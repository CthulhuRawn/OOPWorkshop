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id w:val="1792633084"/>
        <w:docPartObj>
          <w:docPartGallery w:val="Cover Pages"/>
          <w:docPartUnique/>
        </w:docPartObj>
      </w:sdtPr>
      <w:sdtContent>
        <w:p w:rsidR="00471D70" w:rsidRDefault="00471D70">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D85E54">
                                  <w:trPr>
                                    <w:jc w:val="center"/>
                                  </w:trPr>
                                  <w:tc>
                                    <w:tcPr>
                                      <w:tcW w:w="2568" w:type="pct"/>
                                      <w:vAlign w:val="center"/>
                                    </w:tcPr>
                                    <w:p w:rsidR="00D85E54" w:rsidRDefault="00D85E54">
                                      <w:pPr>
                                        <w:jc w:val="right"/>
                                      </w:pPr>
                                      <w:r>
                                        <w:object w:dxaOrig="5265" w:dyaOrig="2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3.5pt;height:132.5pt">
                                            <v:imagedata r:id="rId8" o:title=""/>
                                          </v:shape>
                                          <o:OLEObject Type="Embed" ProgID="PBrush" ShapeID="_x0000_i1026" DrawAspect="Content" ObjectID="_1550163972" r:id="rId9"/>
                                        </w:object>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D85E54" w:rsidRDefault="00D85E54">
                                          <w:pPr>
                                            <w:pStyle w:val="NoSpacing"/>
                                            <w:spacing w:line="312" w:lineRule="auto"/>
                                            <w:jc w:val="right"/>
                                            <w:rPr>
                                              <w:caps/>
                                              <w:color w:val="191919" w:themeColor="text1" w:themeTint="E6"/>
                                              <w:sz w:val="72"/>
                                              <w:szCs w:val="72"/>
                                            </w:rPr>
                                          </w:pPr>
                                          <w:r w:rsidRPr="00471D70">
                                            <w:rPr>
                                              <w:rFonts w:ascii="Times New Roman" w:hAnsi="Times New Roman" w:cs="Times New Roman"/>
                                              <w:caps/>
                                              <w:color w:val="191919" w:themeColor="text1" w:themeTint="E6"/>
                                              <w:sz w:val="72"/>
                                              <w:szCs w:val="72"/>
                                            </w:rPr>
                                            <w:t>EZVET</w:t>
                                          </w:r>
                                        </w:p>
                                      </w:sdtContent>
                                    </w:sdt>
                                    <w:sdt>
                                      <w:sdtPr>
                                        <w:rPr>
                                          <w:rFonts w:asciiTheme="minorHAnsi" w:eastAsiaTheme="minorHAnsi" w:hAnsiTheme="minorHAnsi" w:cstheme="minorBid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D85E54" w:rsidRDefault="00D85E54">
                                          <w:pPr>
                                            <w:jc w:val="right"/>
                                            <w:rPr>
                                              <w:sz w:val="24"/>
                                              <w:szCs w:val="24"/>
                                            </w:rPr>
                                          </w:pPr>
                                          <w:r w:rsidRPr="00471D70">
                                            <w:rPr>
                                              <w:rFonts w:asciiTheme="minorHAnsi" w:eastAsiaTheme="minorHAnsi" w:hAnsiTheme="minorHAnsi" w:cstheme="minorBidi"/>
                                              <w:color w:val="000000" w:themeColor="text1"/>
                                              <w:sz w:val="24"/>
                                              <w:szCs w:val="24"/>
                                              <w:rtl/>
                                            </w:rPr>
                                            <w:t>מערכת לניהול העולם הוטרינרי</w:t>
                                          </w:r>
                                        </w:p>
                                      </w:sdtContent>
                                    </w:sdt>
                                  </w:tc>
                                  <w:tc>
                                    <w:tcPr>
                                      <w:tcW w:w="2432" w:type="pct"/>
                                      <w:vAlign w:val="center"/>
                                    </w:tcPr>
                                    <w:p w:rsidR="00D85E54" w:rsidRDefault="00D85E54" w:rsidP="00471D70">
                                      <w:pPr>
                                        <w:pStyle w:val="NoSpacing"/>
                                        <w:rPr>
                                          <w:caps/>
                                          <w:color w:val="ED7D31" w:themeColor="accent2"/>
                                          <w:sz w:val="26"/>
                                          <w:szCs w:val="26"/>
                                          <w:lang w:bidi="he-IL"/>
                                        </w:rPr>
                                      </w:pPr>
                                      <w:r>
                                        <w:rPr>
                                          <w:rFonts w:hint="cs"/>
                                          <w:caps/>
                                          <w:color w:val="ED7D31" w:themeColor="accent2"/>
                                          <w:sz w:val="26"/>
                                          <w:szCs w:val="26"/>
                                          <w:rtl/>
                                          <w:lang w:bidi="he-IL"/>
                                        </w:rPr>
                                        <w:t>מסמך עיצוב</w:t>
                                      </w:r>
                                    </w:p>
                                    <w:sdt>
                                      <w:sdtPr>
                                        <w:rPr>
                                          <w:rFonts w:asciiTheme="minorHAnsi" w:eastAsiaTheme="minorHAnsi" w:hAnsiTheme="minorHAnsi" w:cstheme="minorBid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D85E54" w:rsidRDefault="00D85E54">
                                          <w:pPr>
                                            <w:rPr>
                                              <w:color w:val="000000" w:themeColor="text1"/>
                                            </w:rPr>
                                          </w:pPr>
                                          <w:r w:rsidRPr="00471D70">
                                            <w:rPr>
                                              <w:rFonts w:asciiTheme="minorHAnsi" w:eastAsiaTheme="minorHAnsi" w:hAnsiTheme="minorHAnsi" w:cstheme="minorBidi"/>
                                              <w:color w:val="000000" w:themeColor="text1"/>
                                              <w:rtl/>
                                            </w:rPr>
                                            <w:t xml:space="preserve">מסמך זה מתאר את הדרישות ממערכת </w:t>
                                          </w:r>
                                          <w:r w:rsidRPr="00471D70">
                                            <w:rPr>
                                              <w:rFonts w:asciiTheme="minorHAnsi" w:eastAsiaTheme="minorHAnsi" w:hAnsiTheme="minorHAnsi" w:cstheme="minorBidi"/>
                                              <w:color w:val="000000" w:themeColor="text1"/>
                                            </w:rPr>
                                            <w:t>EZVet</w:t>
                                          </w:r>
                                          <w:r w:rsidRPr="00471D70">
                                            <w:rPr>
                                              <w:rFonts w:asciiTheme="minorHAnsi" w:eastAsiaTheme="minorHAnsi" w:hAnsiTheme="minorHAnsi" w:cstheme="minorBidi"/>
                                              <w:color w:val="000000" w:themeColor="text1"/>
                                              <w:rtl/>
                                            </w:rPr>
                                            <w:t>, מערכת לניהול העולם הוטרינרי.</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D85E54" w:rsidRDefault="00D85E54" w:rsidP="00471D70">
                                          <w:pPr>
                                            <w:pStyle w:val="NoSpacing"/>
                                            <w:rPr>
                                              <w:color w:val="ED7D31" w:themeColor="accent2"/>
                                              <w:sz w:val="26"/>
                                              <w:szCs w:val="26"/>
                                            </w:rPr>
                                          </w:pPr>
                                          <w:r>
                                            <w:rPr>
                                              <w:rFonts w:hint="cs"/>
                                              <w:color w:val="ED7D31" w:themeColor="accent2"/>
                                              <w:sz w:val="26"/>
                                              <w:szCs w:val="26"/>
                                              <w:rtl/>
                                              <w:lang w:bidi="he-IL"/>
                                            </w:rPr>
                                            <w:t>רון גל</w:t>
                                          </w:r>
                                        </w:p>
                                      </w:sdtContent>
                                    </w:sdt>
                                    <w:p w:rsidR="00D85E54" w:rsidRDefault="00D85E54" w:rsidP="00471D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44546A" w:themeColor="text2"/>
                                              <w:rtl/>
                                              <w:lang w:bidi="he-IL"/>
                                            </w:rPr>
                                            <w:t>סדנה בתכנות מונחה עצמים</w:t>
                                          </w:r>
                                        </w:sdtContent>
                                      </w:sdt>
                                    </w:p>
                                  </w:tc>
                                </w:tr>
                              </w:tbl>
                              <w:p w:rsidR="00D85E54" w:rsidRDefault="00D85E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D85E54">
                            <w:trPr>
                              <w:jc w:val="center"/>
                            </w:trPr>
                            <w:tc>
                              <w:tcPr>
                                <w:tcW w:w="2568" w:type="pct"/>
                                <w:vAlign w:val="center"/>
                              </w:tcPr>
                              <w:p w:rsidR="00D85E54" w:rsidRDefault="00D85E54">
                                <w:pPr>
                                  <w:jc w:val="right"/>
                                </w:pPr>
                                <w:r>
                                  <w:object w:dxaOrig="5265" w:dyaOrig="2640">
                                    <v:shape id="_x0000_i1026" type="#_x0000_t75" style="width:263.5pt;height:132.5pt">
                                      <v:imagedata r:id="rId8" o:title=""/>
                                    </v:shape>
                                    <o:OLEObject Type="Embed" ProgID="PBrush" ShapeID="_x0000_i1026" DrawAspect="Content" ObjectID="_1550163972" r:id="rId10"/>
                                  </w:object>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D85E54" w:rsidRDefault="00D85E54">
                                    <w:pPr>
                                      <w:pStyle w:val="NoSpacing"/>
                                      <w:spacing w:line="312" w:lineRule="auto"/>
                                      <w:jc w:val="right"/>
                                      <w:rPr>
                                        <w:caps/>
                                        <w:color w:val="191919" w:themeColor="text1" w:themeTint="E6"/>
                                        <w:sz w:val="72"/>
                                        <w:szCs w:val="72"/>
                                      </w:rPr>
                                    </w:pPr>
                                    <w:r w:rsidRPr="00471D70">
                                      <w:rPr>
                                        <w:rFonts w:ascii="Times New Roman" w:hAnsi="Times New Roman" w:cs="Times New Roman"/>
                                        <w:caps/>
                                        <w:color w:val="191919" w:themeColor="text1" w:themeTint="E6"/>
                                        <w:sz w:val="72"/>
                                        <w:szCs w:val="72"/>
                                      </w:rPr>
                                      <w:t>EZVET</w:t>
                                    </w:r>
                                  </w:p>
                                </w:sdtContent>
                              </w:sdt>
                              <w:sdt>
                                <w:sdtPr>
                                  <w:rPr>
                                    <w:rFonts w:asciiTheme="minorHAnsi" w:eastAsiaTheme="minorHAnsi" w:hAnsiTheme="minorHAnsi" w:cstheme="minorBid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D85E54" w:rsidRDefault="00D85E54">
                                    <w:pPr>
                                      <w:jc w:val="right"/>
                                      <w:rPr>
                                        <w:sz w:val="24"/>
                                        <w:szCs w:val="24"/>
                                      </w:rPr>
                                    </w:pPr>
                                    <w:r w:rsidRPr="00471D70">
                                      <w:rPr>
                                        <w:rFonts w:asciiTheme="minorHAnsi" w:eastAsiaTheme="minorHAnsi" w:hAnsiTheme="minorHAnsi" w:cstheme="minorBidi"/>
                                        <w:color w:val="000000" w:themeColor="text1"/>
                                        <w:sz w:val="24"/>
                                        <w:szCs w:val="24"/>
                                        <w:rtl/>
                                      </w:rPr>
                                      <w:t>מערכת לניהול העולם הוטרינרי</w:t>
                                    </w:r>
                                  </w:p>
                                </w:sdtContent>
                              </w:sdt>
                            </w:tc>
                            <w:tc>
                              <w:tcPr>
                                <w:tcW w:w="2432" w:type="pct"/>
                                <w:vAlign w:val="center"/>
                              </w:tcPr>
                              <w:p w:rsidR="00D85E54" w:rsidRDefault="00D85E54" w:rsidP="00471D70">
                                <w:pPr>
                                  <w:pStyle w:val="NoSpacing"/>
                                  <w:rPr>
                                    <w:caps/>
                                    <w:color w:val="ED7D31" w:themeColor="accent2"/>
                                    <w:sz w:val="26"/>
                                    <w:szCs w:val="26"/>
                                    <w:lang w:bidi="he-IL"/>
                                  </w:rPr>
                                </w:pPr>
                                <w:r>
                                  <w:rPr>
                                    <w:rFonts w:hint="cs"/>
                                    <w:caps/>
                                    <w:color w:val="ED7D31" w:themeColor="accent2"/>
                                    <w:sz w:val="26"/>
                                    <w:szCs w:val="26"/>
                                    <w:rtl/>
                                    <w:lang w:bidi="he-IL"/>
                                  </w:rPr>
                                  <w:t>מסמך עיצוב</w:t>
                                </w:r>
                              </w:p>
                              <w:sdt>
                                <w:sdtPr>
                                  <w:rPr>
                                    <w:rFonts w:asciiTheme="minorHAnsi" w:eastAsiaTheme="minorHAnsi" w:hAnsiTheme="minorHAnsi" w:cstheme="minorBid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D85E54" w:rsidRDefault="00D85E54">
                                    <w:pPr>
                                      <w:rPr>
                                        <w:color w:val="000000" w:themeColor="text1"/>
                                      </w:rPr>
                                    </w:pPr>
                                    <w:r w:rsidRPr="00471D70">
                                      <w:rPr>
                                        <w:rFonts w:asciiTheme="minorHAnsi" w:eastAsiaTheme="minorHAnsi" w:hAnsiTheme="minorHAnsi" w:cstheme="minorBidi"/>
                                        <w:color w:val="000000" w:themeColor="text1"/>
                                        <w:rtl/>
                                      </w:rPr>
                                      <w:t xml:space="preserve">מסמך זה מתאר את הדרישות ממערכת </w:t>
                                    </w:r>
                                    <w:r w:rsidRPr="00471D70">
                                      <w:rPr>
                                        <w:rFonts w:asciiTheme="minorHAnsi" w:eastAsiaTheme="minorHAnsi" w:hAnsiTheme="minorHAnsi" w:cstheme="minorBidi"/>
                                        <w:color w:val="000000" w:themeColor="text1"/>
                                      </w:rPr>
                                      <w:t>EZVet</w:t>
                                    </w:r>
                                    <w:r w:rsidRPr="00471D70">
                                      <w:rPr>
                                        <w:rFonts w:asciiTheme="minorHAnsi" w:eastAsiaTheme="minorHAnsi" w:hAnsiTheme="minorHAnsi" w:cstheme="minorBidi"/>
                                        <w:color w:val="000000" w:themeColor="text1"/>
                                        <w:rtl/>
                                      </w:rPr>
                                      <w:t>, מערכת לניהול העולם הוטרינרי.</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D85E54" w:rsidRDefault="00D85E54" w:rsidP="00471D70">
                                    <w:pPr>
                                      <w:pStyle w:val="NoSpacing"/>
                                      <w:rPr>
                                        <w:color w:val="ED7D31" w:themeColor="accent2"/>
                                        <w:sz w:val="26"/>
                                        <w:szCs w:val="26"/>
                                      </w:rPr>
                                    </w:pPr>
                                    <w:r>
                                      <w:rPr>
                                        <w:rFonts w:hint="cs"/>
                                        <w:color w:val="ED7D31" w:themeColor="accent2"/>
                                        <w:sz w:val="26"/>
                                        <w:szCs w:val="26"/>
                                        <w:rtl/>
                                        <w:lang w:bidi="he-IL"/>
                                      </w:rPr>
                                      <w:t>רון גל</w:t>
                                    </w:r>
                                  </w:p>
                                </w:sdtContent>
                              </w:sdt>
                              <w:p w:rsidR="00D85E54" w:rsidRDefault="00D85E54" w:rsidP="00471D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44546A" w:themeColor="text2"/>
                                        <w:rtl/>
                                        <w:lang w:bidi="he-IL"/>
                                      </w:rPr>
                                      <w:t>סדנה בתכנות מונחה עצמים</w:t>
                                    </w:r>
                                  </w:sdtContent>
                                </w:sdt>
                              </w:p>
                            </w:tc>
                          </w:tr>
                        </w:tbl>
                        <w:p w:rsidR="00D85E54" w:rsidRDefault="00D85E54"/>
                      </w:txbxContent>
                    </v:textbox>
                    <w10:wrap anchorx="page" anchory="page"/>
                  </v:shape>
                </w:pict>
              </mc:Fallback>
            </mc:AlternateContent>
          </w:r>
          <w:r>
            <w:br w:type="page"/>
          </w:r>
        </w:p>
      </w:sdtContent>
    </w:sdt>
    <w:p w:rsidR="00481634" w:rsidRDefault="00471D70">
      <w:pPr>
        <w:bidi/>
      </w:pPr>
      <w:r>
        <w:rPr>
          <w:sz w:val="36"/>
          <w:szCs w:val="36"/>
          <w:u w:val="single"/>
          <w:rtl/>
        </w:rPr>
        <w:lastRenderedPageBreak/>
        <w:t>תוכן עניינים</w:t>
      </w:r>
    </w:p>
    <w:p w:rsidR="00481634" w:rsidRDefault="00481634">
      <w:pPr>
        <w:bidi/>
      </w:pPr>
    </w:p>
    <w:p w:rsidR="00481634" w:rsidRDefault="00471D70">
      <w:pPr>
        <w:numPr>
          <w:ilvl w:val="0"/>
          <w:numId w:val="2"/>
        </w:numPr>
        <w:bidi/>
        <w:ind w:hanging="360"/>
        <w:contextualSpacing/>
        <w:rPr>
          <w:sz w:val="24"/>
          <w:szCs w:val="24"/>
        </w:rPr>
      </w:pPr>
      <w:r>
        <w:rPr>
          <w:sz w:val="24"/>
          <w:szCs w:val="24"/>
          <w:rtl/>
        </w:rPr>
        <w:t>תיאור כללי של המערכת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w:t>
      </w:r>
    </w:p>
    <w:p w:rsidR="00481634" w:rsidRDefault="00471D70">
      <w:pPr>
        <w:numPr>
          <w:ilvl w:val="1"/>
          <w:numId w:val="2"/>
        </w:numPr>
        <w:bidi/>
        <w:ind w:hanging="360"/>
        <w:contextualSpacing/>
        <w:rPr>
          <w:sz w:val="24"/>
          <w:szCs w:val="24"/>
        </w:rPr>
      </w:pPr>
      <w:r>
        <w:rPr>
          <w:sz w:val="24"/>
          <w:szCs w:val="24"/>
          <w:rtl/>
        </w:rPr>
        <w:t>הנחות עבודה</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w:t>
      </w:r>
      <w:r>
        <w:rPr>
          <w:sz w:val="24"/>
          <w:szCs w:val="24"/>
          <w:rtl/>
        </w:rPr>
        <w:tab/>
      </w:r>
    </w:p>
    <w:p w:rsidR="00481634" w:rsidRDefault="00471D70">
      <w:pPr>
        <w:numPr>
          <w:ilvl w:val="1"/>
          <w:numId w:val="2"/>
        </w:numPr>
        <w:bidi/>
        <w:ind w:hanging="360"/>
        <w:contextualSpacing/>
        <w:rPr>
          <w:sz w:val="24"/>
          <w:szCs w:val="24"/>
        </w:rPr>
      </w:pPr>
      <w:r>
        <w:rPr>
          <w:sz w:val="24"/>
          <w:szCs w:val="24"/>
          <w:rtl/>
        </w:rPr>
        <w:t>מוסכמות רישום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w:t>
      </w:r>
      <w:r>
        <w:rPr>
          <w:sz w:val="24"/>
          <w:szCs w:val="24"/>
          <w:rtl/>
        </w:rPr>
        <w:tab/>
      </w:r>
      <w:r>
        <w:rPr>
          <w:sz w:val="24"/>
          <w:szCs w:val="24"/>
          <w:rtl/>
        </w:rPr>
        <w:tab/>
      </w:r>
    </w:p>
    <w:p w:rsidR="00481634" w:rsidRDefault="00471D70">
      <w:pPr>
        <w:numPr>
          <w:ilvl w:val="0"/>
          <w:numId w:val="2"/>
        </w:numPr>
        <w:bidi/>
        <w:ind w:hanging="360"/>
        <w:contextualSpacing/>
        <w:rPr>
          <w:sz w:val="24"/>
          <w:szCs w:val="24"/>
        </w:rPr>
      </w:pPr>
      <w:r>
        <w:rPr>
          <w:sz w:val="24"/>
          <w:szCs w:val="24"/>
          <w:rtl/>
        </w:rPr>
        <w:t>שכבת בסיס הנתונים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w:t>
      </w:r>
    </w:p>
    <w:p w:rsidR="00481634" w:rsidRDefault="00471D70">
      <w:pPr>
        <w:numPr>
          <w:ilvl w:val="0"/>
          <w:numId w:val="2"/>
        </w:numPr>
        <w:bidi/>
        <w:ind w:hanging="360"/>
        <w:contextualSpacing/>
        <w:rPr>
          <w:sz w:val="24"/>
          <w:szCs w:val="24"/>
        </w:rPr>
      </w:pPr>
      <w:r>
        <w:rPr>
          <w:sz w:val="24"/>
          <w:szCs w:val="24"/>
          <w:rtl/>
        </w:rPr>
        <w:t>טבלאות המערכת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w:t>
      </w:r>
    </w:p>
    <w:p w:rsidR="00481634" w:rsidRDefault="00471D70">
      <w:pPr>
        <w:numPr>
          <w:ilvl w:val="1"/>
          <w:numId w:val="2"/>
        </w:numPr>
        <w:bidi/>
        <w:ind w:hanging="360"/>
        <w:contextualSpacing/>
        <w:rPr>
          <w:sz w:val="24"/>
          <w:szCs w:val="24"/>
        </w:rPr>
      </w:pPr>
      <w:r>
        <w:rPr>
          <w:sz w:val="24"/>
          <w:szCs w:val="24"/>
          <w:rtl/>
        </w:rPr>
        <w:t>טבלאות משתמשים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w:t>
      </w:r>
    </w:p>
    <w:p w:rsidR="00481634" w:rsidRDefault="00471D70">
      <w:pPr>
        <w:numPr>
          <w:ilvl w:val="1"/>
          <w:numId w:val="2"/>
        </w:numPr>
        <w:bidi/>
        <w:ind w:hanging="360"/>
        <w:contextualSpacing/>
        <w:rPr>
          <w:sz w:val="24"/>
          <w:szCs w:val="24"/>
        </w:rPr>
      </w:pPr>
      <w:r>
        <w:rPr>
          <w:sz w:val="24"/>
          <w:szCs w:val="24"/>
          <w:rtl/>
        </w:rPr>
        <w:t>טבלאות פיענוח</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6</w:t>
      </w:r>
    </w:p>
    <w:p w:rsidR="00481634" w:rsidRDefault="00471D70">
      <w:pPr>
        <w:numPr>
          <w:ilvl w:val="1"/>
          <w:numId w:val="2"/>
        </w:numPr>
        <w:bidi/>
        <w:ind w:hanging="360"/>
        <w:contextualSpacing/>
        <w:rPr>
          <w:sz w:val="24"/>
          <w:szCs w:val="24"/>
        </w:rPr>
      </w:pPr>
      <w:r>
        <w:rPr>
          <w:sz w:val="24"/>
          <w:szCs w:val="24"/>
          <w:rtl/>
        </w:rPr>
        <w:t>טבלאות עיסקיות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8</w:t>
      </w:r>
    </w:p>
    <w:p w:rsidR="00481634" w:rsidRDefault="00471D70">
      <w:pPr>
        <w:numPr>
          <w:ilvl w:val="0"/>
          <w:numId w:val="2"/>
        </w:numPr>
        <w:bidi/>
        <w:ind w:hanging="360"/>
        <w:contextualSpacing/>
        <w:rPr>
          <w:sz w:val="24"/>
          <w:szCs w:val="24"/>
        </w:rPr>
      </w:pPr>
      <w:r>
        <w:rPr>
          <w:sz w:val="24"/>
          <w:szCs w:val="24"/>
          <w:rtl/>
        </w:rPr>
        <w:t>שכבת הלוגיקה</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10</w:t>
      </w:r>
    </w:p>
    <w:p w:rsidR="00481634" w:rsidRDefault="00471D70">
      <w:pPr>
        <w:numPr>
          <w:ilvl w:val="0"/>
          <w:numId w:val="2"/>
        </w:numPr>
        <w:bidi/>
        <w:ind w:hanging="360"/>
        <w:contextualSpacing/>
        <w:rPr>
          <w:sz w:val="24"/>
          <w:szCs w:val="24"/>
        </w:rPr>
      </w:pPr>
      <w:r>
        <w:rPr>
          <w:sz w:val="24"/>
          <w:szCs w:val="24"/>
          <w:rtl/>
        </w:rPr>
        <w:t>שכבת השירותים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11</w:t>
      </w:r>
    </w:p>
    <w:p w:rsidR="00481634" w:rsidRDefault="00471D70">
      <w:pPr>
        <w:numPr>
          <w:ilvl w:val="0"/>
          <w:numId w:val="2"/>
        </w:numPr>
        <w:bidi/>
        <w:ind w:hanging="360"/>
        <w:contextualSpacing/>
        <w:rPr>
          <w:sz w:val="24"/>
          <w:szCs w:val="24"/>
        </w:rPr>
      </w:pPr>
      <w:r>
        <w:rPr>
          <w:sz w:val="24"/>
          <w:szCs w:val="24"/>
          <w:rtl/>
        </w:rPr>
        <w:t>שכבת התצוגה</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12</w:t>
      </w:r>
    </w:p>
    <w:p w:rsidR="00481634" w:rsidRDefault="00471D70">
      <w:pPr>
        <w:numPr>
          <w:ilvl w:val="0"/>
          <w:numId w:val="2"/>
        </w:numPr>
        <w:bidi/>
        <w:ind w:hanging="360"/>
        <w:contextualSpacing/>
        <w:rPr>
          <w:sz w:val="24"/>
          <w:szCs w:val="24"/>
        </w:rPr>
      </w:pPr>
      <w:r>
        <w:rPr>
          <w:sz w:val="24"/>
          <w:szCs w:val="24"/>
          <w:rtl/>
        </w:rPr>
        <w:t xml:space="preserve">פרוייקט היישויות - </w:t>
      </w:r>
      <w:r>
        <w:rPr>
          <w:sz w:val="24"/>
          <w:szCs w:val="24"/>
        </w:rPr>
        <w:t>Domain</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13</w:t>
      </w:r>
    </w:p>
    <w:p w:rsidR="00481634" w:rsidRDefault="00471D70">
      <w:pPr>
        <w:numPr>
          <w:ilvl w:val="0"/>
          <w:numId w:val="2"/>
        </w:numPr>
        <w:bidi/>
        <w:ind w:hanging="360"/>
        <w:contextualSpacing/>
        <w:rPr>
          <w:sz w:val="24"/>
          <w:szCs w:val="24"/>
        </w:rPr>
      </w:pPr>
      <w:r>
        <w:rPr>
          <w:sz w:val="24"/>
          <w:szCs w:val="24"/>
          <w:rtl/>
        </w:rPr>
        <w:t xml:space="preserve">פרוייקט מיפוי הישיות - </w:t>
      </w:r>
      <w:r>
        <w:rPr>
          <w:sz w:val="24"/>
          <w:szCs w:val="24"/>
        </w:rPr>
        <w:t>Maps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19</w:t>
      </w:r>
    </w:p>
    <w:p w:rsidR="00481634" w:rsidRDefault="00471D70">
      <w:pPr>
        <w:numPr>
          <w:ilvl w:val="0"/>
          <w:numId w:val="2"/>
        </w:numPr>
        <w:bidi/>
        <w:ind w:hanging="360"/>
        <w:contextualSpacing/>
        <w:rPr>
          <w:sz w:val="24"/>
          <w:szCs w:val="24"/>
        </w:rPr>
      </w:pPr>
      <w:r>
        <w:rPr>
          <w:sz w:val="24"/>
          <w:szCs w:val="24"/>
          <w:rtl/>
        </w:rPr>
        <w:t xml:space="preserve">פרוייקט השירותים - </w:t>
      </w:r>
      <w:r>
        <w:rPr>
          <w:sz w:val="24"/>
          <w:szCs w:val="24"/>
        </w:rPr>
        <w:t>PlaySimple</w:t>
      </w:r>
      <w:r>
        <w:rPr>
          <w:sz w:val="24"/>
          <w:szCs w:val="24"/>
          <w:rtl/>
        </w:rPr>
        <w:t xml:space="preserve">   </w:t>
      </w:r>
      <w:r>
        <w:rPr>
          <w:sz w:val="24"/>
          <w:szCs w:val="24"/>
          <w:rtl/>
        </w:rPr>
        <w:tab/>
      </w:r>
      <w:r>
        <w:rPr>
          <w:sz w:val="24"/>
          <w:szCs w:val="24"/>
          <w:rtl/>
        </w:rPr>
        <w:tab/>
      </w:r>
      <w:r>
        <w:rPr>
          <w:sz w:val="24"/>
          <w:szCs w:val="24"/>
          <w:rtl/>
        </w:rPr>
        <w:tab/>
      </w:r>
      <w:r>
        <w:rPr>
          <w:sz w:val="24"/>
          <w:szCs w:val="24"/>
          <w:rtl/>
        </w:rPr>
        <w:tab/>
      </w:r>
      <w:r>
        <w:rPr>
          <w:sz w:val="24"/>
          <w:szCs w:val="24"/>
          <w:rtl/>
        </w:rPr>
        <w:tab/>
        <w:t>21</w:t>
      </w:r>
    </w:p>
    <w:p w:rsidR="00481634" w:rsidRDefault="00471D70">
      <w:pPr>
        <w:numPr>
          <w:ilvl w:val="1"/>
          <w:numId w:val="2"/>
        </w:numPr>
        <w:bidi/>
        <w:ind w:hanging="360"/>
        <w:contextualSpacing/>
        <w:rPr>
          <w:sz w:val="24"/>
          <w:szCs w:val="24"/>
        </w:rPr>
      </w:pPr>
      <w:r>
        <w:rPr>
          <w:sz w:val="24"/>
          <w:szCs w:val="24"/>
          <w:rtl/>
        </w:rPr>
        <w:t xml:space="preserve">נינג'קט - </w:t>
      </w:r>
      <w:r>
        <w:rPr>
          <w:sz w:val="24"/>
          <w:szCs w:val="24"/>
        </w:rPr>
        <w:t>Ninject IoC Container</w:t>
      </w:r>
      <w:r>
        <w:rPr>
          <w:sz w:val="24"/>
          <w:szCs w:val="24"/>
        </w:rPr>
        <w:tab/>
      </w:r>
      <w:r>
        <w:rPr>
          <w:sz w:val="24"/>
          <w:szCs w:val="24"/>
        </w:rPr>
        <w:tab/>
      </w:r>
      <w:r>
        <w:rPr>
          <w:sz w:val="24"/>
          <w:szCs w:val="24"/>
        </w:rPr>
        <w:tab/>
      </w:r>
      <w:r>
        <w:rPr>
          <w:sz w:val="24"/>
          <w:szCs w:val="24"/>
        </w:rPr>
        <w:tab/>
        <w:t>21</w:t>
      </w:r>
    </w:p>
    <w:p w:rsidR="00481634" w:rsidRDefault="00471D70">
      <w:pPr>
        <w:numPr>
          <w:ilvl w:val="1"/>
          <w:numId w:val="2"/>
        </w:numPr>
        <w:bidi/>
        <w:ind w:hanging="360"/>
        <w:contextualSpacing/>
        <w:rPr>
          <w:sz w:val="24"/>
          <w:szCs w:val="24"/>
        </w:rPr>
      </w:pPr>
      <w:r>
        <w:rPr>
          <w:sz w:val="24"/>
          <w:szCs w:val="24"/>
        </w:rPr>
        <w:t>Query Processors</w:t>
      </w:r>
      <w:r>
        <w:rPr>
          <w:sz w:val="24"/>
          <w:szCs w:val="24"/>
        </w:rPr>
        <w:tab/>
      </w:r>
      <w:r>
        <w:rPr>
          <w:sz w:val="24"/>
          <w:szCs w:val="24"/>
        </w:rPr>
        <w:tab/>
      </w:r>
      <w:r>
        <w:rPr>
          <w:sz w:val="24"/>
          <w:szCs w:val="24"/>
        </w:rPr>
        <w:tab/>
      </w:r>
      <w:r>
        <w:rPr>
          <w:sz w:val="24"/>
          <w:szCs w:val="24"/>
        </w:rPr>
        <w:tab/>
      </w:r>
      <w:r>
        <w:rPr>
          <w:sz w:val="24"/>
          <w:szCs w:val="24"/>
        </w:rPr>
        <w:tab/>
      </w:r>
      <w:r>
        <w:rPr>
          <w:sz w:val="24"/>
          <w:szCs w:val="24"/>
        </w:rPr>
        <w:tab/>
        <w:t>22</w:t>
      </w:r>
    </w:p>
    <w:p w:rsidR="00481634" w:rsidRDefault="00471D70">
      <w:pPr>
        <w:numPr>
          <w:ilvl w:val="1"/>
          <w:numId w:val="2"/>
        </w:numPr>
        <w:bidi/>
        <w:ind w:hanging="360"/>
        <w:contextualSpacing/>
        <w:rPr>
          <w:sz w:val="24"/>
          <w:szCs w:val="24"/>
        </w:rPr>
      </w:pPr>
      <w:r>
        <w:rPr>
          <w:sz w:val="24"/>
          <w:szCs w:val="24"/>
          <w:rtl/>
        </w:rPr>
        <w:t xml:space="preserve">קונטרולרים - </w:t>
      </w:r>
      <w:r>
        <w:rPr>
          <w:sz w:val="24"/>
          <w:szCs w:val="24"/>
        </w:rPr>
        <w:t>Controllers</w:t>
      </w:r>
      <w:r>
        <w:rPr>
          <w:sz w:val="24"/>
          <w:szCs w:val="24"/>
          <w:rtl/>
        </w:rPr>
        <w:tab/>
      </w:r>
      <w:r>
        <w:rPr>
          <w:sz w:val="24"/>
          <w:szCs w:val="24"/>
          <w:rtl/>
        </w:rPr>
        <w:tab/>
      </w:r>
      <w:r>
        <w:rPr>
          <w:sz w:val="24"/>
          <w:szCs w:val="24"/>
          <w:rtl/>
        </w:rPr>
        <w:tab/>
      </w:r>
      <w:r>
        <w:rPr>
          <w:sz w:val="24"/>
          <w:szCs w:val="24"/>
          <w:rtl/>
        </w:rPr>
        <w:tab/>
      </w:r>
      <w:r>
        <w:rPr>
          <w:sz w:val="24"/>
          <w:szCs w:val="24"/>
          <w:rtl/>
        </w:rPr>
        <w:tab/>
        <w:t>26</w:t>
      </w:r>
    </w:p>
    <w:p w:rsidR="00481634" w:rsidRDefault="00471D70">
      <w:pPr>
        <w:numPr>
          <w:ilvl w:val="1"/>
          <w:numId w:val="2"/>
        </w:numPr>
        <w:bidi/>
        <w:ind w:hanging="360"/>
        <w:contextualSpacing/>
        <w:rPr>
          <w:sz w:val="24"/>
          <w:szCs w:val="24"/>
        </w:rPr>
      </w:pPr>
      <w:r>
        <w:rPr>
          <w:sz w:val="24"/>
          <w:szCs w:val="24"/>
          <w:rtl/>
        </w:rPr>
        <w:t xml:space="preserve">ולידטורים - </w:t>
      </w:r>
      <w:r>
        <w:rPr>
          <w:sz w:val="24"/>
          <w:szCs w:val="24"/>
        </w:rPr>
        <w:t>Validators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29</w:t>
      </w:r>
      <w:r>
        <w:rPr>
          <w:sz w:val="24"/>
          <w:szCs w:val="24"/>
          <w:rtl/>
        </w:rPr>
        <w:tab/>
      </w:r>
      <w:r>
        <w:rPr>
          <w:sz w:val="24"/>
          <w:szCs w:val="24"/>
          <w:rtl/>
        </w:rPr>
        <w:tab/>
      </w:r>
    </w:p>
    <w:p w:rsidR="00481634" w:rsidRDefault="00471D70">
      <w:pPr>
        <w:numPr>
          <w:ilvl w:val="1"/>
          <w:numId w:val="2"/>
        </w:numPr>
        <w:bidi/>
        <w:ind w:hanging="360"/>
        <w:contextualSpacing/>
        <w:rPr>
          <w:sz w:val="24"/>
          <w:szCs w:val="24"/>
        </w:rPr>
      </w:pPr>
      <w:r>
        <w:rPr>
          <w:sz w:val="24"/>
          <w:szCs w:val="24"/>
          <w:rtl/>
        </w:rPr>
        <w:t xml:space="preserve">פילטרים - </w:t>
      </w:r>
      <w:r>
        <w:rPr>
          <w:sz w:val="24"/>
          <w:szCs w:val="24"/>
        </w:rPr>
        <w:t>Filters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30</w:t>
      </w:r>
    </w:p>
    <w:p w:rsidR="00481634" w:rsidRDefault="00471D70">
      <w:pPr>
        <w:numPr>
          <w:ilvl w:val="1"/>
          <w:numId w:val="2"/>
        </w:numPr>
        <w:bidi/>
        <w:ind w:hanging="360"/>
        <w:contextualSpacing/>
        <w:rPr>
          <w:sz w:val="24"/>
          <w:szCs w:val="24"/>
        </w:rPr>
      </w:pPr>
      <w:r>
        <w:rPr>
          <w:sz w:val="24"/>
          <w:szCs w:val="24"/>
          <w:rtl/>
        </w:rPr>
        <w:t xml:space="preserve">מחלקות מעבר - </w:t>
      </w:r>
      <w:r>
        <w:rPr>
          <w:sz w:val="24"/>
          <w:szCs w:val="24"/>
        </w:rPr>
        <w:t>Dtos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31</w:t>
      </w:r>
    </w:p>
    <w:p w:rsidR="00481634" w:rsidRDefault="00471D70">
      <w:pPr>
        <w:numPr>
          <w:ilvl w:val="1"/>
          <w:numId w:val="2"/>
        </w:numPr>
        <w:bidi/>
        <w:ind w:hanging="360"/>
        <w:contextualSpacing/>
        <w:rPr>
          <w:sz w:val="24"/>
          <w:szCs w:val="24"/>
        </w:rPr>
      </w:pPr>
      <w:r>
        <w:rPr>
          <w:sz w:val="24"/>
          <w:szCs w:val="24"/>
          <w:rtl/>
        </w:rPr>
        <w:t xml:space="preserve">מחלקות תשתית - </w:t>
      </w:r>
      <w:r>
        <w:rPr>
          <w:sz w:val="24"/>
          <w:szCs w:val="24"/>
        </w:rPr>
        <w:t>Common</w:t>
      </w:r>
      <w:r>
        <w:rPr>
          <w:sz w:val="24"/>
          <w:szCs w:val="24"/>
          <w:rtl/>
        </w:rPr>
        <w:tab/>
      </w:r>
      <w:r>
        <w:rPr>
          <w:sz w:val="24"/>
          <w:szCs w:val="24"/>
          <w:rtl/>
        </w:rPr>
        <w:tab/>
      </w:r>
      <w:r>
        <w:rPr>
          <w:sz w:val="24"/>
          <w:szCs w:val="24"/>
          <w:rtl/>
        </w:rPr>
        <w:tab/>
      </w:r>
      <w:r>
        <w:rPr>
          <w:sz w:val="24"/>
          <w:szCs w:val="24"/>
          <w:rtl/>
        </w:rPr>
        <w:tab/>
      </w:r>
      <w:r>
        <w:rPr>
          <w:sz w:val="24"/>
          <w:szCs w:val="24"/>
          <w:rtl/>
        </w:rPr>
        <w:tab/>
        <w:t>36</w:t>
      </w:r>
    </w:p>
    <w:p w:rsidR="00481634" w:rsidRDefault="00471D70">
      <w:pPr>
        <w:numPr>
          <w:ilvl w:val="1"/>
          <w:numId w:val="2"/>
        </w:numPr>
        <w:bidi/>
        <w:ind w:hanging="360"/>
        <w:contextualSpacing/>
        <w:rPr>
          <w:sz w:val="24"/>
          <w:szCs w:val="24"/>
        </w:rPr>
      </w:pPr>
      <w:r>
        <w:rPr>
          <w:sz w:val="24"/>
          <w:szCs w:val="24"/>
          <w:rtl/>
        </w:rPr>
        <w:t xml:space="preserve">אורך חיי בקשה </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38</w:t>
      </w:r>
    </w:p>
    <w:p w:rsidR="00481634" w:rsidRDefault="00471D70">
      <w:pPr>
        <w:numPr>
          <w:ilvl w:val="0"/>
          <w:numId w:val="2"/>
        </w:numPr>
        <w:bidi/>
        <w:ind w:hanging="360"/>
        <w:contextualSpacing/>
        <w:rPr>
          <w:sz w:val="24"/>
          <w:szCs w:val="24"/>
        </w:rPr>
      </w:pPr>
      <w:r>
        <w:rPr>
          <w:sz w:val="24"/>
          <w:szCs w:val="24"/>
          <w:rtl/>
        </w:rPr>
        <w:t xml:space="preserve">פרוייקט האתר - </w:t>
      </w:r>
      <w:r>
        <w:rPr>
          <w:sz w:val="24"/>
          <w:szCs w:val="24"/>
        </w:rPr>
        <w:t>PlaySimpleSite</w:t>
      </w:r>
      <w:r>
        <w:rPr>
          <w:sz w:val="24"/>
          <w:szCs w:val="24"/>
          <w:rtl/>
        </w:rPr>
        <w:tab/>
      </w:r>
      <w:r>
        <w:rPr>
          <w:sz w:val="24"/>
          <w:szCs w:val="24"/>
          <w:rtl/>
        </w:rPr>
        <w:tab/>
      </w:r>
      <w:r>
        <w:rPr>
          <w:sz w:val="24"/>
          <w:szCs w:val="24"/>
          <w:rtl/>
        </w:rPr>
        <w:tab/>
      </w:r>
      <w:r>
        <w:rPr>
          <w:sz w:val="24"/>
          <w:szCs w:val="24"/>
          <w:rtl/>
        </w:rPr>
        <w:tab/>
      </w:r>
      <w:r>
        <w:rPr>
          <w:sz w:val="24"/>
          <w:szCs w:val="24"/>
          <w:rtl/>
        </w:rPr>
        <w:tab/>
        <w:t>39</w:t>
      </w:r>
    </w:p>
    <w:p w:rsidR="00481634" w:rsidRDefault="00471D70">
      <w:pPr>
        <w:numPr>
          <w:ilvl w:val="1"/>
          <w:numId w:val="2"/>
        </w:numPr>
        <w:bidi/>
        <w:ind w:hanging="360"/>
        <w:contextualSpacing/>
        <w:rPr>
          <w:sz w:val="24"/>
          <w:szCs w:val="24"/>
        </w:rPr>
      </w:pPr>
      <w:r>
        <w:rPr>
          <w:sz w:val="24"/>
          <w:szCs w:val="24"/>
          <w:rtl/>
        </w:rPr>
        <w:t>מסכים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39</w:t>
      </w:r>
    </w:p>
    <w:p w:rsidR="00481634" w:rsidRDefault="00471D70">
      <w:pPr>
        <w:numPr>
          <w:ilvl w:val="1"/>
          <w:numId w:val="2"/>
        </w:numPr>
        <w:bidi/>
        <w:ind w:hanging="360"/>
        <w:contextualSpacing/>
        <w:rPr>
          <w:sz w:val="24"/>
          <w:szCs w:val="24"/>
        </w:rPr>
      </w:pPr>
      <w:r>
        <w:rPr>
          <w:sz w:val="24"/>
          <w:szCs w:val="24"/>
          <w:rtl/>
        </w:rPr>
        <w:t>קבצי עיצוב</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42</w:t>
      </w:r>
    </w:p>
    <w:p w:rsidR="00481634" w:rsidRDefault="00471D70">
      <w:pPr>
        <w:numPr>
          <w:ilvl w:val="1"/>
          <w:numId w:val="2"/>
        </w:numPr>
        <w:bidi/>
        <w:ind w:hanging="360"/>
        <w:contextualSpacing/>
        <w:rPr>
          <w:sz w:val="24"/>
          <w:szCs w:val="24"/>
        </w:rPr>
      </w:pPr>
      <w:r>
        <w:rPr>
          <w:sz w:val="24"/>
          <w:szCs w:val="24"/>
          <w:rtl/>
        </w:rPr>
        <w:t xml:space="preserve">קבצי </w:t>
      </w:r>
      <w:r>
        <w:rPr>
          <w:sz w:val="24"/>
          <w:szCs w:val="24"/>
        </w:rPr>
        <w:t>javascript</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42</w:t>
      </w:r>
    </w:p>
    <w:p w:rsidR="00481634" w:rsidRDefault="00471D70">
      <w:pPr>
        <w:numPr>
          <w:ilvl w:val="0"/>
          <w:numId w:val="2"/>
        </w:numPr>
        <w:bidi/>
        <w:ind w:hanging="360"/>
        <w:contextualSpacing/>
        <w:rPr>
          <w:sz w:val="24"/>
          <w:szCs w:val="24"/>
        </w:rPr>
      </w:pPr>
      <w:r>
        <w:rPr>
          <w:sz w:val="24"/>
          <w:szCs w:val="24"/>
          <w:rtl/>
        </w:rPr>
        <w:t>דפוסי עיצוב</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44</w:t>
      </w:r>
    </w:p>
    <w:p w:rsidR="00481634" w:rsidRDefault="00471D70">
      <w:pPr>
        <w:numPr>
          <w:ilvl w:val="1"/>
          <w:numId w:val="2"/>
        </w:numPr>
        <w:bidi/>
        <w:ind w:hanging="360"/>
        <w:contextualSpacing/>
        <w:rPr>
          <w:sz w:val="24"/>
          <w:szCs w:val="24"/>
        </w:rPr>
      </w:pPr>
      <w:r>
        <w:rPr>
          <w:sz w:val="24"/>
          <w:szCs w:val="24"/>
        </w:rPr>
        <w:t>Singleton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44</w:t>
      </w:r>
    </w:p>
    <w:p w:rsidR="00481634" w:rsidRDefault="00471D70">
      <w:pPr>
        <w:numPr>
          <w:ilvl w:val="1"/>
          <w:numId w:val="2"/>
        </w:numPr>
        <w:bidi/>
        <w:ind w:hanging="360"/>
        <w:contextualSpacing/>
        <w:rPr>
          <w:sz w:val="24"/>
          <w:szCs w:val="24"/>
        </w:rPr>
      </w:pPr>
      <w:r>
        <w:rPr>
          <w:sz w:val="24"/>
          <w:szCs w:val="24"/>
        </w:rPr>
        <w:t>Factory Method</w:t>
      </w:r>
      <w:r>
        <w:rPr>
          <w:sz w:val="24"/>
          <w:szCs w:val="24"/>
        </w:rPr>
        <w:tab/>
      </w:r>
      <w:r>
        <w:rPr>
          <w:sz w:val="24"/>
          <w:szCs w:val="24"/>
        </w:rPr>
        <w:tab/>
      </w:r>
      <w:r>
        <w:rPr>
          <w:sz w:val="24"/>
          <w:szCs w:val="24"/>
        </w:rPr>
        <w:tab/>
      </w:r>
      <w:r>
        <w:rPr>
          <w:sz w:val="24"/>
          <w:szCs w:val="24"/>
        </w:rPr>
        <w:tab/>
      </w:r>
      <w:r>
        <w:rPr>
          <w:sz w:val="24"/>
          <w:szCs w:val="24"/>
        </w:rPr>
        <w:tab/>
      </w:r>
      <w:r>
        <w:rPr>
          <w:sz w:val="24"/>
          <w:szCs w:val="24"/>
        </w:rPr>
        <w:tab/>
        <w:t>44</w:t>
      </w:r>
    </w:p>
    <w:p w:rsidR="00481634" w:rsidRDefault="00471D70">
      <w:pPr>
        <w:numPr>
          <w:ilvl w:val="1"/>
          <w:numId w:val="2"/>
        </w:numPr>
        <w:bidi/>
        <w:ind w:hanging="360"/>
        <w:contextualSpacing/>
        <w:rPr>
          <w:sz w:val="24"/>
          <w:szCs w:val="24"/>
        </w:rPr>
      </w:pPr>
      <w:r>
        <w:rPr>
          <w:sz w:val="24"/>
          <w:szCs w:val="24"/>
        </w:rPr>
        <w:t>Decorator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44</w:t>
      </w:r>
    </w:p>
    <w:p w:rsidR="00481634" w:rsidRDefault="00471D70">
      <w:pPr>
        <w:numPr>
          <w:ilvl w:val="0"/>
          <w:numId w:val="2"/>
        </w:numPr>
        <w:bidi/>
        <w:ind w:hanging="360"/>
        <w:contextualSpacing/>
        <w:rPr>
          <w:sz w:val="24"/>
          <w:szCs w:val="24"/>
        </w:rPr>
      </w:pPr>
      <w:r>
        <w:rPr>
          <w:sz w:val="24"/>
          <w:szCs w:val="24"/>
          <w:rtl/>
        </w:rPr>
        <w:t>שינויים עתידיים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45</w:t>
      </w:r>
    </w:p>
    <w:p w:rsidR="00481634" w:rsidRDefault="00471D70">
      <w:pPr>
        <w:numPr>
          <w:ilvl w:val="0"/>
          <w:numId w:val="2"/>
        </w:numPr>
        <w:bidi/>
        <w:ind w:hanging="360"/>
        <w:contextualSpacing/>
        <w:rPr>
          <w:sz w:val="24"/>
          <w:szCs w:val="24"/>
        </w:rPr>
      </w:pPr>
      <w:r>
        <w:rPr>
          <w:sz w:val="24"/>
          <w:szCs w:val="24"/>
          <w:rtl/>
        </w:rPr>
        <w:t>דיאגרמות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46</w:t>
      </w:r>
    </w:p>
    <w:p w:rsidR="00481634" w:rsidRDefault="00471D70">
      <w:pPr>
        <w:numPr>
          <w:ilvl w:val="1"/>
          <w:numId w:val="2"/>
        </w:numPr>
        <w:bidi/>
        <w:ind w:hanging="360"/>
        <w:contextualSpacing/>
        <w:rPr>
          <w:sz w:val="24"/>
          <w:szCs w:val="24"/>
        </w:rPr>
      </w:pPr>
      <w:r>
        <w:rPr>
          <w:sz w:val="24"/>
          <w:szCs w:val="24"/>
          <w:rtl/>
        </w:rPr>
        <w:t xml:space="preserve">מודל ישויות קשרים - </w:t>
      </w:r>
      <w:r>
        <w:rPr>
          <w:sz w:val="24"/>
          <w:szCs w:val="24"/>
        </w:rPr>
        <w:t>ERD</w:t>
      </w:r>
      <w:r>
        <w:rPr>
          <w:sz w:val="24"/>
          <w:szCs w:val="24"/>
          <w:rtl/>
        </w:rPr>
        <w:t xml:space="preserve"> </w:t>
      </w:r>
      <w:r>
        <w:rPr>
          <w:sz w:val="24"/>
          <w:szCs w:val="24"/>
          <w:rtl/>
        </w:rPr>
        <w:tab/>
      </w:r>
      <w:r>
        <w:rPr>
          <w:sz w:val="24"/>
          <w:szCs w:val="24"/>
          <w:rtl/>
        </w:rPr>
        <w:tab/>
      </w:r>
      <w:r>
        <w:rPr>
          <w:sz w:val="24"/>
          <w:szCs w:val="24"/>
          <w:rtl/>
        </w:rPr>
        <w:tab/>
      </w:r>
      <w:r>
        <w:rPr>
          <w:sz w:val="24"/>
          <w:szCs w:val="24"/>
          <w:rtl/>
        </w:rPr>
        <w:tab/>
      </w:r>
      <w:r>
        <w:rPr>
          <w:sz w:val="24"/>
          <w:szCs w:val="24"/>
          <w:rtl/>
        </w:rPr>
        <w:tab/>
        <w:t>46</w:t>
      </w:r>
    </w:p>
    <w:p w:rsidR="00481634" w:rsidRDefault="00471D70">
      <w:pPr>
        <w:numPr>
          <w:ilvl w:val="1"/>
          <w:numId w:val="2"/>
        </w:numPr>
        <w:bidi/>
        <w:ind w:hanging="360"/>
        <w:contextualSpacing/>
        <w:rPr>
          <w:sz w:val="24"/>
          <w:szCs w:val="24"/>
        </w:rPr>
      </w:pPr>
      <w:r>
        <w:rPr>
          <w:sz w:val="24"/>
          <w:szCs w:val="24"/>
          <w:rtl/>
        </w:rPr>
        <w:t xml:space="preserve">דיאגרמות מחלקה - </w:t>
      </w:r>
      <w:r>
        <w:rPr>
          <w:sz w:val="24"/>
          <w:szCs w:val="24"/>
        </w:rPr>
        <w:t>Class Diagrams</w:t>
      </w:r>
      <w:r>
        <w:rPr>
          <w:sz w:val="24"/>
          <w:szCs w:val="24"/>
          <w:rtl/>
        </w:rPr>
        <w:tab/>
      </w:r>
      <w:r>
        <w:rPr>
          <w:sz w:val="24"/>
          <w:szCs w:val="24"/>
          <w:rtl/>
        </w:rPr>
        <w:tab/>
      </w:r>
      <w:r>
        <w:rPr>
          <w:sz w:val="24"/>
          <w:szCs w:val="24"/>
          <w:rtl/>
        </w:rPr>
        <w:tab/>
      </w:r>
      <w:r>
        <w:rPr>
          <w:sz w:val="24"/>
          <w:szCs w:val="24"/>
          <w:rtl/>
        </w:rPr>
        <w:tab/>
        <w:t>47</w:t>
      </w:r>
    </w:p>
    <w:p w:rsidR="00481634" w:rsidRDefault="00471D70">
      <w:pPr>
        <w:numPr>
          <w:ilvl w:val="1"/>
          <w:numId w:val="2"/>
        </w:numPr>
        <w:bidi/>
        <w:ind w:hanging="360"/>
        <w:contextualSpacing/>
        <w:rPr>
          <w:sz w:val="24"/>
          <w:szCs w:val="24"/>
        </w:rPr>
      </w:pPr>
      <w:r>
        <w:rPr>
          <w:sz w:val="24"/>
          <w:szCs w:val="24"/>
          <w:rtl/>
        </w:rPr>
        <w:t xml:space="preserve">דיאגרמות רצף - </w:t>
      </w:r>
      <w:r>
        <w:rPr>
          <w:sz w:val="24"/>
          <w:szCs w:val="24"/>
        </w:rPr>
        <w:t>Sequence Diagram</w:t>
      </w:r>
      <w:r>
        <w:rPr>
          <w:sz w:val="24"/>
          <w:szCs w:val="24"/>
          <w:rtl/>
        </w:rPr>
        <w:tab/>
      </w:r>
      <w:r>
        <w:rPr>
          <w:sz w:val="24"/>
          <w:szCs w:val="24"/>
          <w:rtl/>
        </w:rPr>
        <w:tab/>
      </w:r>
      <w:r>
        <w:rPr>
          <w:sz w:val="24"/>
          <w:szCs w:val="24"/>
          <w:rtl/>
        </w:rPr>
        <w:tab/>
      </w:r>
      <w:r>
        <w:rPr>
          <w:sz w:val="24"/>
          <w:szCs w:val="24"/>
          <w:rtl/>
        </w:rPr>
        <w:tab/>
        <w:t>50</w:t>
      </w:r>
    </w:p>
    <w:p w:rsidR="00481634" w:rsidRDefault="00481634">
      <w:pPr>
        <w:bidi/>
        <w:ind w:left="720"/>
      </w:pPr>
    </w:p>
    <w:p w:rsidR="00481634" w:rsidRDefault="00471D70">
      <w:pPr>
        <w:bidi/>
      </w:pPr>
      <w:r>
        <w:rPr>
          <w:sz w:val="36"/>
          <w:szCs w:val="36"/>
          <w:u w:val="single"/>
          <w:rtl/>
        </w:rPr>
        <w:lastRenderedPageBreak/>
        <w:t>תיאור כללי של המערכת</w:t>
      </w:r>
      <w:r>
        <w:rPr>
          <w:noProof/>
        </w:rPr>
        <w:drawing>
          <wp:anchor distT="114300" distB="114300" distL="114300" distR="114300" simplePos="0" relativeHeight="251658240" behindDoc="0" locked="0" layoutInCell="0" hidden="0" allowOverlap="1">
            <wp:simplePos x="0" y="0"/>
            <wp:positionH relativeFrom="margin">
              <wp:posOffset>-161924</wp:posOffset>
            </wp:positionH>
            <wp:positionV relativeFrom="paragraph">
              <wp:posOffset>0</wp:posOffset>
            </wp:positionV>
            <wp:extent cx="2383849" cy="3243263"/>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383849" cy="3243263"/>
                    </a:xfrm>
                    <a:prstGeom prst="rect">
                      <a:avLst/>
                    </a:prstGeom>
                    <a:ln/>
                  </pic:spPr>
                </pic:pic>
              </a:graphicData>
            </a:graphic>
          </wp:anchor>
        </w:drawing>
      </w:r>
    </w:p>
    <w:p w:rsidR="00481634" w:rsidRDefault="00471D70">
      <w:pPr>
        <w:bidi/>
      </w:pPr>
      <w:r>
        <w:rPr>
          <w:sz w:val="24"/>
          <w:szCs w:val="24"/>
          <w:rtl/>
        </w:rPr>
        <w:t>המערכת תבנה באריכטקטורת שרת-לקוח כך שלשרת יהיה גישה למסד נתונים.</w:t>
      </w:r>
    </w:p>
    <w:p w:rsidR="00481634" w:rsidRDefault="00481634">
      <w:pPr>
        <w:bidi/>
      </w:pPr>
    </w:p>
    <w:p w:rsidR="00481634" w:rsidRDefault="00471D70">
      <w:pPr>
        <w:bidi/>
      </w:pPr>
      <w:r>
        <w:rPr>
          <w:sz w:val="24"/>
          <w:szCs w:val="24"/>
          <w:rtl/>
        </w:rPr>
        <w:t xml:space="preserve">שכבת השרת והלקוח יתקשרו ע"י פרוטוקול </w:t>
      </w:r>
      <w:r>
        <w:rPr>
          <w:sz w:val="24"/>
          <w:szCs w:val="24"/>
        </w:rPr>
        <w:t>http</w:t>
      </w:r>
      <w:r>
        <w:rPr>
          <w:sz w:val="24"/>
          <w:szCs w:val="24"/>
          <w:rtl/>
        </w:rPr>
        <w:t xml:space="preserve"> באופן שבו כל פניה עומדת בפני עצמה (</w:t>
      </w:r>
      <w:r>
        <w:rPr>
          <w:sz w:val="24"/>
          <w:szCs w:val="24"/>
        </w:rPr>
        <w:t>stateless</w:t>
      </w:r>
      <w:r>
        <w:rPr>
          <w:sz w:val="24"/>
          <w:szCs w:val="24"/>
          <w:rtl/>
        </w:rPr>
        <w:t>).</w:t>
      </w:r>
    </w:p>
    <w:p w:rsidR="00481634" w:rsidRDefault="00471D70">
      <w:pPr>
        <w:bidi/>
      </w:pPr>
      <w:r>
        <w:rPr>
          <w:sz w:val="24"/>
          <w:szCs w:val="24"/>
          <w:rtl/>
        </w:rPr>
        <w:t xml:space="preserve">השרת יפנה למסד הנתונים ע"י </w:t>
      </w:r>
      <w:r>
        <w:rPr>
          <w:sz w:val="24"/>
          <w:szCs w:val="24"/>
        </w:rPr>
        <w:t>O/R Mapping</w:t>
      </w:r>
      <w:r>
        <w:rPr>
          <w:sz w:val="24"/>
          <w:szCs w:val="24"/>
          <w:rtl/>
        </w:rPr>
        <w:t xml:space="preserve"> במימוש של </w:t>
      </w:r>
      <w:r>
        <w:rPr>
          <w:sz w:val="24"/>
          <w:szCs w:val="24"/>
        </w:rPr>
        <w:t>NHibernate.</w:t>
      </w: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71D70" w:rsidRDefault="00471D70">
      <w:pPr>
        <w:bidi/>
        <w:rPr>
          <w:sz w:val="28"/>
          <w:szCs w:val="28"/>
          <w:rtl/>
        </w:rPr>
      </w:pPr>
    </w:p>
    <w:p w:rsidR="00481634" w:rsidRDefault="00471D70" w:rsidP="00471D70">
      <w:pPr>
        <w:bidi/>
      </w:pPr>
      <w:r>
        <w:rPr>
          <w:sz w:val="28"/>
          <w:szCs w:val="28"/>
          <w:rtl/>
        </w:rPr>
        <w:t>מוסכמות רישום</w:t>
      </w:r>
    </w:p>
    <w:p w:rsidR="00481634" w:rsidRDefault="00471D70" w:rsidP="008525B6">
      <w:pPr>
        <w:numPr>
          <w:ilvl w:val="0"/>
          <w:numId w:val="1"/>
        </w:numPr>
        <w:bidi/>
        <w:ind w:hanging="360"/>
        <w:contextualSpacing/>
        <w:rPr>
          <w:sz w:val="24"/>
          <w:szCs w:val="24"/>
        </w:rPr>
      </w:pPr>
      <w:r>
        <w:rPr>
          <w:sz w:val="24"/>
          <w:szCs w:val="24"/>
          <w:rtl/>
        </w:rPr>
        <w:t xml:space="preserve">שמות הטבלאות ושדותיהן במסד הנתונים </w:t>
      </w:r>
      <w:r w:rsidR="008525B6">
        <w:rPr>
          <w:sz w:val="24"/>
          <w:szCs w:val="24"/>
          <w:rtl/>
        </w:rPr>
        <w:t xml:space="preserve">בפורמט </w:t>
      </w:r>
      <w:r w:rsidR="008525B6">
        <w:rPr>
          <w:sz w:val="24"/>
          <w:szCs w:val="24"/>
        </w:rPr>
        <w:t>PascalCase</w:t>
      </w:r>
      <w:r w:rsidR="008525B6">
        <w:rPr>
          <w:rFonts w:hint="cs"/>
          <w:sz w:val="24"/>
          <w:szCs w:val="24"/>
          <w:rtl/>
        </w:rPr>
        <w:t xml:space="preserve">, </w:t>
      </w:r>
      <w:r w:rsidR="008525B6">
        <w:rPr>
          <w:sz w:val="24"/>
          <w:szCs w:val="24"/>
          <w:rtl/>
        </w:rPr>
        <w:t>כלומר אותיות קטנות פרט לאות הראשונה בכל מילה.</w:t>
      </w:r>
    </w:p>
    <w:p w:rsidR="00481634" w:rsidRDefault="00471D70" w:rsidP="008525B6">
      <w:pPr>
        <w:numPr>
          <w:ilvl w:val="0"/>
          <w:numId w:val="1"/>
        </w:numPr>
        <w:bidi/>
        <w:ind w:hanging="360"/>
        <w:contextualSpacing/>
        <w:rPr>
          <w:sz w:val="24"/>
          <w:szCs w:val="24"/>
        </w:rPr>
      </w:pPr>
      <w:r>
        <w:rPr>
          <w:sz w:val="24"/>
          <w:szCs w:val="24"/>
          <w:rtl/>
        </w:rPr>
        <w:t xml:space="preserve">בצד השרת, שמות התיקיות, המחלקות והפונקציות יכתבו בפורמט </w:t>
      </w:r>
      <w:r>
        <w:rPr>
          <w:sz w:val="24"/>
          <w:szCs w:val="24"/>
        </w:rPr>
        <w:t>PascalCase</w:t>
      </w:r>
      <w:r w:rsidR="008525B6">
        <w:rPr>
          <w:rFonts w:hint="cs"/>
          <w:sz w:val="24"/>
          <w:szCs w:val="24"/>
          <w:rtl/>
        </w:rPr>
        <w:t xml:space="preserve">. </w:t>
      </w:r>
      <w:r>
        <w:rPr>
          <w:sz w:val="24"/>
          <w:szCs w:val="24"/>
          <w:rtl/>
        </w:rPr>
        <w:t xml:space="preserve">בנוסף, פרמטרים של פונקציות ומשתנים יכתבו בפורמט של </w:t>
      </w:r>
      <w:r>
        <w:rPr>
          <w:sz w:val="24"/>
          <w:szCs w:val="24"/>
        </w:rPr>
        <w:t>camelCase</w:t>
      </w:r>
      <w:r w:rsidR="008525B6">
        <w:rPr>
          <w:rFonts w:hint="cs"/>
          <w:sz w:val="24"/>
          <w:szCs w:val="24"/>
          <w:rtl/>
        </w:rPr>
        <w:t>,</w:t>
      </w:r>
      <w:r>
        <w:rPr>
          <w:sz w:val="24"/>
          <w:szCs w:val="24"/>
          <w:rtl/>
        </w:rPr>
        <w:t xml:space="preserve"> כלומר מילה ראשונה באותיות קטנות וכל אות במילה נוספת תכתב באות גדולה.</w:t>
      </w:r>
    </w:p>
    <w:p w:rsidR="00481634" w:rsidRDefault="00471D70">
      <w:pPr>
        <w:numPr>
          <w:ilvl w:val="0"/>
          <w:numId w:val="1"/>
        </w:numPr>
        <w:bidi/>
        <w:ind w:hanging="360"/>
        <w:contextualSpacing/>
        <w:rPr>
          <w:sz w:val="24"/>
          <w:szCs w:val="24"/>
        </w:rPr>
      </w:pPr>
      <w:r>
        <w:rPr>
          <w:sz w:val="24"/>
          <w:szCs w:val="24"/>
          <w:rtl/>
        </w:rPr>
        <w:t xml:space="preserve">קבצי צד הלקוח יכתבו בפורמט </w:t>
      </w:r>
      <w:r>
        <w:rPr>
          <w:sz w:val="24"/>
          <w:szCs w:val="24"/>
        </w:rPr>
        <w:t>camelCase</w:t>
      </w:r>
      <w:r>
        <w:rPr>
          <w:sz w:val="24"/>
          <w:szCs w:val="24"/>
          <w:rtl/>
        </w:rPr>
        <w:t>, כלומר מילה ראשונה באותיות קטנות וכל אות ראשונה במילה נוספת תכתב באות גדולה.</w:t>
      </w:r>
    </w:p>
    <w:p w:rsidR="00481634" w:rsidRDefault="00471D70">
      <w:pPr>
        <w:numPr>
          <w:ilvl w:val="0"/>
          <w:numId w:val="1"/>
        </w:numPr>
        <w:bidi/>
        <w:ind w:hanging="360"/>
        <w:contextualSpacing/>
        <w:rPr>
          <w:sz w:val="24"/>
          <w:szCs w:val="24"/>
        </w:rPr>
      </w:pPr>
      <w:r>
        <w:rPr>
          <w:sz w:val="24"/>
          <w:szCs w:val="24"/>
          <w:rtl/>
        </w:rPr>
        <w:t xml:space="preserve">משתנים פרטיים ברמת המחלקה, יתחילו בקו תחתון ומילה ראשונה באותיות קטנות וכל אות ראשונה במילה נוספת תכתב באות גדולה (מוסכמה של </w:t>
      </w:r>
      <w:r>
        <w:rPr>
          <w:sz w:val="24"/>
          <w:szCs w:val="24"/>
        </w:rPr>
        <w:t>C</w:t>
      </w:r>
      <w:r>
        <w:rPr>
          <w:sz w:val="24"/>
          <w:szCs w:val="24"/>
          <w:rtl/>
        </w:rPr>
        <w:t>#).</w:t>
      </w:r>
    </w:p>
    <w:p w:rsidR="008525B6" w:rsidRDefault="00471D70" w:rsidP="008525B6">
      <w:pPr>
        <w:numPr>
          <w:ilvl w:val="0"/>
          <w:numId w:val="1"/>
        </w:numPr>
        <w:bidi/>
        <w:ind w:hanging="360"/>
        <w:contextualSpacing/>
        <w:rPr>
          <w:sz w:val="24"/>
          <w:szCs w:val="24"/>
        </w:rPr>
      </w:pPr>
      <w:r w:rsidRPr="008525B6">
        <w:rPr>
          <w:sz w:val="24"/>
          <w:szCs w:val="24"/>
          <w:rtl/>
        </w:rPr>
        <w:t>שמות מחלקות ה-</w:t>
      </w:r>
      <w:r w:rsidRPr="008525B6">
        <w:rPr>
          <w:sz w:val="24"/>
          <w:szCs w:val="24"/>
        </w:rPr>
        <w:t>Domain</w:t>
      </w:r>
      <w:r w:rsidRPr="008525B6">
        <w:rPr>
          <w:sz w:val="24"/>
          <w:szCs w:val="24"/>
          <w:rtl/>
        </w:rPr>
        <w:t xml:space="preserve"> (שהן ייצוג הישויות במסד הנותנים בקו</w:t>
      </w:r>
      <w:r w:rsidR="008525B6">
        <w:rPr>
          <w:sz w:val="24"/>
          <w:szCs w:val="24"/>
          <w:rtl/>
        </w:rPr>
        <w:t>ד השרת) יהיו זהים לשמות הטבלאות</w:t>
      </w:r>
      <w:r w:rsidR="008525B6">
        <w:rPr>
          <w:rFonts w:hint="cs"/>
          <w:sz w:val="24"/>
          <w:szCs w:val="24"/>
          <w:rtl/>
        </w:rPr>
        <w:t xml:space="preserve">. </w:t>
      </w:r>
    </w:p>
    <w:p w:rsidR="00481634" w:rsidRPr="008525B6" w:rsidRDefault="00471D70" w:rsidP="008525B6">
      <w:pPr>
        <w:numPr>
          <w:ilvl w:val="0"/>
          <w:numId w:val="1"/>
        </w:numPr>
        <w:bidi/>
        <w:ind w:hanging="360"/>
        <w:contextualSpacing/>
        <w:rPr>
          <w:sz w:val="24"/>
          <w:szCs w:val="24"/>
        </w:rPr>
      </w:pPr>
      <w:r w:rsidRPr="008525B6">
        <w:rPr>
          <w:sz w:val="24"/>
          <w:szCs w:val="24"/>
          <w:rtl/>
        </w:rPr>
        <w:t xml:space="preserve">כל מחלקה השייכת לקבוצה מסויימת תסתיים בסיומת הקבוצה להסברת תפקידה למשל ה- </w:t>
      </w:r>
      <w:r w:rsidRPr="008525B6">
        <w:rPr>
          <w:sz w:val="24"/>
          <w:szCs w:val="24"/>
        </w:rPr>
        <w:t>controller</w:t>
      </w:r>
      <w:r w:rsidRPr="008525B6">
        <w:rPr>
          <w:sz w:val="24"/>
          <w:szCs w:val="24"/>
          <w:rtl/>
        </w:rPr>
        <w:t xml:space="preserve"> </w:t>
      </w:r>
      <w:r w:rsidR="008525B6">
        <w:rPr>
          <w:rFonts w:hint="cs"/>
          <w:sz w:val="24"/>
          <w:szCs w:val="24"/>
          <w:rtl/>
        </w:rPr>
        <w:t xml:space="preserve">הוטרינרים </w:t>
      </w:r>
      <w:r w:rsidRPr="008525B6">
        <w:rPr>
          <w:sz w:val="24"/>
          <w:szCs w:val="24"/>
          <w:rtl/>
        </w:rPr>
        <w:t xml:space="preserve">יקרא </w:t>
      </w:r>
      <w:r w:rsidR="008525B6">
        <w:rPr>
          <w:sz w:val="24"/>
          <w:szCs w:val="24"/>
        </w:rPr>
        <w:t>VetsController</w:t>
      </w:r>
      <w:r w:rsidRPr="008525B6">
        <w:rPr>
          <w:sz w:val="24"/>
          <w:szCs w:val="24"/>
          <w:rtl/>
        </w:rPr>
        <w:t>.</w:t>
      </w:r>
    </w:p>
    <w:p w:rsidR="00481634" w:rsidRDefault="00481634">
      <w:pPr>
        <w:bidi/>
      </w:pPr>
    </w:p>
    <w:p w:rsidR="00481634" w:rsidRDefault="00471D70">
      <w:pPr>
        <w:bidi/>
      </w:pPr>
      <w:r>
        <w:rPr>
          <w:sz w:val="36"/>
          <w:szCs w:val="36"/>
          <w:u w:val="single"/>
          <w:rtl/>
        </w:rPr>
        <w:t>שכבת בסיסי הנתונים</w:t>
      </w:r>
    </w:p>
    <w:p w:rsidR="00481634" w:rsidRDefault="00471D70">
      <w:pPr>
        <w:bidi/>
      </w:pPr>
      <w:r>
        <w:rPr>
          <w:sz w:val="24"/>
          <w:szCs w:val="24"/>
          <w:rtl/>
        </w:rPr>
        <w:t xml:space="preserve">שכבה זו אחראית על תקשורת מול מסד הנתונים וביצוע פעולות שמירה, עדכון, מחיקה ושליפה של נתונים. המערכת משתמשת במסד נתונים מסוג </w:t>
      </w:r>
      <w:r>
        <w:rPr>
          <w:sz w:val="24"/>
          <w:szCs w:val="24"/>
        </w:rPr>
        <w:t>Sqlite</w:t>
      </w:r>
      <w:r>
        <w:rPr>
          <w:sz w:val="24"/>
          <w:szCs w:val="24"/>
          <w:rtl/>
        </w:rPr>
        <w:t xml:space="preserve">, בשם </w:t>
      </w:r>
      <w:r>
        <w:rPr>
          <w:sz w:val="24"/>
          <w:szCs w:val="24"/>
        </w:rPr>
        <w:t>db.sqlite</w:t>
      </w:r>
      <w:r>
        <w:rPr>
          <w:sz w:val="24"/>
          <w:szCs w:val="24"/>
          <w:rtl/>
        </w:rPr>
        <w:t xml:space="preserve">, הנמצא תחת תיקיית </w:t>
      </w:r>
      <w:r>
        <w:rPr>
          <w:sz w:val="24"/>
          <w:szCs w:val="24"/>
        </w:rPr>
        <w:t>App_Data</w:t>
      </w:r>
      <w:r>
        <w:rPr>
          <w:sz w:val="24"/>
          <w:szCs w:val="24"/>
          <w:rtl/>
        </w:rPr>
        <w:t>.</w:t>
      </w:r>
    </w:p>
    <w:p w:rsidR="00481634" w:rsidRDefault="00481634">
      <w:pPr>
        <w:bidi/>
      </w:pPr>
    </w:p>
    <w:p w:rsidR="00481634" w:rsidRDefault="00471D70">
      <w:pPr>
        <w:bidi/>
      </w:pPr>
      <w:r>
        <w:rPr>
          <w:sz w:val="24"/>
          <w:szCs w:val="24"/>
          <w:rtl/>
        </w:rPr>
        <w:t>שכבה זו אחראית על מספר תהליכים שונים במהלך חיי המערכת:</w:t>
      </w:r>
    </w:p>
    <w:p w:rsidR="00481634" w:rsidRDefault="00471D70">
      <w:pPr>
        <w:numPr>
          <w:ilvl w:val="0"/>
          <w:numId w:val="12"/>
        </w:numPr>
        <w:bidi/>
        <w:ind w:hanging="360"/>
        <w:contextualSpacing/>
        <w:rPr>
          <w:sz w:val="24"/>
          <w:szCs w:val="24"/>
        </w:rPr>
      </w:pPr>
      <w:r>
        <w:rPr>
          <w:sz w:val="24"/>
          <w:szCs w:val="24"/>
          <w:rtl/>
        </w:rPr>
        <w:t xml:space="preserve">כאשר המערכת עולה מאותחל אובייקט </w:t>
      </w:r>
      <w:r>
        <w:rPr>
          <w:sz w:val="24"/>
          <w:szCs w:val="24"/>
        </w:rPr>
        <w:t>SessionFactory</w:t>
      </w:r>
      <w:r>
        <w:rPr>
          <w:sz w:val="24"/>
          <w:szCs w:val="24"/>
          <w:rtl/>
        </w:rPr>
        <w:t xml:space="preserve">, שהינו </w:t>
      </w:r>
      <w:r>
        <w:rPr>
          <w:sz w:val="24"/>
          <w:szCs w:val="24"/>
        </w:rPr>
        <w:t>Singleton</w:t>
      </w:r>
      <w:r>
        <w:rPr>
          <w:sz w:val="24"/>
          <w:szCs w:val="24"/>
          <w:rtl/>
        </w:rPr>
        <w:t xml:space="preserve">, ויודע לייצר עצמים מסוג </w:t>
      </w:r>
      <w:r>
        <w:rPr>
          <w:sz w:val="24"/>
          <w:szCs w:val="24"/>
        </w:rPr>
        <w:t>Session</w:t>
      </w:r>
      <w:r>
        <w:rPr>
          <w:sz w:val="24"/>
          <w:szCs w:val="24"/>
          <w:rtl/>
        </w:rPr>
        <w:t>. עצמים אלו מייצגים חיבור למסד הנתונים, ובעזרתם ניתן לבצע פעולות במסד הנתונים.</w:t>
      </w:r>
    </w:p>
    <w:p w:rsidR="00481634" w:rsidRDefault="00471D70">
      <w:pPr>
        <w:numPr>
          <w:ilvl w:val="0"/>
          <w:numId w:val="12"/>
        </w:numPr>
        <w:bidi/>
        <w:ind w:hanging="360"/>
        <w:contextualSpacing/>
        <w:rPr>
          <w:sz w:val="24"/>
          <w:szCs w:val="24"/>
        </w:rPr>
      </w:pPr>
      <w:r>
        <w:rPr>
          <w:sz w:val="24"/>
          <w:szCs w:val="24"/>
          <w:rtl/>
        </w:rPr>
        <w:lastRenderedPageBreak/>
        <w:t xml:space="preserve">עבור כל בקשה המגיעה לשרת מאותחל ונשמר </w:t>
      </w:r>
      <w:r>
        <w:rPr>
          <w:sz w:val="24"/>
          <w:szCs w:val="24"/>
        </w:rPr>
        <w:t>Session</w:t>
      </w:r>
      <w:r>
        <w:rPr>
          <w:sz w:val="24"/>
          <w:szCs w:val="24"/>
          <w:rtl/>
        </w:rPr>
        <w:t xml:space="preserve"> אשר יהיה זמין לבקשה לכל אורך חייה. תחת </w:t>
      </w:r>
      <w:r>
        <w:rPr>
          <w:sz w:val="24"/>
          <w:szCs w:val="24"/>
        </w:rPr>
        <w:t>Session</w:t>
      </w:r>
      <w:r>
        <w:rPr>
          <w:sz w:val="24"/>
          <w:szCs w:val="24"/>
          <w:rtl/>
        </w:rPr>
        <w:t xml:space="preserve">, עבור כל בקשה, מאותחל אובייקט מסוג </w:t>
      </w:r>
      <w:r>
        <w:rPr>
          <w:sz w:val="24"/>
          <w:szCs w:val="24"/>
        </w:rPr>
        <w:t>Transaction</w:t>
      </w:r>
      <w:r>
        <w:rPr>
          <w:sz w:val="24"/>
          <w:szCs w:val="24"/>
          <w:rtl/>
        </w:rPr>
        <w:t xml:space="preserve"> (טרנזאקציה).</w:t>
      </w:r>
    </w:p>
    <w:p w:rsidR="00481634" w:rsidRDefault="00471D70">
      <w:pPr>
        <w:numPr>
          <w:ilvl w:val="0"/>
          <w:numId w:val="12"/>
        </w:numPr>
        <w:bidi/>
        <w:ind w:hanging="360"/>
        <w:contextualSpacing/>
        <w:rPr>
          <w:sz w:val="24"/>
          <w:szCs w:val="24"/>
        </w:rPr>
      </w:pPr>
      <w:r>
        <w:rPr>
          <w:sz w:val="24"/>
          <w:szCs w:val="24"/>
          <w:rtl/>
        </w:rPr>
        <w:t>כאשר נגמרת בקשה, אם התבצעו שינויים ב-</w:t>
      </w:r>
      <w:r>
        <w:rPr>
          <w:sz w:val="24"/>
          <w:szCs w:val="24"/>
        </w:rPr>
        <w:t>Session</w:t>
      </w:r>
      <w:r>
        <w:rPr>
          <w:sz w:val="24"/>
          <w:szCs w:val="24"/>
          <w:rtl/>
        </w:rPr>
        <w:t>, הם נשמרים במסד הנתונים או לחלופין מתבטלים במידה ואירעה שגיאה.</w:t>
      </w:r>
    </w:p>
    <w:p w:rsidR="00481634" w:rsidRDefault="00471D70">
      <w:pPr>
        <w:numPr>
          <w:ilvl w:val="0"/>
          <w:numId w:val="12"/>
        </w:numPr>
        <w:bidi/>
        <w:ind w:hanging="360"/>
        <w:contextualSpacing/>
        <w:rPr>
          <w:sz w:val="24"/>
          <w:szCs w:val="24"/>
        </w:rPr>
      </w:pPr>
      <w:r>
        <w:rPr>
          <w:sz w:val="24"/>
          <w:szCs w:val="24"/>
          <w:rtl/>
        </w:rPr>
        <w:t>כאשר המערכת נסגרת, מושמד אובייקט ה-</w:t>
      </w:r>
      <w:r>
        <w:rPr>
          <w:sz w:val="24"/>
          <w:szCs w:val="24"/>
        </w:rPr>
        <w:t>Factory</w:t>
      </w:r>
      <w:r>
        <w:rPr>
          <w:sz w:val="24"/>
          <w:szCs w:val="24"/>
          <w:rtl/>
        </w:rPr>
        <w:t xml:space="preserve"> לצורך שחרור משאבים.</w:t>
      </w:r>
    </w:p>
    <w:p w:rsidR="00481634" w:rsidRDefault="00481634">
      <w:pPr>
        <w:bidi/>
      </w:pPr>
    </w:p>
    <w:p w:rsidR="00481634" w:rsidRDefault="00471D70">
      <w:pPr>
        <w:bidi/>
      </w:pPr>
      <w:r>
        <w:rPr>
          <w:sz w:val="24"/>
          <w:szCs w:val="24"/>
          <w:rtl/>
        </w:rPr>
        <w:t xml:space="preserve">שכבת בסיס הנתונים מבוססת על </w:t>
      </w:r>
      <w:r>
        <w:rPr>
          <w:sz w:val="24"/>
          <w:szCs w:val="24"/>
        </w:rPr>
        <w:t>Nhibernate</w:t>
      </w:r>
      <w:r>
        <w:rPr>
          <w:sz w:val="24"/>
          <w:szCs w:val="24"/>
          <w:rtl/>
        </w:rPr>
        <w:t xml:space="preserve"> שהינו פרויקט קוד פתוח המהווה </w:t>
      </w:r>
      <w:r>
        <w:rPr>
          <w:sz w:val="24"/>
          <w:szCs w:val="24"/>
        </w:rPr>
        <w:t>Object Relation Mapper</w:t>
      </w:r>
      <w:r>
        <w:rPr>
          <w:sz w:val="24"/>
          <w:szCs w:val="24"/>
          <w:rtl/>
        </w:rPr>
        <w:t xml:space="preserve">. פרוייקטים מסוג זה ממפים מחלקות בקוד לטבלאות במסד נתונים. </w:t>
      </w:r>
      <w:r>
        <w:rPr>
          <w:sz w:val="24"/>
          <w:szCs w:val="24"/>
        </w:rPr>
        <w:t>Nhibernate</w:t>
      </w:r>
      <w:r>
        <w:rPr>
          <w:sz w:val="24"/>
          <w:szCs w:val="24"/>
          <w:rtl/>
        </w:rPr>
        <w:t xml:space="preserve"> מאפשר תקשורת מול בסיס נתונים באופן בלתי תלוי בסוג מסד הנתונים (בהתאם למסדי הנתונים הנתמכים). בעזרת </w:t>
      </w:r>
      <w:r>
        <w:rPr>
          <w:sz w:val="24"/>
          <w:szCs w:val="24"/>
        </w:rPr>
        <w:t>Nhibernate</w:t>
      </w:r>
      <w:r>
        <w:rPr>
          <w:sz w:val="24"/>
          <w:szCs w:val="24"/>
          <w:rtl/>
        </w:rPr>
        <w:t xml:space="preserve"> ניתן לבצע שליפות מורכבות בשפת </w:t>
      </w:r>
      <w:r>
        <w:rPr>
          <w:sz w:val="24"/>
          <w:szCs w:val="24"/>
        </w:rPr>
        <w:t>Linq</w:t>
      </w:r>
      <w:r>
        <w:rPr>
          <w:sz w:val="24"/>
          <w:szCs w:val="24"/>
          <w:rtl/>
        </w:rPr>
        <w:t xml:space="preserve">. למשל, אגריגציות והצלבת מידע בין טבלאות. בנוסף, ניתן לבצע פעולות </w:t>
      </w:r>
      <w:r>
        <w:rPr>
          <w:sz w:val="24"/>
          <w:szCs w:val="24"/>
        </w:rPr>
        <w:t>CRUD</w:t>
      </w:r>
      <w:r>
        <w:rPr>
          <w:sz w:val="24"/>
          <w:szCs w:val="24"/>
          <w:rtl/>
        </w:rPr>
        <w:t xml:space="preserve"> בעזרת אובייקט ללא כתיבה של שאילתות באופן ישיר. </w:t>
      </w:r>
    </w:p>
    <w:p w:rsidR="00481634" w:rsidRDefault="00481634">
      <w:pPr>
        <w:bidi/>
      </w:pPr>
    </w:p>
    <w:p w:rsidR="00481634" w:rsidRDefault="00471D70">
      <w:pPr>
        <w:bidi/>
      </w:pPr>
      <w:r>
        <w:rPr>
          <w:sz w:val="24"/>
          <w:szCs w:val="24"/>
          <w:rtl/>
        </w:rPr>
        <w:t xml:space="preserve">לצורך אתחול </w:t>
      </w:r>
      <w:r>
        <w:rPr>
          <w:sz w:val="24"/>
          <w:szCs w:val="24"/>
        </w:rPr>
        <w:t>Nhibernate</w:t>
      </w:r>
      <w:r>
        <w:rPr>
          <w:sz w:val="24"/>
          <w:szCs w:val="24"/>
          <w:rtl/>
        </w:rPr>
        <w:t xml:space="preserve"> יש להגדיר עבורו אילו מחלקות ממופות לטבלאות במסד הנתונים. הגדרות אלו נמצאות תחת הפרויקט בשם </w:t>
      </w:r>
      <w:r>
        <w:rPr>
          <w:sz w:val="24"/>
          <w:szCs w:val="24"/>
        </w:rPr>
        <w:t>Maps</w:t>
      </w:r>
      <w:r>
        <w:rPr>
          <w:sz w:val="24"/>
          <w:szCs w:val="24"/>
          <w:rtl/>
        </w:rPr>
        <w:t>. בעת עליית המערכת, אם מאפייני המחלקה השתנו, שינויים אלו יחלחלו לבסיס הנתונים באופן אוטומטי. כלומר, אם נוסף שדה / מחלקה חדשה והיא מופתה ב-</w:t>
      </w:r>
      <w:r>
        <w:rPr>
          <w:sz w:val="24"/>
          <w:szCs w:val="24"/>
        </w:rPr>
        <w:t>Nhibernate</w:t>
      </w:r>
      <w:r>
        <w:rPr>
          <w:sz w:val="24"/>
          <w:szCs w:val="24"/>
          <w:rtl/>
        </w:rPr>
        <w:t xml:space="preserve"> - תתווסף עמודה / טבלה חדשה בהתאם במסד הנתונים. יש לציין שסוג העדכון הוא </w:t>
      </w:r>
      <w:r>
        <w:rPr>
          <w:sz w:val="24"/>
          <w:szCs w:val="24"/>
        </w:rPr>
        <w:t>Non-Destructive Update</w:t>
      </w:r>
      <w:r>
        <w:rPr>
          <w:sz w:val="24"/>
          <w:szCs w:val="24"/>
          <w:rtl/>
        </w:rPr>
        <w:t>, ולכן לעולם לא ימחק מידע מבסיס הנתונים, אלא רק יתווסף, מחיקת עמודות וטבלאות יש לבצע באופן ידני.</w:t>
      </w:r>
    </w:p>
    <w:p w:rsidR="00481634" w:rsidRDefault="00481634">
      <w:pPr>
        <w:bidi/>
      </w:pPr>
    </w:p>
    <w:p w:rsidR="00481634" w:rsidRDefault="00471D70">
      <w:pPr>
        <w:bidi/>
      </w:pPr>
      <w:r>
        <w:rPr>
          <w:sz w:val="24"/>
          <w:szCs w:val="24"/>
          <w:rtl/>
        </w:rPr>
        <w:t>עקרונות מנחים לגבי שכבת הנתונים:</w:t>
      </w:r>
    </w:p>
    <w:p w:rsidR="00481634" w:rsidRDefault="00471D70">
      <w:pPr>
        <w:numPr>
          <w:ilvl w:val="0"/>
          <w:numId w:val="4"/>
        </w:numPr>
        <w:bidi/>
        <w:ind w:hanging="360"/>
        <w:contextualSpacing/>
        <w:rPr>
          <w:sz w:val="24"/>
          <w:szCs w:val="24"/>
        </w:rPr>
      </w:pPr>
      <w:r>
        <w:rPr>
          <w:sz w:val="24"/>
          <w:szCs w:val="24"/>
          <w:rtl/>
        </w:rPr>
        <w:t>המידע בטבלאות הנתונים נשמר בצורה מנורמלת לצורך מניעת כפילות מידע ואמינות.</w:t>
      </w:r>
    </w:p>
    <w:p w:rsidR="00481634" w:rsidRDefault="00471D70">
      <w:pPr>
        <w:numPr>
          <w:ilvl w:val="0"/>
          <w:numId w:val="4"/>
        </w:numPr>
        <w:bidi/>
        <w:ind w:hanging="360"/>
        <w:contextualSpacing/>
        <w:rPr>
          <w:sz w:val="24"/>
          <w:szCs w:val="24"/>
        </w:rPr>
      </w:pPr>
      <w:r>
        <w:rPr>
          <w:sz w:val="24"/>
          <w:szCs w:val="24"/>
          <w:rtl/>
        </w:rPr>
        <w:t xml:space="preserve">בחרנו לממש מדיניות של </w:t>
      </w:r>
      <w:r>
        <w:rPr>
          <w:sz w:val="24"/>
          <w:szCs w:val="24"/>
        </w:rPr>
        <w:t>Session Per Call</w:t>
      </w:r>
      <w:r>
        <w:rPr>
          <w:sz w:val="24"/>
          <w:szCs w:val="24"/>
          <w:rtl/>
        </w:rPr>
        <w:t xml:space="preserve">, כלומר עבור כל בקשה לאורך כל חייה, יהיה זמין עבורה </w:t>
      </w:r>
      <w:r>
        <w:rPr>
          <w:sz w:val="24"/>
          <w:szCs w:val="24"/>
        </w:rPr>
        <w:t>Session</w:t>
      </w:r>
      <w:r>
        <w:rPr>
          <w:sz w:val="24"/>
          <w:szCs w:val="24"/>
          <w:rtl/>
        </w:rPr>
        <w:t xml:space="preserve"> בודד. מדיניות זו מפחיתה את כמות החיבורים הפתוחים למסד הנתונים בכל רגע נתון ובכך משפרת את הביצועים.</w:t>
      </w:r>
    </w:p>
    <w:p w:rsidR="00481634" w:rsidRDefault="00471D70">
      <w:pPr>
        <w:numPr>
          <w:ilvl w:val="0"/>
          <w:numId w:val="4"/>
        </w:numPr>
        <w:bidi/>
        <w:ind w:hanging="360"/>
        <w:contextualSpacing/>
        <w:rPr>
          <w:sz w:val="24"/>
          <w:szCs w:val="24"/>
        </w:rPr>
      </w:pPr>
      <w:r>
        <w:rPr>
          <w:sz w:val="24"/>
          <w:szCs w:val="24"/>
          <w:rtl/>
        </w:rPr>
        <w:t>ה-</w:t>
      </w:r>
      <w:r>
        <w:rPr>
          <w:sz w:val="24"/>
          <w:szCs w:val="24"/>
        </w:rPr>
        <w:t>Session</w:t>
      </w:r>
      <w:r>
        <w:rPr>
          <w:sz w:val="24"/>
          <w:szCs w:val="24"/>
          <w:rtl/>
        </w:rPr>
        <w:t xml:space="preserve"> ישמר ב-</w:t>
      </w:r>
      <w:r>
        <w:rPr>
          <w:sz w:val="24"/>
          <w:szCs w:val="24"/>
        </w:rPr>
        <w:t>IoC Container</w:t>
      </w:r>
      <w:r>
        <w:rPr>
          <w:sz w:val="24"/>
          <w:szCs w:val="24"/>
          <w:rtl/>
        </w:rPr>
        <w:t xml:space="preserve"> כך שיהיה זמין לשכבה זו.</w:t>
      </w:r>
    </w:p>
    <w:p w:rsidR="00481634" w:rsidRDefault="00471D70">
      <w:pPr>
        <w:numPr>
          <w:ilvl w:val="0"/>
          <w:numId w:val="4"/>
        </w:numPr>
        <w:bidi/>
        <w:ind w:hanging="360"/>
        <w:contextualSpacing/>
        <w:rPr>
          <w:sz w:val="24"/>
          <w:szCs w:val="24"/>
        </w:rPr>
      </w:pPr>
      <w:r>
        <w:rPr>
          <w:sz w:val="24"/>
          <w:szCs w:val="24"/>
          <w:rtl/>
        </w:rPr>
        <w:t xml:space="preserve">השם לכל המפתחות הראשיים הוא </w:t>
      </w:r>
      <w:r>
        <w:rPr>
          <w:sz w:val="24"/>
          <w:szCs w:val="24"/>
        </w:rPr>
        <w:t>Id</w:t>
      </w:r>
      <w:r>
        <w:rPr>
          <w:sz w:val="24"/>
          <w:szCs w:val="24"/>
          <w:rtl/>
        </w:rPr>
        <w:t>, השם של כל מפתח זר מורכב משם הישות, קו תחתון ו-</w:t>
      </w:r>
      <w:r>
        <w:rPr>
          <w:sz w:val="24"/>
          <w:szCs w:val="24"/>
        </w:rPr>
        <w:t>Id</w:t>
      </w:r>
      <w:r>
        <w:rPr>
          <w:sz w:val="24"/>
          <w:szCs w:val="24"/>
          <w:rtl/>
        </w:rPr>
        <w:t xml:space="preserve">, למשל </w:t>
      </w:r>
      <w:r>
        <w:rPr>
          <w:sz w:val="24"/>
          <w:szCs w:val="24"/>
        </w:rPr>
        <w:t>Status_Id</w:t>
      </w:r>
      <w:r>
        <w:rPr>
          <w:sz w:val="24"/>
          <w:szCs w:val="24"/>
          <w:rtl/>
        </w:rPr>
        <w:t>.</w:t>
      </w:r>
    </w:p>
    <w:p w:rsidR="00481634" w:rsidRDefault="00471D70">
      <w:pPr>
        <w:numPr>
          <w:ilvl w:val="0"/>
          <w:numId w:val="4"/>
        </w:numPr>
        <w:bidi/>
        <w:ind w:hanging="360"/>
        <w:contextualSpacing/>
        <w:rPr>
          <w:sz w:val="24"/>
          <w:szCs w:val="24"/>
        </w:rPr>
      </w:pPr>
      <w:r>
        <w:rPr>
          <w:sz w:val="24"/>
          <w:szCs w:val="24"/>
          <w:rtl/>
        </w:rPr>
        <w:t>מחרוזות קבועות נשמרות במסד הנתונים בטבלאות פענוח כדאי לאפשר גמישות במחרוזות המוצגות למשתמש.</w:t>
      </w:r>
    </w:p>
    <w:p w:rsidR="00911482" w:rsidRDefault="00911482">
      <w:pPr>
        <w:rPr>
          <w:rtl/>
        </w:rPr>
      </w:pPr>
      <w:r>
        <w:rPr>
          <w:rtl/>
        </w:rPr>
        <w:br w:type="page"/>
      </w:r>
    </w:p>
    <w:p w:rsidR="00481634" w:rsidRDefault="00471D70">
      <w:pPr>
        <w:bidi/>
      </w:pPr>
      <w:r>
        <w:rPr>
          <w:sz w:val="36"/>
          <w:szCs w:val="36"/>
          <w:u w:val="single"/>
          <w:rtl/>
        </w:rPr>
        <w:lastRenderedPageBreak/>
        <w:t>טבלאות המערכת</w:t>
      </w:r>
    </w:p>
    <w:p w:rsidR="00481634" w:rsidRDefault="00481634">
      <w:pPr>
        <w:bidi/>
      </w:pPr>
    </w:p>
    <w:p w:rsidR="00481634" w:rsidRDefault="00911482">
      <w:pPr>
        <w:bidi/>
      </w:pPr>
      <w:r>
        <w:rPr>
          <w:rFonts w:hint="cs"/>
          <w:rtl/>
        </w:rPr>
        <w:t>טבלאות משתמשים</w:t>
      </w:r>
    </w:p>
    <w:p w:rsidR="00481634" w:rsidRDefault="00911482">
      <w:pPr>
        <w:bidi/>
      </w:pPr>
      <w:r>
        <w:rPr>
          <w:b/>
          <w:sz w:val="24"/>
          <w:szCs w:val="24"/>
        </w:rPr>
        <w:t>Owner</w:t>
      </w:r>
    </w:p>
    <w:p w:rsidR="00481634" w:rsidRDefault="00471D70" w:rsidP="00911482">
      <w:pPr>
        <w:bidi/>
      </w:pPr>
      <w:r>
        <w:rPr>
          <w:sz w:val="24"/>
          <w:szCs w:val="24"/>
          <w:rtl/>
        </w:rPr>
        <w:t xml:space="preserve">טבלת המשתמשים המוגדרים </w:t>
      </w:r>
      <w:r w:rsidR="00911482">
        <w:rPr>
          <w:rFonts w:hint="cs"/>
          <w:sz w:val="24"/>
          <w:szCs w:val="24"/>
          <w:rtl/>
        </w:rPr>
        <w:t>כבעלים של בעלי חיים</w:t>
      </w:r>
      <w:r>
        <w:rPr>
          <w:sz w:val="24"/>
          <w:szCs w:val="24"/>
          <w:rtl/>
        </w:rPr>
        <w:t xml:space="preserve"> במערכת</w:t>
      </w:r>
      <w:r>
        <w:t xml:space="preserve"> </w:t>
      </w:r>
    </w:p>
    <w:p w:rsidR="00481634" w:rsidRDefault="00481634">
      <w:pPr>
        <w:bidi/>
      </w:pPr>
    </w:p>
    <w:tbl>
      <w:tblPr>
        <w:tblStyle w:val="a0"/>
        <w:tblW w:w="8052" w:type="dxa"/>
        <w:tblBorders>
          <w:top w:val="nil"/>
          <w:left w:val="nil"/>
          <w:bottom w:val="nil"/>
          <w:right w:val="nil"/>
          <w:insideH w:val="nil"/>
          <w:insideV w:val="nil"/>
        </w:tblBorders>
        <w:tblLayout w:type="fixed"/>
        <w:tblLook w:val="0600" w:firstRow="0" w:lastRow="0" w:firstColumn="0" w:lastColumn="0" w:noHBand="1" w:noVBand="1"/>
      </w:tblPr>
      <w:tblGrid>
        <w:gridCol w:w="2264"/>
        <w:gridCol w:w="1337"/>
        <w:gridCol w:w="4451"/>
      </w:tblGrid>
      <w:tr w:rsidR="004F4159" w:rsidTr="004F4159">
        <w:tc>
          <w:tcPr>
            <w:tcW w:w="2264"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עמודה</w:t>
            </w:r>
          </w:p>
        </w:tc>
        <w:tc>
          <w:tcPr>
            <w:tcW w:w="1337"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טיפוס</w:t>
            </w:r>
          </w:p>
        </w:tc>
        <w:tc>
          <w:tcPr>
            <w:tcW w:w="4451"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הסבר</w:t>
            </w:r>
          </w:p>
        </w:tc>
      </w:tr>
      <w:tr w:rsidR="004F4159" w:rsidTr="004F4159">
        <w:tc>
          <w:tcPr>
            <w:tcW w:w="2264" w:type="dxa"/>
            <w:tcMar>
              <w:top w:w="72" w:type="dxa"/>
              <w:left w:w="72" w:type="dxa"/>
              <w:bottom w:w="72" w:type="dxa"/>
              <w:right w:w="72" w:type="dxa"/>
            </w:tcMar>
            <w:vAlign w:val="center"/>
          </w:tcPr>
          <w:p w:rsidR="004F4159" w:rsidRDefault="004F4159">
            <w:pPr>
              <w:widowControl w:val="0"/>
              <w:bidi/>
              <w:rPr>
                <w:rtl/>
              </w:rPr>
            </w:pPr>
            <w:r>
              <w:t>Id</w:t>
            </w:r>
          </w:p>
        </w:tc>
        <w:tc>
          <w:tcPr>
            <w:tcW w:w="1337" w:type="dxa"/>
            <w:tcMar>
              <w:top w:w="72" w:type="dxa"/>
              <w:left w:w="72" w:type="dxa"/>
              <w:bottom w:w="72" w:type="dxa"/>
              <w:right w:w="72" w:type="dxa"/>
            </w:tcMar>
            <w:vAlign w:val="center"/>
          </w:tcPr>
          <w:p w:rsidR="004F4159" w:rsidRDefault="004F4159">
            <w:pPr>
              <w:widowControl w:val="0"/>
              <w:bidi/>
            </w:pPr>
            <w:r>
              <w:rPr>
                <w:rtl/>
              </w:rPr>
              <w:t>מספרי</w:t>
            </w:r>
          </w:p>
        </w:tc>
        <w:tc>
          <w:tcPr>
            <w:tcW w:w="4451" w:type="dxa"/>
            <w:tcMar>
              <w:top w:w="72" w:type="dxa"/>
              <w:left w:w="72" w:type="dxa"/>
              <w:bottom w:w="72" w:type="dxa"/>
              <w:right w:w="72" w:type="dxa"/>
            </w:tcMar>
            <w:vAlign w:val="center"/>
          </w:tcPr>
          <w:p w:rsidR="004F4159" w:rsidRDefault="004F4159">
            <w:pPr>
              <w:widowControl w:val="0"/>
              <w:bidi/>
            </w:pPr>
            <w:r>
              <w:rPr>
                <w:rtl/>
              </w:rPr>
              <w:t>מפתח ראשי לטבלה</w:t>
            </w:r>
          </w:p>
        </w:tc>
      </w:tr>
      <w:tr w:rsidR="004F4159" w:rsidTr="004F4159">
        <w:tc>
          <w:tcPr>
            <w:tcW w:w="2264" w:type="dxa"/>
            <w:tcMar>
              <w:top w:w="72" w:type="dxa"/>
              <w:left w:w="72" w:type="dxa"/>
              <w:bottom w:w="72" w:type="dxa"/>
              <w:right w:w="72" w:type="dxa"/>
            </w:tcMar>
            <w:vAlign w:val="center"/>
          </w:tcPr>
          <w:p w:rsidR="004F4159" w:rsidRDefault="004F4159">
            <w:pPr>
              <w:widowControl w:val="0"/>
              <w:bidi/>
            </w:pPr>
            <w:r>
              <w:t>Password</w:t>
            </w:r>
          </w:p>
        </w:tc>
        <w:tc>
          <w:tcPr>
            <w:tcW w:w="1337" w:type="dxa"/>
            <w:tcMar>
              <w:top w:w="72" w:type="dxa"/>
              <w:left w:w="72" w:type="dxa"/>
              <w:bottom w:w="72" w:type="dxa"/>
              <w:right w:w="72" w:type="dxa"/>
            </w:tcMar>
            <w:vAlign w:val="center"/>
          </w:tcPr>
          <w:p w:rsidR="004F4159" w:rsidRDefault="004F4159">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סיסמת המשתמש של </w:t>
            </w:r>
            <w:r>
              <w:rPr>
                <w:rFonts w:hint="cs"/>
                <w:rtl/>
              </w:rPr>
              <w:t>הבעלים</w:t>
            </w:r>
            <w:r>
              <w:rPr>
                <w:rtl/>
              </w:rPr>
              <w:t xml:space="preserve"> בעת כניסה למערכת</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rPr>
                <w:rtl/>
              </w:rPr>
            </w:pPr>
            <w:r>
              <w:rPr>
                <w:rFonts w:hint="cs"/>
              </w:rPr>
              <w:t>E</w:t>
            </w:r>
            <w:r>
              <w:t>mail</w:t>
            </w:r>
          </w:p>
        </w:tc>
        <w:tc>
          <w:tcPr>
            <w:tcW w:w="1337"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כתובת הדואר האלקטרוני של </w:t>
            </w:r>
            <w:r>
              <w:rPr>
                <w:rFonts w:hint="cs"/>
                <w:rtl/>
              </w:rPr>
              <w:t>הבעלים ושם המשתמש בעת כניסה למערכת</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LastName</w:t>
            </w:r>
          </w:p>
        </w:tc>
        <w:tc>
          <w:tcPr>
            <w:tcW w:w="1337"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שם משפחתו של </w:t>
            </w:r>
            <w:r>
              <w:rPr>
                <w:rFonts w:hint="cs"/>
                <w:rtl/>
              </w:rPr>
              <w:t>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BirthDate</w:t>
            </w:r>
          </w:p>
        </w:tc>
        <w:tc>
          <w:tcPr>
            <w:tcW w:w="1337" w:type="dxa"/>
            <w:tcMar>
              <w:top w:w="72" w:type="dxa"/>
              <w:left w:w="72" w:type="dxa"/>
              <w:bottom w:w="72" w:type="dxa"/>
              <w:right w:w="72" w:type="dxa"/>
            </w:tcMar>
            <w:vAlign w:val="center"/>
          </w:tcPr>
          <w:p w:rsidR="004F4159" w:rsidRDefault="004F4159" w:rsidP="00911482">
            <w:pPr>
              <w:widowControl w:val="0"/>
              <w:bidi/>
              <w:rPr>
                <w:rtl/>
              </w:rPr>
            </w:pPr>
            <w:r>
              <w:rPr>
                <w:rFonts w:hint="cs"/>
                <w:rtl/>
              </w:rPr>
              <w:t>תאריכי</w:t>
            </w:r>
          </w:p>
        </w:tc>
        <w:tc>
          <w:tcPr>
            <w:tcW w:w="4451" w:type="dxa"/>
            <w:tcMar>
              <w:top w:w="72" w:type="dxa"/>
              <w:left w:w="72" w:type="dxa"/>
              <w:bottom w:w="72" w:type="dxa"/>
              <w:right w:w="72" w:type="dxa"/>
            </w:tcMar>
            <w:vAlign w:val="center"/>
          </w:tcPr>
          <w:p w:rsidR="004F4159" w:rsidRDefault="004F4159" w:rsidP="00911482">
            <w:pPr>
              <w:widowControl w:val="0"/>
              <w:bidi/>
            </w:pPr>
            <w:r>
              <w:rPr>
                <w:rFonts w:hint="cs"/>
                <w:rtl/>
              </w:rPr>
              <w:t>תאריך לידה שת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Phone</w:t>
            </w:r>
          </w:p>
        </w:tc>
        <w:tc>
          <w:tcPr>
            <w:tcW w:w="1337" w:type="dxa"/>
            <w:tcMar>
              <w:top w:w="72" w:type="dxa"/>
              <w:left w:w="72" w:type="dxa"/>
              <w:bottom w:w="72" w:type="dxa"/>
              <w:right w:w="72" w:type="dxa"/>
            </w:tcMar>
            <w:vAlign w:val="center"/>
          </w:tcPr>
          <w:p w:rsidR="004F4159" w:rsidRDefault="004F4159" w:rsidP="00911482">
            <w:pPr>
              <w:widowControl w:val="0"/>
              <w:bidi/>
              <w:rPr>
                <w:rtl/>
              </w:rPr>
            </w:pPr>
            <w:r>
              <w:rPr>
                <w:rFonts w:hint="cs"/>
                <w:rtl/>
              </w:rPr>
              <w:t>מחרוזתי</w:t>
            </w:r>
          </w:p>
        </w:tc>
        <w:tc>
          <w:tcPr>
            <w:tcW w:w="4451" w:type="dxa"/>
            <w:tcMar>
              <w:top w:w="72" w:type="dxa"/>
              <w:left w:w="72" w:type="dxa"/>
              <w:bottom w:w="72" w:type="dxa"/>
              <w:right w:w="72" w:type="dxa"/>
            </w:tcMar>
            <w:vAlign w:val="center"/>
          </w:tcPr>
          <w:p w:rsidR="004F4159" w:rsidRDefault="004F4159" w:rsidP="00911482">
            <w:pPr>
              <w:widowControl w:val="0"/>
              <w:bidi/>
              <w:rPr>
                <w:rtl/>
              </w:rPr>
            </w:pPr>
            <w:r>
              <w:rPr>
                <w:rFonts w:hint="cs"/>
                <w:rtl/>
              </w:rPr>
              <w:t>מספר טלפון של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Address_id</w:t>
            </w:r>
          </w:p>
        </w:tc>
        <w:tc>
          <w:tcPr>
            <w:tcW w:w="1337" w:type="dxa"/>
            <w:tcMar>
              <w:top w:w="72" w:type="dxa"/>
              <w:left w:w="72" w:type="dxa"/>
              <w:bottom w:w="72" w:type="dxa"/>
              <w:right w:w="72" w:type="dxa"/>
            </w:tcMar>
            <w:vAlign w:val="center"/>
          </w:tcPr>
          <w:p w:rsidR="004F4159" w:rsidRDefault="004F4159" w:rsidP="00911482">
            <w:pPr>
              <w:widowControl w:val="0"/>
              <w:bidi/>
            </w:pPr>
            <w:r>
              <w:rPr>
                <w:rFonts w:hint="cs"/>
                <w:rtl/>
              </w:rPr>
              <w:t>מספרי</w:t>
            </w:r>
          </w:p>
        </w:tc>
        <w:tc>
          <w:tcPr>
            <w:tcW w:w="4451" w:type="dxa"/>
            <w:tcMar>
              <w:top w:w="72" w:type="dxa"/>
              <w:left w:w="72" w:type="dxa"/>
              <w:bottom w:w="72" w:type="dxa"/>
              <w:right w:w="72" w:type="dxa"/>
            </w:tcMar>
            <w:vAlign w:val="center"/>
          </w:tcPr>
          <w:p w:rsidR="004F4159" w:rsidRDefault="004F4159" w:rsidP="00911482">
            <w:pPr>
              <w:widowControl w:val="0"/>
              <w:bidi/>
              <w:rPr>
                <w:rtl/>
              </w:rPr>
            </w:pPr>
            <w:r>
              <w:rPr>
                <w:rFonts w:hint="cs"/>
                <w:rtl/>
              </w:rPr>
              <w:t>הפנייה לכתובת מגורי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p>
        </w:tc>
        <w:tc>
          <w:tcPr>
            <w:tcW w:w="1337" w:type="dxa"/>
            <w:tcMar>
              <w:top w:w="72" w:type="dxa"/>
              <w:left w:w="72" w:type="dxa"/>
              <w:bottom w:w="72" w:type="dxa"/>
              <w:right w:w="72" w:type="dxa"/>
            </w:tcMar>
            <w:vAlign w:val="center"/>
          </w:tcPr>
          <w:p w:rsidR="004F4159" w:rsidRDefault="004F4159" w:rsidP="00911482">
            <w:pPr>
              <w:widowControl w:val="0"/>
              <w:bidi/>
            </w:pPr>
          </w:p>
        </w:tc>
        <w:tc>
          <w:tcPr>
            <w:tcW w:w="4451" w:type="dxa"/>
            <w:tcMar>
              <w:top w:w="72" w:type="dxa"/>
              <w:left w:w="72" w:type="dxa"/>
              <w:bottom w:w="72" w:type="dxa"/>
              <w:right w:w="72" w:type="dxa"/>
            </w:tcMar>
            <w:vAlign w:val="center"/>
          </w:tcPr>
          <w:p w:rsidR="004F4159" w:rsidRDefault="004F4159" w:rsidP="00911482">
            <w:pPr>
              <w:widowControl w:val="0"/>
              <w:bidi/>
            </w:pPr>
          </w:p>
        </w:tc>
      </w:tr>
    </w:tbl>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911482">
      <w:pPr>
        <w:bidi/>
      </w:pPr>
      <w:r>
        <w:rPr>
          <w:b/>
          <w:sz w:val="24"/>
          <w:szCs w:val="24"/>
        </w:rPr>
        <w:t>Doctor</w:t>
      </w:r>
    </w:p>
    <w:p w:rsidR="00481634" w:rsidRDefault="00471D70" w:rsidP="00911482">
      <w:pPr>
        <w:bidi/>
      </w:pPr>
      <w:r>
        <w:rPr>
          <w:sz w:val="24"/>
          <w:szCs w:val="24"/>
          <w:rtl/>
        </w:rPr>
        <w:t xml:space="preserve">טבלת המשתמשים המוגדרים </w:t>
      </w:r>
      <w:r w:rsidR="00911482">
        <w:rPr>
          <w:rFonts w:hint="cs"/>
          <w:sz w:val="24"/>
          <w:szCs w:val="24"/>
          <w:rtl/>
        </w:rPr>
        <w:t>כוטרינרים</w:t>
      </w:r>
      <w:r>
        <w:rPr>
          <w:sz w:val="24"/>
          <w:szCs w:val="24"/>
          <w:rtl/>
        </w:rPr>
        <w:t xml:space="preserve"> במערכת</w:t>
      </w:r>
    </w:p>
    <w:p w:rsidR="00481634" w:rsidRDefault="00481634">
      <w:pPr>
        <w:bidi/>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2880"/>
        <w:gridCol w:w="1050"/>
        <w:gridCol w:w="855"/>
        <w:gridCol w:w="3720"/>
        <w:gridCol w:w="855"/>
      </w:tblGrid>
      <w:tr w:rsidR="004F4159">
        <w:trPr>
          <w:gridAfter w:val="1"/>
          <w:wAfter w:w="855" w:type="dxa"/>
        </w:trPr>
        <w:tc>
          <w:tcPr>
            <w:tcW w:w="2880"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עמודה</w:t>
            </w:r>
          </w:p>
        </w:tc>
        <w:tc>
          <w:tcPr>
            <w:tcW w:w="1050"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טיפוס</w:t>
            </w:r>
          </w:p>
        </w:tc>
        <w:tc>
          <w:tcPr>
            <w:tcW w:w="4575" w:type="dxa"/>
            <w:gridSpan w:val="2"/>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הסבר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tl/>
              </w:rPr>
            </w:pPr>
            <w:r>
              <w:t>Id</w:t>
            </w:r>
          </w:p>
        </w:tc>
        <w:tc>
          <w:tcPr>
            <w:tcW w:w="1050" w:type="dxa"/>
            <w:tcMar>
              <w:top w:w="72" w:type="dxa"/>
              <w:left w:w="72" w:type="dxa"/>
              <w:bottom w:w="72" w:type="dxa"/>
              <w:right w:w="72" w:type="dxa"/>
            </w:tcMar>
            <w:vAlign w:val="center"/>
          </w:tcPr>
          <w:p w:rsidR="004F4159" w:rsidRDefault="004F4159" w:rsidP="00911482">
            <w:pPr>
              <w:widowControl w:val="0"/>
              <w:bidi/>
            </w:pPr>
            <w:r>
              <w:rPr>
                <w:rtl/>
              </w:rPr>
              <w:t>מספרי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מפתח ראשי לטבלה</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Password</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סיסמת המשתמש של </w:t>
            </w:r>
            <w:r>
              <w:rPr>
                <w:rFonts w:hint="cs"/>
                <w:rtl/>
              </w:rPr>
              <w:t>הוטרינר</w:t>
            </w:r>
            <w:r>
              <w:rPr>
                <w:rtl/>
              </w:rPr>
              <w:t xml:space="preserve"> בעת כניסה למערכת</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tl/>
              </w:rPr>
            </w:pPr>
            <w:r>
              <w:rPr>
                <w:rFonts w:hint="cs"/>
              </w:rPr>
              <w:t>E</w:t>
            </w:r>
            <w:r>
              <w:t>mail</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כתובת הדואר האלקטרוני של </w:t>
            </w:r>
            <w:r>
              <w:rPr>
                <w:rFonts w:hint="cs"/>
                <w:rtl/>
              </w:rPr>
              <w:t>הוטרינר ושם המשתמש בעת כניסה למערכת</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LastName</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שם משפחתו של </w:t>
            </w:r>
            <w:r>
              <w:rPr>
                <w:rFonts w:hint="cs"/>
                <w:rtl/>
              </w:rPr>
              <w:t>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BirthDate</w:t>
            </w:r>
          </w:p>
        </w:tc>
        <w:tc>
          <w:tcPr>
            <w:tcW w:w="1050" w:type="dxa"/>
            <w:tcMar>
              <w:top w:w="72" w:type="dxa"/>
              <w:left w:w="72" w:type="dxa"/>
              <w:bottom w:w="72" w:type="dxa"/>
              <w:right w:w="72" w:type="dxa"/>
            </w:tcMar>
            <w:vAlign w:val="center"/>
          </w:tcPr>
          <w:p w:rsidR="004F4159" w:rsidRDefault="004F4159" w:rsidP="00911482">
            <w:pPr>
              <w:widowControl w:val="0"/>
              <w:bidi/>
              <w:rPr>
                <w:rtl/>
              </w:rPr>
            </w:pPr>
            <w:r>
              <w:rPr>
                <w:rFonts w:hint="cs"/>
                <w:rtl/>
              </w:rPr>
              <w:t>תאריכי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Fonts w:hint="cs"/>
                <w:rtl/>
              </w:rPr>
              <w:t>תאריך לידה שת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tl/>
              </w:rPr>
            </w:pPr>
            <w:r>
              <w:t>Phone</w:t>
            </w:r>
          </w:p>
        </w:tc>
        <w:tc>
          <w:tcPr>
            <w:tcW w:w="1050" w:type="dxa"/>
            <w:tcMar>
              <w:top w:w="72" w:type="dxa"/>
              <w:left w:w="72" w:type="dxa"/>
              <w:bottom w:w="72" w:type="dxa"/>
              <w:right w:w="72" w:type="dxa"/>
            </w:tcMar>
            <w:vAlign w:val="center"/>
          </w:tcPr>
          <w:p w:rsidR="004F4159" w:rsidRDefault="004F4159" w:rsidP="00911482">
            <w:pPr>
              <w:widowControl w:val="0"/>
              <w:bidi/>
              <w:rPr>
                <w:rtl/>
              </w:rPr>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rPr>
                <w:rtl/>
              </w:rPr>
            </w:pPr>
            <w:r>
              <w:rPr>
                <w:rFonts w:hint="cs"/>
                <w:rtl/>
              </w:rPr>
              <w:t>מספר טלפון של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rPr>
                <w:rFonts w:hint="cs"/>
              </w:rPr>
              <w:t>N</w:t>
            </w:r>
            <w:r>
              <w:t>otes</w:t>
            </w:r>
          </w:p>
        </w:tc>
        <w:tc>
          <w:tcPr>
            <w:tcW w:w="1050" w:type="dxa"/>
            <w:tcMar>
              <w:top w:w="72" w:type="dxa"/>
              <w:left w:w="72" w:type="dxa"/>
              <w:bottom w:w="72" w:type="dxa"/>
              <w:right w:w="72" w:type="dxa"/>
            </w:tcMar>
            <w:vAlign w:val="center"/>
          </w:tcPr>
          <w:p w:rsidR="004F4159" w:rsidRDefault="004F4159" w:rsidP="00911482">
            <w:pPr>
              <w:widowControl w:val="0"/>
              <w:bidi/>
              <w:rPr>
                <w:rtl/>
              </w:rPr>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rPr>
                <w:rtl/>
              </w:rPr>
            </w:pPr>
            <w:r>
              <w:rPr>
                <w:rFonts w:hint="cs"/>
                <w:rtl/>
              </w:rPr>
              <w:t>מידע כללי על וטרינר (ישומש בעיקר לתוכן פרסומי)</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tl/>
              </w:rPr>
            </w:pPr>
            <w:r>
              <w:rPr>
                <w:rFonts w:hint="cs"/>
              </w:rPr>
              <w:t>O</w:t>
            </w:r>
            <w:r>
              <w:t>peningHours</w:t>
            </w:r>
          </w:p>
        </w:tc>
        <w:tc>
          <w:tcPr>
            <w:tcW w:w="1050" w:type="dxa"/>
            <w:tcMar>
              <w:top w:w="72" w:type="dxa"/>
              <w:left w:w="72" w:type="dxa"/>
              <w:bottom w:w="72" w:type="dxa"/>
              <w:right w:w="72" w:type="dxa"/>
            </w:tcMar>
            <w:vAlign w:val="center"/>
          </w:tcPr>
          <w:p w:rsidR="004F4159" w:rsidRDefault="004F4159" w:rsidP="00911482">
            <w:pPr>
              <w:widowControl w:val="0"/>
              <w:bidi/>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4F4159">
            <w:pPr>
              <w:widowControl w:val="0"/>
              <w:bidi/>
              <w:rPr>
                <w:rtl/>
              </w:rPr>
            </w:pPr>
            <w:r>
              <w:rPr>
                <w:rFonts w:hint="cs"/>
                <w:rtl/>
              </w:rPr>
              <w:t>שעות פעילות</w:t>
            </w:r>
            <w:r w:rsidR="00747F2B">
              <w:rPr>
                <w:rFonts w:hint="cs"/>
                <w:rtl/>
              </w:rPr>
              <w:t xml:space="preserve"> הוטרינר</w:t>
            </w:r>
          </w:p>
        </w:tc>
      </w:tr>
      <w:tr w:rsidR="00747F2B">
        <w:trPr>
          <w:gridAfter w:val="1"/>
          <w:wAfter w:w="855" w:type="dxa"/>
        </w:trPr>
        <w:tc>
          <w:tcPr>
            <w:tcW w:w="2880" w:type="dxa"/>
            <w:tcMar>
              <w:top w:w="72" w:type="dxa"/>
              <w:left w:w="72" w:type="dxa"/>
              <w:bottom w:w="72" w:type="dxa"/>
              <w:right w:w="72" w:type="dxa"/>
            </w:tcMar>
            <w:vAlign w:val="center"/>
          </w:tcPr>
          <w:p w:rsidR="00747F2B" w:rsidRDefault="00747F2B" w:rsidP="00911482">
            <w:pPr>
              <w:widowControl w:val="0"/>
              <w:bidi/>
              <w:rPr>
                <w:rtl/>
              </w:rPr>
            </w:pPr>
            <w:r>
              <w:t>DoctorCode</w:t>
            </w:r>
          </w:p>
        </w:tc>
        <w:tc>
          <w:tcPr>
            <w:tcW w:w="1050" w:type="dxa"/>
            <w:tcMar>
              <w:top w:w="72" w:type="dxa"/>
              <w:left w:w="72" w:type="dxa"/>
              <w:bottom w:w="72" w:type="dxa"/>
              <w:right w:w="72" w:type="dxa"/>
            </w:tcMar>
            <w:vAlign w:val="center"/>
          </w:tcPr>
          <w:p w:rsidR="00747F2B" w:rsidRDefault="00747F2B" w:rsidP="00911482">
            <w:pPr>
              <w:widowControl w:val="0"/>
              <w:bidi/>
              <w:rPr>
                <w:rtl/>
              </w:rPr>
            </w:pPr>
            <w:r>
              <w:rPr>
                <w:rFonts w:hint="cs"/>
                <w:rtl/>
              </w:rPr>
              <w:t>מחרוזתי</w:t>
            </w:r>
          </w:p>
        </w:tc>
        <w:tc>
          <w:tcPr>
            <w:tcW w:w="4575" w:type="dxa"/>
            <w:gridSpan w:val="2"/>
            <w:tcMar>
              <w:top w:w="72" w:type="dxa"/>
              <w:left w:w="72" w:type="dxa"/>
              <w:bottom w:w="72" w:type="dxa"/>
              <w:right w:w="72" w:type="dxa"/>
            </w:tcMar>
            <w:vAlign w:val="center"/>
          </w:tcPr>
          <w:p w:rsidR="00747F2B" w:rsidRDefault="00747F2B" w:rsidP="004F4159">
            <w:pPr>
              <w:widowControl w:val="0"/>
              <w:bidi/>
              <w:rPr>
                <w:rtl/>
              </w:rPr>
            </w:pPr>
            <w:r>
              <w:rPr>
                <w:rFonts w:hint="cs"/>
                <w:rtl/>
              </w:rPr>
              <w:t>מספר רישיון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Address_id</w:t>
            </w:r>
          </w:p>
        </w:tc>
        <w:tc>
          <w:tcPr>
            <w:tcW w:w="1050" w:type="dxa"/>
            <w:tcMar>
              <w:top w:w="72" w:type="dxa"/>
              <w:left w:w="72" w:type="dxa"/>
              <w:bottom w:w="72" w:type="dxa"/>
              <w:right w:w="72" w:type="dxa"/>
            </w:tcMar>
            <w:vAlign w:val="center"/>
          </w:tcPr>
          <w:p w:rsidR="004F4159" w:rsidRDefault="004F4159" w:rsidP="00911482">
            <w:pPr>
              <w:widowControl w:val="0"/>
              <w:bidi/>
            </w:pPr>
            <w:r>
              <w:rPr>
                <w:rFonts w:hint="cs"/>
                <w:rtl/>
              </w:rPr>
              <w:t>מספרי</w:t>
            </w:r>
          </w:p>
        </w:tc>
        <w:tc>
          <w:tcPr>
            <w:tcW w:w="4575" w:type="dxa"/>
            <w:gridSpan w:val="2"/>
            <w:tcMar>
              <w:top w:w="72" w:type="dxa"/>
              <w:left w:w="72" w:type="dxa"/>
              <w:bottom w:w="72" w:type="dxa"/>
              <w:right w:w="72" w:type="dxa"/>
            </w:tcMar>
            <w:vAlign w:val="center"/>
          </w:tcPr>
          <w:p w:rsidR="004F4159" w:rsidRDefault="004F4159" w:rsidP="00911482">
            <w:pPr>
              <w:widowControl w:val="0"/>
              <w:bidi/>
              <w:rPr>
                <w:rtl/>
              </w:rPr>
            </w:pPr>
            <w:r>
              <w:rPr>
                <w:rFonts w:hint="cs"/>
                <w:rtl/>
              </w:rPr>
              <w:t>הפנייה לכתובת מגורי הוטרינר</w:t>
            </w:r>
          </w:p>
        </w:tc>
      </w:tr>
      <w:tr w:rsidR="00911482">
        <w:tc>
          <w:tcPr>
            <w:tcW w:w="2880" w:type="dxa"/>
            <w:tcMar>
              <w:top w:w="72" w:type="dxa"/>
              <w:left w:w="72" w:type="dxa"/>
              <w:bottom w:w="72" w:type="dxa"/>
              <w:right w:w="72" w:type="dxa"/>
            </w:tcMar>
            <w:vAlign w:val="center"/>
          </w:tcPr>
          <w:p w:rsidR="00911482" w:rsidRDefault="00911482" w:rsidP="00911482">
            <w:pPr>
              <w:widowControl w:val="0"/>
              <w:bidi/>
              <w:rPr>
                <w:rtl/>
              </w:rPr>
            </w:pPr>
          </w:p>
        </w:tc>
        <w:tc>
          <w:tcPr>
            <w:tcW w:w="1050" w:type="dxa"/>
            <w:tcMar>
              <w:top w:w="72" w:type="dxa"/>
              <w:left w:w="72" w:type="dxa"/>
              <w:bottom w:w="72" w:type="dxa"/>
              <w:right w:w="72" w:type="dxa"/>
            </w:tcMar>
            <w:vAlign w:val="center"/>
          </w:tcPr>
          <w:p w:rsidR="00911482" w:rsidRDefault="00911482" w:rsidP="00911482">
            <w:pPr>
              <w:widowControl w:val="0"/>
              <w:bidi/>
            </w:pPr>
          </w:p>
        </w:tc>
        <w:tc>
          <w:tcPr>
            <w:tcW w:w="855" w:type="dxa"/>
            <w:tcMar>
              <w:top w:w="72" w:type="dxa"/>
              <w:left w:w="72" w:type="dxa"/>
              <w:bottom w:w="72" w:type="dxa"/>
              <w:right w:w="72" w:type="dxa"/>
            </w:tcMar>
            <w:vAlign w:val="center"/>
          </w:tcPr>
          <w:p w:rsidR="00911482" w:rsidRDefault="00911482" w:rsidP="00911482">
            <w:pPr>
              <w:widowControl w:val="0"/>
              <w:bidi/>
            </w:pPr>
          </w:p>
        </w:tc>
        <w:tc>
          <w:tcPr>
            <w:tcW w:w="4575" w:type="dxa"/>
            <w:gridSpan w:val="2"/>
            <w:tcMar>
              <w:top w:w="72" w:type="dxa"/>
              <w:left w:w="72" w:type="dxa"/>
              <w:bottom w:w="72" w:type="dxa"/>
              <w:right w:w="72" w:type="dxa"/>
            </w:tcMar>
            <w:vAlign w:val="center"/>
          </w:tcPr>
          <w:p w:rsidR="00911482" w:rsidRDefault="00911482" w:rsidP="00911482">
            <w:pPr>
              <w:widowControl w:val="0"/>
              <w:bidi/>
            </w:pPr>
          </w:p>
        </w:tc>
      </w:tr>
    </w:tbl>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טבלאות פיענוח</w:t>
      </w:r>
    </w:p>
    <w:p w:rsidR="00481634" w:rsidRDefault="00481634">
      <w:pPr>
        <w:bidi/>
      </w:pPr>
    </w:p>
    <w:p w:rsidR="00481634" w:rsidRDefault="00747F2B">
      <w:pPr>
        <w:bidi/>
        <w:rPr>
          <w:rtl/>
        </w:rPr>
      </w:pPr>
      <w:r>
        <w:rPr>
          <w:rFonts w:hint="cs"/>
          <w:b/>
          <w:sz w:val="24"/>
          <w:szCs w:val="24"/>
        </w:rPr>
        <w:t>A</w:t>
      </w:r>
      <w:r>
        <w:rPr>
          <w:b/>
          <w:sz w:val="24"/>
          <w:szCs w:val="24"/>
        </w:rPr>
        <w:t>nimalTypeDecode</w:t>
      </w:r>
    </w:p>
    <w:p w:rsidR="00481634" w:rsidRDefault="00471D70" w:rsidP="00747F2B">
      <w:pPr>
        <w:bidi/>
      </w:pPr>
      <w:r>
        <w:rPr>
          <w:sz w:val="24"/>
          <w:szCs w:val="24"/>
          <w:rtl/>
        </w:rPr>
        <w:t xml:space="preserve">טבלת </w:t>
      </w:r>
      <w:r w:rsidR="00747F2B">
        <w:rPr>
          <w:rFonts w:hint="cs"/>
          <w:sz w:val="24"/>
          <w:szCs w:val="24"/>
          <w:rtl/>
        </w:rPr>
        <w:t>סוגי בעלי חיים (חתול, כלב וכיו"ב)</w:t>
      </w:r>
    </w:p>
    <w:tbl>
      <w:tblPr>
        <w:tblStyle w:val="a2"/>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Id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w:t>
            </w:r>
            <w:r>
              <w:rPr>
                <w:rFonts w:hint="cs"/>
                <w:rtl/>
              </w:rPr>
              <w:t>סוג</w:t>
            </w:r>
          </w:p>
        </w:tc>
      </w:tr>
      <w:tr w:rsidR="00747F2B" w:rsidTr="00747F2B">
        <w:tc>
          <w:tcPr>
            <w:tcW w:w="2175" w:type="dxa"/>
            <w:tcMar>
              <w:top w:w="72" w:type="dxa"/>
              <w:left w:w="72" w:type="dxa"/>
              <w:bottom w:w="72" w:type="dxa"/>
              <w:right w:w="72" w:type="dxa"/>
            </w:tcMar>
            <w:vAlign w:val="center"/>
          </w:tcPr>
          <w:p w:rsidR="00747F2B" w:rsidRDefault="00747F2B">
            <w:pPr>
              <w:widowControl w:val="0"/>
              <w:bidi/>
              <w:rPr>
                <w:rtl/>
              </w:rPr>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w:t>
            </w:r>
            <w:r>
              <w:rPr>
                <w:rFonts w:hint="cs"/>
                <w:rtl/>
              </w:rPr>
              <w:t>סוג</w:t>
            </w:r>
          </w:p>
        </w:tc>
      </w:tr>
    </w:tbl>
    <w:p w:rsidR="00481634" w:rsidRDefault="00481634">
      <w:pPr>
        <w:bidi/>
      </w:pPr>
    </w:p>
    <w:p w:rsidR="00481634" w:rsidRDefault="00481634" w:rsidP="00747F2B"/>
    <w:p w:rsidR="00481634" w:rsidRDefault="00747F2B">
      <w:pPr>
        <w:bidi/>
      </w:pPr>
      <w:r>
        <w:rPr>
          <w:b/>
          <w:sz w:val="24"/>
          <w:szCs w:val="24"/>
        </w:rPr>
        <w:t>GenderDecode</w:t>
      </w:r>
    </w:p>
    <w:p w:rsidR="00481634" w:rsidRDefault="00471D70" w:rsidP="00747F2B">
      <w:pPr>
        <w:bidi/>
        <w:rPr>
          <w:rtl/>
        </w:rPr>
      </w:pPr>
      <w:r>
        <w:rPr>
          <w:sz w:val="24"/>
          <w:szCs w:val="24"/>
          <w:rtl/>
        </w:rPr>
        <w:t xml:space="preserve">טבלת </w:t>
      </w:r>
      <w:r w:rsidR="00747F2B">
        <w:rPr>
          <w:rFonts w:hint="cs"/>
          <w:sz w:val="24"/>
          <w:szCs w:val="24"/>
          <w:rtl/>
        </w:rPr>
        <w:t>מגדרי בעלי חיים (זכר ונקבה)</w:t>
      </w:r>
    </w:p>
    <w:tbl>
      <w:tblPr>
        <w:tblStyle w:val="a3"/>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rPr>
                <w:rFonts w:hint="cs"/>
              </w:rPr>
              <w:t>I</w:t>
            </w:r>
            <w:r>
              <w:t>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w:t>
            </w:r>
            <w:r>
              <w:rPr>
                <w:rFonts w:hint="cs"/>
                <w:rtl/>
              </w:rPr>
              <w:t>מגדר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w:t>
            </w:r>
            <w:r>
              <w:rPr>
                <w:rFonts w:hint="cs"/>
                <w:rtl/>
              </w:rPr>
              <w:t>מגדר</w:t>
            </w:r>
          </w:p>
        </w:tc>
      </w:tr>
    </w:tbl>
    <w:p w:rsidR="00481634" w:rsidRDefault="00481634">
      <w:pPr>
        <w:bidi/>
      </w:pPr>
    </w:p>
    <w:p w:rsidR="00481634" w:rsidRDefault="00481634">
      <w:pPr>
        <w:bidi/>
      </w:pPr>
    </w:p>
    <w:p w:rsidR="00481634" w:rsidRDefault="00747F2B">
      <w:pPr>
        <w:bidi/>
      </w:pPr>
      <w:r>
        <w:rPr>
          <w:b/>
          <w:sz w:val="24"/>
          <w:szCs w:val="24"/>
        </w:rPr>
        <w:t>TreatmentTypeDecode</w:t>
      </w:r>
    </w:p>
    <w:p w:rsidR="00481634" w:rsidRDefault="00471D70" w:rsidP="00747F2B">
      <w:pPr>
        <w:bidi/>
        <w:rPr>
          <w:rtl/>
        </w:rPr>
      </w:pPr>
      <w:r>
        <w:rPr>
          <w:sz w:val="24"/>
          <w:szCs w:val="24"/>
          <w:rtl/>
        </w:rPr>
        <w:t xml:space="preserve">טבלת סוגי </w:t>
      </w:r>
      <w:r w:rsidR="00747F2B">
        <w:rPr>
          <w:rFonts w:hint="cs"/>
          <w:sz w:val="24"/>
          <w:szCs w:val="24"/>
          <w:rtl/>
        </w:rPr>
        <w:t>טיפולים (טיפול\חיסון\מתן תרופה)</w:t>
      </w:r>
    </w:p>
    <w:tbl>
      <w:tblPr>
        <w:tblStyle w:val="a4"/>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Id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סוג </w:t>
            </w:r>
            <w:r>
              <w:rPr>
                <w:rFonts w:hint="cs"/>
                <w:rtl/>
              </w:rPr>
              <w:t>טיפול</w:t>
            </w:r>
          </w:p>
        </w:tc>
      </w:tr>
      <w:tr w:rsidR="00747F2B" w:rsidTr="00747F2B">
        <w:tc>
          <w:tcPr>
            <w:tcW w:w="2175" w:type="dxa"/>
            <w:tcMar>
              <w:top w:w="72" w:type="dxa"/>
              <w:left w:w="72" w:type="dxa"/>
              <w:bottom w:w="72" w:type="dxa"/>
              <w:right w:w="72" w:type="dxa"/>
            </w:tcMar>
            <w:vAlign w:val="center"/>
          </w:tcPr>
          <w:p w:rsidR="00747F2B" w:rsidRDefault="00747F2B">
            <w:pPr>
              <w:widowControl w:val="0"/>
              <w:bidi/>
              <w:rPr>
                <w:rtl/>
              </w:rPr>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סוג </w:t>
            </w:r>
            <w:r>
              <w:rPr>
                <w:rFonts w:hint="cs"/>
                <w:rtl/>
              </w:rPr>
              <w:t>טיפול</w:t>
            </w:r>
          </w:p>
        </w:tc>
      </w:tr>
    </w:tbl>
    <w:p w:rsidR="00481634" w:rsidRDefault="00481634">
      <w:pPr>
        <w:bidi/>
      </w:pPr>
    </w:p>
    <w:p w:rsidR="00501C49" w:rsidRDefault="00501C49" w:rsidP="00501C49">
      <w:pPr>
        <w:bidi/>
      </w:pPr>
      <w:r>
        <w:rPr>
          <w:sz w:val="28"/>
          <w:szCs w:val="28"/>
          <w:rtl/>
        </w:rPr>
        <w:t xml:space="preserve">טבלאות </w:t>
      </w:r>
      <w:r>
        <w:rPr>
          <w:rFonts w:hint="cs"/>
          <w:sz w:val="28"/>
          <w:szCs w:val="28"/>
          <w:rtl/>
        </w:rPr>
        <w:t>קשרי רבים לרבים</w:t>
      </w:r>
    </w:p>
    <w:p w:rsidR="00501C49" w:rsidRDefault="00501C49" w:rsidP="00501C49">
      <w:pPr>
        <w:bidi/>
      </w:pPr>
    </w:p>
    <w:p w:rsidR="00501C49" w:rsidRDefault="00501C49" w:rsidP="00501C49">
      <w:pPr>
        <w:bidi/>
      </w:pPr>
      <w:r>
        <w:rPr>
          <w:rFonts w:hint="cs"/>
          <w:b/>
          <w:sz w:val="24"/>
          <w:szCs w:val="24"/>
        </w:rPr>
        <w:t>A</w:t>
      </w:r>
      <w:r>
        <w:rPr>
          <w:b/>
          <w:sz w:val="24"/>
          <w:szCs w:val="24"/>
        </w:rPr>
        <w:t>nimalTypeDecode</w:t>
      </w:r>
      <w:r>
        <w:rPr>
          <w:rFonts w:hint="cs"/>
          <w:b/>
          <w:sz w:val="24"/>
          <w:szCs w:val="24"/>
        </w:rPr>
        <w:t>T</w:t>
      </w:r>
      <w:r>
        <w:rPr>
          <w:b/>
          <w:sz w:val="24"/>
          <w:szCs w:val="24"/>
        </w:rPr>
        <w:t>oDoctor</w:t>
      </w:r>
    </w:p>
    <w:p w:rsidR="00501C49" w:rsidRDefault="00501C49" w:rsidP="00501C49">
      <w:pPr>
        <w:bidi/>
      </w:pPr>
      <w:r>
        <w:rPr>
          <w:sz w:val="24"/>
          <w:szCs w:val="24"/>
          <w:rtl/>
        </w:rPr>
        <w:t xml:space="preserve">טבלת </w:t>
      </w:r>
      <w:r>
        <w:rPr>
          <w:rFonts w:hint="cs"/>
          <w:sz w:val="24"/>
          <w:szCs w:val="24"/>
          <w:rtl/>
        </w:rPr>
        <w:t>קישור סוגי בעלי חיים לרופא</w:t>
      </w:r>
    </w:p>
    <w:tbl>
      <w:tblPr>
        <w:tblStyle w:val="a2"/>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501C49" w:rsidTr="004674E5">
        <w:tc>
          <w:tcPr>
            <w:tcW w:w="2175"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הסבר</w:t>
            </w:r>
          </w:p>
        </w:tc>
      </w:tr>
      <w:tr w:rsidR="00501C49" w:rsidTr="004674E5">
        <w:tc>
          <w:tcPr>
            <w:tcW w:w="2175" w:type="dxa"/>
            <w:tcMar>
              <w:top w:w="72" w:type="dxa"/>
              <w:left w:w="72" w:type="dxa"/>
              <w:bottom w:w="72" w:type="dxa"/>
              <w:right w:w="72" w:type="dxa"/>
            </w:tcMar>
            <w:vAlign w:val="center"/>
          </w:tcPr>
          <w:p w:rsidR="00501C49" w:rsidRDefault="00501C49" w:rsidP="004674E5">
            <w:pPr>
              <w:widowControl w:val="0"/>
              <w:bidi/>
            </w:pPr>
            <w:r>
              <w:rPr>
                <w:rFonts w:hint="cs"/>
              </w:rPr>
              <w:t>D</w:t>
            </w:r>
            <w:r>
              <w:t>octor_id</w:t>
            </w:r>
          </w:p>
        </w:tc>
        <w:tc>
          <w:tcPr>
            <w:tcW w:w="1363" w:type="dxa"/>
            <w:tcMar>
              <w:top w:w="72" w:type="dxa"/>
              <w:left w:w="72" w:type="dxa"/>
              <w:bottom w:w="72" w:type="dxa"/>
              <w:right w:w="72" w:type="dxa"/>
            </w:tcMar>
            <w:vAlign w:val="center"/>
          </w:tcPr>
          <w:p w:rsidR="00501C49" w:rsidRDefault="00501C49" w:rsidP="004674E5">
            <w:pPr>
              <w:widowControl w:val="0"/>
              <w:bidi/>
            </w:pPr>
            <w:r>
              <w:rPr>
                <w:rtl/>
              </w:rPr>
              <w:t>מספרי</w:t>
            </w:r>
          </w:p>
        </w:tc>
        <w:tc>
          <w:tcPr>
            <w:tcW w:w="4502" w:type="dxa"/>
            <w:tcMar>
              <w:top w:w="72" w:type="dxa"/>
              <w:left w:w="72" w:type="dxa"/>
              <w:bottom w:w="72" w:type="dxa"/>
              <w:right w:w="72" w:type="dxa"/>
            </w:tcMar>
            <w:vAlign w:val="center"/>
          </w:tcPr>
          <w:p w:rsidR="00501C49" w:rsidRDefault="00501C49" w:rsidP="004674E5">
            <w:pPr>
              <w:widowControl w:val="0"/>
              <w:bidi/>
              <w:rPr>
                <w:rtl/>
              </w:rPr>
            </w:pPr>
            <w:r>
              <w:rPr>
                <w:rFonts w:hint="cs"/>
                <w:rtl/>
              </w:rPr>
              <w:t>מזהה רופא</w:t>
            </w:r>
          </w:p>
        </w:tc>
      </w:tr>
      <w:tr w:rsidR="00501C49" w:rsidTr="004674E5">
        <w:tc>
          <w:tcPr>
            <w:tcW w:w="2175" w:type="dxa"/>
            <w:tcMar>
              <w:top w:w="72" w:type="dxa"/>
              <w:left w:w="72" w:type="dxa"/>
              <w:bottom w:w="72" w:type="dxa"/>
              <w:right w:w="72" w:type="dxa"/>
            </w:tcMar>
            <w:vAlign w:val="center"/>
          </w:tcPr>
          <w:p w:rsidR="00501C49" w:rsidRDefault="00501C49" w:rsidP="004674E5">
            <w:pPr>
              <w:widowControl w:val="0"/>
              <w:bidi/>
              <w:rPr>
                <w:rtl/>
              </w:rPr>
            </w:pPr>
            <w:r>
              <w:t>AnimalType_id</w:t>
            </w:r>
          </w:p>
        </w:tc>
        <w:tc>
          <w:tcPr>
            <w:tcW w:w="1363" w:type="dxa"/>
            <w:tcMar>
              <w:top w:w="72" w:type="dxa"/>
              <w:left w:w="72" w:type="dxa"/>
              <w:bottom w:w="72" w:type="dxa"/>
              <w:right w:w="72" w:type="dxa"/>
            </w:tcMar>
            <w:vAlign w:val="center"/>
          </w:tcPr>
          <w:p w:rsidR="00501C49" w:rsidRDefault="00501C49" w:rsidP="004674E5">
            <w:pPr>
              <w:widowControl w:val="0"/>
              <w:bidi/>
            </w:pPr>
            <w:r>
              <w:rPr>
                <w:rtl/>
              </w:rPr>
              <w:t>מספרי</w:t>
            </w:r>
          </w:p>
        </w:tc>
        <w:tc>
          <w:tcPr>
            <w:tcW w:w="4502" w:type="dxa"/>
            <w:tcMar>
              <w:top w:w="72" w:type="dxa"/>
              <w:left w:w="72" w:type="dxa"/>
              <w:bottom w:w="72" w:type="dxa"/>
              <w:right w:w="72" w:type="dxa"/>
            </w:tcMar>
            <w:vAlign w:val="center"/>
          </w:tcPr>
          <w:p w:rsidR="00501C49" w:rsidRDefault="00501C49" w:rsidP="004674E5">
            <w:pPr>
              <w:widowControl w:val="0"/>
              <w:bidi/>
            </w:pPr>
            <w:r>
              <w:rPr>
                <w:rFonts w:hint="cs"/>
                <w:rtl/>
              </w:rPr>
              <w:t>מזהה סוג בעל חיים</w:t>
            </w:r>
          </w:p>
        </w:tc>
      </w:tr>
    </w:tbl>
    <w:p w:rsidR="00501C49" w:rsidRDefault="00501C49" w:rsidP="00501C49">
      <w:pPr>
        <w:bidi/>
      </w:pPr>
    </w:p>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טבלאות עיסקיות</w:t>
      </w:r>
    </w:p>
    <w:p w:rsidR="00481634" w:rsidRDefault="00481634">
      <w:pPr>
        <w:bidi/>
      </w:pPr>
    </w:p>
    <w:p w:rsidR="00481634" w:rsidRDefault="00747F2B">
      <w:pPr>
        <w:bidi/>
      </w:pPr>
      <w:r>
        <w:rPr>
          <w:b/>
          <w:sz w:val="24"/>
          <w:szCs w:val="24"/>
        </w:rPr>
        <w:t>Animal</w:t>
      </w:r>
    </w:p>
    <w:p w:rsidR="00481634" w:rsidRDefault="00471D70" w:rsidP="00747F2B">
      <w:pPr>
        <w:bidi/>
        <w:rPr>
          <w:rtl/>
        </w:rPr>
      </w:pPr>
      <w:r>
        <w:rPr>
          <w:sz w:val="24"/>
          <w:szCs w:val="24"/>
          <w:rtl/>
        </w:rPr>
        <w:t xml:space="preserve">טבלת </w:t>
      </w:r>
      <w:r w:rsidR="00747F2B">
        <w:rPr>
          <w:rFonts w:hint="cs"/>
          <w:sz w:val="24"/>
          <w:szCs w:val="24"/>
          <w:rtl/>
        </w:rPr>
        <w:t>בעלי החיים במערכת</w:t>
      </w:r>
    </w:p>
    <w:tbl>
      <w:tblPr>
        <w:tblStyle w:val="a8"/>
        <w:tblW w:w="8579" w:type="dxa"/>
        <w:tblBorders>
          <w:top w:val="nil"/>
          <w:left w:val="nil"/>
          <w:bottom w:val="nil"/>
          <w:right w:val="nil"/>
          <w:insideH w:val="nil"/>
          <w:insideV w:val="nil"/>
        </w:tblBorders>
        <w:tblLayout w:type="fixed"/>
        <w:tblLook w:val="0600" w:firstRow="0" w:lastRow="0" w:firstColumn="0" w:lastColumn="0" w:noHBand="1" w:noVBand="1"/>
      </w:tblPr>
      <w:tblGrid>
        <w:gridCol w:w="3345"/>
        <w:gridCol w:w="900"/>
        <w:gridCol w:w="4334"/>
      </w:tblGrid>
      <w:tr w:rsidR="00747F2B" w:rsidTr="00747F2B">
        <w:tc>
          <w:tcPr>
            <w:tcW w:w="334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900"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334"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ID</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pPr>
              <w:widowControl w:val="0"/>
              <w:bidi/>
            </w:pPr>
            <w:r>
              <w:rPr>
                <w:rtl/>
              </w:rPr>
              <w:t>מפתח ראשי לטבלה</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Name</w:t>
            </w:r>
          </w:p>
        </w:tc>
        <w:tc>
          <w:tcPr>
            <w:tcW w:w="900"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שם 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Weight</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משקל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Notes</w:t>
            </w:r>
          </w:p>
        </w:tc>
        <w:tc>
          <w:tcPr>
            <w:tcW w:w="900"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מידע נוסף עבור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DateOfBirth</w:t>
            </w:r>
          </w:p>
        </w:tc>
        <w:tc>
          <w:tcPr>
            <w:tcW w:w="900" w:type="dxa"/>
            <w:tcMar>
              <w:top w:w="72" w:type="dxa"/>
              <w:left w:w="72" w:type="dxa"/>
              <w:bottom w:w="72" w:type="dxa"/>
              <w:right w:w="72" w:type="dxa"/>
            </w:tcMar>
            <w:vAlign w:val="center"/>
          </w:tcPr>
          <w:p w:rsidR="00747F2B" w:rsidRDefault="00747F2B" w:rsidP="008A0790">
            <w:pPr>
              <w:widowControl w:val="0"/>
              <w:bidi/>
            </w:pPr>
            <w:r>
              <w:rPr>
                <w:rtl/>
              </w:rPr>
              <w:t>תאריכי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תאריך לידת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rPr>
                <w:rtl/>
              </w:rPr>
            </w:pPr>
            <w:r>
              <w:rPr>
                <w:rFonts w:hint="cs"/>
              </w:rPr>
              <w:t>C</w:t>
            </w:r>
            <w:r>
              <w:t>hipNumber</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מספר שבב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rPr>
                <w:rFonts w:hint="cs"/>
              </w:rPr>
              <w:t>C</w:t>
            </w:r>
            <w:r>
              <w:t>olor</w:t>
            </w:r>
          </w:p>
        </w:tc>
        <w:tc>
          <w:tcPr>
            <w:tcW w:w="900" w:type="dxa"/>
            <w:tcMar>
              <w:top w:w="72" w:type="dxa"/>
              <w:left w:w="72" w:type="dxa"/>
              <w:bottom w:w="72" w:type="dxa"/>
              <w:right w:w="72" w:type="dxa"/>
            </w:tcMar>
            <w:vAlign w:val="center"/>
          </w:tcPr>
          <w:p w:rsidR="00747F2B" w:rsidRDefault="00747F2B" w:rsidP="008A0790">
            <w:pPr>
              <w:widowControl w:val="0"/>
              <w:bidi/>
              <w:rPr>
                <w:rtl/>
              </w:rPr>
            </w:pPr>
            <w:r>
              <w:rPr>
                <w:rtl/>
              </w:rPr>
              <w:t>מחרוזתי</w:t>
            </w:r>
          </w:p>
        </w:tc>
        <w:tc>
          <w:tcPr>
            <w:tcW w:w="4334" w:type="dxa"/>
            <w:tcMar>
              <w:top w:w="72" w:type="dxa"/>
              <w:left w:w="72" w:type="dxa"/>
              <w:bottom w:w="72" w:type="dxa"/>
              <w:right w:w="72" w:type="dxa"/>
            </w:tcMar>
            <w:vAlign w:val="center"/>
          </w:tcPr>
          <w:p w:rsidR="00747F2B" w:rsidRDefault="00747F2B">
            <w:pPr>
              <w:widowControl w:val="0"/>
              <w:bidi/>
              <w:rPr>
                <w:rtl/>
              </w:rPr>
            </w:pPr>
            <w:r>
              <w:rPr>
                <w:rFonts w:hint="cs"/>
                <w:rtl/>
              </w:rPr>
              <w:t>צבע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rPr>
                <w:rFonts w:hint="cs"/>
              </w:rPr>
              <w:t>D</w:t>
            </w:r>
            <w:r>
              <w:t>ateNextVisit</w:t>
            </w:r>
          </w:p>
        </w:tc>
        <w:tc>
          <w:tcPr>
            <w:tcW w:w="900" w:type="dxa"/>
            <w:tcMar>
              <w:top w:w="72" w:type="dxa"/>
              <w:left w:w="72" w:type="dxa"/>
              <w:bottom w:w="72" w:type="dxa"/>
              <w:right w:w="72" w:type="dxa"/>
            </w:tcMar>
            <w:vAlign w:val="center"/>
          </w:tcPr>
          <w:p w:rsidR="00747F2B" w:rsidRDefault="00747F2B" w:rsidP="008A0790">
            <w:pPr>
              <w:widowControl w:val="0"/>
              <w:bidi/>
              <w:rPr>
                <w:rtl/>
              </w:rPr>
            </w:pPr>
            <w:r>
              <w:rPr>
                <w:rtl/>
              </w:rPr>
              <w:t>תאריכי</w:t>
            </w:r>
          </w:p>
        </w:tc>
        <w:tc>
          <w:tcPr>
            <w:tcW w:w="4334" w:type="dxa"/>
            <w:tcMar>
              <w:top w:w="72" w:type="dxa"/>
              <w:left w:w="72" w:type="dxa"/>
              <w:bottom w:w="72" w:type="dxa"/>
              <w:right w:w="72" w:type="dxa"/>
            </w:tcMar>
            <w:vAlign w:val="center"/>
          </w:tcPr>
          <w:p w:rsidR="00747F2B" w:rsidRDefault="00747F2B">
            <w:pPr>
              <w:widowControl w:val="0"/>
              <w:bidi/>
              <w:rPr>
                <w:rtl/>
              </w:rPr>
            </w:pPr>
            <w:r>
              <w:rPr>
                <w:rFonts w:hint="cs"/>
                <w:rtl/>
              </w:rPr>
              <w:t>תאריך ביקור הבא</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t>Gender_id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מגדר</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rPr>
                <w:rFonts w:hint="cs"/>
              </w:rPr>
              <w:t>O</w:t>
            </w:r>
            <w:r>
              <w:t>wner_id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בעלים</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t>Type_id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סוג בע"ח</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rPr>
                <w:rFonts w:hint="cs"/>
              </w:rPr>
              <w:t>D</w:t>
            </w:r>
            <w:r>
              <w:t>octor_id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רופא מטפל</w:t>
            </w:r>
          </w:p>
        </w:tc>
      </w:tr>
    </w:tbl>
    <w:p w:rsidR="00481634" w:rsidRDefault="00481634">
      <w:pPr>
        <w:bidi/>
      </w:pPr>
    </w:p>
    <w:p w:rsidR="00481634" w:rsidRDefault="00747F2B">
      <w:pPr>
        <w:bidi/>
      </w:pPr>
      <w:r>
        <w:rPr>
          <w:b/>
          <w:sz w:val="24"/>
          <w:szCs w:val="24"/>
        </w:rPr>
        <w:t>Treatment</w:t>
      </w:r>
    </w:p>
    <w:p w:rsidR="00481634" w:rsidRDefault="00471D70" w:rsidP="003912C8">
      <w:pPr>
        <w:bidi/>
      </w:pPr>
      <w:r>
        <w:rPr>
          <w:sz w:val="24"/>
          <w:szCs w:val="24"/>
          <w:rtl/>
        </w:rPr>
        <w:t xml:space="preserve">טבלת </w:t>
      </w:r>
      <w:r w:rsidR="003912C8">
        <w:rPr>
          <w:rFonts w:hint="cs"/>
          <w:sz w:val="24"/>
          <w:szCs w:val="24"/>
          <w:rtl/>
        </w:rPr>
        <w:t xml:space="preserve">היסטוריית </w:t>
      </w:r>
      <w:r w:rsidR="00747F2B">
        <w:rPr>
          <w:rFonts w:hint="cs"/>
          <w:sz w:val="24"/>
          <w:szCs w:val="24"/>
          <w:rtl/>
        </w:rPr>
        <w:t xml:space="preserve">הטיפולים </w:t>
      </w:r>
    </w:p>
    <w:tbl>
      <w:tblPr>
        <w:tblStyle w:val="a9"/>
        <w:tblW w:w="8054" w:type="dxa"/>
        <w:tblBorders>
          <w:top w:val="nil"/>
          <w:left w:val="nil"/>
          <w:bottom w:val="nil"/>
          <w:right w:val="nil"/>
          <w:insideH w:val="nil"/>
          <w:insideV w:val="nil"/>
        </w:tblBorders>
        <w:tblLayout w:type="fixed"/>
        <w:tblLook w:val="0600" w:firstRow="0" w:lastRow="0" w:firstColumn="0" w:lastColumn="0" w:noHBand="1" w:noVBand="1"/>
      </w:tblPr>
      <w:tblGrid>
        <w:gridCol w:w="2766"/>
        <w:gridCol w:w="887"/>
        <w:gridCol w:w="4401"/>
      </w:tblGrid>
      <w:tr w:rsidR="00747F2B" w:rsidTr="00747F2B">
        <w:tc>
          <w:tcPr>
            <w:tcW w:w="2766"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887"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401"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8A0790" w:rsidTr="00747F2B">
        <w:tc>
          <w:tcPr>
            <w:tcW w:w="2766"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887"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747F2B" w:rsidTr="00747F2B">
        <w:tc>
          <w:tcPr>
            <w:tcW w:w="2766" w:type="dxa"/>
            <w:tcMar>
              <w:top w:w="72" w:type="dxa"/>
              <w:left w:w="72" w:type="dxa"/>
              <w:bottom w:w="72" w:type="dxa"/>
              <w:right w:w="72" w:type="dxa"/>
            </w:tcMar>
            <w:vAlign w:val="center"/>
          </w:tcPr>
          <w:p w:rsidR="00747F2B" w:rsidRDefault="00747F2B">
            <w:pPr>
              <w:widowControl w:val="0"/>
              <w:bidi/>
              <w:rPr>
                <w:rtl/>
              </w:rPr>
            </w:pPr>
            <w:r>
              <w:t>Name</w:t>
            </w:r>
          </w:p>
        </w:tc>
        <w:tc>
          <w:tcPr>
            <w:tcW w:w="887"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401" w:type="dxa"/>
            <w:tcMar>
              <w:top w:w="72" w:type="dxa"/>
              <w:left w:w="72" w:type="dxa"/>
              <w:bottom w:w="72" w:type="dxa"/>
              <w:right w:w="72" w:type="dxa"/>
            </w:tcMar>
            <w:vAlign w:val="center"/>
          </w:tcPr>
          <w:p w:rsidR="00747F2B" w:rsidRDefault="00747F2B" w:rsidP="008A0790">
            <w:pPr>
              <w:widowControl w:val="0"/>
              <w:bidi/>
              <w:rPr>
                <w:rtl/>
              </w:rPr>
            </w:pPr>
            <w:r>
              <w:rPr>
                <w:rtl/>
              </w:rPr>
              <w:t xml:space="preserve">שם </w:t>
            </w:r>
            <w:r w:rsidR="008A0790">
              <w:rPr>
                <w:rFonts w:hint="cs"/>
                <w:rtl/>
              </w:rPr>
              <w:t>הטיפול</w:t>
            </w:r>
          </w:p>
        </w:tc>
      </w:tr>
      <w:tr w:rsidR="00747F2B" w:rsidTr="00747F2B">
        <w:tc>
          <w:tcPr>
            <w:tcW w:w="2766" w:type="dxa"/>
            <w:tcMar>
              <w:top w:w="72" w:type="dxa"/>
              <w:left w:w="72" w:type="dxa"/>
              <w:bottom w:w="72" w:type="dxa"/>
              <w:right w:w="72" w:type="dxa"/>
            </w:tcMar>
            <w:vAlign w:val="center"/>
          </w:tcPr>
          <w:p w:rsidR="00747F2B" w:rsidRDefault="00747F2B">
            <w:pPr>
              <w:widowControl w:val="0"/>
              <w:bidi/>
            </w:pPr>
            <w:r>
              <w:t>Dose</w:t>
            </w:r>
          </w:p>
        </w:tc>
        <w:tc>
          <w:tcPr>
            <w:tcW w:w="887" w:type="dxa"/>
            <w:tcMar>
              <w:top w:w="72" w:type="dxa"/>
              <w:left w:w="72" w:type="dxa"/>
              <w:bottom w:w="72" w:type="dxa"/>
              <w:right w:w="72" w:type="dxa"/>
            </w:tcMar>
            <w:vAlign w:val="center"/>
          </w:tcPr>
          <w:p w:rsidR="00747F2B" w:rsidRDefault="008A0790" w:rsidP="008A0790">
            <w:pPr>
              <w:widowControl w:val="0"/>
              <w:bidi/>
            </w:pPr>
            <w:r>
              <w:rPr>
                <w:rtl/>
              </w:rPr>
              <w:t>מחרוזתי</w:t>
            </w:r>
          </w:p>
        </w:tc>
        <w:tc>
          <w:tcPr>
            <w:tcW w:w="4401" w:type="dxa"/>
            <w:tcMar>
              <w:top w:w="72" w:type="dxa"/>
              <w:left w:w="72" w:type="dxa"/>
              <w:bottom w:w="72" w:type="dxa"/>
              <w:right w:w="72" w:type="dxa"/>
            </w:tcMar>
            <w:vAlign w:val="center"/>
          </w:tcPr>
          <w:p w:rsidR="00747F2B" w:rsidRDefault="008A0790">
            <w:pPr>
              <w:widowControl w:val="0"/>
              <w:bidi/>
            </w:pPr>
            <w:r>
              <w:rPr>
                <w:rFonts w:hint="cs"/>
                <w:rtl/>
              </w:rPr>
              <w:t>מינון (רלוונטי עבור תרופות)</w:t>
            </w:r>
          </w:p>
        </w:tc>
      </w:tr>
      <w:tr w:rsidR="00747F2B" w:rsidTr="00747F2B">
        <w:tc>
          <w:tcPr>
            <w:tcW w:w="2766" w:type="dxa"/>
            <w:tcMar>
              <w:top w:w="72" w:type="dxa"/>
              <w:left w:w="72" w:type="dxa"/>
              <w:bottom w:w="72" w:type="dxa"/>
              <w:right w:w="72" w:type="dxa"/>
            </w:tcMar>
            <w:vAlign w:val="center"/>
          </w:tcPr>
          <w:p w:rsidR="00747F2B" w:rsidRDefault="00747F2B">
            <w:pPr>
              <w:widowControl w:val="0"/>
              <w:bidi/>
            </w:pPr>
            <w:r>
              <w:t>Price</w:t>
            </w:r>
          </w:p>
        </w:tc>
        <w:tc>
          <w:tcPr>
            <w:tcW w:w="887"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401" w:type="dxa"/>
            <w:tcMar>
              <w:top w:w="72" w:type="dxa"/>
              <w:left w:w="72" w:type="dxa"/>
              <w:bottom w:w="72" w:type="dxa"/>
              <w:right w:w="72" w:type="dxa"/>
            </w:tcMar>
            <w:vAlign w:val="center"/>
          </w:tcPr>
          <w:p w:rsidR="00747F2B" w:rsidRDefault="008A0790">
            <w:pPr>
              <w:widowControl w:val="0"/>
              <w:bidi/>
            </w:pPr>
            <w:r>
              <w:rPr>
                <w:rFonts w:hint="cs"/>
                <w:rtl/>
              </w:rPr>
              <w:t>מחיר</w:t>
            </w:r>
          </w:p>
        </w:tc>
      </w:tr>
      <w:tr w:rsidR="008A0790" w:rsidTr="004674E5">
        <w:tc>
          <w:tcPr>
            <w:tcW w:w="2766" w:type="dxa"/>
            <w:tcMar>
              <w:top w:w="72" w:type="dxa"/>
              <w:left w:w="72" w:type="dxa"/>
              <w:bottom w:w="72" w:type="dxa"/>
              <w:right w:w="72" w:type="dxa"/>
            </w:tcMar>
            <w:vAlign w:val="center"/>
          </w:tcPr>
          <w:p w:rsidR="008A0790" w:rsidRDefault="008A0790" w:rsidP="008A0790">
            <w:pPr>
              <w:widowControl w:val="0"/>
              <w:bidi/>
            </w:pPr>
            <w:r>
              <w:t>Type_id</w:t>
            </w:r>
          </w:p>
        </w:tc>
        <w:tc>
          <w:tcPr>
            <w:tcW w:w="887" w:type="dxa"/>
            <w:tcMar>
              <w:top w:w="72" w:type="dxa"/>
              <w:left w:w="72" w:type="dxa"/>
              <w:bottom w:w="72" w:type="dxa"/>
              <w:right w:w="72" w:type="dxa"/>
            </w:tcMar>
          </w:tcPr>
          <w:p w:rsidR="008A0790" w:rsidRDefault="008A0790" w:rsidP="008A0790">
            <w:pPr>
              <w:bidi/>
            </w:pPr>
            <w:r w:rsidRPr="001D6461">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rPr>
                <w:rtl/>
              </w:rPr>
            </w:pPr>
            <w:r>
              <w:rPr>
                <w:rFonts w:hint="cs"/>
                <w:rtl/>
              </w:rPr>
              <w:t>מזהה סוג טיפול</w:t>
            </w:r>
          </w:p>
        </w:tc>
      </w:tr>
      <w:tr w:rsidR="008A0790" w:rsidTr="004674E5">
        <w:tc>
          <w:tcPr>
            <w:tcW w:w="2766" w:type="dxa"/>
            <w:tcMar>
              <w:top w:w="72" w:type="dxa"/>
              <w:left w:w="72" w:type="dxa"/>
              <w:bottom w:w="72" w:type="dxa"/>
              <w:right w:w="72" w:type="dxa"/>
            </w:tcMar>
            <w:vAlign w:val="center"/>
          </w:tcPr>
          <w:p w:rsidR="008A0790" w:rsidRDefault="008A0790" w:rsidP="008A0790">
            <w:pPr>
              <w:widowControl w:val="0"/>
              <w:bidi/>
            </w:pPr>
            <w:r>
              <w:rPr>
                <w:rFonts w:hint="cs"/>
              </w:rPr>
              <w:t>C</w:t>
            </w:r>
            <w:r>
              <w:t>ontainingTreatment_id</w:t>
            </w:r>
          </w:p>
        </w:tc>
        <w:tc>
          <w:tcPr>
            <w:tcW w:w="887" w:type="dxa"/>
            <w:tcMar>
              <w:top w:w="72" w:type="dxa"/>
              <w:left w:w="72" w:type="dxa"/>
              <w:bottom w:w="72" w:type="dxa"/>
              <w:right w:w="72" w:type="dxa"/>
            </w:tcMar>
          </w:tcPr>
          <w:p w:rsidR="008A0790" w:rsidRDefault="008A0790" w:rsidP="008A0790">
            <w:pPr>
              <w:bidi/>
            </w:pPr>
            <w:r w:rsidRPr="001D6461">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pPr>
            <w:r>
              <w:rPr>
                <w:rFonts w:hint="cs"/>
                <w:rtl/>
              </w:rPr>
              <w:t>מזהה דו"ח טיפול מכיל</w:t>
            </w:r>
          </w:p>
        </w:tc>
      </w:tr>
    </w:tbl>
    <w:p w:rsidR="00481634" w:rsidRDefault="00481634">
      <w:pPr>
        <w:bidi/>
      </w:pPr>
    </w:p>
    <w:p w:rsidR="00481634" w:rsidRDefault="00747F2B">
      <w:pPr>
        <w:bidi/>
      </w:pPr>
      <w:r>
        <w:rPr>
          <w:b/>
          <w:sz w:val="24"/>
          <w:szCs w:val="24"/>
        </w:rPr>
        <w:t>TreatmentReport</w:t>
      </w:r>
    </w:p>
    <w:p w:rsidR="00481634" w:rsidRDefault="00471D70" w:rsidP="008A0790">
      <w:pPr>
        <w:bidi/>
      </w:pPr>
      <w:r>
        <w:rPr>
          <w:sz w:val="24"/>
          <w:szCs w:val="24"/>
          <w:rtl/>
        </w:rPr>
        <w:t xml:space="preserve">טבלת </w:t>
      </w:r>
      <w:r w:rsidR="008A0790">
        <w:rPr>
          <w:rFonts w:hint="cs"/>
          <w:sz w:val="24"/>
          <w:szCs w:val="24"/>
          <w:rtl/>
        </w:rPr>
        <w:t>היסטוריית</w:t>
      </w:r>
      <w:r w:rsidR="003912C8">
        <w:rPr>
          <w:rFonts w:hint="cs"/>
          <w:sz w:val="24"/>
          <w:szCs w:val="24"/>
          <w:rtl/>
        </w:rPr>
        <w:t xml:space="preserve"> דו"חות</w:t>
      </w:r>
      <w:r w:rsidR="008A0790">
        <w:rPr>
          <w:rFonts w:hint="cs"/>
          <w:sz w:val="24"/>
          <w:szCs w:val="24"/>
          <w:rtl/>
        </w:rPr>
        <w:t xml:space="preserve"> טיפולים</w:t>
      </w:r>
    </w:p>
    <w:tbl>
      <w:tblPr>
        <w:tblStyle w:val="aa"/>
        <w:tblW w:w="8069" w:type="dxa"/>
        <w:tblBorders>
          <w:top w:val="nil"/>
          <w:left w:val="nil"/>
          <w:bottom w:val="nil"/>
          <w:right w:val="nil"/>
          <w:insideH w:val="nil"/>
          <w:insideV w:val="nil"/>
        </w:tblBorders>
        <w:tblLayout w:type="fixed"/>
        <w:tblLook w:val="0600" w:firstRow="0" w:lastRow="0" w:firstColumn="0" w:lastColumn="0" w:noHBand="1" w:noVBand="1"/>
      </w:tblPr>
      <w:tblGrid>
        <w:gridCol w:w="2624"/>
        <w:gridCol w:w="1059"/>
        <w:gridCol w:w="4386"/>
      </w:tblGrid>
      <w:tr w:rsidR="008A0790" w:rsidTr="008A0790">
        <w:tc>
          <w:tcPr>
            <w:tcW w:w="2624"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1059"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86"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lastRenderedPageBreak/>
              <w:t>Id</w:t>
            </w:r>
          </w:p>
        </w:tc>
        <w:tc>
          <w:tcPr>
            <w:tcW w:w="1059"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rPr>
                <w:rFonts w:hint="cs"/>
              </w:rPr>
              <w:t>T</w:t>
            </w:r>
            <w:r>
              <w:t>otalPrice</w:t>
            </w:r>
          </w:p>
        </w:tc>
        <w:tc>
          <w:tcPr>
            <w:tcW w:w="1059" w:type="dxa"/>
            <w:tcMar>
              <w:top w:w="72" w:type="dxa"/>
              <w:left w:w="72" w:type="dxa"/>
              <w:bottom w:w="72" w:type="dxa"/>
              <w:right w:w="72" w:type="dxa"/>
            </w:tcMar>
            <w:vAlign w:val="center"/>
          </w:tcPr>
          <w:p w:rsidR="008A0790" w:rsidRDefault="008A0790">
            <w:pPr>
              <w:widowControl w:val="0"/>
              <w:bidi/>
            </w:pPr>
            <w:r>
              <w:rPr>
                <w:rtl/>
              </w:rPr>
              <w:t>תאריכי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מחיר כולל עבור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Date</w:t>
            </w:r>
          </w:p>
        </w:tc>
        <w:tc>
          <w:tcPr>
            <w:tcW w:w="1059" w:type="dxa"/>
            <w:tcMar>
              <w:top w:w="72" w:type="dxa"/>
              <w:left w:w="72" w:type="dxa"/>
              <w:bottom w:w="72" w:type="dxa"/>
              <w:right w:w="72" w:type="dxa"/>
            </w:tcMar>
            <w:vAlign w:val="center"/>
          </w:tcPr>
          <w:p w:rsidR="008A0790" w:rsidRDefault="008A0790">
            <w:pPr>
              <w:widowControl w:val="0"/>
              <w:bidi/>
            </w:pPr>
            <w:r>
              <w:rPr>
                <w:rtl/>
              </w:rPr>
              <w:t>תאריכי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תאריך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Summary</w:t>
            </w:r>
          </w:p>
        </w:tc>
        <w:tc>
          <w:tcPr>
            <w:tcW w:w="1059" w:type="dxa"/>
            <w:tcMar>
              <w:top w:w="72" w:type="dxa"/>
              <w:left w:w="72" w:type="dxa"/>
              <w:bottom w:w="72" w:type="dxa"/>
              <w:right w:w="72" w:type="dxa"/>
            </w:tcMar>
            <w:vAlign w:val="center"/>
          </w:tcPr>
          <w:p w:rsidR="008A0790" w:rsidRDefault="008A0790">
            <w:pPr>
              <w:widowControl w:val="0"/>
              <w:bidi/>
              <w:rPr>
                <w:rtl/>
              </w:rPr>
            </w:pPr>
            <w:r>
              <w:rPr>
                <w:rFonts w:hint="cs"/>
                <w:rtl/>
              </w:rPr>
              <w:t>מחרוזתי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סיכום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Animal_id</w:t>
            </w:r>
          </w:p>
        </w:tc>
        <w:tc>
          <w:tcPr>
            <w:tcW w:w="1059" w:type="dxa"/>
            <w:tcMar>
              <w:top w:w="72" w:type="dxa"/>
              <w:left w:w="72" w:type="dxa"/>
              <w:bottom w:w="72" w:type="dxa"/>
              <w:right w:w="72" w:type="dxa"/>
            </w:tcMar>
            <w:vAlign w:val="center"/>
          </w:tcPr>
          <w:p w:rsidR="008A0790" w:rsidRDefault="008A0790">
            <w:pPr>
              <w:widowControl w:val="0"/>
              <w:bidi/>
            </w:pPr>
            <w:r>
              <w:rPr>
                <w:rtl/>
              </w:rPr>
              <w:t>מספרי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מזהה בע"ח</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t>AnimalMeasurements_id</w:t>
            </w:r>
          </w:p>
        </w:tc>
        <w:tc>
          <w:tcPr>
            <w:tcW w:w="1059" w:type="dxa"/>
            <w:tcMar>
              <w:top w:w="72" w:type="dxa"/>
              <w:left w:w="72" w:type="dxa"/>
              <w:bottom w:w="72" w:type="dxa"/>
              <w:right w:w="72" w:type="dxa"/>
            </w:tcMar>
          </w:tcPr>
          <w:p w:rsidR="008A0790" w:rsidRDefault="008A0790" w:rsidP="008A0790">
            <w:pPr>
              <w:bidi/>
            </w:pPr>
            <w:r w:rsidRPr="008B5FB1">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pPr>
            <w:r>
              <w:rPr>
                <w:rFonts w:hint="cs"/>
                <w:rtl/>
              </w:rPr>
              <w:t>מזהה מדידות בע"ח</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t>Doctor_id</w:t>
            </w:r>
          </w:p>
        </w:tc>
        <w:tc>
          <w:tcPr>
            <w:tcW w:w="1059" w:type="dxa"/>
            <w:tcMar>
              <w:top w:w="72" w:type="dxa"/>
              <w:left w:w="72" w:type="dxa"/>
              <w:bottom w:w="72" w:type="dxa"/>
              <w:right w:w="72" w:type="dxa"/>
            </w:tcMar>
          </w:tcPr>
          <w:p w:rsidR="008A0790" w:rsidRDefault="008A0790" w:rsidP="008A0790">
            <w:pPr>
              <w:bidi/>
            </w:pPr>
            <w:r w:rsidRPr="008B5FB1">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rPr>
                <w:rtl/>
              </w:rPr>
            </w:pPr>
            <w:r>
              <w:rPr>
                <w:rFonts w:hint="cs"/>
                <w:rtl/>
              </w:rPr>
              <w:t>מזהה רופא</w:t>
            </w:r>
          </w:p>
        </w:tc>
      </w:tr>
    </w:tbl>
    <w:p w:rsidR="00481634" w:rsidRDefault="00481634">
      <w:pPr>
        <w:bidi/>
      </w:pPr>
    </w:p>
    <w:p w:rsidR="00481634" w:rsidRDefault="00481634">
      <w:pPr>
        <w:bidi/>
      </w:pPr>
    </w:p>
    <w:p w:rsidR="00481634" w:rsidRDefault="00747F2B">
      <w:pPr>
        <w:bidi/>
      </w:pPr>
      <w:r>
        <w:rPr>
          <w:b/>
          <w:sz w:val="24"/>
          <w:szCs w:val="24"/>
        </w:rPr>
        <w:t>Recommendation</w:t>
      </w:r>
    </w:p>
    <w:p w:rsidR="00481634" w:rsidRDefault="008A0790">
      <w:pPr>
        <w:bidi/>
      </w:pPr>
      <w:r>
        <w:rPr>
          <w:rFonts w:hint="cs"/>
          <w:sz w:val="24"/>
          <w:szCs w:val="24"/>
          <w:rtl/>
        </w:rPr>
        <w:t>טבלת המלצות וטרינר</w:t>
      </w:r>
    </w:p>
    <w:tbl>
      <w:tblPr>
        <w:tblStyle w:val="ab"/>
        <w:tblW w:w="8093" w:type="dxa"/>
        <w:tblBorders>
          <w:top w:val="nil"/>
          <w:left w:val="nil"/>
          <w:bottom w:val="nil"/>
          <w:right w:val="nil"/>
          <w:insideH w:val="nil"/>
          <w:insideV w:val="nil"/>
        </w:tblBorders>
        <w:tblLayout w:type="fixed"/>
        <w:tblLook w:val="0600" w:firstRow="0" w:lastRow="0" w:firstColumn="0" w:lastColumn="0" w:noHBand="1" w:noVBand="1"/>
      </w:tblPr>
      <w:tblGrid>
        <w:gridCol w:w="2790"/>
        <w:gridCol w:w="975"/>
        <w:gridCol w:w="4328"/>
      </w:tblGrid>
      <w:tr w:rsidR="008A0790" w:rsidTr="008A0790">
        <w:tc>
          <w:tcPr>
            <w:tcW w:w="2790"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975"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28"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2790"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975"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Date</w:t>
            </w:r>
          </w:p>
        </w:tc>
        <w:tc>
          <w:tcPr>
            <w:tcW w:w="975" w:type="dxa"/>
            <w:tcMar>
              <w:top w:w="72" w:type="dxa"/>
              <w:left w:w="72" w:type="dxa"/>
              <w:bottom w:w="72" w:type="dxa"/>
              <w:right w:w="72" w:type="dxa"/>
            </w:tcMar>
            <w:vAlign w:val="center"/>
          </w:tcPr>
          <w:p w:rsidR="008A0790" w:rsidRDefault="008A0790">
            <w:pPr>
              <w:widowControl w:val="0"/>
              <w:bidi/>
            </w:pPr>
            <w:r>
              <w:rPr>
                <w:rtl/>
              </w:rPr>
              <w:t>תאריכי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תאריך ביצוע המלצה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Text</w:t>
            </w:r>
          </w:p>
        </w:tc>
        <w:tc>
          <w:tcPr>
            <w:tcW w:w="975" w:type="dxa"/>
            <w:tcMar>
              <w:top w:w="72" w:type="dxa"/>
              <w:left w:w="72" w:type="dxa"/>
              <w:bottom w:w="72" w:type="dxa"/>
              <w:right w:w="72" w:type="dxa"/>
            </w:tcMar>
            <w:vAlign w:val="center"/>
          </w:tcPr>
          <w:p w:rsidR="008A0790" w:rsidRDefault="008A0790" w:rsidP="008A0790">
            <w:pPr>
              <w:widowControl w:val="0"/>
              <w:bidi/>
            </w:pPr>
            <w:r>
              <w:rPr>
                <w:rFonts w:hint="cs"/>
                <w:rtl/>
              </w:rPr>
              <w:t>מחרוזתי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תוכן המלצה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Owner_id</w:t>
            </w:r>
          </w:p>
        </w:tc>
        <w:tc>
          <w:tcPr>
            <w:tcW w:w="975" w:type="dxa"/>
            <w:tcMar>
              <w:top w:w="72" w:type="dxa"/>
              <w:left w:w="72" w:type="dxa"/>
              <w:bottom w:w="72" w:type="dxa"/>
              <w:right w:w="72" w:type="dxa"/>
            </w:tcMar>
            <w:vAlign w:val="center"/>
          </w:tcPr>
          <w:p w:rsidR="008A0790" w:rsidRDefault="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מזהה בעלים</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Doctor_id</w:t>
            </w:r>
          </w:p>
        </w:tc>
        <w:tc>
          <w:tcPr>
            <w:tcW w:w="975" w:type="dxa"/>
            <w:tcMar>
              <w:top w:w="72" w:type="dxa"/>
              <w:left w:w="72" w:type="dxa"/>
              <w:bottom w:w="72" w:type="dxa"/>
              <w:right w:w="72" w:type="dxa"/>
            </w:tcMar>
            <w:vAlign w:val="center"/>
          </w:tcPr>
          <w:p w:rsidR="008A0790" w:rsidRDefault="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מזהה רופא</w:t>
            </w:r>
          </w:p>
        </w:tc>
      </w:tr>
    </w:tbl>
    <w:p w:rsidR="00481634" w:rsidRDefault="00481634">
      <w:pPr>
        <w:bidi/>
      </w:pPr>
    </w:p>
    <w:p w:rsidR="00481634" w:rsidRDefault="00481634">
      <w:pPr>
        <w:bidi/>
      </w:pPr>
    </w:p>
    <w:p w:rsidR="00481634" w:rsidRDefault="00747F2B">
      <w:pPr>
        <w:bidi/>
      </w:pPr>
      <w:r>
        <w:rPr>
          <w:b/>
          <w:sz w:val="24"/>
          <w:szCs w:val="24"/>
        </w:rPr>
        <w:t>Address</w:t>
      </w:r>
    </w:p>
    <w:p w:rsidR="00481634" w:rsidRDefault="00471D70" w:rsidP="008A0790">
      <w:pPr>
        <w:bidi/>
      </w:pPr>
      <w:r>
        <w:rPr>
          <w:sz w:val="24"/>
          <w:szCs w:val="24"/>
          <w:rtl/>
        </w:rPr>
        <w:t xml:space="preserve">טבלת </w:t>
      </w:r>
      <w:r w:rsidR="008A0790">
        <w:rPr>
          <w:rFonts w:hint="cs"/>
          <w:sz w:val="24"/>
          <w:szCs w:val="24"/>
          <w:rtl/>
        </w:rPr>
        <w:t>כתובות משתמשים</w:t>
      </w:r>
    </w:p>
    <w:tbl>
      <w:tblPr>
        <w:tblStyle w:val="ac"/>
        <w:tblW w:w="8406" w:type="dxa"/>
        <w:tblBorders>
          <w:top w:val="nil"/>
          <w:left w:val="nil"/>
          <w:bottom w:val="nil"/>
          <w:right w:val="nil"/>
          <w:insideH w:val="nil"/>
          <w:insideV w:val="nil"/>
        </w:tblBorders>
        <w:tblLayout w:type="fixed"/>
        <w:tblLook w:val="0600" w:firstRow="0" w:lastRow="0" w:firstColumn="0" w:lastColumn="0" w:noHBand="1" w:noVBand="1"/>
      </w:tblPr>
      <w:tblGrid>
        <w:gridCol w:w="3150"/>
        <w:gridCol w:w="885"/>
        <w:gridCol w:w="4371"/>
      </w:tblGrid>
      <w:tr w:rsidR="008A0790" w:rsidTr="008A0790">
        <w:tc>
          <w:tcPr>
            <w:tcW w:w="3150"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885"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71"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3150"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885"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7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Country</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מדינה</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City</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rPr>
                <w:rtl/>
              </w:rPr>
            </w:pPr>
            <w:r>
              <w:rPr>
                <w:rFonts w:hint="cs"/>
                <w:rtl/>
              </w:rPr>
              <w:t>עיר</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StreetName</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רחוב</w:t>
            </w:r>
          </w:p>
        </w:tc>
      </w:tr>
      <w:tr w:rsidR="008A0790" w:rsidTr="008A0790">
        <w:trPr>
          <w:trHeight w:val="420"/>
        </w:trPr>
        <w:tc>
          <w:tcPr>
            <w:tcW w:w="3150" w:type="dxa"/>
            <w:tcMar>
              <w:top w:w="72" w:type="dxa"/>
              <w:left w:w="72" w:type="dxa"/>
              <w:bottom w:w="72" w:type="dxa"/>
              <w:right w:w="72" w:type="dxa"/>
            </w:tcMar>
            <w:vAlign w:val="center"/>
          </w:tcPr>
          <w:p w:rsidR="008A0790" w:rsidRDefault="008A0790">
            <w:pPr>
              <w:widowControl w:val="0"/>
              <w:bidi/>
              <w:rPr>
                <w:rtl/>
              </w:rPr>
            </w:pPr>
            <w:r>
              <w:t>StreetNumber</w:t>
            </w:r>
          </w:p>
        </w:tc>
        <w:tc>
          <w:tcPr>
            <w:tcW w:w="885" w:type="dxa"/>
            <w:tcMar>
              <w:top w:w="72" w:type="dxa"/>
              <w:left w:w="72" w:type="dxa"/>
              <w:bottom w:w="72" w:type="dxa"/>
              <w:right w:w="72" w:type="dxa"/>
            </w:tcMar>
            <w:vAlign w:val="center"/>
          </w:tcPr>
          <w:p w:rsidR="008A0790" w:rsidRDefault="008A0790">
            <w:pPr>
              <w:widowControl w:val="0"/>
              <w:bidi/>
            </w:pPr>
            <w:r>
              <w:rPr>
                <w:rtl/>
              </w:rPr>
              <w:t>מספרי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מספר בית</w:t>
            </w:r>
          </w:p>
        </w:tc>
      </w:tr>
    </w:tbl>
    <w:p w:rsidR="00481634" w:rsidRDefault="00481634">
      <w:pPr>
        <w:bidi/>
      </w:pPr>
    </w:p>
    <w:p w:rsidR="008A0790" w:rsidRDefault="008A0790" w:rsidP="008A0790">
      <w:pPr>
        <w:bidi/>
        <w:rPr>
          <w:rtl/>
        </w:rPr>
      </w:pPr>
      <w:r>
        <w:rPr>
          <w:rFonts w:hint="cs"/>
          <w:b/>
          <w:sz w:val="24"/>
          <w:szCs w:val="24"/>
        </w:rPr>
        <w:t>A</w:t>
      </w:r>
      <w:r>
        <w:rPr>
          <w:b/>
          <w:sz w:val="24"/>
          <w:szCs w:val="24"/>
        </w:rPr>
        <w:t>nimalMeasurements</w:t>
      </w:r>
    </w:p>
    <w:p w:rsidR="008A0790" w:rsidRDefault="008A0790" w:rsidP="008A0790">
      <w:pPr>
        <w:bidi/>
      </w:pPr>
      <w:r>
        <w:rPr>
          <w:sz w:val="24"/>
          <w:szCs w:val="24"/>
          <w:rtl/>
        </w:rPr>
        <w:t>טבלת חוות הדעת של לקוחות על לקוחות אחרים</w:t>
      </w:r>
    </w:p>
    <w:tbl>
      <w:tblPr>
        <w:tblStyle w:val="ac"/>
        <w:tblW w:w="8466" w:type="dxa"/>
        <w:tblBorders>
          <w:top w:val="nil"/>
          <w:left w:val="nil"/>
          <w:bottom w:val="nil"/>
          <w:right w:val="nil"/>
          <w:insideH w:val="nil"/>
          <w:insideV w:val="nil"/>
        </w:tblBorders>
        <w:tblLayout w:type="fixed"/>
        <w:tblLook w:val="0600" w:firstRow="0" w:lastRow="0" w:firstColumn="0" w:lastColumn="0" w:noHBand="1" w:noVBand="1"/>
      </w:tblPr>
      <w:tblGrid>
        <w:gridCol w:w="3150"/>
        <w:gridCol w:w="945"/>
        <w:gridCol w:w="4371"/>
      </w:tblGrid>
      <w:tr w:rsidR="008A0790" w:rsidTr="008A0790">
        <w:tc>
          <w:tcPr>
            <w:tcW w:w="3150"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b/>
                <w:rtl/>
              </w:rPr>
              <w:t>עמודה</w:t>
            </w:r>
          </w:p>
        </w:tc>
        <w:tc>
          <w:tcPr>
            <w:tcW w:w="945"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rFonts w:hint="cs"/>
                <w:b/>
                <w:rtl/>
              </w:rPr>
              <w:t>טיפוס</w:t>
            </w:r>
          </w:p>
        </w:tc>
        <w:tc>
          <w:tcPr>
            <w:tcW w:w="4371"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b/>
                <w:rtl/>
              </w:rPr>
              <w:t>הסבר</w:t>
            </w:r>
          </w:p>
        </w:tc>
      </w:tr>
      <w:tr w:rsidR="008A0790" w:rsidTr="008A0790">
        <w:tc>
          <w:tcPr>
            <w:tcW w:w="3150" w:type="dxa"/>
            <w:tcMar>
              <w:top w:w="72" w:type="dxa"/>
              <w:left w:w="72" w:type="dxa"/>
              <w:bottom w:w="72" w:type="dxa"/>
              <w:right w:w="72" w:type="dxa"/>
            </w:tcMar>
            <w:vAlign w:val="center"/>
          </w:tcPr>
          <w:p w:rsidR="008A0790" w:rsidRDefault="008A0790" w:rsidP="008A0790">
            <w:pPr>
              <w:widowControl w:val="0"/>
              <w:bidi/>
            </w:pPr>
            <w:r>
              <w:t>Id</w:t>
            </w:r>
          </w:p>
        </w:tc>
        <w:tc>
          <w:tcPr>
            <w:tcW w:w="945" w:type="dxa"/>
            <w:tcMar>
              <w:top w:w="72" w:type="dxa"/>
              <w:left w:w="72" w:type="dxa"/>
              <w:bottom w:w="72" w:type="dxa"/>
              <w:right w:w="72" w:type="dxa"/>
            </w:tcMar>
            <w:vAlign w:val="center"/>
          </w:tcPr>
          <w:p w:rsidR="008A0790" w:rsidRDefault="003912C8" w:rsidP="00501C49">
            <w:pPr>
              <w:widowControl w:val="0"/>
              <w:bidi/>
            </w:pPr>
            <w:r>
              <w:rPr>
                <w:rtl/>
              </w:rPr>
              <w:t>מספרי</w:t>
            </w:r>
          </w:p>
        </w:tc>
        <w:tc>
          <w:tcPr>
            <w:tcW w:w="437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lastRenderedPageBreak/>
              <w:t>Weight</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משקל בקילוגרמים</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Pulse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tl/>
              </w:rPr>
            </w:pPr>
            <w:r>
              <w:rPr>
                <w:rFonts w:hint="cs"/>
                <w:rtl/>
              </w:rPr>
              <w:t>דופק</w:t>
            </w:r>
          </w:p>
        </w:tc>
      </w:tr>
      <w:tr w:rsidR="003912C8" w:rsidTr="008A0790">
        <w:tc>
          <w:tcPr>
            <w:tcW w:w="3150" w:type="dxa"/>
            <w:tcMar>
              <w:top w:w="72" w:type="dxa"/>
              <w:left w:w="72" w:type="dxa"/>
              <w:bottom w:w="72" w:type="dxa"/>
              <w:right w:w="72" w:type="dxa"/>
            </w:tcMar>
            <w:vAlign w:val="center"/>
          </w:tcPr>
          <w:p w:rsidR="003912C8" w:rsidRDefault="003912C8" w:rsidP="003912C8">
            <w:pPr>
              <w:widowControl w:val="0"/>
              <w:bidi/>
            </w:pPr>
            <w:r>
              <w:t>Temperature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טמפרטורה במעלות צלסיוס</w:t>
            </w:r>
          </w:p>
        </w:tc>
      </w:tr>
      <w:tr w:rsidR="003912C8" w:rsidTr="004674E5">
        <w:trPr>
          <w:trHeight w:val="420"/>
        </w:trPr>
        <w:tc>
          <w:tcPr>
            <w:tcW w:w="3150" w:type="dxa"/>
            <w:tcMar>
              <w:top w:w="72" w:type="dxa"/>
              <w:left w:w="72" w:type="dxa"/>
              <w:bottom w:w="72" w:type="dxa"/>
              <w:right w:w="72" w:type="dxa"/>
            </w:tcMar>
            <w:vAlign w:val="center"/>
          </w:tcPr>
          <w:p w:rsidR="003912C8" w:rsidRDefault="003912C8" w:rsidP="003912C8">
            <w:pPr>
              <w:widowControl w:val="0"/>
              <w:bidi/>
            </w:pPr>
            <w:r>
              <w:t>SystolicBloodPressure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לחץ דם סיסטולי</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DiastolicBloodPressure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לחץ דם דיאסטולי</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rPr>
                <w:rFonts w:hint="cs"/>
              </w:rPr>
              <w:t>A</w:t>
            </w:r>
            <w:r>
              <w:t>nimal_id</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tl/>
              </w:rPr>
            </w:pPr>
            <w:r>
              <w:rPr>
                <w:rFonts w:hint="cs"/>
                <w:rtl/>
              </w:rPr>
              <w:t>מזהה בע"ח</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ContainingTreatment_id</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tl/>
              </w:rPr>
            </w:pPr>
            <w:r>
              <w:rPr>
                <w:rFonts w:hint="cs"/>
                <w:rtl/>
              </w:rPr>
              <w:t>מזהה דו"ח טיפול מכיל</w:t>
            </w:r>
          </w:p>
        </w:tc>
      </w:tr>
    </w:tbl>
    <w:p w:rsidR="00481634" w:rsidRPr="008A0790" w:rsidRDefault="00481634">
      <w:pPr>
        <w:bidi/>
      </w:pPr>
    </w:p>
    <w:p w:rsidR="00481634" w:rsidRDefault="00471D70">
      <w:pPr>
        <w:bidi/>
      </w:pPr>
      <w:r>
        <w:rPr>
          <w:sz w:val="36"/>
          <w:szCs w:val="36"/>
          <w:u w:val="single"/>
          <w:rtl/>
        </w:rPr>
        <w:t>שכבת הלוגיקה</w:t>
      </w:r>
    </w:p>
    <w:p w:rsidR="00481634" w:rsidRDefault="00481634">
      <w:pPr>
        <w:bidi/>
      </w:pPr>
    </w:p>
    <w:p w:rsidR="00481634" w:rsidRDefault="00471D70">
      <w:pPr>
        <w:bidi/>
      </w:pPr>
      <w:r>
        <w:rPr>
          <w:sz w:val="24"/>
          <w:szCs w:val="24"/>
          <w:rtl/>
        </w:rPr>
        <w:t>שכבה זו מהווה את הגשר בין שכבת הנתונים לשכבת השירותים המוצעים באתר. עבור כל ישות במערכת תמומש מחלקה האחראית על ביצוע הלוגיקה הרלוונטית אליה.</w:t>
      </w:r>
    </w:p>
    <w:p w:rsidR="00481634" w:rsidRDefault="00481634">
      <w:pPr>
        <w:bidi/>
      </w:pPr>
    </w:p>
    <w:p w:rsidR="00481634" w:rsidRDefault="00471D70">
      <w:pPr>
        <w:bidi/>
      </w:pPr>
      <w:r>
        <w:rPr>
          <w:sz w:val="24"/>
          <w:szCs w:val="24"/>
          <w:rtl/>
        </w:rPr>
        <w:t>עקרונות מנחים בשכבת הלוגיקה:</w:t>
      </w:r>
    </w:p>
    <w:p w:rsidR="00481634" w:rsidRDefault="00471D70">
      <w:pPr>
        <w:numPr>
          <w:ilvl w:val="0"/>
          <w:numId w:val="8"/>
        </w:numPr>
        <w:bidi/>
        <w:ind w:hanging="360"/>
        <w:contextualSpacing/>
        <w:rPr>
          <w:sz w:val="24"/>
          <w:szCs w:val="24"/>
        </w:rPr>
      </w:pPr>
      <w:r>
        <w:rPr>
          <w:sz w:val="24"/>
          <w:szCs w:val="24"/>
          <w:rtl/>
        </w:rPr>
        <w:t xml:space="preserve">שכבת הלוגיקה תפנה לבסיס הנתונים אך ורק בעזרת שכבת בסיס הנתונים, תוך שימוש בממשק הגנרי </w:t>
      </w:r>
      <w:r>
        <w:rPr>
          <w:sz w:val="24"/>
          <w:szCs w:val="24"/>
        </w:rPr>
        <w:t>IDatabaseAccess</w:t>
      </w:r>
      <w:r>
        <w:rPr>
          <w:sz w:val="24"/>
          <w:szCs w:val="24"/>
          <w:rtl/>
        </w:rPr>
        <w:t>.</w:t>
      </w:r>
    </w:p>
    <w:p w:rsidR="00481634" w:rsidRDefault="00471D70">
      <w:pPr>
        <w:numPr>
          <w:ilvl w:val="0"/>
          <w:numId w:val="8"/>
        </w:numPr>
        <w:bidi/>
        <w:ind w:hanging="360"/>
        <w:contextualSpacing/>
        <w:rPr>
          <w:sz w:val="24"/>
          <w:szCs w:val="24"/>
        </w:rPr>
      </w:pPr>
      <w:r>
        <w:rPr>
          <w:sz w:val="24"/>
          <w:szCs w:val="24"/>
          <w:rtl/>
        </w:rPr>
        <w:t>כל מחלקה בשכבת הלוגיקה תממש ממשק מוגדר מראש וזאת בשביל להפריד התנהגות ממימוש. אסטרטגיה זו תפחית את הצימוד בין מחלקות.</w:t>
      </w:r>
    </w:p>
    <w:p w:rsidR="00481634" w:rsidRDefault="00471D70">
      <w:pPr>
        <w:numPr>
          <w:ilvl w:val="0"/>
          <w:numId w:val="8"/>
        </w:numPr>
        <w:bidi/>
        <w:ind w:hanging="360"/>
        <w:contextualSpacing/>
        <w:rPr>
          <w:sz w:val="24"/>
          <w:szCs w:val="24"/>
        </w:rPr>
      </w:pPr>
      <w:r>
        <w:rPr>
          <w:sz w:val="24"/>
          <w:szCs w:val="24"/>
          <w:rtl/>
        </w:rPr>
        <w:t xml:space="preserve">כל מחלקה תהיה אחראית על ישות אחת וכך יבוא לידי מימוש עקרון </w:t>
      </w:r>
    </w:p>
    <w:p w:rsidR="00481634" w:rsidRDefault="00471D70">
      <w:pPr>
        <w:bidi/>
        <w:ind w:firstLine="720"/>
      </w:pPr>
      <w:r>
        <w:rPr>
          <w:sz w:val="24"/>
          <w:szCs w:val="24"/>
          <w:rtl/>
        </w:rPr>
        <w:t>ה-</w:t>
      </w:r>
      <w:r>
        <w:rPr>
          <w:sz w:val="24"/>
          <w:szCs w:val="24"/>
        </w:rPr>
        <w:t>Single Responsibility</w:t>
      </w:r>
      <w:r>
        <w:rPr>
          <w:sz w:val="24"/>
          <w:szCs w:val="24"/>
          <w:rtl/>
        </w:rPr>
        <w:t>.</w:t>
      </w:r>
    </w:p>
    <w:p w:rsidR="00481634" w:rsidRDefault="00471D70">
      <w:pPr>
        <w:numPr>
          <w:ilvl w:val="0"/>
          <w:numId w:val="8"/>
        </w:numPr>
        <w:bidi/>
        <w:ind w:hanging="360"/>
        <w:contextualSpacing/>
        <w:rPr>
          <w:sz w:val="24"/>
          <w:szCs w:val="24"/>
        </w:rPr>
      </w:pPr>
      <w:r>
        <w:rPr>
          <w:sz w:val="24"/>
          <w:szCs w:val="24"/>
          <w:rtl/>
        </w:rPr>
        <w:t>הקוד יכתב בצורה מודולארית כך שיתמוך בהרחבות ללא צורך בשינוי קוד קיים וכך יבוא לידי מימוש עקרון ה-</w:t>
      </w:r>
      <w:r>
        <w:rPr>
          <w:sz w:val="24"/>
          <w:szCs w:val="24"/>
        </w:rPr>
        <w:t>Open/Closed</w:t>
      </w:r>
      <w:r>
        <w:rPr>
          <w:sz w:val="24"/>
          <w:szCs w:val="24"/>
          <w:rtl/>
        </w:rPr>
        <w:t>.</w:t>
      </w:r>
    </w:p>
    <w:p w:rsidR="00481634" w:rsidRDefault="00471D70">
      <w:pPr>
        <w:numPr>
          <w:ilvl w:val="0"/>
          <w:numId w:val="8"/>
        </w:numPr>
        <w:bidi/>
        <w:ind w:hanging="360"/>
        <w:contextualSpacing/>
        <w:rPr>
          <w:sz w:val="24"/>
          <w:szCs w:val="24"/>
        </w:rPr>
      </w:pPr>
      <w:r>
        <w:rPr>
          <w:sz w:val="24"/>
          <w:szCs w:val="24"/>
          <w:rtl/>
        </w:rPr>
        <w:t>המחלקות בשכבה זו ישמרו ב-</w:t>
      </w:r>
      <w:r>
        <w:rPr>
          <w:sz w:val="24"/>
          <w:szCs w:val="24"/>
        </w:rPr>
        <w:t>IoC Container</w:t>
      </w:r>
      <w:r>
        <w:rPr>
          <w:sz w:val="24"/>
          <w:szCs w:val="24"/>
          <w:rtl/>
        </w:rPr>
        <w:t xml:space="preserve"> ויוזרקו לשכבת השירותים ובכך יבוא לידי מימוש עקרון ה-</w:t>
      </w:r>
      <w:r>
        <w:rPr>
          <w:sz w:val="24"/>
          <w:szCs w:val="24"/>
        </w:rPr>
        <w:t>Dependency Inversion</w:t>
      </w:r>
      <w:r>
        <w:rPr>
          <w:sz w:val="24"/>
          <w:szCs w:val="24"/>
          <w:rtl/>
        </w:rPr>
        <w:t>.</w:t>
      </w:r>
    </w:p>
    <w:p w:rsidR="00481634" w:rsidRDefault="00471D70">
      <w:pPr>
        <w:numPr>
          <w:ilvl w:val="0"/>
          <w:numId w:val="8"/>
        </w:numPr>
        <w:bidi/>
        <w:ind w:hanging="360"/>
        <w:contextualSpacing/>
        <w:rPr>
          <w:sz w:val="24"/>
          <w:szCs w:val="24"/>
        </w:rPr>
      </w:pPr>
      <w:r>
        <w:rPr>
          <w:sz w:val="24"/>
          <w:szCs w:val="24"/>
          <w:rtl/>
        </w:rPr>
        <w:t>שכבת הלוגיקה תחשוף לשכבת השירותים את המינימום הנדרש לצורך הפעלתה ובכך יבוא לידי ביטוי עקרון ה-</w:t>
      </w:r>
      <w:r>
        <w:rPr>
          <w:sz w:val="24"/>
          <w:szCs w:val="24"/>
        </w:rPr>
        <w:t>Encapsulation</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שכבת השירותים</w:t>
      </w:r>
    </w:p>
    <w:p w:rsidR="00481634" w:rsidRDefault="00471D70">
      <w:pPr>
        <w:bidi/>
      </w:pPr>
      <w:r>
        <w:rPr>
          <w:sz w:val="24"/>
          <w:szCs w:val="24"/>
          <w:rtl/>
        </w:rPr>
        <w:t xml:space="preserve">שכבה זו חושפת את נתוני ויכולות המערכת בעזרת ממשק המבוסס על בקשות </w:t>
      </w:r>
      <w:r>
        <w:rPr>
          <w:sz w:val="24"/>
          <w:szCs w:val="24"/>
        </w:rPr>
        <w:t>Http</w:t>
      </w:r>
      <w:r>
        <w:rPr>
          <w:sz w:val="24"/>
          <w:szCs w:val="24"/>
          <w:rtl/>
        </w:rPr>
        <w:t xml:space="preserve"> בארכיטקטורת </w:t>
      </w:r>
      <w:r>
        <w:rPr>
          <w:sz w:val="24"/>
          <w:szCs w:val="24"/>
        </w:rPr>
        <w:t>Rest</w:t>
      </w:r>
      <w:r>
        <w:rPr>
          <w:sz w:val="24"/>
          <w:szCs w:val="24"/>
          <w:rtl/>
        </w:rPr>
        <w:t xml:space="preserve"> וטכנולוגיית </w:t>
      </w:r>
      <w:r>
        <w:rPr>
          <w:sz w:val="24"/>
          <w:szCs w:val="24"/>
        </w:rPr>
        <w:t>Web API</w:t>
      </w:r>
      <w:r>
        <w:rPr>
          <w:sz w:val="24"/>
          <w:szCs w:val="24"/>
          <w:rtl/>
        </w:rPr>
        <w:t xml:space="preserve"> של מיקרוסופט. תשובות לבקשות ישלחו בפורמט </w:t>
      </w:r>
      <w:r>
        <w:rPr>
          <w:sz w:val="24"/>
          <w:szCs w:val="24"/>
        </w:rPr>
        <w:t>JSON</w:t>
      </w:r>
      <w:r>
        <w:rPr>
          <w:sz w:val="24"/>
          <w:szCs w:val="24"/>
          <w:rtl/>
        </w:rPr>
        <w:t xml:space="preserve">. בעת פנייה לשכבה זו תבדק תקינות נתוני הבקשה. במידה ונתוני הבקשה ימצאו לא תקינים או לחלופין אירעה שגיאה כלשהי תוחזר הודעה מתאימה ללקוח. </w:t>
      </w:r>
    </w:p>
    <w:p w:rsidR="00481634" w:rsidRDefault="00481634">
      <w:pPr>
        <w:bidi/>
      </w:pPr>
    </w:p>
    <w:p w:rsidR="00481634" w:rsidRDefault="00471D70">
      <w:pPr>
        <w:bidi/>
      </w:pPr>
      <w:r>
        <w:rPr>
          <w:sz w:val="24"/>
          <w:szCs w:val="24"/>
          <w:rtl/>
        </w:rPr>
        <w:t>עקרונות מנחים בשכבת השירותים:</w:t>
      </w:r>
    </w:p>
    <w:p w:rsidR="00481634" w:rsidRDefault="00471D70">
      <w:pPr>
        <w:numPr>
          <w:ilvl w:val="0"/>
          <w:numId w:val="3"/>
        </w:numPr>
        <w:bidi/>
        <w:ind w:hanging="360"/>
        <w:contextualSpacing/>
        <w:rPr>
          <w:sz w:val="24"/>
          <w:szCs w:val="24"/>
        </w:rPr>
      </w:pPr>
      <w:r>
        <w:rPr>
          <w:sz w:val="24"/>
          <w:szCs w:val="24"/>
          <w:rtl/>
        </w:rPr>
        <w:t>שכבת השירותים תפנה אך ורק לשכבת הלוגיקה לצורך הבאת נתונים, תוך שימוש בממשקים אשר הוגדרו בשכבה זו.</w:t>
      </w:r>
    </w:p>
    <w:p w:rsidR="00481634" w:rsidRDefault="00471D70" w:rsidP="00BD788B">
      <w:pPr>
        <w:numPr>
          <w:ilvl w:val="0"/>
          <w:numId w:val="3"/>
        </w:numPr>
        <w:bidi/>
        <w:ind w:hanging="360"/>
        <w:contextualSpacing/>
        <w:rPr>
          <w:sz w:val="24"/>
          <w:szCs w:val="24"/>
        </w:rPr>
      </w:pPr>
      <w:r>
        <w:rPr>
          <w:sz w:val="24"/>
          <w:szCs w:val="24"/>
          <w:rtl/>
        </w:rPr>
        <w:t xml:space="preserve">לכל ישות במערכת ימומש שירות בהתאם לשם הישות בתופסת המילה </w:t>
      </w:r>
      <w:r>
        <w:rPr>
          <w:sz w:val="24"/>
          <w:szCs w:val="24"/>
        </w:rPr>
        <w:t>Controller</w:t>
      </w:r>
      <w:r>
        <w:rPr>
          <w:sz w:val="24"/>
          <w:szCs w:val="24"/>
          <w:rtl/>
        </w:rPr>
        <w:t xml:space="preserve">, למשל עבור </w:t>
      </w:r>
      <w:r w:rsidR="00BD788B">
        <w:rPr>
          <w:rFonts w:hint="cs"/>
          <w:sz w:val="24"/>
          <w:szCs w:val="24"/>
          <w:rtl/>
        </w:rPr>
        <w:t>הוטרינרים</w:t>
      </w:r>
      <w:r>
        <w:rPr>
          <w:sz w:val="24"/>
          <w:szCs w:val="24"/>
          <w:rtl/>
        </w:rPr>
        <w:t xml:space="preserve"> יוגדר השירות </w:t>
      </w:r>
      <w:r w:rsidR="00BD788B">
        <w:rPr>
          <w:rFonts w:hint="cs"/>
          <w:sz w:val="24"/>
          <w:szCs w:val="24"/>
        </w:rPr>
        <w:t>V</w:t>
      </w:r>
      <w:r w:rsidR="00BD788B">
        <w:rPr>
          <w:sz w:val="24"/>
          <w:szCs w:val="24"/>
        </w:rPr>
        <w:t>etsController</w:t>
      </w:r>
      <w:r>
        <w:rPr>
          <w:sz w:val="24"/>
          <w:szCs w:val="24"/>
          <w:rtl/>
        </w:rPr>
        <w:t xml:space="preserve">. שירות זה יהיה זמין באתר בכתובת היחסית </w:t>
      </w:r>
      <w:r>
        <w:rPr>
          <w:sz w:val="24"/>
          <w:szCs w:val="24"/>
        </w:rPr>
        <w:t>api/</w:t>
      </w:r>
      <w:r w:rsidR="00BD788B">
        <w:rPr>
          <w:sz w:val="24"/>
          <w:szCs w:val="24"/>
        </w:rPr>
        <w:t>vets</w:t>
      </w:r>
      <w:r>
        <w:rPr>
          <w:sz w:val="24"/>
          <w:szCs w:val="24"/>
          <w:rtl/>
        </w:rPr>
        <w:t>.</w:t>
      </w:r>
    </w:p>
    <w:p w:rsidR="00481634" w:rsidRDefault="00471D70">
      <w:pPr>
        <w:numPr>
          <w:ilvl w:val="0"/>
          <w:numId w:val="3"/>
        </w:numPr>
        <w:bidi/>
        <w:ind w:hanging="360"/>
        <w:contextualSpacing/>
        <w:rPr>
          <w:sz w:val="24"/>
          <w:szCs w:val="24"/>
        </w:rPr>
      </w:pPr>
      <w:r>
        <w:rPr>
          <w:sz w:val="24"/>
          <w:szCs w:val="24"/>
          <w:rtl/>
        </w:rPr>
        <w:t>כל בקשה תנותב לפונקציה הרלוונטית בכל שירות תופעל בהתאם לפרמטרים שנשלחו בבקשה ובהתאם ל-</w:t>
      </w:r>
      <w:r>
        <w:rPr>
          <w:sz w:val="24"/>
          <w:szCs w:val="24"/>
        </w:rPr>
        <w:t>HttpVerb</w:t>
      </w:r>
      <w:r>
        <w:rPr>
          <w:sz w:val="24"/>
          <w:szCs w:val="24"/>
          <w:rtl/>
        </w:rPr>
        <w:t xml:space="preserve"> שנשלח.</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Get</w:t>
      </w:r>
      <w:r>
        <w:rPr>
          <w:sz w:val="24"/>
          <w:szCs w:val="24"/>
          <w:rtl/>
        </w:rPr>
        <w:t xml:space="preserve"> ישמש לצורך הבאת מידע.</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Post</w:t>
      </w:r>
      <w:r>
        <w:rPr>
          <w:sz w:val="24"/>
          <w:szCs w:val="24"/>
          <w:rtl/>
        </w:rPr>
        <w:t xml:space="preserve"> ישמש לצורך שמירת מידע חדש.</w:t>
      </w:r>
    </w:p>
    <w:p w:rsidR="00481634" w:rsidRDefault="00471D70">
      <w:pPr>
        <w:numPr>
          <w:ilvl w:val="0"/>
          <w:numId w:val="3"/>
        </w:numPr>
        <w:bidi/>
        <w:ind w:hanging="360"/>
        <w:contextualSpacing/>
        <w:rPr>
          <w:sz w:val="24"/>
          <w:szCs w:val="24"/>
        </w:rPr>
      </w:pPr>
      <w:r>
        <w:rPr>
          <w:sz w:val="24"/>
          <w:szCs w:val="24"/>
          <w:rtl/>
        </w:rPr>
        <w:t xml:space="preserve">תשובות לבקשות יכילו סטאטוס </w:t>
      </w:r>
      <w:r>
        <w:rPr>
          <w:sz w:val="24"/>
          <w:szCs w:val="24"/>
        </w:rPr>
        <w:t>Http</w:t>
      </w:r>
      <w:r>
        <w:rPr>
          <w:sz w:val="24"/>
          <w:szCs w:val="24"/>
          <w:rtl/>
        </w:rPr>
        <w:t xml:space="preserve"> מקובל, למשל 200 (</w:t>
      </w:r>
      <w:r>
        <w:rPr>
          <w:sz w:val="24"/>
          <w:szCs w:val="24"/>
        </w:rPr>
        <w:t>OK</w:t>
      </w:r>
      <w:r>
        <w:rPr>
          <w:sz w:val="24"/>
          <w:szCs w:val="24"/>
          <w:rtl/>
        </w:rPr>
        <w:t>) עבור תשובה תקינה ו-500       (</w:t>
      </w:r>
      <w:r>
        <w:rPr>
          <w:sz w:val="24"/>
          <w:szCs w:val="24"/>
        </w:rPr>
        <w:t>Internal Server Error</w:t>
      </w:r>
      <w:r>
        <w:rPr>
          <w:sz w:val="24"/>
          <w:szCs w:val="24"/>
          <w:rtl/>
        </w:rPr>
        <w:t>) עבור שגיאת שרת.</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שכבת התצוגה</w:t>
      </w:r>
    </w:p>
    <w:p w:rsidR="00481634" w:rsidRDefault="00471D70">
      <w:pPr>
        <w:bidi/>
      </w:pPr>
      <w:r>
        <w:rPr>
          <w:sz w:val="24"/>
          <w:szCs w:val="24"/>
          <w:rtl/>
        </w:rPr>
        <w:t>שכבה זו מציגה ממשק משתמש (</w:t>
      </w:r>
      <w:r>
        <w:rPr>
          <w:sz w:val="24"/>
          <w:szCs w:val="24"/>
        </w:rPr>
        <w:t>UI</w:t>
      </w:r>
      <w:r>
        <w:rPr>
          <w:sz w:val="24"/>
          <w:szCs w:val="24"/>
          <w:rtl/>
        </w:rPr>
        <w:t xml:space="preserve">), על בסיס טכנולוגיית </w:t>
      </w:r>
      <w:r>
        <w:rPr>
          <w:sz w:val="24"/>
          <w:szCs w:val="24"/>
        </w:rPr>
        <w:t>html, css</w:t>
      </w:r>
      <w:r>
        <w:rPr>
          <w:sz w:val="24"/>
          <w:szCs w:val="24"/>
          <w:rtl/>
        </w:rPr>
        <w:t xml:space="preserve"> ו-</w:t>
      </w:r>
      <w:r>
        <w:rPr>
          <w:sz w:val="24"/>
          <w:szCs w:val="24"/>
        </w:rPr>
        <w:t>javascript</w:t>
      </w:r>
      <w:r>
        <w:rPr>
          <w:sz w:val="24"/>
          <w:szCs w:val="24"/>
          <w:rtl/>
        </w:rPr>
        <w:t xml:space="preserve"> על גבי הדפדפן ומנגישה למשתמש את יכולות שכבת השירותים. בחלק העליון של כל דף במערכת יוצג תפריט עם קישורים לכל הדפים הזמינים למשתמש בהתאם לרמת הרשאותיו. </w:t>
      </w:r>
    </w:p>
    <w:p w:rsidR="00481634" w:rsidRDefault="00481634">
      <w:pPr>
        <w:bidi/>
      </w:pPr>
    </w:p>
    <w:p w:rsidR="00481634" w:rsidRDefault="00471D70">
      <w:pPr>
        <w:bidi/>
      </w:pPr>
      <w:r>
        <w:rPr>
          <w:sz w:val="24"/>
          <w:szCs w:val="24"/>
          <w:rtl/>
        </w:rPr>
        <w:t>עקרונות מנחים של בשכבת התצוגה:</w:t>
      </w:r>
    </w:p>
    <w:p w:rsidR="00481634" w:rsidRDefault="00471D70">
      <w:pPr>
        <w:numPr>
          <w:ilvl w:val="0"/>
          <w:numId w:val="7"/>
        </w:numPr>
        <w:bidi/>
        <w:ind w:hanging="360"/>
        <w:contextualSpacing/>
        <w:rPr>
          <w:sz w:val="24"/>
          <w:szCs w:val="24"/>
        </w:rPr>
      </w:pPr>
      <w:r>
        <w:rPr>
          <w:sz w:val="24"/>
          <w:szCs w:val="24"/>
          <w:rtl/>
        </w:rPr>
        <w:t>ממשק המשתמש יהיה אינטואיטיבי ואחיד בכל דפי המערכת.</w:t>
      </w:r>
    </w:p>
    <w:p w:rsidR="00481634" w:rsidRDefault="00471D70">
      <w:pPr>
        <w:numPr>
          <w:ilvl w:val="0"/>
          <w:numId w:val="7"/>
        </w:numPr>
        <w:bidi/>
        <w:ind w:hanging="360"/>
        <w:contextualSpacing/>
        <w:rPr>
          <w:sz w:val="24"/>
          <w:szCs w:val="24"/>
        </w:rPr>
      </w:pPr>
      <w:r>
        <w:rPr>
          <w:sz w:val="24"/>
          <w:szCs w:val="24"/>
          <w:rtl/>
        </w:rPr>
        <w:t>שכבת התצוגה תתנהג באופן זהה בכל הדפדפנים עבור הגרסאות האחרונות שלהם.</w:t>
      </w:r>
    </w:p>
    <w:p w:rsidR="00481634" w:rsidRDefault="00471D70">
      <w:pPr>
        <w:numPr>
          <w:ilvl w:val="0"/>
          <w:numId w:val="7"/>
        </w:numPr>
        <w:bidi/>
        <w:ind w:hanging="360"/>
        <w:contextualSpacing/>
        <w:rPr>
          <w:sz w:val="24"/>
          <w:szCs w:val="24"/>
        </w:rPr>
      </w:pPr>
      <w:r>
        <w:rPr>
          <w:sz w:val="24"/>
          <w:szCs w:val="24"/>
          <w:rtl/>
        </w:rPr>
        <w:t>שכבת התצוגה תתמוך בכל הרזולוציות עבור צגי מחשב. יש להדגיש כי לא תינתן תמיכה ברזולוציות נמוכות יותר (למשל, פלאפונים) .</w:t>
      </w:r>
    </w:p>
    <w:p w:rsidR="00481634" w:rsidRDefault="00471D70">
      <w:pPr>
        <w:numPr>
          <w:ilvl w:val="0"/>
          <w:numId w:val="7"/>
        </w:numPr>
        <w:bidi/>
        <w:ind w:hanging="360"/>
        <w:contextualSpacing/>
        <w:rPr>
          <w:sz w:val="24"/>
          <w:szCs w:val="24"/>
        </w:rPr>
      </w:pPr>
      <w:r>
        <w:rPr>
          <w:sz w:val="24"/>
          <w:szCs w:val="24"/>
          <w:rtl/>
        </w:rPr>
        <w:t xml:space="preserve">ממשק המשתמש יבנה בעזרת </w:t>
      </w:r>
      <w:r>
        <w:rPr>
          <w:sz w:val="24"/>
          <w:szCs w:val="24"/>
        </w:rPr>
        <w:t>Grid</w:t>
      </w:r>
      <w:r>
        <w:rPr>
          <w:sz w:val="24"/>
          <w:szCs w:val="24"/>
          <w:rtl/>
        </w:rPr>
        <w:t xml:space="preserve"> כך שיהיה גמיש לשינויים.</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פרויקט הישויות (</w:t>
      </w:r>
      <w:r>
        <w:rPr>
          <w:sz w:val="36"/>
          <w:szCs w:val="36"/>
          <w:u w:val="single"/>
        </w:rPr>
        <w:t>Domain)</w:t>
      </w:r>
    </w:p>
    <w:p w:rsidR="00481634" w:rsidRDefault="00471D70">
      <w:pPr>
        <w:bidi/>
      </w:pPr>
      <w:r>
        <w:rPr>
          <w:sz w:val="24"/>
          <w:szCs w:val="24"/>
          <w:rtl/>
        </w:rPr>
        <w:t xml:space="preserve">בפרויקט זה קיימות המחלקות אשר ייצגו בעזרת </w:t>
      </w:r>
      <w:r>
        <w:rPr>
          <w:sz w:val="24"/>
          <w:szCs w:val="24"/>
        </w:rPr>
        <w:t>Nhibernate</w:t>
      </w:r>
      <w:r>
        <w:rPr>
          <w:sz w:val="24"/>
          <w:szCs w:val="24"/>
          <w:rtl/>
        </w:rPr>
        <w:t xml:space="preserve"> רשומות במסד הנתונים. מחלקות אלו אינן מכילות לוגיקה אלא מאפיינים בלבד כדאי לא לערבב בין שני חלקים בלתי תלויים במערכת. כל ישות ממופה לטבלה אחת במסד הנתונים. שמות המאפיינים במחלקות זהים לשמות העמודות במסד הנתונים. קשרים בין טבלאות מסוג </w:t>
      </w:r>
      <w:r>
        <w:rPr>
          <w:sz w:val="24"/>
          <w:szCs w:val="24"/>
        </w:rPr>
        <w:t>one-to-many</w:t>
      </w:r>
      <w:r>
        <w:rPr>
          <w:sz w:val="24"/>
          <w:szCs w:val="24"/>
          <w:rtl/>
        </w:rPr>
        <w:t xml:space="preserve"> ו- </w:t>
      </w:r>
      <w:r>
        <w:rPr>
          <w:sz w:val="24"/>
          <w:szCs w:val="24"/>
        </w:rPr>
        <w:t>many-to-one</w:t>
      </w:r>
      <w:r>
        <w:rPr>
          <w:sz w:val="24"/>
          <w:szCs w:val="24"/>
          <w:rtl/>
        </w:rPr>
        <w:t xml:space="preserve"> יבוטאו כמאפיינים מסוג רשימה מקושרת והצבעות למחלקות אחרות בהתאם. קשרים בין טבלאות יקבלו סיומת המורכבת מקו תחתון ולאחריו המילה </w:t>
      </w:r>
      <w:r>
        <w:rPr>
          <w:sz w:val="24"/>
          <w:szCs w:val="24"/>
        </w:rPr>
        <w:t>id</w:t>
      </w:r>
      <w:r>
        <w:rPr>
          <w:sz w:val="24"/>
          <w:szCs w:val="24"/>
          <w:rtl/>
        </w:rPr>
        <w:t xml:space="preserve">. חשוב לציין כי כל המאפיינים במחלקות הללו הינם מסוג </w:t>
      </w:r>
      <w:r>
        <w:rPr>
          <w:sz w:val="24"/>
          <w:szCs w:val="24"/>
        </w:rPr>
        <w:t>virtual</w:t>
      </w:r>
      <w:r>
        <w:rPr>
          <w:sz w:val="24"/>
          <w:szCs w:val="24"/>
          <w:rtl/>
        </w:rPr>
        <w:t xml:space="preserve"> משיקולים טכנים הנובעים מאופן המימוש של </w:t>
      </w:r>
      <w:r>
        <w:rPr>
          <w:sz w:val="24"/>
          <w:szCs w:val="24"/>
        </w:rPr>
        <w:t>Nhibernate</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Entity</w:t>
      </w:r>
    </w:p>
    <w:p w:rsidR="00481634" w:rsidRDefault="00471D70">
      <w:pPr>
        <w:bidi/>
      </w:pPr>
      <w:r>
        <w:rPr>
          <w:sz w:val="24"/>
          <w:szCs w:val="24"/>
          <w:rtl/>
        </w:rPr>
        <w:t xml:space="preserve">מחלקה מופשטת זו מהווה את הבסיס לכל המחלקות אשר מייצגות ישויות הנמצאות במסד הנתונים. היא מכילה מאפיין בודד, שהינו המפתח הראשי בכל הישויות במסד הנתונים. המחלקה בעלת התכונות הבאות: </w:t>
      </w:r>
    </w:p>
    <w:p w:rsidR="00481634" w:rsidRDefault="00481634">
      <w:pPr>
        <w:bidi/>
      </w:pPr>
    </w:p>
    <w:p w:rsidR="00481634" w:rsidRDefault="00471D70">
      <w:r>
        <w:rPr>
          <w:sz w:val="24"/>
          <w:szCs w:val="24"/>
        </w:rPr>
        <w:t>public virtual int Id { get; set; }</w:t>
      </w:r>
    </w:p>
    <w:p w:rsidR="00481634" w:rsidRDefault="00481634">
      <w:pPr>
        <w:bidi/>
      </w:pPr>
    </w:p>
    <w:p w:rsidR="00481634" w:rsidRDefault="00471D70">
      <w:pPr>
        <w:bidi/>
      </w:pPr>
      <w:r>
        <w:rPr>
          <w:b/>
          <w:sz w:val="24"/>
          <w:szCs w:val="24"/>
          <w:rtl/>
        </w:rPr>
        <w:t xml:space="preserve">מחלקת </w:t>
      </w:r>
      <w:r>
        <w:rPr>
          <w:b/>
          <w:sz w:val="24"/>
          <w:szCs w:val="24"/>
        </w:rPr>
        <w:t>Decode</w:t>
      </w:r>
    </w:p>
    <w:p w:rsidR="00481634" w:rsidRDefault="00471D70">
      <w:pPr>
        <w:bidi/>
      </w:pPr>
      <w:r>
        <w:rPr>
          <w:sz w:val="24"/>
          <w:szCs w:val="24"/>
          <w:rtl/>
        </w:rPr>
        <w:t>מחלקה מופשטת זו מהווה את הבסיס לכל המחלקות אשר מייצגות טבלאות פענוח במסד הנתונים. הצורך במחלקות פענוח מתעורר כאשר יש לשמור בשדה כלשהו מחרוזת מתוך אוסף קבוע של מחרוזות. במקום לשמור את המחרוזת באופן ישיר כחלק מהרשומה, ישמר בשדה מצביע לרשומה בטבלה אחרת אשר יחזיק את המחרוזת המבוקשת. כך ניתן לשנות בקלות את ערך המחרוזות בלי לעבור סדרתית על כל הרשומות ואפילו לתמוך במספר שפות שונות (בעזרת מספר שינויים נוספים). המחלקה בעלת התכונות הבאות:</w:t>
      </w:r>
    </w:p>
    <w:p w:rsidR="00481634" w:rsidRDefault="00481634"/>
    <w:p w:rsidR="00481634" w:rsidRDefault="00471D70">
      <w:r>
        <w:rPr>
          <w:sz w:val="24"/>
          <w:szCs w:val="24"/>
        </w:rPr>
        <w:t>public virtual int Id { get; set; }</w:t>
      </w:r>
    </w:p>
    <w:p w:rsidR="00481634" w:rsidRDefault="00481634"/>
    <w:p w:rsidR="00481634" w:rsidRDefault="00471D70">
      <w:r>
        <w:rPr>
          <w:sz w:val="24"/>
          <w:szCs w:val="24"/>
        </w:rPr>
        <w:t>public virtual string Name { get; set; }</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rsidP="00EA5B60">
      <w:pPr>
        <w:bidi/>
      </w:pPr>
      <w:r>
        <w:rPr>
          <w:b/>
          <w:sz w:val="24"/>
          <w:szCs w:val="24"/>
          <w:rtl/>
        </w:rPr>
        <w:t xml:space="preserve">מחלקת </w:t>
      </w:r>
      <w:r w:rsidR="00EA5B60">
        <w:rPr>
          <w:b/>
          <w:sz w:val="24"/>
          <w:szCs w:val="24"/>
        </w:rPr>
        <w:t>Person</w:t>
      </w:r>
    </w:p>
    <w:p w:rsidR="00481634" w:rsidRDefault="00471D70" w:rsidP="00EA5B60">
      <w:pPr>
        <w:bidi/>
      </w:pPr>
      <w:r>
        <w:rPr>
          <w:sz w:val="24"/>
          <w:szCs w:val="24"/>
          <w:rtl/>
        </w:rPr>
        <w:t xml:space="preserve">מחלקה מופשטת זו יורשת ממחלקת </w:t>
      </w:r>
      <w:r>
        <w:rPr>
          <w:sz w:val="24"/>
          <w:szCs w:val="24"/>
        </w:rPr>
        <w:t>Entity</w:t>
      </w:r>
      <w:r>
        <w:rPr>
          <w:sz w:val="24"/>
          <w:szCs w:val="24"/>
          <w:rtl/>
        </w:rPr>
        <w:t xml:space="preserve"> ומהווה את הבסיס לכלל מחלקות המשתמשים במערכת (</w:t>
      </w:r>
      <w:r w:rsidR="00EA5B60">
        <w:rPr>
          <w:rFonts w:hint="cs"/>
          <w:sz w:val="24"/>
          <w:szCs w:val="24"/>
          <w:rtl/>
        </w:rPr>
        <w:t>בעלים/רופאים</w:t>
      </w:r>
      <w:r>
        <w:rPr>
          <w:sz w:val="24"/>
          <w:szCs w:val="24"/>
          <w:rtl/>
        </w:rPr>
        <w:t>). המחלקה בעלת התכונות הבאות:</w:t>
      </w:r>
    </w:p>
    <w:p w:rsidR="00481634" w:rsidRDefault="00481634" w:rsidP="00EA5B60"/>
    <w:p w:rsidR="00EA5B60" w:rsidRPr="00EA5B60" w:rsidRDefault="00EA5B60" w:rsidP="00EA5B60">
      <w:pPr>
        <w:rPr>
          <w:sz w:val="24"/>
          <w:szCs w:val="24"/>
        </w:rPr>
      </w:pPr>
      <w:r>
        <w:rPr>
          <w:sz w:val="24"/>
          <w:szCs w:val="24"/>
        </w:rPr>
        <w:t xml:space="preserve">        </w:t>
      </w:r>
      <w:r w:rsidRPr="00EA5B60">
        <w:rPr>
          <w:sz w:val="24"/>
          <w:szCs w:val="24"/>
        </w:rPr>
        <w:t>public virtual string Password { get; set; }</w:t>
      </w:r>
    </w:p>
    <w:p w:rsidR="00EA5B60" w:rsidRPr="00EA5B60" w:rsidRDefault="00EA5B60" w:rsidP="00EA5B60">
      <w:pPr>
        <w:rPr>
          <w:sz w:val="24"/>
          <w:szCs w:val="24"/>
        </w:rPr>
      </w:pPr>
      <w:r w:rsidRPr="00EA5B60">
        <w:rPr>
          <w:sz w:val="24"/>
          <w:szCs w:val="24"/>
        </w:rPr>
        <w:t xml:space="preserve">        public virtual string FirstName { get; set; }</w:t>
      </w:r>
    </w:p>
    <w:p w:rsidR="00EA5B60" w:rsidRPr="00EA5B60" w:rsidRDefault="00EA5B60" w:rsidP="00EA5B60">
      <w:pPr>
        <w:rPr>
          <w:sz w:val="24"/>
          <w:szCs w:val="24"/>
        </w:rPr>
      </w:pPr>
      <w:r w:rsidRPr="00EA5B60">
        <w:rPr>
          <w:sz w:val="24"/>
          <w:szCs w:val="24"/>
        </w:rPr>
        <w:t xml:space="preserve">        public virtual string LastName { get; set; }</w:t>
      </w:r>
    </w:p>
    <w:p w:rsidR="00EA5B60" w:rsidRPr="00EA5B60" w:rsidRDefault="00EA5B60" w:rsidP="00EA5B60">
      <w:pPr>
        <w:rPr>
          <w:sz w:val="24"/>
          <w:szCs w:val="24"/>
        </w:rPr>
      </w:pPr>
      <w:r w:rsidRPr="00EA5B60">
        <w:rPr>
          <w:sz w:val="24"/>
          <w:szCs w:val="24"/>
        </w:rPr>
        <w:t xml:space="preserve">        public virtual DateTime BirthDate { get; set; }</w:t>
      </w:r>
    </w:p>
    <w:p w:rsidR="00EA5B60" w:rsidRPr="00EA5B60" w:rsidRDefault="00EA5B60" w:rsidP="00EA5B60">
      <w:pPr>
        <w:rPr>
          <w:sz w:val="24"/>
          <w:szCs w:val="24"/>
        </w:rPr>
      </w:pPr>
      <w:r w:rsidRPr="00EA5B60">
        <w:rPr>
          <w:sz w:val="24"/>
          <w:szCs w:val="24"/>
        </w:rPr>
        <w:t xml:space="preserve">        public virtual string Email { get; set; }</w:t>
      </w:r>
    </w:p>
    <w:p w:rsidR="00EA5B60" w:rsidRPr="00EA5B60" w:rsidRDefault="00EA5B60" w:rsidP="00EA5B60">
      <w:pPr>
        <w:rPr>
          <w:sz w:val="24"/>
          <w:szCs w:val="24"/>
        </w:rPr>
      </w:pPr>
      <w:r w:rsidRPr="00EA5B60">
        <w:rPr>
          <w:sz w:val="24"/>
          <w:szCs w:val="24"/>
        </w:rPr>
        <w:t xml:space="preserve">        public virtual Address Address { get; set; }</w:t>
      </w:r>
    </w:p>
    <w:p w:rsidR="00EA5B60" w:rsidRPr="00EA5B60" w:rsidRDefault="00EA5B60" w:rsidP="00EA5B60">
      <w:pPr>
        <w:rPr>
          <w:sz w:val="24"/>
          <w:szCs w:val="24"/>
        </w:rPr>
      </w:pPr>
      <w:r w:rsidRPr="00EA5B60">
        <w:rPr>
          <w:sz w:val="24"/>
          <w:szCs w:val="24"/>
        </w:rPr>
        <w:t xml:space="preserve">        public virtual string Phone { get; set; }</w:t>
      </w:r>
    </w:p>
    <w:p w:rsidR="00481634" w:rsidRPr="00EA5B60" w:rsidRDefault="00EA5B60" w:rsidP="00EA5B60">
      <w:pPr>
        <w:rPr>
          <w:sz w:val="24"/>
          <w:szCs w:val="24"/>
        </w:rPr>
      </w:pPr>
      <w:r w:rsidRPr="00EA5B60">
        <w:rPr>
          <w:sz w:val="24"/>
          <w:szCs w:val="24"/>
        </w:rPr>
        <w:t xml:space="preserve">        </w:t>
      </w:r>
    </w:p>
    <w:p w:rsidR="00481634" w:rsidRDefault="00471D70" w:rsidP="00EA5B60">
      <w:pPr>
        <w:bidi/>
      </w:pPr>
      <w:r>
        <w:rPr>
          <w:b/>
          <w:sz w:val="24"/>
          <w:szCs w:val="24"/>
          <w:rtl/>
        </w:rPr>
        <w:t xml:space="preserve">מחלקת </w:t>
      </w:r>
      <w:r w:rsidR="00EA5B60">
        <w:rPr>
          <w:b/>
          <w:sz w:val="24"/>
          <w:szCs w:val="24"/>
        </w:rPr>
        <w:t>Owner</w:t>
      </w:r>
    </w:p>
    <w:p w:rsidR="00481634" w:rsidRDefault="00471D70" w:rsidP="00EA5B60">
      <w:pPr>
        <w:bidi/>
      </w:pPr>
      <w:r>
        <w:rPr>
          <w:sz w:val="24"/>
          <w:szCs w:val="24"/>
          <w:rtl/>
        </w:rPr>
        <w:t xml:space="preserve">מחלקה זו יורשת ממחלקת </w:t>
      </w:r>
      <w:r w:rsidR="00EA5B60">
        <w:rPr>
          <w:sz w:val="24"/>
          <w:szCs w:val="24"/>
        </w:rPr>
        <w:t>Person</w:t>
      </w:r>
      <w:r>
        <w:rPr>
          <w:sz w:val="24"/>
          <w:szCs w:val="24"/>
          <w:rtl/>
        </w:rPr>
        <w:t xml:space="preserve"> ומייצגת </w:t>
      </w:r>
      <w:r w:rsidR="00EA5B60">
        <w:rPr>
          <w:rFonts w:hint="cs"/>
          <w:sz w:val="24"/>
          <w:szCs w:val="24"/>
          <w:rtl/>
        </w:rPr>
        <w:t>בעלים</w:t>
      </w:r>
      <w:r>
        <w:rPr>
          <w:sz w:val="24"/>
          <w:szCs w:val="24"/>
          <w:rtl/>
        </w:rPr>
        <w:t xml:space="preserve"> במערכת. היא מכילה את </w:t>
      </w:r>
      <w:r w:rsidR="00EA5B60">
        <w:rPr>
          <w:rFonts w:hint="cs"/>
          <w:sz w:val="24"/>
          <w:szCs w:val="24"/>
          <w:rtl/>
        </w:rPr>
        <w:t>רשימת בעלי החיים של הבעלים</w:t>
      </w:r>
      <w:r>
        <w:rPr>
          <w:sz w:val="24"/>
          <w:szCs w:val="24"/>
          <w:rtl/>
        </w:rPr>
        <w:t>. המחלקה בעלת התכונות הבאות:</w:t>
      </w:r>
    </w:p>
    <w:p w:rsidR="00481634" w:rsidRPr="00EA5B60" w:rsidRDefault="00EA5B60" w:rsidP="00EA5B60">
      <w:pPr>
        <w:rPr>
          <w:sz w:val="24"/>
          <w:szCs w:val="24"/>
        </w:rPr>
      </w:pPr>
      <w:r>
        <w:rPr>
          <w:sz w:val="24"/>
          <w:szCs w:val="24"/>
        </w:rPr>
        <w:t xml:space="preserve">        </w:t>
      </w:r>
      <w:r w:rsidRPr="00EA5B60">
        <w:rPr>
          <w:sz w:val="24"/>
          <w:szCs w:val="24"/>
        </w:rPr>
        <w:t>public virtual IList&lt;Animal&gt; Animals { get; set; }</w:t>
      </w:r>
    </w:p>
    <w:p w:rsidR="00481634" w:rsidRDefault="00481634">
      <w:pPr>
        <w:bidi/>
      </w:pPr>
    </w:p>
    <w:p w:rsidR="00481634" w:rsidRDefault="00471D70">
      <w:r>
        <w:br w:type="page"/>
      </w:r>
    </w:p>
    <w:p w:rsidR="00481634" w:rsidRDefault="00481634">
      <w:pPr>
        <w:bidi/>
      </w:pPr>
    </w:p>
    <w:p w:rsidR="00481634" w:rsidRDefault="00471D70" w:rsidP="00EA5B60">
      <w:pPr>
        <w:bidi/>
        <w:rPr>
          <w:rtl/>
        </w:rPr>
      </w:pPr>
      <w:r>
        <w:rPr>
          <w:b/>
          <w:sz w:val="24"/>
          <w:szCs w:val="24"/>
          <w:rtl/>
        </w:rPr>
        <w:t xml:space="preserve">מחלקת </w:t>
      </w:r>
      <w:r w:rsidR="00EA5B60">
        <w:rPr>
          <w:rFonts w:hint="cs"/>
          <w:b/>
          <w:sz w:val="24"/>
          <w:szCs w:val="24"/>
        </w:rPr>
        <w:t>D</w:t>
      </w:r>
      <w:r w:rsidR="00EA5B60">
        <w:rPr>
          <w:b/>
          <w:sz w:val="24"/>
          <w:szCs w:val="24"/>
        </w:rPr>
        <w:t>octor</w:t>
      </w:r>
    </w:p>
    <w:p w:rsidR="00481634" w:rsidRDefault="00471D70" w:rsidP="00EA5B60">
      <w:pPr>
        <w:bidi/>
      </w:pPr>
      <w:r>
        <w:rPr>
          <w:sz w:val="24"/>
          <w:szCs w:val="24"/>
          <w:rtl/>
        </w:rPr>
        <w:t xml:space="preserve">מחלקה זו יורשת ממחלקת </w:t>
      </w:r>
      <w:r w:rsidR="00EA5B60">
        <w:rPr>
          <w:sz w:val="24"/>
          <w:szCs w:val="24"/>
        </w:rPr>
        <w:t>Person</w:t>
      </w:r>
      <w:r>
        <w:rPr>
          <w:sz w:val="24"/>
          <w:szCs w:val="24"/>
          <w:rtl/>
        </w:rPr>
        <w:t xml:space="preserve"> ומייצגת </w:t>
      </w:r>
      <w:r w:rsidR="00EA5B60">
        <w:rPr>
          <w:rFonts w:hint="cs"/>
          <w:sz w:val="24"/>
          <w:szCs w:val="24"/>
          <w:rtl/>
        </w:rPr>
        <w:t>רופא</w:t>
      </w:r>
      <w:r>
        <w:rPr>
          <w:sz w:val="24"/>
          <w:szCs w:val="24"/>
          <w:rtl/>
        </w:rPr>
        <w:t xml:space="preserve"> במערכת. היא מכילה </w:t>
      </w:r>
      <w:r w:rsidR="00EA5B60">
        <w:rPr>
          <w:rFonts w:hint="cs"/>
          <w:sz w:val="24"/>
          <w:szCs w:val="24"/>
          <w:rtl/>
        </w:rPr>
        <w:t>את שעות פעילות הרופא, מידע כללי וקוד רופא</w:t>
      </w:r>
      <w:r>
        <w:rPr>
          <w:sz w:val="24"/>
          <w:szCs w:val="24"/>
          <w:rtl/>
        </w:rPr>
        <w:t xml:space="preserve">. המחלקה מכילה את הרשימות הבאות: </w:t>
      </w:r>
      <w:r w:rsidR="00EA5B60">
        <w:rPr>
          <w:rFonts w:hint="cs"/>
          <w:sz w:val="24"/>
          <w:szCs w:val="24"/>
          <w:rtl/>
        </w:rPr>
        <w:t>רשימת בעלי חיים בטיפול, רשימת סוגי בעלי חיים שניתנים לטיפול והמלצות</w:t>
      </w:r>
      <w:r>
        <w:rPr>
          <w:sz w:val="24"/>
          <w:szCs w:val="24"/>
          <w:rtl/>
        </w:rPr>
        <w:t>. המחלקה בעלת התכונות הבאות:</w:t>
      </w:r>
    </w:p>
    <w:p w:rsidR="00481634" w:rsidRDefault="00481634"/>
    <w:p w:rsidR="00EA5B60" w:rsidRPr="00EA5B60" w:rsidRDefault="00EA5B60" w:rsidP="00EA5B60">
      <w:pPr>
        <w:rPr>
          <w:sz w:val="24"/>
          <w:szCs w:val="24"/>
        </w:rPr>
      </w:pPr>
      <w:r w:rsidRPr="00EA5B60">
        <w:rPr>
          <w:sz w:val="24"/>
          <w:szCs w:val="24"/>
        </w:rPr>
        <w:t xml:space="preserve">        public virtual string DoctorCode { get; set; }</w:t>
      </w:r>
    </w:p>
    <w:p w:rsidR="00EA5B60" w:rsidRPr="00EA5B60" w:rsidRDefault="00EA5B60" w:rsidP="00EA5B60">
      <w:pPr>
        <w:rPr>
          <w:sz w:val="24"/>
          <w:szCs w:val="24"/>
        </w:rPr>
      </w:pPr>
      <w:r w:rsidRPr="00EA5B60">
        <w:rPr>
          <w:sz w:val="24"/>
          <w:szCs w:val="24"/>
        </w:rPr>
        <w:t xml:space="preserve">        public virtual string Notes { get; set; }</w:t>
      </w:r>
    </w:p>
    <w:p w:rsidR="00EA5B60" w:rsidRDefault="00EA5B60" w:rsidP="00EA5B60">
      <w:pPr>
        <w:rPr>
          <w:sz w:val="24"/>
          <w:szCs w:val="24"/>
        </w:rPr>
      </w:pPr>
      <w:r w:rsidRPr="00EA5B60">
        <w:rPr>
          <w:sz w:val="24"/>
          <w:szCs w:val="24"/>
        </w:rPr>
        <w:t xml:space="preserve">        public virtual string OpeningHours { get; set; }</w:t>
      </w:r>
    </w:p>
    <w:p w:rsidR="00EA5B60" w:rsidRPr="00EA5B60" w:rsidRDefault="00EA5B60" w:rsidP="00EA5B60">
      <w:pPr>
        <w:rPr>
          <w:sz w:val="24"/>
          <w:szCs w:val="24"/>
        </w:rPr>
      </w:pPr>
      <w:r w:rsidRPr="00EA5B60">
        <w:rPr>
          <w:sz w:val="24"/>
          <w:szCs w:val="24"/>
        </w:rPr>
        <w:t xml:space="preserve">        public virtual IList&lt;Animal&gt; TreatingAnimals { get; set; }</w:t>
      </w:r>
    </w:p>
    <w:p w:rsidR="00EA5B60" w:rsidRPr="00EA5B60" w:rsidRDefault="00EA5B60" w:rsidP="00EA5B60">
      <w:pPr>
        <w:rPr>
          <w:sz w:val="24"/>
          <w:szCs w:val="24"/>
        </w:rPr>
      </w:pPr>
      <w:r w:rsidRPr="00EA5B60">
        <w:rPr>
          <w:sz w:val="24"/>
          <w:szCs w:val="24"/>
        </w:rPr>
        <w:t xml:space="preserve">        public virtual IList&lt;Recommendation&gt; Recommendations { get; set; }</w:t>
      </w:r>
    </w:p>
    <w:p w:rsidR="00481634" w:rsidRPr="00EA5B60" w:rsidRDefault="00EA5B60" w:rsidP="00EA5B60">
      <w:pPr>
        <w:rPr>
          <w:sz w:val="24"/>
          <w:szCs w:val="24"/>
        </w:rPr>
      </w:pPr>
      <w:r w:rsidRPr="00EA5B60">
        <w:rPr>
          <w:sz w:val="24"/>
          <w:szCs w:val="24"/>
        </w:rPr>
        <w:t xml:space="preserve">        public virtual IList&lt;AnimalTypeDecode&gt; AnimalTypes { get; set; }</w:t>
      </w:r>
    </w:p>
    <w:p w:rsidR="00481634" w:rsidRDefault="00481634">
      <w:pPr>
        <w:bidi/>
      </w:pPr>
    </w:p>
    <w:p w:rsidR="00481634" w:rsidRDefault="00471D70">
      <w:r>
        <w:br w:type="page"/>
      </w:r>
    </w:p>
    <w:p w:rsidR="00481634" w:rsidRDefault="00471D70" w:rsidP="00EA5B60">
      <w:pPr>
        <w:bidi/>
      </w:pPr>
      <w:r>
        <w:rPr>
          <w:b/>
          <w:sz w:val="24"/>
          <w:szCs w:val="24"/>
          <w:rtl/>
        </w:rPr>
        <w:lastRenderedPageBreak/>
        <w:t xml:space="preserve">מחלקת </w:t>
      </w:r>
      <w:r w:rsidR="00EA5B60">
        <w:rPr>
          <w:b/>
          <w:sz w:val="24"/>
          <w:szCs w:val="24"/>
        </w:rPr>
        <w:t>AnimalTypeDecode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w:t>
      </w:r>
      <w:r w:rsidR="00EA5B60">
        <w:rPr>
          <w:rFonts w:hint="cs"/>
          <w:sz w:val="24"/>
          <w:szCs w:val="24"/>
          <w:rtl/>
        </w:rPr>
        <w:t>סוג בעל חיים</w:t>
      </w:r>
      <w:r>
        <w:rPr>
          <w:sz w:val="24"/>
          <w:szCs w:val="24"/>
          <w:rtl/>
        </w:rPr>
        <w:t xml:space="preserve">. הערכים התקינים הם </w:t>
      </w:r>
      <w:r w:rsidR="00EA5B60">
        <w:rPr>
          <w:rFonts w:hint="cs"/>
          <w:sz w:val="24"/>
          <w:szCs w:val="24"/>
          <w:rtl/>
        </w:rPr>
        <w:t>חתול, כלב, דג וציפור</w:t>
      </w:r>
      <w:r>
        <w:rPr>
          <w:sz w:val="24"/>
          <w:szCs w:val="24"/>
          <w:rtl/>
        </w:rPr>
        <w:t>. מחלקה זו לא מכילה תכונות נוספות מעבר לתכונות במחלקת הבסיס.</w:t>
      </w:r>
    </w:p>
    <w:p w:rsidR="00481634" w:rsidRDefault="00481634">
      <w:pPr>
        <w:bidi/>
      </w:pPr>
    </w:p>
    <w:p w:rsidR="00481634" w:rsidRDefault="00471D70" w:rsidP="00EA5B60">
      <w:pPr>
        <w:bidi/>
      </w:pPr>
      <w:r>
        <w:rPr>
          <w:b/>
          <w:sz w:val="24"/>
          <w:szCs w:val="24"/>
          <w:rtl/>
        </w:rPr>
        <w:t xml:space="preserve">מחלקת </w:t>
      </w:r>
      <w:r w:rsidR="00EA5B60">
        <w:rPr>
          <w:b/>
          <w:sz w:val="24"/>
          <w:szCs w:val="24"/>
        </w:rPr>
        <w:t>GenderDecode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w:t>
      </w:r>
      <w:r w:rsidR="00EA5B60">
        <w:rPr>
          <w:rFonts w:hint="cs"/>
          <w:sz w:val="24"/>
          <w:szCs w:val="24"/>
          <w:rtl/>
        </w:rPr>
        <w:t>מגדרי בעלי חיים</w:t>
      </w:r>
      <w:r>
        <w:rPr>
          <w:sz w:val="24"/>
          <w:szCs w:val="24"/>
          <w:rtl/>
        </w:rPr>
        <w:t xml:space="preserve">. הערכים התקינים הם: </w:t>
      </w:r>
      <w:r w:rsidR="00EA5B60">
        <w:rPr>
          <w:rFonts w:hint="cs"/>
          <w:sz w:val="24"/>
          <w:szCs w:val="24"/>
          <w:rtl/>
        </w:rPr>
        <w:t>זכר ונקבה</w:t>
      </w:r>
      <w:r>
        <w:rPr>
          <w:sz w:val="24"/>
          <w:szCs w:val="24"/>
          <w:rtl/>
        </w:rPr>
        <w:t>. מחלקה זו לא מכילה תכונות נוספות מעבר לתכונות במחלקת הבסיס.</w:t>
      </w:r>
    </w:p>
    <w:p w:rsidR="00481634" w:rsidRDefault="00481634">
      <w:pPr>
        <w:bidi/>
      </w:pPr>
    </w:p>
    <w:p w:rsidR="00481634" w:rsidRDefault="00471D70" w:rsidP="00EA5B60">
      <w:pPr>
        <w:bidi/>
        <w:rPr>
          <w:rtl/>
        </w:rPr>
      </w:pPr>
      <w:r>
        <w:rPr>
          <w:b/>
          <w:sz w:val="24"/>
          <w:szCs w:val="24"/>
          <w:rtl/>
        </w:rPr>
        <w:t xml:space="preserve">מחלקת </w:t>
      </w:r>
      <w:r w:rsidR="00EA5B60">
        <w:rPr>
          <w:b/>
          <w:sz w:val="24"/>
          <w:szCs w:val="24"/>
        </w:rPr>
        <w:t>TreatmentTypeDecode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את סוגי </w:t>
      </w:r>
      <w:r w:rsidR="00EA5B60">
        <w:rPr>
          <w:rFonts w:hint="cs"/>
          <w:sz w:val="24"/>
          <w:szCs w:val="24"/>
          <w:rtl/>
        </w:rPr>
        <w:t>הטיפולים האפשריים</w:t>
      </w:r>
      <w:r>
        <w:rPr>
          <w:sz w:val="24"/>
          <w:szCs w:val="24"/>
          <w:rtl/>
        </w:rPr>
        <w:t xml:space="preserve">. הערכים התקינים הם </w:t>
      </w:r>
      <w:r w:rsidR="00EA5B60">
        <w:rPr>
          <w:rFonts w:hint="cs"/>
          <w:sz w:val="24"/>
          <w:szCs w:val="24"/>
          <w:rtl/>
        </w:rPr>
        <w:t>חיסונים, תרופות וטיפולים כלליים</w:t>
      </w:r>
      <w:r>
        <w:rPr>
          <w:sz w:val="24"/>
          <w:szCs w:val="24"/>
          <w:rtl/>
        </w:rPr>
        <w:t>. מחלקה זו לא מכילה תכונות נוספות מעבר לתכונות במחלקת הבסיס.</w:t>
      </w:r>
    </w:p>
    <w:p w:rsidR="00481634" w:rsidRDefault="00471D70">
      <w:r>
        <w:br w:type="page"/>
      </w:r>
    </w:p>
    <w:p w:rsidR="00481634" w:rsidRDefault="00481634">
      <w:pPr>
        <w:bidi/>
      </w:pPr>
    </w:p>
    <w:p w:rsidR="00481634" w:rsidRDefault="00471D70" w:rsidP="00EA5B60">
      <w:pPr>
        <w:bidi/>
        <w:rPr>
          <w:rtl/>
        </w:rPr>
      </w:pPr>
      <w:r>
        <w:rPr>
          <w:b/>
          <w:sz w:val="24"/>
          <w:szCs w:val="24"/>
          <w:rtl/>
        </w:rPr>
        <w:t xml:space="preserve">מחלקת </w:t>
      </w:r>
      <w:r w:rsidR="00EA5B60">
        <w:rPr>
          <w:rFonts w:hint="cs"/>
          <w:b/>
          <w:sz w:val="24"/>
          <w:szCs w:val="24"/>
        </w:rPr>
        <w:t>A</w:t>
      </w:r>
      <w:r w:rsidR="00EA5B60">
        <w:rPr>
          <w:b/>
          <w:sz w:val="24"/>
          <w:szCs w:val="24"/>
        </w:rPr>
        <w:t>ddress</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כתובת</w:t>
      </w:r>
      <w:r>
        <w:rPr>
          <w:sz w:val="24"/>
          <w:szCs w:val="24"/>
          <w:rtl/>
        </w:rPr>
        <w:t xml:space="preserve"> </w:t>
      </w:r>
      <w:r w:rsidR="00094DB5">
        <w:rPr>
          <w:rFonts w:hint="cs"/>
          <w:sz w:val="24"/>
          <w:szCs w:val="24"/>
          <w:rtl/>
        </w:rPr>
        <w:t>ש</w:t>
      </w:r>
      <w:r>
        <w:rPr>
          <w:sz w:val="24"/>
          <w:szCs w:val="24"/>
          <w:rtl/>
        </w:rPr>
        <w:t xml:space="preserve">ל משתמש במערכת. היא מכילה </w:t>
      </w:r>
      <w:r w:rsidR="00094DB5">
        <w:rPr>
          <w:rFonts w:hint="cs"/>
          <w:sz w:val="24"/>
          <w:szCs w:val="24"/>
          <w:rtl/>
        </w:rPr>
        <w:t>מדינה, עיר רחוב ומספר בית</w:t>
      </w:r>
      <w:r>
        <w:rPr>
          <w:sz w:val="24"/>
          <w:szCs w:val="24"/>
          <w:rtl/>
        </w:rPr>
        <w:t>. המחלקה בעלת התכונות הבאות:</w:t>
      </w:r>
    </w:p>
    <w:p w:rsidR="00EA5B60" w:rsidRPr="00EA5B60" w:rsidRDefault="00094DB5" w:rsidP="00EA5B60">
      <w:pPr>
        <w:rPr>
          <w:sz w:val="24"/>
          <w:szCs w:val="24"/>
        </w:rPr>
      </w:pPr>
      <w:r>
        <w:rPr>
          <w:rFonts w:ascii="Consolas" w:hAnsi="Consolas" w:cs="Consolas"/>
          <w:sz w:val="19"/>
          <w:szCs w:val="19"/>
          <w:highlight w:val="white"/>
        </w:rPr>
        <w:t xml:space="preserve">    </w:t>
      </w:r>
      <w:r>
        <w:rPr>
          <w:rFonts w:ascii="Consolas" w:hAnsi="Consolas" w:cs="Consolas"/>
          <w:sz w:val="19"/>
          <w:szCs w:val="19"/>
        </w:rPr>
        <w:t xml:space="preserve"> </w:t>
      </w:r>
      <w:r w:rsidR="00EA5B60" w:rsidRPr="00EA5B60">
        <w:rPr>
          <w:sz w:val="24"/>
          <w:szCs w:val="24"/>
        </w:rPr>
        <w:t>public virtual string Country { get; set; }</w:t>
      </w:r>
    </w:p>
    <w:p w:rsidR="00EA5B60" w:rsidRPr="00EA5B60" w:rsidRDefault="00EA5B60" w:rsidP="00EA5B60">
      <w:pPr>
        <w:rPr>
          <w:sz w:val="24"/>
          <w:szCs w:val="24"/>
        </w:rPr>
      </w:pPr>
      <w:r w:rsidRPr="00EA5B60">
        <w:rPr>
          <w:sz w:val="24"/>
          <w:szCs w:val="24"/>
        </w:rPr>
        <w:t xml:space="preserve">        public virtual string City { get; set; }</w:t>
      </w:r>
    </w:p>
    <w:p w:rsidR="00EA5B60" w:rsidRPr="00EA5B60" w:rsidRDefault="00EA5B60" w:rsidP="00EA5B60">
      <w:pPr>
        <w:rPr>
          <w:sz w:val="24"/>
          <w:szCs w:val="24"/>
        </w:rPr>
      </w:pPr>
      <w:r w:rsidRPr="00EA5B60">
        <w:rPr>
          <w:sz w:val="24"/>
          <w:szCs w:val="24"/>
        </w:rPr>
        <w:t xml:space="preserve">        public virtual string StreetName { get; set; }</w:t>
      </w:r>
    </w:p>
    <w:p w:rsidR="00EA5B60" w:rsidRDefault="00EA5B60" w:rsidP="00EA5B60">
      <w:pPr>
        <w:rPr>
          <w:sz w:val="24"/>
          <w:szCs w:val="24"/>
        </w:rPr>
      </w:pPr>
      <w:r w:rsidRPr="00EA5B60">
        <w:rPr>
          <w:sz w:val="24"/>
          <w:szCs w:val="24"/>
        </w:rPr>
        <w:t xml:space="preserve">        public virtual int StreetNumber { get; set; }</w:t>
      </w:r>
    </w:p>
    <w:p w:rsidR="00481634" w:rsidRDefault="00471D70" w:rsidP="00094DB5">
      <w:pPr>
        <w:bidi/>
      </w:pPr>
      <w:r>
        <w:rPr>
          <w:b/>
          <w:sz w:val="24"/>
          <w:szCs w:val="24"/>
          <w:rtl/>
        </w:rPr>
        <w:t xml:space="preserve">מחלקת </w:t>
      </w:r>
      <w:r w:rsidR="00094DB5">
        <w:rPr>
          <w:b/>
          <w:sz w:val="24"/>
          <w:szCs w:val="24"/>
        </w:rPr>
        <w:t>Animal</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 xml:space="preserve">בעל חיים </w:t>
      </w:r>
      <w:r>
        <w:rPr>
          <w:sz w:val="24"/>
          <w:szCs w:val="24"/>
          <w:rtl/>
        </w:rPr>
        <w:t xml:space="preserve">במערכת. היא מכילה את שם </w:t>
      </w:r>
      <w:r w:rsidR="00094DB5">
        <w:rPr>
          <w:rFonts w:hint="cs"/>
          <w:sz w:val="24"/>
          <w:szCs w:val="24"/>
          <w:rtl/>
        </w:rPr>
        <w:t>בעל החיים</w:t>
      </w:r>
      <w:r>
        <w:rPr>
          <w:sz w:val="24"/>
          <w:szCs w:val="24"/>
          <w:rtl/>
        </w:rPr>
        <w:t xml:space="preserve">, </w:t>
      </w:r>
      <w:r w:rsidR="00094DB5">
        <w:rPr>
          <w:rFonts w:hint="cs"/>
          <w:sz w:val="24"/>
          <w:szCs w:val="24"/>
          <w:rtl/>
        </w:rPr>
        <w:t>הפנייה לבעלים, הפנייה לרופא, הפנייה למגדר, הפנייה לסוג, משקל, צבע, הערות, תאריך ביקור הבא, תאריך לידה, רשימת מדידות ורשימת טיפולים</w:t>
      </w:r>
      <w:r>
        <w:rPr>
          <w:sz w:val="24"/>
          <w:szCs w:val="24"/>
          <w:rtl/>
        </w:rPr>
        <w:t>. היא בעלת התכונות הבאות:</w:t>
      </w:r>
    </w:p>
    <w:p w:rsidR="00481634" w:rsidRDefault="00481634"/>
    <w:p w:rsidR="00094DB5" w:rsidRPr="00094DB5" w:rsidRDefault="00094DB5" w:rsidP="00094DB5">
      <w:pPr>
        <w:rPr>
          <w:sz w:val="24"/>
          <w:szCs w:val="24"/>
        </w:rPr>
      </w:pPr>
      <w:r w:rsidRPr="00094DB5">
        <w:rPr>
          <w:sz w:val="24"/>
          <w:szCs w:val="24"/>
        </w:rPr>
        <w:t xml:space="preserve">        public virtual string Name { get; set; }</w:t>
      </w:r>
    </w:p>
    <w:p w:rsidR="00094DB5" w:rsidRPr="00094DB5" w:rsidRDefault="00094DB5" w:rsidP="00094DB5">
      <w:pPr>
        <w:rPr>
          <w:sz w:val="24"/>
          <w:szCs w:val="24"/>
        </w:rPr>
      </w:pPr>
      <w:r w:rsidRPr="00094DB5">
        <w:rPr>
          <w:sz w:val="24"/>
          <w:szCs w:val="24"/>
        </w:rPr>
        <w:t xml:space="preserve">        public virtual Owner Owner { get; set; }</w:t>
      </w:r>
    </w:p>
    <w:p w:rsidR="00094DB5" w:rsidRPr="00094DB5" w:rsidRDefault="00094DB5" w:rsidP="00094DB5">
      <w:pPr>
        <w:rPr>
          <w:sz w:val="24"/>
          <w:szCs w:val="24"/>
        </w:rPr>
      </w:pPr>
      <w:r w:rsidRPr="00094DB5">
        <w:rPr>
          <w:sz w:val="24"/>
          <w:szCs w:val="24"/>
        </w:rPr>
        <w:t xml:space="preserve">        public virtual IList&lt;TreatmentReport&gt; Orders { get; set; }</w:t>
      </w:r>
    </w:p>
    <w:p w:rsidR="00094DB5" w:rsidRPr="00094DB5" w:rsidRDefault="00094DB5" w:rsidP="00094DB5">
      <w:pPr>
        <w:rPr>
          <w:sz w:val="24"/>
          <w:szCs w:val="24"/>
        </w:rPr>
      </w:pPr>
      <w:r w:rsidRPr="00094DB5">
        <w:rPr>
          <w:sz w:val="24"/>
          <w:szCs w:val="24"/>
        </w:rPr>
        <w:t xml:space="preserve">        public virtual Doctor Doctor { get; set; }</w:t>
      </w:r>
    </w:p>
    <w:p w:rsidR="00094DB5" w:rsidRPr="00094DB5" w:rsidRDefault="00094DB5" w:rsidP="00094DB5">
      <w:pPr>
        <w:rPr>
          <w:sz w:val="24"/>
          <w:szCs w:val="24"/>
        </w:rPr>
      </w:pPr>
      <w:r w:rsidRPr="00094DB5">
        <w:rPr>
          <w:sz w:val="24"/>
          <w:szCs w:val="24"/>
        </w:rPr>
        <w:t xml:space="preserve">        public virtual IList&lt;AnimalMeasurements&gt; AnimalMeasurements { get; set; }</w:t>
      </w:r>
    </w:p>
    <w:p w:rsidR="00094DB5" w:rsidRPr="00094DB5" w:rsidRDefault="00094DB5" w:rsidP="00094DB5">
      <w:pPr>
        <w:rPr>
          <w:sz w:val="24"/>
          <w:szCs w:val="24"/>
        </w:rPr>
      </w:pPr>
      <w:r w:rsidRPr="00094DB5">
        <w:rPr>
          <w:sz w:val="24"/>
          <w:szCs w:val="24"/>
        </w:rPr>
        <w:t xml:space="preserve">        public virtual DateTime DateOfBirth { get; set; }</w:t>
      </w:r>
    </w:p>
    <w:p w:rsidR="00094DB5" w:rsidRPr="00094DB5" w:rsidRDefault="00094DB5" w:rsidP="00094DB5">
      <w:pPr>
        <w:rPr>
          <w:sz w:val="24"/>
          <w:szCs w:val="24"/>
        </w:rPr>
      </w:pPr>
      <w:r w:rsidRPr="00094DB5">
        <w:rPr>
          <w:sz w:val="24"/>
          <w:szCs w:val="24"/>
        </w:rPr>
        <w:t xml:space="preserve">        public virtual GenderDecode Gender { get; set; }</w:t>
      </w:r>
    </w:p>
    <w:p w:rsidR="00094DB5" w:rsidRPr="00094DB5" w:rsidRDefault="00094DB5" w:rsidP="00094DB5">
      <w:pPr>
        <w:rPr>
          <w:sz w:val="24"/>
          <w:szCs w:val="24"/>
        </w:rPr>
      </w:pPr>
      <w:r w:rsidRPr="00094DB5">
        <w:rPr>
          <w:sz w:val="24"/>
          <w:szCs w:val="24"/>
        </w:rPr>
        <w:t xml:space="preserve">        public virtual double Weight { get; set; }</w:t>
      </w:r>
    </w:p>
    <w:p w:rsidR="00094DB5" w:rsidRPr="00094DB5" w:rsidRDefault="00094DB5" w:rsidP="00094DB5">
      <w:pPr>
        <w:rPr>
          <w:sz w:val="24"/>
          <w:szCs w:val="24"/>
        </w:rPr>
      </w:pPr>
      <w:r w:rsidRPr="00094DB5">
        <w:rPr>
          <w:sz w:val="24"/>
          <w:szCs w:val="24"/>
        </w:rPr>
        <w:t xml:space="preserve">        public virtual AnimalTypeDecode Type { get; set; }</w:t>
      </w:r>
    </w:p>
    <w:p w:rsidR="00094DB5" w:rsidRPr="00094DB5" w:rsidRDefault="00094DB5" w:rsidP="00094DB5">
      <w:pPr>
        <w:rPr>
          <w:sz w:val="24"/>
          <w:szCs w:val="24"/>
        </w:rPr>
      </w:pPr>
      <w:r w:rsidRPr="00094DB5">
        <w:rPr>
          <w:sz w:val="24"/>
          <w:szCs w:val="24"/>
        </w:rPr>
        <w:t xml:space="preserve">        public virtual string Notes { get; set; }</w:t>
      </w:r>
    </w:p>
    <w:p w:rsidR="00094DB5" w:rsidRPr="00094DB5" w:rsidRDefault="00094DB5" w:rsidP="00094DB5">
      <w:pPr>
        <w:rPr>
          <w:sz w:val="24"/>
          <w:szCs w:val="24"/>
        </w:rPr>
      </w:pPr>
      <w:r w:rsidRPr="00094DB5">
        <w:rPr>
          <w:sz w:val="24"/>
          <w:szCs w:val="24"/>
        </w:rPr>
        <w:t xml:space="preserve">        public virtual string ChipNumber { get; set; }</w:t>
      </w:r>
    </w:p>
    <w:p w:rsidR="00094DB5" w:rsidRPr="00094DB5" w:rsidRDefault="00094DB5" w:rsidP="00094DB5">
      <w:pPr>
        <w:rPr>
          <w:sz w:val="24"/>
          <w:szCs w:val="24"/>
        </w:rPr>
      </w:pPr>
      <w:r w:rsidRPr="00094DB5">
        <w:rPr>
          <w:sz w:val="24"/>
          <w:szCs w:val="24"/>
        </w:rPr>
        <w:t xml:space="preserve">        public virtual string Color { get; set; }</w:t>
      </w:r>
    </w:p>
    <w:p w:rsidR="00094DB5" w:rsidRPr="00094DB5" w:rsidRDefault="00094DB5" w:rsidP="00094DB5">
      <w:pPr>
        <w:rPr>
          <w:sz w:val="24"/>
          <w:szCs w:val="24"/>
        </w:rPr>
      </w:pPr>
      <w:r w:rsidRPr="00094DB5">
        <w:rPr>
          <w:sz w:val="24"/>
          <w:szCs w:val="24"/>
        </w:rPr>
        <w:t xml:space="preserve">        public virtual DateTime? DateNextVisit { get; set; }</w:t>
      </w:r>
    </w:p>
    <w:p w:rsidR="00481634" w:rsidRDefault="00471D70" w:rsidP="00094DB5">
      <w:pPr>
        <w:bidi/>
      </w:pPr>
      <w:r>
        <w:rPr>
          <w:b/>
          <w:sz w:val="24"/>
          <w:szCs w:val="24"/>
          <w:rtl/>
        </w:rPr>
        <w:t xml:space="preserve">מחלקת </w:t>
      </w:r>
      <w:r w:rsidR="00094DB5" w:rsidRPr="00094DB5">
        <w:rPr>
          <w:b/>
          <w:sz w:val="24"/>
          <w:szCs w:val="24"/>
        </w:rPr>
        <w:t>AnimalMeasurements</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מדידה</w:t>
      </w:r>
      <w:r>
        <w:rPr>
          <w:sz w:val="24"/>
          <w:szCs w:val="24"/>
          <w:rtl/>
        </w:rPr>
        <w:t xml:space="preserve"> של </w:t>
      </w:r>
      <w:r w:rsidR="00094DB5">
        <w:rPr>
          <w:rFonts w:hint="cs"/>
          <w:sz w:val="24"/>
          <w:szCs w:val="24"/>
          <w:rtl/>
        </w:rPr>
        <w:t>בעל חיים כפי שבוצעה במהלך טיפול</w:t>
      </w:r>
      <w:r>
        <w:rPr>
          <w:sz w:val="24"/>
          <w:szCs w:val="24"/>
          <w:rtl/>
        </w:rPr>
        <w:t>.</w:t>
      </w:r>
      <w:r w:rsidR="00094DB5">
        <w:rPr>
          <w:rFonts w:hint="cs"/>
          <w:sz w:val="24"/>
          <w:szCs w:val="24"/>
          <w:rtl/>
        </w:rPr>
        <w:t xml:space="preserve"> היא מכילה דופק, משקל, לחץ דם סיסטולי, לחץ דם דיאסטולי, טמפרטורה והפנייה לטיפול המכיל</w:t>
      </w:r>
      <w:r>
        <w:rPr>
          <w:sz w:val="24"/>
          <w:szCs w:val="24"/>
          <w:rtl/>
        </w:rPr>
        <w:t>. המחלקה בעלת התכונות הבאות:</w:t>
      </w:r>
    </w:p>
    <w:p w:rsidR="00481634" w:rsidRDefault="00481634"/>
    <w:p w:rsidR="00094DB5" w:rsidRPr="00094DB5" w:rsidRDefault="00094DB5" w:rsidP="00094DB5">
      <w:pPr>
        <w:rPr>
          <w:sz w:val="24"/>
          <w:szCs w:val="24"/>
        </w:rPr>
      </w:pPr>
      <w:r w:rsidRPr="00094DB5">
        <w:rPr>
          <w:sz w:val="24"/>
          <w:szCs w:val="24"/>
        </w:rPr>
        <w:t xml:space="preserve">        public virtual TreatmentReport ContainingTreatment { get; set; }</w:t>
      </w:r>
    </w:p>
    <w:p w:rsidR="00094DB5" w:rsidRPr="00094DB5" w:rsidRDefault="00094DB5" w:rsidP="00094DB5">
      <w:pPr>
        <w:rPr>
          <w:sz w:val="24"/>
          <w:szCs w:val="24"/>
        </w:rPr>
      </w:pPr>
      <w:r w:rsidRPr="00094DB5">
        <w:rPr>
          <w:sz w:val="24"/>
          <w:szCs w:val="24"/>
        </w:rPr>
        <w:t xml:space="preserve">        public virtual int Pulse { get; set; }</w:t>
      </w:r>
    </w:p>
    <w:p w:rsidR="00094DB5" w:rsidRPr="00094DB5" w:rsidRDefault="00094DB5" w:rsidP="00094DB5">
      <w:pPr>
        <w:rPr>
          <w:sz w:val="24"/>
          <w:szCs w:val="24"/>
        </w:rPr>
      </w:pPr>
      <w:r w:rsidRPr="00094DB5">
        <w:rPr>
          <w:sz w:val="24"/>
          <w:szCs w:val="24"/>
        </w:rPr>
        <w:t xml:space="preserve">        public virtual double Temperature { get; set; }</w:t>
      </w:r>
    </w:p>
    <w:p w:rsidR="00094DB5" w:rsidRPr="00094DB5" w:rsidRDefault="00094DB5" w:rsidP="00094DB5">
      <w:pPr>
        <w:rPr>
          <w:sz w:val="24"/>
          <w:szCs w:val="24"/>
        </w:rPr>
      </w:pPr>
      <w:r w:rsidRPr="00094DB5">
        <w:rPr>
          <w:sz w:val="24"/>
          <w:szCs w:val="24"/>
        </w:rPr>
        <w:t xml:space="preserve">        public virtual double Weight { get; set; }</w:t>
      </w:r>
    </w:p>
    <w:p w:rsidR="00094DB5" w:rsidRPr="00094DB5" w:rsidRDefault="00094DB5" w:rsidP="00094DB5">
      <w:pPr>
        <w:rPr>
          <w:sz w:val="24"/>
          <w:szCs w:val="24"/>
        </w:rPr>
      </w:pPr>
      <w:r w:rsidRPr="00094DB5">
        <w:rPr>
          <w:sz w:val="24"/>
          <w:szCs w:val="24"/>
        </w:rPr>
        <w:t xml:space="preserve">        public virtual int SystolicBloodPressure { get; set; }</w:t>
      </w:r>
    </w:p>
    <w:p w:rsidR="00481634" w:rsidRPr="00094DB5" w:rsidRDefault="00094DB5" w:rsidP="00094DB5">
      <w:pPr>
        <w:rPr>
          <w:sz w:val="24"/>
          <w:szCs w:val="24"/>
        </w:rPr>
      </w:pPr>
      <w:r w:rsidRPr="00094DB5">
        <w:rPr>
          <w:sz w:val="24"/>
          <w:szCs w:val="24"/>
        </w:rPr>
        <w:t xml:space="preserve">        public virtual int DiastolicBloodPressure { get; set; }</w:t>
      </w:r>
    </w:p>
    <w:p w:rsidR="00481634" w:rsidRDefault="00471D70" w:rsidP="00094DB5">
      <w:pPr>
        <w:bidi/>
      </w:pPr>
      <w:r>
        <w:rPr>
          <w:b/>
          <w:sz w:val="24"/>
          <w:szCs w:val="24"/>
          <w:rtl/>
        </w:rPr>
        <w:t xml:space="preserve">מחלקת </w:t>
      </w:r>
      <w:r w:rsidR="00094DB5" w:rsidRPr="00094DB5">
        <w:rPr>
          <w:b/>
          <w:sz w:val="24"/>
          <w:szCs w:val="24"/>
        </w:rPr>
        <w:t>Recommendation</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המלצה על וטרינר</w:t>
      </w:r>
      <w:r>
        <w:rPr>
          <w:sz w:val="24"/>
          <w:szCs w:val="24"/>
          <w:rtl/>
        </w:rPr>
        <w:t xml:space="preserve">. היא מכילה את תאריך </w:t>
      </w:r>
      <w:r w:rsidR="00094DB5">
        <w:rPr>
          <w:rFonts w:hint="cs"/>
          <w:sz w:val="24"/>
          <w:szCs w:val="24"/>
          <w:rtl/>
        </w:rPr>
        <w:t>ההמלצה</w:t>
      </w:r>
      <w:r>
        <w:rPr>
          <w:sz w:val="24"/>
          <w:szCs w:val="24"/>
          <w:rtl/>
        </w:rPr>
        <w:t>, הפנייה ל</w:t>
      </w:r>
      <w:r w:rsidR="00094DB5">
        <w:rPr>
          <w:rFonts w:hint="cs"/>
          <w:sz w:val="24"/>
          <w:szCs w:val="24"/>
          <w:rtl/>
        </w:rPr>
        <w:t>בעלים הממליץ</w:t>
      </w:r>
      <w:r>
        <w:rPr>
          <w:sz w:val="24"/>
          <w:szCs w:val="24"/>
          <w:rtl/>
        </w:rPr>
        <w:t xml:space="preserve">, </w:t>
      </w:r>
      <w:r w:rsidR="00094DB5">
        <w:rPr>
          <w:rFonts w:hint="cs"/>
          <w:sz w:val="24"/>
          <w:szCs w:val="24"/>
          <w:rtl/>
        </w:rPr>
        <w:t>ותוכן ההמלצה</w:t>
      </w:r>
      <w:r>
        <w:rPr>
          <w:sz w:val="24"/>
          <w:szCs w:val="24"/>
          <w:rtl/>
        </w:rPr>
        <w:t>. המחלקה מכילה את התכונות הבאות:</w:t>
      </w:r>
    </w:p>
    <w:p w:rsidR="00094DB5" w:rsidRPr="00094DB5" w:rsidRDefault="00094DB5" w:rsidP="00094DB5">
      <w:pPr>
        <w:rPr>
          <w:sz w:val="24"/>
          <w:szCs w:val="24"/>
        </w:rPr>
      </w:pPr>
      <w:r>
        <w:rPr>
          <w:rFonts w:ascii="Consolas" w:hAnsi="Consolas" w:cs="Consolas"/>
          <w:sz w:val="19"/>
          <w:szCs w:val="19"/>
          <w:highlight w:val="white"/>
        </w:rPr>
        <w:t xml:space="preserve">     </w:t>
      </w:r>
      <w:r w:rsidRPr="00094DB5">
        <w:rPr>
          <w:sz w:val="24"/>
          <w:szCs w:val="24"/>
        </w:rPr>
        <w:t>public virtual Owner Owner { get; set; }</w:t>
      </w:r>
    </w:p>
    <w:p w:rsidR="00094DB5" w:rsidRPr="00094DB5" w:rsidRDefault="00094DB5" w:rsidP="00094DB5">
      <w:pPr>
        <w:rPr>
          <w:sz w:val="24"/>
          <w:szCs w:val="24"/>
        </w:rPr>
      </w:pPr>
      <w:r w:rsidRPr="00094DB5">
        <w:rPr>
          <w:sz w:val="24"/>
          <w:szCs w:val="24"/>
        </w:rPr>
        <w:lastRenderedPageBreak/>
        <w:t xml:space="preserve">        public virtual string Text{ get; set; }</w:t>
      </w:r>
    </w:p>
    <w:p w:rsidR="00094DB5" w:rsidRPr="00094DB5" w:rsidRDefault="00094DB5" w:rsidP="00094DB5">
      <w:pPr>
        <w:rPr>
          <w:sz w:val="24"/>
          <w:szCs w:val="24"/>
        </w:rPr>
      </w:pPr>
      <w:r w:rsidRPr="00094DB5">
        <w:rPr>
          <w:sz w:val="24"/>
          <w:szCs w:val="24"/>
        </w:rPr>
        <w:t xml:space="preserve">        public virtual DateTime Date { get; set; }</w:t>
      </w:r>
    </w:p>
    <w:p w:rsidR="00481634" w:rsidRDefault="00471D70" w:rsidP="00094DB5">
      <w:pPr>
        <w:bidi/>
        <w:rPr>
          <w:rtl/>
        </w:rPr>
      </w:pPr>
      <w:r>
        <w:rPr>
          <w:b/>
          <w:sz w:val="24"/>
          <w:szCs w:val="24"/>
          <w:rtl/>
        </w:rPr>
        <w:t xml:space="preserve">מחלקת </w:t>
      </w:r>
      <w:r w:rsidR="00094DB5" w:rsidRPr="00094DB5">
        <w:rPr>
          <w:b/>
          <w:sz w:val="24"/>
          <w:szCs w:val="24"/>
        </w:rPr>
        <w:t>Treatment</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טיפול שבוצע</w:t>
      </w:r>
      <w:r>
        <w:rPr>
          <w:sz w:val="24"/>
          <w:szCs w:val="24"/>
          <w:rtl/>
        </w:rPr>
        <w:t xml:space="preserve">. היא מכילה </w:t>
      </w:r>
      <w:r w:rsidR="00094DB5">
        <w:rPr>
          <w:rFonts w:hint="cs"/>
          <w:sz w:val="24"/>
          <w:szCs w:val="24"/>
          <w:rtl/>
        </w:rPr>
        <w:t>שם הטיפול, מחיר הטיפול, מינון הטיפול (במידה ומדובר בתרופה), סוג הטיפול ו</w:t>
      </w:r>
      <w:r w:rsidR="005B4BA2">
        <w:rPr>
          <w:rFonts w:hint="cs"/>
          <w:sz w:val="24"/>
          <w:szCs w:val="24"/>
          <w:rtl/>
        </w:rPr>
        <w:t xml:space="preserve">דו"ח </w:t>
      </w:r>
      <w:r w:rsidR="00094DB5">
        <w:rPr>
          <w:rFonts w:hint="cs"/>
          <w:sz w:val="24"/>
          <w:szCs w:val="24"/>
          <w:rtl/>
        </w:rPr>
        <w:t>טיפול מכיל</w:t>
      </w:r>
      <w:r>
        <w:rPr>
          <w:sz w:val="24"/>
          <w:szCs w:val="24"/>
          <w:rtl/>
        </w:rPr>
        <w:t>. המחלקה בעלת התכונות הבאות:</w:t>
      </w:r>
    </w:p>
    <w:p w:rsidR="00481634" w:rsidRDefault="00481634"/>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string Name {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string Dose{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double Price {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TreatmentTypeDecode Type { get; set; }</w:t>
      </w:r>
    </w:p>
    <w:p w:rsidR="00481634" w:rsidRPr="00094DB5" w:rsidRDefault="00094DB5" w:rsidP="00094DB5">
      <w:pPr>
        <w:rPr>
          <w:sz w:val="24"/>
          <w:szCs w:val="24"/>
        </w:rPr>
      </w:pPr>
      <w:r w:rsidRPr="00094DB5">
        <w:rPr>
          <w:sz w:val="24"/>
          <w:szCs w:val="24"/>
        </w:rPr>
        <w:t>public virtual TreatmentReport ContainingTreatment { get; set; }</w:t>
      </w:r>
    </w:p>
    <w:p w:rsidR="00481634" w:rsidRDefault="00481634"/>
    <w:p w:rsidR="004674E5" w:rsidRDefault="004674E5" w:rsidP="004674E5">
      <w:pPr>
        <w:bidi/>
        <w:rPr>
          <w:rtl/>
        </w:rPr>
      </w:pPr>
      <w:r>
        <w:rPr>
          <w:b/>
          <w:sz w:val="24"/>
          <w:szCs w:val="24"/>
          <w:rtl/>
        </w:rPr>
        <w:t xml:space="preserve">מחלקת </w:t>
      </w:r>
      <w:r w:rsidRPr="004674E5">
        <w:rPr>
          <w:b/>
          <w:sz w:val="24"/>
          <w:szCs w:val="24"/>
        </w:rPr>
        <w:t>TreatmentReport</w:t>
      </w:r>
    </w:p>
    <w:p w:rsidR="004674E5" w:rsidRDefault="004674E5" w:rsidP="005B4BA2">
      <w:pPr>
        <w:bidi/>
      </w:pPr>
      <w:r>
        <w:rPr>
          <w:sz w:val="24"/>
          <w:szCs w:val="24"/>
          <w:rtl/>
        </w:rPr>
        <w:t xml:space="preserve">מחלקה זו יורשת ממחלקת </w:t>
      </w:r>
      <w:r>
        <w:rPr>
          <w:sz w:val="24"/>
          <w:szCs w:val="24"/>
        </w:rPr>
        <w:t>Entity</w:t>
      </w:r>
      <w:r>
        <w:rPr>
          <w:sz w:val="24"/>
          <w:szCs w:val="24"/>
          <w:rtl/>
        </w:rPr>
        <w:t xml:space="preserve"> ומייצגת </w:t>
      </w:r>
      <w:r>
        <w:rPr>
          <w:rFonts w:hint="cs"/>
          <w:sz w:val="24"/>
          <w:szCs w:val="24"/>
          <w:rtl/>
        </w:rPr>
        <w:t>דו"ח טיפול שבוצע</w:t>
      </w:r>
      <w:r>
        <w:rPr>
          <w:sz w:val="24"/>
          <w:szCs w:val="24"/>
          <w:rtl/>
        </w:rPr>
        <w:t>.</w:t>
      </w:r>
      <w:r w:rsidR="005B4BA2">
        <w:rPr>
          <w:rFonts w:hint="cs"/>
          <w:sz w:val="24"/>
          <w:szCs w:val="24"/>
          <w:rtl/>
        </w:rPr>
        <w:t xml:space="preserve"> היא מכילה רופא, בעל חיים, מדידות שבוצעו של בעל החיים, רשימת טיפולים, מחיר כולל, תאריך וסיכום טיפול</w:t>
      </w:r>
      <w:r>
        <w:rPr>
          <w:sz w:val="24"/>
          <w:szCs w:val="24"/>
          <w:rtl/>
        </w:rPr>
        <w:t>. המחלקה בעלת התכונות הבאות:</w:t>
      </w:r>
    </w:p>
    <w:p w:rsidR="004674E5" w:rsidRDefault="004674E5" w:rsidP="004674E5"/>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Doctor Doctor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Animal Animal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AnimalMeasurements AnimalMeasurements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IList&lt;Treatment&gt; Treatments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double TotalPrice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DateTime Date{ get; set; }</w:t>
      </w:r>
    </w:p>
    <w:p w:rsidR="00481634"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string Summary { get; set; }</w:t>
      </w:r>
    </w:p>
    <w:p w:rsidR="00481634" w:rsidRPr="004674E5" w:rsidRDefault="00481634" w:rsidP="004674E5">
      <w:pPr>
        <w:autoSpaceDE w:val="0"/>
        <w:autoSpaceDN w:val="0"/>
        <w:adjustRightInd w:val="0"/>
        <w:spacing w:line="240" w:lineRule="auto"/>
        <w:rPr>
          <w:sz w:val="24"/>
          <w:szCs w:val="24"/>
        </w:rPr>
      </w:pPr>
    </w:p>
    <w:p w:rsidR="00481634" w:rsidRDefault="00481634"/>
    <w:p w:rsidR="00481634" w:rsidRDefault="00481634">
      <w:pPr>
        <w:bidi/>
      </w:pPr>
    </w:p>
    <w:p w:rsidR="00481634" w:rsidRDefault="00481634"/>
    <w:p w:rsidR="00481634" w:rsidRDefault="00481634"/>
    <w:p w:rsidR="00481634" w:rsidRDefault="00481634">
      <w:pPr>
        <w:bidi/>
      </w:pPr>
    </w:p>
    <w:p w:rsidR="00481634" w:rsidRDefault="00481634">
      <w:pPr>
        <w:bidi/>
      </w:pPr>
    </w:p>
    <w:p w:rsidR="00481634" w:rsidRDefault="00471D70">
      <w:pPr>
        <w:bidi/>
      </w:pPr>
      <w:r>
        <w:rPr>
          <w:sz w:val="36"/>
          <w:szCs w:val="36"/>
          <w:u w:val="single"/>
          <w:rtl/>
        </w:rPr>
        <w:t>פרויקט מיפויי הישויות (</w:t>
      </w:r>
      <w:r>
        <w:rPr>
          <w:sz w:val="36"/>
          <w:szCs w:val="36"/>
          <w:u w:val="single"/>
        </w:rPr>
        <w:t>Maps)</w:t>
      </w:r>
    </w:p>
    <w:p w:rsidR="00481634" w:rsidRDefault="00481634">
      <w:pPr>
        <w:bidi/>
      </w:pPr>
    </w:p>
    <w:p w:rsidR="00481634" w:rsidRDefault="00471D70">
      <w:pPr>
        <w:bidi/>
      </w:pPr>
      <w:r>
        <w:rPr>
          <w:sz w:val="24"/>
          <w:szCs w:val="24"/>
          <w:rtl/>
        </w:rPr>
        <w:t>כדי ש-</w:t>
      </w:r>
      <w:r>
        <w:rPr>
          <w:sz w:val="24"/>
          <w:szCs w:val="24"/>
        </w:rPr>
        <w:t>Nhibernate</w:t>
      </w:r>
      <w:r>
        <w:rPr>
          <w:sz w:val="24"/>
          <w:szCs w:val="24"/>
          <w:rtl/>
        </w:rPr>
        <w:t xml:space="preserve"> ידע את הקשר בין המאפיינים במחלקות היישויות השונות ובין הטבלאות במסד הנתונים, יש להגדיר עבור כל ישות קובץ </w:t>
      </w:r>
      <w:r>
        <w:rPr>
          <w:sz w:val="24"/>
          <w:szCs w:val="24"/>
        </w:rPr>
        <w:t>XML</w:t>
      </w:r>
      <w:r>
        <w:rPr>
          <w:sz w:val="24"/>
          <w:szCs w:val="24"/>
          <w:rtl/>
        </w:rPr>
        <w:t xml:space="preserve"> המפרט את הקשרים הללו. קונפיגורציה בעזרת קבצי </w:t>
      </w:r>
      <w:r>
        <w:rPr>
          <w:sz w:val="24"/>
          <w:szCs w:val="24"/>
        </w:rPr>
        <w:t>XML</w:t>
      </w:r>
      <w:r>
        <w:rPr>
          <w:sz w:val="24"/>
          <w:szCs w:val="24"/>
          <w:rtl/>
        </w:rPr>
        <w:t xml:space="preserve"> איננה גמישה לשינויים (כמו </w:t>
      </w:r>
      <w:r>
        <w:rPr>
          <w:sz w:val="24"/>
          <w:szCs w:val="24"/>
        </w:rPr>
        <w:t>Auto-Refactoring</w:t>
      </w:r>
      <w:r>
        <w:rPr>
          <w:sz w:val="24"/>
          <w:szCs w:val="24"/>
          <w:rtl/>
        </w:rPr>
        <w:t xml:space="preserve"> למשל), מסורבלת ומאטה את קצב הפיתוח. לצורך כך יצרו פרוייקט קוד פתוח בשם </w:t>
      </w:r>
      <w:r>
        <w:rPr>
          <w:sz w:val="24"/>
          <w:szCs w:val="24"/>
        </w:rPr>
        <w:t>Fluent Nhibernate</w:t>
      </w:r>
      <w:r>
        <w:rPr>
          <w:sz w:val="24"/>
          <w:szCs w:val="24"/>
          <w:rtl/>
        </w:rPr>
        <w:t xml:space="preserve"> המאפשר להגדיר את הקשרים הללו בעזרת קוד.</w:t>
      </w:r>
    </w:p>
    <w:p w:rsidR="00481634" w:rsidRDefault="00471D70">
      <w:pPr>
        <w:bidi/>
      </w:pPr>
      <w:r>
        <w:rPr>
          <w:sz w:val="24"/>
          <w:szCs w:val="24"/>
          <w:rtl/>
        </w:rPr>
        <w:t xml:space="preserve">כל מחלקה בפרויקט זה, בזמן עליית המערכת, מתורגמת לקובץ </w:t>
      </w:r>
      <w:r>
        <w:rPr>
          <w:sz w:val="24"/>
          <w:szCs w:val="24"/>
        </w:rPr>
        <w:t>XML</w:t>
      </w:r>
      <w:r>
        <w:rPr>
          <w:sz w:val="24"/>
          <w:szCs w:val="24"/>
          <w:rtl/>
        </w:rPr>
        <w:t xml:space="preserve"> אשר נטען ב-</w:t>
      </w:r>
      <w:r>
        <w:rPr>
          <w:sz w:val="24"/>
          <w:szCs w:val="24"/>
        </w:rPr>
        <w:t>Nhibernate</w:t>
      </w:r>
      <w:r>
        <w:rPr>
          <w:sz w:val="24"/>
          <w:szCs w:val="24"/>
          <w:rtl/>
        </w:rPr>
        <w:t xml:space="preserve"> בצורה (כמעט) שקופה למתכנת. </w:t>
      </w:r>
      <w:r>
        <w:rPr>
          <w:sz w:val="24"/>
          <w:szCs w:val="24"/>
        </w:rPr>
        <w:t>Fluent Nhibernate</w:t>
      </w:r>
      <w:r>
        <w:rPr>
          <w:sz w:val="24"/>
          <w:szCs w:val="24"/>
          <w:rtl/>
        </w:rPr>
        <w:t xml:space="preserve"> מגדיר מחלקת בסיס גנרית בשם </w:t>
      </w:r>
      <w:r>
        <w:rPr>
          <w:sz w:val="24"/>
          <w:szCs w:val="24"/>
        </w:rPr>
        <w:t>ClassMap</w:t>
      </w:r>
      <w:r>
        <w:rPr>
          <w:sz w:val="24"/>
          <w:szCs w:val="24"/>
          <w:rtl/>
        </w:rPr>
        <w:t xml:space="preserve"> מסוג </w:t>
      </w:r>
      <w:r>
        <w:rPr>
          <w:sz w:val="24"/>
          <w:szCs w:val="24"/>
        </w:rPr>
        <w:t>T</w:t>
      </w:r>
      <w:r>
        <w:rPr>
          <w:sz w:val="24"/>
          <w:szCs w:val="24"/>
          <w:rtl/>
        </w:rPr>
        <w:t xml:space="preserve">, כאשר </w:t>
      </w:r>
      <w:r>
        <w:rPr>
          <w:sz w:val="24"/>
          <w:szCs w:val="24"/>
        </w:rPr>
        <w:t>T</w:t>
      </w:r>
      <w:r>
        <w:rPr>
          <w:sz w:val="24"/>
          <w:szCs w:val="24"/>
          <w:rtl/>
        </w:rPr>
        <w:t xml:space="preserve"> הוא סוג הישות אותה יש למפות.</w:t>
      </w:r>
    </w:p>
    <w:p w:rsidR="00481634" w:rsidRDefault="00471D70">
      <w:pPr>
        <w:bidi/>
      </w:pPr>
      <w:r>
        <w:rPr>
          <w:sz w:val="24"/>
          <w:szCs w:val="24"/>
          <w:rtl/>
        </w:rPr>
        <w:lastRenderedPageBreak/>
        <w:t>לכל ישות אשר הוגדרה בפרויקט ה-</w:t>
      </w:r>
      <w:r>
        <w:rPr>
          <w:sz w:val="24"/>
          <w:szCs w:val="24"/>
        </w:rPr>
        <w:t>Domain</w:t>
      </w:r>
      <w:r>
        <w:rPr>
          <w:sz w:val="24"/>
          <w:szCs w:val="24"/>
          <w:rtl/>
        </w:rPr>
        <w:t xml:space="preserve"> מוגדרת מחלקה בעלת שם זהה עם הסופית </w:t>
      </w:r>
      <w:r>
        <w:rPr>
          <w:sz w:val="24"/>
          <w:szCs w:val="24"/>
        </w:rPr>
        <w:t>Map</w:t>
      </w:r>
      <w:r>
        <w:rPr>
          <w:sz w:val="24"/>
          <w:szCs w:val="24"/>
          <w:rtl/>
        </w:rPr>
        <w:t xml:space="preserve">. בכל מחלקה כזו אנו נעזרים במספר פונקציות של </w:t>
      </w:r>
      <w:r>
        <w:rPr>
          <w:sz w:val="24"/>
          <w:szCs w:val="24"/>
        </w:rPr>
        <w:t>Fluent Nhibernate</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Id</w:t>
      </w:r>
      <w:r>
        <w:rPr>
          <w:sz w:val="24"/>
          <w:szCs w:val="24"/>
          <w:rtl/>
        </w:rPr>
        <w:t xml:space="preserve"> - לצורך הגדרת המאפיין הממפה מפתח הראשי בטבלה. על המאפיין במחלקה להיות מספר (</w:t>
      </w:r>
      <w:r>
        <w:rPr>
          <w:sz w:val="24"/>
          <w:szCs w:val="24"/>
        </w:rPr>
        <w:t>int</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Map</w:t>
      </w:r>
      <w:r>
        <w:rPr>
          <w:sz w:val="24"/>
          <w:szCs w:val="24"/>
          <w:rtl/>
        </w:rPr>
        <w:t xml:space="preserve"> - לצורך הגדרת המאפיין הממפה שדה כלשהו בטבלה אשר מכיל מידע על הישות. על המאפיין במחלקה להיות טיפוס פרימיטיבי כלשהו (</w:t>
      </w:r>
      <w:r>
        <w:rPr>
          <w:sz w:val="24"/>
          <w:szCs w:val="24"/>
        </w:rPr>
        <w:t>int, bool DateTime</w:t>
      </w:r>
      <w:r>
        <w:rPr>
          <w:sz w:val="24"/>
          <w:szCs w:val="24"/>
          <w:rtl/>
        </w:rPr>
        <w:t xml:space="preserve"> וכו').</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References</w:t>
      </w:r>
      <w:r>
        <w:rPr>
          <w:sz w:val="24"/>
          <w:szCs w:val="24"/>
          <w:rtl/>
        </w:rPr>
        <w:t xml:space="preserve"> - לצורך הגדרת מאפיין הממפה קשר מסוג </w:t>
      </w:r>
      <w:r>
        <w:rPr>
          <w:sz w:val="24"/>
          <w:szCs w:val="24"/>
        </w:rPr>
        <w:t>many-to-one</w:t>
      </w:r>
      <w:r>
        <w:rPr>
          <w:sz w:val="24"/>
          <w:szCs w:val="24"/>
          <w:rtl/>
        </w:rPr>
        <w:t xml:space="preserve">. על המאפיין להיות מצביע לישות אחרת אשר גם ממופה בעזרת </w:t>
      </w:r>
      <w:r>
        <w:rPr>
          <w:sz w:val="24"/>
          <w:szCs w:val="24"/>
        </w:rPr>
        <w:t>Nhibernate</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HasMany</w:t>
      </w:r>
      <w:r>
        <w:rPr>
          <w:sz w:val="24"/>
          <w:szCs w:val="24"/>
          <w:rtl/>
        </w:rPr>
        <w:t xml:space="preserve"> - לצורך הגדרת מאפיין הממפה קשר מסוג </w:t>
      </w:r>
      <w:r>
        <w:rPr>
          <w:sz w:val="24"/>
          <w:szCs w:val="24"/>
        </w:rPr>
        <w:t>one-to-many</w:t>
      </w:r>
      <w:r>
        <w:rPr>
          <w:sz w:val="24"/>
          <w:szCs w:val="24"/>
          <w:rtl/>
        </w:rPr>
        <w:t xml:space="preserve">. על המאפיין להיות מצביע לרשימת ישויות מסוג אשר גם ממופה בעזרת </w:t>
      </w:r>
      <w:r>
        <w:rPr>
          <w:sz w:val="24"/>
          <w:szCs w:val="24"/>
        </w:rPr>
        <w:t>Nhibernate</w:t>
      </w:r>
      <w:r>
        <w:rPr>
          <w:sz w:val="24"/>
          <w:szCs w:val="24"/>
          <w:rtl/>
        </w:rPr>
        <w:t>.</w:t>
      </w:r>
    </w:p>
    <w:p w:rsidR="00BD788B" w:rsidRDefault="00BD788B" w:rsidP="00BD788B">
      <w:pPr>
        <w:numPr>
          <w:ilvl w:val="0"/>
          <w:numId w:val="6"/>
        </w:numPr>
        <w:bidi/>
        <w:ind w:hanging="360"/>
        <w:contextualSpacing/>
        <w:rPr>
          <w:sz w:val="24"/>
          <w:szCs w:val="24"/>
        </w:rPr>
      </w:pPr>
      <w:r>
        <w:rPr>
          <w:sz w:val="24"/>
          <w:szCs w:val="24"/>
          <w:rtl/>
        </w:rPr>
        <w:t xml:space="preserve">הפונקציה </w:t>
      </w:r>
      <w:r>
        <w:rPr>
          <w:sz w:val="24"/>
          <w:szCs w:val="24"/>
        </w:rPr>
        <w:t>HasManyToMany</w:t>
      </w:r>
      <w:r>
        <w:rPr>
          <w:sz w:val="24"/>
          <w:szCs w:val="24"/>
          <w:rtl/>
        </w:rPr>
        <w:t xml:space="preserve"> - לצורך הגדרת מאפיין הממפה קשר מסוג </w:t>
      </w:r>
      <w:r>
        <w:rPr>
          <w:sz w:val="24"/>
          <w:szCs w:val="24"/>
        </w:rPr>
        <w:t>many-to-many</w:t>
      </w:r>
      <w:r>
        <w:rPr>
          <w:sz w:val="24"/>
          <w:szCs w:val="24"/>
          <w:rtl/>
        </w:rPr>
        <w:t xml:space="preserve">. על המאפיין להיות מצביע לרשימת ישויות מסוג אשר גם ממופה בעזרת </w:t>
      </w:r>
      <w:r>
        <w:rPr>
          <w:sz w:val="24"/>
          <w:szCs w:val="24"/>
        </w:rPr>
        <w:t>Nhibernate</w:t>
      </w:r>
      <w:r>
        <w:rPr>
          <w:sz w:val="24"/>
          <w:szCs w:val="24"/>
          <w:rtl/>
        </w:rPr>
        <w:t>.</w:t>
      </w:r>
    </w:p>
    <w:p w:rsidR="00481634" w:rsidRDefault="00481634">
      <w:pPr>
        <w:bidi/>
        <w:rPr>
          <w:rtl/>
        </w:rPr>
      </w:pPr>
    </w:p>
    <w:p w:rsidR="00BD788B" w:rsidRDefault="00BD788B" w:rsidP="00BD788B">
      <w:pPr>
        <w:bidi/>
      </w:pPr>
    </w:p>
    <w:p w:rsidR="00481634" w:rsidRPr="005B4BA2" w:rsidRDefault="00471D70" w:rsidP="005B4BA2">
      <w:pPr>
        <w:bidi/>
        <w:rPr>
          <w:rFonts w:cstheme="minorBidi"/>
          <w:rtl/>
        </w:rPr>
      </w:pPr>
      <w:r>
        <w:rPr>
          <w:b/>
          <w:sz w:val="24"/>
          <w:szCs w:val="24"/>
          <w:rtl/>
        </w:rPr>
        <w:t xml:space="preserve">מחלקת </w:t>
      </w:r>
      <w:r w:rsidR="005B4BA2" w:rsidRPr="00632FE7">
        <w:rPr>
          <w:b/>
          <w:sz w:val="24"/>
          <w:szCs w:val="24"/>
        </w:rPr>
        <w:t>EntityMap</w:t>
      </w:r>
      <w:r w:rsidR="005B4BA2">
        <w:rPr>
          <w:rFonts w:ascii="Consolas" w:hAnsi="Consolas" w:cs="Consolas"/>
          <w:color w:val="2B91AF"/>
          <w:sz w:val="19"/>
          <w:szCs w:val="19"/>
          <w:highlight w:val="white"/>
        </w:rPr>
        <w:t xml:space="preserve"> </w:t>
      </w:r>
    </w:p>
    <w:p w:rsidR="00481634" w:rsidRDefault="00471D70" w:rsidP="00632FE7">
      <w:pPr>
        <w:bidi/>
      </w:pPr>
      <w:r>
        <w:rPr>
          <w:sz w:val="24"/>
          <w:szCs w:val="24"/>
          <w:rtl/>
        </w:rPr>
        <w:t>מחלקה</w:t>
      </w:r>
      <w:r w:rsidR="00632FE7">
        <w:rPr>
          <w:rFonts w:hint="cs"/>
          <w:sz w:val="24"/>
          <w:szCs w:val="24"/>
          <w:rtl/>
        </w:rPr>
        <w:t xml:space="preserve"> אבסטרקטית</w:t>
      </w:r>
      <w:r>
        <w:rPr>
          <w:sz w:val="24"/>
          <w:szCs w:val="24"/>
          <w:rtl/>
        </w:rPr>
        <w:t xml:space="preserve">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w:t>
      </w:r>
      <w:r w:rsidR="00632FE7">
        <w:rPr>
          <w:rFonts w:hint="cs"/>
          <w:sz w:val="24"/>
          <w:szCs w:val="24"/>
          <w:rtl/>
        </w:rPr>
        <w:t xml:space="preserve">התכונה </w:t>
      </w:r>
      <w:r w:rsidR="00632FE7">
        <w:rPr>
          <w:sz w:val="24"/>
          <w:szCs w:val="24"/>
        </w:rPr>
        <w:t>Id</w:t>
      </w:r>
      <w:r w:rsidR="00632FE7">
        <w:rPr>
          <w:rFonts w:hint="cs"/>
          <w:sz w:val="24"/>
          <w:szCs w:val="24"/>
          <w:rtl/>
        </w:rPr>
        <w:t xml:space="preserve"> לעמודת </w:t>
      </w:r>
      <w:r w:rsidR="00632FE7">
        <w:rPr>
          <w:sz w:val="24"/>
          <w:szCs w:val="24"/>
        </w:rPr>
        <w:t>Id</w:t>
      </w:r>
      <w:r w:rsidR="00632FE7">
        <w:rPr>
          <w:rFonts w:hint="cs"/>
          <w:sz w:val="24"/>
          <w:szCs w:val="24"/>
          <w:rtl/>
        </w:rPr>
        <w:t xml:space="preserve"> עבור </w:t>
      </w:r>
      <w:r>
        <w:rPr>
          <w:sz w:val="24"/>
          <w:szCs w:val="24"/>
          <w:rtl/>
        </w:rPr>
        <w:t>מחלק</w:t>
      </w:r>
      <w:r w:rsidR="00632FE7">
        <w:rPr>
          <w:rFonts w:hint="cs"/>
          <w:sz w:val="24"/>
          <w:szCs w:val="24"/>
          <w:rtl/>
        </w:rPr>
        <w:t>ה</w:t>
      </w:r>
      <w:r>
        <w:rPr>
          <w:sz w:val="24"/>
          <w:szCs w:val="24"/>
          <w:rtl/>
        </w:rPr>
        <w:t xml:space="preserve"> </w:t>
      </w:r>
      <w:r w:rsidR="00632FE7">
        <w:rPr>
          <w:rFonts w:hint="cs"/>
          <w:sz w:val="24"/>
          <w:szCs w:val="24"/>
          <w:rtl/>
        </w:rPr>
        <w:t xml:space="preserve">מסוג של </w:t>
      </w:r>
      <w:r w:rsidR="00632FE7">
        <w:rPr>
          <w:sz w:val="24"/>
          <w:szCs w:val="24"/>
        </w:rPr>
        <w:t>Entity</w:t>
      </w:r>
      <w:r w:rsidR="00632FE7">
        <w:rPr>
          <w:rFonts w:hint="cs"/>
          <w:sz w:val="24"/>
          <w:szCs w:val="24"/>
          <w:rtl/>
        </w:rPr>
        <w:t xml:space="preserve"> במסד הנתונים</w:t>
      </w:r>
      <w:r>
        <w:rPr>
          <w:sz w:val="24"/>
          <w:szCs w:val="24"/>
          <w:rtl/>
        </w:rPr>
        <w:t>.</w:t>
      </w:r>
    </w:p>
    <w:p w:rsidR="00481634" w:rsidRDefault="00481634">
      <w:pPr>
        <w:bidi/>
      </w:pPr>
    </w:p>
    <w:p w:rsidR="00481634" w:rsidRDefault="00471D70" w:rsidP="005B4BA2">
      <w:pPr>
        <w:bidi/>
        <w:rPr>
          <w:rtl/>
        </w:rPr>
      </w:pPr>
      <w:r>
        <w:rPr>
          <w:b/>
          <w:sz w:val="24"/>
          <w:szCs w:val="24"/>
          <w:rtl/>
        </w:rPr>
        <w:t xml:space="preserve">מחלקת </w:t>
      </w:r>
      <w:r w:rsidR="005B4BA2" w:rsidRPr="00632FE7">
        <w:rPr>
          <w:b/>
          <w:sz w:val="24"/>
          <w:szCs w:val="24"/>
        </w:rPr>
        <w:t>DecodeMap</w:t>
      </w:r>
    </w:p>
    <w:p w:rsidR="00632FE7" w:rsidRDefault="00632FE7" w:rsidP="00632FE7">
      <w:pPr>
        <w:bidi/>
      </w:pPr>
      <w:r>
        <w:rPr>
          <w:sz w:val="24"/>
          <w:szCs w:val="24"/>
          <w:rtl/>
        </w:rPr>
        <w:t>מחלקה</w:t>
      </w:r>
      <w:r>
        <w:rPr>
          <w:rFonts w:hint="cs"/>
          <w:sz w:val="24"/>
          <w:szCs w:val="24"/>
          <w:rtl/>
        </w:rPr>
        <w:t xml:space="preserve"> אבסטרקטית</w:t>
      </w:r>
      <w:r>
        <w:rPr>
          <w:sz w:val="24"/>
          <w:szCs w:val="24"/>
          <w:rtl/>
        </w:rPr>
        <w:t xml:space="preserve">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w:t>
      </w:r>
      <w:r>
        <w:rPr>
          <w:rFonts w:hint="cs"/>
          <w:sz w:val="24"/>
          <w:szCs w:val="24"/>
          <w:rtl/>
        </w:rPr>
        <w:t xml:space="preserve">התכונה </w:t>
      </w:r>
      <w:r>
        <w:rPr>
          <w:sz w:val="24"/>
          <w:szCs w:val="24"/>
        </w:rPr>
        <w:t>Id</w:t>
      </w:r>
      <w:r>
        <w:rPr>
          <w:rFonts w:hint="cs"/>
          <w:sz w:val="24"/>
          <w:szCs w:val="24"/>
          <w:rtl/>
        </w:rPr>
        <w:t xml:space="preserve"> לעמודת </w:t>
      </w:r>
      <w:r>
        <w:rPr>
          <w:sz w:val="24"/>
          <w:szCs w:val="24"/>
        </w:rPr>
        <w:t>Id</w:t>
      </w:r>
      <w:r>
        <w:rPr>
          <w:rFonts w:hint="cs"/>
          <w:sz w:val="24"/>
          <w:szCs w:val="24"/>
          <w:rtl/>
        </w:rPr>
        <w:t xml:space="preserve"> ואת התכונה </w:t>
      </w:r>
      <w:r>
        <w:rPr>
          <w:sz w:val="24"/>
          <w:szCs w:val="24"/>
        </w:rPr>
        <w:t>Name</w:t>
      </w:r>
      <w:r>
        <w:rPr>
          <w:rFonts w:hint="cs"/>
          <w:sz w:val="24"/>
          <w:szCs w:val="24"/>
          <w:rtl/>
        </w:rPr>
        <w:t xml:space="preserve"> לעמודה </w:t>
      </w:r>
      <w:r>
        <w:rPr>
          <w:sz w:val="24"/>
          <w:szCs w:val="24"/>
        </w:rPr>
        <w:t>Name</w:t>
      </w:r>
      <w:r>
        <w:rPr>
          <w:rFonts w:hint="cs"/>
          <w:sz w:val="24"/>
          <w:szCs w:val="24"/>
          <w:rtl/>
        </w:rPr>
        <w:t xml:space="preserve"> עבור </w:t>
      </w:r>
      <w:r>
        <w:rPr>
          <w:sz w:val="24"/>
          <w:szCs w:val="24"/>
          <w:rtl/>
        </w:rPr>
        <w:t>מחלק</w:t>
      </w:r>
      <w:r>
        <w:rPr>
          <w:rFonts w:hint="cs"/>
          <w:sz w:val="24"/>
          <w:szCs w:val="24"/>
          <w:rtl/>
        </w:rPr>
        <w:t>ה</w:t>
      </w:r>
      <w:r>
        <w:rPr>
          <w:sz w:val="24"/>
          <w:szCs w:val="24"/>
          <w:rtl/>
        </w:rPr>
        <w:t xml:space="preserve"> </w:t>
      </w:r>
      <w:r>
        <w:rPr>
          <w:rFonts w:hint="cs"/>
          <w:sz w:val="24"/>
          <w:szCs w:val="24"/>
          <w:rtl/>
        </w:rPr>
        <w:t xml:space="preserve">מסוג של </w:t>
      </w:r>
      <w:r>
        <w:rPr>
          <w:rFonts w:hint="cs"/>
          <w:sz w:val="24"/>
          <w:szCs w:val="24"/>
        </w:rPr>
        <w:t>D</w:t>
      </w:r>
      <w:r>
        <w:rPr>
          <w:sz w:val="24"/>
          <w:szCs w:val="24"/>
        </w:rPr>
        <w:t>ecode</w:t>
      </w:r>
      <w:r>
        <w:rPr>
          <w:rFonts w:hint="cs"/>
          <w:sz w:val="24"/>
          <w:szCs w:val="24"/>
          <w:rtl/>
        </w:rPr>
        <w:t xml:space="preserve"> במסד הנתונים</w:t>
      </w:r>
      <w:r>
        <w:rPr>
          <w:sz w:val="24"/>
          <w:szCs w:val="24"/>
          <w:rtl/>
        </w:rPr>
        <w:t>.</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AnimalMeasurementsMap</w:t>
      </w:r>
    </w:p>
    <w:p w:rsidR="00481634" w:rsidRDefault="00471D70" w:rsidP="00632FE7">
      <w:pPr>
        <w:bidi/>
      </w:pPr>
      <w:r>
        <w:rPr>
          <w:sz w:val="24"/>
          <w:szCs w:val="24"/>
          <w:rtl/>
        </w:rPr>
        <w:t xml:space="preserve">מחלקה זו יורשת ממחלקת </w:t>
      </w:r>
      <w:r w:rsidR="00632FE7">
        <w:rPr>
          <w:sz w:val="24"/>
          <w:szCs w:val="24"/>
        </w:rPr>
        <w:t>EntityMap</w:t>
      </w:r>
      <w:r>
        <w:rPr>
          <w:sz w:val="24"/>
          <w:szCs w:val="24"/>
          <w:rtl/>
        </w:rPr>
        <w:t xml:space="preserve"> ומגדירה את הקשר בין מחלקת </w:t>
      </w:r>
      <w:r w:rsidR="00632FE7">
        <w:rPr>
          <w:sz w:val="24"/>
          <w:szCs w:val="24"/>
        </w:rPr>
        <w:t>AnimalMeasurement</w:t>
      </w:r>
      <w:r>
        <w:rPr>
          <w:sz w:val="24"/>
          <w:szCs w:val="24"/>
          <w:rtl/>
        </w:rPr>
        <w:t xml:space="preserve"> לטבלת </w:t>
      </w:r>
      <w:r w:rsidR="00632FE7">
        <w:rPr>
          <w:sz w:val="24"/>
          <w:szCs w:val="24"/>
        </w:rPr>
        <w:t>AnimalMeasurement</w:t>
      </w:r>
      <w:r w:rsidR="00632FE7">
        <w:rPr>
          <w:sz w:val="24"/>
          <w:szCs w:val="24"/>
          <w:rtl/>
        </w:rPr>
        <w:t xml:space="preserve"> </w:t>
      </w:r>
      <w:r w:rsidR="00632FE7">
        <w:rPr>
          <w:rFonts w:hint="cs"/>
          <w:sz w:val="24"/>
          <w:szCs w:val="24"/>
          <w:rtl/>
        </w:rPr>
        <w:t>ב</w:t>
      </w:r>
      <w:r>
        <w:rPr>
          <w:sz w:val="24"/>
          <w:szCs w:val="24"/>
          <w:rtl/>
        </w:rPr>
        <w:t>מסד הנתונים.</w:t>
      </w:r>
    </w:p>
    <w:p w:rsidR="00481634" w:rsidRDefault="00481634">
      <w:pPr>
        <w:bidi/>
      </w:pPr>
    </w:p>
    <w:p w:rsidR="00481634" w:rsidRDefault="00471D70" w:rsidP="005B4BA2">
      <w:pPr>
        <w:bidi/>
      </w:pPr>
      <w:r>
        <w:rPr>
          <w:b/>
          <w:sz w:val="24"/>
          <w:szCs w:val="24"/>
          <w:rtl/>
        </w:rPr>
        <w:t xml:space="preserve">מחלקת </w:t>
      </w:r>
      <w:r w:rsidR="005B4BA2" w:rsidRPr="00632FE7">
        <w:rPr>
          <w:b/>
          <w:sz w:val="24"/>
          <w:szCs w:val="24"/>
        </w:rPr>
        <w:t>AnimalTypeDecodeMap</w:t>
      </w:r>
    </w:p>
    <w:p w:rsidR="00481634" w:rsidRDefault="00471D70" w:rsidP="00632FE7">
      <w:pPr>
        <w:bidi/>
      </w:pPr>
      <w:r>
        <w:rPr>
          <w:sz w:val="24"/>
          <w:szCs w:val="24"/>
          <w:rtl/>
        </w:rPr>
        <w:t xml:space="preserve">מחלקה זו יורשת ממחלקת </w:t>
      </w:r>
      <w:r w:rsidR="00632FE7">
        <w:rPr>
          <w:sz w:val="24"/>
          <w:szCs w:val="24"/>
        </w:rPr>
        <w:t>DecodeMap</w:t>
      </w:r>
      <w:r>
        <w:rPr>
          <w:sz w:val="24"/>
          <w:szCs w:val="24"/>
          <w:rtl/>
        </w:rPr>
        <w:t xml:space="preserve"> ומגדירה את הקשר בין מחלקת </w:t>
      </w:r>
      <w:r w:rsidR="00632FE7">
        <w:rPr>
          <w:sz w:val="24"/>
          <w:szCs w:val="24"/>
        </w:rPr>
        <w:t>AnimalTypeDecode</w:t>
      </w:r>
      <w:r>
        <w:rPr>
          <w:sz w:val="24"/>
          <w:szCs w:val="24"/>
          <w:rtl/>
        </w:rPr>
        <w:t xml:space="preserve"> לטבלת </w:t>
      </w:r>
      <w:r w:rsidR="00632FE7">
        <w:rPr>
          <w:sz w:val="24"/>
          <w:szCs w:val="24"/>
        </w:rPr>
        <w:t>AnimalTypeDecode</w:t>
      </w:r>
      <w:r w:rsidR="00632FE7">
        <w:rPr>
          <w:sz w:val="24"/>
          <w:szCs w:val="24"/>
          <w:rtl/>
        </w:rPr>
        <w:t xml:space="preserve"> </w:t>
      </w:r>
      <w:r w:rsidR="00632FE7">
        <w:rPr>
          <w:rFonts w:hint="cs"/>
          <w:sz w:val="24"/>
          <w:szCs w:val="24"/>
          <w:rtl/>
        </w:rPr>
        <w:t>ב</w:t>
      </w:r>
      <w:r>
        <w:rPr>
          <w:sz w:val="24"/>
          <w:szCs w:val="24"/>
          <w:rtl/>
        </w:rPr>
        <w:t>מסד הנתונים.</w:t>
      </w:r>
    </w:p>
    <w:p w:rsidR="00481634" w:rsidRDefault="00481634">
      <w:pPr>
        <w:bidi/>
      </w:pPr>
    </w:p>
    <w:p w:rsidR="00481634" w:rsidRDefault="00471D70" w:rsidP="005B4BA2">
      <w:pPr>
        <w:bidi/>
      </w:pPr>
      <w:r>
        <w:rPr>
          <w:b/>
          <w:sz w:val="24"/>
          <w:szCs w:val="24"/>
          <w:rtl/>
        </w:rPr>
        <w:t xml:space="preserve">מחלקת </w:t>
      </w:r>
      <w:r w:rsidR="005B4BA2" w:rsidRPr="00632FE7">
        <w:rPr>
          <w:b/>
          <w:sz w:val="24"/>
          <w:szCs w:val="24"/>
        </w:rPr>
        <w:t>AnimalMap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Animal</w:t>
      </w:r>
      <w:r>
        <w:rPr>
          <w:rFonts w:hint="cs"/>
          <w:sz w:val="24"/>
          <w:szCs w:val="24"/>
          <w:rtl/>
        </w:rPr>
        <w:t xml:space="preserve"> </w:t>
      </w:r>
      <w:r>
        <w:rPr>
          <w:sz w:val="24"/>
          <w:szCs w:val="24"/>
          <w:rtl/>
        </w:rPr>
        <w:t xml:space="preserve">לטבלת </w:t>
      </w:r>
      <w:r>
        <w:rPr>
          <w:sz w:val="24"/>
          <w:szCs w:val="24"/>
        </w:rPr>
        <w:t>Animal</w:t>
      </w:r>
      <w:r>
        <w:rPr>
          <w:sz w:val="24"/>
          <w:szCs w:val="24"/>
          <w:rtl/>
        </w:rPr>
        <w:t xml:space="preserve"> </w:t>
      </w:r>
      <w:r>
        <w:rPr>
          <w:rFonts w:hint="cs"/>
          <w:sz w:val="24"/>
          <w:szCs w:val="24"/>
          <w:rtl/>
        </w:rPr>
        <w:t>ב</w:t>
      </w:r>
      <w:r>
        <w:rPr>
          <w:sz w:val="24"/>
          <w:szCs w:val="24"/>
          <w:rtl/>
        </w:rPr>
        <w:t>מסד הנתונים.</w:t>
      </w:r>
    </w:p>
    <w:p w:rsidR="00632FE7" w:rsidRDefault="00632FE7" w:rsidP="00632FE7">
      <w:pPr>
        <w:bidi/>
      </w:pPr>
    </w:p>
    <w:p w:rsidR="00481634" w:rsidRDefault="00471D70" w:rsidP="005B4BA2">
      <w:pPr>
        <w:bidi/>
      </w:pPr>
      <w:r>
        <w:rPr>
          <w:b/>
          <w:sz w:val="24"/>
          <w:szCs w:val="24"/>
          <w:rtl/>
        </w:rPr>
        <w:t xml:space="preserve">מחלקת </w:t>
      </w:r>
      <w:r w:rsidR="005B4BA2" w:rsidRPr="00632FE7">
        <w:rPr>
          <w:b/>
          <w:sz w:val="24"/>
          <w:szCs w:val="24"/>
        </w:rPr>
        <w:t>DoctorMap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rFonts w:hint="cs"/>
          <w:sz w:val="24"/>
          <w:szCs w:val="24"/>
        </w:rPr>
        <w:t>D</w:t>
      </w:r>
      <w:r>
        <w:rPr>
          <w:sz w:val="24"/>
          <w:szCs w:val="24"/>
        </w:rPr>
        <w:t>octor</w:t>
      </w:r>
      <w:r>
        <w:rPr>
          <w:sz w:val="24"/>
          <w:szCs w:val="24"/>
          <w:rtl/>
        </w:rPr>
        <w:t xml:space="preserve"> לטבלת </w:t>
      </w:r>
      <w:r>
        <w:rPr>
          <w:sz w:val="24"/>
          <w:szCs w:val="24"/>
        </w:rPr>
        <w:t>Doctor</w:t>
      </w:r>
      <w:r>
        <w:rPr>
          <w:sz w:val="24"/>
          <w:szCs w:val="24"/>
          <w:rtl/>
        </w:rPr>
        <w:t xml:space="preserve"> </w:t>
      </w:r>
      <w:r>
        <w:rPr>
          <w:rFonts w:hint="cs"/>
          <w:sz w:val="24"/>
          <w:szCs w:val="24"/>
          <w:rtl/>
        </w:rPr>
        <w:t>ב</w:t>
      </w:r>
      <w:r>
        <w:rPr>
          <w:sz w:val="24"/>
          <w:szCs w:val="24"/>
          <w:rtl/>
        </w:rPr>
        <w:t>מסד הנתונים.</w:t>
      </w:r>
    </w:p>
    <w:p w:rsidR="00632FE7" w:rsidRDefault="00632FE7" w:rsidP="00632FE7">
      <w:pPr>
        <w:bidi/>
      </w:pPr>
    </w:p>
    <w:p w:rsidR="00481634" w:rsidRDefault="00471D70" w:rsidP="005B4BA2">
      <w:pPr>
        <w:bidi/>
      </w:pPr>
      <w:r>
        <w:rPr>
          <w:b/>
          <w:sz w:val="24"/>
          <w:szCs w:val="24"/>
          <w:rtl/>
        </w:rPr>
        <w:t xml:space="preserve">מחלקת </w:t>
      </w:r>
      <w:r w:rsidR="005B4BA2" w:rsidRPr="00632FE7">
        <w:rPr>
          <w:b/>
          <w:sz w:val="24"/>
          <w:szCs w:val="24"/>
        </w:rPr>
        <w:t>GenderDecodeMap</w:t>
      </w:r>
    </w:p>
    <w:p w:rsidR="00632FE7" w:rsidRDefault="00632FE7" w:rsidP="00632FE7">
      <w:pPr>
        <w:bidi/>
      </w:pPr>
      <w:r>
        <w:rPr>
          <w:sz w:val="24"/>
          <w:szCs w:val="24"/>
          <w:rtl/>
        </w:rPr>
        <w:lastRenderedPageBreak/>
        <w:t xml:space="preserve">מחלקה זו יורשת ממחלקת </w:t>
      </w:r>
      <w:r>
        <w:rPr>
          <w:sz w:val="24"/>
          <w:szCs w:val="24"/>
        </w:rPr>
        <w:t>DecodeMap</w:t>
      </w:r>
      <w:r>
        <w:rPr>
          <w:sz w:val="24"/>
          <w:szCs w:val="24"/>
          <w:rtl/>
        </w:rPr>
        <w:t xml:space="preserve"> ומגדירה את הקשר בין מחלקת </w:t>
      </w:r>
      <w:r>
        <w:rPr>
          <w:sz w:val="24"/>
          <w:szCs w:val="24"/>
        </w:rPr>
        <w:t>GenderDecode</w:t>
      </w:r>
      <w:r>
        <w:rPr>
          <w:sz w:val="24"/>
          <w:szCs w:val="24"/>
          <w:rtl/>
        </w:rPr>
        <w:t xml:space="preserve"> לטבלת </w:t>
      </w:r>
      <w:r>
        <w:rPr>
          <w:sz w:val="24"/>
          <w:szCs w:val="24"/>
        </w:rPr>
        <w:t>GenderDecode</w:t>
      </w:r>
      <w:r>
        <w:rPr>
          <w:sz w:val="24"/>
          <w:szCs w:val="24"/>
          <w:rtl/>
        </w:rPr>
        <w:t xml:space="preserve"> </w:t>
      </w:r>
      <w:r>
        <w:rPr>
          <w:rFonts w:hint="cs"/>
          <w:sz w:val="24"/>
          <w:szCs w:val="24"/>
          <w:rtl/>
        </w:rPr>
        <w:t>ב</w:t>
      </w:r>
      <w:r>
        <w:rPr>
          <w:sz w:val="24"/>
          <w:szCs w:val="24"/>
          <w:rtl/>
        </w:rPr>
        <w:t>מסד הנתונים.</w:t>
      </w:r>
    </w:p>
    <w:p w:rsidR="00632FE7" w:rsidRDefault="00632FE7" w:rsidP="005B4BA2">
      <w:pPr>
        <w:bidi/>
        <w:rPr>
          <w:b/>
          <w:sz w:val="24"/>
          <w:szCs w:val="24"/>
          <w:rtl/>
        </w:rPr>
      </w:pPr>
    </w:p>
    <w:p w:rsidR="00481634" w:rsidRDefault="00471D70" w:rsidP="00632FE7">
      <w:pPr>
        <w:bidi/>
        <w:rPr>
          <w:rtl/>
        </w:rPr>
      </w:pPr>
      <w:r>
        <w:rPr>
          <w:b/>
          <w:sz w:val="24"/>
          <w:szCs w:val="24"/>
          <w:rtl/>
        </w:rPr>
        <w:t xml:space="preserve">מחלקת </w:t>
      </w:r>
      <w:r w:rsidR="005B4BA2" w:rsidRPr="00632FE7">
        <w:rPr>
          <w:b/>
          <w:sz w:val="24"/>
          <w:szCs w:val="24"/>
        </w:rPr>
        <w:t>AddressMap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Address</w:t>
      </w:r>
      <w:r>
        <w:rPr>
          <w:sz w:val="24"/>
          <w:szCs w:val="24"/>
          <w:rtl/>
        </w:rPr>
        <w:t xml:space="preserve"> לטבלת </w:t>
      </w:r>
      <w:r>
        <w:rPr>
          <w:sz w:val="24"/>
          <w:szCs w:val="24"/>
        </w:rPr>
        <w:t>Address</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OwnerMap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Owner</w:t>
      </w:r>
      <w:r>
        <w:rPr>
          <w:sz w:val="24"/>
          <w:szCs w:val="24"/>
          <w:rtl/>
        </w:rPr>
        <w:t xml:space="preserve"> לטבלת </w:t>
      </w:r>
      <w:r>
        <w:rPr>
          <w:sz w:val="24"/>
          <w:szCs w:val="24"/>
        </w:rPr>
        <w:t>Owner</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RecommendationMap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Recommendation</w:t>
      </w:r>
      <w:r>
        <w:rPr>
          <w:sz w:val="24"/>
          <w:szCs w:val="24"/>
          <w:rtl/>
        </w:rPr>
        <w:t xml:space="preserve"> לטבלת </w:t>
      </w:r>
      <w:r>
        <w:rPr>
          <w:sz w:val="24"/>
          <w:szCs w:val="24"/>
        </w:rPr>
        <w:t>Recommendation</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TreatmentMap</w:t>
      </w:r>
    </w:p>
    <w:p w:rsidR="00632FE7" w:rsidRDefault="00632FE7" w:rsidP="00632FE7">
      <w:pPr>
        <w:bidi/>
        <w:rPr>
          <w:rtl/>
        </w:rPr>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Treatment</w:t>
      </w:r>
      <w:r>
        <w:rPr>
          <w:sz w:val="24"/>
          <w:szCs w:val="24"/>
          <w:rtl/>
        </w:rPr>
        <w:t xml:space="preserve"> לטבלת </w:t>
      </w:r>
      <w:r>
        <w:rPr>
          <w:sz w:val="24"/>
          <w:szCs w:val="24"/>
        </w:rPr>
        <w:t>Treatment</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TreatmentReportMap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TreatmentReport</w:t>
      </w:r>
      <w:r>
        <w:rPr>
          <w:sz w:val="24"/>
          <w:szCs w:val="24"/>
          <w:rtl/>
        </w:rPr>
        <w:t xml:space="preserve"> לטבלת </w:t>
      </w:r>
      <w:r>
        <w:rPr>
          <w:sz w:val="24"/>
          <w:szCs w:val="24"/>
        </w:rPr>
        <w:t>TreatmentReport</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TreatmentTypeDecodeMap</w:t>
      </w:r>
    </w:p>
    <w:p w:rsidR="00632FE7" w:rsidRDefault="00632FE7" w:rsidP="00632FE7">
      <w:pPr>
        <w:bidi/>
      </w:pPr>
      <w:r>
        <w:rPr>
          <w:sz w:val="24"/>
          <w:szCs w:val="24"/>
          <w:rtl/>
        </w:rPr>
        <w:t xml:space="preserve">מחלקה זו יורשת ממחלקת </w:t>
      </w:r>
      <w:r>
        <w:rPr>
          <w:sz w:val="24"/>
          <w:szCs w:val="24"/>
        </w:rPr>
        <w:t>DecodeMap</w:t>
      </w:r>
      <w:r>
        <w:rPr>
          <w:sz w:val="24"/>
          <w:szCs w:val="24"/>
          <w:rtl/>
        </w:rPr>
        <w:t xml:space="preserve"> ומגדירה את הקשר בין מחלקת </w:t>
      </w:r>
      <w:r>
        <w:rPr>
          <w:sz w:val="24"/>
          <w:szCs w:val="24"/>
        </w:rPr>
        <w:t>TreatmentTypeDecode</w:t>
      </w:r>
      <w:r>
        <w:rPr>
          <w:sz w:val="24"/>
          <w:szCs w:val="24"/>
          <w:rtl/>
        </w:rPr>
        <w:t xml:space="preserve"> לטבלת </w:t>
      </w:r>
      <w:r>
        <w:rPr>
          <w:sz w:val="24"/>
          <w:szCs w:val="24"/>
        </w:rPr>
        <w:t>TreatmentTypeDecode</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4B53AE">
      <w:pPr>
        <w:bidi/>
      </w:pPr>
      <w:r>
        <w:rPr>
          <w:sz w:val="36"/>
          <w:szCs w:val="36"/>
          <w:u w:val="single"/>
          <w:rtl/>
        </w:rPr>
        <w:t>פרויקט השירותים</w:t>
      </w:r>
      <w:ins w:id="0" w:author="ron gal" w:date="2017-03-04T16:19:00Z">
        <w:r w:rsidR="00194AF4">
          <w:rPr>
            <w:rFonts w:hint="cs"/>
            <w:sz w:val="36"/>
            <w:szCs w:val="36"/>
            <w:u w:val="single"/>
            <w:rtl/>
          </w:rPr>
          <w:t xml:space="preserve"> והתצוגה</w:t>
        </w:r>
      </w:ins>
      <w:r>
        <w:rPr>
          <w:sz w:val="36"/>
          <w:szCs w:val="36"/>
          <w:u w:val="single"/>
          <w:rtl/>
        </w:rPr>
        <w:t xml:space="preserve"> (</w:t>
      </w:r>
      <w:del w:id="1" w:author="ron gal" w:date="2017-03-04T14:24:00Z">
        <w:r w:rsidDel="004B53AE">
          <w:rPr>
            <w:sz w:val="36"/>
            <w:szCs w:val="36"/>
            <w:u w:val="single"/>
          </w:rPr>
          <w:delText>PlaySimple</w:delText>
        </w:r>
      </w:del>
      <w:ins w:id="2" w:author="ron gal" w:date="2017-03-04T14:24:00Z">
        <w:r w:rsidR="004B53AE">
          <w:rPr>
            <w:sz w:val="36"/>
            <w:szCs w:val="36"/>
            <w:u w:val="single"/>
          </w:rPr>
          <w:t>EZVet</w:t>
        </w:r>
      </w:ins>
      <w:del w:id="3" w:author="ron gal" w:date="2017-03-04T14:24:00Z">
        <w:r w:rsidDel="004B53AE">
          <w:rPr>
            <w:sz w:val="36"/>
            <w:szCs w:val="36"/>
            <w:u w:val="single"/>
          </w:rPr>
          <w:delText>)</w:delText>
        </w:r>
      </w:del>
      <w:ins w:id="4" w:author="ron gal" w:date="2017-03-04T14:24:00Z">
        <w:r w:rsidR="004B53AE">
          <w:rPr>
            <w:rFonts w:hint="cs"/>
            <w:rtl/>
          </w:rPr>
          <w:t>)</w:t>
        </w:r>
      </w:ins>
    </w:p>
    <w:p w:rsidR="00481634" w:rsidRDefault="00471D70">
      <w:pPr>
        <w:bidi/>
        <w:rPr>
          <w:ins w:id="5" w:author="ron gal" w:date="2017-03-04T16:20:00Z"/>
          <w:sz w:val="24"/>
          <w:szCs w:val="24"/>
          <w:rtl/>
        </w:rPr>
        <w:pPrChange w:id="6" w:author="ron gal" w:date="2017-03-04T16:20:00Z">
          <w:pPr>
            <w:bidi/>
          </w:pPr>
        </w:pPrChange>
      </w:pPr>
      <w:r>
        <w:rPr>
          <w:sz w:val="24"/>
          <w:szCs w:val="24"/>
          <w:rtl/>
        </w:rPr>
        <w:t>פרויקט זה מהווה מימוש של שכבת השירותים</w:t>
      </w:r>
      <w:ins w:id="7" w:author="ron gal" w:date="2017-03-04T16:21:00Z">
        <w:r w:rsidR="005E277A">
          <w:rPr>
            <w:rFonts w:hint="cs"/>
            <w:sz w:val="24"/>
            <w:szCs w:val="24"/>
            <w:rtl/>
          </w:rPr>
          <w:t xml:space="preserve"> והתצוגה</w:t>
        </w:r>
      </w:ins>
      <w:r>
        <w:rPr>
          <w:sz w:val="24"/>
          <w:szCs w:val="24"/>
          <w:rtl/>
        </w:rPr>
        <w:t>. כל המחלקות בפרויקט זה נועדו, בצורה ישירה או עקיפה, כדי להנגיש את הפונקציונאליות הקיימת בשכבת הלוגיקה ובשכבת הנתונים ל</w:t>
      </w:r>
      <w:del w:id="8" w:author="ron gal" w:date="2017-03-04T16:20:00Z">
        <w:r w:rsidDel="005E277A">
          <w:rPr>
            <w:sz w:val="24"/>
            <w:szCs w:val="24"/>
            <w:rtl/>
          </w:rPr>
          <w:delText>שכבת התצוגה</w:delText>
        </w:r>
      </w:del>
      <w:ins w:id="9" w:author="ron gal" w:date="2017-03-04T16:20:00Z">
        <w:r w:rsidR="005E277A">
          <w:rPr>
            <w:rFonts w:hint="cs"/>
            <w:sz w:val="24"/>
            <w:szCs w:val="24"/>
            <w:rtl/>
          </w:rPr>
          <w:t>לקוח</w:t>
        </w:r>
      </w:ins>
      <w:r>
        <w:rPr>
          <w:sz w:val="24"/>
          <w:szCs w:val="24"/>
          <w:rtl/>
        </w:rPr>
        <w:t xml:space="preserve">. </w:t>
      </w:r>
    </w:p>
    <w:p w:rsidR="005E277A" w:rsidRDefault="005E277A" w:rsidP="005E277A">
      <w:pPr>
        <w:bidi/>
        <w:rPr>
          <w:ins w:id="10" w:author="ron gal" w:date="2017-03-04T16:20:00Z"/>
        </w:rPr>
      </w:pPr>
      <w:ins w:id="11" w:author="ron gal" w:date="2017-03-04T16:20:00Z">
        <w:r>
          <w:rPr>
            <w:sz w:val="24"/>
            <w:szCs w:val="24"/>
            <w:rtl/>
          </w:rPr>
          <w:t xml:space="preserve">פרוייקט זה מהווה את שכבת התצוגה במערכת. בעזרתו, ניתן לשלוח בקשות </w:t>
        </w:r>
        <w:r>
          <w:rPr>
            <w:sz w:val="24"/>
            <w:szCs w:val="24"/>
          </w:rPr>
          <w:t>REST</w:t>
        </w:r>
        <w:r>
          <w:rPr>
            <w:sz w:val="24"/>
            <w:szCs w:val="24"/>
            <w:rtl/>
          </w:rPr>
          <w:t xml:space="preserve"> לשכבת השירותים לצורך עדכון וצפייה בנתונים. העיצוב ממשק המשתמש יעשה בעזרת </w:t>
        </w:r>
        <w:r>
          <w:rPr>
            <w:sz w:val="24"/>
            <w:szCs w:val="24"/>
          </w:rPr>
          <w:t>Bootstrap</w:t>
        </w:r>
        <w:r>
          <w:rPr>
            <w:sz w:val="24"/>
            <w:szCs w:val="24"/>
            <w:rtl/>
          </w:rPr>
          <w:t xml:space="preserve">, שהינה ספריה פופולארית לעיצוב אתרי אינטרנט. </w:t>
        </w:r>
      </w:ins>
    </w:p>
    <w:p w:rsidR="005E277A" w:rsidRDefault="005E277A">
      <w:pPr>
        <w:bidi/>
        <w:pPrChange w:id="12" w:author="ron gal" w:date="2017-03-04T16:20:00Z">
          <w:pPr>
            <w:bidi/>
          </w:pPr>
        </w:pPrChange>
      </w:pPr>
      <w:ins w:id="13" w:author="ron gal" w:date="2017-03-04T16:20:00Z">
        <w:r>
          <w:rPr>
            <w:sz w:val="24"/>
            <w:szCs w:val="24"/>
            <w:rtl/>
          </w:rPr>
          <w:t>בנוסף, בפרויקט יעשה שימוש ב-</w:t>
        </w:r>
        <w:r>
          <w:rPr>
            <w:sz w:val="24"/>
            <w:szCs w:val="24"/>
          </w:rPr>
          <w:t>AngularJS</w:t>
        </w:r>
        <w:r>
          <w:rPr>
            <w:sz w:val="24"/>
            <w:szCs w:val="24"/>
            <w:rtl/>
          </w:rPr>
          <w:t xml:space="preserve">, שהינו </w:t>
        </w:r>
        <w:r>
          <w:rPr>
            <w:sz w:val="24"/>
            <w:szCs w:val="24"/>
          </w:rPr>
          <w:t>framework</w:t>
        </w:r>
        <w:r>
          <w:rPr>
            <w:sz w:val="24"/>
            <w:szCs w:val="24"/>
            <w:rtl/>
          </w:rPr>
          <w:t xml:space="preserve"> לצורך פיתוח </w:t>
        </w:r>
        <w:r>
          <w:rPr>
            <w:sz w:val="24"/>
            <w:szCs w:val="24"/>
          </w:rPr>
          <w:t>Single Page Applications</w:t>
        </w:r>
        <w:r>
          <w:rPr>
            <w:sz w:val="24"/>
            <w:szCs w:val="24"/>
            <w:rtl/>
          </w:rPr>
          <w:t>. כל פעולה אינטראקטיבית באתר אשר תכתב ב-</w:t>
        </w:r>
        <w:r>
          <w:rPr>
            <w:sz w:val="24"/>
            <w:szCs w:val="24"/>
          </w:rPr>
          <w:t>javascript</w:t>
        </w:r>
        <w:r>
          <w:rPr>
            <w:sz w:val="24"/>
            <w:szCs w:val="24"/>
            <w:rtl/>
          </w:rPr>
          <w:t xml:space="preserve"> תעשה שימוש ב-</w:t>
        </w:r>
        <w:r>
          <w:rPr>
            <w:sz w:val="24"/>
            <w:szCs w:val="24"/>
          </w:rPr>
          <w:t>AngularJS</w:t>
        </w:r>
        <w:r>
          <w:rPr>
            <w:sz w:val="24"/>
            <w:szCs w:val="24"/>
            <w:rtl/>
          </w:rPr>
          <w:t>. כך למשל מנגון המעבר בין דפים (</w:t>
        </w:r>
        <w:r>
          <w:rPr>
            <w:sz w:val="24"/>
            <w:szCs w:val="24"/>
          </w:rPr>
          <w:t>Routing</w:t>
        </w:r>
        <w:r>
          <w:rPr>
            <w:sz w:val="24"/>
            <w:szCs w:val="24"/>
            <w:rtl/>
          </w:rPr>
          <w:t xml:space="preserve">), מנגון שליחת בקשות </w:t>
        </w:r>
        <w:r>
          <w:rPr>
            <w:sz w:val="24"/>
            <w:szCs w:val="24"/>
          </w:rPr>
          <w:t>http</w:t>
        </w:r>
        <w:r>
          <w:rPr>
            <w:sz w:val="24"/>
            <w:szCs w:val="24"/>
            <w:rtl/>
          </w:rPr>
          <w:t xml:space="preserve"> והעברת נתונים דו-כיוונית בין המודל של כל דף והתצוגה שלו ימומשו בעזרת </w:t>
        </w:r>
        <w:r>
          <w:rPr>
            <w:sz w:val="24"/>
            <w:szCs w:val="24"/>
          </w:rPr>
          <w:t>framework</w:t>
        </w:r>
        <w:r>
          <w:rPr>
            <w:sz w:val="24"/>
            <w:szCs w:val="24"/>
            <w:rtl/>
          </w:rPr>
          <w:t xml:space="preserve"> זה. </w:t>
        </w:r>
        <w:r>
          <w:rPr>
            <w:sz w:val="24"/>
            <w:szCs w:val="24"/>
          </w:rPr>
          <w:t>AngularJS</w:t>
        </w:r>
        <w:r>
          <w:rPr>
            <w:sz w:val="24"/>
            <w:szCs w:val="24"/>
            <w:rtl/>
          </w:rPr>
          <w:t xml:space="preserve"> גם תומך ב-</w:t>
        </w:r>
        <w:r>
          <w:rPr>
            <w:sz w:val="24"/>
            <w:szCs w:val="24"/>
          </w:rPr>
          <w:t>Dependency Injection</w:t>
        </w:r>
        <w:r>
          <w:rPr>
            <w:sz w:val="24"/>
            <w:szCs w:val="24"/>
            <w:rtl/>
          </w:rPr>
          <w:t xml:space="preserve"> באופן מובנה. כך ניתן להזריק שירותים מסויימים לחלקי המערכת השונים.</w:t>
        </w:r>
      </w:ins>
    </w:p>
    <w:p w:rsidR="00481634" w:rsidRDefault="00481634">
      <w:pPr>
        <w:bidi/>
      </w:pPr>
    </w:p>
    <w:p w:rsidR="00481634" w:rsidRDefault="00471D70">
      <w:pPr>
        <w:bidi/>
      </w:pPr>
      <w:r>
        <w:rPr>
          <w:sz w:val="28"/>
          <w:szCs w:val="28"/>
          <w:rtl/>
        </w:rPr>
        <w:t>נינג'קט (</w:t>
      </w:r>
      <w:r>
        <w:rPr>
          <w:sz w:val="28"/>
          <w:szCs w:val="28"/>
        </w:rPr>
        <w:t>Ninject IoC Container</w:t>
      </w:r>
      <w:r>
        <w:rPr>
          <w:sz w:val="28"/>
          <w:szCs w:val="28"/>
          <w:rtl/>
        </w:rPr>
        <w:t>)</w:t>
      </w:r>
    </w:p>
    <w:p w:rsidR="00481634" w:rsidRDefault="00471D70">
      <w:pPr>
        <w:bidi/>
      </w:pPr>
      <w:r>
        <w:rPr>
          <w:sz w:val="24"/>
          <w:szCs w:val="24"/>
          <w:rtl/>
        </w:rPr>
        <w:lastRenderedPageBreak/>
        <w:t xml:space="preserve">נינג'קט הוא פרויקט </w:t>
      </w:r>
      <w:r>
        <w:rPr>
          <w:sz w:val="24"/>
          <w:szCs w:val="24"/>
        </w:rPr>
        <w:t>open source</w:t>
      </w:r>
      <w:r>
        <w:rPr>
          <w:sz w:val="24"/>
          <w:szCs w:val="24"/>
          <w:rtl/>
        </w:rPr>
        <w:t xml:space="preserve"> שנועד להזרקת אובייקטים (והתלויות שלהם). אנו נשתמש בנינג'קט בכדי לממש את עקרון היפוך התלויות (</w:t>
      </w:r>
      <w:r>
        <w:rPr>
          <w:sz w:val="24"/>
          <w:szCs w:val="24"/>
        </w:rPr>
        <w:t>Dependency Inversion</w:t>
      </w:r>
      <w:r>
        <w:rPr>
          <w:sz w:val="24"/>
          <w:szCs w:val="24"/>
          <w:rtl/>
        </w:rPr>
        <w:t xml:space="preserve">). בניגוד לגישה בה כל קונטרולר יוצר את כל האובייקטים בהם הוא תלוי, בעת יצירת קונטרולר יוזרקו אליו כל התלויות שלו באופן אוטומטי דרך </w:t>
      </w:r>
      <w:r>
        <w:rPr>
          <w:sz w:val="24"/>
          <w:szCs w:val="24"/>
        </w:rPr>
        <w:t>Ninject</w:t>
      </w:r>
      <w:r>
        <w:rPr>
          <w:sz w:val="24"/>
          <w:szCs w:val="24"/>
          <w:rtl/>
        </w:rPr>
        <w:t xml:space="preserve"> בעזרת התשתית של </w:t>
      </w:r>
      <w:r>
        <w:rPr>
          <w:sz w:val="24"/>
          <w:szCs w:val="24"/>
        </w:rPr>
        <w:t>Web API</w:t>
      </w:r>
      <w:r>
        <w:rPr>
          <w:sz w:val="24"/>
          <w:szCs w:val="24"/>
          <w:rtl/>
        </w:rPr>
        <w:t xml:space="preserve">. בנוסף, בעזרת נינג'קט ניתן גם לנהל את אורך חיי הבקשה. כברירת מחדל כל אובייקט אשר מבוקש מנינג'קט נוצר מחדש עבור כל בקשה, אלא אם הוגדר אחרת. ניתן להגדיר עבור אובייקט מסויים שהוא יהיה </w:t>
      </w:r>
      <w:r>
        <w:rPr>
          <w:sz w:val="24"/>
          <w:szCs w:val="24"/>
        </w:rPr>
        <w:t>Singleton</w:t>
      </w:r>
      <w:r>
        <w:rPr>
          <w:sz w:val="24"/>
          <w:szCs w:val="24"/>
          <w:rtl/>
        </w:rPr>
        <w:t xml:space="preserve"> וכך בקשות נשנות לאותו אובייקט יחזירו את אותו עצם. ניתן גם להגדיר שאובייקט מסויים יהיה </w:t>
      </w:r>
      <w:r>
        <w:rPr>
          <w:sz w:val="24"/>
          <w:szCs w:val="24"/>
        </w:rPr>
        <w:t>Singleton</w:t>
      </w:r>
      <w:r>
        <w:rPr>
          <w:sz w:val="24"/>
          <w:szCs w:val="24"/>
          <w:rtl/>
        </w:rPr>
        <w:t xml:space="preserve"> ברמת הבקשה (נשתמש ביכולת זו לצורך ניהול ה-</w:t>
      </w:r>
      <w:r>
        <w:rPr>
          <w:sz w:val="24"/>
          <w:szCs w:val="24"/>
        </w:rPr>
        <w:t>Session</w:t>
      </w:r>
      <w:r>
        <w:rPr>
          <w:sz w:val="24"/>
          <w:szCs w:val="24"/>
          <w:rtl/>
        </w:rPr>
        <w:t xml:space="preserve"> של </w:t>
      </w:r>
      <w:r>
        <w:rPr>
          <w:sz w:val="24"/>
          <w:szCs w:val="24"/>
        </w:rPr>
        <w:t>Nhibernate</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NinjectWebCommon</w:t>
      </w:r>
      <w:r>
        <w:rPr>
          <w:b/>
          <w:sz w:val="24"/>
          <w:szCs w:val="24"/>
          <w:rtl/>
        </w:rPr>
        <w:t xml:space="preserve"> (תחת </w:t>
      </w:r>
      <w:r>
        <w:rPr>
          <w:b/>
          <w:sz w:val="24"/>
          <w:szCs w:val="24"/>
        </w:rPr>
        <w:t>App_Start</w:t>
      </w:r>
      <w:r>
        <w:rPr>
          <w:b/>
          <w:sz w:val="24"/>
          <w:szCs w:val="24"/>
          <w:rtl/>
        </w:rPr>
        <w:t>)</w:t>
      </w:r>
    </w:p>
    <w:p w:rsidR="00481634" w:rsidRDefault="00471D70">
      <w:pPr>
        <w:bidi/>
      </w:pPr>
      <w:r>
        <w:rPr>
          <w:sz w:val="24"/>
          <w:szCs w:val="24"/>
          <w:rtl/>
        </w:rPr>
        <w:t>מחלקה זו נוצרת באופן אוטומטית עם התקנת חבילת ה-</w:t>
      </w:r>
      <w:r>
        <w:rPr>
          <w:sz w:val="24"/>
          <w:szCs w:val="24"/>
        </w:rPr>
        <w:t>Nuget</w:t>
      </w:r>
      <w:r>
        <w:rPr>
          <w:sz w:val="24"/>
          <w:szCs w:val="24"/>
          <w:rtl/>
        </w:rPr>
        <w:t xml:space="preserve"> של </w:t>
      </w:r>
      <w:r>
        <w:rPr>
          <w:sz w:val="24"/>
          <w:szCs w:val="24"/>
        </w:rPr>
        <w:t>Ninject</w:t>
      </w:r>
      <w:r>
        <w:rPr>
          <w:sz w:val="24"/>
          <w:szCs w:val="24"/>
          <w:rtl/>
        </w:rPr>
        <w:t xml:space="preserve"> עבור </w:t>
      </w:r>
      <w:r>
        <w:rPr>
          <w:sz w:val="24"/>
          <w:szCs w:val="24"/>
        </w:rPr>
        <w:t>Web API</w:t>
      </w:r>
      <w:r>
        <w:rPr>
          <w:sz w:val="24"/>
          <w:szCs w:val="24"/>
          <w:rtl/>
        </w:rPr>
        <w:t xml:space="preserve">. היא מכילה את הפונקציונאליות הכרוכה באתחול של </w:t>
      </w:r>
      <w:r>
        <w:rPr>
          <w:sz w:val="24"/>
          <w:szCs w:val="24"/>
        </w:rPr>
        <w:t>Ninject</w:t>
      </w:r>
      <w:r>
        <w:rPr>
          <w:sz w:val="24"/>
          <w:szCs w:val="24"/>
          <w:rtl/>
        </w:rPr>
        <w:t xml:space="preserve"> ובניקוי הזכרון בעת עצירת הפרויקט. לא נפרט כאן על דרך פעולת מחלקה זו, יש לעיין באתר של </w:t>
      </w:r>
      <w:r>
        <w:rPr>
          <w:sz w:val="24"/>
          <w:szCs w:val="24"/>
        </w:rPr>
        <w:t>Ninject</w:t>
      </w:r>
      <w:r>
        <w:rPr>
          <w:sz w:val="24"/>
          <w:szCs w:val="24"/>
          <w:rtl/>
        </w:rPr>
        <w:t xml:space="preserve"> לפרטים נוספים. </w:t>
      </w:r>
    </w:p>
    <w:p w:rsidR="00481634" w:rsidRDefault="00471D70">
      <w:pPr>
        <w:bidi/>
      </w:pPr>
      <w:r>
        <w:rPr>
          <w:sz w:val="24"/>
          <w:szCs w:val="24"/>
          <w:rtl/>
        </w:rPr>
        <w:t xml:space="preserve">נעיר רק כי במחלקה זו תחת הפונקציה </w:t>
      </w:r>
      <w:r>
        <w:rPr>
          <w:sz w:val="24"/>
          <w:szCs w:val="24"/>
        </w:rPr>
        <w:t>RegisterServices</w:t>
      </w:r>
      <w:r>
        <w:rPr>
          <w:sz w:val="24"/>
          <w:szCs w:val="24"/>
          <w:rtl/>
        </w:rPr>
        <w:t xml:space="preserve"> נתאחל את מחלקת </w:t>
      </w:r>
      <w:r>
        <w:rPr>
          <w:sz w:val="24"/>
          <w:szCs w:val="24"/>
        </w:rPr>
        <w:t>NinjectConfigurator</w:t>
      </w:r>
      <w:r>
        <w:rPr>
          <w:sz w:val="24"/>
          <w:szCs w:val="24"/>
          <w:rtl/>
        </w:rPr>
        <w:t xml:space="preserve"> אשר תוסיף את כל האובייקטים הרלוונטים ל-</w:t>
      </w:r>
      <w:r>
        <w:rPr>
          <w:sz w:val="24"/>
          <w:szCs w:val="24"/>
        </w:rPr>
        <w:t>IoC</w:t>
      </w:r>
      <w:r>
        <w:rPr>
          <w:sz w:val="24"/>
          <w:szCs w:val="24"/>
          <w:rtl/>
        </w:rPr>
        <w:t xml:space="preserve">.  בנוסף, תחת הפונקציה </w:t>
      </w:r>
      <w:r>
        <w:rPr>
          <w:sz w:val="24"/>
          <w:szCs w:val="24"/>
        </w:rPr>
        <w:t>Start</w:t>
      </w:r>
      <w:r>
        <w:rPr>
          <w:sz w:val="24"/>
          <w:szCs w:val="24"/>
          <w:rtl/>
        </w:rPr>
        <w:t xml:space="preserve"> נגדיר ל-</w:t>
      </w:r>
      <w:r>
        <w:rPr>
          <w:sz w:val="24"/>
          <w:szCs w:val="24"/>
        </w:rPr>
        <w:t>Web API</w:t>
      </w:r>
      <w:r>
        <w:rPr>
          <w:sz w:val="24"/>
          <w:szCs w:val="24"/>
          <w:rtl/>
        </w:rPr>
        <w:t xml:space="preserve"> להשתמש ב-</w:t>
      </w:r>
      <w:r>
        <w:rPr>
          <w:sz w:val="24"/>
          <w:szCs w:val="24"/>
        </w:rPr>
        <w:t>Ninject IoC</w:t>
      </w:r>
      <w:r>
        <w:rPr>
          <w:sz w:val="24"/>
          <w:szCs w:val="24"/>
          <w:rtl/>
        </w:rPr>
        <w:t xml:space="preserve"> לצורך הזרקת אובייקטים בעזרת קביעת ה-</w:t>
      </w:r>
      <w:r>
        <w:rPr>
          <w:sz w:val="24"/>
          <w:szCs w:val="24"/>
        </w:rPr>
        <w:t>DependencyResoler</w:t>
      </w:r>
      <w:r>
        <w:rPr>
          <w:sz w:val="24"/>
          <w:szCs w:val="24"/>
          <w:rtl/>
        </w:rPr>
        <w:t xml:space="preserve"> של </w:t>
      </w:r>
      <w:r>
        <w:rPr>
          <w:sz w:val="24"/>
          <w:szCs w:val="24"/>
        </w:rPr>
        <w:t>Web API</w:t>
      </w:r>
      <w:r>
        <w:rPr>
          <w:sz w:val="24"/>
          <w:szCs w:val="24"/>
          <w:rtl/>
        </w:rPr>
        <w:t xml:space="preserve"> להיות אובייקט מסוג </w:t>
      </w:r>
      <w:r>
        <w:rPr>
          <w:sz w:val="24"/>
          <w:szCs w:val="24"/>
        </w:rPr>
        <w:t>NinjectDependencyResoler.</w:t>
      </w:r>
    </w:p>
    <w:p w:rsidR="00481634" w:rsidRDefault="00471D70">
      <w:pPr>
        <w:bidi/>
      </w:pPr>
      <w:r>
        <w:rPr>
          <w:b/>
          <w:sz w:val="24"/>
          <w:szCs w:val="24"/>
        </w:rPr>
        <w:br/>
      </w:r>
      <w:r>
        <w:rPr>
          <w:b/>
          <w:sz w:val="24"/>
          <w:szCs w:val="24"/>
          <w:rtl/>
        </w:rPr>
        <w:t xml:space="preserve">מחלקת </w:t>
      </w:r>
      <w:r>
        <w:rPr>
          <w:b/>
          <w:sz w:val="24"/>
          <w:szCs w:val="24"/>
        </w:rPr>
        <w:t>NinjectDependencyResolver</w:t>
      </w:r>
    </w:p>
    <w:p w:rsidR="00481634" w:rsidRDefault="00471D70">
      <w:pPr>
        <w:bidi/>
      </w:pPr>
      <w:r>
        <w:rPr>
          <w:sz w:val="24"/>
          <w:szCs w:val="24"/>
          <w:rtl/>
        </w:rPr>
        <w:t xml:space="preserve">מחלקה זו מממשת את הממשק </w:t>
      </w:r>
      <w:r>
        <w:rPr>
          <w:sz w:val="24"/>
          <w:szCs w:val="24"/>
        </w:rPr>
        <w:t>IDependencyResolver</w:t>
      </w:r>
      <w:r>
        <w:rPr>
          <w:sz w:val="24"/>
          <w:szCs w:val="24"/>
          <w:rtl/>
        </w:rPr>
        <w:t xml:space="preserve"> של </w:t>
      </w:r>
      <w:r>
        <w:rPr>
          <w:sz w:val="24"/>
          <w:szCs w:val="24"/>
        </w:rPr>
        <w:t>Net</w:t>
      </w:r>
      <w:r>
        <w:rPr>
          <w:sz w:val="24"/>
          <w:szCs w:val="24"/>
          <w:rtl/>
        </w:rPr>
        <w:t>. ויודעת לתשאל את ה-</w:t>
      </w:r>
      <w:r>
        <w:rPr>
          <w:sz w:val="24"/>
          <w:szCs w:val="24"/>
        </w:rPr>
        <w:t>IoC</w:t>
      </w:r>
      <w:r>
        <w:rPr>
          <w:sz w:val="24"/>
          <w:szCs w:val="24"/>
          <w:rtl/>
        </w:rPr>
        <w:t xml:space="preserve"> לצורך שליפת אובייקט או רשימה של אובייקטים מממנו לפי סוג המחלקה מבוקש. המחלקה מכילה את הפונקציות הבאות:</w:t>
      </w:r>
    </w:p>
    <w:p w:rsidR="00481634" w:rsidRDefault="00481634">
      <w:pPr>
        <w:bidi/>
      </w:pPr>
    </w:p>
    <w:p w:rsidR="00481634" w:rsidRDefault="00471D70">
      <w:r>
        <w:rPr>
          <w:sz w:val="24"/>
          <w:szCs w:val="24"/>
        </w:rPr>
        <w:t>public object GetService(Type serviceType)</w:t>
      </w:r>
    </w:p>
    <w:p w:rsidR="00481634" w:rsidRDefault="00481634"/>
    <w:p w:rsidR="00481634" w:rsidRDefault="00471D70">
      <w:r>
        <w:rPr>
          <w:sz w:val="24"/>
          <w:szCs w:val="24"/>
        </w:rPr>
        <w:t>public IEnumerable&lt;object&gt; GetServices(Type serviceType)</w:t>
      </w:r>
    </w:p>
    <w:p w:rsidR="00481634" w:rsidRDefault="00481634"/>
    <w:p w:rsidR="00481634" w:rsidRDefault="00471D70">
      <w:r>
        <w:rPr>
          <w:sz w:val="24"/>
          <w:szCs w:val="24"/>
        </w:rPr>
        <w:t>public IDependencyScope BeginScope()</w:t>
      </w:r>
    </w:p>
    <w:p w:rsidR="00481634" w:rsidRDefault="00481634"/>
    <w:p w:rsidR="00481634" w:rsidRDefault="00471D70">
      <w:r>
        <w:rPr>
          <w:sz w:val="24"/>
          <w:szCs w:val="24"/>
        </w:rPr>
        <w:t>public void Dispose()</w:t>
      </w:r>
    </w:p>
    <w:p w:rsidR="00481634" w:rsidRDefault="00481634"/>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NinjectConfigurator</w:t>
      </w:r>
    </w:p>
    <w:p w:rsidR="00481634" w:rsidRDefault="00471D70">
      <w:pPr>
        <w:bidi/>
      </w:pPr>
      <w:r>
        <w:rPr>
          <w:sz w:val="24"/>
          <w:szCs w:val="24"/>
          <w:rtl/>
        </w:rPr>
        <w:t>מחלקה זו אחראית על רישום כל האובייקטים ב-</w:t>
      </w:r>
      <w:r>
        <w:rPr>
          <w:sz w:val="24"/>
          <w:szCs w:val="24"/>
        </w:rPr>
        <w:t>Ninject IoC</w:t>
      </w:r>
      <w:r>
        <w:rPr>
          <w:sz w:val="24"/>
          <w:szCs w:val="24"/>
          <w:rtl/>
        </w:rPr>
        <w:t xml:space="preserve"> בעזרת קריאה למתודה </w:t>
      </w:r>
      <w:r>
        <w:rPr>
          <w:sz w:val="24"/>
          <w:szCs w:val="24"/>
        </w:rPr>
        <w:t>Configure</w:t>
      </w:r>
      <w:r>
        <w:rPr>
          <w:sz w:val="24"/>
          <w:szCs w:val="24"/>
          <w:rtl/>
        </w:rPr>
        <w:t>. מתודה זו קוראת ל-</w:t>
      </w:r>
      <w:r>
        <w:rPr>
          <w:sz w:val="24"/>
          <w:szCs w:val="24"/>
        </w:rPr>
        <w:t>AddBindings</w:t>
      </w:r>
      <w:r>
        <w:rPr>
          <w:sz w:val="24"/>
          <w:szCs w:val="24"/>
          <w:rtl/>
        </w:rPr>
        <w:t xml:space="preserve"> אשר רושמת בפועל את כל סוגי המחלקות. בין המחלקות אשר יירשמו ב-</w:t>
      </w:r>
      <w:r>
        <w:rPr>
          <w:sz w:val="24"/>
          <w:szCs w:val="24"/>
        </w:rPr>
        <w:t>IoC</w:t>
      </w:r>
      <w:r>
        <w:rPr>
          <w:sz w:val="24"/>
          <w:szCs w:val="24"/>
          <w:rtl/>
        </w:rPr>
        <w:t xml:space="preserve"> יהיו ה-</w:t>
      </w:r>
      <w:r>
        <w:rPr>
          <w:sz w:val="24"/>
          <w:szCs w:val="24"/>
        </w:rPr>
        <w:t>SessionFactory</w:t>
      </w:r>
      <w:r>
        <w:rPr>
          <w:sz w:val="24"/>
          <w:szCs w:val="24"/>
          <w:rtl/>
        </w:rPr>
        <w:t xml:space="preserve"> של </w:t>
      </w:r>
      <w:r>
        <w:rPr>
          <w:sz w:val="24"/>
          <w:szCs w:val="24"/>
        </w:rPr>
        <w:t>Nhibernate</w:t>
      </w:r>
      <w:r>
        <w:rPr>
          <w:sz w:val="24"/>
          <w:szCs w:val="24"/>
          <w:rtl/>
        </w:rPr>
        <w:t xml:space="preserve"> - אובייקט אשר יודע לייצר עצמים מסוג </w:t>
      </w:r>
      <w:r>
        <w:rPr>
          <w:sz w:val="24"/>
          <w:szCs w:val="24"/>
        </w:rPr>
        <w:t>Session</w:t>
      </w:r>
      <w:r>
        <w:rPr>
          <w:sz w:val="24"/>
          <w:szCs w:val="24"/>
          <w:rtl/>
        </w:rPr>
        <w:t xml:space="preserve"> של </w:t>
      </w:r>
      <w:r>
        <w:rPr>
          <w:sz w:val="24"/>
          <w:szCs w:val="24"/>
        </w:rPr>
        <w:t>Nhibernate</w:t>
      </w:r>
      <w:r>
        <w:rPr>
          <w:sz w:val="24"/>
          <w:szCs w:val="24"/>
          <w:rtl/>
        </w:rPr>
        <w:t xml:space="preserve"> ומתודה אשר תייצר </w:t>
      </w:r>
      <w:r>
        <w:rPr>
          <w:sz w:val="24"/>
          <w:szCs w:val="24"/>
        </w:rPr>
        <w:t>Session</w:t>
      </w:r>
      <w:r>
        <w:rPr>
          <w:sz w:val="24"/>
          <w:szCs w:val="24"/>
          <w:rtl/>
        </w:rPr>
        <w:t xml:space="preserve"> ייחודי עבור כל בקשה. המחלקה מכילה את הפונקציות הבאות:</w:t>
      </w:r>
    </w:p>
    <w:p w:rsidR="00481634" w:rsidRDefault="00481634">
      <w:pPr>
        <w:bidi/>
      </w:pPr>
    </w:p>
    <w:p w:rsidR="00481634" w:rsidRDefault="00471D70">
      <w:r>
        <w:rPr>
          <w:sz w:val="24"/>
          <w:szCs w:val="24"/>
        </w:rPr>
        <w:t>public void Configure(IKernel container)</w:t>
      </w:r>
    </w:p>
    <w:p w:rsidR="00481634" w:rsidRDefault="00481634"/>
    <w:p w:rsidR="00481634" w:rsidRDefault="00471D70">
      <w:r>
        <w:rPr>
          <w:sz w:val="24"/>
          <w:szCs w:val="24"/>
        </w:rPr>
        <w:t>public void AddBindings(IKernel container)</w:t>
      </w:r>
    </w:p>
    <w:p w:rsidR="00481634" w:rsidRDefault="00481634">
      <w:pPr>
        <w:bidi/>
      </w:pPr>
    </w:p>
    <w:p w:rsidR="00481634" w:rsidRDefault="00BD788B">
      <w:pPr>
        <w:bidi/>
        <w:rPr>
          <w:rtl/>
        </w:rPr>
      </w:pPr>
      <w:r>
        <w:rPr>
          <w:sz w:val="28"/>
          <w:szCs w:val="28"/>
        </w:rPr>
        <w:t>Daos (Data Access Objects)</w:t>
      </w:r>
    </w:p>
    <w:p w:rsidR="00481634" w:rsidRDefault="00471D70" w:rsidP="00BD788B">
      <w:pPr>
        <w:bidi/>
      </w:pPr>
      <w:r>
        <w:rPr>
          <w:sz w:val="24"/>
          <w:szCs w:val="24"/>
          <w:rtl/>
        </w:rPr>
        <w:t xml:space="preserve">קבוצת מחלקות זו אחראית על מימוש שכבת הלוגיקה באתר. בהתאם לעקרונות המנחים בשכבת הלוגיקה, עבור כל ישות יוגדר </w:t>
      </w:r>
      <w:r w:rsidR="00BD788B">
        <w:rPr>
          <w:sz w:val="24"/>
          <w:szCs w:val="24"/>
        </w:rPr>
        <w:t>dao</w:t>
      </w:r>
      <w:r>
        <w:rPr>
          <w:sz w:val="24"/>
          <w:szCs w:val="24"/>
          <w:rtl/>
        </w:rPr>
        <w:t xml:space="preserve"> בודד אשר יכיל את הלוגיקה הקשורה באותה ישות. עבור כל מחלקה בקבוצה זו יוגדר ממשק מתאים. ממשק זה ישומש בעת שליפת ה-</w:t>
      </w:r>
      <w:r w:rsidR="00BD788B">
        <w:rPr>
          <w:sz w:val="24"/>
          <w:szCs w:val="24"/>
        </w:rPr>
        <w:t>dao</w:t>
      </w:r>
      <w:r>
        <w:rPr>
          <w:sz w:val="24"/>
          <w:szCs w:val="24"/>
          <w:rtl/>
        </w:rPr>
        <w:t xml:space="preserve"> מה-</w:t>
      </w:r>
      <w:r>
        <w:rPr>
          <w:sz w:val="24"/>
          <w:szCs w:val="24"/>
        </w:rPr>
        <w:t>IoC</w:t>
      </w:r>
      <w:r>
        <w:rPr>
          <w:sz w:val="24"/>
          <w:szCs w:val="24"/>
          <w:rtl/>
        </w:rPr>
        <w:t>. שם כל ממשק מסוג זה יהיה כשם ה-</w:t>
      </w:r>
      <w:r w:rsidR="00BD788B">
        <w:rPr>
          <w:sz w:val="24"/>
          <w:szCs w:val="24"/>
        </w:rPr>
        <w:t>dao</w:t>
      </w:r>
      <w:r>
        <w:rPr>
          <w:sz w:val="24"/>
          <w:szCs w:val="24"/>
          <w:rtl/>
        </w:rPr>
        <w:t xml:space="preserve"> עם קידומת </w:t>
      </w:r>
      <w:r>
        <w:rPr>
          <w:sz w:val="24"/>
          <w:szCs w:val="24"/>
        </w:rPr>
        <w:t>I</w:t>
      </w:r>
      <w:r>
        <w:rPr>
          <w:sz w:val="24"/>
          <w:szCs w:val="24"/>
          <w:rtl/>
        </w:rPr>
        <w:t xml:space="preserve"> (לציון </w:t>
      </w:r>
      <w:r>
        <w:rPr>
          <w:sz w:val="24"/>
          <w:szCs w:val="24"/>
        </w:rPr>
        <w:t>Interface</w:t>
      </w:r>
      <w:r>
        <w:rPr>
          <w:sz w:val="24"/>
          <w:szCs w:val="24"/>
          <w:rtl/>
        </w:rPr>
        <w:t>) ויכיל חתימות זהות למתודות ב-</w:t>
      </w:r>
      <w:r w:rsidR="00BD788B">
        <w:rPr>
          <w:sz w:val="24"/>
          <w:szCs w:val="24"/>
        </w:rPr>
        <w:t>dao</w:t>
      </w:r>
      <w:r>
        <w:rPr>
          <w:sz w:val="24"/>
          <w:szCs w:val="24"/>
          <w:rtl/>
        </w:rPr>
        <w:t>.</w:t>
      </w:r>
    </w:p>
    <w:p w:rsidR="00481634" w:rsidRDefault="00481634">
      <w:pPr>
        <w:bidi/>
      </w:pPr>
    </w:p>
    <w:p w:rsidR="00481634" w:rsidRDefault="00471D70">
      <w:pPr>
        <w:bidi/>
      </w:pPr>
      <w:r>
        <w:rPr>
          <w:b/>
          <w:sz w:val="24"/>
          <w:szCs w:val="24"/>
          <w:rtl/>
        </w:rPr>
        <w:t>ממשק &lt;</w:t>
      </w:r>
      <w:r>
        <w:rPr>
          <w:b/>
          <w:sz w:val="24"/>
          <w:szCs w:val="24"/>
        </w:rPr>
        <w:t>IDatabaseAccess&lt;T</w:t>
      </w:r>
    </w:p>
    <w:p w:rsidR="00481634" w:rsidRDefault="00471D70">
      <w:pPr>
        <w:bidi/>
      </w:pPr>
      <w:r>
        <w:rPr>
          <w:sz w:val="24"/>
          <w:szCs w:val="24"/>
          <w:rtl/>
        </w:rPr>
        <w:t xml:space="preserve">ממשק זה מגדיר מתודות המאפשרות גישה למסד הנתונים עבור ישות מסוג </w:t>
      </w:r>
      <w:r>
        <w:rPr>
          <w:sz w:val="24"/>
          <w:szCs w:val="24"/>
        </w:rPr>
        <w:t>T</w:t>
      </w:r>
      <w:r>
        <w:rPr>
          <w:sz w:val="24"/>
          <w:szCs w:val="24"/>
          <w:rtl/>
        </w:rPr>
        <w:t xml:space="preserve"> כאשר </w:t>
      </w:r>
      <w:r>
        <w:rPr>
          <w:sz w:val="24"/>
          <w:szCs w:val="24"/>
        </w:rPr>
        <w:t>T</w:t>
      </w:r>
      <w:r>
        <w:rPr>
          <w:sz w:val="24"/>
          <w:szCs w:val="24"/>
          <w:rtl/>
        </w:rPr>
        <w:t xml:space="preserve"> יורשת  מ-</w:t>
      </w:r>
      <w:r>
        <w:rPr>
          <w:sz w:val="24"/>
          <w:szCs w:val="24"/>
        </w:rPr>
        <w:t>Entity</w:t>
      </w:r>
      <w:r>
        <w:rPr>
          <w:sz w:val="24"/>
          <w:szCs w:val="24"/>
          <w:rtl/>
        </w:rPr>
        <w:t xml:space="preserve">. באמצעות ממשק זה ניתן להכניס, לעדכן ולשלוף נתונים (בעזרת </w:t>
      </w:r>
      <w:r>
        <w:rPr>
          <w:sz w:val="24"/>
          <w:szCs w:val="24"/>
        </w:rPr>
        <w:t>Linq</w:t>
      </w:r>
      <w:r>
        <w:rPr>
          <w:sz w:val="24"/>
          <w:szCs w:val="24"/>
          <w:rtl/>
        </w:rPr>
        <w:t>) מבסיס הנתונים. ממשק זה מגדיר את הפעולות הבאות:</w:t>
      </w:r>
    </w:p>
    <w:p w:rsidR="00481634" w:rsidRDefault="00471D70">
      <w:r>
        <w:rPr>
          <w:sz w:val="24"/>
          <w:szCs w:val="24"/>
        </w:rPr>
        <w:t>void Update(int id, T entity);</w:t>
      </w:r>
    </w:p>
    <w:p w:rsidR="00481634" w:rsidRDefault="00481634"/>
    <w:p w:rsidR="00481634" w:rsidRDefault="00471D70">
      <w:r>
        <w:rPr>
          <w:sz w:val="24"/>
          <w:szCs w:val="24"/>
        </w:rPr>
        <w:t>T Save(T entity);</w:t>
      </w:r>
    </w:p>
    <w:p w:rsidR="00481634" w:rsidRDefault="00481634"/>
    <w:p w:rsidR="00481634" w:rsidRDefault="00471D70">
      <w:r>
        <w:rPr>
          <w:sz w:val="24"/>
          <w:szCs w:val="24"/>
        </w:rPr>
        <w:t>T Get(int id);</w:t>
      </w:r>
    </w:p>
    <w:p w:rsidR="00481634" w:rsidRDefault="00481634"/>
    <w:p w:rsidR="00481634" w:rsidRDefault="00471D70">
      <w:r>
        <w:rPr>
          <w:sz w:val="24"/>
          <w:szCs w:val="24"/>
        </w:rPr>
        <w:t>IQueryable&lt;T&gt; Query();</w:t>
      </w:r>
      <w:r>
        <w:rPr>
          <w:sz w:val="24"/>
          <w:szCs w:val="24"/>
        </w:rPr>
        <w:tab/>
      </w:r>
    </w:p>
    <w:p w:rsidR="00481634" w:rsidRDefault="00481634">
      <w:pPr>
        <w:bidi/>
      </w:pPr>
    </w:p>
    <w:p w:rsidR="00481634" w:rsidRDefault="00471D70">
      <w:pPr>
        <w:bidi/>
      </w:pPr>
      <w:r>
        <w:rPr>
          <w:b/>
          <w:sz w:val="24"/>
          <w:szCs w:val="24"/>
          <w:rtl/>
        </w:rPr>
        <w:t>מחלקת &lt;</w:t>
      </w:r>
      <w:r>
        <w:rPr>
          <w:b/>
          <w:sz w:val="24"/>
          <w:szCs w:val="24"/>
        </w:rPr>
        <w:t>DatabaseAccessBase&lt;T</w:t>
      </w:r>
    </w:p>
    <w:p w:rsidR="00481634" w:rsidRDefault="00471D70">
      <w:pPr>
        <w:bidi/>
      </w:pPr>
      <w:r>
        <w:rPr>
          <w:sz w:val="24"/>
          <w:szCs w:val="24"/>
          <w:rtl/>
        </w:rPr>
        <w:t>מחלקה מופשטת זו מממשת את &lt;</w:t>
      </w:r>
      <w:r>
        <w:rPr>
          <w:sz w:val="24"/>
          <w:szCs w:val="24"/>
        </w:rPr>
        <w:t>IDatabaseAccess&lt;T</w:t>
      </w:r>
      <w:r>
        <w:rPr>
          <w:sz w:val="24"/>
          <w:szCs w:val="24"/>
          <w:rtl/>
        </w:rPr>
        <w:t xml:space="preserve"> בעזרת </w:t>
      </w:r>
      <w:r>
        <w:rPr>
          <w:sz w:val="24"/>
          <w:szCs w:val="24"/>
        </w:rPr>
        <w:t>Nhibernate</w:t>
      </w:r>
      <w:r>
        <w:rPr>
          <w:sz w:val="24"/>
          <w:szCs w:val="24"/>
          <w:rtl/>
        </w:rPr>
        <w:t xml:space="preserve">. כל </w:t>
      </w:r>
      <w:r>
        <w:rPr>
          <w:sz w:val="24"/>
          <w:szCs w:val="24"/>
        </w:rPr>
        <w:t>query processor</w:t>
      </w:r>
      <w:r>
        <w:rPr>
          <w:sz w:val="24"/>
          <w:szCs w:val="24"/>
          <w:rtl/>
        </w:rPr>
        <w:t xml:space="preserve"> יירש ממימוש מסויים של מחלקה זו. המחלקה תממש את המתודות של</w:t>
      </w:r>
      <w:r>
        <w:rPr>
          <w:sz w:val="24"/>
          <w:szCs w:val="24"/>
        </w:rPr>
        <w:t>IDatabaseAccess</w:t>
      </w:r>
    </w:p>
    <w:p w:rsidR="00481634" w:rsidRDefault="00471D70">
      <w:r>
        <w:br w:type="page"/>
      </w:r>
    </w:p>
    <w:p w:rsidR="00481634" w:rsidRDefault="00481634">
      <w:pPr>
        <w:bidi/>
      </w:pPr>
    </w:p>
    <w:p w:rsidR="00481634" w:rsidRDefault="00471D70" w:rsidP="004B53AE">
      <w:pPr>
        <w:bidi/>
      </w:pPr>
      <w:r>
        <w:rPr>
          <w:b/>
          <w:sz w:val="24"/>
          <w:szCs w:val="24"/>
          <w:rtl/>
        </w:rPr>
        <w:t xml:space="preserve">מחלקת </w:t>
      </w:r>
      <w:ins w:id="14" w:author="ron gal" w:date="2017-03-04T14:27:00Z">
        <w:r w:rsidR="004B53AE" w:rsidRPr="004B53AE">
          <w:rPr>
            <w:b/>
            <w:sz w:val="24"/>
            <w:szCs w:val="24"/>
            <w:rPrChange w:id="15" w:author="ron gal" w:date="2017-03-04T14:28:00Z">
              <w:rPr>
                <w:rFonts w:ascii="Consolas" w:hAnsi="Consolas" w:cs="Consolas"/>
                <w:color w:val="2B91AF"/>
                <w:sz w:val="19"/>
                <w:szCs w:val="19"/>
                <w:highlight w:val="white"/>
              </w:rPr>
            </w:rPrChange>
          </w:rPr>
          <w:t>AnimalsDao</w:t>
        </w:r>
        <w:r w:rsidR="004B53AE" w:rsidDel="004B53AE">
          <w:rPr>
            <w:b/>
            <w:sz w:val="24"/>
            <w:szCs w:val="24"/>
          </w:rPr>
          <w:t xml:space="preserve"> </w:t>
        </w:r>
      </w:ins>
      <w:del w:id="16" w:author="ron gal" w:date="2017-03-04T14:27:00Z">
        <w:r w:rsidDel="004B53AE">
          <w:rPr>
            <w:b/>
            <w:sz w:val="24"/>
            <w:szCs w:val="24"/>
          </w:rPr>
          <w:delText>CustomersQueryProcessor</w:delText>
        </w:r>
      </w:del>
    </w:p>
    <w:p w:rsidR="00481634" w:rsidRDefault="00471D70">
      <w:pPr>
        <w:bidi/>
        <w:pPrChange w:id="17" w:author="ron gal" w:date="2017-03-04T14:28:00Z">
          <w:pPr>
            <w:bidi/>
          </w:pPr>
        </w:pPrChange>
      </w:pPr>
      <w:r>
        <w:rPr>
          <w:sz w:val="24"/>
          <w:szCs w:val="24"/>
          <w:rtl/>
        </w:rPr>
        <w:t xml:space="preserve">מחלקה זו אחראית על ישות </w:t>
      </w:r>
      <w:del w:id="18" w:author="ron gal" w:date="2017-03-04T14:27:00Z">
        <w:r w:rsidDel="004B53AE">
          <w:rPr>
            <w:sz w:val="24"/>
            <w:szCs w:val="24"/>
            <w:rtl/>
          </w:rPr>
          <w:delText>הלקוח</w:delText>
        </w:r>
      </w:del>
      <w:ins w:id="19" w:author="ron gal" w:date="2017-03-04T14:27:00Z">
        <w:r w:rsidR="004B53AE">
          <w:rPr>
            <w:rFonts w:hint="cs"/>
            <w:sz w:val="24"/>
            <w:szCs w:val="24"/>
            <w:rtl/>
          </w:rPr>
          <w:t>הבע</w:t>
        </w:r>
      </w:ins>
      <w:ins w:id="20" w:author="ron gal" w:date="2017-03-04T14:28:00Z">
        <w:r w:rsidR="004B53AE">
          <w:rPr>
            <w:rFonts w:hint="cs"/>
            <w:sz w:val="24"/>
            <w:szCs w:val="24"/>
            <w:rtl/>
          </w:rPr>
          <w:t>"ח</w:t>
        </w:r>
      </w:ins>
      <w:r>
        <w:rPr>
          <w:sz w:val="24"/>
          <w:szCs w:val="24"/>
          <w:rtl/>
        </w:rPr>
        <w:t>. מחלקה זו יורשת מ&lt;</w:t>
      </w:r>
      <w:r>
        <w:rPr>
          <w:sz w:val="24"/>
          <w:szCs w:val="24"/>
        </w:rPr>
        <w:t>DBAccessBase&lt;</w:t>
      </w:r>
      <w:del w:id="21" w:author="ron gal" w:date="2017-03-04T14:28:00Z">
        <w:r w:rsidDel="004B53AE">
          <w:rPr>
            <w:sz w:val="24"/>
            <w:szCs w:val="24"/>
          </w:rPr>
          <w:delText>Customer</w:delText>
        </w:r>
        <w:r w:rsidDel="004B53AE">
          <w:rPr>
            <w:sz w:val="24"/>
            <w:szCs w:val="24"/>
            <w:rtl/>
          </w:rPr>
          <w:delText xml:space="preserve"> </w:delText>
        </w:r>
      </w:del>
      <w:ins w:id="22" w:author="ron gal" w:date="2017-03-04T14:28:00Z">
        <w:r w:rsidR="004B53AE">
          <w:rPr>
            <w:rFonts w:hint="cs"/>
            <w:sz w:val="24"/>
            <w:szCs w:val="24"/>
          </w:rPr>
          <w:t>A</w:t>
        </w:r>
        <w:r w:rsidR="004B53AE">
          <w:rPr>
            <w:sz w:val="24"/>
            <w:szCs w:val="24"/>
          </w:rPr>
          <w:t>nimal</w:t>
        </w:r>
        <w:r w:rsidR="004B53AE">
          <w:rPr>
            <w:sz w:val="24"/>
            <w:szCs w:val="24"/>
            <w:rtl/>
          </w:rPr>
          <w:t xml:space="preserve"> </w:t>
        </w:r>
      </w:ins>
      <w:r>
        <w:rPr>
          <w:sz w:val="24"/>
          <w:szCs w:val="24"/>
          <w:rtl/>
        </w:rPr>
        <w:t xml:space="preserve">ומממשת את הממשק </w:t>
      </w:r>
      <w:del w:id="23" w:author="ron gal" w:date="2017-03-04T14:28:00Z">
        <w:r w:rsidDel="004B53AE">
          <w:rPr>
            <w:sz w:val="24"/>
            <w:szCs w:val="24"/>
          </w:rPr>
          <w:delText>ICustomersQueryProcessor</w:delText>
        </w:r>
      </w:del>
      <w:ins w:id="24" w:author="ron gal" w:date="2017-03-04T14:28:00Z">
        <w:r w:rsidR="004B53AE">
          <w:rPr>
            <w:sz w:val="24"/>
            <w:szCs w:val="24"/>
          </w:rPr>
          <w:t>I</w:t>
        </w:r>
        <w:r w:rsidR="004B53AE" w:rsidRPr="004B53AE">
          <w:rPr>
            <w:sz w:val="24"/>
            <w:szCs w:val="24"/>
            <w:rPrChange w:id="25" w:author="ron gal" w:date="2017-03-04T14:28:00Z">
              <w:rPr>
                <w:rFonts w:ascii="Consolas" w:hAnsi="Consolas" w:cs="Consolas"/>
                <w:color w:val="2B91AF"/>
                <w:sz w:val="19"/>
                <w:szCs w:val="19"/>
                <w:highlight w:val="white"/>
              </w:rPr>
            </w:rPrChange>
          </w:rPr>
          <w:t>AnimalsDao</w:t>
        </w:r>
      </w:ins>
      <w:r>
        <w:rPr>
          <w:sz w:val="24"/>
          <w:szCs w:val="24"/>
          <w:rtl/>
        </w:rPr>
        <w:t xml:space="preserve">. </w:t>
      </w:r>
      <w:ins w:id="26" w:author="ron gal" w:date="2017-03-04T14:28:00Z">
        <w:r w:rsidR="00ED0DEE">
          <w:rPr>
            <w:rFonts w:hint="cs"/>
            <w:sz w:val="24"/>
            <w:szCs w:val="24"/>
            <w:rtl/>
          </w:rPr>
          <w:t xml:space="preserve">המחלקה </w:t>
        </w:r>
      </w:ins>
      <w:r>
        <w:rPr>
          <w:sz w:val="24"/>
          <w:szCs w:val="24"/>
          <w:rtl/>
        </w:rPr>
        <w:t>תבצע הכנס</w:t>
      </w:r>
      <w:ins w:id="27" w:author="ron gal" w:date="2017-03-04T14:34:00Z">
        <w:r w:rsidR="00ED0DEE">
          <w:rPr>
            <w:rFonts w:hint="cs"/>
            <w:sz w:val="24"/>
            <w:szCs w:val="24"/>
            <w:rtl/>
          </w:rPr>
          <w:t>ה</w:t>
        </w:r>
      </w:ins>
      <w:r>
        <w:rPr>
          <w:sz w:val="24"/>
          <w:szCs w:val="24"/>
          <w:rtl/>
        </w:rPr>
        <w:t xml:space="preserve"> ועדכון של </w:t>
      </w:r>
      <w:del w:id="28" w:author="ron gal" w:date="2017-03-04T14:28:00Z">
        <w:r w:rsidDel="00ED0DEE">
          <w:rPr>
            <w:sz w:val="24"/>
            <w:szCs w:val="24"/>
            <w:rtl/>
          </w:rPr>
          <w:delText xml:space="preserve">לקוחות </w:delText>
        </w:r>
      </w:del>
      <w:ins w:id="29" w:author="ron gal" w:date="2017-03-04T14:28:00Z">
        <w:r w:rsidR="00ED0DEE">
          <w:rPr>
            <w:rFonts w:hint="cs"/>
            <w:sz w:val="24"/>
            <w:szCs w:val="24"/>
            <w:rtl/>
          </w:rPr>
          <w:t xml:space="preserve">בעלי חיים </w:t>
        </w:r>
      </w:ins>
      <w:r>
        <w:rPr>
          <w:sz w:val="24"/>
          <w:szCs w:val="24"/>
          <w:rtl/>
        </w:rPr>
        <w:t xml:space="preserve">במסד הנתונים. כמו כן, מחלקה זו גם אחראית על החזרת </w:t>
      </w:r>
      <w:ins w:id="30" w:author="ron gal" w:date="2017-03-04T14:28:00Z">
        <w:r w:rsidR="00ED0DEE">
          <w:rPr>
            <w:rFonts w:hint="cs"/>
            <w:sz w:val="24"/>
            <w:szCs w:val="24"/>
            <w:rtl/>
          </w:rPr>
          <w:t xml:space="preserve">בעלי החיים </w:t>
        </w:r>
      </w:ins>
      <w:del w:id="31" w:author="ron gal" w:date="2017-03-04T14:28:00Z">
        <w:r w:rsidDel="00ED0DEE">
          <w:rPr>
            <w:sz w:val="24"/>
            <w:szCs w:val="24"/>
            <w:rtl/>
          </w:rPr>
          <w:delText xml:space="preserve">הלקוחות </w:delText>
        </w:r>
      </w:del>
      <w:r>
        <w:rPr>
          <w:sz w:val="24"/>
          <w:szCs w:val="24"/>
          <w:rtl/>
        </w:rPr>
        <w:t>ממסד הנתונים בהתאם לפרמטרים האפשרים ממסכי המערכת השונים. המחלקה תכיל את הפעולות הבאות:</w:t>
      </w:r>
    </w:p>
    <w:p w:rsidR="00481634" w:rsidRDefault="00481634"/>
    <w:p w:rsidR="00ED0DEE" w:rsidRPr="00ED0DEE" w:rsidRDefault="00ED0DEE">
      <w:pPr>
        <w:rPr>
          <w:ins w:id="32" w:author="ron gal" w:date="2017-03-04T14:30:00Z"/>
          <w:sz w:val="24"/>
          <w:szCs w:val="24"/>
          <w:rPrChange w:id="33" w:author="ron gal" w:date="2017-03-04T14:30:00Z">
            <w:rPr>
              <w:ins w:id="34" w:author="ron gal" w:date="2017-03-04T14:30:00Z"/>
              <w:rFonts w:ascii="Consolas" w:hAnsi="Consolas" w:cs="Consolas"/>
              <w:sz w:val="19"/>
              <w:szCs w:val="19"/>
              <w:highlight w:val="white"/>
            </w:rPr>
          </w:rPrChange>
        </w:rPr>
        <w:pPrChange w:id="35" w:author="ron gal" w:date="2017-03-04T14:30:00Z">
          <w:pPr>
            <w:autoSpaceDE w:val="0"/>
            <w:autoSpaceDN w:val="0"/>
            <w:adjustRightInd w:val="0"/>
            <w:spacing w:line="240" w:lineRule="auto"/>
          </w:pPr>
        </w:pPrChange>
      </w:pPr>
      <w:ins w:id="36" w:author="ron gal" w:date="2017-03-04T14:30:00Z">
        <w:r w:rsidRPr="00ED0DEE">
          <w:rPr>
            <w:sz w:val="24"/>
            <w:szCs w:val="24"/>
            <w:rPrChange w:id="37" w:author="ron gal" w:date="2017-03-04T14:30:00Z">
              <w:rPr>
                <w:rFonts w:ascii="Consolas" w:hAnsi="Consolas" w:cs="Consolas"/>
                <w:sz w:val="19"/>
                <w:szCs w:val="19"/>
                <w:highlight w:val="white"/>
              </w:rPr>
            </w:rPrChange>
          </w:rPr>
          <w:t xml:space="preserve">        </w:t>
        </w:r>
        <w:r w:rsidRPr="00ED0DEE">
          <w:rPr>
            <w:sz w:val="24"/>
            <w:szCs w:val="24"/>
            <w:rPrChange w:id="38" w:author="ron gal" w:date="2017-03-04T14:30:00Z">
              <w:rPr>
                <w:rFonts w:ascii="Consolas" w:hAnsi="Consolas" w:cs="Consolas"/>
                <w:color w:val="2B91AF"/>
                <w:sz w:val="19"/>
                <w:szCs w:val="19"/>
                <w:highlight w:val="white"/>
              </w:rPr>
            </w:rPrChange>
          </w:rPr>
          <w:t>Animal</w:t>
        </w:r>
        <w:r w:rsidRPr="00ED0DEE">
          <w:rPr>
            <w:sz w:val="24"/>
            <w:szCs w:val="24"/>
            <w:rPrChange w:id="39" w:author="ron gal" w:date="2017-03-04T14:30:00Z">
              <w:rPr>
                <w:rFonts w:ascii="Consolas" w:hAnsi="Consolas" w:cs="Consolas"/>
                <w:sz w:val="19"/>
                <w:szCs w:val="19"/>
                <w:highlight w:val="white"/>
              </w:rPr>
            </w:rPrChange>
          </w:rPr>
          <w:t xml:space="preserve"> GetAnimal(</w:t>
        </w:r>
        <w:r w:rsidRPr="00ED0DEE">
          <w:rPr>
            <w:sz w:val="24"/>
            <w:szCs w:val="24"/>
            <w:rPrChange w:id="40" w:author="ron gal" w:date="2017-03-04T14:30:00Z">
              <w:rPr>
                <w:rFonts w:ascii="Consolas" w:hAnsi="Consolas" w:cs="Consolas"/>
                <w:color w:val="0000FF"/>
                <w:sz w:val="19"/>
                <w:szCs w:val="19"/>
                <w:highlight w:val="white"/>
              </w:rPr>
            </w:rPrChange>
          </w:rPr>
          <w:t>int</w:t>
        </w:r>
        <w:r w:rsidRPr="00ED0DEE">
          <w:rPr>
            <w:sz w:val="24"/>
            <w:szCs w:val="24"/>
            <w:rPrChange w:id="41" w:author="ron gal" w:date="2017-03-04T14:30:00Z">
              <w:rPr>
                <w:rFonts w:ascii="Consolas" w:hAnsi="Consolas" w:cs="Consolas"/>
                <w:sz w:val="19"/>
                <w:szCs w:val="19"/>
                <w:highlight w:val="white"/>
              </w:rPr>
            </w:rPrChange>
          </w:rPr>
          <w:t xml:space="preserve"> id);</w:t>
        </w:r>
      </w:ins>
    </w:p>
    <w:p w:rsidR="00ED0DEE" w:rsidRPr="00ED0DEE" w:rsidRDefault="00ED0DEE">
      <w:pPr>
        <w:rPr>
          <w:ins w:id="42" w:author="ron gal" w:date="2017-03-04T14:30:00Z"/>
          <w:sz w:val="24"/>
          <w:szCs w:val="24"/>
          <w:rPrChange w:id="43" w:author="ron gal" w:date="2017-03-04T14:30:00Z">
            <w:rPr>
              <w:ins w:id="44" w:author="ron gal" w:date="2017-03-04T14:30:00Z"/>
              <w:rFonts w:ascii="Consolas" w:hAnsi="Consolas" w:cs="Consolas"/>
              <w:sz w:val="19"/>
              <w:szCs w:val="19"/>
              <w:highlight w:val="white"/>
            </w:rPr>
          </w:rPrChange>
        </w:rPr>
        <w:pPrChange w:id="45" w:author="ron gal" w:date="2017-03-04T14:30:00Z">
          <w:pPr>
            <w:autoSpaceDE w:val="0"/>
            <w:autoSpaceDN w:val="0"/>
            <w:adjustRightInd w:val="0"/>
            <w:spacing w:line="240" w:lineRule="auto"/>
          </w:pPr>
        </w:pPrChange>
      </w:pPr>
      <w:ins w:id="46" w:author="ron gal" w:date="2017-03-04T14:30:00Z">
        <w:r w:rsidRPr="00ED0DEE">
          <w:rPr>
            <w:sz w:val="24"/>
            <w:szCs w:val="24"/>
            <w:rPrChange w:id="47" w:author="ron gal" w:date="2017-03-04T14:30:00Z">
              <w:rPr>
                <w:rFonts w:ascii="Consolas" w:hAnsi="Consolas" w:cs="Consolas"/>
                <w:sz w:val="19"/>
                <w:szCs w:val="19"/>
                <w:highlight w:val="white"/>
              </w:rPr>
            </w:rPrChange>
          </w:rPr>
          <w:t xml:space="preserve">        </w:t>
        </w:r>
        <w:r w:rsidRPr="00ED0DEE">
          <w:rPr>
            <w:sz w:val="24"/>
            <w:szCs w:val="24"/>
            <w:rPrChange w:id="48" w:author="ron gal" w:date="2017-03-04T14:30:00Z">
              <w:rPr>
                <w:rFonts w:ascii="Consolas" w:hAnsi="Consolas" w:cs="Consolas"/>
                <w:color w:val="2B91AF"/>
                <w:sz w:val="19"/>
                <w:szCs w:val="19"/>
                <w:highlight w:val="white"/>
              </w:rPr>
            </w:rPrChange>
          </w:rPr>
          <w:t>Animal</w:t>
        </w:r>
        <w:r w:rsidRPr="00ED0DEE">
          <w:rPr>
            <w:sz w:val="24"/>
            <w:szCs w:val="24"/>
            <w:rPrChange w:id="49" w:author="ron gal" w:date="2017-03-04T14:30:00Z">
              <w:rPr>
                <w:rFonts w:ascii="Consolas" w:hAnsi="Consolas" w:cs="Consolas"/>
                <w:sz w:val="19"/>
                <w:szCs w:val="19"/>
                <w:highlight w:val="white"/>
              </w:rPr>
            </w:rPrChange>
          </w:rPr>
          <w:t xml:space="preserve"> Save(</w:t>
        </w:r>
        <w:r w:rsidRPr="00ED0DEE">
          <w:rPr>
            <w:sz w:val="24"/>
            <w:szCs w:val="24"/>
            <w:rPrChange w:id="50" w:author="ron gal" w:date="2017-03-04T14:30:00Z">
              <w:rPr>
                <w:rFonts w:ascii="Consolas" w:hAnsi="Consolas" w:cs="Consolas"/>
                <w:color w:val="2B91AF"/>
                <w:sz w:val="19"/>
                <w:szCs w:val="19"/>
                <w:highlight w:val="white"/>
              </w:rPr>
            </w:rPrChange>
          </w:rPr>
          <w:t>Animal</w:t>
        </w:r>
        <w:r w:rsidRPr="00ED0DEE">
          <w:rPr>
            <w:sz w:val="24"/>
            <w:szCs w:val="24"/>
            <w:rPrChange w:id="51" w:author="ron gal" w:date="2017-03-04T14:30:00Z">
              <w:rPr>
                <w:rFonts w:ascii="Consolas" w:hAnsi="Consolas" w:cs="Consolas"/>
                <w:sz w:val="19"/>
                <w:szCs w:val="19"/>
                <w:highlight w:val="white"/>
              </w:rPr>
            </w:rPrChange>
          </w:rPr>
          <w:t xml:space="preserve"> animal, </w:t>
        </w:r>
        <w:r w:rsidRPr="00ED0DEE">
          <w:rPr>
            <w:sz w:val="24"/>
            <w:szCs w:val="24"/>
            <w:rPrChange w:id="52" w:author="ron gal" w:date="2017-03-04T14:30:00Z">
              <w:rPr>
                <w:rFonts w:ascii="Consolas" w:hAnsi="Consolas" w:cs="Consolas"/>
                <w:color w:val="0000FF"/>
                <w:sz w:val="19"/>
                <w:szCs w:val="19"/>
                <w:highlight w:val="white"/>
              </w:rPr>
            </w:rPrChange>
          </w:rPr>
          <w:t>int</w:t>
        </w:r>
        <w:r w:rsidRPr="00ED0DEE">
          <w:rPr>
            <w:sz w:val="24"/>
            <w:szCs w:val="24"/>
            <w:rPrChange w:id="53" w:author="ron gal" w:date="2017-03-04T14:30:00Z">
              <w:rPr>
                <w:rFonts w:ascii="Consolas" w:hAnsi="Consolas" w:cs="Consolas"/>
                <w:sz w:val="19"/>
                <w:szCs w:val="19"/>
                <w:highlight w:val="white"/>
              </w:rPr>
            </w:rPrChange>
          </w:rPr>
          <w:t xml:space="preserve"> cotnactId);</w:t>
        </w:r>
      </w:ins>
    </w:p>
    <w:p w:rsidR="00ED0DEE" w:rsidRPr="00ED0DEE" w:rsidRDefault="00ED0DEE">
      <w:pPr>
        <w:rPr>
          <w:ins w:id="54" w:author="ron gal" w:date="2017-03-04T14:30:00Z"/>
          <w:sz w:val="24"/>
          <w:szCs w:val="24"/>
          <w:rPrChange w:id="55" w:author="ron gal" w:date="2017-03-04T14:30:00Z">
            <w:rPr>
              <w:ins w:id="56" w:author="ron gal" w:date="2017-03-04T14:30:00Z"/>
              <w:rFonts w:ascii="Consolas" w:hAnsi="Consolas" w:cs="Consolas"/>
              <w:sz w:val="19"/>
              <w:szCs w:val="19"/>
              <w:highlight w:val="white"/>
            </w:rPr>
          </w:rPrChange>
        </w:rPr>
        <w:pPrChange w:id="57" w:author="ron gal" w:date="2017-03-04T14:30:00Z">
          <w:pPr>
            <w:autoSpaceDE w:val="0"/>
            <w:autoSpaceDN w:val="0"/>
            <w:adjustRightInd w:val="0"/>
            <w:spacing w:line="240" w:lineRule="auto"/>
          </w:pPr>
        </w:pPrChange>
      </w:pPr>
      <w:ins w:id="58" w:author="ron gal" w:date="2017-03-04T14:30:00Z">
        <w:r w:rsidRPr="00ED0DEE">
          <w:rPr>
            <w:sz w:val="24"/>
            <w:szCs w:val="24"/>
            <w:rPrChange w:id="59" w:author="ron gal" w:date="2017-03-04T14:30:00Z">
              <w:rPr>
                <w:rFonts w:ascii="Consolas" w:hAnsi="Consolas" w:cs="Consolas"/>
                <w:sz w:val="19"/>
                <w:szCs w:val="19"/>
                <w:highlight w:val="white"/>
              </w:rPr>
            </w:rPrChange>
          </w:rPr>
          <w:t xml:space="preserve">        Domain.</w:t>
        </w:r>
        <w:r w:rsidRPr="00ED0DEE">
          <w:rPr>
            <w:sz w:val="24"/>
            <w:szCs w:val="24"/>
            <w:rPrChange w:id="60" w:author="ron gal" w:date="2017-03-04T14:30:00Z">
              <w:rPr>
                <w:rFonts w:ascii="Consolas" w:hAnsi="Consolas" w:cs="Consolas"/>
                <w:color w:val="2B91AF"/>
                <w:sz w:val="19"/>
                <w:szCs w:val="19"/>
                <w:highlight w:val="white"/>
              </w:rPr>
            </w:rPrChange>
          </w:rPr>
          <w:t>Animal</w:t>
        </w:r>
        <w:r w:rsidRPr="00ED0DEE">
          <w:rPr>
            <w:sz w:val="24"/>
            <w:szCs w:val="24"/>
            <w:rPrChange w:id="61" w:author="ron gal" w:date="2017-03-04T14:30:00Z">
              <w:rPr>
                <w:rFonts w:ascii="Consolas" w:hAnsi="Consolas" w:cs="Consolas"/>
                <w:sz w:val="19"/>
                <w:szCs w:val="19"/>
                <w:highlight w:val="white"/>
              </w:rPr>
            </w:rPrChange>
          </w:rPr>
          <w:t xml:space="preserve"> Get(</w:t>
        </w:r>
        <w:r w:rsidRPr="00ED0DEE">
          <w:rPr>
            <w:sz w:val="24"/>
            <w:szCs w:val="24"/>
            <w:rPrChange w:id="62" w:author="ron gal" w:date="2017-03-04T14:30:00Z">
              <w:rPr>
                <w:rFonts w:ascii="Consolas" w:hAnsi="Consolas" w:cs="Consolas"/>
                <w:color w:val="0000FF"/>
                <w:sz w:val="19"/>
                <w:szCs w:val="19"/>
                <w:highlight w:val="white"/>
              </w:rPr>
            </w:rPrChange>
          </w:rPr>
          <w:t>int</w:t>
        </w:r>
        <w:r w:rsidRPr="00ED0DEE">
          <w:rPr>
            <w:sz w:val="24"/>
            <w:szCs w:val="24"/>
            <w:rPrChange w:id="63" w:author="ron gal" w:date="2017-03-04T14:30:00Z">
              <w:rPr>
                <w:rFonts w:ascii="Consolas" w:hAnsi="Consolas" w:cs="Consolas"/>
                <w:sz w:val="19"/>
                <w:szCs w:val="19"/>
                <w:highlight w:val="white"/>
              </w:rPr>
            </w:rPrChange>
          </w:rPr>
          <w:t xml:space="preserve"> animalId);</w:t>
        </w:r>
      </w:ins>
    </w:p>
    <w:p w:rsidR="00ED0DEE" w:rsidRPr="00ED0DEE" w:rsidRDefault="00ED0DEE">
      <w:pPr>
        <w:rPr>
          <w:ins w:id="64" w:author="ron gal" w:date="2017-03-04T14:30:00Z"/>
          <w:sz w:val="24"/>
          <w:szCs w:val="24"/>
          <w:rPrChange w:id="65" w:author="ron gal" w:date="2017-03-04T14:30:00Z">
            <w:rPr>
              <w:ins w:id="66" w:author="ron gal" w:date="2017-03-04T14:30:00Z"/>
              <w:rFonts w:ascii="Consolas" w:hAnsi="Consolas" w:cs="Consolas"/>
              <w:sz w:val="19"/>
              <w:szCs w:val="19"/>
              <w:highlight w:val="white"/>
            </w:rPr>
          </w:rPrChange>
        </w:rPr>
        <w:pPrChange w:id="67" w:author="ron gal" w:date="2017-03-04T14:30:00Z">
          <w:pPr>
            <w:autoSpaceDE w:val="0"/>
            <w:autoSpaceDN w:val="0"/>
            <w:adjustRightInd w:val="0"/>
            <w:spacing w:line="240" w:lineRule="auto"/>
          </w:pPr>
        </w:pPrChange>
      </w:pPr>
      <w:ins w:id="68" w:author="ron gal" w:date="2017-03-04T14:30:00Z">
        <w:r w:rsidRPr="00ED0DEE">
          <w:rPr>
            <w:sz w:val="24"/>
            <w:szCs w:val="24"/>
            <w:rPrChange w:id="69" w:author="ron gal" w:date="2017-03-04T14:30:00Z">
              <w:rPr>
                <w:rFonts w:ascii="Consolas" w:hAnsi="Consolas" w:cs="Consolas"/>
                <w:sz w:val="19"/>
                <w:szCs w:val="19"/>
                <w:highlight w:val="white"/>
              </w:rPr>
            </w:rPrChange>
          </w:rPr>
          <w:t xml:space="preserve">        </w:t>
        </w:r>
        <w:r w:rsidRPr="00ED0DEE">
          <w:rPr>
            <w:sz w:val="24"/>
            <w:szCs w:val="24"/>
            <w:rPrChange w:id="70" w:author="ron gal" w:date="2017-03-04T14:30:00Z">
              <w:rPr>
                <w:rFonts w:ascii="Consolas" w:hAnsi="Consolas" w:cs="Consolas"/>
                <w:color w:val="0000FF"/>
                <w:sz w:val="19"/>
                <w:szCs w:val="19"/>
                <w:highlight w:val="white"/>
              </w:rPr>
            </w:rPrChange>
          </w:rPr>
          <w:t>void</w:t>
        </w:r>
        <w:r w:rsidRPr="00ED0DEE">
          <w:rPr>
            <w:sz w:val="24"/>
            <w:szCs w:val="24"/>
            <w:rPrChange w:id="71" w:author="ron gal" w:date="2017-03-04T14:30:00Z">
              <w:rPr>
                <w:rFonts w:ascii="Consolas" w:hAnsi="Consolas" w:cs="Consolas"/>
                <w:sz w:val="19"/>
                <w:szCs w:val="19"/>
                <w:highlight w:val="white"/>
              </w:rPr>
            </w:rPrChange>
          </w:rPr>
          <w:t xml:space="preserve"> AttachToDoctor(</w:t>
        </w:r>
        <w:r w:rsidRPr="00ED0DEE">
          <w:rPr>
            <w:sz w:val="24"/>
            <w:szCs w:val="24"/>
            <w:rPrChange w:id="72" w:author="ron gal" w:date="2017-03-04T14:30:00Z">
              <w:rPr>
                <w:rFonts w:ascii="Consolas" w:hAnsi="Consolas" w:cs="Consolas"/>
                <w:color w:val="0000FF"/>
                <w:sz w:val="19"/>
                <w:szCs w:val="19"/>
                <w:highlight w:val="white"/>
              </w:rPr>
            </w:rPrChange>
          </w:rPr>
          <w:t>int</w:t>
        </w:r>
        <w:r w:rsidRPr="00ED0DEE">
          <w:rPr>
            <w:sz w:val="24"/>
            <w:szCs w:val="24"/>
            <w:rPrChange w:id="73" w:author="ron gal" w:date="2017-03-04T14:30:00Z">
              <w:rPr>
                <w:rFonts w:ascii="Consolas" w:hAnsi="Consolas" w:cs="Consolas"/>
                <w:sz w:val="19"/>
                <w:szCs w:val="19"/>
                <w:highlight w:val="white"/>
              </w:rPr>
            </w:rPrChange>
          </w:rPr>
          <w:t xml:space="preserve"> vetId, </w:t>
        </w:r>
        <w:r w:rsidRPr="00ED0DEE">
          <w:rPr>
            <w:sz w:val="24"/>
            <w:szCs w:val="24"/>
            <w:rPrChange w:id="74" w:author="ron gal" w:date="2017-03-04T14:30:00Z">
              <w:rPr>
                <w:rFonts w:ascii="Consolas" w:hAnsi="Consolas" w:cs="Consolas"/>
                <w:color w:val="0000FF"/>
                <w:sz w:val="19"/>
                <w:szCs w:val="19"/>
                <w:highlight w:val="white"/>
              </w:rPr>
            </w:rPrChange>
          </w:rPr>
          <w:t>int</w:t>
        </w:r>
        <w:r w:rsidRPr="00ED0DEE">
          <w:rPr>
            <w:sz w:val="24"/>
            <w:szCs w:val="24"/>
            <w:rPrChange w:id="75" w:author="ron gal" w:date="2017-03-04T14:30:00Z">
              <w:rPr>
                <w:rFonts w:ascii="Consolas" w:hAnsi="Consolas" w:cs="Consolas"/>
                <w:sz w:val="19"/>
                <w:szCs w:val="19"/>
                <w:highlight w:val="white"/>
              </w:rPr>
            </w:rPrChange>
          </w:rPr>
          <w:t xml:space="preserve"> petId);</w:t>
        </w:r>
      </w:ins>
    </w:p>
    <w:p w:rsidR="00ED0DEE" w:rsidRPr="00ED0DEE" w:rsidRDefault="00ED0DEE">
      <w:pPr>
        <w:rPr>
          <w:ins w:id="76" w:author="ron gal" w:date="2017-03-04T14:30:00Z"/>
          <w:sz w:val="24"/>
          <w:szCs w:val="24"/>
          <w:rPrChange w:id="77" w:author="ron gal" w:date="2017-03-04T14:30:00Z">
            <w:rPr>
              <w:ins w:id="78" w:author="ron gal" w:date="2017-03-04T14:30:00Z"/>
              <w:rFonts w:ascii="Consolas" w:hAnsi="Consolas" w:cs="Consolas"/>
              <w:sz w:val="19"/>
              <w:szCs w:val="19"/>
              <w:highlight w:val="white"/>
            </w:rPr>
          </w:rPrChange>
        </w:rPr>
        <w:pPrChange w:id="79" w:author="ron gal" w:date="2017-03-04T14:30:00Z">
          <w:pPr>
            <w:autoSpaceDE w:val="0"/>
            <w:autoSpaceDN w:val="0"/>
            <w:adjustRightInd w:val="0"/>
            <w:spacing w:line="240" w:lineRule="auto"/>
          </w:pPr>
        </w:pPrChange>
      </w:pPr>
      <w:ins w:id="80" w:author="ron gal" w:date="2017-03-04T14:30:00Z">
        <w:r w:rsidRPr="00ED0DEE">
          <w:rPr>
            <w:sz w:val="24"/>
            <w:szCs w:val="24"/>
            <w:rPrChange w:id="81" w:author="ron gal" w:date="2017-03-04T14:30:00Z">
              <w:rPr>
                <w:rFonts w:ascii="Consolas" w:hAnsi="Consolas" w:cs="Consolas"/>
                <w:sz w:val="19"/>
                <w:szCs w:val="19"/>
                <w:highlight w:val="white"/>
              </w:rPr>
            </w:rPrChange>
          </w:rPr>
          <w:t xml:space="preserve">        </w:t>
        </w:r>
        <w:r w:rsidRPr="00ED0DEE">
          <w:rPr>
            <w:sz w:val="24"/>
            <w:szCs w:val="24"/>
            <w:rPrChange w:id="82" w:author="ron gal" w:date="2017-03-04T14:30:00Z">
              <w:rPr>
                <w:rFonts w:ascii="Consolas" w:hAnsi="Consolas" w:cs="Consolas"/>
                <w:color w:val="0000FF"/>
                <w:sz w:val="19"/>
                <w:szCs w:val="19"/>
                <w:highlight w:val="white"/>
              </w:rPr>
            </w:rPrChange>
          </w:rPr>
          <w:t>void</w:t>
        </w:r>
        <w:r w:rsidRPr="00ED0DEE">
          <w:rPr>
            <w:sz w:val="24"/>
            <w:szCs w:val="24"/>
            <w:rPrChange w:id="83" w:author="ron gal" w:date="2017-03-04T14:30:00Z">
              <w:rPr>
                <w:rFonts w:ascii="Consolas" w:hAnsi="Consolas" w:cs="Consolas"/>
                <w:sz w:val="19"/>
                <w:szCs w:val="19"/>
                <w:highlight w:val="white"/>
              </w:rPr>
            </w:rPrChange>
          </w:rPr>
          <w:t xml:space="preserve"> Update(</w:t>
        </w:r>
        <w:r w:rsidRPr="00ED0DEE">
          <w:rPr>
            <w:sz w:val="24"/>
            <w:szCs w:val="24"/>
            <w:rPrChange w:id="84" w:author="ron gal" w:date="2017-03-04T14:30:00Z">
              <w:rPr>
                <w:rFonts w:ascii="Consolas" w:hAnsi="Consolas" w:cs="Consolas"/>
                <w:color w:val="0000FF"/>
                <w:sz w:val="19"/>
                <w:szCs w:val="19"/>
                <w:highlight w:val="white"/>
              </w:rPr>
            </w:rPrChange>
          </w:rPr>
          <w:t>int</w:t>
        </w:r>
        <w:r w:rsidRPr="00ED0DEE">
          <w:rPr>
            <w:sz w:val="24"/>
            <w:szCs w:val="24"/>
            <w:rPrChange w:id="85" w:author="ron gal" w:date="2017-03-04T14:30:00Z">
              <w:rPr>
                <w:rFonts w:ascii="Consolas" w:hAnsi="Consolas" w:cs="Consolas"/>
                <w:sz w:val="19"/>
                <w:szCs w:val="19"/>
                <w:highlight w:val="white"/>
              </w:rPr>
            </w:rPrChange>
          </w:rPr>
          <w:t xml:space="preserve"> animalId, Domain.</w:t>
        </w:r>
        <w:r w:rsidRPr="00ED0DEE">
          <w:rPr>
            <w:sz w:val="24"/>
            <w:szCs w:val="24"/>
            <w:rPrChange w:id="86" w:author="ron gal" w:date="2017-03-04T14:30:00Z">
              <w:rPr>
                <w:rFonts w:ascii="Consolas" w:hAnsi="Consolas" w:cs="Consolas"/>
                <w:color w:val="2B91AF"/>
                <w:sz w:val="19"/>
                <w:szCs w:val="19"/>
                <w:highlight w:val="white"/>
              </w:rPr>
            </w:rPrChange>
          </w:rPr>
          <w:t>Animal</w:t>
        </w:r>
        <w:r w:rsidRPr="00ED0DEE">
          <w:rPr>
            <w:sz w:val="24"/>
            <w:szCs w:val="24"/>
            <w:rPrChange w:id="87" w:author="ron gal" w:date="2017-03-04T14:30:00Z">
              <w:rPr>
                <w:rFonts w:ascii="Consolas" w:hAnsi="Consolas" w:cs="Consolas"/>
                <w:sz w:val="19"/>
                <w:szCs w:val="19"/>
                <w:highlight w:val="white"/>
              </w:rPr>
            </w:rPrChange>
          </w:rPr>
          <w:t xml:space="preserve"> animal);</w:t>
        </w:r>
      </w:ins>
    </w:p>
    <w:p w:rsidR="00ED0DEE" w:rsidRPr="00ED0DEE" w:rsidRDefault="00ED0DEE">
      <w:pPr>
        <w:rPr>
          <w:ins w:id="88" w:author="ron gal" w:date="2017-03-04T14:30:00Z"/>
          <w:sz w:val="24"/>
          <w:szCs w:val="24"/>
          <w:rPrChange w:id="89" w:author="ron gal" w:date="2017-03-04T14:30:00Z">
            <w:rPr>
              <w:ins w:id="90" w:author="ron gal" w:date="2017-03-04T14:30:00Z"/>
              <w:rFonts w:ascii="Consolas" w:hAnsi="Consolas" w:cs="Consolas"/>
              <w:sz w:val="19"/>
              <w:szCs w:val="19"/>
              <w:highlight w:val="white"/>
            </w:rPr>
          </w:rPrChange>
        </w:rPr>
        <w:pPrChange w:id="91" w:author="ron gal" w:date="2017-03-04T14:30:00Z">
          <w:pPr>
            <w:autoSpaceDE w:val="0"/>
            <w:autoSpaceDN w:val="0"/>
            <w:adjustRightInd w:val="0"/>
            <w:spacing w:line="240" w:lineRule="auto"/>
          </w:pPr>
        </w:pPrChange>
      </w:pPr>
      <w:ins w:id="92" w:author="ron gal" w:date="2017-03-04T14:30:00Z">
        <w:r w:rsidRPr="00ED0DEE">
          <w:rPr>
            <w:sz w:val="24"/>
            <w:szCs w:val="24"/>
            <w:rPrChange w:id="93" w:author="ron gal" w:date="2017-03-04T14:30:00Z">
              <w:rPr>
                <w:rFonts w:ascii="Consolas" w:hAnsi="Consolas" w:cs="Consolas"/>
                <w:sz w:val="19"/>
                <w:szCs w:val="19"/>
                <w:highlight w:val="white"/>
              </w:rPr>
            </w:rPrChange>
          </w:rPr>
          <w:t xml:space="preserve">        </w:t>
        </w:r>
        <w:r w:rsidRPr="00ED0DEE">
          <w:rPr>
            <w:sz w:val="24"/>
            <w:szCs w:val="24"/>
            <w:rPrChange w:id="94" w:author="ron gal" w:date="2017-03-04T14:30:00Z">
              <w:rPr>
                <w:rFonts w:ascii="Consolas" w:hAnsi="Consolas" w:cs="Consolas"/>
                <w:color w:val="2B91AF"/>
                <w:sz w:val="19"/>
                <w:szCs w:val="19"/>
                <w:highlight w:val="white"/>
              </w:rPr>
            </w:rPrChange>
          </w:rPr>
          <w:t>IQueryable</w:t>
        </w:r>
        <w:r w:rsidRPr="00ED0DEE">
          <w:rPr>
            <w:sz w:val="24"/>
            <w:szCs w:val="24"/>
            <w:rPrChange w:id="95" w:author="ron gal" w:date="2017-03-04T14:30:00Z">
              <w:rPr>
                <w:rFonts w:ascii="Consolas" w:hAnsi="Consolas" w:cs="Consolas"/>
                <w:sz w:val="19"/>
                <w:szCs w:val="19"/>
                <w:highlight w:val="white"/>
              </w:rPr>
            </w:rPrChange>
          </w:rPr>
          <w:t>&lt;Domain.</w:t>
        </w:r>
        <w:r w:rsidRPr="00ED0DEE">
          <w:rPr>
            <w:sz w:val="24"/>
            <w:szCs w:val="24"/>
            <w:rPrChange w:id="96" w:author="ron gal" w:date="2017-03-04T14:30:00Z">
              <w:rPr>
                <w:rFonts w:ascii="Consolas" w:hAnsi="Consolas" w:cs="Consolas"/>
                <w:color w:val="2B91AF"/>
                <w:sz w:val="19"/>
                <w:szCs w:val="19"/>
                <w:highlight w:val="white"/>
              </w:rPr>
            </w:rPrChange>
          </w:rPr>
          <w:t>Animal</w:t>
        </w:r>
        <w:r w:rsidRPr="00ED0DEE">
          <w:rPr>
            <w:sz w:val="24"/>
            <w:szCs w:val="24"/>
            <w:rPrChange w:id="97" w:author="ron gal" w:date="2017-03-04T14:30:00Z">
              <w:rPr>
                <w:rFonts w:ascii="Consolas" w:hAnsi="Consolas" w:cs="Consolas"/>
                <w:sz w:val="19"/>
                <w:szCs w:val="19"/>
                <w:highlight w:val="white"/>
              </w:rPr>
            </w:rPrChange>
          </w:rPr>
          <w:t>&gt; Query();</w:t>
        </w:r>
      </w:ins>
    </w:p>
    <w:p w:rsidR="00481634" w:rsidRPr="00ED0DEE" w:rsidDel="00ED0DEE" w:rsidRDefault="00ED0DEE">
      <w:pPr>
        <w:rPr>
          <w:del w:id="98" w:author="ron gal" w:date="2017-03-04T14:30:00Z"/>
          <w:sz w:val="24"/>
          <w:szCs w:val="24"/>
          <w:rPrChange w:id="99" w:author="ron gal" w:date="2017-03-04T14:30:00Z">
            <w:rPr>
              <w:del w:id="100" w:author="ron gal" w:date="2017-03-04T14:30:00Z"/>
            </w:rPr>
          </w:rPrChange>
        </w:rPr>
      </w:pPr>
      <w:ins w:id="101" w:author="ron gal" w:date="2017-03-04T14:30:00Z">
        <w:r w:rsidRPr="00ED0DEE">
          <w:rPr>
            <w:sz w:val="24"/>
            <w:szCs w:val="24"/>
            <w:rPrChange w:id="102" w:author="ron gal" w:date="2017-03-04T14:30:00Z">
              <w:rPr>
                <w:rFonts w:ascii="Consolas" w:hAnsi="Consolas" w:cs="Consolas"/>
                <w:sz w:val="19"/>
                <w:szCs w:val="19"/>
                <w:highlight w:val="white"/>
              </w:rPr>
            </w:rPrChange>
          </w:rPr>
          <w:t xml:space="preserve">        </w:t>
        </w:r>
        <w:r w:rsidRPr="00ED0DEE">
          <w:rPr>
            <w:sz w:val="24"/>
            <w:szCs w:val="24"/>
            <w:rPrChange w:id="103" w:author="ron gal" w:date="2017-03-04T14:30:00Z">
              <w:rPr>
                <w:rFonts w:ascii="Consolas" w:hAnsi="Consolas" w:cs="Consolas"/>
                <w:color w:val="2B91AF"/>
                <w:sz w:val="19"/>
                <w:szCs w:val="19"/>
                <w:highlight w:val="white"/>
              </w:rPr>
            </w:rPrChange>
          </w:rPr>
          <w:t>List</w:t>
        </w:r>
        <w:r w:rsidRPr="00ED0DEE">
          <w:rPr>
            <w:sz w:val="24"/>
            <w:szCs w:val="24"/>
            <w:rPrChange w:id="104" w:author="ron gal" w:date="2017-03-04T14:30:00Z">
              <w:rPr>
                <w:rFonts w:ascii="Consolas" w:hAnsi="Consolas" w:cs="Consolas"/>
                <w:sz w:val="19"/>
                <w:szCs w:val="19"/>
                <w:highlight w:val="white"/>
              </w:rPr>
            </w:rPrChange>
          </w:rPr>
          <w:t>&lt;</w:t>
        </w:r>
        <w:r w:rsidRPr="00ED0DEE">
          <w:rPr>
            <w:sz w:val="24"/>
            <w:szCs w:val="24"/>
            <w:rPrChange w:id="105" w:author="ron gal" w:date="2017-03-04T14:30:00Z">
              <w:rPr>
                <w:rFonts w:ascii="Consolas" w:hAnsi="Consolas" w:cs="Consolas"/>
                <w:color w:val="2B91AF"/>
                <w:sz w:val="19"/>
                <w:szCs w:val="19"/>
                <w:highlight w:val="white"/>
              </w:rPr>
            </w:rPrChange>
          </w:rPr>
          <w:t>Animal</w:t>
        </w:r>
        <w:r w:rsidRPr="00ED0DEE">
          <w:rPr>
            <w:sz w:val="24"/>
            <w:szCs w:val="24"/>
            <w:rPrChange w:id="106" w:author="ron gal" w:date="2017-03-04T14:30:00Z">
              <w:rPr>
                <w:rFonts w:ascii="Consolas" w:hAnsi="Consolas" w:cs="Consolas"/>
                <w:sz w:val="19"/>
                <w:szCs w:val="19"/>
                <w:highlight w:val="white"/>
              </w:rPr>
            </w:rPrChange>
          </w:rPr>
          <w:t>&gt; Search(</w:t>
        </w:r>
        <w:r w:rsidRPr="00ED0DEE">
          <w:rPr>
            <w:sz w:val="24"/>
            <w:szCs w:val="24"/>
            <w:rPrChange w:id="107" w:author="ron gal" w:date="2017-03-04T14:30:00Z">
              <w:rPr>
                <w:rFonts w:ascii="Consolas" w:hAnsi="Consolas" w:cs="Consolas"/>
                <w:color w:val="0000FF"/>
                <w:sz w:val="19"/>
                <w:szCs w:val="19"/>
                <w:highlight w:val="white"/>
              </w:rPr>
            </w:rPrChange>
          </w:rPr>
          <w:t>int</w:t>
        </w:r>
        <w:r w:rsidRPr="00ED0DEE">
          <w:rPr>
            <w:sz w:val="24"/>
            <w:szCs w:val="24"/>
            <w:rPrChange w:id="108" w:author="ron gal" w:date="2017-03-04T14:30:00Z">
              <w:rPr>
                <w:rFonts w:ascii="Consolas" w:hAnsi="Consolas" w:cs="Consolas"/>
                <w:sz w:val="19"/>
                <w:szCs w:val="19"/>
                <w:highlight w:val="white"/>
              </w:rPr>
            </w:rPrChange>
          </w:rPr>
          <w:t xml:space="preserve"> doctorId, </w:t>
        </w:r>
        <w:r w:rsidRPr="00ED0DEE">
          <w:rPr>
            <w:sz w:val="24"/>
            <w:szCs w:val="24"/>
            <w:rPrChange w:id="109" w:author="ron gal" w:date="2017-03-04T14:30:00Z">
              <w:rPr>
                <w:rFonts w:ascii="Consolas" w:hAnsi="Consolas" w:cs="Consolas"/>
                <w:color w:val="0000FF"/>
                <w:sz w:val="19"/>
                <w:szCs w:val="19"/>
                <w:highlight w:val="white"/>
              </w:rPr>
            </w:rPrChange>
          </w:rPr>
          <w:t>int</w:t>
        </w:r>
        <w:r w:rsidRPr="00ED0DEE">
          <w:rPr>
            <w:sz w:val="24"/>
            <w:szCs w:val="24"/>
            <w:rPrChange w:id="110" w:author="ron gal" w:date="2017-03-04T14:30:00Z">
              <w:rPr>
                <w:rFonts w:ascii="Consolas" w:hAnsi="Consolas" w:cs="Consolas"/>
                <w:sz w:val="19"/>
                <w:szCs w:val="19"/>
                <w:highlight w:val="white"/>
              </w:rPr>
            </w:rPrChange>
          </w:rPr>
          <w:t xml:space="preserve"> ownerId, </w:t>
        </w:r>
        <w:r w:rsidRPr="00ED0DEE">
          <w:rPr>
            <w:sz w:val="24"/>
            <w:szCs w:val="24"/>
            <w:rPrChange w:id="111" w:author="ron gal" w:date="2017-03-04T14:30:00Z">
              <w:rPr>
                <w:rFonts w:ascii="Consolas" w:hAnsi="Consolas" w:cs="Consolas"/>
                <w:color w:val="0000FF"/>
                <w:sz w:val="19"/>
                <w:szCs w:val="19"/>
                <w:highlight w:val="white"/>
              </w:rPr>
            </w:rPrChange>
          </w:rPr>
          <w:t>int</w:t>
        </w:r>
        <w:r w:rsidRPr="00ED0DEE">
          <w:rPr>
            <w:sz w:val="24"/>
            <w:szCs w:val="24"/>
            <w:rPrChange w:id="112" w:author="ron gal" w:date="2017-03-04T14:30:00Z">
              <w:rPr>
                <w:rFonts w:ascii="Consolas" w:hAnsi="Consolas" w:cs="Consolas"/>
                <w:sz w:val="19"/>
                <w:szCs w:val="19"/>
                <w:highlight w:val="white"/>
              </w:rPr>
            </w:rPrChange>
          </w:rPr>
          <w:t xml:space="preserve">? id, </w:t>
        </w:r>
        <w:r w:rsidRPr="00ED0DEE">
          <w:rPr>
            <w:sz w:val="24"/>
            <w:szCs w:val="24"/>
            <w:rPrChange w:id="113" w:author="ron gal" w:date="2017-03-04T14:30:00Z">
              <w:rPr>
                <w:rFonts w:ascii="Consolas" w:hAnsi="Consolas" w:cs="Consolas"/>
                <w:color w:val="0000FF"/>
                <w:sz w:val="19"/>
                <w:szCs w:val="19"/>
                <w:highlight w:val="white"/>
              </w:rPr>
            </w:rPrChange>
          </w:rPr>
          <w:t>string</w:t>
        </w:r>
        <w:r w:rsidRPr="00ED0DEE">
          <w:rPr>
            <w:sz w:val="24"/>
            <w:szCs w:val="24"/>
            <w:rPrChange w:id="114" w:author="ron gal" w:date="2017-03-04T14:30:00Z">
              <w:rPr>
                <w:rFonts w:ascii="Consolas" w:hAnsi="Consolas" w:cs="Consolas"/>
                <w:sz w:val="19"/>
                <w:szCs w:val="19"/>
                <w:highlight w:val="white"/>
              </w:rPr>
            </w:rPrChange>
          </w:rPr>
          <w:t xml:space="preserve"> animalName, </w:t>
        </w:r>
        <w:r w:rsidRPr="00ED0DEE">
          <w:rPr>
            <w:sz w:val="24"/>
            <w:szCs w:val="24"/>
            <w:rPrChange w:id="115" w:author="ron gal" w:date="2017-03-04T14:30:00Z">
              <w:rPr>
                <w:rFonts w:ascii="Consolas" w:hAnsi="Consolas" w:cs="Consolas"/>
                <w:color w:val="0000FF"/>
                <w:sz w:val="19"/>
                <w:szCs w:val="19"/>
                <w:highlight w:val="white"/>
              </w:rPr>
            </w:rPrChange>
          </w:rPr>
          <w:t>string</w:t>
        </w:r>
        <w:r w:rsidRPr="00ED0DEE">
          <w:rPr>
            <w:sz w:val="24"/>
            <w:szCs w:val="24"/>
            <w:rPrChange w:id="116" w:author="ron gal" w:date="2017-03-04T14:30:00Z">
              <w:rPr>
                <w:rFonts w:ascii="Consolas" w:hAnsi="Consolas" w:cs="Consolas"/>
                <w:sz w:val="19"/>
                <w:szCs w:val="19"/>
                <w:highlight w:val="white"/>
              </w:rPr>
            </w:rPrChange>
          </w:rPr>
          <w:t xml:space="preserve"> doctorName, </w:t>
        </w:r>
        <w:r w:rsidRPr="00ED0DEE">
          <w:rPr>
            <w:sz w:val="24"/>
            <w:szCs w:val="24"/>
            <w:rPrChange w:id="117" w:author="ron gal" w:date="2017-03-04T14:30:00Z">
              <w:rPr>
                <w:rFonts w:ascii="Consolas" w:hAnsi="Consolas" w:cs="Consolas"/>
                <w:color w:val="0000FF"/>
                <w:sz w:val="19"/>
                <w:szCs w:val="19"/>
                <w:highlight w:val="white"/>
              </w:rPr>
            </w:rPrChange>
          </w:rPr>
          <w:t>string</w:t>
        </w:r>
        <w:r w:rsidRPr="00ED0DEE">
          <w:rPr>
            <w:sz w:val="24"/>
            <w:szCs w:val="24"/>
            <w:rPrChange w:id="118" w:author="ron gal" w:date="2017-03-04T14:30:00Z">
              <w:rPr>
                <w:rFonts w:ascii="Consolas" w:hAnsi="Consolas" w:cs="Consolas"/>
                <w:sz w:val="19"/>
                <w:szCs w:val="19"/>
                <w:highlight w:val="white"/>
              </w:rPr>
            </w:rPrChange>
          </w:rPr>
          <w:t xml:space="preserve"> ownerName, </w:t>
        </w:r>
        <w:r w:rsidRPr="00ED0DEE">
          <w:rPr>
            <w:sz w:val="24"/>
            <w:szCs w:val="24"/>
            <w:rPrChange w:id="119" w:author="ron gal" w:date="2017-03-04T14:30:00Z">
              <w:rPr>
                <w:rFonts w:ascii="Consolas" w:hAnsi="Consolas" w:cs="Consolas"/>
                <w:color w:val="0000FF"/>
                <w:sz w:val="19"/>
                <w:szCs w:val="19"/>
                <w:highlight w:val="white"/>
              </w:rPr>
            </w:rPrChange>
          </w:rPr>
          <w:t>int</w:t>
        </w:r>
        <w:r w:rsidRPr="00ED0DEE">
          <w:rPr>
            <w:sz w:val="24"/>
            <w:szCs w:val="24"/>
            <w:rPrChange w:id="120" w:author="ron gal" w:date="2017-03-04T14:30:00Z">
              <w:rPr>
                <w:rFonts w:ascii="Consolas" w:hAnsi="Consolas" w:cs="Consolas"/>
                <w:sz w:val="19"/>
                <w:szCs w:val="19"/>
                <w:highlight w:val="white"/>
              </w:rPr>
            </w:rPrChange>
          </w:rPr>
          <w:t xml:space="preserve">? type, </w:t>
        </w:r>
        <w:r w:rsidRPr="00ED0DEE">
          <w:rPr>
            <w:sz w:val="24"/>
            <w:szCs w:val="24"/>
            <w:rPrChange w:id="121" w:author="ron gal" w:date="2017-03-04T14:30:00Z">
              <w:rPr>
                <w:rFonts w:ascii="Consolas" w:hAnsi="Consolas" w:cs="Consolas"/>
                <w:color w:val="0000FF"/>
                <w:sz w:val="19"/>
                <w:szCs w:val="19"/>
                <w:highlight w:val="white"/>
              </w:rPr>
            </w:rPrChange>
          </w:rPr>
          <w:t>int</w:t>
        </w:r>
        <w:r w:rsidRPr="00ED0DEE">
          <w:rPr>
            <w:sz w:val="24"/>
            <w:szCs w:val="24"/>
            <w:rPrChange w:id="122" w:author="ron gal" w:date="2017-03-04T14:30:00Z">
              <w:rPr>
                <w:rFonts w:ascii="Consolas" w:hAnsi="Consolas" w:cs="Consolas"/>
                <w:sz w:val="19"/>
                <w:szCs w:val="19"/>
                <w:highlight w:val="white"/>
              </w:rPr>
            </w:rPrChange>
          </w:rPr>
          <w:t>? gender);</w:t>
        </w:r>
        <w:r w:rsidDel="00ED0DEE">
          <w:rPr>
            <w:sz w:val="24"/>
            <w:szCs w:val="24"/>
          </w:rPr>
          <w:t xml:space="preserve"> </w:t>
        </w:r>
      </w:ins>
      <w:del w:id="123" w:author="ron gal" w:date="2017-03-04T14:30:00Z">
        <w:r w:rsidR="00471D70" w:rsidDel="00ED0DEE">
          <w:rPr>
            <w:sz w:val="24"/>
            <w:szCs w:val="24"/>
          </w:rPr>
          <w:delText>IEnumerable&lt;DTOs.Customer&gt; Search(string firstName, string lastName, int? minAge, int? maxAge, int? region, int? customerId);</w:delText>
        </w:r>
      </w:del>
    </w:p>
    <w:p w:rsidR="00481634" w:rsidRPr="00ED0DEE" w:rsidDel="00ED0DEE" w:rsidRDefault="00481634">
      <w:pPr>
        <w:rPr>
          <w:del w:id="124" w:author="ron gal" w:date="2017-03-04T14:30:00Z"/>
          <w:sz w:val="24"/>
          <w:szCs w:val="24"/>
          <w:rPrChange w:id="125" w:author="ron gal" w:date="2017-03-04T14:30:00Z">
            <w:rPr>
              <w:del w:id="126" w:author="ron gal" w:date="2017-03-04T14:30:00Z"/>
            </w:rPr>
          </w:rPrChange>
        </w:rPr>
      </w:pPr>
    </w:p>
    <w:p w:rsidR="00481634" w:rsidRPr="00ED0DEE" w:rsidDel="00ED0DEE" w:rsidRDefault="00471D70">
      <w:pPr>
        <w:rPr>
          <w:del w:id="127" w:author="ron gal" w:date="2017-03-04T14:30:00Z"/>
          <w:sz w:val="24"/>
          <w:szCs w:val="24"/>
          <w:rPrChange w:id="128" w:author="ron gal" w:date="2017-03-04T14:30:00Z">
            <w:rPr>
              <w:del w:id="129" w:author="ron gal" w:date="2017-03-04T14:30:00Z"/>
            </w:rPr>
          </w:rPrChange>
        </w:rPr>
      </w:pPr>
      <w:del w:id="130" w:author="ron gal" w:date="2017-03-04T14:30:00Z">
        <w:r w:rsidDel="00ED0DEE">
          <w:rPr>
            <w:sz w:val="24"/>
            <w:szCs w:val="24"/>
          </w:rPr>
          <w:delText>DTOs.Customer GetCustomer(int id);</w:delText>
        </w:r>
      </w:del>
    </w:p>
    <w:p w:rsidR="00481634" w:rsidRPr="00ED0DEE" w:rsidDel="00ED0DEE" w:rsidRDefault="00481634">
      <w:pPr>
        <w:rPr>
          <w:del w:id="131" w:author="ron gal" w:date="2017-03-04T14:30:00Z"/>
          <w:sz w:val="24"/>
          <w:szCs w:val="24"/>
          <w:rPrChange w:id="132" w:author="ron gal" w:date="2017-03-04T14:30:00Z">
            <w:rPr>
              <w:del w:id="133" w:author="ron gal" w:date="2017-03-04T14:30:00Z"/>
            </w:rPr>
          </w:rPrChange>
        </w:rPr>
      </w:pPr>
    </w:p>
    <w:p w:rsidR="00481634" w:rsidRPr="00ED0DEE" w:rsidDel="00ED0DEE" w:rsidRDefault="00471D70">
      <w:pPr>
        <w:rPr>
          <w:del w:id="134" w:author="ron gal" w:date="2017-03-04T14:30:00Z"/>
          <w:sz w:val="24"/>
          <w:szCs w:val="24"/>
          <w:rPrChange w:id="135" w:author="ron gal" w:date="2017-03-04T14:30:00Z">
            <w:rPr>
              <w:del w:id="136" w:author="ron gal" w:date="2017-03-04T14:30:00Z"/>
            </w:rPr>
          </w:rPrChange>
        </w:rPr>
      </w:pPr>
      <w:del w:id="137" w:author="ron gal" w:date="2017-03-04T14:30:00Z">
        <w:r w:rsidDel="00ED0DEE">
          <w:rPr>
            <w:sz w:val="24"/>
            <w:szCs w:val="24"/>
          </w:rPr>
          <w:delText>DTOs.Customer Save(DTOs.Customer customer);</w:delText>
        </w:r>
      </w:del>
    </w:p>
    <w:p w:rsidR="00481634" w:rsidRPr="00ED0DEE" w:rsidDel="00ED0DEE" w:rsidRDefault="00481634">
      <w:pPr>
        <w:rPr>
          <w:del w:id="138" w:author="ron gal" w:date="2017-03-04T14:30:00Z"/>
          <w:sz w:val="24"/>
          <w:szCs w:val="24"/>
          <w:rPrChange w:id="139" w:author="ron gal" w:date="2017-03-04T14:30:00Z">
            <w:rPr>
              <w:del w:id="140" w:author="ron gal" w:date="2017-03-04T14:30:00Z"/>
            </w:rPr>
          </w:rPrChange>
        </w:rPr>
      </w:pPr>
    </w:p>
    <w:p w:rsidR="00481634" w:rsidRPr="00ED0DEE" w:rsidDel="00ED0DEE" w:rsidRDefault="00471D70">
      <w:pPr>
        <w:rPr>
          <w:del w:id="141" w:author="ron gal" w:date="2017-03-04T14:30:00Z"/>
          <w:sz w:val="24"/>
          <w:szCs w:val="24"/>
          <w:rPrChange w:id="142" w:author="ron gal" w:date="2017-03-04T14:30:00Z">
            <w:rPr>
              <w:del w:id="143" w:author="ron gal" w:date="2017-03-04T14:30:00Z"/>
            </w:rPr>
          </w:rPrChange>
        </w:rPr>
      </w:pPr>
      <w:del w:id="144" w:author="ron gal" w:date="2017-03-04T14:30:00Z">
        <w:r w:rsidDel="00ED0DEE">
          <w:rPr>
            <w:sz w:val="24"/>
            <w:szCs w:val="24"/>
          </w:rPr>
          <w:delText>DTOs.Customer Update(int id, DTOs.Customer customer);</w:delText>
        </w:r>
      </w:del>
    </w:p>
    <w:p w:rsidR="00481634" w:rsidRPr="00ED0DEE" w:rsidDel="00ED0DEE" w:rsidRDefault="00481634">
      <w:pPr>
        <w:rPr>
          <w:del w:id="145" w:author="ron gal" w:date="2017-03-04T14:30:00Z"/>
          <w:sz w:val="24"/>
          <w:szCs w:val="24"/>
          <w:rPrChange w:id="146" w:author="ron gal" w:date="2017-03-04T14:30:00Z">
            <w:rPr>
              <w:del w:id="147" w:author="ron gal" w:date="2017-03-04T14:30:00Z"/>
            </w:rPr>
          </w:rPrChange>
        </w:rPr>
      </w:pPr>
    </w:p>
    <w:p w:rsidR="00481634" w:rsidRPr="00ED0DEE" w:rsidDel="00ED0DEE" w:rsidRDefault="00471D70">
      <w:pPr>
        <w:rPr>
          <w:del w:id="148" w:author="ron gal" w:date="2017-03-04T14:30:00Z"/>
          <w:sz w:val="24"/>
          <w:szCs w:val="24"/>
          <w:rPrChange w:id="149" w:author="ron gal" w:date="2017-03-04T14:30:00Z">
            <w:rPr>
              <w:del w:id="150" w:author="ron gal" w:date="2017-03-04T14:30:00Z"/>
            </w:rPr>
          </w:rPrChange>
        </w:rPr>
      </w:pPr>
      <w:del w:id="151" w:author="ron gal" w:date="2017-03-04T14:30:00Z">
        <w:r w:rsidDel="00ED0DEE">
          <w:rPr>
            <w:sz w:val="24"/>
            <w:szCs w:val="24"/>
          </w:rPr>
          <w:delText>bool Exists(string username);</w:delText>
        </w:r>
      </w:del>
    </w:p>
    <w:p w:rsidR="00481634" w:rsidRPr="00ED0DEE" w:rsidRDefault="00481634">
      <w:pPr>
        <w:rPr>
          <w:sz w:val="24"/>
          <w:szCs w:val="24"/>
          <w:rPrChange w:id="152" w:author="ron gal" w:date="2017-03-04T14:30:00Z">
            <w:rPr/>
          </w:rPrChange>
        </w:rPr>
        <w:pPrChange w:id="153" w:author="ron gal" w:date="2017-03-04T14:30:00Z">
          <w:pPr>
            <w:bidi/>
          </w:pPr>
        </w:pPrChange>
      </w:pPr>
    </w:p>
    <w:p w:rsidR="00481634" w:rsidRDefault="00471D70" w:rsidP="00ED0DEE">
      <w:pPr>
        <w:bidi/>
      </w:pPr>
      <w:r>
        <w:rPr>
          <w:b/>
          <w:sz w:val="24"/>
          <w:szCs w:val="24"/>
          <w:rtl/>
        </w:rPr>
        <w:t xml:space="preserve">מחלקת </w:t>
      </w:r>
      <w:ins w:id="154" w:author="ron gal" w:date="2017-03-04T14:35:00Z">
        <w:r w:rsidR="00ED0DEE" w:rsidRPr="00ED0DEE">
          <w:rPr>
            <w:b/>
            <w:sz w:val="24"/>
            <w:szCs w:val="24"/>
            <w:rPrChange w:id="155" w:author="ron gal" w:date="2017-03-04T14:37:00Z">
              <w:rPr>
                <w:rFonts w:ascii="Consolas" w:hAnsi="Consolas" w:cs="Consolas"/>
                <w:color w:val="2B91AF"/>
                <w:sz w:val="19"/>
                <w:szCs w:val="19"/>
                <w:highlight w:val="white"/>
              </w:rPr>
            </w:rPrChange>
          </w:rPr>
          <w:t>DecodesDao</w:t>
        </w:r>
        <w:r w:rsidR="00ED0DEE" w:rsidDel="00ED0DEE">
          <w:rPr>
            <w:b/>
            <w:sz w:val="24"/>
            <w:szCs w:val="24"/>
          </w:rPr>
          <w:t xml:space="preserve"> </w:t>
        </w:r>
      </w:ins>
      <w:del w:id="156" w:author="ron gal" w:date="2017-03-04T14:35:00Z">
        <w:r w:rsidDel="00ED0DEE">
          <w:rPr>
            <w:b/>
            <w:sz w:val="24"/>
            <w:szCs w:val="24"/>
          </w:rPr>
          <w:delText>EmployeesQueryProcessor</w:delText>
        </w:r>
      </w:del>
    </w:p>
    <w:p w:rsidR="00481634" w:rsidRDefault="00471D70">
      <w:pPr>
        <w:bidi/>
        <w:pPrChange w:id="157" w:author="ron gal" w:date="2017-03-04T14:36:00Z">
          <w:pPr>
            <w:bidi/>
          </w:pPr>
        </w:pPrChange>
      </w:pPr>
      <w:r>
        <w:rPr>
          <w:sz w:val="24"/>
          <w:szCs w:val="24"/>
          <w:rtl/>
        </w:rPr>
        <w:t xml:space="preserve">מחלקה זו אחראית על </w:t>
      </w:r>
      <w:del w:id="158" w:author="ron gal" w:date="2017-03-04T14:35:00Z">
        <w:r w:rsidDel="00ED0DEE">
          <w:rPr>
            <w:sz w:val="24"/>
            <w:szCs w:val="24"/>
            <w:rtl/>
          </w:rPr>
          <w:delText>ישות העובד</w:delText>
        </w:r>
      </w:del>
      <w:ins w:id="159" w:author="ron gal" w:date="2017-03-04T14:35:00Z">
        <w:r w:rsidR="00ED0DEE">
          <w:rPr>
            <w:rFonts w:hint="cs"/>
            <w:sz w:val="24"/>
            <w:szCs w:val="24"/>
            <w:rtl/>
          </w:rPr>
          <w:t>כל טבלאות הפענוח</w:t>
        </w:r>
      </w:ins>
      <w:r>
        <w:rPr>
          <w:sz w:val="24"/>
          <w:szCs w:val="24"/>
          <w:rtl/>
        </w:rPr>
        <w:t xml:space="preserve">. מחלקה זו </w:t>
      </w:r>
      <w:del w:id="160" w:author="ron gal" w:date="2017-03-04T14:35:00Z">
        <w:r w:rsidDel="00ED0DEE">
          <w:rPr>
            <w:sz w:val="24"/>
            <w:szCs w:val="24"/>
            <w:rtl/>
          </w:rPr>
          <w:delText>יורשת מ&lt;</w:delText>
        </w:r>
        <w:r w:rsidDel="00ED0DEE">
          <w:rPr>
            <w:sz w:val="24"/>
            <w:szCs w:val="24"/>
          </w:rPr>
          <w:delText>DBAccessBase&lt;Employee</w:delText>
        </w:r>
        <w:r w:rsidDel="00ED0DEE">
          <w:rPr>
            <w:sz w:val="24"/>
            <w:szCs w:val="24"/>
            <w:rtl/>
          </w:rPr>
          <w:delText xml:space="preserve"> ו</w:delText>
        </w:r>
      </w:del>
      <w:r>
        <w:rPr>
          <w:sz w:val="24"/>
          <w:szCs w:val="24"/>
          <w:rtl/>
        </w:rPr>
        <w:t xml:space="preserve">מממשת את הממשק </w:t>
      </w:r>
      <w:ins w:id="161" w:author="ron gal" w:date="2017-03-04T14:35:00Z">
        <w:r w:rsidR="00ED0DEE" w:rsidRPr="00ED0DEE">
          <w:rPr>
            <w:sz w:val="24"/>
            <w:szCs w:val="24"/>
            <w:rPrChange w:id="162" w:author="ron gal" w:date="2017-03-04T14:37:00Z">
              <w:rPr>
                <w:rFonts w:ascii="Consolas" w:hAnsi="Consolas" w:cs="Consolas"/>
                <w:color w:val="2B91AF"/>
                <w:sz w:val="19"/>
                <w:szCs w:val="19"/>
                <w:highlight w:val="white"/>
              </w:rPr>
            </w:rPrChange>
          </w:rPr>
          <w:t>IDecodesDao</w:t>
        </w:r>
        <w:r w:rsidR="00ED0DEE" w:rsidDel="00ED0DEE">
          <w:rPr>
            <w:sz w:val="24"/>
            <w:szCs w:val="24"/>
          </w:rPr>
          <w:t xml:space="preserve"> </w:t>
        </w:r>
      </w:ins>
      <w:del w:id="163" w:author="ron gal" w:date="2017-03-04T14:35:00Z">
        <w:r w:rsidDel="00ED0DEE">
          <w:rPr>
            <w:sz w:val="24"/>
            <w:szCs w:val="24"/>
          </w:rPr>
          <w:delText>IEmployeesQueryProcessor</w:delText>
        </w:r>
      </w:del>
      <w:r>
        <w:rPr>
          <w:sz w:val="24"/>
          <w:szCs w:val="24"/>
          <w:rtl/>
        </w:rPr>
        <w:t xml:space="preserve">. </w:t>
      </w:r>
      <w:ins w:id="164" w:author="ron gal" w:date="2017-03-04T14:35:00Z">
        <w:r w:rsidR="00ED0DEE">
          <w:rPr>
            <w:rFonts w:hint="cs"/>
            <w:sz w:val="24"/>
            <w:szCs w:val="24"/>
            <w:rtl/>
          </w:rPr>
          <w:t xml:space="preserve">המחלה מבצעת שליפות </w:t>
        </w:r>
      </w:ins>
      <w:del w:id="165" w:author="ron gal" w:date="2017-03-04T14:36:00Z">
        <w:r w:rsidDel="00ED0DEE">
          <w:rPr>
            <w:sz w:val="24"/>
            <w:szCs w:val="24"/>
            <w:rtl/>
          </w:rPr>
          <w:delText>תבצע הכנסה, עדכון של עובדים במסד הנתונים</w:delText>
        </w:r>
      </w:del>
      <w:ins w:id="166" w:author="ron gal" w:date="2017-03-04T14:36:00Z">
        <w:r w:rsidR="00ED0DEE">
          <w:rPr>
            <w:rFonts w:hint="cs"/>
            <w:sz w:val="24"/>
            <w:szCs w:val="24"/>
            <w:rtl/>
          </w:rPr>
          <w:t>מטבלאות הפיענוח השונות במערכת</w:t>
        </w:r>
      </w:ins>
      <w:r>
        <w:rPr>
          <w:sz w:val="24"/>
          <w:szCs w:val="24"/>
          <w:rtl/>
        </w:rPr>
        <w:t xml:space="preserve">. </w:t>
      </w:r>
      <w:del w:id="167" w:author="ron gal" w:date="2017-03-04T14:36:00Z">
        <w:r w:rsidDel="00ED0DEE">
          <w:rPr>
            <w:sz w:val="24"/>
            <w:szCs w:val="24"/>
            <w:rtl/>
          </w:rPr>
          <w:delText xml:space="preserve">כמו כן מחלקה זו גם אחראית על החזרת העובדים ממסד הנתונים בהתאם לפרמטרים האפשרים ממסך חיפוש העובדים של מנהל. </w:delText>
        </w:r>
      </w:del>
      <w:r>
        <w:rPr>
          <w:sz w:val="24"/>
          <w:szCs w:val="24"/>
          <w:rtl/>
        </w:rPr>
        <w:t>המחלקה תכיל את הפעולות הבאות:</w:t>
      </w:r>
    </w:p>
    <w:p w:rsidR="00481634" w:rsidRDefault="00481634"/>
    <w:p w:rsidR="00ED0DEE" w:rsidRPr="00ED0DEE" w:rsidRDefault="00ED0DEE">
      <w:pPr>
        <w:rPr>
          <w:ins w:id="168" w:author="ron gal" w:date="2017-03-04T14:37:00Z"/>
          <w:sz w:val="24"/>
          <w:szCs w:val="24"/>
          <w:rPrChange w:id="169" w:author="ron gal" w:date="2017-03-04T14:37:00Z">
            <w:rPr>
              <w:ins w:id="170" w:author="ron gal" w:date="2017-03-04T14:37:00Z"/>
              <w:rFonts w:ascii="Consolas" w:hAnsi="Consolas" w:cs="Consolas"/>
              <w:sz w:val="19"/>
              <w:szCs w:val="19"/>
              <w:highlight w:val="white"/>
            </w:rPr>
          </w:rPrChange>
        </w:rPr>
        <w:pPrChange w:id="171" w:author="ron gal" w:date="2017-03-04T14:37:00Z">
          <w:pPr>
            <w:autoSpaceDE w:val="0"/>
            <w:autoSpaceDN w:val="0"/>
            <w:adjustRightInd w:val="0"/>
            <w:spacing w:line="240" w:lineRule="auto"/>
          </w:pPr>
        </w:pPrChange>
      </w:pPr>
      <w:ins w:id="172" w:author="ron gal" w:date="2017-03-04T14:37:00Z">
        <w:r w:rsidRPr="00ED0DEE">
          <w:rPr>
            <w:sz w:val="24"/>
            <w:szCs w:val="24"/>
            <w:rPrChange w:id="173" w:author="ron gal" w:date="2017-03-04T14:37:00Z">
              <w:rPr>
                <w:rFonts w:ascii="Consolas" w:hAnsi="Consolas" w:cs="Consolas"/>
                <w:sz w:val="19"/>
                <w:szCs w:val="19"/>
                <w:highlight w:val="white"/>
              </w:rPr>
            </w:rPrChange>
          </w:rPr>
          <w:t xml:space="preserve">        </w:t>
        </w:r>
        <w:r w:rsidRPr="00ED0DEE">
          <w:rPr>
            <w:sz w:val="24"/>
            <w:szCs w:val="24"/>
            <w:rPrChange w:id="174" w:author="ron gal" w:date="2017-03-04T14:37:00Z">
              <w:rPr>
                <w:rFonts w:ascii="Consolas" w:hAnsi="Consolas" w:cs="Consolas"/>
                <w:color w:val="2B91AF"/>
                <w:sz w:val="19"/>
                <w:szCs w:val="19"/>
                <w:highlight w:val="white"/>
              </w:rPr>
            </w:rPrChange>
          </w:rPr>
          <w:t>IEnumerable</w:t>
        </w:r>
        <w:r w:rsidRPr="00ED0DEE">
          <w:rPr>
            <w:sz w:val="24"/>
            <w:szCs w:val="24"/>
            <w:rPrChange w:id="175" w:author="ron gal" w:date="2017-03-04T14:37:00Z">
              <w:rPr>
                <w:rFonts w:ascii="Consolas" w:hAnsi="Consolas" w:cs="Consolas"/>
                <w:sz w:val="19"/>
                <w:szCs w:val="19"/>
                <w:highlight w:val="white"/>
              </w:rPr>
            </w:rPrChange>
          </w:rPr>
          <w:t xml:space="preserve">&lt;T&gt; Query&lt;T&gt;() </w:t>
        </w:r>
        <w:r w:rsidRPr="00ED0DEE">
          <w:rPr>
            <w:sz w:val="24"/>
            <w:szCs w:val="24"/>
            <w:rPrChange w:id="176" w:author="ron gal" w:date="2017-03-04T14:37:00Z">
              <w:rPr>
                <w:rFonts w:ascii="Consolas" w:hAnsi="Consolas" w:cs="Consolas"/>
                <w:color w:val="0000FF"/>
                <w:sz w:val="19"/>
                <w:szCs w:val="19"/>
                <w:highlight w:val="white"/>
              </w:rPr>
            </w:rPrChange>
          </w:rPr>
          <w:t>where</w:t>
        </w:r>
        <w:r w:rsidRPr="00ED0DEE">
          <w:rPr>
            <w:sz w:val="24"/>
            <w:szCs w:val="24"/>
            <w:rPrChange w:id="177" w:author="ron gal" w:date="2017-03-04T14:37:00Z">
              <w:rPr>
                <w:rFonts w:ascii="Consolas" w:hAnsi="Consolas" w:cs="Consolas"/>
                <w:sz w:val="19"/>
                <w:szCs w:val="19"/>
                <w:highlight w:val="white"/>
              </w:rPr>
            </w:rPrChange>
          </w:rPr>
          <w:t xml:space="preserve"> T : </w:t>
        </w:r>
        <w:r w:rsidRPr="00ED0DEE">
          <w:rPr>
            <w:sz w:val="24"/>
            <w:szCs w:val="24"/>
            <w:rPrChange w:id="178" w:author="ron gal" w:date="2017-03-04T14:37:00Z">
              <w:rPr>
                <w:rFonts w:ascii="Consolas" w:hAnsi="Consolas" w:cs="Consolas"/>
                <w:color w:val="2B91AF"/>
                <w:sz w:val="19"/>
                <w:szCs w:val="19"/>
                <w:highlight w:val="white"/>
              </w:rPr>
            </w:rPrChange>
          </w:rPr>
          <w:t>Decode</w:t>
        </w:r>
        <w:r w:rsidRPr="00ED0DEE">
          <w:rPr>
            <w:sz w:val="24"/>
            <w:szCs w:val="24"/>
            <w:rPrChange w:id="179" w:author="ron gal" w:date="2017-03-04T14:37:00Z">
              <w:rPr>
                <w:rFonts w:ascii="Consolas" w:hAnsi="Consolas" w:cs="Consolas"/>
                <w:sz w:val="19"/>
                <w:szCs w:val="19"/>
                <w:highlight w:val="white"/>
              </w:rPr>
            </w:rPrChange>
          </w:rPr>
          <w:t>;</w:t>
        </w:r>
      </w:ins>
    </w:p>
    <w:p w:rsidR="00ED0DEE" w:rsidRPr="00ED0DEE" w:rsidRDefault="00ED0DEE">
      <w:pPr>
        <w:rPr>
          <w:ins w:id="180" w:author="ron gal" w:date="2017-03-04T14:37:00Z"/>
          <w:sz w:val="24"/>
          <w:szCs w:val="24"/>
          <w:rPrChange w:id="181" w:author="ron gal" w:date="2017-03-04T14:37:00Z">
            <w:rPr>
              <w:ins w:id="182" w:author="ron gal" w:date="2017-03-04T14:37:00Z"/>
              <w:rFonts w:ascii="Consolas" w:hAnsi="Consolas" w:cs="Consolas"/>
              <w:sz w:val="19"/>
              <w:szCs w:val="19"/>
              <w:highlight w:val="white"/>
            </w:rPr>
          </w:rPrChange>
        </w:rPr>
        <w:pPrChange w:id="183" w:author="ron gal" w:date="2017-03-04T14:37:00Z">
          <w:pPr>
            <w:autoSpaceDE w:val="0"/>
            <w:autoSpaceDN w:val="0"/>
            <w:adjustRightInd w:val="0"/>
            <w:spacing w:line="240" w:lineRule="auto"/>
          </w:pPr>
        </w:pPrChange>
      </w:pPr>
      <w:ins w:id="184" w:author="ron gal" w:date="2017-03-04T14:37:00Z">
        <w:r w:rsidRPr="00ED0DEE">
          <w:rPr>
            <w:sz w:val="24"/>
            <w:szCs w:val="24"/>
            <w:rPrChange w:id="185" w:author="ron gal" w:date="2017-03-04T14:37:00Z">
              <w:rPr>
                <w:rFonts w:ascii="Consolas" w:hAnsi="Consolas" w:cs="Consolas"/>
                <w:sz w:val="19"/>
                <w:szCs w:val="19"/>
                <w:highlight w:val="white"/>
              </w:rPr>
            </w:rPrChange>
          </w:rPr>
          <w:t xml:space="preserve">        T Get&lt;T&gt;(</w:t>
        </w:r>
        <w:r w:rsidRPr="00ED0DEE">
          <w:rPr>
            <w:sz w:val="24"/>
            <w:szCs w:val="24"/>
            <w:rPrChange w:id="186" w:author="ron gal" w:date="2017-03-04T14:37:00Z">
              <w:rPr>
                <w:rFonts w:ascii="Consolas" w:hAnsi="Consolas" w:cs="Consolas"/>
                <w:color w:val="0000FF"/>
                <w:sz w:val="19"/>
                <w:szCs w:val="19"/>
                <w:highlight w:val="white"/>
              </w:rPr>
            </w:rPrChange>
          </w:rPr>
          <w:t>string</w:t>
        </w:r>
        <w:r w:rsidRPr="00ED0DEE">
          <w:rPr>
            <w:sz w:val="24"/>
            <w:szCs w:val="24"/>
            <w:rPrChange w:id="187" w:author="ron gal" w:date="2017-03-04T14:37:00Z">
              <w:rPr>
                <w:rFonts w:ascii="Consolas" w:hAnsi="Consolas" w:cs="Consolas"/>
                <w:sz w:val="19"/>
                <w:szCs w:val="19"/>
                <w:highlight w:val="white"/>
              </w:rPr>
            </w:rPrChange>
          </w:rPr>
          <w:t xml:space="preserve"> name) </w:t>
        </w:r>
        <w:r w:rsidRPr="00ED0DEE">
          <w:rPr>
            <w:sz w:val="24"/>
            <w:szCs w:val="24"/>
            <w:rPrChange w:id="188" w:author="ron gal" w:date="2017-03-04T14:37:00Z">
              <w:rPr>
                <w:rFonts w:ascii="Consolas" w:hAnsi="Consolas" w:cs="Consolas"/>
                <w:color w:val="0000FF"/>
                <w:sz w:val="19"/>
                <w:szCs w:val="19"/>
                <w:highlight w:val="white"/>
              </w:rPr>
            </w:rPrChange>
          </w:rPr>
          <w:t>where</w:t>
        </w:r>
        <w:r w:rsidRPr="00ED0DEE">
          <w:rPr>
            <w:sz w:val="24"/>
            <w:szCs w:val="24"/>
            <w:rPrChange w:id="189" w:author="ron gal" w:date="2017-03-04T14:37:00Z">
              <w:rPr>
                <w:rFonts w:ascii="Consolas" w:hAnsi="Consolas" w:cs="Consolas"/>
                <w:sz w:val="19"/>
                <w:szCs w:val="19"/>
                <w:highlight w:val="white"/>
              </w:rPr>
            </w:rPrChange>
          </w:rPr>
          <w:t xml:space="preserve"> T : </w:t>
        </w:r>
        <w:r w:rsidRPr="00ED0DEE">
          <w:rPr>
            <w:sz w:val="24"/>
            <w:szCs w:val="24"/>
            <w:rPrChange w:id="190" w:author="ron gal" w:date="2017-03-04T14:37:00Z">
              <w:rPr>
                <w:rFonts w:ascii="Consolas" w:hAnsi="Consolas" w:cs="Consolas"/>
                <w:color w:val="2B91AF"/>
                <w:sz w:val="19"/>
                <w:szCs w:val="19"/>
                <w:highlight w:val="white"/>
              </w:rPr>
            </w:rPrChange>
          </w:rPr>
          <w:t>Decode</w:t>
        </w:r>
        <w:r w:rsidRPr="00ED0DEE">
          <w:rPr>
            <w:sz w:val="24"/>
            <w:szCs w:val="24"/>
            <w:rPrChange w:id="191" w:author="ron gal" w:date="2017-03-04T14:37:00Z">
              <w:rPr>
                <w:rFonts w:ascii="Consolas" w:hAnsi="Consolas" w:cs="Consolas"/>
                <w:sz w:val="19"/>
                <w:szCs w:val="19"/>
                <w:highlight w:val="white"/>
              </w:rPr>
            </w:rPrChange>
          </w:rPr>
          <w:t>;</w:t>
        </w:r>
      </w:ins>
    </w:p>
    <w:p w:rsidR="00481634" w:rsidRPr="00ED0DEE" w:rsidDel="00ED0DEE" w:rsidRDefault="00ED0DEE" w:rsidP="00ED0DEE">
      <w:pPr>
        <w:rPr>
          <w:del w:id="192" w:author="ron gal" w:date="2017-03-04T14:37:00Z"/>
          <w:sz w:val="24"/>
          <w:szCs w:val="24"/>
          <w:rPrChange w:id="193" w:author="ron gal" w:date="2017-03-04T14:37:00Z">
            <w:rPr>
              <w:del w:id="194" w:author="ron gal" w:date="2017-03-04T14:37:00Z"/>
            </w:rPr>
          </w:rPrChange>
        </w:rPr>
      </w:pPr>
      <w:ins w:id="195" w:author="ron gal" w:date="2017-03-04T14:37:00Z">
        <w:r w:rsidRPr="00ED0DEE">
          <w:rPr>
            <w:sz w:val="24"/>
            <w:szCs w:val="24"/>
            <w:rPrChange w:id="196" w:author="ron gal" w:date="2017-03-04T14:37:00Z">
              <w:rPr>
                <w:rFonts w:ascii="Consolas" w:hAnsi="Consolas" w:cs="Consolas"/>
                <w:sz w:val="19"/>
                <w:szCs w:val="19"/>
                <w:highlight w:val="white"/>
              </w:rPr>
            </w:rPrChange>
          </w:rPr>
          <w:t xml:space="preserve">        T Get&lt;T&gt;(</w:t>
        </w:r>
        <w:r w:rsidRPr="00ED0DEE">
          <w:rPr>
            <w:sz w:val="24"/>
            <w:szCs w:val="24"/>
            <w:rPrChange w:id="197" w:author="ron gal" w:date="2017-03-04T14:37:00Z">
              <w:rPr>
                <w:rFonts w:ascii="Consolas" w:hAnsi="Consolas" w:cs="Consolas"/>
                <w:color w:val="0000FF"/>
                <w:sz w:val="19"/>
                <w:szCs w:val="19"/>
                <w:highlight w:val="white"/>
              </w:rPr>
            </w:rPrChange>
          </w:rPr>
          <w:t>int</w:t>
        </w:r>
        <w:r w:rsidRPr="00ED0DEE">
          <w:rPr>
            <w:sz w:val="24"/>
            <w:szCs w:val="24"/>
            <w:rPrChange w:id="198" w:author="ron gal" w:date="2017-03-04T14:37:00Z">
              <w:rPr>
                <w:rFonts w:ascii="Consolas" w:hAnsi="Consolas" w:cs="Consolas"/>
                <w:sz w:val="19"/>
                <w:szCs w:val="19"/>
                <w:highlight w:val="white"/>
              </w:rPr>
            </w:rPrChange>
          </w:rPr>
          <w:t xml:space="preserve">? id) </w:t>
        </w:r>
        <w:r w:rsidRPr="00ED0DEE">
          <w:rPr>
            <w:sz w:val="24"/>
            <w:szCs w:val="24"/>
            <w:rPrChange w:id="199" w:author="ron gal" w:date="2017-03-04T14:37:00Z">
              <w:rPr>
                <w:rFonts w:ascii="Consolas" w:hAnsi="Consolas" w:cs="Consolas"/>
                <w:color w:val="0000FF"/>
                <w:sz w:val="19"/>
                <w:szCs w:val="19"/>
                <w:highlight w:val="white"/>
              </w:rPr>
            </w:rPrChange>
          </w:rPr>
          <w:t>where</w:t>
        </w:r>
        <w:r w:rsidRPr="00ED0DEE">
          <w:rPr>
            <w:sz w:val="24"/>
            <w:szCs w:val="24"/>
            <w:rPrChange w:id="200" w:author="ron gal" w:date="2017-03-04T14:37:00Z">
              <w:rPr>
                <w:rFonts w:ascii="Consolas" w:hAnsi="Consolas" w:cs="Consolas"/>
                <w:sz w:val="19"/>
                <w:szCs w:val="19"/>
                <w:highlight w:val="white"/>
              </w:rPr>
            </w:rPrChange>
          </w:rPr>
          <w:t xml:space="preserve"> T : </w:t>
        </w:r>
        <w:r w:rsidRPr="00ED0DEE">
          <w:rPr>
            <w:sz w:val="24"/>
            <w:szCs w:val="24"/>
            <w:rPrChange w:id="201" w:author="ron gal" w:date="2017-03-04T14:37:00Z">
              <w:rPr>
                <w:rFonts w:ascii="Consolas" w:hAnsi="Consolas" w:cs="Consolas"/>
                <w:color w:val="2B91AF"/>
                <w:sz w:val="19"/>
                <w:szCs w:val="19"/>
                <w:highlight w:val="white"/>
              </w:rPr>
            </w:rPrChange>
          </w:rPr>
          <w:t>Decode</w:t>
        </w:r>
        <w:r w:rsidRPr="00ED0DEE">
          <w:rPr>
            <w:sz w:val="24"/>
            <w:szCs w:val="24"/>
            <w:rPrChange w:id="202" w:author="ron gal" w:date="2017-03-04T14:37:00Z">
              <w:rPr>
                <w:rFonts w:ascii="Consolas" w:hAnsi="Consolas" w:cs="Consolas"/>
                <w:sz w:val="19"/>
                <w:szCs w:val="19"/>
                <w:highlight w:val="white"/>
              </w:rPr>
            </w:rPrChange>
          </w:rPr>
          <w:t>;</w:t>
        </w:r>
        <w:r w:rsidDel="00ED0DEE">
          <w:rPr>
            <w:sz w:val="24"/>
            <w:szCs w:val="24"/>
          </w:rPr>
          <w:t xml:space="preserve"> </w:t>
        </w:r>
      </w:ins>
      <w:del w:id="203" w:author="ron gal" w:date="2017-03-04T14:37:00Z">
        <w:r w:rsidR="00471D70" w:rsidDel="00ED0DEE">
          <w:rPr>
            <w:sz w:val="24"/>
            <w:szCs w:val="24"/>
          </w:rPr>
          <w:delText xml:space="preserve">IEnumerable&lt;DTOs.Employee&gt; Search(string firstName, string lastName, </w:delText>
        </w:r>
        <w:r w:rsidR="00471D70" w:rsidDel="00ED0DEE">
          <w:rPr>
            <w:sz w:val="24"/>
            <w:szCs w:val="24"/>
          </w:rPr>
          <w:tab/>
          <w:delText>string eMail, int? id);</w:delText>
        </w:r>
      </w:del>
    </w:p>
    <w:p w:rsidR="00481634" w:rsidRPr="00ED0DEE" w:rsidDel="00ED0DEE" w:rsidRDefault="00481634">
      <w:pPr>
        <w:rPr>
          <w:del w:id="204" w:author="ron gal" w:date="2017-03-04T14:37:00Z"/>
          <w:sz w:val="24"/>
          <w:szCs w:val="24"/>
          <w:rPrChange w:id="205" w:author="ron gal" w:date="2017-03-04T14:37:00Z">
            <w:rPr>
              <w:del w:id="206" w:author="ron gal" w:date="2017-03-04T14:37:00Z"/>
            </w:rPr>
          </w:rPrChange>
        </w:rPr>
      </w:pPr>
    </w:p>
    <w:p w:rsidR="00481634" w:rsidRPr="00ED0DEE" w:rsidDel="00ED0DEE" w:rsidRDefault="00471D70">
      <w:pPr>
        <w:rPr>
          <w:del w:id="207" w:author="ron gal" w:date="2017-03-04T14:37:00Z"/>
          <w:sz w:val="24"/>
          <w:szCs w:val="24"/>
          <w:rPrChange w:id="208" w:author="ron gal" w:date="2017-03-04T14:37:00Z">
            <w:rPr>
              <w:del w:id="209" w:author="ron gal" w:date="2017-03-04T14:37:00Z"/>
            </w:rPr>
          </w:rPrChange>
        </w:rPr>
      </w:pPr>
      <w:del w:id="210" w:author="ron gal" w:date="2017-03-04T14:37:00Z">
        <w:r w:rsidDel="00ED0DEE">
          <w:rPr>
            <w:sz w:val="24"/>
            <w:szCs w:val="24"/>
          </w:rPr>
          <w:delText xml:space="preserve"> DTOs.Employee GetEmployee(int id);</w:delText>
        </w:r>
      </w:del>
    </w:p>
    <w:p w:rsidR="00481634" w:rsidRPr="00ED0DEE" w:rsidDel="00ED0DEE" w:rsidRDefault="00481634">
      <w:pPr>
        <w:rPr>
          <w:del w:id="211" w:author="ron gal" w:date="2017-03-04T14:37:00Z"/>
          <w:sz w:val="24"/>
          <w:szCs w:val="24"/>
          <w:rPrChange w:id="212" w:author="ron gal" w:date="2017-03-04T14:37:00Z">
            <w:rPr>
              <w:del w:id="213" w:author="ron gal" w:date="2017-03-04T14:37:00Z"/>
            </w:rPr>
          </w:rPrChange>
        </w:rPr>
      </w:pPr>
    </w:p>
    <w:p w:rsidR="00481634" w:rsidRPr="00ED0DEE" w:rsidDel="00ED0DEE" w:rsidRDefault="00471D70">
      <w:pPr>
        <w:rPr>
          <w:del w:id="214" w:author="ron gal" w:date="2017-03-04T14:37:00Z"/>
          <w:sz w:val="24"/>
          <w:szCs w:val="24"/>
          <w:rPrChange w:id="215" w:author="ron gal" w:date="2017-03-04T14:37:00Z">
            <w:rPr>
              <w:del w:id="216" w:author="ron gal" w:date="2017-03-04T14:37:00Z"/>
            </w:rPr>
          </w:rPrChange>
        </w:rPr>
      </w:pPr>
      <w:del w:id="217" w:author="ron gal" w:date="2017-03-04T14:37:00Z">
        <w:r w:rsidDel="00ED0DEE">
          <w:rPr>
            <w:sz w:val="24"/>
            <w:szCs w:val="24"/>
          </w:rPr>
          <w:delText>DTOs.Employee Save(DTOs.Employee employee);</w:delText>
        </w:r>
      </w:del>
    </w:p>
    <w:p w:rsidR="00481634" w:rsidRPr="00ED0DEE" w:rsidDel="00ED0DEE" w:rsidRDefault="00481634">
      <w:pPr>
        <w:rPr>
          <w:del w:id="218" w:author="ron gal" w:date="2017-03-04T14:37:00Z"/>
          <w:sz w:val="24"/>
          <w:szCs w:val="24"/>
          <w:rPrChange w:id="219" w:author="ron gal" w:date="2017-03-04T14:37:00Z">
            <w:rPr>
              <w:del w:id="220" w:author="ron gal" w:date="2017-03-04T14:37:00Z"/>
            </w:rPr>
          </w:rPrChange>
        </w:rPr>
      </w:pPr>
    </w:p>
    <w:p w:rsidR="00481634" w:rsidRPr="00ED0DEE" w:rsidDel="00ED0DEE" w:rsidRDefault="00471D70">
      <w:pPr>
        <w:rPr>
          <w:del w:id="221" w:author="ron gal" w:date="2017-03-04T14:37:00Z"/>
          <w:sz w:val="24"/>
          <w:szCs w:val="24"/>
          <w:rPrChange w:id="222" w:author="ron gal" w:date="2017-03-04T14:37:00Z">
            <w:rPr>
              <w:del w:id="223" w:author="ron gal" w:date="2017-03-04T14:37:00Z"/>
            </w:rPr>
          </w:rPrChange>
        </w:rPr>
      </w:pPr>
      <w:del w:id="224" w:author="ron gal" w:date="2017-03-04T14:37:00Z">
        <w:r w:rsidDel="00ED0DEE">
          <w:rPr>
            <w:sz w:val="24"/>
            <w:szCs w:val="24"/>
          </w:rPr>
          <w:delText>DTOs.Employee Update(int id, DTOs.Employee employee);</w:delText>
        </w:r>
      </w:del>
    </w:p>
    <w:p w:rsidR="00481634" w:rsidRPr="00ED0DEE" w:rsidDel="00ED0DEE" w:rsidRDefault="00481634">
      <w:pPr>
        <w:rPr>
          <w:del w:id="225" w:author="ron gal" w:date="2017-03-04T14:37:00Z"/>
          <w:sz w:val="24"/>
          <w:szCs w:val="24"/>
          <w:rPrChange w:id="226" w:author="ron gal" w:date="2017-03-04T14:37:00Z">
            <w:rPr>
              <w:del w:id="227" w:author="ron gal" w:date="2017-03-04T14:37:00Z"/>
            </w:rPr>
          </w:rPrChange>
        </w:rPr>
      </w:pPr>
    </w:p>
    <w:p w:rsidR="00481634" w:rsidRPr="00ED0DEE" w:rsidDel="00ED0DEE" w:rsidRDefault="00471D70">
      <w:pPr>
        <w:rPr>
          <w:del w:id="228" w:author="ron gal" w:date="2017-03-04T14:37:00Z"/>
          <w:sz w:val="24"/>
          <w:szCs w:val="24"/>
          <w:rPrChange w:id="229" w:author="ron gal" w:date="2017-03-04T14:37:00Z">
            <w:rPr>
              <w:del w:id="230" w:author="ron gal" w:date="2017-03-04T14:37:00Z"/>
            </w:rPr>
          </w:rPrChange>
        </w:rPr>
      </w:pPr>
      <w:del w:id="231" w:author="ron gal" w:date="2017-03-04T14:37:00Z">
        <w:r w:rsidDel="00ED0DEE">
          <w:rPr>
            <w:sz w:val="24"/>
            <w:szCs w:val="24"/>
          </w:rPr>
          <w:delText>void Delete(int id);</w:delText>
        </w:r>
      </w:del>
    </w:p>
    <w:p w:rsidR="00481634" w:rsidRPr="00ED0DEE" w:rsidRDefault="00481634">
      <w:pPr>
        <w:rPr>
          <w:sz w:val="24"/>
          <w:szCs w:val="24"/>
          <w:rPrChange w:id="232" w:author="ron gal" w:date="2017-03-04T14:37:00Z">
            <w:rPr/>
          </w:rPrChange>
        </w:rPr>
      </w:pPr>
    </w:p>
    <w:p w:rsidR="00481634" w:rsidRDefault="00481634">
      <w:pPr>
        <w:bidi/>
      </w:pPr>
    </w:p>
    <w:p w:rsidR="00481634" w:rsidRDefault="00471D70" w:rsidP="00ED0DEE">
      <w:pPr>
        <w:bidi/>
      </w:pPr>
      <w:r>
        <w:rPr>
          <w:b/>
          <w:sz w:val="24"/>
          <w:szCs w:val="24"/>
          <w:rtl/>
        </w:rPr>
        <w:t xml:space="preserve">מחלקת </w:t>
      </w:r>
      <w:ins w:id="233" w:author="ron gal" w:date="2017-03-04T14:39:00Z">
        <w:r w:rsidR="00ED0DEE" w:rsidRPr="002C5F7C">
          <w:rPr>
            <w:b/>
            <w:sz w:val="24"/>
            <w:szCs w:val="24"/>
            <w:rPrChange w:id="234" w:author="ron gal" w:date="2017-03-04T14:42:00Z">
              <w:rPr>
                <w:rFonts w:ascii="Consolas" w:hAnsi="Consolas" w:cs="Consolas"/>
                <w:color w:val="2B91AF"/>
                <w:sz w:val="19"/>
                <w:szCs w:val="19"/>
                <w:highlight w:val="white"/>
              </w:rPr>
            </w:rPrChange>
          </w:rPr>
          <w:t>PersonDao</w:t>
        </w:r>
      </w:ins>
      <w:ins w:id="235" w:author="ron gal" w:date="2017-03-04T14:42:00Z">
        <w:r w:rsidR="002C5F7C">
          <w:rPr>
            <w:b/>
            <w:sz w:val="24"/>
            <w:szCs w:val="24"/>
          </w:rPr>
          <w:t>&lt;T&gt;</w:t>
        </w:r>
      </w:ins>
      <w:ins w:id="236" w:author="ron gal" w:date="2017-03-04T14:39:00Z">
        <w:r w:rsidR="00ED0DEE" w:rsidDel="00ED0DEE">
          <w:rPr>
            <w:b/>
            <w:sz w:val="24"/>
            <w:szCs w:val="24"/>
          </w:rPr>
          <w:t xml:space="preserve"> </w:t>
        </w:r>
      </w:ins>
      <w:del w:id="237" w:author="ron gal" w:date="2017-03-04T14:38:00Z">
        <w:r w:rsidDel="00ED0DEE">
          <w:rPr>
            <w:b/>
            <w:sz w:val="24"/>
            <w:szCs w:val="24"/>
          </w:rPr>
          <w:delText>FieldsQueryProcessor</w:delText>
        </w:r>
      </w:del>
    </w:p>
    <w:p w:rsidR="00481634" w:rsidRDefault="00471D70">
      <w:pPr>
        <w:bidi/>
        <w:pPrChange w:id="238" w:author="ron gal" w:date="2017-03-04T14:42:00Z">
          <w:pPr>
            <w:bidi/>
          </w:pPr>
        </w:pPrChange>
      </w:pPr>
      <w:r>
        <w:rPr>
          <w:sz w:val="24"/>
          <w:szCs w:val="24"/>
          <w:rtl/>
        </w:rPr>
        <w:t xml:space="preserve">מחלקה </w:t>
      </w:r>
      <w:ins w:id="239" w:author="ron gal" w:date="2017-03-04T14:39:00Z">
        <w:r w:rsidR="00ED0DEE">
          <w:rPr>
            <w:rFonts w:hint="cs"/>
            <w:sz w:val="24"/>
            <w:szCs w:val="24"/>
            <w:rtl/>
          </w:rPr>
          <w:t xml:space="preserve">אבסטרקטית </w:t>
        </w:r>
      </w:ins>
      <w:r>
        <w:rPr>
          <w:sz w:val="24"/>
          <w:szCs w:val="24"/>
          <w:rtl/>
        </w:rPr>
        <w:t xml:space="preserve">זו אחראית על </w:t>
      </w:r>
      <w:ins w:id="240" w:author="ron gal" w:date="2017-03-04T14:40:00Z">
        <w:r w:rsidR="002C5F7C">
          <w:rPr>
            <w:rFonts w:hint="cs"/>
            <w:sz w:val="24"/>
            <w:szCs w:val="24"/>
            <w:rtl/>
          </w:rPr>
          <w:t xml:space="preserve">עדכון </w:t>
        </w:r>
      </w:ins>
      <w:del w:id="241" w:author="ron gal" w:date="2017-03-04T14:39:00Z">
        <w:r w:rsidDel="00ED0DEE">
          <w:rPr>
            <w:sz w:val="24"/>
            <w:szCs w:val="24"/>
            <w:rtl/>
          </w:rPr>
          <w:delText>ישות המגרש</w:delText>
        </w:r>
      </w:del>
      <w:ins w:id="242" w:author="ron gal" w:date="2017-03-04T14:39:00Z">
        <w:r w:rsidR="00ED0DEE">
          <w:rPr>
            <w:rFonts w:hint="cs"/>
            <w:sz w:val="24"/>
            <w:szCs w:val="24"/>
            <w:rtl/>
          </w:rPr>
          <w:t>חשבונות משתמשים</w:t>
        </w:r>
      </w:ins>
      <w:r>
        <w:rPr>
          <w:sz w:val="24"/>
          <w:szCs w:val="24"/>
          <w:rtl/>
        </w:rPr>
        <w:t xml:space="preserve">. </w:t>
      </w:r>
      <w:ins w:id="243" w:author="ron gal" w:date="2017-03-04T14:41:00Z">
        <w:r w:rsidR="002C5F7C">
          <w:rPr>
            <w:sz w:val="24"/>
            <w:szCs w:val="24"/>
            <w:rtl/>
          </w:rPr>
          <w:t>מחלקה זו יורשת מ&lt;</w:t>
        </w:r>
        <w:r w:rsidR="002C5F7C">
          <w:rPr>
            <w:sz w:val="24"/>
            <w:szCs w:val="24"/>
          </w:rPr>
          <w:t>DBAccessBase&lt;</w:t>
        </w:r>
      </w:ins>
      <w:ins w:id="244" w:author="ron gal" w:date="2017-03-04T14:42:00Z">
        <w:r w:rsidR="002C5F7C">
          <w:rPr>
            <w:sz w:val="24"/>
            <w:szCs w:val="24"/>
          </w:rPr>
          <w:t>T</w:t>
        </w:r>
      </w:ins>
      <w:ins w:id="245" w:author="ron gal" w:date="2017-03-04T14:41:00Z">
        <w:r w:rsidR="002C5F7C">
          <w:rPr>
            <w:sz w:val="24"/>
            <w:szCs w:val="24"/>
            <w:rtl/>
          </w:rPr>
          <w:t xml:space="preserve"> ומממשת</w:t>
        </w:r>
        <w:r w:rsidR="002C5F7C" w:rsidDel="002C5F7C">
          <w:rPr>
            <w:sz w:val="24"/>
            <w:szCs w:val="24"/>
            <w:rtl/>
          </w:rPr>
          <w:t xml:space="preserve"> </w:t>
        </w:r>
      </w:ins>
      <w:del w:id="246" w:author="ron gal" w:date="2017-03-04T14:41:00Z">
        <w:r w:rsidDel="002C5F7C">
          <w:rPr>
            <w:sz w:val="24"/>
            <w:szCs w:val="24"/>
            <w:rtl/>
          </w:rPr>
          <w:delText xml:space="preserve">מחלקה זו </w:delText>
        </w:r>
      </w:del>
      <w:del w:id="247" w:author="ron gal" w:date="2017-03-04T14:40:00Z">
        <w:r w:rsidDel="002C5F7C">
          <w:rPr>
            <w:sz w:val="24"/>
            <w:szCs w:val="24"/>
            <w:rtl/>
          </w:rPr>
          <w:delText>יורשת מ&lt;</w:delText>
        </w:r>
        <w:r w:rsidDel="002C5F7C">
          <w:rPr>
            <w:sz w:val="24"/>
            <w:szCs w:val="24"/>
          </w:rPr>
          <w:delText>DBAccessBase&lt;Field</w:delText>
        </w:r>
        <w:r w:rsidDel="002C5F7C">
          <w:rPr>
            <w:sz w:val="24"/>
            <w:szCs w:val="24"/>
            <w:rtl/>
          </w:rPr>
          <w:delText xml:space="preserve"> ו</w:delText>
        </w:r>
      </w:del>
      <w:del w:id="248" w:author="ron gal" w:date="2017-03-04T14:41:00Z">
        <w:r w:rsidDel="002C5F7C">
          <w:rPr>
            <w:sz w:val="24"/>
            <w:szCs w:val="24"/>
            <w:rtl/>
          </w:rPr>
          <w:delText xml:space="preserve">מממשת </w:delText>
        </w:r>
      </w:del>
      <w:r>
        <w:rPr>
          <w:sz w:val="24"/>
          <w:szCs w:val="24"/>
          <w:rtl/>
        </w:rPr>
        <w:t xml:space="preserve">את הממשק </w:t>
      </w:r>
      <w:ins w:id="249" w:author="ron gal" w:date="2017-03-04T14:40:00Z">
        <w:r w:rsidR="002C5F7C" w:rsidRPr="002C5F7C">
          <w:rPr>
            <w:sz w:val="24"/>
            <w:szCs w:val="24"/>
            <w:rPrChange w:id="250" w:author="ron gal" w:date="2017-03-04T14:42:00Z">
              <w:rPr>
                <w:rFonts w:ascii="Consolas" w:hAnsi="Consolas" w:cs="Consolas"/>
                <w:color w:val="2B91AF"/>
                <w:sz w:val="19"/>
                <w:szCs w:val="19"/>
                <w:highlight w:val="white"/>
              </w:rPr>
            </w:rPrChange>
          </w:rPr>
          <w:t>IPersonDao</w:t>
        </w:r>
        <w:r w:rsidR="002C5F7C" w:rsidDel="002C5F7C">
          <w:rPr>
            <w:sz w:val="24"/>
            <w:szCs w:val="24"/>
          </w:rPr>
          <w:t xml:space="preserve"> </w:t>
        </w:r>
      </w:ins>
      <w:del w:id="251" w:author="ron gal" w:date="2017-03-04T14:40:00Z">
        <w:r w:rsidDel="002C5F7C">
          <w:rPr>
            <w:sz w:val="24"/>
            <w:szCs w:val="24"/>
          </w:rPr>
          <w:delText>IFieldsQueryProcessor</w:delText>
        </w:r>
      </w:del>
      <w:r>
        <w:rPr>
          <w:sz w:val="24"/>
          <w:szCs w:val="24"/>
          <w:rtl/>
        </w:rPr>
        <w:t xml:space="preserve">. </w:t>
      </w:r>
      <w:ins w:id="252" w:author="ron gal" w:date="2017-03-04T14:40:00Z">
        <w:r w:rsidR="002C5F7C">
          <w:rPr>
            <w:rFonts w:hint="cs"/>
            <w:sz w:val="24"/>
            <w:szCs w:val="24"/>
            <w:rtl/>
          </w:rPr>
          <w:t>המחל</w:t>
        </w:r>
      </w:ins>
      <w:ins w:id="253" w:author="ron gal" w:date="2017-03-04T14:42:00Z">
        <w:r w:rsidR="002C5F7C">
          <w:rPr>
            <w:rFonts w:hint="cs"/>
            <w:sz w:val="24"/>
            <w:szCs w:val="24"/>
            <w:rtl/>
          </w:rPr>
          <w:t>ק</w:t>
        </w:r>
      </w:ins>
      <w:ins w:id="254" w:author="ron gal" w:date="2017-03-04T14:40:00Z">
        <w:r w:rsidR="002C5F7C">
          <w:rPr>
            <w:rFonts w:hint="cs"/>
            <w:sz w:val="24"/>
            <w:szCs w:val="24"/>
            <w:rtl/>
          </w:rPr>
          <w:t xml:space="preserve">ה </w:t>
        </w:r>
      </w:ins>
      <w:r>
        <w:rPr>
          <w:sz w:val="24"/>
          <w:szCs w:val="24"/>
          <w:rtl/>
        </w:rPr>
        <w:t>תבצע</w:t>
      </w:r>
      <w:del w:id="255" w:author="ron gal" w:date="2017-03-04T14:40:00Z">
        <w:r w:rsidDel="002C5F7C">
          <w:rPr>
            <w:sz w:val="24"/>
            <w:szCs w:val="24"/>
            <w:rtl/>
          </w:rPr>
          <w:delText xml:space="preserve"> הכנסה,</w:delText>
        </w:r>
      </w:del>
      <w:r>
        <w:rPr>
          <w:sz w:val="24"/>
          <w:szCs w:val="24"/>
          <w:rtl/>
        </w:rPr>
        <w:t xml:space="preserve"> עדכון </w:t>
      </w:r>
      <w:del w:id="256" w:author="ron gal" w:date="2017-03-04T14:41:00Z">
        <w:r w:rsidDel="002C5F7C">
          <w:rPr>
            <w:sz w:val="24"/>
            <w:szCs w:val="24"/>
            <w:rtl/>
          </w:rPr>
          <w:delText xml:space="preserve">של מגרש </w:delText>
        </w:r>
      </w:del>
      <w:ins w:id="257" w:author="ron gal" w:date="2017-03-04T14:41:00Z">
        <w:r w:rsidR="002C5F7C">
          <w:rPr>
            <w:rFonts w:hint="cs"/>
            <w:sz w:val="24"/>
            <w:szCs w:val="24"/>
            <w:rtl/>
          </w:rPr>
          <w:t xml:space="preserve">של פרטי משתמש </w:t>
        </w:r>
      </w:ins>
      <w:r>
        <w:rPr>
          <w:sz w:val="24"/>
          <w:szCs w:val="24"/>
          <w:rtl/>
        </w:rPr>
        <w:t xml:space="preserve">במסד הנתונים. </w:t>
      </w:r>
      <w:del w:id="258" w:author="ron gal" w:date="2017-03-04T14:41:00Z">
        <w:r w:rsidDel="002C5F7C">
          <w:rPr>
            <w:sz w:val="24"/>
            <w:szCs w:val="24"/>
            <w:rtl/>
          </w:rPr>
          <w:delText xml:space="preserve">כמו כן, מחלקה זו גם אחראית על החזרת המגרשים ממסד הנתונים בהתאם לפרמטרים האפשרים ממסכי המערכת השונים. </w:delText>
        </w:r>
      </w:del>
      <w:r>
        <w:rPr>
          <w:sz w:val="24"/>
          <w:szCs w:val="24"/>
          <w:rtl/>
        </w:rPr>
        <w:t>המחלקה תכיל את הפעולות הבאות:</w:t>
      </w:r>
    </w:p>
    <w:p w:rsidR="00481634" w:rsidRDefault="00481634">
      <w:pPr>
        <w:bidi/>
      </w:pPr>
    </w:p>
    <w:p w:rsidR="00481634" w:rsidRPr="002C5F7C" w:rsidDel="002C5F7C" w:rsidRDefault="002C5F7C">
      <w:pPr>
        <w:rPr>
          <w:del w:id="259" w:author="ron gal" w:date="2017-03-04T14:42:00Z"/>
          <w:sz w:val="24"/>
          <w:szCs w:val="24"/>
          <w:rPrChange w:id="260" w:author="ron gal" w:date="2017-03-04T14:42:00Z">
            <w:rPr>
              <w:del w:id="261" w:author="ron gal" w:date="2017-03-04T14:42:00Z"/>
            </w:rPr>
          </w:rPrChange>
        </w:rPr>
      </w:pPr>
      <w:ins w:id="262" w:author="ron gal" w:date="2017-03-04T14:42:00Z">
        <w:r w:rsidRPr="002C5F7C">
          <w:rPr>
            <w:sz w:val="24"/>
            <w:szCs w:val="24"/>
            <w:rPrChange w:id="263" w:author="ron gal" w:date="2017-03-04T14:42:00Z">
              <w:rPr>
                <w:rFonts w:ascii="Consolas" w:hAnsi="Consolas" w:cs="Consolas"/>
                <w:color w:val="0000FF"/>
                <w:sz w:val="19"/>
                <w:szCs w:val="19"/>
                <w:highlight w:val="white"/>
              </w:rPr>
            </w:rPrChange>
          </w:rPr>
          <w:t>bool</w:t>
        </w:r>
        <w:r w:rsidRPr="002C5F7C">
          <w:rPr>
            <w:sz w:val="24"/>
            <w:szCs w:val="24"/>
            <w:rPrChange w:id="264" w:author="ron gal" w:date="2017-03-04T14:42:00Z">
              <w:rPr>
                <w:rFonts w:ascii="Consolas" w:hAnsi="Consolas" w:cs="Consolas"/>
                <w:sz w:val="19"/>
                <w:szCs w:val="19"/>
                <w:highlight w:val="white"/>
              </w:rPr>
            </w:rPrChange>
          </w:rPr>
          <w:t xml:space="preserve"> UpdateProfile(</w:t>
        </w:r>
        <w:r w:rsidRPr="002C5F7C">
          <w:rPr>
            <w:sz w:val="24"/>
            <w:szCs w:val="24"/>
            <w:rPrChange w:id="265" w:author="ron gal" w:date="2017-03-04T14:42:00Z">
              <w:rPr>
                <w:rFonts w:ascii="Consolas" w:hAnsi="Consolas" w:cs="Consolas"/>
                <w:color w:val="0000FF"/>
                <w:sz w:val="19"/>
                <w:szCs w:val="19"/>
                <w:highlight w:val="white"/>
              </w:rPr>
            </w:rPrChange>
          </w:rPr>
          <w:t>int</w:t>
        </w:r>
        <w:r w:rsidRPr="002C5F7C">
          <w:rPr>
            <w:sz w:val="24"/>
            <w:szCs w:val="24"/>
            <w:rPrChange w:id="266" w:author="ron gal" w:date="2017-03-04T14:42:00Z">
              <w:rPr>
                <w:rFonts w:ascii="Consolas" w:hAnsi="Consolas" w:cs="Consolas"/>
                <w:sz w:val="19"/>
                <w:szCs w:val="19"/>
                <w:highlight w:val="white"/>
              </w:rPr>
            </w:rPrChange>
          </w:rPr>
          <w:t xml:space="preserve"> id, </w:t>
        </w:r>
        <w:r w:rsidRPr="002C5F7C">
          <w:rPr>
            <w:sz w:val="24"/>
            <w:szCs w:val="24"/>
            <w:rPrChange w:id="267" w:author="ron gal" w:date="2017-03-04T14:42:00Z">
              <w:rPr>
                <w:rFonts w:ascii="Consolas" w:hAnsi="Consolas" w:cs="Consolas"/>
                <w:color w:val="2B91AF"/>
                <w:sz w:val="19"/>
                <w:szCs w:val="19"/>
                <w:highlight w:val="white"/>
              </w:rPr>
            </w:rPrChange>
          </w:rPr>
          <w:t>PersonLogin</w:t>
        </w:r>
        <w:r w:rsidRPr="002C5F7C">
          <w:rPr>
            <w:sz w:val="24"/>
            <w:szCs w:val="24"/>
            <w:rPrChange w:id="268" w:author="ron gal" w:date="2017-03-04T14:42:00Z">
              <w:rPr>
                <w:rFonts w:ascii="Consolas" w:hAnsi="Consolas" w:cs="Consolas"/>
                <w:sz w:val="19"/>
                <w:szCs w:val="19"/>
                <w:highlight w:val="white"/>
              </w:rPr>
            </w:rPrChange>
          </w:rPr>
          <w:t xml:space="preserve"> entity);</w:t>
        </w:r>
        <w:r w:rsidDel="002C5F7C">
          <w:rPr>
            <w:sz w:val="24"/>
            <w:szCs w:val="24"/>
          </w:rPr>
          <w:t xml:space="preserve"> </w:t>
        </w:r>
      </w:ins>
      <w:del w:id="269" w:author="ron gal" w:date="2017-03-04T14:42:00Z">
        <w:r w:rsidR="00471D70" w:rsidDel="002C5F7C">
          <w:rPr>
            <w:sz w:val="24"/>
            <w:szCs w:val="24"/>
          </w:rPr>
          <w:delText>IEnumerable&lt;DTOs.Field&gt; Search(int? pageNum, int? fieldId, string fieldName, int? typeId);</w:delText>
        </w:r>
      </w:del>
    </w:p>
    <w:p w:rsidR="00481634" w:rsidRPr="002C5F7C" w:rsidDel="002C5F7C" w:rsidRDefault="00481634">
      <w:pPr>
        <w:rPr>
          <w:del w:id="270" w:author="ron gal" w:date="2017-03-04T14:42:00Z"/>
          <w:sz w:val="24"/>
          <w:szCs w:val="24"/>
          <w:rPrChange w:id="271" w:author="ron gal" w:date="2017-03-04T14:42:00Z">
            <w:rPr>
              <w:del w:id="272" w:author="ron gal" w:date="2017-03-04T14:42:00Z"/>
            </w:rPr>
          </w:rPrChange>
        </w:rPr>
      </w:pPr>
    </w:p>
    <w:p w:rsidR="00481634" w:rsidRPr="002C5F7C" w:rsidDel="002C5F7C" w:rsidRDefault="00471D70">
      <w:pPr>
        <w:rPr>
          <w:del w:id="273" w:author="ron gal" w:date="2017-03-04T14:42:00Z"/>
          <w:sz w:val="24"/>
          <w:szCs w:val="24"/>
          <w:rPrChange w:id="274" w:author="ron gal" w:date="2017-03-04T14:42:00Z">
            <w:rPr>
              <w:del w:id="275" w:author="ron gal" w:date="2017-03-04T14:42:00Z"/>
            </w:rPr>
          </w:rPrChange>
        </w:rPr>
      </w:pPr>
      <w:del w:id="276" w:author="ron gal" w:date="2017-03-04T14:42:00Z">
        <w:r w:rsidDel="002C5F7C">
          <w:rPr>
            <w:sz w:val="24"/>
            <w:szCs w:val="24"/>
          </w:rPr>
          <w:delText>DTOs.Field GetField(int id);</w:delText>
        </w:r>
      </w:del>
    </w:p>
    <w:p w:rsidR="00481634" w:rsidRPr="002C5F7C" w:rsidDel="002C5F7C" w:rsidRDefault="00481634">
      <w:pPr>
        <w:rPr>
          <w:del w:id="277" w:author="ron gal" w:date="2017-03-04T14:42:00Z"/>
          <w:sz w:val="24"/>
          <w:szCs w:val="24"/>
          <w:rPrChange w:id="278" w:author="ron gal" w:date="2017-03-04T14:42:00Z">
            <w:rPr>
              <w:del w:id="279" w:author="ron gal" w:date="2017-03-04T14:42:00Z"/>
            </w:rPr>
          </w:rPrChange>
        </w:rPr>
      </w:pPr>
    </w:p>
    <w:p w:rsidR="00481634" w:rsidRPr="002C5F7C" w:rsidDel="002C5F7C" w:rsidRDefault="00471D70">
      <w:pPr>
        <w:rPr>
          <w:del w:id="280" w:author="ron gal" w:date="2017-03-04T14:42:00Z"/>
          <w:sz w:val="24"/>
          <w:szCs w:val="24"/>
          <w:rPrChange w:id="281" w:author="ron gal" w:date="2017-03-04T14:42:00Z">
            <w:rPr>
              <w:del w:id="282" w:author="ron gal" w:date="2017-03-04T14:42:00Z"/>
            </w:rPr>
          </w:rPrChange>
        </w:rPr>
      </w:pPr>
      <w:del w:id="283" w:author="ron gal" w:date="2017-03-04T14:42:00Z">
        <w:r w:rsidDel="002C5F7C">
          <w:rPr>
            <w:sz w:val="24"/>
            <w:szCs w:val="24"/>
          </w:rPr>
          <w:delText>DTOs.Field Save(DTOs.Field field);</w:delText>
        </w:r>
      </w:del>
    </w:p>
    <w:p w:rsidR="00481634" w:rsidRPr="002C5F7C" w:rsidDel="002C5F7C" w:rsidRDefault="00481634">
      <w:pPr>
        <w:rPr>
          <w:del w:id="284" w:author="ron gal" w:date="2017-03-04T14:42:00Z"/>
          <w:sz w:val="24"/>
          <w:szCs w:val="24"/>
          <w:rPrChange w:id="285" w:author="ron gal" w:date="2017-03-04T14:42:00Z">
            <w:rPr>
              <w:del w:id="286" w:author="ron gal" w:date="2017-03-04T14:42:00Z"/>
            </w:rPr>
          </w:rPrChange>
        </w:rPr>
      </w:pPr>
    </w:p>
    <w:p w:rsidR="00481634" w:rsidRPr="002C5F7C" w:rsidDel="002C5F7C" w:rsidRDefault="00471D70">
      <w:pPr>
        <w:rPr>
          <w:del w:id="287" w:author="ron gal" w:date="2017-03-04T14:42:00Z"/>
          <w:sz w:val="24"/>
          <w:szCs w:val="24"/>
          <w:rPrChange w:id="288" w:author="ron gal" w:date="2017-03-04T14:42:00Z">
            <w:rPr>
              <w:del w:id="289" w:author="ron gal" w:date="2017-03-04T14:42:00Z"/>
            </w:rPr>
          </w:rPrChange>
        </w:rPr>
      </w:pPr>
      <w:del w:id="290" w:author="ron gal" w:date="2017-03-04T14:42:00Z">
        <w:r w:rsidDel="002C5F7C">
          <w:rPr>
            <w:sz w:val="24"/>
            <w:szCs w:val="24"/>
          </w:rPr>
          <w:delText>DTOs.Field Update(int id, DTOs.Field field);</w:delText>
        </w:r>
      </w:del>
    </w:p>
    <w:p w:rsidR="00481634" w:rsidRPr="002C5F7C" w:rsidDel="002C5F7C" w:rsidRDefault="00481634">
      <w:pPr>
        <w:rPr>
          <w:del w:id="291" w:author="ron gal" w:date="2017-03-04T14:42:00Z"/>
          <w:sz w:val="24"/>
          <w:szCs w:val="24"/>
          <w:rPrChange w:id="292" w:author="ron gal" w:date="2017-03-04T14:42:00Z">
            <w:rPr>
              <w:del w:id="293" w:author="ron gal" w:date="2017-03-04T14:42:00Z"/>
            </w:rPr>
          </w:rPrChange>
        </w:rPr>
      </w:pPr>
    </w:p>
    <w:p w:rsidR="00481634" w:rsidRPr="002C5F7C" w:rsidDel="002C5F7C" w:rsidRDefault="00471D70">
      <w:pPr>
        <w:rPr>
          <w:del w:id="294" w:author="ron gal" w:date="2017-03-04T14:42:00Z"/>
          <w:sz w:val="24"/>
          <w:szCs w:val="24"/>
          <w:rPrChange w:id="295" w:author="ron gal" w:date="2017-03-04T14:42:00Z">
            <w:rPr>
              <w:del w:id="296" w:author="ron gal" w:date="2017-03-04T14:42:00Z"/>
            </w:rPr>
          </w:rPrChange>
        </w:rPr>
      </w:pPr>
      <w:del w:id="297" w:author="ron gal" w:date="2017-03-04T14:42:00Z">
        <w:r w:rsidDel="002C5F7C">
          <w:rPr>
            <w:sz w:val="24"/>
            <w:szCs w:val="24"/>
          </w:rPr>
          <w:delText>void Delete(int id);</w:delText>
        </w:r>
      </w:del>
    </w:p>
    <w:p w:rsidR="00481634" w:rsidRPr="002C5F7C" w:rsidRDefault="00481634">
      <w:pPr>
        <w:rPr>
          <w:sz w:val="24"/>
          <w:szCs w:val="24"/>
          <w:rPrChange w:id="298" w:author="ron gal" w:date="2017-03-04T14:42:00Z">
            <w:rPr/>
          </w:rPrChange>
        </w:rPr>
      </w:pPr>
    </w:p>
    <w:p w:rsidR="00481634" w:rsidRDefault="00481634">
      <w:pPr>
        <w:bidi/>
      </w:pPr>
    </w:p>
    <w:p w:rsidR="00481634" w:rsidRDefault="00471D70" w:rsidP="002C5F7C">
      <w:pPr>
        <w:bidi/>
      </w:pPr>
      <w:r>
        <w:rPr>
          <w:b/>
          <w:sz w:val="24"/>
          <w:szCs w:val="24"/>
          <w:rtl/>
        </w:rPr>
        <w:t xml:space="preserve">מחלקת </w:t>
      </w:r>
      <w:ins w:id="299" w:author="ron gal" w:date="2017-03-04T14:43:00Z">
        <w:r w:rsidR="002C5F7C" w:rsidRPr="002C5F7C">
          <w:rPr>
            <w:b/>
            <w:sz w:val="24"/>
            <w:szCs w:val="24"/>
            <w:rPrChange w:id="300" w:author="ron gal" w:date="2017-03-04T14:43:00Z">
              <w:rPr>
                <w:rFonts w:ascii="Consolas" w:hAnsi="Consolas" w:cs="Consolas"/>
                <w:color w:val="2B91AF"/>
                <w:sz w:val="19"/>
                <w:szCs w:val="19"/>
                <w:highlight w:val="white"/>
              </w:rPr>
            </w:rPrChange>
          </w:rPr>
          <w:t>DoctorsDao</w:t>
        </w:r>
        <w:r w:rsidR="002C5F7C" w:rsidDel="002C5F7C">
          <w:rPr>
            <w:b/>
            <w:sz w:val="24"/>
            <w:szCs w:val="24"/>
          </w:rPr>
          <w:t xml:space="preserve"> </w:t>
        </w:r>
      </w:ins>
      <w:del w:id="301" w:author="ron gal" w:date="2017-03-04T14:43:00Z">
        <w:r w:rsidDel="002C5F7C">
          <w:rPr>
            <w:b/>
            <w:sz w:val="24"/>
            <w:szCs w:val="24"/>
          </w:rPr>
          <w:delText>OrdersQueryProcessor</w:delText>
        </w:r>
      </w:del>
    </w:p>
    <w:p w:rsidR="00481634" w:rsidRDefault="00471D70">
      <w:pPr>
        <w:bidi/>
        <w:pPrChange w:id="302" w:author="ron gal" w:date="2017-03-04T14:46:00Z">
          <w:pPr>
            <w:bidi/>
          </w:pPr>
        </w:pPrChange>
      </w:pPr>
      <w:r>
        <w:rPr>
          <w:sz w:val="24"/>
          <w:szCs w:val="24"/>
          <w:rtl/>
        </w:rPr>
        <w:t xml:space="preserve">מחלקה זו אחראית על יישות </w:t>
      </w:r>
      <w:del w:id="303" w:author="ron gal" w:date="2017-03-04T14:43:00Z">
        <w:r w:rsidDel="002C5F7C">
          <w:rPr>
            <w:sz w:val="24"/>
            <w:szCs w:val="24"/>
            <w:rtl/>
          </w:rPr>
          <w:delText>ההזמנה</w:delText>
        </w:r>
      </w:del>
      <w:ins w:id="304" w:author="ron gal" w:date="2017-03-04T14:43:00Z">
        <w:r w:rsidR="002C5F7C">
          <w:rPr>
            <w:rFonts w:hint="cs"/>
            <w:sz w:val="24"/>
            <w:szCs w:val="24"/>
            <w:rtl/>
          </w:rPr>
          <w:t>הרופא</w:t>
        </w:r>
      </w:ins>
      <w:r>
        <w:rPr>
          <w:sz w:val="24"/>
          <w:szCs w:val="24"/>
          <w:rtl/>
        </w:rPr>
        <w:t>. מחלקה זו יורשת מ</w:t>
      </w:r>
      <w:ins w:id="305" w:author="ron gal" w:date="2017-03-04T14:43:00Z">
        <w:r w:rsidR="002C5F7C">
          <w:rPr>
            <w:sz w:val="24"/>
            <w:szCs w:val="24"/>
          </w:rPr>
          <w:t xml:space="preserve"> </w:t>
        </w:r>
        <w:r w:rsidR="002C5F7C" w:rsidRPr="002C5F7C">
          <w:rPr>
            <w:sz w:val="24"/>
            <w:szCs w:val="24"/>
            <w:rPrChange w:id="306" w:author="ron gal" w:date="2017-03-04T14:43:00Z">
              <w:rPr>
                <w:rFonts w:ascii="Consolas" w:hAnsi="Consolas" w:cs="Consolas"/>
                <w:color w:val="2B91AF"/>
                <w:sz w:val="19"/>
                <w:szCs w:val="19"/>
                <w:highlight w:val="white"/>
              </w:rPr>
            </w:rPrChange>
          </w:rPr>
          <w:t>PersonDao</w:t>
        </w:r>
        <w:r w:rsidR="002C5F7C" w:rsidRPr="002C5F7C">
          <w:rPr>
            <w:sz w:val="24"/>
            <w:szCs w:val="24"/>
            <w:rPrChange w:id="307" w:author="ron gal" w:date="2017-03-04T14:43:00Z">
              <w:rPr>
                <w:rFonts w:ascii="Consolas" w:hAnsi="Consolas" w:cs="Consolas"/>
                <w:sz w:val="19"/>
                <w:szCs w:val="19"/>
                <w:highlight w:val="white"/>
              </w:rPr>
            </w:rPrChange>
          </w:rPr>
          <w:t>&lt;Domain.</w:t>
        </w:r>
        <w:r w:rsidR="002C5F7C" w:rsidRPr="002C5F7C">
          <w:rPr>
            <w:sz w:val="24"/>
            <w:szCs w:val="24"/>
            <w:rPrChange w:id="308" w:author="ron gal" w:date="2017-03-04T14:43:00Z">
              <w:rPr>
                <w:rFonts w:ascii="Consolas" w:hAnsi="Consolas" w:cs="Consolas"/>
                <w:color w:val="2B91AF"/>
                <w:sz w:val="19"/>
                <w:szCs w:val="19"/>
                <w:highlight w:val="white"/>
              </w:rPr>
            </w:rPrChange>
          </w:rPr>
          <w:t>Doctor</w:t>
        </w:r>
        <w:r w:rsidR="002C5F7C" w:rsidRPr="002C5F7C">
          <w:rPr>
            <w:sz w:val="24"/>
            <w:szCs w:val="24"/>
            <w:rPrChange w:id="309" w:author="ron gal" w:date="2017-03-04T14:43:00Z">
              <w:rPr>
                <w:rFonts w:ascii="Consolas" w:hAnsi="Consolas" w:cs="Consolas"/>
                <w:sz w:val="19"/>
                <w:szCs w:val="19"/>
                <w:highlight w:val="white"/>
              </w:rPr>
            </w:rPrChange>
          </w:rPr>
          <w:t>&gt;</w:t>
        </w:r>
        <w:r w:rsidR="002C5F7C" w:rsidDel="002C5F7C">
          <w:rPr>
            <w:sz w:val="24"/>
            <w:szCs w:val="24"/>
            <w:rtl/>
          </w:rPr>
          <w:t xml:space="preserve"> </w:t>
        </w:r>
        <w:r w:rsidR="002C5F7C">
          <w:rPr>
            <w:rFonts w:hint="cs"/>
            <w:sz w:val="24"/>
            <w:szCs w:val="24"/>
            <w:rtl/>
          </w:rPr>
          <w:t>ו</w:t>
        </w:r>
      </w:ins>
      <w:del w:id="310" w:author="ron gal" w:date="2017-03-04T14:43:00Z">
        <w:r w:rsidDel="002C5F7C">
          <w:rPr>
            <w:sz w:val="24"/>
            <w:szCs w:val="24"/>
            <w:rtl/>
          </w:rPr>
          <w:delText>&lt;</w:delText>
        </w:r>
        <w:r w:rsidDel="002C5F7C">
          <w:rPr>
            <w:sz w:val="24"/>
            <w:szCs w:val="24"/>
          </w:rPr>
          <w:delText>DBAccessBase&lt;Order</w:delText>
        </w:r>
        <w:r w:rsidDel="002C5F7C">
          <w:rPr>
            <w:sz w:val="24"/>
            <w:szCs w:val="24"/>
            <w:rtl/>
          </w:rPr>
          <w:delText xml:space="preserve"> ו</w:delText>
        </w:r>
      </w:del>
      <w:r>
        <w:rPr>
          <w:sz w:val="24"/>
          <w:szCs w:val="24"/>
          <w:rtl/>
        </w:rPr>
        <w:t xml:space="preserve">מממשת את הממשק </w:t>
      </w:r>
      <w:ins w:id="311" w:author="ron gal" w:date="2017-03-04T14:43:00Z">
        <w:r w:rsidR="002C5F7C" w:rsidRPr="002C5F7C">
          <w:rPr>
            <w:sz w:val="24"/>
            <w:szCs w:val="24"/>
            <w:rPrChange w:id="312" w:author="ron gal" w:date="2017-03-04T14:43:00Z">
              <w:rPr>
                <w:rFonts w:ascii="Consolas" w:hAnsi="Consolas" w:cs="Consolas"/>
                <w:color w:val="2B91AF"/>
                <w:sz w:val="19"/>
                <w:szCs w:val="19"/>
                <w:highlight w:val="white"/>
              </w:rPr>
            </w:rPrChange>
          </w:rPr>
          <w:t>IDoctorsDao</w:t>
        </w:r>
        <w:r w:rsidR="002C5F7C" w:rsidDel="002C5F7C">
          <w:rPr>
            <w:sz w:val="24"/>
            <w:szCs w:val="24"/>
          </w:rPr>
          <w:t xml:space="preserve"> </w:t>
        </w:r>
      </w:ins>
      <w:del w:id="313" w:author="ron gal" w:date="2017-03-04T14:43:00Z">
        <w:r w:rsidDel="002C5F7C">
          <w:rPr>
            <w:sz w:val="24"/>
            <w:szCs w:val="24"/>
          </w:rPr>
          <w:delText>IOrdersQueryProcessor</w:delText>
        </w:r>
      </w:del>
      <w:r>
        <w:rPr>
          <w:sz w:val="24"/>
          <w:szCs w:val="24"/>
          <w:rtl/>
        </w:rPr>
        <w:t xml:space="preserve">. </w:t>
      </w:r>
      <w:ins w:id="314" w:author="ron gal" w:date="2017-03-04T14:43:00Z">
        <w:r w:rsidR="002C5F7C">
          <w:rPr>
            <w:rFonts w:hint="cs"/>
            <w:sz w:val="24"/>
            <w:szCs w:val="24"/>
            <w:rtl/>
          </w:rPr>
          <w:t xml:space="preserve">המחלקה </w:t>
        </w:r>
      </w:ins>
      <w:r>
        <w:rPr>
          <w:sz w:val="24"/>
          <w:szCs w:val="24"/>
          <w:rtl/>
        </w:rPr>
        <w:t>תבצע הכנסה</w:t>
      </w:r>
      <w:ins w:id="315" w:author="ron gal" w:date="2017-03-04T14:45:00Z">
        <w:r w:rsidR="002C5F7C">
          <w:rPr>
            <w:rFonts w:hint="cs"/>
            <w:sz w:val="24"/>
            <w:szCs w:val="24"/>
            <w:rtl/>
          </w:rPr>
          <w:t xml:space="preserve"> ו</w:t>
        </w:r>
      </w:ins>
      <w:del w:id="316" w:author="ron gal" w:date="2017-03-04T14:45:00Z">
        <w:r w:rsidDel="002C5F7C">
          <w:rPr>
            <w:sz w:val="24"/>
            <w:szCs w:val="24"/>
            <w:rtl/>
          </w:rPr>
          <w:delText xml:space="preserve">, </w:delText>
        </w:r>
      </w:del>
      <w:r>
        <w:rPr>
          <w:sz w:val="24"/>
          <w:szCs w:val="24"/>
          <w:rtl/>
        </w:rPr>
        <w:t xml:space="preserve">עדכון של </w:t>
      </w:r>
      <w:del w:id="317" w:author="ron gal" w:date="2017-03-04T14:46:00Z">
        <w:r w:rsidDel="002C5F7C">
          <w:rPr>
            <w:sz w:val="24"/>
            <w:szCs w:val="24"/>
            <w:rtl/>
          </w:rPr>
          <w:delText xml:space="preserve">הזמנה </w:delText>
        </w:r>
      </w:del>
      <w:ins w:id="318" w:author="ron gal" w:date="2017-03-04T14:46:00Z">
        <w:r w:rsidR="002C5F7C">
          <w:rPr>
            <w:rFonts w:hint="cs"/>
            <w:sz w:val="24"/>
            <w:szCs w:val="24"/>
            <w:rtl/>
          </w:rPr>
          <w:t xml:space="preserve">רופא </w:t>
        </w:r>
      </w:ins>
      <w:r>
        <w:rPr>
          <w:sz w:val="24"/>
          <w:szCs w:val="24"/>
          <w:rtl/>
        </w:rPr>
        <w:t xml:space="preserve">במסד הנתונים. כמו כן, מחלקה זו אחראית על החזרת </w:t>
      </w:r>
      <w:del w:id="319" w:author="ron gal" w:date="2017-03-04T14:46:00Z">
        <w:r w:rsidDel="002C5F7C">
          <w:rPr>
            <w:sz w:val="24"/>
            <w:szCs w:val="24"/>
            <w:rtl/>
          </w:rPr>
          <w:delText xml:space="preserve">ההזמנות </w:delText>
        </w:r>
      </w:del>
      <w:ins w:id="320" w:author="ron gal" w:date="2017-03-04T14:46:00Z">
        <w:r w:rsidR="002C5F7C">
          <w:rPr>
            <w:rFonts w:hint="cs"/>
            <w:sz w:val="24"/>
            <w:szCs w:val="24"/>
            <w:rtl/>
          </w:rPr>
          <w:t>הרופאים</w:t>
        </w:r>
        <w:r w:rsidR="002C5F7C">
          <w:rPr>
            <w:sz w:val="24"/>
            <w:szCs w:val="24"/>
            <w:rtl/>
          </w:rPr>
          <w:t xml:space="preserve"> </w:t>
        </w:r>
      </w:ins>
      <w:r>
        <w:rPr>
          <w:sz w:val="24"/>
          <w:szCs w:val="24"/>
          <w:rtl/>
        </w:rPr>
        <w:t>בהתאם לפרמטרים האפשרים ממסכי המערכת השונים. המחלקה תכיל את הפעולות הבאות:</w:t>
      </w:r>
    </w:p>
    <w:p w:rsidR="002C5F7C" w:rsidRPr="002C5F7C" w:rsidRDefault="002C5F7C">
      <w:pPr>
        <w:rPr>
          <w:ins w:id="321" w:author="ron gal" w:date="2017-03-04T14:46:00Z"/>
          <w:sz w:val="24"/>
          <w:szCs w:val="24"/>
          <w:rPrChange w:id="322" w:author="ron gal" w:date="2017-03-04T14:46:00Z">
            <w:rPr>
              <w:ins w:id="323" w:author="ron gal" w:date="2017-03-04T14:46:00Z"/>
              <w:rFonts w:ascii="Consolas" w:hAnsi="Consolas" w:cs="Consolas"/>
              <w:sz w:val="19"/>
              <w:szCs w:val="19"/>
              <w:highlight w:val="white"/>
            </w:rPr>
          </w:rPrChange>
        </w:rPr>
        <w:pPrChange w:id="324" w:author="ron gal" w:date="2017-03-04T14:46:00Z">
          <w:pPr>
            <w:autoSpaceDE w:val="0"/>
            <w:autoSpaceDN w:val="0"/>
            <w:adjustRightInd w:val="0"/>
            <w:spacing w:line="240" w:lineRule="auto"/>
          </w:pPr>
        </w:pPrChange>
      </w:pPr>
      <w:ins w:id="325" w:author="ron gal" w:date="2017-03-04T14:46:00Z">
        <w:r>
          <w:rPr>
            <w:sz w:val="24"/>
            <w:szCs w:val="24"/>
          </w:rPr>
          <w:t xml:space="preserve">        </w:t>
        </w:r>
        <w:r w:rsidRPr="002C5F7C">
          <w:rPr>
            <w:sz w:val="24"/>
            <w:szCs w:val="24"/>
            <w:rPrChange w:id="326" w:author="ron gal" w:date="2017-03-04T14:46:00Z">
              <w:rPr>
                <w:rFonts w:ascii="Consolas" w:hAnsi="Consolas" w:cs="Consolas"/>
                <w:color w:val="2B91AF"/>
                <w:sz w:val="19"/>
                <w:szCs w:val="19"/>
                <w:highlight w:val="white"/>
              </w:rPr>
            </w:rPrChange>
          </w:rPr>
          <w:t>Doctor</w:t>
        </w:r>
        <w:r w:rsidRPr="002C5F7C">
          <w:rPr>
            <w:sz w:val="24"/>
            <w:szCs w:val="24"/>
            <w:rPrChange w:id="327" w:author="ron gal" w:date="2017-03-04T14:46:00Z">
              <w:rPr>
                <w:rFonts w:ascii="Consolas" w:hAnsi="Consolas" w:cs="Consolas"/>
                <w:sz w:val="19"/>
                <w:szCs w:val="19"/>
                <w:highlight w:val="white"/>
              </w:rPr>
            </w:rPrChange>
          </w:rPr>
          <w:t xml:space="preserve"> GetDoctor(</w:t>
        </w:r>
        <w:r w:rsidRPr="002C5F7C">
          <w:rPr>
            <w:sz w:val="24"/>
            <w:szCs w:val="24"/>
            <w:rPrChange w:id="328" w:author="ron gal" w:date="2017-03-04T14:46:00Z">
              <w:rPr>
                <w:rFonts w:ascii="Consolas" w:hAnsi="Consolas" w:cs="Consolas"/>
                <w:color w:val="0000FF"/>
                <w:sz w:val="19"/>
                <w:szCs w:val="19"/>
                <w:highlight w:val="white"/>
              </w:rPr>
            </w:rPrChange>
          </w:rPr>
          <w:t>int</w:t>
        </w:r>
        <w:r w:rsidRPr="002C5F7C">
          <w:rPr>
            <w:sz w:val="24"/>
            <w:szCs w:val="24"/>
            <w:rPrChange w:id="329" w:author="ron gal" w:date="2017-03-04T14:46:00Z">
              <w:rPr>
                <w:rFonts w:ascii="Consolas" w:hAnsi="Consolas" w:cs="Consolas"/>
                <w:sz w:val="19"/>
                <w:szCs w:val="19"/>
                <w:highlight w:val="white"/>
              </w:rPr>
            </w:rPrChange>
          </w:rPr>
          <w:t xml:space="preserve"> id);</w:t>
        </w:r>
      </w:ins>
    </w:p>
    <w:p w:rsidR="002C5F7C" w:rsidRPr="002C5F7C" w:rsidRDefault="002C5F7C">
      <w:pPr>
        <w:rPr>
          <w:ins w:id="330" w:author="ron gal" w:date="2017-03-04T14:46:00Z"/>
          <w:sz w:val="24"/>
          <w:szCs w:val="24"/>
          <w:rPrChange w:id="331" w:author="ron gal" w:date="2017-03-04T14:46:00Z">
            <w:rPr>
              <w:ins w:id="332" w:author="ron gal" w:date="2017-03-04T14:46:00Z"/>
              <w:rFonts w:ascii="Consolas" w:hAnsi="Consolas" w:cs="Consolas"/>
              <w:sz w:val="19"/>
              <w:szCs w:val="19"/>
              <w:highlight w:val="white"/>
            </w:rPr>
          </w:rPrChange>
        </w:rPr>
        <w:pPrChange w:id="333" w:author="ron gal" w:date="2017-03-04T14:46:00Z">
          <w:pPr>
            <w:autoSpaceDE w:val="0"/>
            <w:autoSpaceDN w:val="0"/>
            <w:adjustRightInd w:val="0"/>
            <w:spacing w:line="240" w:lineRule="auto"/>
          </w:pPr>
        </w:pPrChange>
      </w:pPr>
      <w:ins w:id="334" w:author="ron gal" w:date="2017-03-04T14:46:00Z">
        <w:r w:rsidRPr="002C5F7C">
          <w:rPr>
            <w:sz w:val="24"/>
            <w:szCs w:val="24"/>
            <w:rPrChange w:id="335" w:author="ron gal" w:date="2017-03-04T14:46:00Z">
              <w:rPr>
                <w:rFonts w:ascii="Consolas" w:hAnsi="Consolas" w:cs="Consolas"/>
                <w:sz w:val="19"/>
                <w:szCs w:val="19"/>
                <w:highlight w:val="white"/>
              </w:rPr>
            </w:rPrChange>
          </w:rPr>
          <w:t xml:space="preserve">        Domain.</w:t>
        </w:r>
        <w:r w:rsidRPr="002C5F7C">
          <w:rPr>
            <w:sz w:val="24"/>
            <w:szCs w:val="24"/>
            <w:rPrChange w:id="336" w:author="ron gal" w:date="2017-03-04T14:46:00Z">
              <w:rPr>
                <w:rFonts w:ascii="Consolas" w:hAnsi="Consolas" w:cs="Consolas"/>
                <w:color w:val="2B91AF"/>
                <w:sz w:val="19"/>
                <w:szCs w:val="19"/>
                <w:highlight w:val="white"/>
              </w:rPr>
            </w:rPrChange>
          </w:rPr>
          <w:t>Doctor</w:t>
        </w:r>
        <w:r w:rsidRPr="002C5F7C">
          <w:rPr>
            <w:sz w:val="24"/>
            <w:szCs w:val="24"/>
            <w:rPrChange w:id="337" w:author="ron gal" w:date="2017-03-04T14:46:00Z">
              <w:rPr>
                <w:rFonts w:ascii="Consolas" w:hAnsi="Consolas" w:cs="Consolas"/>
                <w:sz w:val="19"/>
                <w:szCs w:val="19"/>
                <w:highlight w:val="white"/>
              </w:rPr>
            </w:rPrChange>
          </w:rPr>
          <w:t xml:space="preserve"> Get(</w:t>
        </w:r>
        <w:r w:rsidRPr="002C5F7C">
          <w:rPr>
            <w:sz w:val="24"/>
            <w:szCs w:val="24"/>
            <w:rPrChange w:id="338" w:author="ron gal" w:date="2017-03-04T14:46:00Z">
              <w:rPr>
                <w:rFonts w:ascii="Consolas" w:hAnsi="Consolas" w:cs="Consolas"/>
                <w:color w:val="0000FF"/>
                <w:sz w:val="19"/>
                <w:szCs w:val="19"/>
                <w:highlight w:val="white"/>
              </w:rPr>
            </w:rPrChange>
          </w:rPr>
          <w:t>int</w:t>
        </w:r>
        <w:r w:rsidRPr="002C5F7C">
          <w:rPr>
            <w:sz w:val="24"/>
            <w:szCs w:val="24"/>
            <w:rPrChange w:id="339" w:author="ron gal" w:date="2017-03-04T14:46:00Z">
              <w:rPr>
                <w:rFonts w:ascii="Consolas" w:hAnsi="Consolas" w:cs="Consolas"/>
                <w:sz w:val="19"/>
                <w:szCs w:val="19"/>
                <w:highlight w:val="white"/>
              </w:rPr>
            </w:rPrChange>
          </w:rPr>
          <w:t xml:space="preserve"> id);</w:t>
        </w:r>
      </w:ins>
    </w:p>
    <w:p w:rsidR="002C5F7C" w:rsidRPr="002C5F7C" w:rsidRDefault="002C5F7C">
      <w:pPr>
        <w:rPr>
          <w:ins w:id="340" w:author="ron gal" w:date="2017-03-04T14:46:00Z"/>
          <w:sz w:val="24"/>
          <w:szCs w:val="24"/>
          <w:rPrChange w:id="341" w:author="ron gal" w:date="2017-03-04T14:46:00Z">
            <w:rPr>
              <w:ins w:id="342" w:author="ron gal" w:date="2017-03-04T14:46:00Z"/>
              <w:rFonts w:ascii="Consolas" w:hAnsi="Consolas" w:cs="Consolas"/>
              <w:sz w:val="19"/>
              <w:szCs w:val="19"/>
              <w:highlight w:val="white"/>
            </w:rPr>
          </w:rPrChange>
        </w:rPr>
        <w:pPrChange w:id="343" w:author="ron gal" w:date="2017-03-04T14:46:00Z">
          <w:pPr>
            <w:autoSpaceDE w:val="0"/>
            <w:autoSpaceDN w:val="0"/>
            <w:adjustRightInd w:val="0"/>
            <w:spacing w:line="240" w:lineRule="auto"/>
          </w:pPr>
        </w:pPrChange>
      </w:pPr>
      <w:ins w:id="344" w:author="ron gal" w:date="2017-03-04T14:46:00Z">
        <w:r w:rsidRPr="002C5F7C">
          <w:rPr>
            <w:sz w:val="24"/>
            <w:szCs w:val="24"/>
            <w:rPrChange w:id="345" w:author="ron gal" w:date="2017-03-04T14:46:00Z">
              <w:rPr>
                <w:rFonts w:ascii="Consolas" w:hAnsi="Consolas" w:cs="Consolas"/>
                <w:sz w:val="19"/>
                <w:szCs w:val="19"/>
                <w:highlight w:val="white"/>
              </w:rPr>
            </w:rPrChange>
          </w:rPr>
          <w:t xml:space="preserve">        </w:t>
        </w:r>
        <w:r w:rsidRPr="002C5F7C">
          <w:rPr>
            <w:sz w:val="24"/>
            <w:szCs w:val="24"/>
            <w:rPrChange w:id="346" w:author="ron gal" w:date="2017-03-04T14:46:00Z">
              <w:rPr>
                <w:rFonts w:ascii="Consolas" w:hAnsi="Consolas" w:cs="Consolas"/>
                <w:color w:val="2B91AF"/>
                <w:sz w:val="19"/>
                <w:szCs w:val="19"/>
                <w:highlight w:val="white"/>
              </w:rPr>
            </w:rPrChange>
          </w:rPr>
          <w:t>Doctor</w:t>
        </w:r>
        <w:r w:rsidRPr="002C5F7C">
          <w:rPr>
            <w:sz w:val="24"/>
            <w:szCs w:val="24"/>
            <w:rPrChange w:id="347" w:author="ron gal" w:date="2017-03-04T14:46:00Z">
              <w:rPr>
                <w:rFonts w:ascii="Consolas" w:hAnsi="Consolas" w:cs="Consolas"/>
                <w:sz w:val="19"/>
                <w:szCs w:val="19"/>
                <w:highlight w:val="white"/>
              </w:rPr>
            </w:rPrChange>
          </w:rPr>
          <w:t xml:space="preserve"> Save(</w:t>
        </w:r>
        <w:r w:rsidRPr="002C5F7C">
          <w:rPr>
            <w:sz w:val="24"/>
            <w:szCs w:val="24"/>
            <w:rPrChange w:id="348" w:author="ron gal" w:date="2017-03-04T14:46:00Z">
              <w:rPr>
                <w:rFonts w:ascii="Consolas" w:hAnsi="Consolas" w:cs="Consolas"/>
                <w:color w:val="2B91AF"/>
                <w:sz w:val="19"/>
                <w:szCs w:val="19"/>
                <w:highlight w:val="white"/>
              </w:rPr>
            </w:rPrChange>
          </w:rPr>
          <w:t>PersonLogin</w:t>
        </w:r>
        <w:r w:rsidRPr="002C5F7C">
          <w:rPr>
            <w:sz w:val="24"/>
            <w:szCs w:val="24"/>
            <w:rPrChange w:id="349" w:author="ron gal" w:date="2017-03-04T14:46:00Z">
              <w:rPr>
                <w:rFonts w:ascii="Consolas" w:hAnsi="Consolas" w:cs="Consolas"/>
                <w:sz w:val="19"/>
                <w:szCs w:val="19"/>
                <w:highlight w:val="white"/>
              </w:rPr>
            </w:rPrChange>
          </w:rPr>
          <w:t xml:space="preserve"> doctor);</w:t>
        </w:r>
      </w:ins>
    </w:p>
    <w:p w:rsidR="002C5F7C" w:rsidRPr="002C5F7C" w:rsidRDefault="002C5F7C">
      <w:pPr>
        <w:rPr>
          <w:ins w:id="350" w:author="ron gal" w:date="2017-03-04T14:46:00Z"/>
          <w:sz w:val="24"/>
          <w:szCs w:val="24"/>
          <w:rPrChange w:id="351" w:author="ron gal" w:date="2017-03-04T14:46:00Z">
            <w:rPr>
              <w:ins w:id="352" w:author="ron gal" w:date="2017-03-04T14:46:00Z"/>
              <w:rFonts w:ascii="Consolas" w:hAnsi="Consolas" w:cs="Consolas"/>
              <w:sz w:val="19"/>
              <w:szCs w:val="19"/>
              <w:highlight w:val="white"/>
            </w:rPr>
          </w:rPrChange>
        </w:rPr>
        <w:pPrChange w:id="353" w:author="ron gal" w:date="2017-03-04T14:46:00Z">
          <w:pPr>
            <w:autoSpaceDE w:val="0"/>
            <w:autoSpaceDN w:val="0"/>
            <w:adjustRightInd w:val="0"/>
            <w:spacing w:line="240" w:lineRule="auto"/>
          </w:pPr>
        </w:pPrChange>
      </w:pPr>
      <w:ins w:id="354" w:author="ron gal" w:date="2017-03-04T14:46:00Z">
        <w:r w:rsidRPr="002C5F7C">
          <w:rPr>
            <w:sz w:val="24"/>
            <w:szCs w:val="24"/>
            <w:rPrChange w:id="355" w:author="ron gal" w:date="2017-03-04T14:46:00Z">
              <w:rPr>
                <w:rFonts w:ascii="Consolas" w:hAnsi="Consolas" w:cs="Consolas"/>
                <w:sz w:val="19"/>
                <w:szCs w:val="19"/>
                <w:highlight w:val="white"/>
              </w:rPr>
            </w:rPrChange>
          </w:rPr>
          <w:t xml:space="preserve">        </w:t>
        </w:r>
        <w:r w:rsidRPr="002C5F7C">
          <w:rPr>
            <w:sz w:val="24"/>
            <w:szCs w:val="24"/>
            <w:rPrChange w:id="356" w:author="ron gal" w:date="2017-03-04T14:46:00Z">
              <w:rPr>
                <w:rFonts w:ascii="Consolas" w:hAnsi="Consolas" w:cs="Consolas"/>
                <w:color w:val="2B91AF"/>
                <w:sz w:val="19"/>
                <w:szCs w:val="19"/>
                <w:highlight w:val="white"/>
              </w:rPr>
            </w:rPrChange>
          </w:rPr>
          <w:t>Doctor</w:t>
        </w:r>
        <w:r w:rsidRPr="002C5F7C">
          <w:rPr>
            <w:sz w:val="24"/>
            <w:szCs w:val="24"/>
            <w:rPrChange w:id="357" w:author="ron gal" w:date="2017-03-04T14:46:00Z">
              <w:rPr>
                <w:rFonts w:ascii="Consolas" w:hAnsi="Consolas" w:cs="Consolas"/>
                <w:sz w:val="19"/>
                <w:szCs w:val="19"/>
                <w:highlight w:val="white"/>
              </w:rPr>
            </w:rPrChange>
          </w:rPr>
          <w:t xml:space="preserve"> Update(</w:t>
        </w:r>
        <w:r w:rsidRPr="002C5F7C">
          <w:rPr>
            <w:sz w:val="24"/>
            <w:szCs w:val="24"/>
            <w:rPrChange w:id="358" w:author="ron gal" w:date="2017-03-04T14:46:00Z">
              <w:rPr>
                <w:rFonts w:ascii="Consolas" w:hAnsi="Consolas" w:cs="Consolas"/>
                <w:color w:val="0000FF"/>
                <w:sz w:val="19"/>
                <w:szCs w:val="19"/>
                <w:highlight w:val="white"/>
              </w:rPr>
            </w:rPrChange>
          </w:rPr>
          <w:t>int</w:t>
        </w:r>
        <w:r w:rsidRPr="002C5F7C">
          <w:rPr>
            <w:sz w:val="24"/>
            <w:szCs w:val="24"/>
            <w:rPrChange w:id="359" w:author="ron gal" w:date="2017-03-04T14:46:00Z">
              <w:rPr>
                <w:rFonts w:ascii="Consolas" w:hAnsi="Consolas" w:cs="Consolas"/>
                <w:sz w:val="19"/>
                <w:szCs w:val="19"/>
                <w:highlight w:val="white"/>
              </w:rPr>
            </w:rPrChange>
          </w:rPr>
          <w:t xml:space="preserve"> id, </w:t>
        </w:r>
        <w:r w:rsidRPr="002C5F7C">
          <w:rPr>
            <w:sz w:val="24"/>
            <w:szCs w:val="24"/>
            <w:rPrChange w:id="360" w:author="ron gal" w:date="2017-03-04T14:46:00Z">
              <w:rPr>
                <w:rFonts w:ascii="Consolas" w:hAnsi="Consolas" w:cs="Consolas"/>
                <w:color w:val="2B91AF"/>
                <w:sz w:val="19"/>
                <w:szCs w:val="19"/>
                <w:highlight w:val="white"/>
              </w:rPr>
            </w:rPrChange>
          </w:rPr>
          <w:t>Doctor</w:t>
        </w:r>
        <w:r w:rsidRPr="002C5F7C">
          <w:rPr>
            <w:sz w:val="24"/>
            <w:szCs w:val="24"/>
            <w:rPrChange w:id="361" w:author="ron gal" w:date="2017-03-04T14:46:00Z">
              <w:rPr>
                <w:rFonts w:ascii="Consolas" w:hAnsi="Consolas" w:cs="Consolas"/>
                <w:sz w:val="19"/>
                <w:szCs w:val="19"/>
                <w:highlight w:val="white"/>
              </w:rPr>
            </w:rPrChange>
          </w:rPr>
          <w:t xml:space="preserve"> doctor);</w:t>
        </w:r>
      </w:ins>
    </w:p>
    <w:p w:rsidR="002C5F7C" w:rsidRPr="002C5F7C" w:rsidRDefault="002C5F7C">
      <w:pPr>
        <w:rPr>
          <w:ins w:id="362" w:author="ron gal" w:date="2017-03-04T14:46:00Z"/>
          <w:sz w:val="24"/>
          <w:szCs w:val="24"/>
          <w:rPrChange w:id="363" w:author="ron gal" w:date="2017-03-04T14:46:00Z">
            <w:rPr>
              <w:ins w:id="364" w:author="ron gal" w:date="2017-03-04T14:46:00Z"/>
              <w:rFonts w:ascii="Consolas" w:hAnsi="Consolas" w:cs="Consolas"/>
              <w:sz w:val="19"/>
              <w:szCs w:val="19"/>
              <w:highlight w:val="white"/>
            </w:rPr>
          </w:rPrChange>
        </w:rPr>
        <w:pPrChange w:id="365" w:author="ron gal" w:date="2017-03-04T14:46:00Z">
          <w:pPr>
            <w:autoSpaceDE w:val="0"/>
            <w:autoSpaceDN w:val="0"/>
            <w:adjustRightInd w:val="0"/>
            <w:spacing w:line="240" w:lineRule="auto"/>
          </w:pPr>
        </w:pPrChange>
      </w:pPr>
      <w:ins w:id="366" w:author="ron gal" w:date="2017-03-04T14:46:00Z">
        <w:r w:rsidRPr="002C5F7C">
          <w:rPr>
            <w:sz w:val="24"/>
            <w:szCs w:val="24"/>
            <w:rPrChange w:id="367" w:author="ron gal" w:date="2017-03-04T14:46:00Z">
              <w:rPr>
                <w:rFonts w:ascii="Consolas" w:hAnsi="Consolas" w:cs="Consolas"/>
                <w:sz w:val="19"/>
                <w:szCs w:val="19"/>
                <w:highlight w:val="white"/>
              </w:rPr>
            </w:rPrChange>
          </w:rPr>
          <w:t xml:space="preserve">        </w:t>
        </w:r>
        <w:r w:rsidRPr="002C5F7C">
          <w:rPr>
            <w:sz w:val="24"/>
            <w:szCs w:val="24"/>
            <w:rPrChange w:id="368" w:author="ron gal" w:date="2017-03-04T14:46:00Z">
              <w:rPr>
                <w:rFonts w:ascii="Consolas" w:hAnsi="Consolas" w:cs="Consolas"/>
                <w:color w:val="0000FF"/>
                <w:sz w:val="19"/>
                <w:szCs w:val="19"/>
                <w:highlight w:val="white"/>
              </w:rPr>
            </w:rPrChange>
          </w:rPr>
          <w:t>bool</w:t>
        </w:r>
        <w:r w:rsidRPr="002C5F7C">
          <w:rPr>
            <w:sz w:val="24"/>
            <w:szCs w:val="24"/>
            <w:rPrChange w:id="369" w:author="ron gal" w:date="2017-03-04T14:46:00Z">
              <w:rPr>
                <w:rFonts w:ascii="Consolas" w:hAnsi="Consolas" w:cs="Consolas"/>
                <w:sz w:val="19"/>
                <w:szCs w:val="19"/>
                <w:highlight w:val="white"/>
              </w:rPr>
            </w:rPrChange>
          </w:rPr>
          <w:t xml:space="preserve"> Exists(</w:t>
        </w:r>
        <w:r w:rsidRPr="002C5F7C">
          <w:rPr>
            <w:sz w:val="24"/>
            <w:szCs w:val="24"/>
            <w:rPrChange w:id="370" w:author="ron gal" w:date="2017-03-04T14:46:00Z">
              <w:rPr>
                <w:rFonts w:ascii="Consolas" w:hAnsi="Consolas" w:cs="Consolas"/>
                <w:color w:val="0000FF"/>
                <w:sz w:val="19"/>
                <w:szCs w:val="19"/>
                <w:highlight w:val="white"/>
              </w:rPr>
            </w:rPrChange>
          </w:rPr>
          <w:t>string username);</w:t>
        </w:r>
      </w:ins>
    </w:p>
    <w:p w:rsidR="002C5F7C" w:rsidRPr="002C5F7C" w:rsidRDefault="002C5F7C">
      <w:pPr>
        <w:rPr>
          <w:ins w:id="371" w:author="ron gal" w:date="2017-03-04T14:46:00Z"/>
          <w:sz w:val="24"/>
          <w:szCs w:val="24"/>
          <w:rPrChange w:id="372" w:author="ron gal" w:date="2017-03-04T14:46:00Z">
            <w:rPr>
              <w:ins w:id="373" w:author="ron gal" w:date="2017-03-04T14:46:00Z"/>
              <w:rFonts w:ascii="Consolas" w:hAnsi="Consolas" w:cs="Consolas"/>
              <w:sz w:val="19"/>
              <w:szCs w:val="19"/>
              <w:highlight w:val="white"/>
            </w:rPr>
          </w:rPrChange>
        </w:rPr>
        <w:pPrChange w:id="374" w:author="ron gal" w:date="2017-03-04T14:46:00Z">
          <w:pPr>
            <w:autoSpaceDE w:val="0"/>
            <w:autoSpaceDN w:val="0"/>
            <w:adjustRightInd w:val="0"/>
            <w:spacing w:line="240" w:lineRule="auto"/>
          </w:pPr>
        </w:pPrChange>
      </w:pPr>
      <w:ins w:id="375" w:author="ron gal" w:date="2017-03-04T14:46:00Z">
        <w:r w:rsidRPr="002C5F7C">
          <w:rPr>
            <w:sz w:val="24"/>
            <w:szCs w:val="24"/>
            <w:rPrChange w:id="376" w:author="ron gal" w:date="2017-03-04T14:46:00Z">
              <w:rPr>
                <w:rFonts w:ascii="Consolas" w:hAnsi="Consolas" w:cs="Consolas"/>
                <w:sz w:val="19"/>
                <w:szCs w:val="19"/>
                <w:highlight w:val="white"/>
              </w:rPr>
            </w:rPrChange>
          </w:rPr>
          <w:lastRenderedPageBreak/>
          <w:t xml:space="preserve">        </w:t>
        </w:r>
        <w:r w:rsidRPr="002C5F7C">
          <w:rPr>
            <w:sz w:val="24"/>
            <w:szCs w:val="24"/>
            <w:rPrChange w:id="377" w:author="ron gal" w:date="2017-03-04T14:46:00Z">
              <w:rPr>
                <w:rFonts w:ascii="Consolas" w:hAnsi="Consolas" w:cs="Consolas"/>
                <w:color w:val="2B91AF"/>
                <w:sz w:val="19"/>
                <w:szCs w:val="19"/>
                <w:highlight w:val="white"/>
              </w:rPr>
            </w:rPrChange>
          </w:rPr>
          <w:t>IEnumerable</w:t>
        </w:r>
        <w:r w:rsidRPr="002C5F7C">
          <w:rPr>
            <w:sz w:val="24"/>
            <w:szCs w:val="24"/>
            <w:rPrChange w:id="378" w:author="ron gal" w:date="2017-03-04T14:46:00Z">
              <w:rPr>
                <w:rFonts w:ascii="Consolas" w:hAnsi="Consolas" w:cs="Consolas"/>
                <w:sz w:val="19"/>
                <w:szCs w:val="19"/>
                <w:highlight w:val="white"/>
              </w:rPr>
            </w:rPrChange>
          </w:rPr>
          <w:t>&lt;</w:t>
        </w:r>
        <w:r w:rsidRPr="002C5F7C">
          <w:rPr>
            <w:sz w:val="24"/>
            <w:szCs w:val="24"/>
            <w:rPrChange w:id="379" w:author="ron gal" w:date="2017-03-04T14:46:00Z">
              <w:rPr>
                <w:rFonts w:ascii="Consolas" w:hAnsi="Consolas" w:cs="Consolas"/>
                <w:color w:val="2B91AF"/>
                <w:sz w:val="19"/>
                <w:szCs w:val="19"/>
                <w:highlight w:val="white"/>
              </w:rPr>
            </w:rPrChange>
          </w:rPr>
          <w:t>Doctor</w:t>
        </w:r>
        <w:r w:rsidRPr="002C5F7C">
          <w:rPr>
            <w:sz w:val="24"/>
            <w:szCs w:val="24"/>
            <w:rPrChange w:id="380" w:author="ron gal" w:date="2017-03-04T14:46:00Z">
              <w:rPr>
                <w:rFonts w:ascii="Consolas" w:hAnsi="Consolas" w:cs="Consolas"/>
                <w:sz w:val="19"/>
                <w:szCs w:val="19"/>
                <w:highlight w:val="white"/>
              </w:rPr>
            </w:rPrChange>
          </w:rPr>
          <w:t>&gt; Search(</w:t>
        </w:r>
        <w:r w:rsidRPr="002C5F7C">
          <w:rPr>
            <w:sz w:val="24"/>
            <w:szCs w:val="24"/>
            <w:rPrChange w:id="381" w:author="ron gal" w:date="2017-03-04T14:46:00Z">
              <w:rPr>
                <w:rFonts w:ascii="Consolas" w:hAnsi="Consolas" w:cs="Consolas"/>
                <w:color w:val="0000FF"/>
                <w:sz w:val="19"/>
                <w:szCs w:val="19"/>
                <w:highlight w:val="white"/>
              </w:rPr>
            </w:rPrChange>
          </w:rPr>
          <w:t>string</w:t>
        </w:r>
        <w:r w:rsidRPr="002C5F7C">
          <w:rPr>
            <w:sz w:val="24"/>
            <w:szCs w:val="24"/>
            <w:rPrChange w:id="382" w:author="ron gal" w:date="2017-03-04T14:46:00Z">
              <w:rPr>
                <w:rFonts w:ascii="Consolas" w:hAnsi="Consolas" w:cs="Consolas"/>
                <w:sz w:val="19"/>
                <w:szCs w:val="19"/>
                <w:highlight w:val="white"/>
              </w:rPr>
            </w:rPrChange>
          </w:rPr>
          <w:t xml:space="preserve"> firstName, </w:t>
        </w:r>
        <w:r w:rsidRPr="002C5F7C">
          <w:rPr>
            <w:sz w:val="24"/>
            <w:szCs w:val="24"/>
            <w:rPrChange w:id="383" w:author="ron gal" w:date="2017-03-04T14:46:00Z">
              <w:rPr>
                <w:rFonts w:ascii="Consolas" w:hAnsi="Consolas" w:cs="Consolas"/>
                <w:color w:val="0000FF"/>
                <w:sz w:val="19"/>
                <w:szCs w:val="19"/>
                <w:highlight w:val="white"/>
              </w:rPr>
            </w:rPrChange>
          </w:rPr>
          <w:t>string</w:t>
        </w:r>
        <w:r w:rsidRPr="002C5F7C">
          <w:rPr>
            <w:sz w:val="24"/>
            <w:szCs w:val="24"/>
            <w:rPrChange w:id="384" w:author="ron gal" w:date="2017-03-04T14:46:00Z">
              <w:rPr>
                <w:rFonts w:ascii="Consolas" w:hAnsi="Consolas" w:cs="Consolas"/>
                <w:sz w:val="19"/>
                <w:szCs w:val="19"/>
                <w:highlight w:val="white"/>
              </w:rPr>
            </w:rPrChange>
          </w:rPr>
          <w:t xml:space="preserve"> lastName, </w:t>
        </w:r>
        <w:r w:rsidRPr="002C5F7C">
          <w:rPr>
            <w:sz w:val="24"/>
            <w:szCs w:val="24"/>
            <w:rPrChange w:id="385" w:author="ron gal" w:date="2017-03-04T14:46:00Z">
              <w:rPr>
                <w:rFonts w:ascii="Consolas" w:hAnsi="Consolas" w:cs="Consolas"/>
                <w:color w:val="0000FF"/>
                <w:sz w:val="19"/>
                <w:szCs w:val="19"/>
                <w:highlight w:val="white"/>
              </w:rPr>
            </w:rPrChange>
          </w:rPr>
          <w:t>string</w:t>
        </w:r>
        <w:r w:rsidRPr="002C5F7C">
          <w:rPr>
            <w:sz w:val="24"/>
            <w:szCs w:val="24"/>
            <w:rPrChange w:id="386" w:author="ron gal" w:date="2017-03-04T14:46:00Z">
              <w:rPr>
                <w:rFonts w:ascii="Consolas" w:hAnsi="Consolas" w:cs="Consolas"/>
                <w:sz w:val="19"/>
                <w:szCs w:val="19"/>
                <w:highlight w:val="white"/>
              </w:rPr>
            </w:rPrChange>
          </w:rPr>
          <w:t xml:space="preserve"> address, </w:t>
        </w:r>
        <w:r w:rsidRPr="002C5F7C">
          <w:rPr>
            <w:sz w:val="24"/>
            <w:szCs w:val="24"/>
            <w:rPrChange w:id="387" w:author="ron gal" w:date="2017-03-04T14:46:00Z">
              <w:rPr>
                <w:rFonts w:ascii="Consolas" w:hAnsi="Consolas" w:cs="Consolas"/>
                <w:color w:val="0000FF"/>
                <w:sz w:val="19"/>
                <w:szCs w:val="19"/>
                <w:highlight w:val="white"/>
              </w:rPr>
            </w:rPrChange>
          </w:rPr>
          <w:t>int</w:t>
        </w:r>
        <w:r w:rsidRPr="002C5F7C">
          <w:rPr>
            <w:sz w:val="24"/>
            <w:szCs w:val="24"/>
            <w:rPrChange w:id="388" w:author="ron gal" w:date="2017-03-04T14:46:00Z">
              <w:rPr>
                <w:rFonts w:ascii="Consolas" w:hAnsi="Consolas" w:cs="Consolas"/>
                <w:sz w:val="19"/>
                <w:szCs w:val="19"/>
                <w:highlight w:val="white"/>
              </w:rPr>
            </w:rPrChange>
          </w:rPr>
          <w:t>? id);</w:t>
        </w:r>
      </w:ins>
    </w:p>
    <w:p w:rsidR="00481634" w:rsidRPr="002C5F7C" w:rsidDel="002C5F7C" w:rsidRDefault="002C5F7C" w:rsidP="002C5F7C">
      <w:pPr>
        <w:rPr>
          <w:del w:id="389" w:author="ron gal" w:date="2017-03-04T14:46:00Z"/>
          <w:sz w:val="24"/>
          <w:szCs w:val="24"/>
          <w:rPrChange w:id="390" w:author="ron gal" w:date="2017-03-04T14:46:00Z">
            <w:rPr>
              <w:del w:id="391" w:author="ron gal" w:date="2017-03-04T14:46:00Z"/>
            </w:rPr>
          </w:rPrChange>
        </w:rPr>
      </w:pPr>
      <w:ins w:id="392" w:author="ron gal" w:date="2017-03-04T14:46:00Z">
        <w:r w:rsidRPr="002C5F7C">
          <w:rPr>
            <w:sz w:val="24"/>
            <w:szCs w:val="24"/>
            <w:rPrChange w:id="393" w:author="ron gal" w:date="2017-03-04T14:46:00Z">
              <w:rPr>
                <w:rFonts w:ascii="Consolas" w:hAnsi="Consolas" w:cs="Consolas"/>
                <w:sz w:val="19"/>
                <w:szCs w:val="19"/>
                <w:highlight w:val="white"/>
              </w:rPr>
            </w:rPrChange>
          </w:rPr>
          <w:t xml:space="preserve">        </w:t>
        </w:r>
        <w:r w:rsidRPr="002C5F7C">
          <w:rPr>
            <w:sz w:val="24"/>
            <w:szCs w:val="24"/>
            <w:rPrChange w:id="394" w:author="ron gal" w:date="2017-03-04T14:46:00Z">
              <w:rPr>
                <w:rFonts w:ascii="Consolas" w:hAnsi="Consolas" w:cs="Consolas"/>
                <w:color w:val="2B91AF"/>
                <w:sz w:val="19"/>
                <w:szCs w:val="19"/>
                <w:highlight w:val="white"/>
              </w:rPr>
            </w:rPrChange>
          </w:rPr>
          <w:t>Doctor</w:t>
        </w:r>
        <w:r w:rsidRPr="002C5F7C">
          <w:rPr>
            <w:sz w:val="24"/>
            <w:szCs w:val="24"/>
            <w:rPrChange w:id="395" w:author="ron gal" w:date="2017-03-04T14:46:00Z">
              <w:rPr>
                <w:rFonts w:ascii="Consolas" w:hAnsi="Consolas" w:cs="Consolas"/>
                <w:sz w:val="19"/>
                <w:szCs w:val="19"/>
                <w:highlight w:val="white"/>
              </w:rPr>
            </w:rPrChange>
          </w:rPr>
          <w:t xml:space="preserve"> AddRecommendation(</w:t>
        </w:r>
        <w:r w:rsidRPr="002C5F7C">
          <w:rPr>
            <w:sz w:val="24"/>
            <w:szCs w:val="24"/>
            <w:rPrChange w:id="396" w:author="ron gal" w:date="2017-03-04T14:46:00Z">
              <w:rPr>
                <w:rFonts w:ascii="Consolas" w:hAnsi="Consolas" w:cs="Consolas"/>
                <w:color w:val="0000FF"/>
                <w:sz w:val="19"/>
                <w:szCs w:val="19"/>
                <w:highlight w:val="white"/>
              </w:rPr>
            </w:rPrChange>
          </w:rPr>
          <w:t>string</w:t>
        </w:r>
        <w:r w:rsidRPr="002C5F7C">
          <w:rPr>
            <w:sz w:val="24"/>
            <w:szCs w:val="24"/>
            <w:rPrChange w:id="397" w:author="ron gal" w:date="2017-03-04T14:46:00Z">
              <w:rPr>
                <w:rFonts w:ascii="Consolas" w:hAnsi="Consolas" w:cs="Consolas"/>
                <w:sz w:val="19"/>
                <w:szCs w:val="19"/>
                <w:highlight w:val="white"/>
              </w:rPr>
            </w:rPrChange>
          </w:rPr>
          <w:t xml:space="preserve"> recommendation, </w:t>
        </w:r>
        <w:r w:rsidRPr="002C5F7C">
          <w:rPr>
            <w:sz w:val="24"/>
            <w:szCs w:val="24"/>
            <w:rPrChange w:id="398" w:author="ron gal" w:date="2017-03-04T14:46:00Z">
              <w:rPr>
                <w:rFonts w:ascii="Consolas" w:hAnsi="Consolas" w:cs="Consolas"/>
                <w:color w:val="0000FF"/>
                <w:sz w:val="19"/>
                <w:szCs w:val="19"/>
                <w:highlight w:val="white"/>
              </w:rPr>
            </w:rPrChange>
          </w:rPr>
          <w:t>int</w:t>
        </w:r>
        <w:r w:rsidRPr="002C5F7C">
          <w:rPr>
            <w:sz w:val="24"/>
            <w:szCs w:val="24"/>
            <w:rPrChange w:id="399" w:author="ron gal" w:date="2017-03-04T14:46:00Z">
              <w:rPr>
                <w:rFonts w:ascii="Consolas" w:hAnsi="Consolas" w:cs="Consolas"/>
                <w:sz w:val="19"/>
                <w:szCs w:val="19"/>
                <w:highlight w:val="white"/>
              </w:rPr>
            </w:rPrChange>
          </w:rPr>
          <w:t xml:space="preserve"> vetId, </w:t>
        </w:r>
        <w:r w:rsidRPr="002C5F7C">
          <w:rPr>
            <w:sz w:val="24"/>
            <w:szCs w:val="24"/>
            <w:rPrChange w:id="400" w:author="ron gal" w:date="2017-03-04T14:46:00Z">
              <w:rPr>
                <w:rFonts w:ascii="Consolas" w:hAnsi="Consolas" w:cs="Consolas"/>
                <w:color w:val="0000FF"/>
                <w:sz w:val="19"/>
                <w:szCs w:val="19"/>
                <w:highlight w:val="white"/>
              </w:rPr>
            </w:rPrChange>
          </w:rPr>
          <w:t>int</w:t>
        </w:r>
        <w:r w:rsidRPr="002C5F7C">
          <w:rPr>
            <w:sz w:val="24"/>
            <w:szCs w:val="24"/>
            <w:rPrChange w:id="401" w:author="ron gal" w:date="2017-03-04T14:46:00Z">
              <w:rPr>
                <w:rFonts w:ascii="Consolas" w:hAnsi="Consolas" w:cs="Consolas"/>
                <w:sz w:val="19"/>
                <w:szCs w:val="19"/>
                <w:highlight w:val="white"/>
              </w:rPr>
            </w:rPrChange>
          </w:rPr>
          <w:t xml:space="preserve"> ownerId);</w:t>
        </w:r>
        <w:r w:rsidDel="002C5F7C">
          <w:rPr>
            <w:sz w:val="24"/>
            <w:szCs w:val="24"/>
          </w:rPr>
          <w:t xml:space="preserve"> </w:t>
        </w:r>
      </w:ins>
      <w:del w:id="402" w:author="ron gal" w:date="2017-03-04T14:46:00Z">
        <w:r w:rsidR="00471D70" w:rsidDel="002C5F7C">
          <w:rPr>
            <w:sz w:val="24"/>
            <w:szCs w:val="24"/>
          </w:rPr>
          <w:delText>List&lt;DTOs.Order&gt; Search(int? orderId, int? ownerId, string ownerName, int?[] orderStatusIds, int? fieldId, string fieldName, DateTime? startDate, DateTime? endDate);</w:delText>
        </w:r>
      </w:del>
    </w:p>
    <w:p w:rsidR="00481634" w:rsidRPr="002C5F7C" w:rsidDel="002C5F7C" w:rsidRDefault="00481634">
      <w:pPr>
        <w:rPr>
          <w:del w:id="403" w:author="ron gal" w:date="2017-03-04T14:46:00Z"/>
          <w:sz w:val="24"/>
          <w:szCs w:val="24"/>
          <w:rPrChange w:id="404" w:author="ron gal" w:date="2017-03-04T14:46:00Z">
            <w:rPr>
              <w:del w:id="405" w:author="ron gal" w:date="2017-03-04T14:46:00Z"/>
            </w:rPr>
          </w:rPrChange>
        </w:rPr>
      </w:pPr>
    </w:p>
    <w:p w:rsidR="00481634" w:rsidRPr="002C5F7C" w:rsidDel="002C5F7C" w:rsidRDefault="00471D70">
      <w:pPr>
        <w:rPr>
          <w:del w:id="406" w:author="ron gal" w:date="2017-03-04T14:46:00Z"/>
          <w:sz w:val="24"/>
          <w:szCs w:val="24"/>
          <w:rPrChange w:id="407" w:author="ron gal" w:date="2017-03-04T14:46:00Z">
            <w:rPr>
              <w:del w:id="408" w:author="ron gal" w:date="2017-03-04T14:46:00Z"/>
            </w:rPr>
          </w:rPrChange>
        </w:rPr>
      </w:pPr>
      <w:del w:id="409" w:author="ron gal" w:date="2017-03-04T14:46:00Z">
        <w:r w:rsidDel="002C5F7C">
          <w:rPr>
            <w:sz w:val="24"/>
            <w:szCs w:val="24"/>
          </w:rPr>
          <w:delText>DTOs.Order GetOrder(int id);</w:delText>
        </w:r>
      </w:del>
    </w:p>
    <w:p w:rsidR="00481634" w:rsidRPr="002C5F7C" w:rsidDel="002C5F7C" w:rsidRDefault="00481634">
      <w:pPr>
        <w:rPr>
          <w:del w:id="410" w:author="ron gal" w:date="2017-03-04T14:46:00Z"/>
          <w:sz w:val="24"/>
          <w:szCs w:val="24"/>
          <w:rPrChange w:id="411" w:author="ron gal" w:date="2017-03-04T14:46:00Z">
            <w:rPr>
              <w:del w:id="412" w:author="ron gal" w:date="2017-03-04T14:46:00Z"/>
            </w:rPr>
          </w:rPrChange>
        </w:rPr>
      </w:pPr>
    </w:p>
    <w:p w:rsidR="00481634" w:rsidRPr="002C5F7C" w:rsidDel="002C5F7C" w:rsidRDefault="00471D70">
      <w:pPr>
        <w:rPr>
          <w:del w:id="413" w:author="ron gal" w:date="2017-03-04T14:46:00Z"/>
          <w:sz w:val="24"/>
          <w:szCs w:val="24"/>
          <w:rPrChange w:id="414" w:author="ron gal" w:date="2017-03-04T14:46:00Z">
            <w:rPr>
              <w:del w:id="415" w:author="ron gal" w:date="2017-03-04T14:46:00Z"/>
            </w:rPr>
          </w:rPrChange>
        </w:rPr>
      </w:pPr>
      <w:del w:id="416" w:author="ron gal" w:date="2017-03-04T14:46:00Z">
        <w:r w:rsidDel="002C5F7C">
          <w:rPr>
            <w:sz w:val="24"/>
            <w:szCs w:val="24"/>
          </w:rPr>
          <w:delText>DTOs.Order Save(DTOs.Order order);</w:delText>
        </w:r>
      </w:del>
    </w:p>
    <w:p w:rsidR="00481634" w:rsidRPr="002C5F7C" w:rsidDel="002C5F7C" w:rsidRDefault="00481634">
      <w:pPr>
        <w:rPr>
          <w:del w:id="417" w:author="ron gal" w:date="2017-03-04T14:46:00Z"/>
          <w:sz w:val="24"/>
          <w:szCs w:val="24"/>
          <w:rPrChange w:id="418" w:author="ron gal" w:date="2017-03-04T14:46:00Z">
            <w:rPr>
              <w:del w:id="419" w:author="ron gal" w:date="2017-03-04T14:46:00Z"/>
            </w:rPr>
          </w:rPrChange>
        </w:rPr>
      </w:pPr>
    </w:p>
    <w:p w:rsidR="00481634" w:rsidRPr="002C5F7C" w:rsidDel="002C5F7C" w:rsidRDefault="00471D70">
      <w:pPr>
        <w:rPr>
          <w:del w:id="420" w:author="ron gal" w:date="2017-03-04T14:46:00Z"/>
          <w:sz w:val="24"/>
          <w:szCs w:val="24"/>
          <w:rPrChange w:id="421" w:author="ron gal" w:date="2017-03-04T14:46:00Z">
            <w:rPr>
              <w:del w:id="422" w:author="ron gal" w:date="2017-03-04T14:46:00Z"/>
            </w:rPr>
          </w:rPrChange>
        </w:rPr>
      </w:pPr>
      <w:del w:id="423" w:author="ron gal" w:date="2017-03-04T14:46:00Z">
        <w:r w:rsidDel="002C5F7C">
          <w:rPr>
            <w:sz w:val="24"/>
            <w:szCs w:val="24"/>
          </w:rPr>
          <w:delText>DTOs.Order Update(int id, DTOs.Order order);</w:delText>
        </w:r>
      </w:del>
    </w:p>
    <w:p w:rsidR="00481634" w:rsidRPr="002C5F7C" w:rsidDel="002C5F7C" w:rsidRDefault="00481634">
      <w:pPr>
        <w:rPr>
          <w:del w:id="424" w:author="ron gal" w:date="2017-03-04T14:46:00Z"/>
          <w:sz w:val="24"/>
          <w:szCs w:val="24"/>
          <w:rPrChange w:id="425" w:author="ron gal" w:date="2017-03-04T14:46:00Z">
            <w:rPr>
              <w:del w:id="426" w:author="ron gal" w:date="2017-03-04T14:46:00Z"/>
            </w:rPr>
          </w:rPrChange>
        </w:rPr>
      </w:pPr>
    </w:p>
    <w:p w:rsidR="00481634" w:rsidRPr="002C5F7C" w:rsidDel="002C5F7C" w:rsidRDefault="00471D70">
      <w:pPr>
        <w:rPr>
          <w:del w:id="427" w:author="ron gal" w:date="2017-03-04T14:46:00Z"/>
          <w:sz w:val="24"/>
          <w:szCs w:val="24"/>
          <w:rPrChange w:id="428" w:author="ron gal" w:date="2017-03-04T14:46:00Z">
            <w:rPr>
              <w:del w:id="429" w:author="ron gal" w:date="2017-03-04T14:46:00Z"/>
            </w:rPr>
          </w:rPrChange>
        </w:rPr>
      </w:pPr>
      <w:del w:id="430" w:author="ron gal" w:date="2017-03-04T14:46:00Z">
        <w:r w:rsidDel="002C5F7C">
          <w:rPr>
            <w:sz w:val="24"/>
            <w:szCs w:val="24"/>
          </w:rPr>
          <w:delText>List&lt;DTOs.Order&gt; SearchOptionalOrders(int? fieldId, string fieldName, int? fieldTypeId, DateTime date);</w:delText>
        </w:r>
      </w:del>
    </w:p>
    <w:p w:rsidR="00481634" w:rsidRPr="002C5F7C" w:rsidDel="002C5F7C" w:rsidRDefault="00481634">
      <w:pPr>
        <w:rPr>
          <w:del w:id="431" w:author="ron gal" w:date="2017-03-04T14:46:00Z"/>
          <w:sz w:val="24"/>
          <w:szCs w:val="24"/>
          <w:rPrChange w:id="432" w:author="ron gal" w:date="2017-03-04T14:46:00Z">
            <w:rPr>
              <w:del w:id="433" w:author="ron gal" w:date="2017-03-04T14:46:00Z"/>
            </w:rPr>
          </w:rPrChange>
        </w:rPr>
      </w:pPr>
    </w:p>
    <w:p w:rsidR="00481634" w:rsidRPr="002C5F7C" w:rsidRDefault="00471D70">
      <w:pPr>
        <w:rPr>
          <w:sz w:val="24"/>
          <w:szCs w:val="24"/>
          <w:rPrChange w:id="434" w:author="ron gal" w:date="2017-03-04T14:46:00Z">
            <w:rPr/>
          </w:rPrChange>
        </w:rPr>
      </w:pPr>
      <w:del w:id="435" w:author="ron gal" w:date="2017-03-04T14:46:00Z">
        <w:r w:rsidDel="002C5F7C">
          <w:rPr>
            <w:sz w:val="24"/>
            <w:szCs w:val="24"/>
          </w:rPr>
          <w:delText>IEnumerable&lt;DTOs.Order&gt; SearchAvailableOrdersToJoin(int? ownerId, string ownerName, int? orderId, int? orderStatusId, int? fieldId, string fieldName, DateTime? startDate, DateTime? endDate);</w:delText>
        </w:r>
      </w:del>
    </w:p>
    <w:p w:rsidR="00481634" w:rsidRDefault="00481634"/>
    <w:p w:rsidR="00481634" w:rsidRDefault="00481634"/>
    <w:p w:rsidR="00481634" w:rsidRDefault="00481634">
      <w:pPr>
        <w:bidi/>
      </w:pPr>
    </w:p>
    <w:p w:rsidR="00481634" w:rsidRDefault="00471D70" w:rsidP="00A27D69">
      <w:pPr>
        <w:bidi/>
      </w:pPr>
      <w:r>
        <w:rPr>
          <w:b/>
          <w:sz w:val="24"/>
          <w:szCs w:val="24"/>
          <w:rtl/>
        </w:rPr>
        <w:t xml:space="preserve">מחלקת </w:t>
      </w:r>
      <w:ins w:id="436" w:author="ron gal" w:date="2017-03-04T14:57:00Z">
        <w:r w:rsidR="00A27D69" w:rsidRPr="00A27D69">
          <w:rPr>
            <w:b/>
            <w:sz w:val="24"/>
            <w:szCs w:val="24"/>
            <w:rPrChange w:id="437" w:author="ron gal" w:date="2017-03-04T14:59:00Z">
              <w:rPr>
                <w:rFonts w:ascii="Consolas" w:hAnsi="Consolas" w:cs="Consolas"/>
                <w:color w:val="2B91AF"/>
                <w:sz w:val="19"/>
                <w:szCs w:val="19"/>
                <w:highlight w:val="white"/>
              </w:rPr>
            </w:rPrChange>
          </w:rPr>
          <w:t>OwnersDao</w:t>
        </w:r>
        <w:r w:rsidR="00A27D69" w:rsidDel="00A27D69">
          <w:rPr>
            <w:b/>
            <w:sz w:val="24"/>
            <w:szCs w:val="24"/>
          </w:rPr>
          <w:t xml:space="preserve"> </w:t>
        </w:r>
      </w:ins>
      <w:del w:id="438" w:author="ron gal" w:date="2017-03-04T14:57:00Z">
        <w:r w:rsidDel="00A27D69">
          <w:rPr>
            <w:b/>
            <w:sz w:val="24"/>
            <w:szCs w:val="24"/>
          </w:rPr>
          <w:delText>ComplaintsQueryProcessor</w:delText>
        </w:r>
      </w:del>
    </w:p>
    <w:p w:rsidR="00481634" w:rsidRPr="00A27D69" w:rsidRDefault="00471D70">
      <w:pPr>
        <w:bidi/>
        <w:rPr>
          <w:sz w:val="24"/>
          <w:szCs w:val="24"/>
          <w:rPrChange w:id="439" w:author="ron gal" w:date="2017-03-04T14:59:00Z">
            <w:rPr/>
          </w:rPrChange>
        </w:rPr>
        <w:pPrChange w:id="440" w:author="ron gal" w:date="2017-03-04T14:59:00Z">
          <w:pPr>
            <w:bidi/>
          </w:pPr>
        </w:pPrChange>
      </w:pPr>
      <w:r>
        <w:rPr>
          <w:sz w:val="24"/>
          <w:szCs w:val="24"/>
          <w:rtl/>
        </w:rPr>
        <w:t xml:space="preserve">מחלקה זו אחראית על ישות </w:t>
      </w:r>
      <w:del w:id="441" w:author="ron gal" w:date="2017-03-04T14:57:00Z">
        <w:r w:rsidDel="00A27D69">
          <w:rPr>
            <w:sz w:val="24"/>
            <w:szCs w:val="24"/>
            <w:rtl/>
          </w:rPr>
          <w:delText>התלונה</w:delText>
        </w:r>
      </w:del>
      <w:ins w:id="442" w:author="ron gal" w:date="2017-03-04T14:57:00Z">
        <w:r w:rsidR="00A27D69">
          <w:rPr>
            <w:rFonts w:hint="cs"/>
            <w:sz w:val="24"/>
            <w:szCs w:val="24"/>
            <w:rtl/>
          </w:rPr>
          <w:t>הבעלים</w:t>
        </w:r>
      </w:ins>
      <w:r>
        <w:rPr>
          <w:sz w:val="24"/>
          <w:szCs w:val="24"/>
          <w:rtl/>
        </w:rPr>
        <w:t>. מחלקה זו יורשת מ</w:t>
      </w:r>
      <w:ins w:id="443" w:author="ron gal" w:date="2017-03-04T14:57:00Z">
        <w:r w:rsidR="00A27D69" w:rsidDel="00A27D69">
          <w:rPr>
            <w:sz w:val="24"/>
            <w:szCs w:val="24"/>
            <w:rtl/>
          </w:rPr>
          <w:t xml:space="preserve"> </w:t>
        </w:r>
      </w:ins>
      <w:del w:id="444" w:author="ron gal" w:date="2017-03-04T14:57:00Z">
        <w:r w:rsidDel="00A27D69">
          <w:rPr>
            <w:sz w:val="24"/>
            <w:szCs w:val="24"/>
            <w:rtl/>
          </w:rPr>
          <w:delText>&lt;</w:delText>
        </w:r>
        <w:r w:rsidDel="00A27D69">
          <w:rPr>
            <w:sz w:val="24"/>
            <w:szCs w:val="24"/>
          </w:rPr>
          <w:delText>DBAccessBase&lt;Complaint</w:delText>
        </w:r>
      </w:del>
      <w:ins w:id="445" w:author="ron gal" w:date="2017-03-04T14:57:00Z">
        <w:r w:rsidR="00A27D69" w:rsidRPr="00A27D69">
          <w:rPr>
            <w:sz w:val="24"/>
            <w:szCs w:val="24"/>
            <w:rPrChange w:id="446" w:author="ron gal" w:date="2017-03-04T14:59:00Z">
              <w:rPr>
                <w:rFonts w:ascii="Consolas" w:hAnsi="Consolas" w:cs="Consolas"/>
                <w:color w:val="2B91AF"/>
                <w:sz w:val="19"/>
                <w:szCs w:val="19"/>
                <w:highlight w:val="white"/>
              </w:rPr>
            </w:rPrChange>
          </w:rPr>
          <w:t xml:space="preserve"> PersonDao</w:t>
        </w:r>
        <w:r w:rsidR="00A27D69" w:rsidRPr="00A27D69">
          <w:rPr>
            <w:sz w:val="24"/>
            <w:szCs w:val="24"/>
            <w:rPrChange w:id="447" w:author="ron gal" w:date="2017-03-04T14:59:00Z">
              <w:rPr>
                <w:rFonts w:ascii="Consolas" w:hAnsi="Consolas" w:cs="Consolas"/>
                <w:sz w:val="19"/>
                <w:szCs w:val="19"/>
                <w:highlight w:val="white"/>
              </w:rPr>
            </w:rPrChange>
          </w:rPr>
          <w:t>&lt;Domain.</w:t>
        </w:r>
        <w:r w:rsidR="00A27D69" w:rsidRPr="00A27D69">
          <w:rPr>
            <w:sz w:val="24"/>
            <w:szCs w:val="24"/>
            <w:rPrChange w:id="448" w:author="ron gal" w:date="2017-03-04T14:59:00Z">
              <w:rPr>
                <w:rFonts w:ascii="Consolas" w:hAnsi="Consolas" w:cs="Consolas"/>
                <w:color w:val="2B91AF"/>
                <w:sz w:val="19"/>
                <w:szCs w:val="19"/>
                <w:highlight w:val="white"/>
              </w:rPr>
            </w:rPrChange>
          </w:rPr>
          <w:t>Owner</w:t>
        </w:r>
        <w:r w:rsidR="00A27D69" w:rsidRPr="00A27D69">
          <w:rPr>
            <w:sz w:val="24"/>
            <w:szCs w:val="24"/>
            <w:rPrChange w:id="449" w:author="ron gal" w:date="2017-03-04T14:59:00Z">
              <w:rPr>
                <w:rFonts w:ascii="Consolas" w:hAnsi="Consolas" w:cs="Consolas"/>
                <w:sz w:val="19"/>
                <w:szCs w:val="19"/>
                <w:highlight w:val="white"/>
              </w:rPr>
            </w:rPrChange>
          </w:rPr>
          <w:t>&gt;</w:t>
        </w:r>
      </w:ins>
      <w:r>
        <w:rPr>
          <w:sz w:val="24"/>
          <w:szCs w:val="24"/>
          <w:rtl/>
        </w:rPr>
        <w:t xml:space="preserve"> ומממשת את הממשק </w:t>
      </w:r>
      <w:ins w:id="450" w:author="ron gal" w:date="2017-03-04T14:58:00Z">
        <w:r w:rsidR="00A27D69" w:rsidRPr="00A27D69">
          <w:rPr>
            <w:sz w:val="24"/>
            <w:szCs w:val="24"/>
            <w:rPrChange w:id="451" w:author="ron gal" w:date="2017-03-04T14:59:00Z">
              <w:rPr>
                <w:rFonts w:ascii="Consolas" w:hAnsi="Consolas" w:cs="Consolas"/>
                <w:color w:val="2B91AF"/>
                <w:sz w:val="19"/>
                <w:szCs w:val="19"/>
                <w:highlight w:val="white"/>
              </w:rPr>
            </w:rPrChange>
          </w:rPr>
          <w:t>IOwnersDao</w:t>
        </w:r>
        <w:r w:rsidR="00A27D69" w:rsidDel="00A27D69">
          <w:rPr>
            <w:sz w:val="24"/>
            <w:szCs w:val="24"/>
          </w:rPr>
          <w:t xml:space="preserve"> </w:t>
        </w:r>
      </w:ins>
      <w:del w:id="452" w:author="ron gal" w:date="2017-03-04T14:58:00Z">
        <w:r w:rsidDel="00A27D69">
          <w:rPr>
            <w:sz w:val="24"/>
            <w:szCs w:val="24"/>
          </w:rPr>
          <w:delText>IComplaintsQueryProcessor</w:delText>
        </w:r>
      </w:del>
      <w:r>
        <w:rPr>
          <w:sz w:val="24"/>
          <w:szCs w:val="24"/>
          <w:rtl/>
        </w:rPr>
        <w:t xml:space="preserve">. </w:t>
      </w:r>
      <w:ins w:id="453" w:author="ron gal" w:date="2017-03-04T14:58:00Z">
        <w:r w:rsidR="00A27D69">
          <w:rPr>
            <w:rFonts w:hint="cs"/>
            <w:sz w:val="24"/>
            <w:szCs w:val="24"/>
            <w:rtl/>
          </w:rPr>
          <w:t xml:space="preserve">המחלה </w:t>
        </w:r>
      </w:ins>
      <w:del w:id="454" w:author="ron gal" w:date="2017-03-04T14:58:00Z">
        <w:r w:rsidDel="00A27D69">
          <w:rPr>
            <w:sz w:val="24"/>
            <w:szCs w:val="24"/>
            <w:rtl/>
          </w:rPr>
          <w:delText xml:space="preserve">תבצע </w:delText>
        </w:r>
      </w:del>
      <w:ins w:id="455" w:author="ron gal" w:date="2017-03-04T14:58:00Z">
        <w:r w:rsidR="00A27D69">
          <w:rPr>
            <w:rFonts w:hint="cs"/>
            <w:sz w:val="24"/>
            <w:szCs w:val="24"/>
            <w:rtl/>
          </w:rPr>
          <w:t xml:space="preserve">מבצעת </w:t>
        </w:r>
      </w:ins>
      <w:r>
        <w:rPr>
          <w:sz w:val="24"/>
          <w:szCs w:val="24"/>
          <w:rtl/>
        </w:rPr>
        <w:t>הכנסה</w:t>
      </w:r>
      <w:del w:id="456" w:author="ron gal" w:date="2017-03-04T14:58:00Z">
        <w:r w:rsidDel="00A27D69">
          <w:rPr>
            <w:sz w:val="24"/>
            <w:szCs w:val="24"/>
            <w:rtl/>
          </w:rPr>
          <w:delText>,</w:delText>
        </w:r>
      </w:del>
      <w:r>
        <w:rPr>
          <w:sz w:val="24"/>
          <w:szCs w:val="24"/>
          <w:rtl/>
        </w:rPr>
        <w:t xml:space="preserve"> </w:t>
      </w:r>
      <w:ins w:id="457" w:author="ron gal" w:date="2017-03-04T14:58:00Z">
        <w:r w:rsidR="00A27D69">
          <w:rPr>
            <w:rFonts w:hint="cs"/>
            <w:sz w:val="24"/>
            <w:szCs w:val="24"/>
            <w:rtl/>
          </w:rPr>
          <w:t>ו</w:t>
        </w:r>
      </w:ins>
      <w:r>
        <w:rPr>
          <w:sz w:val="24"/>
          <w:szCs w:val="24"/>
          <w:rtl/>
        </w:rPr>
        <w:t xml:space="preserve">עדכון של </w:t>
      </w:r>
      <w:del w:id="458" w:author="ron gal" w:date="2017-03-04T14:58:00Z">
        <w:r w:rsidDel="00A27D69">
          <w:rPr>
            <w:sz w:val="24"/>
            <w:szCs w:val="24"/>
            <w:rtl/>
          </w:rPr>
          <w:delText xml:space="preserve">תלונה </w:delText>
        </w:r>
      </w:del>
      <w:ins w:id="459" w:author="ron gal" w:date="2017-03-04T14:58:00Z">
        <w:r w:rsidR="00A27D69">
          <w:rPr>
            <w:rFonts w:hint="cs"/>
            <w:sz w:val="24"/>
            <w:szCs w:val="24"/>
            <w:rtl/>
          </w:rPr>
          <w:t>בעלים</w:t>
        </w:r>
        <w:r w:rsidR="00A27D69">
          <w:rPr>
            <w:sz w:val="24"/>
            <w:szCs w:val="24"/>
            <w:rtl/>
          </w:rPr>
          <w:t xml:space="preserve"> </w:t>
        </w:r>
      </w:ins>
      <w:r>
        <w:rPr>
          <w:sz w:val="24"/>
          <w:szCs w:val="24"/>
          <w:rtl/>
        </w:rPr>
        <w:t xml:space="preserve">במסד הנתונים. כמו כן, מחלקה זו אחראית על החזרת </w:t>
      </w:r>
      <w:del w:id="460" w:author="ron gal" w:date="2017-03-04T14:58:00Z">
        <w:r w:rsidDel="00A27D69">
          <w:rPr>
            <w:sz w:val="24"/>
            <w:szCs w:val="24"/>
            <w:rtl/>
          </w:rPr>
          <w:delText xml:space="preserve">התלונות </w:delText>
        </w:r>
      </w:del>
      <w:ins w:id="461" w:author="ron gal" w:date="2017-03-04T14:58:00Z">
        <w:r w:rsidR="00A27D69">
          <w:rPr>
            <w:rFonts w:hint="cs"/>
            <w:sz w:val="24"/>
            <w:szCs w:val="24"/>
            <w:rtl/>
          </w:rPr>
          <w:t xml:space="preserve">הבעלים </w:t>
        </w:r>
      </w:ins>
      <w:r>
        <w:rPr>
          <w:sz w:val="24"/>
          <w:szCs w:val="24"/>
          <w:rtl/>
        </w:rPr>
        <w:t>בהתאם לפרמטרים האפשרים ממסכי המערכת השונים. המחלקה תכיל את הפעולות הבאות:</w:t>
      </w:r>
    </w:p>
    <w:p w:rsidR="00A27D69" w:rsidRPr="00A27D69" w:rsidRDefault="00A27D69">
      <w:pPr>
        <w:rPr>
          <w:ins w:id="462" w:author="ron gal" w:date="2017-03-04T14:59:00Z"/>
          <w:sz w:val="24"/>
          <w:szCs w:val="24"/>
          <w:rPrChange w:id="463" w:author="ron gal" w:date="2017-03-04T14:59:00Z">
            <w:rPr>
              <w:ins w:id="464" w:author="ron gal" w:date="2017-03-04T14:59:00Z"/>
              <w:rFonts w:ascii="Consolas" w:hAnsi="Consolas" w:cs="Consolas"/>
              <w:sz w:val="19"/>
              <w:szCs w:val="19"/>
              <w:highlight w:val="white"/>
            </w:rPr>
          </w:rPrChange>
        </w:rPr>
        <w:pPrChange w:id="465" w:author="ron gal" w:date="2017-03-04T14:59:00Z">
          <w:pPr>
            <w:autoSpaceDE w:val="0"/>
            <w:autoSpaceDN w:val="0"/>
            <w:adjustRightInd w:val="0"/>
            <w:spacing w:line="240" w:lineRule="auto"/>
          </w:pPr>
        </w:pPrChange>
      </w:pPr>
      <w:ins w:id="466" w:author="ron gal" w:date="2017-03-04T14:59:00Z">
        <w:r w:rsidRPr="00A27D69">
          <w:rPr>
            <w:sz w:val="24"/>
            <w:szCs w:val="24"/>
            <w:rPrChange w:id="467" w:author="ron gal" w:date="2017-03-04T14:59:00Z">
              <w:rPr>
                <w:rFonts w:ascii="Consolas" w:hAnsi="Consolas" w:cs="Consolas"/>
                <w:sz w:val="19"/>
                <w:szCs w:val="19"/>
                <w:highlight w:val="white"/>
              </w:rPr>
            </w:rPrChange>
          </w:rPr>
          <w:t xml:space="preserve">        Domain.</w:t>
        </w:r>
        <w:r w:rsidRPr="00A27D69">
          <w:rPr>
            <w:sz w:val="24"/>
            <w:szCs w:val="24"/>
            <w:rPrChange w:id="468" w:author="ron gal" w:date="2017-03-04T14:59:00Z">
              <w:rPr>
                <w:rFonts w:ascii="Consolas" w:hAnsi="Consolas" w:cs="Consolas"/>
                <w:color w:val="2B91AF"/>
                <w:sz w:val="19"/>
                <w:szCs w:val="19"/>
                <w:highlight w:val="white"/>
              </w:rPr>
            </w:rPrChange>
          </w:rPr>
          <w:t>Owner</w:t>
        </w:r>
        <w:r w:rsidRPr="00A27D69">
          <w:rPr>
            <w:sz w:val="24"/>
            <w:szCs w:val="24"/>
            <w:rPrChange w:id="469" w:author="ron gal" w:date="2017-03-04T14:59:00Z">
              <w:rPr>
                <w:rFonts w:ascii="Consolas" w:hAnsi="Consolas" w:cs="Consolas"/>
                <w:sz w:val="19"/>
                <w:szCs w:val="19"/>
                <w:highlight w:val="white"/>
              </w:rPr>
            </w:rPrChange>
          </w:rPr>
          <w:t xml:space="preserve"> Get(</w:t>
        </w:r>
        <w:r w:rsidRPr="00A27D69">
          <w:rPr>
            <w:sz w:val="24"/>
            <w:szCs w:val="24"/>
            <w:rPrChange w:id="470" w:author="ron gal" w:date="2017-03-04T14:59:00Z">
              <w:rPr>
                <w:rFonts w:ascii="Consolas" w:hAnsi="Consolas" w:cs="Consolas"/>
                <w:color w:val="0000FF"/>
                <w:sz w:val="19"/>
                <w:szCs w:val="19"/>
                <w:highlight w:val="white"/>
              </w:rPr>
            </w:rPrChange>
          </w:rPr>
          <w:t>int</w:t>
        </w:r>
        <w:r w:rsidRPr="00A27D69">
          <w:rPr>
            <w:sz w:val="24"/>
            <w:szCs w:val="24"/>
            <w:rPrChange w:id="471" w:author="ron gal" w:date="2017-03-04T14:59:00Z">
              <w:rPr>
                <w:rFonts w:ascii="Consolas" w:hAnsi="Consolas" w:cs="Consolas"/>
                <w:sz w:val="19"/>
                <w:szCs w:val="19"/>
                <w:highlight w:val="white"/>
              </w:rPr>
            </w:rPrChange>
          </w:rPr>
          <w:t xml:space="preserve"> id);</w:t>
        </w:r>
      </w:ins>
    </w:p>
    <w:p w:rsidR="00A27D69" w:rsidRPr="00A27D69" w:rsidRDefault="00A27D69">
      <w:pPr>
        <w:rPr>
          <w:ins w:id="472" w:author="ron gal" w:date="2017-03-04T14:59:00Z"/>
          <w:sz w:val="24"/>
          <w:szCs w:val="24"/>
          <w:rPrChange w:id="473" w:author="ron gal" w:date="2017-03-04T14:59:00Z">
            <w:rPr>
              <w:ins w:id="474" w:author="ron gal" w:date="2017-03-04T14:59:00Z"/>
              <w:rFonts w:ascii="Consolas" w:hAnsi="Consolas" w:cs="Consolas"/>
              <w:sz w:val="19"/>
              <w:szCs w:val="19"/>
              <w:highlight w:val="white"/>
            </w:rPr>
          </w:rPrChange>
        </w:rPr>
        <w:pPrChange w:id="475" w:author="ron gal" w:date="2017-03-04T14:59:00Z">
          <w:pPr>
            <w:autoSpaceDE w:val="0"/>
            <w:autoSpaceDN w:val="0"/>
            <w:adjustRightInd w:val="0"/>
            <w:spacing w:line="240" w:lineRule="auto"/>
          </w:pPr>
        </w:pPrChange>
      </w:pPr>
      <w:ins w:id="476" w:author="ron gal" w:date="2017-03-04T14:59:00Z">
        <w:r w:rsidRPr="00A27D69">
          <w:rPr>
            <w:sz w:val="24"/>
            <w:szCs w:val="24"/>
            <w:rPrChange w:id="477" w:author="ron gal" w:date="2017-03-04T14:59:00Z">
              <w:rPr>
                <w:rFonts w:ascii="Consolas" w:hAnsi="Consolas" w:cs="Consolas"/>
                <w:sz w:val="19"/>
                <w:szCs w:val="19"/>
                <w:highlight w:val="white"/>
              </w:rPr>
            </w:rPrChange>
          </w:rPr>
          <w:t xml:space="preserve">        </w:t>
        </w:r>
        <w:r w:rsidRPr="00A27D69">
          <w:rPr>
            <w:sz w:val="24"/>
            <w:szCs w:val="24"/>
            <w:rPrChange w:id="478" w:author="ron gal" w:date="2017-03-04T14:59:00Z">
              <w:rPr>
                <w:rFonts w:ascii="Consolas" w:hAnsi="Consolas" w:cs="Consolas"/>
                <w:color w:val="2B91AF"/>
                <w:sz w:val="19"/>
                <w:szCs w:val="19"/>
                <w:highlight w:val="white"/>
              </w:rPr>
            </w:rPrChange>
          </w:rPr>
          <w:t>Owner</w:t>
        </w:r>
        <w:r w:rsidRPr="00A27D69">
          <w:rPr>
            <w:sz w:val="24"/>
            <w:szCs w:val="24"/>
            <w:rPrChange w:id="479" w:author="ron gal" w:date="2017-03-04T14:59:00Z">
              <w:rPr>
                <w:rFonts w:ascii="Consolas" w:hAnsi="Consolas" w:cs="Consolas"/>
                <w:sz w:val="19"/>
                <w:szCs w:val="19"/>
                <w:highlight w:val="white"/>
              </w:rPr>
            </w:rPrChange>
          </w:rPr>
          <w:t xml:space="preserve"> Save(</w:t>
        </w:r>
        <w:r w:rsidRPr="00A27D69">
          <w:rPr>
            <w:sz w:val="24"/>
            <w:szCs w:val="24"/>
            <w:rPrChange w:id="480" w:author="ron gal" w:date="2017-03-04T14:59:00Z">
              <w:rPr>
                <w:rFonts w:ascii="Consolas" w:hAnsi="Consolas" w:cs="Consolas"/>
                <w:color w:val="2B91AF"/>
                <w:sz w:val="19"/>
                <w:szCs w:val="19"/>
                <w:highlight w:val="white"/>
              </w:rPr>
            </w:rPrChange>
          </w:rPr>
          <w:t>PersonLogin</w:t>
        </w:r>
        <w:r w:rsidRPr="00A27D69">
          <w:rPr>
            <w:sz w:val="24"/>
            <w:szCs w:val="24"/>
            <w:rPrChange w:id="481" w:author="ron gal" w:date="2017-03-04T14:59:00Z">
              <w:rPr>
                <w:rFonts w:ascii="Consolas" w:hAnsi="Consolas" w:cs="Consolas"/>
                <w:sz w:val="19"/>
                <w:szCs w:val="19"/>
                <w:highlight w:val="white"/>
              </w:rPr>
            </w:rPrChange>
          </w:rPr>
          <w:t xml:space="preserve"> owner);</w:t>
        </w:r>
      </w:ins>
    </w:p>
    <w:p w:rsidR="00A27D69" w:rsidRDefault="00A27D69">
      <w:pPr>
        <w:rPr>
          <w:ins w:id="482" w:author="ron gal" w:date="2017-03-04T14:59:00Z"/>
          <w:sz w:val="24"/>
          <w:szCs w:val="24"/>
        </w:rPr>
        <w:pPrChange w:id="483" w:author="ron gal" w:date="2017-03-04T14:59:00Z">
          <w:pPr>
            <w:bidi/>
          </w:pPr>
        </w:pPrChange>
      </w:pPr>
      <w:ins w:id="484" w:author="ron gal" w:date="2017-03-04T14:59:00Z">
        <w:r w:rsidRPr="00A27D69">
          <w:rPr>
            <w:sz w:val="24"/>
            <w:szCs w:val="24"/>
            <w:rPrChange w:id="485" w:author="ron gal" w:date="2017-03-04T14:59:00Z">
              <w:rPr>
                <w:rFonts w:ascii="Consolas" w:hAnsi="Consolas" w:cs="Consolas"/>
                <w:sz w:val="19"/>
                <w:szCs w:val="19"/>
                <w:highlight w:val="white"/>
              </w:rPr>
            </w:rPrChange>
          </w:rPr>
          <w:t xml:space="preserve">        </w:t>
        </w:r>
        <w:r w:rsidRPr="00A27D69">
          <w:rPr>
            <w:sz w:val="24"/>
            <w:szCs w:val="24"/>
            <w:rPrChange w:id="486" w:author="ron gal" w:date="2017-03-04T14:59:00Z">
              <w:rPr>
                <w:rFonts w:ascii="Consolas" w:hAnsi="Consolas" w:cs="Consolas"/>
                <w:color w:val="0000FF"/>
                <w:sz w:val="19"/>
                <w:szCs w:val="19"/>
                <w:highlight w:val="white"/>
              </w:rPr>
            </w:rPrChange>
          </w:rPr>
          <w:t>bool</w:t>
        </w:r>
        <w:r w:rsidRPr="00A27D69">
          <w:rPr>
            <w:sz w:val="24"/>
            <w:szCs w:val="24"/>
            <w:rPrChange w:id="487" w:author="ron gal" w:date="2017-03-04T14:59:00Z">
              <w:rPr>
                <w:rFonts w:ascii="Consolas" w:hAnsi="Consolas" w:cs="Consolas"/>
                <w:sz w:val="19"/>
                <w:szCs w:val="19"/>
                <w:highlight w:val="white"/>
              </w:rPr>
            </w:rPrChange>
          </w:rPr>
          <w:t xml:space="preserve"> Exists(</w:t>
        </w:r>
        <w:r w:rsidRPr="00A27D69">
          <w:rPr>
            <w:sz w:val="24"/>
            <w:szCs w:val="24"/>
            <w:rPrChange w:id="488" w:author="ron gal" w:date="2017-03-04T14:59:00Z">
              <w:rPr>
                <w:rFonts w:ascii="Consolas" w:hAnsi="Consolas" w:cs="Consolas"/>
                <w:color w:val="0000FF"/>
                <w:sz w:val="19"/>
                <w:szCs w:val="19"/>
                <w:highlight w:val="white"/>
              </w:rPr>
            </w:rPrChange>
          </w:rPr>
          <w:t>string</w:t>
        </w:r>
        <w:r w:rsidRPr="00A27D69">
          <w:rPr>
            <w:sz w:val="24"/>
            <w:szCs w:val="24"/>
            <w:rPrChange w:id="489" w:author="ron gal" w:date="2017-03-04T14:59:00Z">
              <w:rPr>
                <w:rFonts w:ascii="Consolas" w:hAnsi="Consolas" w:cs="Consolas"/>
                <w:sz w:val="19"/>
                <w:szCs w:val="19"/>
                <w:highlight w:val="white"/>
              </w:rPr>
            </w:rPrChange>
          </w:rPr>
          <w:t xml:space="preserve"> username);</w:t>
        </w:r>
        <w:r w:rsidDel="00A27D69">
          <w:rPr>
            <w:sz w:val="24"/>
            <w:szCs w:val="24"/>
          </w:rPr>
          <w:t xml:space="preserve"> </w:t>
        </w:r>
      </w:ins>
    </w:p>
    <w:p w:rsidR="00481634" w:rsidDel="00A27D69" w:rsidRDefault="00471D70">
      <w:pPr>
        <w:bidi/>
        <w:rPr>
          <w:del w:id="490" w:author="ron gal" w:date="2017-03-04T14:59:00Z"/>
        </w:rPr>
        <w:pPrChange w:id="491" w:author="ron gal" w:date="2017-03-04T14:59:00Z">
          <w:pPr/>
        </w:pPrChange>
      </w:pPr>
      <w:del w:id="492" w:author="ron gal" w:date="2017-03-04T14:59:00Z">
        <w:r w:rsidDel="00A27D69">
          <w:rPr>
            <w:sz w:val="24"/>
            <w:szCs w:val="24"/>
          </w:rPr>
          <w:delText>IEnumerable&lt;DTOs.Complaint&gt; Search(int? customerId, DateTime? fromDate, DateTime? untilDate, int? complaintType);</w:delText>
        </w:r>
      </w:del>
    </w:p>
    <w:p w:rsidR="00481634" w:rsidDel="00A27D69" w:rsidRDefault="00481634">
      <w:pPr>
        <w:bidi/>
        <w:rPr>
          <w:del w:id="493" w:author="ron gal" w:date="2017-03-04T14:59:00Z"/>
        </w:rPr>
        <w:pPrChange w:id="494" w:author="ron gal" w:date="2017-03-04T14:59:00Z">
          <w:pPr/>
        </w:pPrChange>
      </w:pPr>
    </w:p>
    <w:p w:rsidR="00481634" w:rsidDel="00A27D69" w:rsidRDefault="00471D70">
      <w:pPr>
        <w:bidi/>
        <w:rPr>
          <w:del w:id="495" w:author="ron gal" w:date="2017-03-04T14:59:00Z"/>
        </w:rPr>
        <w:pPrChange w:id="496" w:author="ron gal" w:date="2017-03-04T14:59:00Z">
          <w:pPr/>
        </w:pPrChange>
      </w:pPr>
      <w:del w:id="497" w:author="ron gal" w:date="2017-03-04T14:59:00Z">
        <w:r w:rsidDel="00A27D69">
          <w:rPr>
            <w:sz w:val="24"/>
            <w:szCs w:val="24"/>
          </w:rPr>
          <w:delText>DTOs.Complaint GetComplaint(int id);</w:delText>
        </w:r>
      </w:del>
    </w:p>
    <w:p w:rsidR="00481634" w:rsidDel="00A27D69" w:rsidRDefault="00481634">
      <w:pPr>
        <w:bidi/>
        <w:rPr>
          <w:del w:id="498" w:author="ron gal" w:date="2017-03-04T14:59:00Z"/>
        </w:rPr>
        <w:pPrChange w:id="499" w:author="ron gal" w:date="2017-03-04T14:59:00Z">
          <w:pPr/>
        </w:pPrChange>
      </w:pPr>
    </w:p>
    <w:p w:rsidR="00481634" w:rsidDel="00A27D69" w:rsidRDefault="00471D70">
      <w:pPr>
        <w:bidi/>
        <w:rPr>
          <w:del w:id="500" w:author="ron gal" w:date="2017-03-04T14:59:00Z"/>
        </w:rPr>
        <w:pPrChange w:id="501" w:author="ron gal" w:date="2017-03-04T14:59:00Z">
          <w:pPr/>
        </w:pPrChange>
      </w:pPr>
      <w:del w:id="502" w:author="ron gal" w:date="2017-03-04T14:59:00Z">
        <w:r w:rsidDel="00A27D69">
          <w:rPr>
            <w:sz w:val="24"/>
            <w:szCs w:val="24"/>
          </w:rPr>
          <w:delText>DTOs.Complaint Save(DTOs.Complaint complaint);</w:delText>
        </w:r>
      </w:del>
    </w:p>
    <w:p w:rsidR="00481634" w:rsidDel="00A27D69" w:rsidRDefault="00471D70">
      <w:pPr>
        <w:bidi/>
        <w:rPr>
          <w:del w:id="503" w:author="ron gal" w:date="2017-03-04T14:59:00Z"/>
        </w:rPr>
        <w:pPrChange w:id="504" w:author="ron gal" w:date="2017-03-04T14:59:00Z">
          <w:pPr>
            <w:bidi/>
          </w:pPr>
        </w:pPrChange>
      </w:pPr>
      <w:del w:id="505" w:author="ron gal" w:date="2017-03-04T14:59:00Z">
        <w:r w:rsidDel="00A27D69">
          <w:rPr>
            <w:b/>
            <w:sz w:val="24"/>
            <w:szCs w:val="24"/>
            <w:rtl/>
          </w:rPr>
          <w:delText xml:space="preserve">מחלקת </w:delText>
        </w:r>
      </w:del>
      <w:del w:id="506" w:author="ron gal" w:date="2017-03-04T14:57:00Z">
        <w:r w:rsidDel="00A27D69">
          <w:rPr>
            <w:b/>
            <w:sz w:val="24"/>
            <w:szCs w:val="24"/>
          </w:rPr>
          <w:delText>ReviewsQueryProcessor</w:delText>
        </w:r>
      </w:del>
    </w:p>
    <w:p w:rsidR="00481634" w:rsidDel="00A27D69" w:rsidRDefault="00471D70">
      <w:pPr>
        <w:bidi/>
        <w:rPr>
          <w:del w:id="507" w:author="ron gal" w:date="2017-03-04T14:59:00Z"/>
        </w:rPr>
      </w:pPr>
      <w:del w:id="508" w:author="ron gal" w:date="2017-03-04T14:59:00Z">
        <w:r w:rsidDel="00A27D69">
          <w:rPr>
            <w:sz w:val="24"/>
            <w:szCs w:val="24"/>
            <w:rtl/>
          </w:rPr>
          <w:delText xml:space="preserve">המחלקה אחראית על הישות חוות דעת של לקוחות על לקוחות אחרים. מחלקה זו יורשת </w:delText>
        </w:r>
      </w:del>
    </w:p>
    <w:p w:rsidR="00481634" w:rsidDel="00A27D69" w:rsidRDefault="00471D70">
      <w:pPr>
        <w:bidi/>
        <w:rPr>
          <w:del w:id="509" w:author="ron gal" w:date="2017-03-04T14:59:00Z"/>
        </w:rPr>
      </w:pPr>
      <w:del w:id="510" w:author="ron gal" w:date="2017-03-04T14:59:00Z">
        <w:r w:rsidDel="00A27D69">
          <w:rPr>
            <w:sz w:val="24"/>
            <w:szCs w:val="24"/>
            <w:rtl/>
          </w:rPr>
          <w:delText>מ &lt;</w:delText>
        </w:r>
        <w:r w:rsidDel="00A27D69">
          <w:rPr>
            <w:sz w:val="24"/>
            <w:szCs w:val="24"/>
          </w:rPr>
          <w:delText>DBAccessBase&lt;Review</w:delText>
        </w:r>
        <w:r w:rsidDel="00A27D69">
          <w:rPr>
            <w:sz w:val="24"/>
            <w:szCs w:val="24"/>
            <w:rtl/>
          </w:rPr>
          <w:delText xml:space="preserve"> ומממשת את הממשק </w:delText>
        </w:r>
        <w:r w:rsidDel="00A27D69">
          <w:rPr>
            <w:sz w:val="24"/>
            <w:szCs w:val="24"/>
          </w:rPr>
          <w:delText>IReviewsQueryProcessor</w:delText>
        </w:r>
        <w:r w:rsidDel="00A27D69">
          <w:rPr>
            <w:sz w:val="24"/>
            <w:szCs w:val="24"/>
            <w:rtl/>
          </w:rPr>
          <w:delText>. תבצע הכנסה, עדכון של חוות דעת במסד הנתונים. כמו כן, המחלקה תבצע שליפה של הישויות ממסד הנתונים בהתאם לפרמטרים האפשרים ממסכי המערכת השונים.</w:delText>
        </w:r>
      </w:del>
    </w:p>
    <w:p w:rsidR="00481634" w:rsidDel="00A27D69" w:rsidRDefault="00481634">
      <w:pPr>
        <w:bidi/>
        <w:rPr>
          <w:del w:id="511" w:author="ron gal" w:date="2017-03-04T14:59:00Z"/>
        </w:rPr>
      </w:pPr>
    </w:p>
    <w:p w:rsidR="00481634" w:rsidDel="00A27D69" w:rsidRDefault="00471D70">
      <w:pPr>
        <w:rPr>
          <w:del w:id="512" w:author="ron gal" w:date="2017-03-04T14:59:00Z"/>
        </w:rPr>
      </w:pPr>
      <w:del w:id="513" w:author="ron gal" w:date="2017-03-04T14:59:00Z">
        <w:r w:rsidDel="00A27D69">
          <w:rPr>
            <w:sz w:val="24"/>
            <w:szCs w:val="24"/>
          </w:rPr>
          <w:delText>IEnumerable&lt;DTOs.Review&gt; Search(int reviewedCustomerId);</w:delText>
        </w:r>
      </w:del>
    </w:p>
    <w:p w:rsidR="00481634" w:rsidDel="00A27D69" w:rsidRDefault="00481634">
      <w:pPr>
        <w:rPr>
          <w:del w:id="514" w:author="ron gal" w:date="2017-03-04T14:59:00Z"/>
        </w:rPr>
      </w:pPr>
    </w:p>
    <w:p w:rsidR="00481634" w:rsidDel="00A27D69" w:rsidRDefault="00471D70">
      <w:pPr>
        <w:rPr>
          <w:del w:id="515" w:author="ron gal" w:date="2017-03-04T14:59:00Z"/>
        </w:rPr>
      </w:pPr>
      <w:del w:id="516" w:author="ron gal" w:date="2017-03-04T14:59:00Z">
        <w:r w:rsidDel="00A27D69">
          <w:rPr>
            <w:sz w:val="24"/>
            <w:szCs w:val="24"/>
          </w:rPr>
          <w:delText>DTOs.Review GetReview(int id);</w:delText>
        </w:r>
      </w:del>
    </w:p>
    <w:p w:rsidR="00481634" w:rsidDel="00A27D69" w:rsidRDefault="00481634">
      <w:pPr>
        <w:rPr>
          <w:del w:id="517" w:author="ron gal" w:date="2017-03-04T14:59:00Z"/>
        </w:rPr>
      </w:pPr>
    </w:p>
    <w:p w:rsidR="00481634" w:rsidDel="00A27D69" w:rsidRDefault="00471D70">
      <w:pPr>
        <w:rPr>
          <w:del w:id="518" w:author="ron gal" w:date="2017-03-04T14:59:00Z"/>
        </w:rPr>
      </w:pPr>
      <w:del w:id="519" w:author="ron gal" w:date="2017-03-04T14:59:00Z">
        <w:r w:rsidDel="00A27D69">
          <w:rPr>
            <w:sz w:val="24"/>
            <w:szCs w:val="24"/>
          </w:rPr>
          <w:delText>DTOs.Review Save(DTOs.Review review);</w:delText>
        </w:r>
      </w:del>
    </w:p>
    <w:p w:rsidR="00481634" w:rsidDel="00A27D69" w:rsidRDefault="00481634">
      <w:pPr>
        <w:rPr>
          <w:del w:id="520" w:author="ron gal" w:date="2017-03-04T14:59:00Z"/>
        </w:rPr>
      </w:pPr>
    </w:p>
    <w:p w:rsidR="00481634" w:rsidDel="00A27D69" w:rsidRDefault="00471D70">
      <w:pPr>
        <w:rPr>
          <w:del w:id="521" w:author="ron gal" w:date="2017-03-04T14:59:00Z"/>
        </w:rPr>
      </w:pPr>
      <w:del w:id="522" w:author="ron gal" w:date="2017-03-04T14:59:00Z">
        <w:r w:rsidDel="00A27D69">
          <w:rPr>
            <w:sz w:val="24"/>
            <w:szCs w:val="24"/>
          </w:rPr>
          <w:delText>DTOs.Review Update(int id, DTOs.Review review);</w:delText>
        </w:r>
      </w:del>
    </w:p>
    <w:p w:rsidR="00481634" w:rsidRDefault="00481634"/>
    <w:p w:rsidR="00481634" w:rsidRDefault="00471D70" w:rsidP="00A27D69">
      <w:pPr>
        <w:bidi/>
      </w:pPr>
      <w:r>
        <w:rPr>
          <w:b/>
          <w:sz w:val="24"/>
          <w:szCs w:val="24"/>
          <w:rtl/>
        </w:rPr>
        <w:t xml:space="preserve">מחלקת </w:t>
      </w:r>
      <w:ins w:id="523" w:author="ron gal" w:date="2017-03-04T14:57:00Z">
        <w:r w:rsidR="00A27D69" w:rsidRPr="00A27D69">
          <w:rPr>
            <w:b/>
            <w:sz w:val="24"/>
            <w:szCs w:val="24"/>
            <w:rPrChange w:id="524" w:author="ron gal" w:date="2017-03-04T14:59:00Z">
              <w:rPr>
                <w:rFonts w:ascii="Consolas" w:hAnsi="Consolas" w:cs="Consolas"/>
                <w:color w:val="2B91AF"/>
                <w:sz w:val="19"/>
                <w:szCs w:val="19"/>
                <w:highlight w:val="white"/>
              </w:rPr>
            </w:rPrChange>
          </w:rPr>
          <w:t>TreatmentsDao</w:t>
        </w:r>
        <w:r w:rsidR="00A27D69" w:rsidDel="00A27D69">
          <w:rPr>
            <w:b/>
            <w:sz w:val="24"/>
            <w:szCs w:val="24"/>
          </w:rPr>
          <w:t xml:space="preserve"> </w:t>
        </w:r>
      </w:ins>
      <w:del w:id="525" w:author="ron gal" w:date="2017-03-04T14:57:00Z">
        <w:r w:rsidDel="00A27D69">
          <w:rPr>
            <w:b/>
            <w:sz w:val="24"/>
            <w:szCs w:val="24"/>
          </w:rPr>
          <w:delText>ParticipantsQueryProcessor</w:delText>
        </w:r>
      </w:del>
    </w:p>
    <w:p w:rsidR="00A27D69" w:rsidRPr="0010413E" w:rsidRDefault="00471D70" w:rsidP="00A27D69">
      <w:pPr>
        <w:bidi/>
        <w:rPr>
          <w:ins w:id="526" w:author="ron gal" w:date="2017-03-04T15:04:00Z"/>
          <w:sz w:val="24"/>
          <w:szCs w:val="24"/>
        </w:rPr>
      </w:pPr>
      <w:r>
        <w:rPr>
          <w:sz w:val="24"/>
          <w:szCs w:val="24"/>
          <w:rtl/>
        </w:rPr>
        <w:t xml:space="preserve">מחלקה זו אחראית על ישות </w:t>
      </w:r>
      <w:del w:id="527" w:author="ron gal" w:date="2017-03-04T15:00:00Z">
        <w:r w:rsidDel="00A27D69">
          <w:rPr>
            <w:sz w:val="24"/>
            <w:szCs w:val="24"/>
            <w:rtl/>
          </w:rPr>
          <w:delText xml:space="preserve">ההצטרפות </w:delText>
        </w:r>
      </w:del>
      <w:ins w:id="528" w:author="ron gal" w:date="2017-03-04T15:00:00Z">
        <w:r w:rsidR="00A27D69">
          <w:rPr>
            <w:rFonts w:hint="cs"/>
            <w:sz w:val="24"/>
            <w:szCs w:val="24"/>
            <w:rtl/>
          </w:rPr>
          <w:t>דו"ח הטיפול</w:t>
        </w:r>
      </w:ins>
      <w:del w:id="529" w:author="ron gal" w:date="2017-03-04T15:00:00Z">
        <w:r w:rsidDel="00A27D69">
          <w:rPr>
            <w:sz w:val="24"/>
            <w:szCs w:val="24"/>
            <w:rtl/>
          </w:rPr>
          <w:delText>להזמנה</w:delText>
        </w:r>
      </w:del>
      <w:r>
        <w:rPr>
          <w:sz w:val="24"/>
          <w:szCs w:val="24"/>
          <w:rtl/>
        </w:rPr>
        <w:t xml:space="preserve">. מחלקה זו יורשת מ </w:t>
      </w:r>
      <w:r>
        <w:rPr>
          <w:sz w:val="24"/>
          <w:szCs w:val="24"/>
          <w:rtl/>
        </w:rPr>
        <w:br/>
      </w:r>
      <w:del w:id="530" w:author="ron gal" w:date="2017-03-04T15:00:00Z">
        <w:r w:rsidDel="00A27D69">
          <w:rPr>
            <w:sz w:val="24"/>
            <w:szCs w:val="24"/>
            <w:rtl/>
          </w:rPr>
          <w:delText>&lt;</w:delText>
        </w:r>
        <w:r w:rsidDel="00A27D69">
          <w:rPr>
            <w:sz w:val="24"/>
            <w:szCs w:val="24"/>
          </w:rPr>
          <w:delText>DBAccessBase&lt;Participants</w:delText>
        </w:r>
        <w:r w:rsidDel="00A27D69">
          <w:rPr>
            <w:sz w:val="24"/>
            <w:szCs w:val="24"/>
            <w:rtl/>
          </w:rPr>
          <w:delText xml:space="preserve"> </w:delText>
        </w:r>
      </w:del>
      <w:ins w:id="531" w:author="ron gal" w:date="2017-03-04T15:00:00Z">
        <w:r w:rsidR="00A27D69" w:rsidRPr="00A27D69">
          <w:rPr>
            <w:sz w:val="24"/>
            <w:szCs w:val="24"/>
            <w:rPrChange w:id="532" w:author="ron gal" w:date="2017-03-04T15:00:00Z">
              <w:rPr>
                <w:rFonts w:ascii="Consolas" w:hAnsi="Consolas" w:cs="Consolas"/>
                <w:color w:val="2B91AF"/>
                <w:sz w:val="19"/>
                <w:szCs w:val="19"/>
                <w:highlight w:val="white"/>
              </w:rPr>
            </w:rPrChange>
          </w:rPr>
          <w:t>DBAccessBase</w:t>
        </w:r>
        <w:r w:rsidR="00A27D69" w:rsidRPr="00A27D69">
          <w:rPr>
            <w:sz w:val="24"/>
            <w:szCs w:val="24"/>
            <w:rPrChange w:id="533" w:author="ron gal" w:date="2017-03-04T15:00:00Z">
              <w:rPr>
                <w:rFonts w:ascii="Consolas" w:hAnsi="Consolas" w:cs="Consolas"/>
                <w:sz w:val="19"/>
                <w:szCs w:val="19"/>
                <w:highlight w:val="white"/>
              </w:rPr>
            </w:rPrChange>
          </w:rPr>
          <w:t>&lt;Domain.</w:t>
        </w:r>
        <w:r w:rsidR="00A27D69" w:rsidRPr="00A27D69">
          <w:rPr>
            <w:sz w:val="24"/>
            <w:szCs w:val="24"/>
            <w:rPrChange w:id="534" w:author="ron gal" w:date="2017-03-04T15:00:00Z">
              <w:rPr>
                <w:rFonts w:ascii="Consolas" w:hAnsi="Consolas" w:cs="Consolas"/>
                <w:color w:val="2B91AF"/>
                <w:sz w:val="19"/>
                <w:szCs w:val="19"/>
                <w:highlight w:val="white"/>
              </w:rPr>
            </w:rPrChange>
          </w:rPr>
          <w:t>TreatmentReport</w:t>
        </w:r>
        <w:r w:rsidR="00A27D69" w:rsidRPr="00A27D69">
          <w:rPr>
            <w:sz w:val="24"/>
            <w:szCs w:val="24"/>
            <w:rPrChange w:id="535" w:author="ron gal" w:date="2017-03-04T15:00:00Z">
              <w:rPr>
                <w:rFonts w:ascii="Consolas" w:hAnsi="Consolas" w:cs="Consolas"/>
                <w:sz w:val="19"/>
                <w:szCs w:val="19"/>
                <w:highlight w:val="white"/>
              </w:rPr>
            </w:rPrChange>
          </w:rPr>
          <w:t>&gt;</w:t>
        </w:r>
        <w:r w:rsidR="00A27D69">
          <w:rPr>
            <w:rFonts w:hint="cs"/>
            <w:sz w:val="24"/>
            <w:szCs w:val="24"/>
            <w:rtl/>
          </w:rPr>
          <w:t xml:space="preserve"> </w:t>
        </w:r>
      </w:ins>
      <w:r>
        <w:rPr>
          <w:sz w:val="24"/>
          <w:szCs w:val="24"/>
          <w:rtl/>
        </w:rPr>
        <w:t xml:space="preserve">ומממשת את הממשק </w:t>
      </w:r>
      <w:ins w:id="536" w:author="ron gal" w:date="2017-03-04T15:00:00Z">
        <w:r w:rsidR="00A27D69" w:rsidRPr="00A27D69">
          <w:rPr>
            <w:sz w:val="24"/>
            <w:szCs w:val="24"/>
            <w:rPrChange w:id="537" w:author="ron gal" w:date="2017-03-04T15:00:00Z">
              <w:rPr>
                <w:rFonts w:ascii="Consolas" w:hAnsi="Consolas" w:cs="Consolas"/>
                <w:color w:val="2B91AF"/>
                <w:sz w:val="19"/>
                <w:szCs w:val="19"/>
                <w:highlight w:val="white"/>
              </w:rPr>
            </w:rPrChange>
          </w:rPr>
          <w:t>ITreatmentsDao</w:t>
        </w:r>
      </w:ins>
      <w:del w:id="538" w:author="ron gal" w:date="2017-03-04T15:00:00Z">
        <w:r w:rsidDel="00A27D69">
          <w:rPr>
            <w:sz w:val="24"/>
            <w:szCs w:val="24"/>
          </w:rPr>
          <w:delText>IParticipantsQueryProcessor</w:delText>
        </w:r>
      </w:del>
      <w:r>
        <w:rPr>
          <w:sz w:val="24"/>
          <w:szCs w:val="24"/>
          <w:rtl/>
        </w:rPr>
        <w:t>. תבצע הכנסה, עדכון ושליפה של הישות במסד הנתונים בהתאם לפרמטרים האפשרים ממסכי המערכת השונים.</w:t>
      </w:r>
      <w:ins w:id="539" w:author="ron gal" w:date="2017-03-04T15:04:00Z">
        <w:r w:rsidR="00A27D69" w:rsidRPr="00A27D69">
          <w:rPr>
            <w:sz w:val="24"/>
            <w:szCs w:val="24"/>
            <w:rtl/>
          </w:rPr>
          <w:t xml:space="preserve"> </w:t>
        </w:r>
        <w:r w:rsidR="00A27D69">
          <w:rPr>
            <w:sz w:val="24"/>
            <w:szCs w:val="24"/>
            <w:rtl/>
          </w:rPr>
          <w:t>המחלקה תכיל את הפעולות הבאות:</w:t>
        </w:r>
      </w:ins>
    </w:p>
    <w:p w:rsidR="00481634" w:rsidRPr="00A27D69" w:rsidRDefault="00481634">
      <w:pPr>
        <w:bidi/>
        <w:rPr>
          <w:sz w:val="24"/>
          <w:szCs w:val="24"/>
          <w:rPrChange w:id="540" w:author="ron gal" w:date="2017-03-04T15:04:00Z">
            <w:rPr/>
          </w:rPrChange>
        </w:rPr>
        <w:pPrChange w:id="541" w:author="ron gal" w:date="2017-03-04T15:01:00Z">
          <w:pPr>
            <w:bidi/>
          </w:pPr>
        </w:pPrChange>
      </w:pPr>
    </w:p>
    <w:p w:rsidR="00A27D69" w:rsidRPr="00A27D69" w:rsidRDefault="00A27D69">
      <w:pPr>
        <w:rPr>
          <w:ins w:id="542" w:author="ron gal" w:date="2017-03-04T15:01:00Z"/>
          <w:sz w:val="24"/>
          <w:szCs w:val="24"/>
          <w:rPrChange w:id="543" w:author="ron gal" w:date="2017-03-04T15:01:00Z">
            <w:rPr>
              <w:ins w:id="544" w:author="ron gal" w:date="2017-03-04T15:01:00Z"/>
              <w:rFonts w:ascii="Consolas" w:hAnsi="Consolas" w:cs="Consolas"/>
              <w:sz w:val="19"/>
              <w:szCs w:val="19"/>
              <w:highlight w:val="white"/>
            </w:rPr>
          </w:rPrChange>
        </w:rPr>
        <w:pPrChange w:id="545" w:author="ron gal" w:date="2017-03-04T15:01:00Z">
          <w:pPr>
            <w:autoSpaceDE w:val="0"/>
            <w:autoSpaceDN w:val="0"/>
            <w:adjustRightInd w:val="0"/>
            <w:spacing w:line="240" w:lineRule="auto"/>
          </w:pPr>
        </w:pPrChange>
      </w:pPr>
      <w:ins w:id="546" w:author="ron gal" w:date="2017-03-04T15:01:00Z">
        <w:r w:rsidRPr="00A27D69">
          <w:rPr>
            <w:sz w:val="24"/>
            <w:szCs w:val="24"/>
            <w:rPrChange w:id="547" w:author="ron gal" w:date="2017-03-04T15:01:00Z">
              <w:rPr>
                <w:rFonts w:ascii="Consolas" w:hAnsi="Consolas" w:cs="Consolas"/>
                <w:sz w:val="19"/>
                <w:szCs w:val="19"/>
                <w:highlight w:val="white"/>
              </w:rPr>
            </w:rPrChange>
          </w:rPr>
          <w:t xml:space="preserve">        </w:t>
        </w:r>
        <w:r w:rsidRPr="00A27D69">
          <w:rPr>
            <w:sz w:val="24"/>
            <w:szCs w:val="24"/>
            <w:rPrChange w:id="548" w:author="ron gal" w:date="2017-03-04T15:01:00Z">
              <w:rPr>
                <w:rFonts w:ascii="Consolas" w:hAnsi="Consolas" w:cs="Consolas"/>
                <w:color w:val="2B91AF"/>
                <w:sz w:val="19"/>
                <w:szCs w:val="19"/>
                <w:highlight w:val="white"/>
              </w:rPr>
            </w:rPrChange>
          </w:rPr>
          <w:t>TreatmentReport</w:t>
        </w:r>
        <w:r w:rsidRPr="00A27D69">
          <w:rPr>
            <w:sz w:val="24"/>
            <w:szCs w:val="24"/>
            <w:rPrChange w:id="549" w:author="ron gal" w:date="2017-03-04T15:01:00Z">
              <w:rPr>
                <w:rFonts w:ascii="Consolas" w:hAnsi="Consolas" w:cs="Consolas"/>
                <w:sz w:val="19"/>
                <w:szCs w:val="19"/>
                <w:highlight w:val="white"/>
              </w:rPr>
            </w:rPrChange>
          </w:rPr>
          <w:t xml:space="preserve"> Save(</w:t>
        </w:r>
        <w:r w:rsidRPr="00A27D69">
          <w:rPr>
            <w:sz w:val="24"/>
            <w:szCs w:val="24"/>
            <w:rPrChange w:id="550" w:author="ron gal" w:date="2017-03-04T15:01:00Z">
              <w:rPr>
                <w:rFonts w:ascii="Consolas" w:hAnsi="Consolas" w:cs="Consolas"/>
                <w:color w:val="2B91AF"/>
                <w:sz w:val="19"/>
                <w:szCs w:val="19"/>
                <w:highlight w:val="white"/>
              </w:rPr>
            </w:rPrChange>
          </w:rPr>
          <w:t>TreatmentReport</w:t>
        </w:r>
        <w:r w:rsidRPr="00A27D69">
          <w:rPr>
            <w:sz w:val="24"/>
            <w:szCs w:val="24"/>
            <w:rPrChange w:id="551" w:author="ron gal" w:date="2017-03-04T15:01:00Z">
              <w:rPr>
                <w:rFonts w:ascii="Consolas" w:hAnsi="Consolas" w:cs="Consolas"/>
                <w:sz w:val="19"/>
                <w:szCs w:val="19"/>
                <w:highlight w:val="white"/>
              </w:rPr>
            </w:rPrChange>
          </w:rPr>
          <w:t xml:space="preserve"> treatment, </w:t>
        </w:r>
        <w:r w:rsidRPr="00A27D69">
          <w:rPr>
            <w:sz w:val="24"/>
            <w:szCs w:val="24"/>
            <w:rPrChange w:id="552" w:author="ron gal" w:date="2017-03-04T15:01:00Z">
              <w:rPr>
                <w:rFonts w:ascii="Consolas" w:hAnsi="Consolas" w:cs="Consolas"/>
                <w:color w:val="0000FF"/>
                <w:sz w:val="19"/>
                <w:szCs w:val="19"/>
                <w:highlight w:val="white"/>
              </w:rPr>
            </w:rPrChange>
          </w:rPr>
          <w:t>int</w:t>
        </w:r>
        <w:r w:rsidRPr="00A27D69">
          <w:rPr>
            <w:sz w:val="24"/>
            <w:szCs w:val="24"/>
            <w:rPrChange w:id="553" w:author="ron gal" w:date="2017-03-04T15:01:00Z">
              <w:rPr>
                <w:rFonts w:ascii="Consolas" w:hAnsi="Consolas" w:cs="Consolas"/>
                <w:sz w:val="19"/>
                <w:szCs w:val="19"/>
                <w:highlight w:val="white"/>
              </w:rPr>
            </w:rPrChange>
          </w:rPr>
          <w:t xml:space="preserve"> cotnactId);</w:t>
        </w:r>
      </w:ins>
    </w:p>
    <w:p w:rsidR="00A27D69" w:rsidRPr="00A27D69" w:rsidRDefault="00A27D69">
      <w:pPr>
        <w:rPr>
          <w:ins w:id="554" w:author="ron gal" w:date="2017-03-04T15:01:00Z"/>
          <w:sz w:val="24"/>
          <w:szCs w:val="24"/>
          <w:rPrChange w:id="555" w:author="ron gal" w:date="2017-03-04T15:01:00Z">
            <w:rPr>
              <w:ins w:id="556" w:author="ron gal" w:date="2017-03-04T15:01:00Z"/>
              <w:rFonts w:ascii="Consolas" w:hAnsi="Consolas" w:cs="Consolas"/>
              <w:sz w:val="19"/>
              <w:szCs w:val="19"/>
              <w:highlight w:val="white"/>
            </w:rPr>
          </w:rPrChange>
        </w:rPr>
        <w:pPrChange w:id="557" w:author="ron gal" w:date="2017-03-04T15:01:00Z">
          <w:pPr>
            <w:autoSpaceDE w:val="0"/>
            <w:autoSpaceDN w:val="0"/>
            <w:adjustRightInd w:val="0"/>
            <w:spacing w:line="240" w:lineRule="auto"/>
          </w:pPr>
        </w:pPrChange>
      </w:pPr>
      <w:ins w:id="558" w:author="ron gal" w:date="2017-03-04T15:01:00Z">
        <w:r w:rsidRPr="00A27D69">
          <w:rPr>
            <w:sz w:val="24"/>
            <w:szCs w:val="24"/>
            <w:rPrChange w:id="559" w:author="ron gal" w:date="2017-03-04T15:01:00Z">
              <w:rPr>
                <w:rFonts w:ascii="Consolas" w:hAnsi="Consolas" w:cs="Consolas"/>
                <w:sz w:val="19"/>
                <w:szCs w:val="19"/>
                <w:highlight w:val="white"/>
              </w:rPr>
            </w:rPrChange>
          </w:rPr>
          <w:t xml:space="preserve">        </w:t>
        </w:r>
        <w:r w:rsidRPr="00A27D69">
          <w:rPr>
            <w:sz w:val="24"/>
            <w:szCs w:val="24"/>
            <w:rPrChange w:id="560" w:author="ron gal" w:date="2017-03-04T15:01:00Z">
              <w:rPr>
                <w:rFonts w:ascii="Consolas" w:hAnsi="Consolas" w:cs="Consolas"/>
                <w:color w:val="2B91AF"/>
                <w:sz w:val="19"/>
                <w:szCs w:val="19"/>
                <w:highlight w:val="white"/>
              </w:rPr>
            </w:rPrChange>
          </w:rPr>
          <w:t>IQueryable</w:t>
        </w:r>
        <w:r w:rsidRPr="00A27D69">
          <w:rPr>
            <w:sz w:val="24"/>
            <w:szCs w:val="24"/>
            <w:rPrChange w:id="561" w:author="ron gal" w:date="2017-03-04T15:01:00Z">
              <w:rPr>
                <w:rFonts w:ascii="Consolas" w:hAnsi="Consolas" w:cs="Consolas"/>
                <w:sz w:val="19"/>
                <w:szCs w:val="19"/>
                <w:highlight w:val="white"/>
              </w:rPr>
            </w:rPrChange>
          </w:rPr>
          <w:t>&lt;Domain.</w:t>
        </w:r>
        <w:r w:rsidRPr="00A27D69">
          <w:rPr>
            <w:sz w:val="24"/>
            <w:szCs w:val="24"/>
            <w:rPrChange w:id="562" w:author="ron gal" w:date="2017-03-04T15:01:00Z">
              <w:rPr>
                <w:rFonts w:ascii="Consolas" w:hAnsi="Consolas" w:cs="Consolas"/>
                <w:color w:val="2B91AF"/>
                <w:sz w:val="19"/>
                <w:szCs w:val="19"/>
                <w:highlight w:val="white"/>
              </w:rPr>
            </w:rPrChange>
          </w:rPr>
          <w:t>TreatmentReport</w:t>
        </w:r>
        <w:r w:rsidRPr="00A27D69">
          <w:rPr>
            <w:sz w:val="24"/>
            <w:szCs w:val="24"/>
            <w:rPrChange w:id="563" w:author="ron gal" w:date="2017-03-04T15:01:00Z">
              <w:rPr>
                <w:rFonts w:ascii="Consolas" w:hAnsi="Consolas" w:cs="Consolas"/>
                <w:sz w:val="19"/>
                <w:szCs w:val="19"/>
                <w:highlight w:val="white"/>
              </w:rPr>
            </w:rPrChange>
          </w:rPr>
          <w:t>&gt; Query();</w:t>
        </w:r>
      </w:ins>
    </w:p>
    <w:p w:rsidR="00481634" w:rsidRPr="00A27D69" w:rsidDel="00A27D69" w:rsidRDefault="00A27D69" w:rsidP="00A27D69">
      <w:pPr>
        <w:rPr>
          <w:del w:id="564" w:author="ron gal" w:date="2017-03-04T15:01:00Z"/>
          <w:sz w:val="24"/>
          <w:szCs w:val="24"/>
          <w:rPrChange w:id="565" w:author="ron gal" w:date="2017-03-04T15:01:00Z">
            <w:rPr>
              <w:del w:id="566" w:author="ron gal" w:date="2017-03-04T15:01:00Z"/>
            </w:rPr>
          </w:rPrChange>
        </w:rPr>
      </w:pPr>
      <w:ins w:id="567" w:author="ron gal" w:date="2017-03-04T15:01:00Z">
        <w:r w:rsidRPr="00A27D69">
          <w:rPr>
            <w:sz w:val="24"/>
            <w:szCs w:val="24"/>
            <w:rPrChange w:id="568" w:author="ron gal" w:date="2017-03-04T15:01:00Z">
              <w:rPr>
                <w:rFonts w:ascii="Consolas" w:hAnsi="Consolas" w:cs="Consolas"/>
                <w:sz w:val="19"/>
                <w:szCs w:val="19"/>
                <w:highlight w:val="white"/>
              </w:rPr>
            </w:rPrChange>
          </w:rPr>
          <w:t xml:space="preserve">        </w:t>
        </w:r>
        <w:r w:rsidRPr="00A27D69">
          <w:rPr>
            <w:sz w:val="24"/>
            <w:szCs w:val="24"/>
            <w:rPrChange w:id="569" w:author="ron gal" w:date="2017-03-04T15:01:00Z">
              <w:rPr>
                <w:rFonts w:ascii="Consolas" w:hAnsi="Consolas" w:cs="Consolas"/>
                <w:color w:val="2B91AF"/>
                <w:sz w:val="19"/>
                <w:szCs w:val="19"/>
                <w:highlight w:val="white"/>
              </w:rPr>
            </w:rPrChange>
          </w:rPr>
          <w:t>TreatmentReport</w:t>
        </w:r>
        <w:r w:rsidRPr="00A27D69">
          <w:rPr>
            <w:sz w:val="24"/>
            <w:szCs w:val="24"/>
            <w:rPrChange w:id="570" w:author="ron gal" w:date="2017-03-04T15:01:00Z">
              <w:rPr>
                <w:rFonts w:ascii="Consolas" w:hAnsi="Consolas" w:cs="Consolas"/>
                <w:sz w:val="19"/>
                <w:szCs w:val="19"/>
                <w:highlight w:val="white"/>
              </w:rPr>
            </w:rPrChange>
          </w:rPr>
          <w:t xml:space="preserve"> Get(</w:t>
        </w:r>
        <w:r w:rsidRPr="00A27D69">
          <w:rPr>
            <w:sz w:val="24"/>
            <w:szCs w:val="24"/>
            <w:rPrChange w:id="571" w:author="ron gal" w:date="2017-03-04T15:01:00Z">
              <w:rPr>
                <w:rFonts w:ascii="Consolas" w:hAnsi="Consolas" w:cs="Consolas"/>
                <w:color w:val="0000FF"/>
                <w:sz w:val="19"/>
                <w:szCs w:val="19"/>
                <w:highlight w:val="white"/>
              </w:rPr>
            </w:rPrChange>
          </w:rPr>
          <w:t>int</w:t>
        </w:r>
        <w:r w:rsidRPr="00A27D69">
          <w:rPr>
            <w:sz w:val="24"/>
            <w:szCs w:val="24"/>
            <w:rPrChange w:id="572" w:author="ron gal" w:date="2017-03-04T15:01:00Z">
              <w:rPr>
                <w:rFonts w:ascii="Consolas" w:hAnsi="Consolas" w:cs="Consolas"/>
                <w:sz w:val="19"/>
                <w:szCs w:val="19"/>
                <w:highlight w:val="white"/>
              </w:rPr>
            </w:rPrChange>
          </w:rPr>
          <w:t xml:space="preserve"> treatmentId, </w:t>
        </w:r>
        <w:r w:rsidRPr="00A27D69">
          <w:rPr>
            <w:sz w:val="24"/>
            <w:szCs w:val="24"/>
            <w:rPrChange w:id="573" w:author="ron gal" w:date="2017-03-04T15:01:00Z">
              <w:rPr>
                <w:rFonts w:ascii="Consolas" w:hAnsi="Consolas" w:cs="Consolas"/>
                <w:color w:val="0000FF"/>
                <w:sz w:val="19"/>
                <w:szCs w:val="19"/>
                <w:highlight w:val="white"/>
              </w:rPr>
            </w:rPrChange>
          </w:rPr>
          <w:t>int</w:t>
        </w:r>
        <w:r w:rsidRPr="00A27D69">
          <w:rPr>
            <w:sz w:val="24"/>
            <w:szCs w:val="24"/>
            <w:rPrChange w:id="574" w:author="ron gal" w:date="2017-03-04T15:01:00Z">
              <w:rPr>
                <w:rFonts w:ascii="Consolas" w:hAnsi="Consolas" w:cs="Consolas"/>
                <w:sz w:val="19"/>
                <w:szCs w:val="19"/>
                <w:highlight w:val="white"/>
              </w:rPr>
            </w:rPrChange>
          </w:rPr>
          <w:t xml:space="preserve"> petId);</w:t>
        </w:r>
      </w:ins>
      <w:del w:id="575" w:author="ron gal" w:date="2017-03-04T15:01:00Z">
        <w:r w:rsidR="00471D70" w:rsidDel="00A27D69">
          <w:rPr>
            <w:sz w:val="24"/>
            <w:szCs w:val="24"/>
          </w:rPr>
          <w:delText>IEnumerable&lt;DTOs.Participant&gt; Search(int? customerId, int? ownerId, int?[] statusIds, string ownerName, int? orderId, int? fieldId, string fieldName, DateTime? fromDate, DateTime? untilDate);</w:delText>
        </w:r>
      </w:del>
    </w:p>
    <w:p w:rsidR="00481634" w:rsidRPr="00A27D69" w:rsidDel="00A27D69" w:rsidRDefault="00481634">
      <w:pPr>
        <w:rPr>
          <w:del w:id="576" w:author="ron gal" w:date="2017-03-04T15:01:00Z"/>
          <w:sz w:val="24"/>
          <w:szCs w:val="24"/>
          <w:rPrChange w:id="577" w:author="ron gal" w:date="2017-03-04T15:01:00Z">
            <w:rPr>
              <w:del w:id="578" w:author="ron gal" w:date="2017-03-04T15:01:00Z"/>
            </w:rPr>
          </w:rPrChange>
        </w:rPr>
      </w:pPr>
    </w:p>
    <w:p w:rsidR="00481634" w:rsidRPr="00A27D69" w:rsidDel="00A27D69" w:rsidRDefault="00471D70">
      <w:pPr>
        <w:rPr>
          <w:del w:id="579" w:author="ron gal" w:date="2017-03-04T15:01:00Z"/>
          <w:sz w:val="24"/>
          <w:szCs w:val="24"/>
          <w:rPrChange w:id="580" w:author="ron gal" w:date="2017-03-04T15:01:00Z">
            <w:rPr>
              <w:del w:id="581" w:author="ron gal" w:date="2017-03-04T15:01:00Z"/>
            </w:rPr>
          </w:rPrChange>
        </w:rPr>
      </w:pPr>
      <w:del w:id="582" w:author="ron gal" w:date="2017-03-04T15:01:00Z">
        <w:r w:rsidDel="00A27D69">
          <w:rPr>
            <w:sz w:val="24"/>
            <w:szCs w:val="24"/>
          </w:rPr>
          <w:delText>DTOs.Participant GetParticipant(int id);</w:delText>
        </w:r>
      </w:del>
    </w:p>
    <w:p w:rsidR="00481634" w:rsidRPr="00A27D69" w:rsidDel="00A27D69" w:rsidRDefault="00481634">
      <w:pPr>
        <w:rPr>
          <w:del w:id="583" w:author="ron gal" w:date="2017-03-04T15:01:00Z"/>
          <w:sz w:val="24"/>
          <w:szCs w:val="24"/>
          <w:rPrChange w:id="584" w:author="ron gal" w:date="2017-03-04T15:01:00Z">
            <w:rPr>
              <w:del w:id="585" w:author="ron gal" w:date="2017-03-04T15:01:00Z"/>
            </w:rPr>
          </w:rPrChange>
        </w:rPr>
      </w:pPr>
    </w:p>
    <w:p w:rsidR="00481634" w:rsidRPr="00A27D69" w:rsidDel="00A27D69" w:rsidRDefault="00471D70">
      <w:pPr>
        <w:rPr>
          <w:del w:id="586" w:author="ron gal" w:date="2017-03-04T15:01:00Z"/>
          <w:sz w:val="24"/>
          <w:szCs w:val="24"/>
          <w:rPrChange w:id="587" w:author="ron gal" w:date="2017-03-04T15:01:00Z">
            <w:rPr>
              <w:del w:id="588" w:author="ron gal" w:date="2017-03-04T15:01:00Z"/>
            </w:rPr>
          </w:rPrChange>
        </w:rPr>
      </w:pPr>
      <w:del w:id="589" w:author="ron gal" w:date="2017-03-04T15:01:00Z">
        <w:r w:rsidDel="00A27D69">
          <w:rPr>
            <w:sz w:val="24"/>
            <w:szCs w:val="24"/>
          </w:rPr>
          <w:delText>DTOs.Participant Save(DTOs.Participant participant);</w:delText>
        </w:r>
      </w:del>
    </w:p>
    <w:p w:rsidR="00481634" w:rsidRPr="00A27D69" w:rsidDel="00A27D69" w:rsidRDefault="00481634">
      <w:pPr>
        <w:rPr>
          <w:del w:id="590" w:author="ron gal" w:date="2017-03-04T15:01:00Z"/>
          <w:sz w:val="24"/>
          <w:szCs w:val="24"/>
          <w:rPrChange w:id="591" w:author="ron gal" w:date="2017-03-04T15:01:00Z">
            <w:rPr>
              <w:del w:id="592" w:author="ron gal" w:date="2017-03-04T15:01:00Z"/>
            </w:rPr>
          </w:rPrChange>
        </w:rPr>
      </w:pPr>
    </w:p>
    <w:p w:rsidR="00481634" w:rsidRPr="00A27D69" w:rsidDel="00A27D69" w:rsidRDefault="00471D70">
      <w:pPr>
        <w:rPr>
          <w:del w:id="593" w:author="ron gal" w:date="2017-03-04T15:01:00Z"/>
          <w:sz w:val="24"/>
          <w:szCs w:val="24"/>
          <w:rPrChange w:id="594" w:author="ron gal" w:date="2017-03-04T15:01:00Z">
            <w:rPr>
              <w:del w:id="595" w:author="ron gal" w:date="2017-03-04T15:01:00Z"/>
            </w:rPr>
          </w:rPrChange>
        </w:rPr>
      </w:pPr>
      <w:del w:id="596" w:author="ron gal" w:date="2017-03-04T15:01:00Z">
        <w:r w:rsidDel="00A27D69">
          <w:rPr>
            <w:sz w:val="24"/>
            <w:szCs w:val="24"/>
          </w:rPr>
          <w:delText>DTOs.Participant Update(int id, DTOs.Participant participant);</w:delText>
        </w:r>
      </w:del>
    </w:p>
    <w:p w:rsidR="00481634" w:rsidRPr="00A27D69" w:rsidDel="00A27D69" w:rsidRDefault="00481634">
      <w:pPr>
        <w:rPr>
          <w:del w:id="597" w:author="ron gal" w:date="2017-03-04T15:01:00Z"/>
          <w:sz w:val="24"/>
          <w:szCs w:val="24"/>
          <w:rPrChange w:id="598" w:author="ron gal" w:date="2017-03-04T15:01:00Z">
            <w:rPr>
              <w:del w:id="599" w:author="ron gal" w:date="2017-03-04T15:01:00Z"/>
            </w:rPr>
          </w:rPrChange>
        </w:rPr>
      </w:pPr>
    </w:p>
    <w:p w:rsidR="00A27D69" w:rsidRDefault="00471D70">
      <w:pPr>
        <w:rPr>
          <w:ins w:id="600" w:author="ron gal" w:date="2017-03-04T15:00:00Z"/>
          <w:sz w:val="24"/>
          <w:szCs w:val="24"/>
        </w:rPr>
      </w:pPr>
      <w:del w:id="601" w:author="ron gal" w:date="2017-03-04T15:01:00Z">
        <w:r w:rsidDel="00A27D69">
          <w:rPr>
            <w:sz w:val="24"/>
            <w:szCs w:val="24"/>
          </w:rPr>
          <w:delText>void Delete(int id);</w:delText>
        </w:r>
      </w:del>
    </w:p>
    <w:p w:rsidR="00A27D69" w:rsidRDefault="00A27D69" w:rsidP="00A27D69">
      <w:pPr>
        <w:bidi/>
        <w:rPr>
          <w:ins w:id="602" w:author="ron gal" w:date="2017-03-04T15:00:00Z"/>
        </w:rPr>
      </w:pPr>
      <w:ins w:id="603" w:author="ron gal" w:date="2017-03-04T15:00:00Z">
        <w:r>
          <w:rPr>
            <w:b/>
            <w:sz w:val="24"/>
            <w:szCs w:val="24"/>
            <w:rtl/>
          </w:rPr>
          <w:t xml:space="preserve">מחלקת </w:t>
        </w:r>
        <w:r w:rsidRPr="0010413E">
          <w:rPr>
            <w:b/>
            <w:sz w:val="24"/>
            <w:szCs w:val="24"/>
          </w:rPr>
          <w:t>ReportsDao</w:t>
        </w:r>
        <w:r w:rsidDel="00A27D69">
          <w:rPr>
            <w:b/>
            <w:sz w:val="24"/>
            <w:szCs w:val="24"/>
          </w:rPr>
          <w:t xml:space="preserve"> </w:t>
        </w:r>
      </w:ins>
    </w:p>
    <w:p w:rsidR="00A27D69" w:rsidRPr="0010413E" w:rsidRDefault="00A27D69">
      <w:pPr>
        <w:bidi/>
        <w:rPr>
          <w:ins w:id="604" w:author="ron gal" w:date="2017-03-04T15:04:00Z"/>
          <w:sz w:val="24"/>
          <w:szCs w:val="24"/>
        </w:rPr>
        <w:pPrChange w:id="605" w:author="ron gal" w:date="2017-03-04T15:05:00Z">
          <w:pPr>
            <w:bidi/>
          </w:pPr>
        </w:pPrChange>
      </w:pPr>
      <w:ins w:id="606" w:author="ron gal" w:date="2017-03-04T15:02:00Z">
        <w:r>
          <w:rPr>
            <w:rFonts w:hint="cs"/>
            <w:sz w:val="24"/>
            <w:szCs w:val="24"/>
            <w:rtl/>
          </w:rPr>
          <w:t xml:space="preserve">מחלקה זו היא מיוחדת מהבחינה שהיא אינה אחראית על ישות מסוימת, אלא על ייצוא דו"חות מכל הסוגים. </w:t>
        </w:r>
      </w:ins>
      <w:ins w:id="607" w:author="ron gal" w:date="2017-03-04T15:03:00Z">
        <w:r>
          <w:rPr>
            <w:rFonts w:hint="cs"/>
            <w:sz w:val="24"/>
            <w:szCs w:val="24"/>
            <w:rtl/>
          </w:rPr>
          <w:t xml:space="preserve">היא משתמשת בפונקציה </w:t>
        </w:r>
        <w:r>
          <w:rPr>
            <w:sz w:val="24"/>
            <w:szCs w:val="24"/>
          </w:rPr>
          <w:t>Query</w:t>
        </w:r>
        <w:r>
          <w:rPr>
            <w:rFonts w:hint="cs"/>
            <w:sz w:val="24"/>
            <w:szCs w:val="24"/>
            <w:rtl/>
          </w:rPr>
          <w:t xml:space="preserve"> שמיוצאת על ידי </w:t>
        </w:r>
        <w:r w:rsidRPr="00A27D69">
          <w:rPr>
            <w:sz w:val="24"/>
            <w:szCs w:val="24"/>
            <w:rPrChange w:id="608" w:author="ron gal" w:date="2017-03-04T15:05:00Z">
              <w:rPr>
                <w:b/>
                <w:sz w:val="24"/>
                <w:szCs w:val="24"/>
              </w:rPr>
            </w:rPrChange>
          </w:rPr>
          <w:t>TreatmentsDao</w:t>
        </w:r>
        <w:r>
          <w:rPr>
            <w:rFonts w:hint="cs"/>
            <w:sz w:val="24"/>
            <w:szCs w:val="24"/>
            <w:rtl/>
          </w:rPr>
          <w:t xml:space="preserve"> ו</w:t>
        </w:r>
        <w:r w:rsidRPr="00A27D69">
          <w:rPr>
            <w:sz w:val="24"/>
            <w:szCs w:val="24"/>
            <w:rPrChange w:id="609" w:author="ron gal" w:date="2017-03-04T15:05:00Z">
              <w:rPr>
                <w:b/>
                <w:sz w:val="24"/>
                <w:szCs w:val="24"/>
              </w:rPr>
            </w:rPrChange>
          </w:rPr>
          <w:t xml:space="preserve"> AnimalsDao</w:t>
        </w:r>
        <w:r w:rsidRPr="00A27D69">
          <w:rPr>
            <w:sz w:val="24"/>
            <w:szCs w:val="24"/>
            <w:rtl/>
            <w:rPrChange w:id="610" w:author="ron gal" w:date="2017-03-04T15:05:00Z">
              <w:rPr>
                <w:b/>
                <w:sz w:val="24"/>
                <w:szCs w:val="24"/>
                <w:rtl/>
              </w:rPr>
            </w:rPrChange>
          </w:rPr>
          <w:t xml:space="preserve"> כדי לבצע שאילתות מסובכות </w:t>
        </w:r>
        <w:r>
          <w:rPr>
            <w:rFonts w:hint="cs"/>
            <w:sz w:val="24"/>
            <w:szCs w:val="24"/>
            <w:rtl/>
          </w:rPr>
          <w:t xml:space="preserve">יותר. המחלקה מממשת את הממשק </w:t>
        </w:r>
      </w:ins>
      <w:ins w:id="611" w:author="ron gal" w:date="2017-03-04T15:04:00Z">
        <w:r w:rsidRPr="00A27D69">
          <w:rPr>
            <w:sz w:val="24"/>
            <w:szCs w:val="24"/>
            <w:rPrChange w:id="612" w:author="ron gal" w:date="2017-03-04T15:05:00Z">
              <w:rPr>
                <w:rFonts w:ascii="Consolas" w:hAnsi="Consolas" w:cs="Consolas"/>
                <w:color w:val="2B91AF"/>
                <w:sz w:val="19"/>
                <w:szCs w:val="19"/>
                <w:highlight w:val="white"/>
              </w:rPr>
            </w:rPrChange>
          </w:rPr>
          <w:t>IReportsDao</w:t>
        </w:r>
        <w:r w:rsidRPr="00A27D69">
          <w:rPr>
            <w:sz w:val="24"/>
            <w:szCs w:val="24"/>
            <w:rtl/>
            <w:rPrChange w:id="613" w:author="ron gal" w:date="2017-03-04T15:05:00Z">
              <w:rPr>
                <w:rFonts w:ascii="Consolas" w:hAnsi="Consolas" w:cs="Times New Roman"/>
                <w:color w:val="2B91AF"/>
                <w:sz w:val="19"/>
                <w:szCs w:val="19"/>
                <w:rtl/>
              </w:rPr>
            </w:rPrChange>
          </w:rPr>
          <w:t xml:space="preserve"> ואחראית אך ורק על ייצוא מידע לדו"</w:t>
        </w:r>
        <w:r w:rsidRPr="00A27D69">
          <w:rPr>
            <w:rFonts w:hint="eastAsia"/>
            <w:sz w:val="24"/>
            <w:szCs w:val="24"/>
            <w:rtl/>
            <w:rPrChange w:id="614" w:author="ron gal" w:date="2017-03-04T15:05:00Z">
              <w:rPr>
                <w:rFonts w:ascii="Consolas" w:hAnsi="Consolas" w:cs="Courier New" w:hint="eastAsia"/>
                <w:color w:val="2B91AF"/>
                <w:sz w:val="19"/>
                <w:szCs w:val="19"/>
                <w:rtl/>
              </w:rPr>
            </w:rPrChange>
          </w:rPr>
          <w:t>חות</w:t>
        </w:r>
        <w:r w:rsidRPr="00A27D69">
          <w:rPr>
            <w:sz w:val="24"/>
            <w:szCs w:val="24"/>
            <w:rtl/>
            <w:rPrChange w:id="615" w:author="ron gal" w:date="2017-03-04T15:05:00Z">
              <w:rPr>
                <w:rFonts w:ascii="Consolas" w:hAnsi="Consolas" w:cs="Courier New"/>
                <w:color w:val="2B91AF"/>
                <w:sz w:val="19"/>
                <w:szCs w:val="19"/>
                <w:rtl/>
              </w:rPr>
            </w:rPrChange>
          </w:rPr>
          <w:t>.</w:t>
        </w:r>
        <w:r w:rsidRPr="00A27D69">
          <w:rPr>
            <w:sz w:val="24"/>
            <w:szCs w:val="24"/>
            <w:rtl/>
          </w:rPr>
          <w:t xml:space="preserve"> </w:t>
        </w:r>
        <w:r>
          <w:rPr>
            <w:sz w:val="24"/>
            <w:szCs w:val="24"/>
            <w:rtl/>
          </w:rPr>
          <w:t>המחלקה תכיל את הפעולות הבאות:</w:t>
        </w:r>
      </w:ins>
    </w:p>
    <w:p w:rsidR="00A27D69" w:rsidRPr="00A27D69" w:rsidRDefault="00A27D69">
      <w:pPr>
        <w:rPr>
          <w:ins w:id="616" w:author="ron gal" w:date="2017-03-04T15:02:00Z"/>
          <w:sz w:val="24"/>
          <w:szCs w:val="24"/>
          <w:rtl/>
        </w:rPr>
        <w:pPrChange w:id="617" w:author="ron gal" w:date="2017-03-04T15:05:00Z">
          <w:pPr>
            <w:bidi/>
          </w:pPr>
        </w:pPrChange>
      </w:pPr>
    </w:p>
    <w:p w:rsidR="00A27D69" w:rsidRPr="00A27D69" w:rsidRDefault="00A27D69">
      <w:pPr>
        <w:rPr>
          <w:ins w:id="618" w:author="ron gal" w:date="2017-03-04T15:00:00Z"/>
          <w:sz w:val="24"/>
          <w:szCs w:val="24"/>
          <w:rPrChange w:id="619" w:author="ron gal" w:date="2017-03-04T15:05:00Z">
            <w:rPr>
              <w:ins w:id="620" w:author="ron gal" w:date="2017-03-04T15:00:00Z"/>
            </w:rPr>
          </w:rPrChange>
        </w:rPr>
        <w:pPrChange w:id="621" w:author="ron gal" w:date="2017-03-04T15:05:00Z">
          <w:pPr>
            <w:bidi/>
          </w:pPr>
        </w:pPrChange>
      </w:pPr>
    </w:p>
    <w:p w:rsidR="00A27D69" w:rsidRPr="00A27D69" w:rsidRDefault="00A27D69">
      <w:pPr>
        <w:rPr>
          <w:ins w:id="622" w:author="ron gal" w:date="2017-03-04T15:04:00Z"/>
          <w:sz w:val="24"/>
          <w:szCs w:val="24"/>
          <w:rPrChange w:id="623" w:author="ron gal" w:date="2017-03-04T15:05:00Z">
            <w:rPr>
              <w:ins w:id="624" w:author="ron gal" w:date="2017-03-04T15:04:00Z"/>
              <w:rFonts w:ascii="Consolas" w:hAnsi="Consolas" w:cs="Consolas"/>
              <w:sz w:val="19"/>
              <w:szCs w:val="19"/>
              <w:highlight w:val="white"/>
            </w:rPr>
          </w:rPrChange>
        </w:rPr>
        <w:pPrChange w:id="625" w:author="ron gal" w:date="2017-03-04T15:05:00Z">
          <w:pPr>
            <w:autoSpaceDE w:val="0"/>
            <w:autoSpaceDN w:val="0"/>
            <w:adjustRightInd w:val="0"/>
            <w:spacing w:line="240" w:lineRule="auto"/>
          </w:pPr>
        </w:pPrChange>
      </w:pPr>
      <w:ins w:id="626" w:author="ron gal" w:date="2017-03-04T15:04:00Z">
        <w:r w:rsidRPr="00A27D69">
          <w:rPr>
            <w:sz w:val="24"/>
            <w:szCs w:val="24"/>
            <w:rPrChange w:id="627" w:author="ron gal" w:date="2017-03-04T15:05:00Z">
              <w:rPr>
                <w:rFonts w:ascii="Consolas" w:hAnsi="Consolas" w:cs="Consolas"/>
                <w:color w:val="2B91AF"/>
                <w:sz w:val="19"/>
                <w:szCs w:val="19"/>
                <w:highlight w:val="white"/>
              </w:rPr>
            </w:rPrChange>
          </w:rPr>
          <w:t>IEnumerable</w:t>
        </w:r>
        <w:r w:rsidRPr="00A27D69">
          <w:rPr>
            <w:sz w:val="24"/>
            <w:szCs w:val="24"/>
            <w:rPrChange w:id="628" w:author="ron gal" w:date="2017-03-04T15:05:00Z">
              <w:rPr>
                <w:rFonts w:ascii="Consolas" w:hAnsi="Consolas" w:cs="Consolas"/>
                <w:sz w:val="19"/>
                <w:szCs w:val="19"/>
                <w:highlight w:val="white"/>
              </w:rPr>
            </w:rPrChange>
          </w:rPr>
          <w:t>&lt;</w:t>
        </w:r>
        <w:r w:rsidRPr="00A27D69">
          <w:rPr>
            <w:sz w:val="24"/>
            <w:szCs w:val="24"/>
            <w:rPrChange w:id="629" w:author="ron gal" w:date="2017-03-04T15:05:00Z">
              <w:rPr>
                <w:rFonts w:ascii="Consolas" w:hAnsi="Consolas" w:cs="Consolas"/>
                <w:color w:val="2B91AF"/>
                <w:sz w:val="19"/>
                <w:szCs w:val="19"/>
                <w:highlight w:val="white"/>
              </w:rPr>
            </w:rPrChange>
          </w:rPr>
          <w:t>FinanceReport</w:t>
        </w:r>
        <w:r w:rsidRPr="00A27D69">
          <w:rPr>
            <w:sz w:val="24"/>
            <w:szCs w:val="24"/>
            <w:rPrChange w:id="630" w:author="ron gal" w:date="2017-03-04T15:05:00Z">
              <w:rPr>
                <w:rFonts w:ascii="Consolas" w:hAnsi="Consolas" w:cs="Consolas"/>
                <w:sz w:val="19"/>
                <w:szCs w:val="19"/>
                <w:highlight w:val="white"/>
              </w:rPr>
            </w:rPrChange>
          </w:rPr>
          <w:t>&gt; GetFinanceReport(</w:t>
        </w:r>
        <w:r w:rsidRPr="00A27D69">
          <w:rPr>
            <w:sz w:val="24"/>
            <w:szCs w:val="24"/>
            <w:rPrChange w:id="631" w:author="ron gal" w:date="2017-03-04T15:05:00Z">
              <w:rPr>
                <w:rFonts w:ascii="Consolas" w:hAnsi="Consolas" w:cs="Consolas"/>
                <w:color w:val="2B91AF"/>
                <w:sz w:val="19"/>
                <w:szCs w:val="19"/>
                <w:highlight w:val="white"/>
              </w:rPr>
            </w:rPrChange>
          </w:rPr>
          <w:t>DateTime</w:t>
        </w:r>
        <w:r w:rsidRPr="00A27D69">
          <w:rPr>
            <w:sz w:val="24"/>
            <w:szCs w:val="24"/>
            <w:rPrChange w:id="632" w:author="ron gal" w:date="2017-03-04T15:05:00Z">
              <w:rPr>
                <w:rFonts w:ascii="Consolas" w:hAnsi="Consolas" w:cs="Consolas"/>
                <w:sz w:val="19"/>
                <w:szCs w:val="19"/>
                <w:highlight w:val="white"/>
              </w:rPr>
            </w:rPrChange>
          </w:rPr>
          <w:t xml:space="preserve">? startDate, </w:t>
        </w:r>
        <w:r w:rsidRPr="00A27D69">
          <w:rPr>
            <w:sz w:val="24"/>
            <w:szCs w:val="24"/>
            <w:rPrChange w:id="633" w:author="ron gal" w:date="2017-03-04T15:05:00Z">
              <w:rPr>
                <w:rFonts w:ascii="Consolas" w:hAnsi="Consolas" w:cs="Consolas"/>
                <w:color w:val="2B91AF"/>
                <w:sz w:val="19"/>
                <w:szCs w:val="19"/>
                <w:highlight w:val="white"/>
              </w:rPr>
            </w:rPrChange>
          </w:rPr>
          <w:t>DateTime</w:t>
        </w:r>
        <w:r w:rsidRPr="00A27D69">
          <w:rPr>
            <w:sz w:val="24"/>
            <w:szCs w:val="24"/>
            <w:rPrChange w:id="634" w:author="ron gal" w:date="2017-03-04T15:05:00Z">
              <w:rPr>
                <w:rFonts w:ascii="Consolas" w:hAnsi="Consolas" w:cs="Consolas"/>
                <w:sz w:val="19"/>
                <w:szCs w:val="19"/>
                <w:highlight w:val="white"/>
              </w:rPr>
            </w:rPrChange>
          </w:rPr>
          <w:t xml:space="preserve">? endDate, </w:t>
        </w:r>
        <w:r w:rsidRPr="00A27D69">
          <w:rPr>
            <w:sz w:val="24"/>
            <w:szCs w:val="24"/>
            <w:rPrChange w:id="635" w:author="ron gal" w:date="2017-03-04T15:05:00Z">
              <w:rPr>
                <w:rFonts w:ascii="Consolas" w:hAnsi="Consolas" w:cs="Consolas"/>
                <w:color w:val="0000FF"/>
                <w:sz w:val="19"/>
                <w:szCs w:val="19"/>
                <w:highlight w:val="white"/>
              </w:rPr>
            </w:rPrChange>
          </w:rPr>
          <w:t>int</w:t>
        </w:r>
        <w:r w:rsidRPr="00A27D69">
          <w:rPr>
            <w:sz w:val="24"/>
            <w:szCs w:val="24"/>
            <w:rPrChange w:id="636" w:author="ron gal" w:date="2017-03-04T15:05:00Z">
              <w:rPr>
                <w:rFonts w:ascii="Consolas" w:hAnsi="Consolas" w:cs="Consolas"/>
                <w:sz w:val="19"/>
                <w:szCs w:val="19"/>
                <w:highlight w:val="white"/>
              </w:rPr>
            </w:rPrChange>
          </w:rPr>
          <w:t xml:space="preserve">? datePart, </w:t>
        </w:r>
        <w:r w:rsidRPr="00A27D69">
          <w:rPr>
            <w:sz w:val="24"/>
            <w:szCs w:val="24"/>
            <w:rPrChange w:id="637" w:author="ron gal" w:date="2017-03-04T15:05:00Z">
              <w:rPr>
                <w:rFonts w:ascii="Consolas" w:hAnsi="Consolas" w:cs="Consolas"/>
                <w:color w:val="0000FF"/>
                <w:sz w:val="19"/>
                <w:szCs w:val="19"/>
                <w:highlight w:val="white"/>
              </w:rPr>
            </w:rPrChange>
          </w:rPr>
          <w:t>int</w:t>
        </w:r>
        <w:r w:rsidRPr="00A27D69">
          <w:rPr>
            <w:sz w:val="24"/>
            <w:szCs w:val="24"/>
            <w:rPrChange w:id="638" w:author="ron gal" w:date="2017-03-04T15:05:00Z">
              <w:rPr>
                <w:rFonts w:ascii="Consolas" w:hAnsi="Consolas" w:cs="Consolas"/>
                <w:sz w:val="19"/>
                <w:szCs w:val="19"/>
                <w:highlight w:val="white"/>
              </w:rPr>
            </w:rPrChange>
          </w:rPr>
          <w:t xml:space="preserve"> doctorId, </w:t>
        </w:r>
        <w:r w:rsidRPr="00A27D69">
          <w:rPr>
            <w:sz w:val="24"/>
            <w:szCs w:val="24"/>
            <w:rPrChange w:id="639" w:author="ron gal" w:date="2017-03-04T15:05:00Z">
              <w:rPr>
                <w:rFonts w:ascii="Consolas" w:hAnsi="Consolas" w:cs="Consolas"/>
                <w:color w:val="0000FF"/>
                <w:sz w:val="19"/>
                <w:szCs w:val="19"/>
                <w:highlight w:val="white"/>
              </w:rPr>
            </w:rPrChange>
          </w:rPr>
          <w:t>int</w:t>
        </w:r>
        <w:r w:rsidRPr="00A27D69">
          <w:rPr>
            <w:sz w:val="24"/>
            <w:szCs w:val="24"/>
            <w:rPrChange w:id="640" w:author="ron gal" w:date="2017-03-04T15:05:00Z">
              <w:rPr>
                <w:rFonts w:ascii="Consolas" w:hAnsi="Consolas" w:cs="Consolas"/>
                <w:sz w:val="19"/>
                <w:szCs w:val="19"/>
                <w:highlight w:val="white"/>
              </w:rPr>
            </w:rPrChange>
          </w:rPr>
          <w:t xml:space="preserve"> ownerId);</w:t>
        </w:r>
      </w:ins>
    </w:p>
    <w:p w:rsidR="00A27D69" w:rsidRPr="00A27D69" w:rsidRDefault="00A27D69">
      <w:pPr>
        <w:rPr>
          <w:ins w:id="641" w:author="ron gal" w:date="2017-03-04T15:04:00Z"/>
          <w:sz w:val="24"/>
          <w:szCs w:val="24"/>
          <w:rPrChange w:id="642" w:author="ron gal" w:date="2017-03-04T15:05:00Z">
            <w:rPr>
              <w:ins w:id="643" w:author="ron gal" w:date="2017-03-04T15:04:00Z"/>
              <w:rFonts w:ascii="Consolas" w:hAnsi="Consolas" w:cs="Consolas"/>
              <w:sz w:val="19"/>
              <w:szCs w:val="19"/>
              <w:highlight w:val="white"/>
            </w:rPr>
          </w:rPrChange>
        </w:rPr>
        <w:pPrChange w:id="644" w:author="ron gal" w:date="2017-03-04T15:05:00Z">
          <w:pPr>
            <w:autoSpaceDE w:val="0"/>
            <w:autoSpaceDN w:val="0"/>
            <w:adjustRightInd w:val="0"/>
            <w:spacing w:line="240" w:lineRule="auto"/>
          </w:pPr>
        </w:pPrChange>
      </w:pPr>
      <w:ins w:id="645" w:author="ron gal" w:date="2017-03-04T15:04:00Z">
        <w:r w:rsidRPr="00A27D69">
          <w:rPr>
            <w:sz w:val="24"/>
            <w:szCs w:val="24"/>
            <w:rPrChange w:id="646" w:author="ron gal" w:date="2017-03-04T15:05:00Z">
              <w:rPr>
                <w:rFonts w:ascii="Consolas" w:hAnsi="Consolas" w:cs="Consolas"/>
                <w:color w:val="2B91AF"/>
                <w:sz w:val="19"/>
                <w:szCs w:val="19"/>
                <w:highlight w:val="white"/>
              </w:rPr>
            </w:rPrChange>
          </w:rPr>
          <w:t>IEnumerable</w:t>
        </w:r>
        <w:r w:rsidRPr="00A27D69">
          <w:rPr>
            <w:sz w:val="24"/>
            <w:szCs w:val="24"/>
            <w:rPrChange w:id="647" w:author="ron gal" w:date="2017-03-04T15:05:00Z">
              <w:rPr>
                <w:rFonts w:ascii="Consolas" w:hAnsi="Consolas" w:cs="Consolas"/>
                <w:sz w:val="19"/>
                <w:szCs w:val="19"/>
                <w:highlight w:val="white"/>
              </w:rPr>
            </w:rPrChange>
          </w:rPr>
          <w:t>&lt;</w:t>
        </w:r>
        <w:r w:rsidRPr="00A27D69">
          <w:rPr>
            <w:sz w:val="24"/>
            <w:szCs w:val="24"/>
            <w:rPrChange w:id="648" w:author="ron gal" w:date="2017-03-04T15:05:00Z">
              <w:rPr>
                <w:rFonts w:ascii="Consolas" w:hAnsi="Consolas" w:cs="Consolas"/>
                <w:color w:val="2B91AF"/>
                <w:sz w:val="19"/>
                <w:szCs w:val="19"/>
                <w:highlight w:val="white"/>
              </w:rPr>
            </w:rPrChange>
          </w:rPr>
          <w:t>ItemUsageReport</w:t>
        </w:r>
        <w:r w:rsidRPr="00A27D69">
          <w:rPr>
            <w:sz w:val="24"/>
            <w:szCs w:val="24"/>
            <w:rPrChange w:id="649" w:author="ron gal" w:date="2017-03-04T15:05:00Z">
              <w:rPr>
                <w:rFonts w:ascii="Consolas" w:hAnsi="Consolas" w:cs="Consolas"/>
                <w:sz w:val="19"/>
                <w:szCs w:val="19"/>
                <w:highlight w:val="white"/>
              </w:rPr>
            </w:rPrChange>
          </w:rPr>
          <w:t>&gt; GetPerItemReport(</w:t>
        </w:r>
        <w:r w:rsidRPr="00A27D69">
          <w:rPr>
            <w:sz w:val="24"/>
            <w:szCs w:val="24"/>
            <w:rPrChange w:id="650" w:author="ron gal" w:date="2017-03-04T15:05:00Z">
              <w:rPr>
                <w:rFonts w:ascii="Consolas" w:hAnsi="Consolas" w:cs="Consolas"/>
                <w:color w:val="2B91AF"/>
                <w:sz w:val="19"/>
                <w:szCs w:val="19"/>
                <w:highlight w:val="white"/>
              </w:rPr>
            </w:rPrChange>
          </w:rPr>
          <w:t>DateTime</w:t>
        </w:r>
        <w:r w:rsidRPr="00A27D69">
          <w:rPr>
            <w:sz w:val="24"/>
            <w:szCs w:val="24"/>
            <w:rPrChange w:id="651" w:author="ron gal" w:date="2017-03-04T15:05:00Z">
              <w:rPr>
                <w:rFonts w:ascii="Consolas" w:hAnsi="Consolas" w:cs="Consolas"/>
                <w:sz w:val="19"/>
                <w:szCs w:val="19"/>
                <w:highlight w:val="white"/>
              </w:rPr>
            </w:rPrChange>
          </w:rPr>
          <w:t xml:space="preserve">? startDate, </w:t>
        </w:r>
        <w:r w:rsidRPr="00A27D69">
          <w:rPr>
            <w:sz w:val="24"/>
            <w:szCs w:val="24"/>
            <w:rPrChange w:id="652" w:author="ron gal" w:date="2017-03-04T15:05:00Z">
              <w:rPr>
                <w:rFonts w:ascii="Consolas" w:hAnsi="Consolas" w:cs="Consolas"/>
                <w:color w:val="2B91AF"/>
                <w:sz w:val="19"/>
                <w:szCs w:val="19"/>
                <w:highlight w:val="white"/>
              </w:rPr>
            </w:rPrChange>
          </w:rPr>
          <w:t>DateTime</w:t>
        </w:r>
        <w:r w:rsidRPr="00A27D69">
          <w:rPr>
            <w:sz w:val="24"/>
            <w:szCs w:val="24"/>
            <w:rPrChange w:id="653" w:author="ron gal" w:date="2017-03-04T15:05:00Z">
              <w:rPr>
                <w:rFonts w:ascii="Consolas" w:hAnsi="Consolas" w:cs="Consolas"/>
                <w:sz w:val="19"/>
                <w:szCs w:val="19"/>
                <w:highlight w:val="white"/>
              </w:rPr>
            </w:rPrChange>
          </w:rPr>
          <w:t xml:space="preserve">? endDate, </w:t>
        </w:r>
        <w:r w:rsidRPr="00A27D69">
          <w:rPr>
            <w:sz w:val="24"/>
            <w:szCs w:val="24"/>
            <w:rPrChange w:id="654" w:author="ron gal" w:date="2017-03-04T15:05:00Z">
              <w:rPr>
                <w:rFonts w:ascii="Consolas" w:hAnsi="Consolas" w:cs="Consolas"/>
                <w:color w:val="0000FF"/>
                <w:sz w:val="19"/>
                <w:szCs w:val="19"/>
                <w:highlight w:val="white"/>
              </w:rPr>
            </w:rPrChange>
          </w:rPr>
          <w:t>int</w:t>
        </w:r>
        <w:r w:rsidRPr="00A27D69">
          <w:rPr>
            <w:sz w:val="24"/>
            <w:szCs w:val="24"/>
            <w:rPrChange w:id="655" w:author="ron gal" w:date="2017-03-04T15:05:00Z">
              <w:rPr>
                <w:rFonts w:ascii="Consolas" w:hAnsi="Consolas" w:cs="Consolas"/>
                <w:sz w:val="19"/>
                <w:szCs w:val="19"/>
                <w:highlight w:val="white"/>
              </w:rPr>
            </w:rPrChange>
          </w:rPr>
          <w:t xml:space="preserve">? datePart, </w:t>
        </w:r>
        <w:r w:rsidRPr="00A27D69">
          <w:rPr>
            <w:sz w:val="24"/>
            <w:szCs w:val="24"/>
            <w:rPrChange w:id="656" w:author="ron gal" w:date="2017-03-04T15:05:00Z">
              <w:rPr>
                <w:rFonts w:ascii="Consolas" w:hAnsi="Consolas" w:cs="Consolas"/>
                <w:color w:val="0000FF"/>
                <w:sz w:val="19"/>
                <w:szCs w:val="19"/>
                <w:highlight w:val="white"/>
              </w:rPr>
            </w:rPrChange>
          </w:rPr>
          <w:t>int</w:t>
        </w:r>
        <w:r w:rsidRPr="00A27D69">
          <w:rPr>
            <w:sz w:val="24"/>
            <w:szCs w:val="24"/>
            <w:rPrChange w:id="657" w:author="ron gal" w:date="2017-03-04T15:05:00Z">
              <w:rPr>
                <w:rFonts w:ascii="Consolas" w:hAnsi="Consolas" w:cs="Consolas"/>
                <w:sz w:val="19"/>
                <w:szCs w:val="19"/>
                <w:highlight w:val="white"/>
              </w:rPr>
            </w:rPrChange>
          </w:rPr>
          <w:t xml:space="preserve"> doctorId, </w:t>
        </w:r>
        <w:r w:rsidRPr="00A27D69">
          <w:rPr>
            <w:sz w:val="24"/>
            <w:szCs w:val="24"/>
            <w:rPrChange w:id="658" w:author="ron gal" w:date="2017-03-04T15:05:00Z">
              <w:rPr>
                <w:rFonts w:ascii="Consolas" w:hAnsi="Consolas" w:cs="Consolas"/>
                <w:color w:val="0000FF"/>
                <w:sz w:val="19"/>
                <w:szCs w:val="19"/>
                <w:highlight w:val="white"/>
              </w:rPr>
            </w:rPrChange>
          </w:rPr>
          <w:t>string</w:t>
        </w:r>
        <w:r w:rsidRPr="00A27D69">
          <w:rPr>
            <w:sz w:val="24"/>
            <w:szCs w:val="24"/>
            <w:rPrChange w:id="659" w:author="ron gal" w:date="2017-03-04T15:05:00Z">
              <w:rPr>
                <w:rFonts w:ascii="Consolas" w:hAnsi="Consolas" w:cs="Consolas"/>
                <w:sz w:val="19"/>
                <w:szCs w:val="19"/>
                <w:highlight w:val="white"/>
              </w:rPr>
            </w:rPrChange>
          </w:rPr>
          <w:t xml:space="preserve"> itemName);</w:t>
        </w:r>
      </w:ins>
    </w:p>
    <w:p w:rsidR="00A27D69" w:rsidRPr="00A27D69" w:rsidRDefault="00A27D69">
      <w:pPr>
        <w:rPr>
          <w:ins w:id="660" w:author="ron gal" w:date="2017-03-04T15:04:00Z"/>
          <w:sz w:val="24"/>
          <w:szCs w:val="24"/>
          <w:rPrChange w:id="661" w:author="ron gal" w:date="2017-03-04T15:05:00Z">
            <w:rPr>
              <w:ins w:id="662" w:author="ron gal" w:date="2017-03-04T15:04:00Z"/>
              <w:rFonts w:ascii="Consolas" w:hAnsi="Consolas" w:cs="Consolas"/>
              <w:sz w:val="19"/>
              <w:szCs w:val="19"/>
              <w:highlight w:val="white"/>
            </w:rPr>
          </w:rPrChange>
        </w:rPr>
        <w:pPrChange w:id="663" w:author="ron gal" w:date="2017-03-04T15:05:00Z">
          <w:pPr>
            <w:autoSpaceDE w:val="0"/>
            <w:autoSpaceDN w:val="0"/>
            <w:adjustRightInd w:val="0"/>
            <w:spacing w:line="240" w:lineRule="auto"/>
          </w:pPr>
        </w:pPrChange>
      </w:pPr>
      <w:ins w:id="664" w:author="ron gal" w:date="2017-03-04T15:04:00Z">
        <w:r w:rsidRPr="00A27D69">
          <w:rPr>
            <w:sz w:val="24"/>
            <w:szCs w:val="24"/>
            <w:rPrChange w:id="665" w:author="ron gal" w:date="2017-03-04T15:05:00Z">
              <w:rPr>
                <w:rFonts w:ascii="Consolas" w:hAnsi="Consolas" w:cs="Consolas"/>
                <w:color w:val="2B91AF"/>
                <w:sz w:val="19"/>
                <w:szCs w:val="19"/>
                <w:highlight w:val="white"/>
              </w:rPr>
            </w:rPrChange>
          </w:rPr>
          <w:t>IEnumerable</w:t>
        </w:r>
        <w:r w:rsidRPr="00A27D69">
          <w:rPr>
            <w:sz w:val="24"/>
            <w:szCs w:val="24"/>
            <w:rPrChange w:id="666" w:author="ron gal" w:date="2017-03-04T15:05:00Z">
              <w:rPr>
                <w:rFonts w:ascii="Consolas" w:hAnsi="Consolas" w:cs="Consolas"/>
                <w:sz w:val="19"/>
                <w:szCs w:val="19"/>
                <w:highlight w:val="white"/>
              </w:rPr>
            </w:rPrChange>
          </w:rPr>
          <w:t>&lt;</w:t>
        </w:r>
        <w:r w:rsidRPr="00A27D69">
          <w:rPr>
            <w:sz w:val="24"/>
            <w:szCs w:val="24"/>
            <w:rPrChange w:id="667" w:author="ron gal" w:date="2017-03-04T15:05:00Z">
              <w:rPr>
                <w:rFonts w:ascii="Consolas" w:hAnsi="Consolas" w:cs="Consolas"/>
                <w:color w:val="2B91AF"/>
                <w:sz w:val="19"/>
                <w:szCs w:val="19"/>
                <w:highlight w:val="white"/>
              </w:rPr>
            </w:rPrChange>
          </w:rPr>
          <w:t>AnimalTypeReport</w:t>
        </w:r>
        <w:r w:rsidRPr="00A27D69">
          <w:rPr>
            <w:sz w:val="24"/>
            <w:szCs w:val="24"/>
            <w:rPrChange w:id="668" w:author="ron gal" w:date="2017-03-04T15:05:00Z">
              <w:rPr>
                <w:rFonts w:ascii="Consolas" w:hAnsi="Consolas" w:cs="Consolas"/>
                <w:sz w:val="19"/>
                <w:szCs w:val="19"/>
                <w:highlight w:val="white"/>
              </w:rPr>
            </w:rPrChange>
          </w:rPr>
          <w:t>&gt; GetPerTypeReport(</w:t>
        </w:r>
        <w:r w:rsidRPr="00A27D69">
          <w:rPr>
            <w:sz w:val="24"/>
            <w:szCs w:val="24"/>
            <w:rPrChange w:id="669" w:author="ron gal" w:date="2017-03-04T15:05:00Z">
              <w:rPr>
                <w:rFonts w:ascii="Consolas" w:hAnsi="Consolas" w:cs="Consolas"/>
                <w:color w:val="2B91AF"/>
                <w:sz w:val="19"/>
                <w:szCs w:val="19"/>
                <w:highlight w:val="white"/>
              </w:rPr>
            </w:rPrChange>
          </w:rPr>
          <w:t>DateTime</w:t>
        </w:r>
        <w:r w:rsidRPr="00A27D69">
          <w:rPr>
            <w:sz w:val="24"/>
            <w:szCs w:val="24"/>
            <w:rPrChange w:id="670" w:author="ron gal" w:date="2017-03-04T15:05:00Z">
              <w:rPr>
                <w:rFonts w:ascii="Consolas" w:hAnsi="Consolas" w:cs="Consolas"/>
                <w:sz w:val="19"/>
                <w:szCs w:val="19"/>
                <w:highlight w:val="white"/>
              </w:rPr>
            </w:rPrChange>
          </w:rPr>
          <w:t xml:space="preserve">? startDate, </w:t>
        </w:r>
        <w:r w:rsidRPr="00A27D69">
          <w:rPr>
            <w:sz w:val="24"/>
            <w:szCs w:val="24"/>
            <w:rPrChange w:id="671" w:author="ron gal" w:date="2017-03-04T15:05:00Z">
              <w:rPr>
                <w:rFonts w:ascii="Consolas" w:hAnsi="Consolas" w:cs="Consolas"/>
                <w:color w:val="2B91AF"/>
                <w:sz w:val="19"/>
                <w:szCs w:val="19"/>
                <w:highlight w:val="white"/>
              </w:rPr>
            </w:rPrChange>
          </w:rPr>
          <w:t>DateTime</w:t>
        </w:r>
        <w:r w:rsidRPr="00A27D69">
          <w:rPr>
            <w:sz w:val="24"/>
            <w:szCs w:val="24"/>
            <w:rPrChange w:id="672" w:author="ron gal" w:date="2017-03-04T15:05:00Z">
              <w:rPr>
                <w:rFonts w:ascii="Consolas" w:hAnsi="Consolas" w:cs="Consolas"/>
                <w:sz w:val="19"/>
                <w:szCs w:val="19"/>
                <w:highlight w:val="white"/>
              </w:rPr>
            </w:rPrChange>
          </w:rPr>
          <w:t xml:space="preserve">? endDate, </w:t>
        </w:r>
        <w:r w:rsidRPr="00A27D69">
          <w:rPr>
            <w:sz w:val="24"/>
            <w:szCs w:val="24"/>
            <w:rPrChange w:id="673" w:author="ron gal" w:date="2017-03-04T15:05:00Z">
              <w:rPr>
                <w:rFonts w:ascii="Consolas" w:hAnsi="Consolas" w:cs="Consolas"/>
                <w:color w:val="0000FF"/>
                <w:sz w:val="19"/>
                <w:szCs w:val="19"/>
                <w:highlight w:val="white"/>
              </w:rPr>
            </w:rPrChange>
          </w:rPr>
          <w:t>int</w:t>
        </w:r>
        <w:r w:rsidRPr="00A27D69">
          <w:rPr>
            <w:sz w:val="24"/>
            <w:szCs w:val="24"/>
            <w:rPrChange w:id="674" w:author="ron gal" w:date="2017-03-04T15:05:00Z">
              <w:rPr>
                <w:rFonts w:ascii="Consolas" w:hAnsi="Consolas" w:cs="Consolas"/>
                <w:sz w:val="19"/>
                <w:szCs w:val="19"/>
                <w:highlight w:val="white"/>
              </w:rPr>
            </w:rPrChange>
          </w:rPr>
          <w:t>? datePart,</w:t>
        </w:r>
      </w:ins>
      <w:ins w:id="675" w:author="ron gal" w:date="2017-03-04T15:05:00Z">
        <w:r>
          <w:rPr>
            <w:sz w:val="24"/>
            <w:szCs w:val="24"/>
          </w:rPr>
          <w:t xml:space="preserve"> </w:t>
        </w:r>
      </w:ins>
      <w:ins w:id="676" w:author="ron gal" w:date="2017-03-04T15:04:00Z">
        <w:r w:rsidRPr="00A27D69">
          <w:rPr>
            <w:sz w:val="24"/>
            <w:szCs w:val="24"/>
            <w:rPrChange w:id="677" w:author="ron gal" w:date="2017-03-04T15:05:00Z">
              <w:rPr>
                <w:rFonts w:ascii="Consolas" w:hAnsi="Consolas" w:cs="Consolas"/>
                <w:sz w:val="19"/>
                <w:szCs w:val="19"/>
                <w:highlight w:val="white"/>
              </w:rPr>
            </w:rPrChange>
          </w:rPr>
          <w:t xml:space="preserve"> </w:t>
        </w:r>
        <w:r w:rsidRPr="00A27D69">
          <w:rPr>
            <w:sz w:val="24"/>
            <w:szCs w:val="24"/>
            <w:rPrChange w:id="678" w:author="ron gal" w:date="2017-03-04T15:05:00Z">
              <w:rPr>
                <w:rFonts w:ascii="Consolas" w:hAnsi="Consolas" w:cs="Consolas"/>
                <w:color w:val="0000FF"/>
                <w:sz w:val="19"/>
                <w:szCs w:val="19"/>
                <w:highlight w:val="white"/>
              </w:rPr>
            </w:rPrChange>
          </w:rPr>
          <w:t>int</w:t>
        </w:r>
        <w:r w:rsidRPr="00A27D69">
          <w:rPr>
            <w:sz w:val="24"/>
            <w:szCs w:val="24"/>
            <w:rPrChange w:id="679" w:author="ron gal" w:date="2017-03-04T15:05:00Z">
              <w:rPr>
                <w:rFonts w:ascii="Consolas" w:hAnsi="Consolas" w:cs="Consolas"/>
                <w:sz w:val="19"/>
                <w:szCs w:val="19"/>
                <w:highlight w:val="white"/>
              </w:rPr>
            </w:rPrChange>
          </w:rPr>
          <w:t xml:space="preserve"> doctorId, </w:t>
        </w:r>
        <w:r w:rsidRPr="00A27D69">
          <w:rPr>
            <w:sz w:val="24"/>
            <w:szCs w:val="24"/>
            <w:rPrChange w:id="680" w:author="ron gal" w:date="2017-03-04T15:05:00Z">
              <w:rPr>
                <w:rFonts w:ascii="Consolas" w:hAnsi="Consolas" w:cs="Consolas"/>
                <w:color w:val="0000FF"/>
                <w:sz w:val="19"/>
                <w:szCs w:val="19"/>
                <w:highlight w:val="white"/>
              </w:rPr>
            </w:rPrChange>
          </w:rPr>
          <w:t>int</w:t>
        </w:r>
        <w:r w:rsidRPr="00A27D69">
          <w:rPr>
            <w:sz w:val="24"/>
            <w:szCs w:val="24"/>
            <w:rPrChange w:id="681" w:author="ron gal" w:date="2017-03-04T15:05:00Z">
              <w:rPr>
                <w:rFonts w:ascii="Consolas" w:hAnsi="Consolas" w:cs="Consolas"/>
                <w:sz w:val="19"/>
                <w:szCs w:val="19"/>
                <w:highlight w:val="white"/>
              </w:rPr>
            </w:rPrChange>
          </w:rPr>
          <w:t>? animalType);</w:t>
        </w:r>
      </w:ins>
    </w:p>
    <w:p w:rsidR="00A27D69" w:rsidRPr="00A27D69" w:rsidRDefault="00A27D69">
      <w:pPr>
        <w:rPr>
          <w:ins w:id="682" w:author="ron gal" w:date="2017-03-04T15:04:00Z"/>
          <w:sz w:val="24"/>
          <w:szCs w:val="24"/>
          <w:rPrChange w:id="683" w:author="ron gal" w:date="2017-03-04T15:05:00Z">
            <w:rPr>
              <w:ins w:id="684" w:author="ron gal" w:date="2017-03-04T15:04:00Z"/>
              <w:rFonts w:ascii="Consolas" w:hAnsi="Consolas" w:cs="Consolas"/>
              <w:sz w:val="19"/>
              <w:szCs w:val="19"/>
              <w:highlight w:val="white"/>
            </w:rPr>
          </w:rPrChange>
        </w:rPr>
        <w:pPrChange w:id="685" w:author="ron gal" w:date="2017-03-04T15:05:00Z">
          <w:pPr>
            <w:autoSpaceDE w:val="0"/>
            <w:autoSpaceDN w:val="0"/>
            <w:adjustRightInd w:val="0"/>
            <w:spacing w:line="240" w:lineRule="auto"/>
          </w:pPr>
        </w:pPrChange>
      </w:pPr>
      <w:ins w:id="686" w:author="ron gal" w:date="2017-03-04T15:04:00Z">
        <w:r w:rsidRPr="00A27D69">
          <w:rPr>
            <w:sz w:val="24"/>
            <w:szCs w:val="24"/>
            <w:rPrChange w:id="687" w:author="ron gal" w:date="2017-03-04T15:05:00Z">
              <w:rPr>
                <w:rFonts w:ascii="Consolas" w:hAnsi="Consolas" w:cs="Consolas"/>
                <w:color w:val="2B91AF"/>
                <w:sz w:val="19"/>
                <w:szCs w:val="19"/>
                <w:highlight w:val="white"/>
              </w:rPr>
            </w:rPrChange>
          </w:rPr>
          <w:t>IEnumerable</w:t>
        </w:r>
        <w:r w:rsidRPr="00A27D69">
          <w:rPr>
            <w:sz w:val="24"/>
            <w:szCs w:val="24"/>
            <w:rPrChange w:id="688" w:author="ron gal" w:date="2017-03-04T15:05:00Z">
              <w:rPr>
                <w:rFonts w:ascii="Consolas" w:hAnsi="Consolas" w:cs="Consolas"/>
                <w:sz w:val="19"/>
                <w:szCs w:val="19"/>
                <w:highlight w:val="white"/>
              </w:rPr>
            </w:rPrChange>
          </w:rPr>
          <w:t>&lt;</w:t>
        </w:r>
        <w:r w:rsidRPr="00A27D69">
          <w:rPr>
            <w:sz w:val="24"/>
            <w:szCs w:val="24"/>
            <w:rPrChange w:id="689" w:author="ron gal" w:date="2017-03-04T15:05:00Z">
              <w:rPr>
                <w:rFonts w:ascii="Consolas" w:hAnsi="Consolas" w:cs="Consolas"/>
                <w:color w:val="2B91AF"/>
                <w:sz w:val="19"/>
                <w:szCs w:val="19"/>
                <w:highlight w:val="white"/>
              </w:rPr>
            </w:rPrChange>
          </w:rPr>
          <w:t>AnimalNameReport</w:t>
        </w:r>
        <w:r w:rsidRPr="00A27D69">
          <w:rPr>
            <w:sz w:val="24"/>
            <w:szCs w:val="24"/>
            <w:rPrChange w:id="690" w:author="ron gal" w:date="2017-03-04T15:05:00Z">
              <w:rPr>
                <w:rFonts w:ascii="Consolas" w:hAnsi="Consolas" w:cs="Consolas"/>
                <w:sz w:val="19"/>
                <w:szCs w:val="19"/>
                <w:highlight w:val="white"/>
              </w:rPr>
            </w:rPrChange>
          </w:rPr>
          <w:t>&gt; GetPerAnimalReport(</w:t>
        </w:r>
        <w:r w:rsidRPr="00A27D69">
          <w:rPr>
            <w:sz w:val="24"/>
            <w:szCs w:val="24"/>
            <w:rPrChange w:id="691" w:author="ron gal" w:date="2017-03-04T15:05:00Z">
              <w:rPr>
                <w:rFonts w:ascii="Consolas" w:hAnsi="Consolas" w:cs="Consolas"/>
                <w:color w:val="2B91AF"/>
                <w:sz w:val="19"/>
                <w:szCs w:val="19"/>
                <w:highlight w:val="white"/>
              </w:rPr>
            </w:rPrChange>
          </w:rPr>
          <w:t>DateTime</w:t>
        </w:r>
        <w:r w:rsidRPr="00A27D69">
          <w:rPr>
            <w:sz w:val="24"/>
            <w:szCs w:val="24"/>
            <w:rPrChange w:id="692" w:author="ron gal" w:date="2017-03-04T15:05:00Z">
              <w:rPr>
                <w:rFonts w:ascii="Consolas" w:hAnsi="Consolas" w:cs="Consolas"/>
                <w:sz w:val="19"/>
                <w:szCs w:val="19"/>
                <w:highlight w:val="white"/>
              </w:rPr>
            </w:rPrChange>
          </w:rPr>
          <w:t xml:space="preserve">? startDate, </w:t>
        </w:r>
        <w:r w:rsidRPr="00A27D69">
          <w:rPr>
            <w:sz w:val="24"/>
            <w:szCs w:val="24"/>
            <w:rPrChange w:id="693" w:author="ron gal" w:date="2017-03-04T15:05:00Z">
              <w:rPr>
                <w:rFonts w:ascii="Consolas" w:hAnsi="Consolas" w:cs="Consolas"/>
                <w:color w:val="2B91AF"/>
                <w:sz w:val="19"/>
                <w:szCs w:val="19"/>
                <w:highlight w:val="white"/>
              </w:rPr>
            </w:rPrChange>
          </w:rPr>
          <w:t>DateTime</w:t>
        </w:r>
        <w:r w:rsidRPr="00A27D69">
          <w:rPr>
            <w:sz w:val="24"/>
            <w:szCs w:val="24"/>
            <w:rPrChange w:id="694" w:author="ron gal" w:date="2017-03-04T15:05:00Z">
              <w:rPr>
                <w:rFonts w:ascii="Consolas" w:hAnsi="Consolas" w:cs="Consolas"/>
                <w:sz w:val="19"/>
                <w:szCs w:val="19"/>
                <w:highlight w:val="white"/>
              </w:rPr>
            </w:rPrChange>
          </w:rPr>
          <w:t xml:space="preserve">? endDate, </w:t>
        </w:r>
        <w:r w:rsidRPr="00A27D69">
          <w:rPr>
            <w:sz w:val="24"/>
            <w:szCs w:val="24"/>
            <w:rPrChange w:id="695" w:author="ron gal" w:date="2017-03-04T15:05:00Z">
              <w:rPr>
                <w:rFonts w:ascii="Consolas" w:hAnsi="Consolas" w:cs="Consolas"/>
                <w:color w:val="0000FF"/>
                <w:sz w:val="19"/>
                <w:szCs w:val="19"/>
                <w:highlight w:val="white"/>
              </w:rPr>
            </w:rPrChange>
          </w:rPr>
          <w:t>int</w:t>
        </w:r>
        <w:r w:rsidRPr="00A27D69">
          <w:rPr>
            <w:sz w:val="24"/>
            <w:szCs w:val="24"/>
            <w:rPrChange w:id="696" w:author="ron gal" w:date="2017-03-04T15:05:00Z">
              <w:rPr>
                <w:rFonts w:ascii="Consolas" w:hAnsi="Consolas" w:cs="Consolas"/>
                <w:sz w:val="19"/>
                <w:szCs w:val="19"/>
                <w:highlight w:val="white"/>
              </w:rPr>
            </w:rPrChange>
          </w:rPr>
          <w:t xml:space="preserve">? datePart, </w:t>
        </w:r>
        <w:r w:rsidRPr="00A27D69">
          <w:rPr>
            <w:sz w:val="24"/>
            <w:szCs w:val="24"/>
            <w:rPrChange w:id="697" w:author="ron gal" w:date="2017-03-04T15:05:00Z">
              <w:rPr>
                <w:rFonts w:ascii="Consolas" w:hAnsi="Consolas" w:cs="Consolas"/>
                <w:color w:val="0000FF"/>
                <w:sz w:val="19"/>
                <w:szCs w:val="19"/>
                <w:highlight w:val="white"/>
              </w:rPr>
            </w:rPrChange>
          </w:rPr>
          <w:t>int</w:t>
        </w:r>
        <w:r w:rsidRPr="00A27D69">
          <w:rPr>
            <w:sz w:val="24"/>
            <w:szCs w:val="24"/>
            <w:rPrChange w:id="698" w:author="ron gal" w:date="2017-03-04T15:05:00Z">
              <w:rPr>
                <w:rFonts w:ascii="Consolas" w:hAnsi="Consolas" w:cs="Consolas"/>
                <w:sz w:val="19"/>
                <w:szCs w:val="19"/>
                <w:highlight w:val="white"/>
              </w:rPr>
            </w:rPrChange>
          </w:rPr>
          <w:t xml:space="preserve"> ownerId, </w:t>
        </w:r>
        <w:r w:rsidRPr="00A27D69">
          <w:rPr>
            <w:sz w:val="24"/>
            <w:szCs w:val="24"/>
            <w:rPrChange w:id="699" w:author="ron gal" w:date="2017-03-04T15:05:00Z">
              <w:rPr>
                <w:rFonts w:ascii="Consolas" w:hAnsi="Consolas" w:cs="Consolas"/>
                <w:color w:val="0000FF"/>
                <w:sz w:val="19"/>
                <w:szCs w:val="19"/>
                <w:highlight w:val="white"/>
              </w:rPr>
            </w:rPrChange>
          </w:rPr>
          <w:t>int</w:t>
        </w:r>
        <w:r w:rsidRPr="00A27D69">
          <w:rPr>
            <w:sz w:val="24"/>
            <w:szCs w:val="24"/>
            <w:rPrChange w:id="700" w:author="ron gal" w:date="2017-03-04T15:05:00Z">
              <w:rPr>
                <w:rFonts w:ascii="Consolas" w:hAnsi="Consolas" w:cs="Consolas"/>
                <w:sz w:val="19"/>
                <w:szCs w:val="19"/>
                <w:highlight w:val="white"/>
              </w:rPr>
            </w:rPrChange>
          </w:rPr>
          <w:t>? animalId);</w:t>
        </w:r>
      </w:ins>
    </w:p>
    <w:p w:rsidR="00A27D69" w:rsidRPr="00A27D69" w:rsidRDefault="00A27D69">
      <w:pPr>
        <w:rPr>
          <w:sz w:val="24"/>
          <w:szCs w:val="24"/>
          <w:rPrChange w:id="701" w:author="ron gal" w:date="2017-03-04T15:05:00Z">
            <w:rPr/>
          </w:rPrChange>
        </w:rPr>
      </w:pPr>
      <w:ins w:id="702" w:author="ron gal" w:date="2017-03-04T15:04:00Z">
        <w:r w:rsidRPr="00A27D69">
          <w:rPr>
            <w:sz w:val="24"/>
            <w:szCs w:val="24"/>
            <w:rPrChange w:id="703" w:author="ron gal" w:date="2017-03-04T15:05:00Z">
              <w:rPr>
                <w:rFonts w:ascii="Consolas" w:hAnsi="Consolas" w:cs="Consolas"/>
                <w:color w:val="2B91AF"/>
                <w:sz w:val="19"/>
                <w:szCs w:val="19"/>
                <w:highlight w:val="white"/>
              </w:rPr>
            </w:rPrChange>
          </w:rPr>
          <w:t>IEnumerable</w:t>
        </w:r>
        <w:r w:rsidRPr="00A27D69">
          <w:rPr>
            <w:sz w:val="24"/>
            <w:szCs w:val="24"/>
            <w:rPrChange w:id="704" w:author="ron gal" w:date="2017-03-04T15:05:00Z">
              <w:rPr>
                <w:rFonts w:ascii="Consolas" w:hAnsi="Consolas" w:cs="Consolas"/>
                <w:sz w:val="19"/>
                <w:szCs w:val="19"/>
                <w:highlight w:val="white"/>
              </w:rPr>
            </w:rPrChange>
          </w:rPr>
          <w:t>&lt;</w:t>
        </w:r>
        <w:r w:rsidRPr="00A27D69">
          <w:rPr>
            <w:sz w:val="24"/>
            <w:szCs w:val="24"/>
            <w:rPrChange w:id="705" w:author="ron gal" w:date="2017-03-04T15:05:00Z">
              <w:rPr>
                <w:rFonts w:ascii="Consolas" w:hAnsi="Consolas" w:cs="Consolas"/>
                <w:color w:val="2B91AF"/>
                <w:sz w:val="19"/>
                <w:szCs w:val="19"/>
                <w:highlight w:val="white"/>
              </w:rPr>
            </w:rPrChange>
          </w:rPr>
          <w:t>VisitsReport</w:t>
        </w:r>
        <w:r w:rsidRPr="00A27D69">
          <w:rPr>
            <w:sz w:val="24"/>
            <w:szCs w:val="24"/>
            <w:rPrChange w:id="706" w:author="ron gal" w:date="2017-03-04T15:05:00Z">
              <w:rPr>
                <w:rFonts w:ascii="Consolas" w:hAnsi="Consolas" w:cs="Consolas"/>
                <w:sz w:val="19"/>
                <w:szCs w:val="19"/>
                <w:highlight w:val="white"/>
              </w:rPr>
            </w:rPrChange>
          </w:rPr>
          <w:t>&gt; GetVisitsReport(</w:t>
        </w:r>
        <w:r w:rsidRPr="00A27D69">
          <w:rPr>
            <w:sz w:val="24"/>
            <w:szCs w:val="24"/>
            <w:rPrChange w:id="707" w:author="ron gal" w:date="2017-03-04T15:05:00Z">
              <w:rPr>
                <w:rFonts w:ascii="Consolas" w:hAnsi="Consolas" w:cs="Consolas"/>
                <w:color w:val="0000FF"/>
                <w:sz w:val="19"/>
                <w:szCs w:val="19"/>
                <w:highlight w:val="white"/>
              </w:rPr>
            </w:rPrChange>
          </w:rPr>
          <w:t>int</w:t>
        </w:r>
        <w:r w:rsidRPr="00A27D69">
          <w:rPr>
            <w:sz w:val="24"/>
            <w:szCs w:val="24"/>
            <w:rPrChange w:id="708" w:author="ron gal" w:date="2017-03-04T15:05:00Z">
              <w:rPr>
                <w:rFonts w:ascii="Consolas" w:hAnsi="Consolas" w:cs="Consolas"/>
                <w:sz w:val="19"/>
                <w:szCs w:val="19"/>
                <w:highlight w:val="white"/>
              </w:rPr>
            </w:rPrChange>
          </w:rPr>
          <w:t xml:space="preserve">? time, </w:t>
        </w:r>
        <w:r w:rsidRPr="00A27D69">
          <w:rPr>
            <w:sz w:val="24"/>
            <w:szCs w:val="24"/>
            <w:rPrChange w:id="709" w:author="ron gal" w:date="2017-03-04T15:05:00Z">
              <w:rPr>
                <w:rFonts w:ascii="Consolas" w:hAnsi="Consolas" w:cs="Consolas"/>
                <w:color w:val="0000FF"/>
                <w:sz w:val="19"/>
                <w:szCs w:val="19"/>
                <w:highlight w:val="white"/>
              </w:rPr>
            </w:rPrChange>
          </w:rPr>
          <w:t>int</w:t>
        </w:r>
        <w:r w:rsidRPr="00A27D69">
          <w:rPr>
            <w:sz w:val="24"/>
            <w:szCs w:val="24"/>
            <w:rPrChange w:id="710" w:author="ron gal" w:date="2017-03-04T15:05:00Z">
              <w:rPr>
                <w:rFonts w:ascii="Consolas" w:hAnsi="Consolas" w:cs="Consolas"/>
                <w:sz w:val="19"/>
                <w:szCs w:val="19"/>
                <w:highlight w:val="white"/>
              </w:rPr>
            </w:rPrChange>
          </w:rPr>
          <w:t xml:space="preserve"> doctorId, </w:t>
        </w:r>
        <w:r w:rsidRPr="00A27D69">
          <w:rPr>
            <w:sz w:val="24"/>
            <w:szCs w:val="24"/>
            <w:rPrChange w:id="711" w:author="ron gal" w:date="2017-03-04T15:05:00Z">
              <w:rPr>
                <w:rFonts w:ascii="Consolas" w:hAnsi="Consolas" w:cs="Consolas"/>
                <w:color w:val="0000FF"/>
                <w:sz w:val="19"/>
                <w:szCs w:val="19"/>
                <w:highlight w:val="white"/>
              </w:rPr>
            </w:rPrChange>
          </w:rPr>
          <w:t>int</w:t>
        </w:r>
        <w:r w:rsidRPr="00A27D69">
          <w:rPr>
            <w:sz w:val="24"/>
            <w:szCs w:val="24"/>
            <w:rPrChange w:id="712" w:author="ron gal" w:date="2017-03-04T15:05:00Z">
              <w:rPr>
                <w:rFonts w:ascii="Consolas" w:hAnsi="Consolas" w:cs="Consolas"/>
                <w:sz w:val="19"/>
                <w:szCs w:val="19"/>
                <w:highlight w:val="white"/>
              </w:rPr>
            </w:rPrChange>
          </w:rPr>
          <w:t xml:space="preserve"> ownerId);</w:t>
        </w:r>
      </w:ins>
    </w:p>
    <w:p w:rsidR="00481634" w:rsidRDefault="00471D70">
      <w:pPr>
        <w:bidi/>
      </w:pPr>
      <w:r>
        <w:rPr>
          <w:sz w:val="28"/>
          <w:szCs w:val="28"/>
          <w:rtl/>
        </w:rPr>
        <w:t>קונטרולרים (</w:t>
      </w:r>
      <w:r>
        <w:rPr>
          <w:sz w:val="28"/>
          <w:szCs w:val="28"/>
        </w:rPr>
        <w:t>Controllers)</w:t>
      </w:r>
    </w:p>
    <w:p w:rsidR="00481634" w:rsidRDefault="00471D70">
      <w:pPr>
        <w:bidi/>
        <w:rPr>
          <w:rtl/>
        </w:rPr>
        <w:pPrChange w:id="713" w:author="ron gal" w:date="2017-03-04T15:21:00Z">
          <w:pPr>
            <w:bidi/>
          </w:pPr>
        </w:pPrChange>
      </w:pPr>
      <w:r>
        <w:rPr>
          <w:sz w:val="24"/>
          <w:szCs w:val="24"/>
          <w:rtl/>
        </w:rPr>
        <w:lastRenderedPageBreak/>
        <w:t xml:space="preserve">קבוצת מחלקות זו אחראית על חשיפת השירותים המוצעים באתר בממשק </w:t>
      </w:r>
      <w:r>
        <w:rPr>
          <w:sz w:val="24"/>
          <w:szCs w:val="24"/>
        </w:rPr>
        <w:t>REST</w:t>
      </w:r>
      <w:r>
        <w:rPr>
          <w:sz w:val="24"/>
          <w:szCs w:val="24"/>
          <w:rtl/>
        </w:rPr>
        <w:t>. כאשר נשלחת בקשה לשרת נבחרת הפונקציה בקונטרולר הרלוונטי בהתאם ל-</w:t>
      </w:r>
      <w:r>
        <w:rPr>
          <w:sz w:val="24"/>
          <w:szCs w:val="24"/>
        </w:rPr>
        <w:t>HTTP Verb</w:t>
      </w:r>
      <w:r>
        <w:rPr>
          <w:sz w:val="24"/>
          <w:szCs w:val="24"/>
          <w:rtl/>
        </w:rPr>
        <w:t xml:space="preserve"> בהתאם לשמות וערכי הפרמטרים של הבקשה. מגנון זה מובנה בתוך </w:t>
      </w:r>
      <w:r>
        <w:rPr>
          <w:sz w:val="24"/>
          <w:szCs w:val="24"/>
        </w:rPr>
        <w:t>Web API</w:t>
      </w:r>
      <w:r>
        <w:rPr>
          <w:sz w:val="24"/>
          <w:szCs w:val="24"/>
          <w:rtl/>
        </w:rPr>
        <w:t xml:space="preserve">. כתובת כל קונטרולר היא שמו ללא הסופית </w:t>
      </w:r>
      <w:r>
        <w:rPr>
          <w:sz w:val="24"/>
          <w:szCs w:val="24"/>
        </w:rPr>
        <w:t>Controller</w:t>
      </w:r>
      <w:r>
        <w:rPr>
          <w:sz w:val="24"/>
          <w:szCs w:val="24"/>
          <w:rtl/>
        </w:rPr>
        <w:t xml:space="preserve">, כלומר הכתובת היחסית של </w:t>
      </w:r>
      <w:del w:id="714" w:author="ron gal" w:date="2017-03-04T15:21:00Z">
        <w:r w:rsidDel="000F3A1E">
          <w:rPr>
            <w:sz w:val="24"/>
            <w:szCs w:val="24"/>
          </w:rPr>
          <w:delText>OrdersController</w:delText>
        </w:r>
        <w:r w:rsidDel="000F3A1E">
          <w:rPr>
            <w:sz w:val="24"/>
            <w:szCs w:val="24"/>
            <w:rtl/>
          </w:rPr>
          <w:delText xml:space="preserve"> </w:delText>
        </w:r>
      </w:del>
      <w:ins w:id="715" w:author="ron gal" w:date="2017-03-04T15:21:00Z">
        <w:r w:rsidR="000F3A1E">
          <w:rPr>
            <w:sz w:val="24"/>
            <w:szCs w:val="24"/>
          </w:rPr>
          <w:t>VetsController</w:t>
        </w:r>
        <w:r w:rsidR="000F3A1E">
          <w:rPr>
            <w:sz w:val="24"/>
            <w:szCs w:val="24"/>
            <w:rtl/>
          </w:rPr>
          <w:t xml:space="preserve"> </w:t>
        </w:r>
      </w:ins>
      <w:r>
        <w:rPr>
          <w:sz w:val="24"/>
          <w:szCs w:val="24"/>
          <w:rtl/>
        </w:rPr>
        <w:t xml:space="preserve">תהיה </w:t>
      </w:r>
      <w:r>
        <w:rPr>
          <w:sz w:val="24"/>
          <w:szCs w:val="24"/>
        </w:rPr>
        <w:t>api/</w:t>
      </w:r>
      <w:del w:id="716" w:author="ron gal" w:date="2017-03-04T15:21:00Z">
        <w:r w:rsidDel="000F3A1E">
          <w:rPr>
            <w:sz w:val="24"/>
            <w:szCs w:val="24"/>
          </w:rPr>
          <w:delText>orders</w:delText>
        </w:r>
      </w:del>
      <w:ins w:id="717" w:author="ron gal" w:date="2017-03-04T15:21:00Z">
        <w:r w:rsidR="000F3A1E">
          <w:rPr>
            <w:sz w:val="24"/>
            <w:szCs w:val="24"/>
          </w:rPr>
          <w:t>vets</w:t>
        </w:r>
      </w:ins>
      <w:r>
        <w:rPr>
          <w:sz w:val="24"/>
          <w:szCs w:val="24"/>
          <w:rtl/>
        </w:rPr>
        <w:t>/, אם נשלח בקשה ל-</w:t>
      </w:r>
      <w:r>
        <w:rPr>
          <w:sz w:val="24"/>
          <w:szCs w:val="24"/>
        </w:rPr>
        <w:t>api/</w:t>
      </w:r>
      <w:del w:id="718" w:author="ron gal" w:date="2017-03-04T15:21:00Z">
        <w:r w:rsidDel="000F3A1E">
          <w:rPr>
            <w:sz w:val="24"/>
            <w:szCs w:val="24"/>
          </w:rPr>
          <w:delText>orders</w:delText>
        </w:r>
      </w:del>
      <w:ins w:id="719" w:author="ron gal" w:date="2017-03-04T15:21:00Z">
        <w:r w:rsidR="000F3A1E">
          <w:rPr>
            <w:sz w:val="24"/>
            <w:szCs w:val="24"/>
          </w:rPr>
          <w:t>vets</w:t>
        </w:r>
      </w:ins>
      <w:r>
        <w:rPr>
          <w:sz w:val="24"/>
          <w:szCs w:val="24"/>
          <w:rtl/>
        </w:rPr>
        <w:t xml:space="preserve">/3 עם פועל </w:t>
      </w:r>
      <w:r>
        <w:rPr>
          <w:sz w:val="24"/>
          <w:szCs w:val="24"/>
        </w:rPr>
        <w:t>HTTP</w:t>
      </w:r>
      <w:r>
        <w:rPr>
          <w:sz w:val="24"/>
          <w:szCs w:val="24"/>
          <w:rtl/>
        </w:rPr>
        <w:t xml:space="preserve"> מסוג </w:t>
      </w:r>
      <w:r>
        <w:rPr>
          <w:sz w:val="24"/>
          <w:szCs w:val="24"/>
        </w:rPr>
        <w:t>Get</w:t>
      </w:r>
      <w:r>
        <w:rPr>
          <w:sz w:val="24"/>
          <w:szCs w:val="24"/>
          <w:rtl/>
        </w:rPr>
        <w:t xml:space="preserve"> הפונקציה שתופעל בשרת תהיה (</w:t>
      </w:r>
      <w:r>
        <w:rPr>
          <w:sz w:val="24"/>
          <w:szCs w:val="24"/>
        </w:rPr>
        <w:t>Get(int id</w:t>
      </w:r>
      <w:r>
        <w:rPr>
          <w:sz w:val="24"/>
          <w:szCs w:val="24"/>
          <w:rtl/>
        </w:rPr>
        <w:t xml:space="preserve"> כאשר </w:t>
      </w:r>
      <w:r>
        <w:rPr>
          <w:sz w:val="24"/>
          <w:szCs w:val="24"/>
        </w:rPr>
        <w:t>id</w:t>
      </w:r>
      <w:r>
        <w:rPr>
          <w:sz w:val="24"/>
          <w:szCs w:val="24"/>
          <w:rtl/>
        </w:rPr>
        <w:t xml:space="preserve"> יקבל את הערך 3. חשוב להדגיש כי במחלקות אלו לא תתבצע לוגיקה, אלא הן יכילו </w:t>
      </w:r>
      <w:del w:id="720" w:author="ron gal" w:date="2017-03-04T15:21:00Z">
        <w:r w:rsidDel="000F3A1E">
          <w:rPr>
            <w:sz w:val="24"/>
            <w:szCs w:val="24"/>
          </w:rPr>
          <w:delText>query processors</w:delText>
        </w:r>
      </w:del>
      <w:ins w:id="721" w:author="ron gal" w:date="2017-03-04T15:21:00Z">
        <w:r w:rsidR="000F3A1E">
          <w:rPr>
            <w:sz w:val="24"/>
            <w:szCs w:val="24"/>
          </w:rPr>
          <w:t>daos</w:t>
        </w:r>
      </w:ins>
      <w:r>
        <w:rPr>
          <w:sz w:val="24"/>
          <w:szCs w:val="24"/>
          <w:rtl/>
        </w:rPr>
        <w:t xml:space="preserve"> מתאימים אשר יבצעו את הלוגיקה עבורן.</w:t>
      </w:r>
    </w:p>
    <w:p w:rsidR="00481634" w:rsidRDefault="00481634">
      <w:pPr>
        <w:bidi/>
      </w:pPr>
    </w:p>
    <w:p w:rsidR="00481634" w:rsidRDefault="00471D70" w:rsidP="000F3A1E">
      <w:pPr>
        <w:bidi/>
      </w:pPr>
      <w:r>
        <w:rPr>
          <w:b/>
          <w:sz w:val="24"/>
          <w:szCs w:val="24"/>
          <w:rtl/>
        </w:rPr>
        <w:t xml:space="preserve">מחלקת </w:t>
      </w:r>
      <w:ins w:id="722" w:author="ron gal" w:date="2017-03-04T15:22:00Z">
        <w:r w:rsidR="000F3A1E" w:rsidRPr="000F3A1E">
          <w:rPr>
            <w:b/>
            <w:sz w:val="24"/>
            <w:szCs w:val="24"/>
            <w:rPrChange w:id="723" w:author="ron gal" w:date="2017-03-04T15:37:00Z">
              <w:rPr>
                <w:rFonts w:ascii="Consolas" w:hAnsi="Consolas" w:cs="Consolas"/>
                <w:color w:val="2B91AF"/>
                <w:sz w:val="19"/>
                <w:szCs w:val="19"/>
                <w:highlight w:val="white"/>
              </w:rPr>
            </w:rPrChange>
          </w:rPr>
          <w:t>AnimalsController</w:t>
        </w:r>
      </w:ins>
      <w:del w:id="724" w:author="ron gal" w:date="2017-03-04T15:22:00Z">
        <w:r w:rsidDel="000F3A1E">
          <w:rPr>
            <w:b/>
            <w:sz w:val="24"/>
            <w:szCs w:val="24"/>
          </w:rPr>
          <w:delText>CustomersController</w:delText>
        </w:r>
      </w:del>
    </w:p>
    <w:p w:rsidR="00481634" w:rsidRDefault="00471D70">
      <w:pPr>
        <w:bidi/>
        <w:rPr>
          <w:rtl/>
        </w:rPr>
        <w:pPrChange w:id="725" w:author="ron gal" w:date="2017-03-04T15:38:00Z">
          <w:pPr>
            <w:bidi/>
          </w:pPr>
        </w:pPrChange>
      </w:pPr>
      <w:r>
        <w:rPr>
          <w:sz w:val="24"/>
          <w:szCs w:val="24"/>
          <w:rtl/>
        </w:rPr>
        <w:t>הקונטרולר יבצע פעולות חיפוש ושינוי פרטים</w:t>
      </w:r>
      <w:del w:id="726" w:author="ron gal" w:date="2017-03-04T15:38:00Z">
        <w:r w:rsidDel="0096291C">
          <w:rPr>
            <w:sz w:val="24"/>
            <w:szCs w:val="24"/>
            <w:rtl/>
          </w:rPr>
          <w:delText>, חיפוש והקפאת לקוחות</w:delText>
        </w:r>
      </w:del>
      <w:ins w:id="727" w:author="ron gal" w:date="2017-03-04T15:38:00Z">
        <w:r w:rsidR="0096291C">
          <w:rPr>
            <w:sz w:val="24"/>
            <w:szCs w:val="24"/>
          </w:rPr>
          <w:t xml:space="preserve"> </w:t>
        </w:r>
        <w:r w:rsidR="0096291C">
          <w:rPr>
            <w:rFonts w:hint="cs"/>
            <w:sz w:val="24"/>
            <w:szCs w:val="24"/>
            <w:rtl/>
          </w:rPr>
          <w:t>של בעלי חיים</w:t>
        </w:r>
      </w:ins>
      <w:r>
        <w:rPr>
          <w:sz w:val="24"/>
          <w:szCs w:val="24"/>
          <w:rtl/>
        </w:rPr>
        <w:t>. המחלקה תכיל את הפעולות הבאות:</w:t>
      </w:r>
    </w:p>
    <w:p w:rsidR="00481634" w:rsidRDefault="00481634">
      <w:pPr>
        <w:bidi/>
      </w:pPr>
    </w:p>
    <w:p w:rsidR="000F3A1E" w:rsidRDefault="000F3A1E">
      <w:pPr>
        <w:rPr>
          <w:ins w:id="728" w:author="ron gal" w:date="2017-03-04T15:22:00Z"/>
          <w:sz w:val="24"/>
          <w:szCs w:val="24"/>
          <w:rtl/>
        </w:rPr>
      </w:pPr>
      <w:ins w:id="729" w:author="ron gal" w:date="2017-03-04T15:22:00Z">
        <w:r w:rsidRPr="000F3A1E">
          <w:rPr>
            <w:sz w:val="24"/>
            <w:szCs w:val="24"/>
            <w:rPrChange w:id="730" w:author="ron gal" w:date="2017-03-04T15:37:00Z">
              <w:rPr>
                <w:rFonts w:ascii="Consolas" w:hAnsi="Consolas" w:cs="Consolas"/>
                <w:color w:val="0000FF"/>
                <w:sz w:val="19"/>
                <w:szCs w:val="19"/>
                <w:highlight w:val="white"/>
              </w:rPr>
            </w:rPrChange>
          </w:rPr>
          <w:t>public</w:t>
        </w:r>
        <w:r w:rsidRPr="000F3A1E">
          <w:rPr>
            <w:sz w:val="24"/>
            <w:szCs w:val="24"/>
            <w:rPrChange w:id="731" w:author="ron gal" w:date="2017-03-04T15:37:00Z">
              <w:rPr>
                <w:rFonts w:ascii="Consolas" w:hAnsi="Consolas" w:cs="Consolas"/>
                <w:sz w:val="19"/>
                <w:szCs w:val="19"/>
                <w:highlight w:val="white"/>
              </w:rPr>
            </w:rPrChange>
          </w:rPr>
          <w:t xml:space="preserve"> </w:t>
        </w:r>
        <w:r w:rsidRPr="000F3A1E">
          <w:rPr>
            <w:sz w:val="24"/>
            <w:szCs w:val="24"/>
            <w:rPrChange w:id="732" w:author="ron gal" w:date="2017-03-04T15:37:00Z">
              <w:rPr>
                <w:rFonts w:ascii="Consolas" w:hAnsi="Consolas" w:cs="Consolas"/>
                <w:color w:val="2B91AF"/>
                <w:sz w:val="19"/>
                <w:szCs w:val="19"/>
                <w:highlight w:val="white"/>
              </w:rPr>
            </w:rPrChange>
          </w:rPr>
          <w:t>List</w:t>
        </w:r>
        <w:r w:rsidRPr="000F3A1E">
          <w:rPr>
            <w:sz w:val="24"/>
            <w:szCs w:val="24"/>
            <w:rPrChange w:id="733" w:author="ron gal" w:date="2017-03-04T15:37:00Z">
              <w:rPr>
                <w:rFonts w:ascii="Consolas" w:hAnsi="Consolas" w:cs="Consolas"/>
                <w:sz w:val="19"/>
                <w:szCs w:val="19"/>
                <w:highlight w:val="white"/>
              </w:rPr>
            </w:rPrChange>
          </w:rPr>
          <w:t>&lt;</w:t>
        </w:r>
        <w:r w:rsidRPr="000F3A1E">
          <w:rPr>
            <w:sz w:val="24"/>
            <w:szCs w:val="24"/>
            <w:rPrChange w:id="734" w:author="ron gal" w:date="2017-03-04T15:37:00Z">
              <w:rPr>
                <w:rFonts w:ascii="Consolas" w:hAnsi="Consolas" w:cs="Consolas"/>
                <w:color w:val="2B91AF"/>
                <w:sz w:val="19"/>
                <w:szCs w:val="19"/>
                <w:highlight w:val="white"/>
              </w:rPr>
            </w:rPrChange>
          </w:rPr>
          <w:t>Animal</w:t>
        </w:r>
        <w:r w:rsidRPr="000F3A1E">
          <w:rPr>
            <w:sz w:val="24"/>
            <w:szCs w:val="24"/>
            <w:rPrChange w:id="735" w:author="ron gal" w:date="2017-03-04T15:37:00Z">
              <w:rPr>
                <w:rFonts w:ascii="Consolas" w:hAnsi="Consolas" w:cs="Consolas"/>
                <w:sz w:val="19"/>
                <w:szCs w:val="19"/>
                <w:highlight w:val="white"/>
              </w:rPr>
            </w:rPrChange>
          </w:rPr>
          <w:t>&gt; MyAnimals(</w:t>
        </w:r>
        <w:r w:rsidRPr="000F3A1E">
          <w:rPr>
            <w:sz w:val="24"/>
            <w:szCs w:val="24"/>
            <w:rPrChange w:id="736" w:author="ron gal" w:date="2017-03-04T15:37:00Z">
              <w:rPr>
                <w:rFonts w:ascii="Consolas" w:hAnsi="Consolas" w:cs="Consolas"/>
                <w:color w:val="0000FF"/>
                <w:sz w:val="19"/>
                <w:szCs w:val="19"/>
                <w:highlight w:val="white"/>
              </w:rPr>
            </w:rPrChange>
          </w:rPr>
          <w:t>int</w:t>
        </w:r>
        <w:r w:rsidRPr="000F3A1E">
          <w:rPr>
            <w:sz w:val="24"/>
            <w:szCs w:val="24"/>
            <w:rPrChange w:id="737" w:author="ron gal" w:date="2017-03-04T15:37:00Z">
              <w:rPr>
                <w:rFonts w:ascii="Consolas" w:hAnsi="Consolas" w:cs="Consolas"/>
                <w:sz w:val="19"/>
                <w:szCs w:val="19"/>
                <w:highlight w:val="white"/>
              </w:rPr>
            </w:rPrChange>
          </w:rPr>
          <w:t xml:space="preserve">? id = </w:t>
        </w:r>
        <w:r w:rsidRPr="000F3A1E">
          <w:rPr>
            <w:sz w:val="24"/>
            <w:szCs w:val="24"/>
            <w:rPrChange w:id="738" w:author="ron gal" w:date="2017-03-04T15:37:00Z">
              <w:rPr>
                <w:rFonts w:ascii="Consolas" w:hAnsi="Consolas" w:cs="Consolas"/>
                <w:color w:val="0000FF"/>
                <w:sz w:val="19"/>
                <w:szCs w:val="19"/>
                <w:highlight w:val="white"/>
              </w:rPr>
            </w:rPrChange>
          </w:rPr>
          <w:t>null</w:t>
        </w:r>
        <w:r w:rsidRPr="000F3A1E">
          <w:rPr>
            <w:sz w:val="24"/>
            <w:szCs w:val="24"/>
            <w:rPrChange w:id="739" w:author="ron gal" w:date="2017-03-04T15:37:00Z">
              <w:rPr>
                <w:rFonts w:ascii="Consolas" w:hAnsi="Consolas" w:cs="Consolas"/>
                <w:sz w:val="19"/>
                <w:szCs w:val="19"/>
                <w:highlight w:val="white"/>
              </w:rPr>
            </w:rPrChange>
          </w:rPr>
          <w:t xml:space="preserve">, </w:t>
        </w:r>
        <w:r w:rsidRPr="000F3A1E">
          <w:rPr>
            <w:sz w:val="24"/>
            <w:szCs w:val="24"/>
            <w:rPrChange w:id="740" w:author="ron gal" w:date="2017-03-04T15:37:00Z">
              <w:rPr>
                <w:rFonts w:ascii="Consolas" w:hAnsi="Consolas" w:cs="Consolas"/>
                <w:color w:val="0000FF"/>
                <w:sz w:val="19"/>
                <w:szCs w:val="19"/>
                <w:highlight w:val="white"/>
              </w:rPr>
            </w:rPrChange>
          </w:rPr>
          <w:t>string</w:t>
        </w:r>
        <w:r w:rsidRPr="000F3A1E">
          <w:rPr>
            <w:sz w:val="24"/>
            <w:szCs w:val="24"/>
            <w:rPrChange w:id="741" w:author="ron gal" w:date="2017-03-04T15:37:00Z">
              <w:rPr>
                <w:rFonts w:ascii="Consolas" w:hAnsi="Consolas" w:cs="Consolas"/>
                <w:sz w:val="19"/>
                <w:szCs w:val="19"/>
                <w:highlight w:val="white"/>
              </w:rPr>
            </w:rPrChange>
          </w:rPr>
          <w:t xml:space="preserve"> animalName = </w:t>
        </w:r>
        <w:r w:rsidRPr="000F3A1E">
          <w:rPr>
            <w:sz w:val="24"/>
            <w:szCs w:val="24"/>
            <w:rPrChange w:id="742" w:author="ron gal" w:date="2017-03-04T15:37:00Z">
              <w:rPr>
                <w:rFonts w:ascii="Consolas" w:hAnsi="Consolas" w:cs="Consolas"/>
                <w:color w:val="A31515"/>
                <w:sz w:val="19"/>
                <w:szCs w:val="19"/>
                <w:highlight w:val="white"/>
              </w:rPr>
            </w:rPrChange>
          </w:rPr>
          <w:t>""</w:t>
        </w:r>
        <w:r w:rsidRPr="000F3A1E">
          <w:rPr>
            <w:sz w:val="24"/>
            <w:szCs w:val="24"/>
            <w:rPrChange w:id="743" w:author="ron gal" w:date="2017-03-04T15:37:00Z">
              <w:rPr>
                <w:rFonts w:ascii="Consolas" w:hAnsi="Consolas" w:cs="Consolas"/>
                <w:sz w:val="19"/>
                <w:szCs w:val="19"/>
                <w:highlight w:val="white"/>
              </w:rPr>
            </w:rPrChange>
          </w:rPr>
          <w:t xml:space="preserve">, </w:t>
        </w:r>
        <w:r w:rsidRPr="000F3A1E">
          <w:rPr>
            <w:sz w:val="24"/>
            <w:szCs w:val="24"/>
            <w:rPrChange w:id="744" w:author="ron gal" w:date="2017-03-04T15:37:00Z">
              <w:rPr>
                <w:rFonts w:ascii="Consolas" w:hAnsi="Consolas" w:cs="Consolas"/>
                <w:color w:val="0000FF"/>
                <w:sz w:val="19"/>
                <w:szCs w:val="19"/>
                <w:highlight w:val="white"/>
              </w:rPr>
            </w:rPrChange>
          </w:rPr>
          <w:t>string</w:t>
        </w:r>
        <w:r w:rsidRPr="000F3A1E">
          <w:rPr>
            <w:sz w:val="24"/>
            <w:szCs w:val="24"/>
            <w:rPrChange w:id="745" w:author="ron gal" w:date="2017-03-04T15:37:00Z">
              <w:rPr>
                <w:rFonts w:ascii="Consolas" w:hAnsi="Consolas" w:cs="Consolas"/>
                <w:sz w:val="19"/>
                <w:szCs w:val="19"/>
                <w:highlight w:val="white"/>
              </w:rPr>
            </w:rPrChange>
          </w:rPr>
          <w:t xml:space="preserve"> doctorName = </w:t>
        </w:r>
        <w:r w:rsidRPr="000F3A1E">
          <w:rPr>
            <w:sz w:val="24"/>
            <w:szCs w:val="24"/>
            <w:rPrChange w:id="746" w:author="ron gal" w:date="2017-03-04T15:37:00Z">
              <w:rPr>
                <w:rFonts w:ascii="Consolas" w:hAnsi="Consolas" w:cs="Consolas"/>
                <w:color w:val="A31515"/>
                <w:sz w:val="19"/>
                <w:szCs w:val="19"/>
                <w:highlight w:val="white"/>
              </w:rPr>
            </w:rPrChange>
          </w:rPr>
          <w:t>""</w:t>
        </w:r>
        <w:r w:rsidRPr="000F3A1E">
          <w:rPr>
            <w:sz w:val="24"/>
            <w:szCs w:val="24"/>
            <w:rPrChange w:id="747" w:author="ron gal" w:date="2017-03-04T15:37:00Z">
              <w:rPr>
                <w:rFonts w:ascii="Consolas" w:hAnsi="Consolas" w:cs="Consolas"/>
                <w:sz w:val="19"/>
                <w:szCs w:val="19"/>
                <w:highlight w:val="white"/>
              </w:rPr>
            </w:rPrChange>
          </w:rPr>
          <w:t xml:space="preserve">, </w:t>
        </w:r>
        <w:r w:rsidRPr="000F3A1E">
          <w:rPr>
            <w:sz w:val="24"/>
            <w:szCs w:val="24"/>
            <w:rPrChange w:id="748" w:author="ron gal" w:date="2017-03-04T15:37:00Z">
              <w:rPr>
                <w:rFonts w:ascii="Consolas" w:hAnsi="Consolas" w:cs="Consolas"/>
                <w:color w:val="0000FF"/>
                <w:sz w:val="19"/>
                <w:szCs w:val="19"/>
                <w:highlight w:val="white"/>
              </w:rPr>
            </w:rPrChange>
          </w:rPr>
          <w:t>string</w:t>
        </w:r>
        <w:r w:rsidRPr="000F3A1E">
          <w:rPr>
            <w:sz w:val="24"/>
            <w:szCs w:val="24"/>
            <w:rPrChange w:id="749" w:author="ron gal" w:date="2017-03-04T15:37:00Z">
              <w:rPr>
                <w:rFonts w:ascii="Consolas" w:hAnsi="Consolas" w:cs="Consolas"/>
                <w:sz w:val="19"/>
                <w:szCs w:val="19"/>
                <w:highlight w:val="white"/>
              </w:rPr>
            </w:rPrChange>
          </w:rPr>
          <w:t xml:space="preserve"> ownerName = </w:t>
        </w:r>
        <w:r w:rsidRPr="000F3A1E">
          <w:rPr>
            <w:sz w:val="24"/>
            <w:szCs w:val="24"/>
            <w:rPrChange w:id="750" w:author="ron gal" w:date="2017-03-04T15:37:00Z">
              <w:rPr>
                <w:rFonts w:ascii="Consolas" w:hAnsi="Consolas" w:cs="Consolas"/>
                <w:color w:val="A31515"/>
                <w:sz w:val="19"/>
                <w:szCs w:val="19"/>
                <w:highlight w:val="white"/>
              </w:rPr>
            </w:rPrChange>
          </w:rPr>
          <w:t>""</w:t>
        </w:r>
        <w:r w:rsidRPr="000F3A1E">
          <w:rPr>
            <w:sz w:val="24"/>
            <w:szCs w:val="24"/>
            <w:rPrChange w:id="751" w:author="ron gal" w:date="2017-03-04T15:37:00Z">
              <w:rPr>
                <w:rFonts w:ascii="Consolas" w:hAnsi="Consolas" w:cs="Consolas"/>
                <w:sz w:val="19"/>
                <w:szCs w:val="19"/>
                <w:highlight w:val="white"/>
              </w:rPr>
            </w:rPrChange>
          </w:rPr>
          <w:t xml:space="preserve">, </w:t>
        </w:r>
        <w:r w:rsidRPr="000F3A1E">
          <w:rPr>
            <w:sz w:val="24"/>
            <w:szCs w:val="24"/>
            <w:rPrChange w:id="752" w:author="ron gal" w:date="2017-03-04T15:37:00Z">
              <w:rPr>
                <w:rFonts w:ascii="Consolas" w:hAnsi="Consolas" w:cs="Consolas"/>
                <w:color w:val="0000FF"/>
                <w:sz w:val="19"/>
                <w:szCs w:val="19"/>
                <w:highlight w:val="white"/>
              </w:rPr>
            </w:rPrChange>
          </w:rPr>
          <w:t>int</w:t>
        </w:r>
        <w:r w:rsidRPr="000F3A1E">
          <w:rPr>
            <w:sz w:val="24"/>
            <w:szCs w:val="24"/>
            <w:rPrChange w:id="753" w:author="ron gal" w:date="2017-03-04T15:37:00Z">
              <w:rPr>
                <w:rFonts w:ascii="Consolas" w:hAnsi="Consolas" w:cs="Consolas"/>
                <w:sz w:val="19"/>
                <w:szCs w:val="19"/>
                <w:highlight w:val="white"/>
              </w:rPr>
            </w:rPrChange>
          </w:rPr>
          <w:t xml:space="preserve">? type = </w:t>
        </w:r>
        <w:r w:rsidRPr="000F3A1E">
          <w:rPr>
            <w:sz w:val="24"/>
            <w:szCs w:val="24"/>
            <w:rPrChange w:id="754" w:author="ron gal" w:date="2017-03-04T15:37:00Z">
              <w:rPr>
                <w:rFonts w:ascii="Consolas" w:hAnsi="Consolas" w:cs="Consolas"/>
                <w:color w:val="0000FF"/>
                <w:sz w:val="19"/>
                <w:szCs w:val="19"/>
                <w:highlight w:val="white"/>
              </w:rPr>
            </w:rPrChange>
          </w:rPr>
          <w:t>null</w:t>
        </w:r>
        <w:r w:rsidRPr="000F3A1E">
          <w:rPr>
            <w:sz w:val="24"/>
            <w:szCs w:val="24"/>
            <w:rPrChange w:id="755" w:author="ron gal" w:date="2017-03-04T15:37:00Z">
              <w:rPr>
                <w:rFonts w:ascii="Consolas" w:hAnsi="Consolas" w:cs="Consolas"/>
                <w:sz w:val="19"/>
                <w:szCs w:val="19"/>
                <w:highlight w:val="white"/>
              </w:rPr>
            </w:rPrChange>
          </w:rPr>
          <w:t xml:space="preserve">, </w:t>
        </w:r>
        <w:r w:rsidRPr="000F3A1E">
          <w:rPr>
            <w:sz w:val="24"/>
            <w:szCs w:val="24"/>
            <w:rPrChange w:id="756" w:author="ron gal" w:date="2017-03-04T15:37:00Z">
              <w:rPr>
                <w:rFonts w:ascii="Consolas" w:hAnsi="Consolas" w:cs="Consolas"/>
                <w:color w:val="0000FF"/>
                <w:sz w:val="19"/>
                <w:szCs w:val="19"/>
                <w:highlight w:val="white"/>
              </w:rPr>
            </w:rPrChange>
          </w:rPr>
          <w:t>int</w:t>
        </w:r>
        <w:r w:rsidRPr="000F3A1E">
          <w:rPr>
            <w:sz w:val="24"/>
            <w:szCs w:val="24"/>
            <w:rPrChange w:id="757" w:author="ron gal" w:date="2017-03-04T15:37:00Z">
              <w:rPr>
                <w:rFonts w:ascii="Consolas" w:hAnsi="Consolas" w:cs="Consolas"/>
                <w:sz w:val="19"/>
                <w:szCs w:val="19"/>
                <w:highlight w:val="white"/>
              </w:rPr>
            </w:rPrChange>
          </w:rPr>
          <w:t xml:space="preserve">? gender = </w:t>
        </w:r>
        <w:r w:rsidRPr="000F3A1E">
          <w:rPr>
            <w:sz w:val="24"/>
            <w:szCs w:val="24"/>
            <w:rPrChange w:id="758" w:author="ron gal" w:date="2017-03-04T15:37:00Z">
              <w:rPr>
                <w:rFonts w:ascii="Consolas" w:hAnsi="Consolas" w:cs="Consolas"/>
                <w:color w:val="0000FF"/>
                <w:sz w:val="19"/>
                <w:szCs w:val="19"/>
                <w:highlight w:val="white"/>
              </w:rPr>
            </w:rPrChange>
          </w:rPr>
          <w:t>null</w:t>
        </w:r>
        <w:r w:rsidRPr="000F3A1E">
          <w:rPr>
            <w:sz w:val="24"/>
            <w:szCs w:val="24"/>
            <w:rPrChange w:id="759" w:author="ron gal" w:date="2017-03-04T15:37:00Z">
              <w:rPr>
                <w:rFonts w:ascii="Consolas" w:hAnsi="Consolas" w:cs="Consolas"/>
                <w:sz w:val="19"/>
                <w:szCs w:val="19"/>
                <w:highlight w:val="white"/>
              </w:rPr>
            </w:rPrChange>
          </w:rPr>
          <w:t>)</w:t>
        </w:r>
      </w:ins>
    </w:p>
    <w:p w:rsidR="00481634" w:rsidRPr="000F3A1E" w:rsidDel="000F3A1E" w:rsidRDefault="000F3A1E">
      <w:pPr>
        <w:rPr>
          <w:del w:id="760" w:author="ron gal" w:date="2017-03-04T15:22:00Z"/>
          <w:sz w:val="24"/>
          <w:szCs w:val="24"/>
          <w:rPrChange w:id="761" w:author="ron gal" w:date="2017-03-04T15:37:00Z">
            <w:rPr>
              <w:del w:id="762" w:author="ron gal" w:date="2017-03-04T15:22:00Z"/>
            </w:rPr>
          </w:rPrChange>
        </w:rPr>
      </w:pPr>
      <w:ins w:id="763" w:author="ron gal" w:date="2017-03-04T15:22:00Z">
        <w:r w:rsidRPr="000F3A1E">
          <w:rPr>
            <w:sz w:val="24"/>
            <w:szCs w:val="24"/>
            <w:rPrChange w:id="764" w:author="ron gal" w:date="2017-03-04T15:37:00Z">
              <w:rPr>
                <w:rFonts w:ascii="Consolas" w:hAnsi="Consolas" w:cs="Consolas"/>
                <w:color w:val="0000FF"/>
                <w:sz w:val="19"/>
                <w:szCs w:val="19"/>
                <w:highlight w:val="white"/>
              </w:rPr>
            </w:rPrChange>
          </w:rPr>
          <w:t>public</w:t>
        </w:r>
        <w:r w:rsidRPr="000F3A1E">
          <w:rPr>
            <w:sz w:val="24"/>
            <w:szCs w:val="24"/>
            <w:rPrChange w:id="765" w:author="ron gal" w:date="2017-03-04T15:37:00Z">
              <w:rPr>
                <w:rFonts w:ascii="Consolas" w:hAnsi="Consolas" w:cs="Consolas"/>
                <w:sz w:val="19"/>
                <w:szCs w:val="19"/>
                <w:highlight w:val="white"/>
              </w:rPr>
            </w:rPrChange>
          </w:rPr>
          <w:t xml:space="preserve"> </w:t>
        </w:r>
        <w:r w:rsidRPr="000F3A1E">
          <w:rPr>
            <w:sz w:val="24"/>
            <w:szCs w:val="24"/>
            <w:rPrChange w:id="766" w:author="ron gal" w:date="2017-03-04T15:37:00Z">
              <w:rPr>
                <w:rFonts w:ascii="Consolas" w:hAnsi="Consolas" w:cs="Consolas"/>
                <w:color w:val="2B91AF"/>
                <w:sz w:val="19"/>
                <w:szCs w:val="19"/>
                <w:highlight w:val="white"/>
              </w:rPr>
            </w:rPrChange>
          </w:rPr>
          <w:t>Animal</w:t>
        </w:r>
        <w:r w:rsidRPr="000F3A1E">
          <w:rPr>
            <w:sz w:val="24"/>
            <w:szCs w:val="24"/>
            <w:rPrChange w:id="767" w:author="ron gal" w:date="2017-03-04T15:37:00Z">
              <w:rPr>
                <w:rFonts w:ascii="Consolas" w:hAnsi="Consolas" w:cs="Consolas"/>
                <w:sz w:val="19"/>
                <w:szCs w:val="19"/>
                <w:highlight w:val="white"/>
              </w:rPr>
            </w:rPrChange>
          </w:rPr>
          <w:t xml:space="preserve"> </w:t>
        </w:r>
      </w:ins>
      <w:ins w:id="768" w:author="ron gal" w:date="2017-03-04T15:37:00Z">
        <w:r w:rsidRPr="000F3A1E">
          <w:rPr>
            <w:sz w:val="24"/>
            <w:szCs w:val="24"/>
            <w:rPrChange w:id="769" w:author="ron gal" w:date="2017-03-04T15:37:00Z">
              <w:rPr>
                <w:rFonts w:ascii="Consolas" w:hAnsi="Consolas" w:cs="Consolas"/>
                <w:sz w:val="19"/>
                <w:szCs w:val="19"/>
                <w:highlight w:val="white"/>
              </w:rPr>
            </w:rPrChange>
          </w:rPr>
          <w:t>Get</w:t>
        </w:r>
      </w:ins>
      <w:ins w:id="770" w:author="ron gal" w:date="2017-03-04T15:22:00Z">
        <w:r w:rsidRPr="000F3A1E">
          <w:rPr>
            <w:sz w:val="24"/>
            <w:szCs w:val="24"/>
            <w:rPrChange w:id="771" w:author="ron gal" w:date="2017-03-04T15:37:00Z">
              <w:rPr>
                <w:rFonts w:ascii="Consolas" w:hAnsi="Consolas" w:cs="Consolas"/>
                <w:sz w:val="19"/>
                <w:szCs w:val="19"/>
                <w:highlight w:val="white"/>
              </w:rPr>
            </w:rPrChange>
          </w:rPr>
          <w:t>(</w:t>
        </w:r>
        <w:r w:rsidRPr="000F3A1E">
          <w:rPr>
            <w:sz w:val="24"/>
            <w:szCs w:val="24"/>
            <w:rPrChange w:id="772" w:author="ron gal" w:date="2017-03-04T15:37:00Z">
              <w:rPr>
                <w:rFonts w:ascii="Consolas" w:hAnsi="Consolas" w:cs="Consolas"/>
                <w:color w:val="0000FF"/>
                <w:sz w:val="19"/>
                <w:szCs w:val="19"/>
                <w:highlight w:val="white"/>
              </w:rPr>
            </w:rPrChange>
          </w:rPr>
          <w:t>int</w:t>
        </w:r>
        <w:r w:rsidRPr="000F3A1E">
          <w:rPr>
            <w:sz w:val="24"/>
            <w:szCs w:val="24"/>
            <w:rPrChange w:id="773" w:author="ron gal" w:date="2017-03-04T15:37:00Z">
              <w:rPr>
                <w:rFonts w:ascii="Consolas" w:hAnsi="Consolas" w:cs="Consolas"/>
                <w:sz w:val="19"/>
                <w:szCs w:val="19"/>
                <w:highlight w:val="white"/>
              </w:rPr>
            </w:rPrChange>
          </w:rPr>
          <w:t xml:space="preserve"> id)</w:t>
        </w:r>
      </w:ins>
      <w:del w:id="774" w:author="ron gal" w:date="2017-03-04T15:22:00Z">
        <w:r w:rsidR="00471D70" w:rsidDel="000F3A1E">
          <w:rPr>
            <w:sz w:val="24"/>
            <w:szCs w:val="24"/>
          </w:rPr>
          <w:delText xml:space="preserve"> IEnumerable&lt;DTOs.Customer&gt; Search(string firstName, string lastName, int? minAge, int? maxAge, int? regionId, int? customerId);</w:delText>
        </w:r>
      </w:del>
    </w:p>
    <w:p w:rsidR="00481634" w:rsidRPr="000F3A1E" w:rsidDel="000F3A1E" w:rsidRDefault="00481634">
      <w:pPr>
        <w:rPr>
          <w:del w:id="775" w:author="ron gal" w:date="2017-03-04T15:22:00Z"/>
          <w:sz w:val="24"/>
          <w:szCs w:val="24"/>
          <w:rPrChange w:id="776" w:author="ron gal" w:date="2017-03-04T15:37:00Z">
            <w:rPr>
              <w:del w:id="777" w:author="ron gal" w:date="2017-03-04T15:22:00Z"/>
            </w:rPr>
          </w:rPrChange>
        </w:rPr>
      </w:pPr>
    </w:p>
    <w:p w:rsidR="00481634" w:rsidRPr="000F3A1E" w:rsidDel="000F3A1E" w:rsidRDefault="00471D70">
      <w:pPr>
        <w:rPr>
          <w:del w:id="778" w:author="ron gal" w:date="2017-03-04T15:22:00Z"/>
          <w:sz w:val="24"/>
          <w:szCs w:val="24"/>
          <w:rPrChange w:id="779" w:author="ron gal" w:date="2017-03-04T15:37:00Z">
            <w:rPr>
              <w:del w:id="780" w:author="ron gal" w:date="2017-03-04T15:22:00Z"/>
            </w:rPr>
          </w:rPrChange>
        </w:rPr>
      </w:pPr>
      <w:del w:id="781" w:author="ron gal" w:date="2017-03-04T15:22:00Z">
        <w:r w:rsidDel="000F3A1E">
          <w:rPr>
            <w:sz w:val="24"/>
            <w:szCs w:val="24"/>
          </w:rPr>
          <w:delText>DTOs.Customer Get(int id);</w:delText>
        </w:r>
      </w:del>
    </w:p>
    <w:p w:rsidR="00481634" w:rsidRPr="000F3A1E" w:rsidDel="000F3A1E" w:rsidRDefault="00481634">
      <w:pPr>
        <w:rPr>
          <w:del w:id="782" w:author="ron gal" w:date="2017-03-04T15:22:00Z"/>
          <w:sz w:val="24"/>
          <w:szCs w:val="24"/>
          <w:rPrChange w:id="783" w:author="ron gal" w:date="2017-03-04T15:37:00Z">
            <w:rPr>
              <w:del w:id="784" w:author="ron gal" w:date="2017-03-04T15:22:00Z"/>
            </w:rPr>
          </w:rPrChange>
        </w:rPr>
      </w:pPr>
    </w:p>
    <w:p w:rsidR="00481634" w:rsidRPr="000F3A1E" w:rsidDel="000F3A1E" w:rsidRDefault="00471D70">
      <w:pPr>
        <w:rPr>
          <w:del w:id="785" w:author="ron gal" w:date="2017-03-04T15:22:00Z"/>
          <w:sz w:val="24"/>
          <w:szCs w:val="24"/>
          <w:rPrChange w:id="786" w:author="ron gal" w:date="2017-03-04T15:37:00Z">
            <w:rPr>
              <w:del w:id="787" w:author="ron gal" w:date="2017-03-04T15:22:00Z"/>
            </w:rPr>
          </w:rPrChange>
        </w:rPr>
      </w:pPr>
      <w:del w:id="788" w:author="ron gal" w:date="2017-03-04T15:22:00Z">
        <w:r w:rsidDel="000F3A1E">
          <w:rPr>
            <w:sz w:val="24"/>
            <w:szCs w:val="24"/>
          </w:rPr>
          <w:delText>DTOs.Customer Save([FromBody]DTOs.Customer customer);</w:delText>
        </w:r>
      </w:del>
    </w:p>
    <w:p w:rsidR="00481634" w:rsidRPr="000F3A1E" w:rsidDel="000F3A1E" w:rsidRDefault="00481634">
      <w:pPr>
        <w:rPr>
          <w:del w:id="789" w:author="ron gal" w:date="2017-03-04T15:22:00Z"/>
          <w:sz w:val="24"/>
          <w:szCs w:val="24"/>
          <w:rPrChange w:id="790" w:author="ron gal" w:date="2017-03-04T15:37:00Z">
            <w:rPr>
              <w:del w:id="791" w:author="ron gal" w:date="2017-03-04T15:22:00Z"/>
            </w:rPr>
          </w:rPrChange>
        </w:rPr>
      </w:pPr>
    </w:p>
    <w:p w:rsidR="00481634" w:rsidRPr="000F3A1E" w:rsidDel="000F3A1E" w:rsidRDefault="00471D70">
      <w:pPr>
        <w:rPr>
          <w:del w:id="792" w:author="ron gal" w:date="2017-03-04T15:22:00Z"/>
          <w:sz w:val="24"/>
          <w:szCs w:val="24"/>
          <w:rPrChange w:id="793" w:author="ron gal" w:date="2017-03-04T15:37:00Z">
            <w:rPr>
              <w:del w:id="794" w:author="ron gal" w:date="2017-03-04T15:22:00Z"/>
            </w:rPr>
          </w:rPrChange>
        </w:rPr>
      </w:pPr>
      <w:del w:id="795" w:author="ron gal" w:date="2017-03-04T15:22:00Z">
        <w:r w:rsidDel="000F3A1E">
          <w:rPr>
            <w:sz w:val="24"/>
            <w:szCs w:val="24"/>
          </w:rPr>
          <w:delText>DTOs.Customer Update(int id, [FromBody]DTOs.Customer customer);</w:delText>
        </w:r>
      </w:del>
    </w:p>
    <w:p w:rsidR="00481634" w:rsidRPr="000F3A1E" w:rsidRDefault="00481634">
      <w:pPr>
        <w:rPr>
          <w:ins w:id="796" w:author="ron gal" w:date="2017-03-04T15:22:00Z"/>
          <w:sz w:val="24"/>
          <w:szCs w:val="24"/>
          <w:rPrChange w:id="797" w:author="ron gal" w:date="2017-03-04T15:37:00Z">
            <w:rPr>
              <w:ins w:id="798" w:author="ron gal" w:date="2017-03-04T15:22:00Z"/>
            </w:rPr>
          </w:rPrChange>
        </w:rPr>
      </w:pPr>
    </w:p>
    <w:p w:rsidR="000F3A1E" w:rsidRPr="000F3A1E" w:rsidRDefault="000F3A1E">
      <w:pPr>
        <w:rPr>
          <w:sz w:val="24"/>
          <w:szCs w:val="24"/>
          <w:rPrChange w:id="799" w:author="ron gal" w:date="2017-03-04T15:37:00Z">
            <w:rPr/>
          </w:rPrChange>
        </w:rPr>
      </w:pPr>
      <w:ins w:id="800" w:author="ron gal" w:date="2017-03-04T15:22:00Z">
        <w:r w:rsidRPr="000F3A1E">
          <w:rPr>
            <w:sz w:val="24"/>
            <w:szCs w:val="24"/>
            <w:rPrChange w:id="801" w:author="ron gal" w:date="2017-03-04T15:37:00Z">
              <w:rPr>
                <w:rFonts w:ascii="Consolas" w:hAnsi="Consolas" w:cs="Consolas"/>
                <w:color w:val="0000FF"/>
                <w:sz w:val="19"/>
                <w:szCs w:val="19"/>
                <w:highlight w:val="white"/>
              </w:rPr>
            </w:rPrChange>
          </w:rPr>
          <w:t>public</w:t>
        </w:r>
        <w:r w:rsidRPr="000F3A1E">
          <w:rPr>
            <w:sz w:val="24"/>
            <w:szCs w:val="24"/>
            <w:rPrChange w:id="802" w:author="ron gal" w:date="2017-03-04T15:37:00Z">
              <w:rPr>
                <w:rFonts w:ascii="Consolas" w:hAnsi="Consolas" w:cs="Consolas"/>
                <w:sz w:val="19"/>
                <w:szCs w:val="19"/>
                <w:highlight w:val="white"/>
              </w:rPr>
            </w:rPrChange>
          </w:rPr>
          <w:t xml:space="preserve"> </w:t>
        </w:r>
        <w:r w:rsidRPr="000F3A1E">
          <w:rPr>
            <w:sz w:val="24"/>
            <w:szCs w:val="24"/>
            <w:rPrChange w:id="803" w:author="ron gal" w:date="2017-03-04T15:37:00Z">
              <w:rPr>
                <w:rFonts w:ascii="Consolas" w:hAnsi="Consolas" w:cs="Consolas"/>
                <w:color w:val="2B91AF"/>
                <w:sz w:val="19"/>
                <w:szCs w:val="19"/>
                <w:highlight w:val="white"/>
              </w:rPr>
            </w:rPrChange>
          </w:rPr>
          <w:t>Animal</w:t>
        </w:r>
        <w:r w:rsidRPr="000F3A1E">
          <w:rPr>
            <w:sz w:val="24"/>
            <w:szCs w:val="24"/>
            <w:rPrChange w:id="804" w:author="ron gal" w:date="2017-03-04T15:37:00Z">
              <w:rPr>
                <w:rFonts w:ascii="Consolas" w:hAnsi="Consolas" w:cs="Consolas"/>
                <w:sz w:val="19"/>
                <w:szCs w:val="19"/>
                <w:highlight w:val="white"/>
              </w:rPr>
            </w:rPrChange>
          </w:rPr>
          <w:t xml:space="preserve"> </w:t>
        </w:r>
      </w:ins>
      <w:ins w:id="805" w:author="ron gal" w:date="2017-03-04T15:37:00Z">
        <w:r w:rsidRPr="000F3A1E">
          <w:rPr>
            <w:sz w:val="24"/>
            <w:szCs w:val="24"/>
            <w:rPrChange w:id="806" w:author="ron gal" w:date="2017-03-04T15:37:00Z">
              <w:rPr>
                <w:rFonts w:ascii="Consolas" w:hAnsi="Consolas" w:cs="Consolas"/>
                <w:sz w:val="19"/>
                <w:szCs w:val="19"/>
                <w:highlight w:val="white"/>
              </w:rPr>
            </w:rPrChange>
          </w:rPr>
          <w:t>Save</w:t>
        </w:r>
      </w:ins>
      <w:ins w:id="807" w:author="ron gal" w:date="2017-03-04T15:22:00Z">
        <w:r w:rsidRPr="000F3A1E">
          <w:rPr>
            <w:sz w:val="24"/>
            <w:szCs w:val="24"/>
            <w:rPrChange w:id="808" w:author="ron gal" w:date="2017-03-04T15:37:00Z">
              <w:rPr>
                <w:rFonts w:ascii="Consolas" w:hAnsi="Consolas" w:cs="Consolas"/>
                <w:sz w:val="19"/>
                <w:szCs w:val="19"/>
                <w:highlight w:val="white"/>
              </w:rPr>
            </w:rPrChange>
          </w:rPr>
          <w:t>(</w:t>
        </w:r>
        <w:r w:rsidRPr="000F3A1E">
          <w:rPr>
            <w:sz w:val="24"/>
            <w:szCs w:val="24"/>
            <w:rPrChange w:id="809" w:author="ron gal" w:date="2017-03-04T15:37:00Z">
              <w:rPr>
                <w:rFonts w:ascii="Consolas" w:hAnsi="Consolas" w:cs="Consolas"/>
                <w:color w:val="2B91AF"/>
                <w:sz w:val="19"/>
                <w:szCs w:val="19"/>
                <w:highlight w:val="white"/>
              </w:rPr>
            </w:rPrChange>
          </w:rPr>
          <w:t>Animal</w:t>
        </w:r>
        <w:r w:rsidRPr="000F3A1E">
          <w:rPr>
            <w:sz w:val="24"/>
            <w:szCs w:val="24"/>
            <w:rPrChange w:id="810" w:author="ron gal" w:date="2017-03-04T15:37:00Z">
              <w:rPr>
                <w:rFonts w:ascii="Consolas" w:hAnsi="Consolas" w:cs="Consolas"/>
                <w:sz w:val="19"/>
                <w:szCs w:val="19"/>
                <w:highlight w:val="white"/>
              </w:rPr>
            </w:rPrChange>
          </w:rPr>
          <w:t xml:space="preserve"> animal)</w:t>
        </w:r>
      </w:ins>
    </w:p>
    <w:p w:rsidR="00481634" w:rsidRDefault="00481634"/>
    <w:p w:rsidR="00481634" w:rsidRDefault="00471D70">
      <w:pPr>
        <w:bidi/>
      </w:pPr>
      <w:r>
        <w:rPr>
          <w:b/>
          <w:sz w:val="24"/>
          <w:szCs w:val="24"/>
          <w:rtl/>
        </w:rPr>
        <w:t xml:space="preserve">מחלקת </w:t>
      </w:r>
      <w:r>
        <w:rPr>
          <w:b/>
          <w:sz w:val="24"/>
          <w:szCs w:val="24"/>
        </w:rPr>
        <w:t>LoginController</w:t>
      </w:r>
    </w:p>
    <w:p w:rsidR="00481634" w:rsidRDefault="00471D70">
      <w:pPr>
        <w:bidi/>
      </w:pPr>
      <w:r>
        <w:rPr>
          <w:sz w:val="24"/>
          <w:szCs w:val="24"/>
          <w:rtl/>
        </w:rPr>
        <w:t>הקונטרולר יבצע הרשמה והתחברות למערכת, תחזיר ללקוח את נתוני הלקוח המתחבר. המחלקה תזרוק שגיאות מתאימות של הרשאות במקרה של אי הצלחה. תכיל את הפועלות הבאות:</w:t>
      </w:r>
    </w:p>
    <w:p w:rsidR="00481634" w:rsidRPr="0096291C" w:rsidDel="0096291C" w:rsidRDefault="0096291C">
      <w:pPr>
        <w:rPr>
          <w:del w:id="811" w:author="ron gal" w:date="2017-03-04T15:37:00Z"/>
          <w:sz w:val="24"/>
          <w:szCs w:val="24"/>
          <w:rPrChange w:id="812" w:author="ron gal" w:date="2017-03-04T15:38:00Z">
            <w:rPr>
              <w:del w:id="813" w:author="ron gal" w:date="2017-03-04T15:37:00Z"/>
            </w:rPr>
          </w:rPrChange>
        </w:rPr>
      </w:pPr>
      <w:ins w:id="814" w:author="ron gal" w:date="2017-03-04T15:37:00Z">
        <w:r w:rsidRPr="0096291C">
          <w:rPr>
            <w:sz w:val="24"/>
            <w:szCs w:val="24"/>
            <w:rPrChange w:id="815" w:author="ron gal" w:date="2017-03-04T15:38:00Z">
              <w:rPr>
                <w:rFonts w:ascii="Consolas" w:hAnsi="Consolas" w:cs="Consolas"/>
                <w:color w:val="0000FF"/>
                <w:sz w:val="19"/>
                <w:szCs w:val="19"/>
                <w:highlight w:val="white"/>
              </w:rPr>
            </w:rPrChange>
          </w:rPr>
          <w:t>public</w:t>
        </w:r>
        <w:r w:rsidRPr="0096291C">
          <w:rPr>
            <w:sz w:val="24"/>
            <w:szCs w:val="24"/>
            <w:rPrChange w:id="816" w:author="ron gal" w:date="2017-03-04T15:38:00Z">
              <w:rPr>
                <w:rFonts w:ascii="Consolas" w:hAnsi="Consolas" w:cs="Consolas"/>
                <w:sz w:val="19"/>
                <w:szCs w:val="19"/>
                <w:highlight w:val="white"/>
              </w:rPr>
            </w:rPrChange>
          </w:rPr>
          <w:t xml:space="preserve"> </w:t>
        </w:r>
        <w:r w:rsidRPr="0096291C">
          <w:rPr>
            <w:sz w:val="24"/>
            <w:szCs w:val="24"/>
            <w:rPrChange w:id="817" w:author="ron gal" w:date="2017-03-04T15:38:00Z">
              <w:rPr>
                <w:rFonts w:ascii="Consolas" w:hAnsi="Consolas" w:cs="Consolas"/>
                <w:color w:val="2B91AF"/>
                <w:sz w:val="19"/>
                <w:szCs w:val="19"/>
                <w:highlight w:val="white"/>
              </w:rPr>
            </w:rPrChange>
          </w:rPr>
          <w:t>LoginResponse</w:t>
        </w:r>
        <w:r w:rsidRPr="0096291C">
          <w:rPr>
            <w:sz w:val="24"/>
            <w:szCs w:val="24"/>
            <w:rPrChange w:id="818" w:author="ron gal" w:date="2017-03-04T15:38:00Z">
              <w:rPr>
                <w:rFonts w:ascii="Consolas" w:hAnsi="Consolas" w:cs="Consolas"/>
                <w:sz w:val="19"/>
                <w:szCs w:val="19"/>
                <w:highlight w:val="white"/>
              </w:rPr>
            </w:rPrChange>
          </w:rPr>
          <w:t xml:space="preserve"> Login(</w:t>
        </w:r>
        <w:r w:rsidRPr="0096291C">
          <w:rPr>
            <w:sz w:val="24"/>
            <w:szCs w:val="24"/>
            <w:rPrChange w:id="819" w:author="ron gal" w:date="2017-03-04T15:38:00Z">
              <w:rPr>
                <w:rFonts w:ascii="Consolas" w:hAnsi="Consolas" w:cs="Consolas"/>
                <w:color w:val="2B91AF"/>
                <w:sz w:val="19"/>
                <w:szCs w:val="19"/>
                <w:highlight w:val="white"/>
              </w:rPr>
            </w:rPrChange>
          </w:rPr>
          <w:t>UserCredentials</w:t>
        </w:r>
        <w:r w:rsidRPr="0096291C">
          <w:rPr>
            <w:sz w:val="24"/>
            <w:szCs w:val="24"/>
            <w:rPrChange w:id="820" w:author="ron gal" w:date="2017-03-04T15:38:00Z">
              <w:rPr>
                <w:rFonts w:ascii="Consolas" w:hAnsi="Consolas" w:cs="Consolas"/>
                <w:sz w:val="19"/>
                <w:szCs w:val="19"/>
                <w:highlight w:val="white"/>
              </w:rPr>
            </w:rPrChange>
          </w:rPr>
          <w:t xml:space="preserve"> credentials)</w:t>
        </w:r>
      </w:ins>
      <w:del w:id="821" w:author="ron gal" w:date="2017-03-04T15:37:00Z">
        <w:r w:rsidR="00471D70" w:rsidDel="0096291C">
          <w:rPr>
            <w:sz w:val="24"/>
            <w:szCs w:val="24"/>
          </w:rPr>
          <w:delText>LoginResponse Login(UserCredentials credentials)</w:delText>
        </w:r>
      </w:del>
    </w:p>
    <w:p w:rsidR="00481634" w:rsidRPr="0096291C" w:rsidRDefault="00471D70">
      <w:pPr>
        <w:rPr>
          <w:sz w:val="24"/>
          <w:szCs w:val="24"/>
          <w:rPrChange w:id="822" w:author="ron gal" w:date="2017-03-04T15:38:00Z">
            <w:rPr/>
          </w:rPrChange>
        </w:rPr>
      </w:pPr>
      <w:r>
        <w:rPr>
          <w:sz w:val="24"/>
          <w:szCs w:val="24"/>
        </w:rPr>
        <w:t xml:space="preserve"> </w:t>
      </w:r>
    </w:p>
    <w:p w:rsidR="00481634" w:rsidRPr="0096291C" w:rsidDel="0096291C" w:rsidRDefault="0096291C">
      <w:pPr>
        <w:rPr>
          <w:del w:id="823" w:author="ron gal" w:date="2017-03-04T15:38:00Z"/>
          <w:sz w:val="24"/>
          <w:szCs w:val="24"/>
          <w:rPrChange w:id="824" w:author="ron gal" w:date="2017-03-04T15:38:00Z">
            <w:rPr>
              <w:del w:id="825" w:author="ron gal" w:date="2017-03-04T15:38:00Z"/>
            </w:rPr>
          </w:rPrChange>
        </w:rPr>
      </w:pPr>
      <w:ins w:id="826" w:author="ron gal" w:date="2017-03-04T15:38:00Z">
        <w:r w:rsidRPr="0096291C">
          <w:rPr>
            <w:sz w:val="24"/>
            <w:szCs w:val="24"/>
            <w:rPrChange w:id="827" w:author="ron gal" w:date="2017-03-04T15:38:00Z">
              <w:rPr>
                <w:rFonts w:ascii="Consolas" w:hAnsi="Consolas" w:cs="Consolas"/>
                <w:color w:val="0000FF"/>
                <w:sz w:val="19"/>
                <w:szCs w:val="19"/>
                <w:highlight w:val="white"/>
              </w:rPr>
            </w:rPrChange>
          </w:rPr>
          <w:t>public</w:t>
        </w:r>
        <w:r w:rsidRPr="0096291C">
          <w:rPr>
            <w:sz w:val="24"/>
            <w:szCs w:val="24"/>
            <w:rPrChange w:id="828" w:author="ron gal" w:date="2017-03-04T15:38:00Z">
              <w:rPr>
                <w:rFonts w:ascii="Consolas" w:hAnsi="Consolas" w:cs="Consolas"/>
                <w:sz w:val="19"/>
                <w:szCs w:val="19"/>
                <w:highlight w:val="white"/>
              </w:rPr>
            </w:rPrChange>
          </w:rPr>
          <w:t xml:space="preserve"> </w:t>
        </w:r>
        <w:r w:rsidRPr="0096291C">
          <w:rPr>
            <w:sz w:val="24"/>
            <w:szCs w:val="24"/>
            <w:rPrChange w:id="829" w:author="ron gal" w:date="2017-03-04T15:38:00Z">
              <w:rPr>
                <w:rFonts w:ascii="Consolas" w:hAnsi="Consolas" w:cs="Consolas"/>
                <w:color w:val="2B91AF"/>
                <w:sz w:val="19"/>
                <w:szCs w:val="19"/>
                <w:highlight w:val="white"/>
              </w:rPr>
            </w:rPrChange>
          </w:rPr>
          <w:t>RegistrationReponse</w:t>
        </w:r>
        <w:r w:rsidRPr="0096291C">
          <w:rPr>
            <w:sz w:val="24"/>
            <w:szCs w:val="24"/>
            <w:rPrChange w:id="830" w:author="ron gal" w:date="2017-03-04T15:38:00Z">
              <w:rPr>
                <w:rFonts w:ascii="Consolas" w:hAnsi="Consolas" w:cs="Consolas"/>
                <w:sz w:val="19"/>
                <w:szCs w:val="19"/>
                <w:highlight w:val="white"/>
              </w:rPr>
            </w:rPrChange>
          </w:rPr>
          <w:t xml:space="preserve"> Registration(</w:t>
        </w:r>
        <w:r w:rsidRPr="0096291C">
          <w:rPr>
            <w:sz w:val="24"/>
            <w:szCs w:val="24"/>
            <w:rPrChange w:id="831" w:author="ron gal" w:date="2017-03-04T15:38:00Z">
              <w:rPr>
                <w:rFonts w:ascii="Consolas" w:hAnsi="Consolas" w:cs="Consolas"/>
                <w:color w:val="2B91AF"/>
                <w:sz w:val="19"/>
                <w:szCs w:val="19"/>
                <w:highlight w:val="white"/>
              </w:rPr>
            </w:rPrChange>
          </w:rPr>
          <w:t>PersonLogin</w:t>
        </w:r>
        <w:r w:rsidRPr="0096291C">
          <w:rPr>
            <w:sz w:val="24"/>
            <w:szCs w:val="24"/>
            <w:rPrChange w:id="832" w:author="ron gal" w:date="2017-03-04T15:38:00Z">
              <w:rPr>
                <w:rFonts w:ascii="Consolas" w:hAnsi="Consolas" w:cs="Consolas"/>
                <w:sz w:val="19"/>
                <w:szCs w:val="19"/>
                <w:highlight w:val="white"/>
              </w:rPr>
            </w:rPrChange>
          </w:rPr>
          <w:t xml:space="preserve"> entity)</w:t>
        </w:r>
      </w:ins>
      <w:del w:id="833" w:author="ron gal" w:date="2017-03-04T15:38:00Z">
        <w:r w:rsidR="00471D70" w:rsidDel="0096291C">
          <w:rPr>
            <w:sz w:val="24"/>
            <w:szCs w:val="24"/>
          </w:rPr>
          <w:delText>RegistrationReponse Registration(DTOs.Customer customer)</w:delText>
        </w:r>
      </w:del>
    </w:p>
    <w:p w:rsidR="00481634" w:rsidRPr="0096291C" w:rsidRDefault="00481634">
      <w:pPr>
        <w:rPr>
          <w:sz w:val="24"/>
          <w:szCs w:val="24"/>
          <w:rPrChange w:id="834" w:author="ron gal" w:date="2017-03-04T15:38:00Z">
            <w:rPr/>
          </w:rPrChange>
        </w:rPr>
      </w:pPr>
    </w:p>
    <w:p w:rsidR="00481634" w:rsidRDefault="00471D70">
      <w:r>
        <w:br w:type="page"/>
      </w:r>
    </w:p>
    <w:p w:rsidR="00481634" w:rsidRDefault="00481634"/>
    <w:p w:rsidR="00481634" w:rsidRDefault="00471D70" w:rsidP="0096291C">
      <w:pPr>
        <w:bidi/>
      </w:pPr>
      <w:r>
        <w:rPr>
          <w:b/>
          <w:sz w:val="24"/>
          <w:szCs w:val="24"/>
          <w:rtl/>
        </w:rPr>
        <w:t xml:space="preserve">מחלקת </w:t>
      </w:r>
      <w:ins w:id="835" w:author="ron gal" w:date="2017-03-04T15:38:00Z">
        <w:r w:rsidR="0096291C" w:rsidRPr="0096291C">
          <w:rPr>
            <w:b/>
            <w:sz w:val="24"/>
            <w:szCs w:val="24"/>
            <w:rPrChange w:id="836" w:author="ron gal" w:date="2017-03-04T15:44:00Z">
              <w:rPr>
                <w:rFonts w:ascii="Consolas" w:hAnsi="Consolas" w:cs="Consolas"/>
                <w:color w:val="2B91AF"/>
                <w:sz w:val="19"/>
                <w:szCs w:val="19"/>
                <w:highlight w:val="white"/>
              </w:rPr>
            </w:rPrChange>
          </w:rPr>
          <w:t>ProfileController</w:t>
        </w:r>
      </w:ins>
      <w:del w:id="837" w:author="ron gal" w:date="2017-03-04T15:38:00Z">
        <w:r w:rsidDel="0096291C">
          <w:rPr>
            <w:b/>
            <w:sz w:val="24"/>
            <w:szCs w:val="24"/>
          </w:rPr>
          <w:delText>EmployeesController</w:delText>
        </w:r>
      </w:del>
    </w:p>
    <w:p w:rsidR="00481634" w:rsidRDefault="00471D70">
      <w:pPr>
        <w:bidi/>
        <w:pPrChange w:id="838" w:author="ron gal" w:date="2017-03-04T15:40:00Z">
          <w:pPr>
            <w:bidi/>
          </w:pPr>
        </w:pPrChange>
      </w:pPr>
      <w:r>
        <w:rPr>
          <w:sz w:val="24"/>
          <w:szCs w:val="24"/>
          <w:rtl/>
        </w:rPr>
        <w:t xml:space="preserve">הקונטרולר יבצע את הפעולות הקשורות לטיפול </w:t>
      </w:r>
      <w:del w:id="839" w:author="ron gal" w:date="2017-03-04T15:39:00Z">
        <w:r w:rsidDel="0096291C">
          <w:rPr>
            <w:sz w:val="24"/>
            <w:szCs w:val="24"/>
            <w:rtl/>
          </w:rPr>
          <w:delText>במשתמשים מסוג עובדים: שליפה, הוספה, שינוי ומחיקה</w:delText>
        </w:r>
      </w:del>
      <w:ins w:id="840" w:author="ron gal" w:date="2017-03-04T15:39:00Z">
        <w:r w:rsidR="0096291C">
          <w:rPr>
            <w:rFonts w:hint="cs"/>
            <w:sz w:val="24"/>
            <w:szCs w:val="24"/>
            <w:rtl/>
          </w:rPr>
          <w:t xml:space="preserve">בעדכון פרטי לקוח, באופן ספציפי לכתובת ומספר טלפון, שיכולים להשתנות </w:t>
        </w:r>
      </w:ins>
      <w:ins w:id="841" w:author="ron gal" w:date="2017-03-04T15:40:00Z">
        <w:r w:rsidR="0096291C">
          <w:rPr>
            <w:rFonts w:hint="cs"/>
            <w:sz w:val="24"/>
            <w:szCs w:val="24"/>
            <w:rtl/>
          </w:rPr>
          <w:t>במהלך חיי המשתמש</w:t>
        </w:r>
      </w:ins>
      <w:r>
        <w:rPr>
          <w:sz w:val="24"/>
          <w:szCs w:val="24"/>
          <w:rtl/>
        </w:rPr>
        <w:t>. המחלקה תכיל את הפעולות הבאות:</w:t>
      </w:r>
    </w:p>
    <w:p w:rsidR="00481634" w:rsidRDefault="00481634">
      <w:pPr>
        <w:bidi/>
      </w:pPr>
    </w:p>
    <w:p w:rsidR="00481634" w:rsidRPr="0096291C" w:rsidDel="0096291C" w:rsidRDefault="0096291C">
      <w:pPr>
        <w:rPr>
          <w:del w:id="842" w:author="ron gal" w:date="2017-03-04T15:39:00Z"/>
          <w:sz w:val="24"/>
          <w:szCs w:val="24"/>
          <w:rPrChange w:id="843" w:author="ron gal" w:date="2017-03-04T15:39:00Z">
            <w:rPr>
              <w:del w:id="844" w:author="ron gal" w:date="2017-03-04T15:39:00Z"/>
            </w:rPr>
          </w:rPrChange>
        </w:rPr>
      </w:pPr>
      <w:ins w:id="845" w:author="ron gal" w:date="2017-03-04T15:39:00Z">
        <w:r w:rsidRPr="0096291C">
          <w:rPr>
            <w:sz w:val="24"/>
            <w:szCs w:val="24"/>
            <w:rPrChange w:id="846" w:author="ron gal" w:date="2017-03-04T15:39:00Z">
              <w:rPr>
                <w:rFonts w:ascii="Consolas" w:hAnsi="Consolas" w:cs="Consolas"/>
                <w:color w:val="0000FF"/>
                <w:sz w:val="19"/>
                <w:szCs w:val="19"/>
                <w:highlight w:val="white"/>
              </w:rPr>
            </w:rPrChange>
          </w:rPr>
          <w:t>public</w:t>
        </w:r>
        <w:r w:rsidRPr="0096291C">
          <w:rPr>
            <w:sz w:val="24"/>
            <w:szCs w:val="24"/>
            <w:rPrChange w:id="847" w:author="ron gal" w:date="2017-03-04T15:39:00Z">
              <w:rPr>
                <w:rFonts w:ascii="Consolas" w:hAnsi="Consolas" w:cs="Consolas"/>
                <w:sz w:val="19"/>
                <w:szCs w:val="19"/>
                <w:highlight w:val="white"/>
              </w:rPr>
            </w:rPrChange>
          </w:rPr>
          <w:t xml:space="preserve"> </w:t>
        </w:r>
        <w:r w:rsidRPr="0096291C">
          <w:rPr>
            <w:sz w:val="24"/>
            <w:szCs w:val="24"/>
            <w:rPrChange w:id="848" w:author="ron gal" w:date="2017-03-04T15:39:00Z">
              <w:rPr>
                <w:rFonts w:ascii="Consolas" w:hAnsi="Consolas" w:cs="Consolas"/>
                <w:color w:val="0000FF"/>
                <w:sz w:val="19"/>
                <w:szCs w:val="19"/>
                <w:highlight w:val="white"/>
              </w:rPr>
            </w:rPrChange>
          </w:rPr>
          <w:t>void</w:t>
        </w:r>
        <w:r w:rsidRPr="0096291C">
          <w:rPr>
            <w:sz w:val="24"/>
            <w:szCs w:val="24"/>
            <w:rPrChange w:id="849" w:author="ron gal" w:date="2017-03-04T15:39:00Z">
              <w:rPr>
                <w:rFonts w:ascii="Consolas" w:hAnsi="Consolas" w:cs="Consolas"/>
                <w:sz w:val="19"/>
                <w:szCs w:val="19"/>
                <w:highlight w:val="white"/>
              </w:rPr>
            </w:rPrChange>
          </w:rPr>
          <w:t xml:space="preserve"> Update(</w:t>
        </w:r>
        <w:r w:rsidRPr="0096291C">
          <w:rPr>
            <w:sz w:val="24"/>
            <w:szCs w:val="24"/>
            <w:rPrChange w:id="850" w:author="ron gal" w:date="2017-03-04T15:39:00Z">
              <w:rPr>
                <w:rFonts w:ascii="Consolas" w:hAnsi="Consolas" w:cs="Consolas"/>
                <w:color w:val="2B91AF"/>
                <w:sz w:val="19"/>
                <w:szCs w:val="19"/>
                <w:highlight w:val="white"/>
              </w:rPr>
            </w:rPrChange>
          </w:rPr>
          <w:t>PersonLogin</w:t>
        </w:r>
        <w:r w:rsidRPr="0096291C">
          <w:rPr>
            <w:sz w:val="24"/>
            <w:szCs w:val="24"/>
            <w:rPrChange w:id="851" w:author="ron gal" w:date="2017-03-04T15:39:00Z">
              <w:rPr>
                <w:rFonts w:ascii="Consolas" w:hAnsi="Consolas" w:cs="Consolas"/>
                <w:sz w:val="19"/>
                <w:szCs w:val="19"/>
                <w:highlight w:val="white"/>
              </w:rPr>
            </w:rPrChange>
          </w:rPr>
          <w:t xml:space="preserve"> updateData)</w:t>
        </w:r>
      </w:ins>
      <w:del w:id="852" w:author="ron gal" w:date="2017-03-04T15:39:00Z">
        <w:r w:rsidR="00471D70" w:rsidDel="0096291C">
          <w:rPr>
            <w:sz w:val="24"/>
            <w:szCs w:val="24"/>
          </w:rPr>
          <w:delText>public IEnumerable&lt;DTOs.Employee&gt; Search(string firstName, string lastName, int eMail, int id);</w:delText>
        </w:r>
      </w:del>
    </w:p>
    <w:p w:rsidR="00481634" w:rsidRPr="0096291C" w:rsidDel="0096291C" w:rsidRDefault="00481634">
      <w:pPr>
        <w:rPr>
          <w:del w:id="853" w:author="ron gal" w:date="2017-03-04T15:39:00Z"/>
          <w:sz w:val="24"/>
          <w:szCs w:val="24"/>
          <w:rPrChange w:id="854" w:author="ron gal" w:date="2017-03-04T15:39:00Z">
            <w:rPr>
              <w:del w:id="855" w:author="ron gal" w:date="2017-03-04T15:39:00Z"/>
            </w:rPr>
          </w:rPrChange>
        </w:rPr>
      </w:pPr>
    </w:p>
    <w:p w:rsidR="00481634" w:rsidRPr="0096291C" w:rsidDel="0096291C" w:rsidRDefault="00471D70">
      <w:pPr>
        <w:rPr>
          <w:del w:id="856" w:author="ron gal" w:date="2017-03-04T15:39:00Z"/>
          <w:sz w:val="24"/>
          <w:szCs w:val="24"/>
          <w:rPrChange w:id="857" w:author="ron gal" w:date="2017-03-04T15:39:00Z">
            <w:rPr>
              <w:del w:id="858" w:author="ron gal" w:date="2017-03-04T15:39:00Z"/>
            </w:rPr>
          </w:rPrChange>
        </w:rPr>
      </w:pPr>
      <w:del w:id="859" w:author="ron gal" w:date="2017-03-04T15:39:00Z">
        <w:r w:rsidDel="0096291C">
          <w:rPr>
            <w:sz w:val="24"/>
            <w:szCs w:val="24"/>
          </w:rPr>
          <w:delText>public DTOs.Employee Get(int id);</w:delText>
        </w:r>
      </w:del>
    </w:p>
    <w:p w:rsidR="00481634" w:rsidRPr="0096291C" w:rsidDel="0096291C" w:rsidRDefault="00481634">
      <w:pPr>
        <w:rPr>
          <w:del w:id="860" w:author="ron gal" w:date="2017-03-04T15:39:00Z"/>
          <w:sz w:val="24"/>
          <w:szCs w:val="24"/>
          <w:rPrChange w:id="861" w:author="ron gal" w:date="2017-03-04T15:39:00Z">
            <w:rPr>
              <w:del w:id="862" w:author="ron gal" w:date="2017-03-04T15:39:00Z"/>
            </w:rPr>
          </w:rPrChange>
        </w:rPr>
      </w:pPr>
    </w:p>
    <w:p w:rsidR="00481634" w:rsidRPr="0096291C" w:rsidDel="0096291C" w:rsidRDefault="00471D70">
      <w:pPr>
        <w:rPr>
          <w:del w:id="863" w:author="ron gal" w:date="2017-03-04T15:39:00Z"/>
          <w:sz w:val="24"/>
          <w:szCs w:val="24"/>
          <w:rPrChange w:id="864" w:author="ron gal" w:date="2017-03-04T15:39:00Z">
            <w:rPr>
              <w:del w:id="865" w:author="ron gal" w:date="2017-03-04T15:39:00Z"/>
            </w:rPr>
          </w:rPrChange>
        </w:rPr>
      </w:pPr>
      <w:del w:id="866" w:author="ron gal" w:date="2017-03-04T15:39:00Z">
        <w:r w:rsidDel="0096291C">
          <w:rPr>
            <w:sz w:val="24"/>
            <w:szCs w:val="24"/>
          </w:rPr>
          <w:delText>public DTOs.Employee Save(DTOs.Employees employees);</w:delText>
        </w:r>
      </w:del>
    </w:p>
    <w:p w:rsidR="00481634" w:rsidRPr="0096291C" w:rsidDel="0096291C" w:rsidRDefault="00481634">
      <w:pPr>
        <w:rPr>
          <w:del w:id="867" w:author="ron gal" w:date="2017-03-04T15:39:00Z"/>
          <w:sz w:val="24"/>
          <w:szCs w:val="24"/>
          <w:rPrChange w:id="868" w:author="ron gal" w:date="2017-03-04T15:39:00Z">
            <w:rPr>
              <w:del w:id="869" w:author="ron gal" w:date="2017-03-04T15:39:00Z"/>
            </w:rPr>
          </w:rPrChange>
        </w:rPr>
      </w:pPr>
    </w:p>
    <w:p w:rsidR="00481634" w:rsidRPr="0096291C" w:rsidDel="0096291C" w:rsidRDefault="00471D70">
      <w:pPr>
        <w:rPr>
          <w:del w:id="870" w:author="ron gal" w:date="2017-03-04T15:39:00Z"/>
          <w:sz w:val="24"/>
          <w:szCs w:val="24"/>
          <w:rPrChange w:id="871" w:author="ron gal" w:date="2017-03-04T15:39:00Z">
            <w:rPr>
              <w:del w:id="872" w:author="ron gal" w:date="2017-03-04T15:39:00Z"/>
            </w:rPr>
          </w:rPrChange>
        </w:rPr>
      </w:pPr>
      <w:del w:id="873" w:author="ron gal" w:date="2017-03-04T15:39:00Z">
        <w:r w:rsidDel="0096291C">
          <w:rPr>
            <w:sz w:val="24"/>
            <w:szCs w:val="24"/>
          </w:rPr>
          <w:delText>public DTOs.Employee Update(int id, DTOs.Employees employees);</w:delText>
        </w:r>
      </w:del>
    </w:p>
    <w:p w:rsidR="00481634" w:rsidRPr="0096291C" w:rsidDel="0096291C" w:rsidRDefault="00481634">
      <w:pPr>
        <w:rPr>
          <w:del w:id="874" w:author="ron gal" w:date="2017-03-04T15:39:00Z"/>
          <w:sz w:val="24"/>
          <w:szCs w:val="24"/>
          <w:rPrChange w:id="875" w:author="ron gal" w:date="2017-03-04T15:39:00Z">
            <w:rPr>
              <w:del w:id="876" w:author="ron gal" w:date="2017-03-04T15:39:00Z"/>
            </w:rPr>
          </w:rPrChange>
        </w:rPr>
      </w:pPr>
    </w:p>
    <w:p w:rsidR="00481634" w:rsidRPr="0096291C" w:rsidDel="0096291C" w:rsidRDefault="00471D70">
      <w:pPr>
        <w:rPr>
          <w:del w:id="877" w:author="ron gal" w:date="2017-03-04T15:39:00Z"/>
          <w:sz w:val="24"/>
          <w:szCs w:val="24"/>
          <w:rPrChange w:id="878" w:author="ron gal" w:date="2017-03-04T15:39:00Z">
            <w:rPr>
              <w:del w:id="879" w:author="ron gal" w:date="2017-03-04T15:39:00Z"/>
            </w:rPr>
          </w:rPrChange>
        </w:rPr>
      </w:pPr>
      <w:del w:id="880" w:author="ron gal" w:date="2017-03-04T15:39:00Z">
        <w:r w:rsidDel="0096291C">
          <w:rPr>
            <w:sz w:val="24"/>
            <w:szCs w:val="24"/>
          </w:rPr>
          <w:delText>public void Delete(int id);</w:delText>
        </w:r>
      </w:del>
    </w:p>
    <w:p w:rsidR="00481634" w:rsidRPr="0096291C" w:rsidRDefault="00481634">
      <w:pPr>
        <w:rPr>
          <w:ins w:id="881" w:author="ron gal" w:date="2017-03-04T15:39:00Z"/>
          <w:sz w:val="24"/>
          <w:szCs w:val="24"/>
          <w:rtl/>
          <w:rPrChange w:id="882" w:author="ron gal" w:date="2017-03-04T15:39:00Z">
            <w:rPr>
              <w:ins w:id="883" w:author="ron gal" w:date="2017-03-04T15:39:00Z"/>
              <w:rtl/>
            </w:rPr>
          </w:rPrChange>
        </w:rPr>
        <w:pPrChange w:id="884" w:author="ron gal" w:date="2017-03-04T15:39:00Z">
          <w:pPr>
            <w:bidi/>
          </w:pPr>
        </w:pPrChange>
      </w:pPr>
    </w:p>
    <w:p w:rsidR="0096291C" w:rsidRPr="0096291C" w:rsidRDefault="0096291C">
      <w:pPr>
        <w:rPr>
          <w:sz w:val="24"/>
          <w:szCs w:val="24"/>
          <w:rPrChange w:id="885" w:author="ron gal" w:date="2017-03-04T15:39:00Z">
            <w:rPr/>
          </w:rPrChange>
        </w:rPr>
        <w:pPrChange w:id="886" w:author="ron gal" w:date="2017-03-04T15:39:00Z">
          <w:pPr>
            <w:bidi/>
          </w:pPr>
        </w:pPrChange>
      </w:pPr>
      <w:ins w:id="887" w:author="ron gal" w:date="2017-03-04T15:39:00Z">
        <w:r w:rsidRPr="0096291C">
          <w:rPr>
            <w:sz w:val="24"/>
            <w:szCs w:val="24"/>
            <w:rPrChange w:id="888" w:author="ron gal" w:date="2017-03-04T15:39:00Z">
              <w:rPr>
                <w:rFonts w:ascii="Consolas" w:hAnsi="Consolas" w:cs="Consolas"/>
                <w:color w:val="0000FF"/>
                <w:sz w:val="19"/>
                <w:szCs w:val="19"/>
                <w:highlight w:val="white"/>
              </w:rPr>
            </w:rPrChange>
          </w:rPr>
          <w:t>public</w:t>
        </w:r>
        <w:r w:rsidRPr="0096291C">
          <w:rPr>
            <w:sz w:val="24"/>
            <w:szCs w:val="24"/>
            <w:rPrChange w:id="889" w:author="ron gal" w:date="2017-03-04T15:39:00Z">
              <w:rPr>
                <w:rFonts w:ascii="Consolas" w:hAnsi="Consolas" w:cs="Consolas"/>
                <w:sz w:val="19"/>
                <w:szCs w:val="19"/>
                <w:highlight w:val="white"/>
              </w:rPr>
            </w:rPrChange>
          </w:rPr>
          <w:t xml:space="preserve"> </w:t>
        </w:r>
        <w:r w:rsidRPr="0096291C">
          <w:rPr>
            <w:sz w:val="24"/>
            <w:szCs w:val="24"/>
            <w:rPrChange w:id="890" w:author="ron gal" w:date="2017-03-04T15:39:00Z">
              <w:rPr>
                <w:rFonts w:ascii="Consolas" w:hAnsi="Consolas" w:cs="Consolas"/>
                <w:color w:val="0000FF"/>
                <w:sz w:val="19"/>
                <w:szCs w:val="19"/>
                <w:highlight w:val="white"/>
              </w:rPr>
            </w:rPrChange>
          </w:rPr>
          <w:t>object</w:t>
        </w:r>
        <w:r w:rsidRPr="0096291C">
          <w:rPr>
            <w:sz w:val="24"/>
            <w:szCs w:val="24"/>
            <w:rPrChange w:id="891" w:author="ron gal" w:date="2017-03-04T15:39:00Z">
              <w:rPr>
                <w:rFonts w:ascii="Consolas" w:hAnsi="Consolas" w:cs="Consolas"/>
                <w:sz w:val="19"/>
                <w:szCs w:val="19"/>
                <w:highlight w:val="white"/>
              </w:rPr>
            </w:rPrChange>
          </w:rPr>
          <w:t xml:space="preserve"> Get()</w:t>
        </w:r>
      </w:ins>
    </w:p>
    <w:p w:rsidR="00481634" w:rsidRDefault="00471D70" w:rsidP="0096291C">
      <w:pPr>
        <w:bidi/>
      </w:pPr>
      <w:r>
        <w:rPr>
          <w:b/>
          <w:sz w:val="24"/>
          <w:szCs w:val="24"/>
          <w:rtl/>
        </w:rPr>
        <w:t xml:space="preserve">מחלקת </w:t>
      </w:r>
      <w:ins w:id="892" w:author="ron gal" w:date="2017-03-04T15:42:00Z">
        <w:r w:rsidR="0096291C" w:rsidRPr="0096291C">
          <w:rPr>
            <w:b/>
            <w:sz w:val="24"/>
            <w:szCs w:val="24"/>
            <w:rPrChange w:id="893" w:author="ron gal" w:date="2017-03-04T15:44:00Z">
              <w:rPr>
                <w:rFonts w:ascii="Consolas" w:hAnsi="Consolas" w:cs="Consolas"/>
                <w:color w:val="2B91AF"/>
                <w:sz w:val="19"/>
                <w:szCs w:val="19"/>
                <w:highlight w:val="white"/>
              </w:rPr>
            </w:rPrChange>
          </w:rPr>
          <w:t>TreatmentsController</w:t>
        </w:r>
      </w:ins>
      <w:del w:id="894" w:author="ron gal" w:date="2017-03-04T15:42:00Z">
        <w:r w:rsidDel="0096291C">
          <w:rPr>
            <w:b/>
            <w:sz w:val="24"/>
            <w:szCs w:val="24"/>
          </w:rPr>
          <w:delText>FieldsController</w:delText>
        </w:r>
      </w:del>
    </w:p>
    <w:p w:rsidR="00481634" w:rsidRDefault="00471D70">
      <w:pPr>
        <w:bidi/>
        <w:pPrChange w:id="895" w:author="ron gal" w:date="2017-03-04T15:44:00Z">
          <w:pPr>
            <w:bidi/>
          </w:pPr>
        </w:pPrChange>
      </w:pPr>
      <w:r>
        <w:rPr>
          <w:sz w:val="24"/>
          <w:szCs w:val="24"/>
          <w:rtl/>
        </w:rPr>
        <w:t xml:space="preserve">הקונטרולר יבצע את הפעולות הקשורות לטיפול </w:t>
      </w:r>
      <w:del w:id="896" w:author="ron gal" w:date="2017-03-04T15:44:00Z">
        <w:r w:rsidDel="0096291C">
          <w:rPr>
            <w:sz w:val="24"/>
            <w:szCs w:val="24"/>
            <w:rtl/>
          </w:rPr>
          <w:delText>במגרשים: שליפה, הוספה, שינוי ומחיקה</w:delText>
        </w:r>
      </w:del>
      <w:ins w:id="897" w:author="ron gal" w:date="2017-03-04T15:44:00Z">
        <w:r w:rsidR="0096291C">
          <w:rPr>
            <w:rFonts w:hint="cs"/>
            <w:sz w:val="24"/>
            <w:szCs w:val="24"/>
            <w:rtl/>
          </w:rPr>
          <w:t>בטיפולים</w:t>
        </w:r>
      </w:ins>
      <w:r>
        <w:rPr>
          <w:sz w:val="24"/>
          <w:szCs w:val="24"/>
          <w:rtl/>
        </w:rPr>
        <w:t>. המחלקה תכיל את הפעולות הבאות:</w:t>
      </w:r>
    </w:p>
    <w:p w:rsidR="00481634" w:rsidRDefault="00481634">
      <w:pPr>
        <w:bidi/>
      </w:pPr>
    </w:p>
    <w:p w:rsidR="0096291C" w:rsidRDefault="0096291C">
      <w:pPr>
        <w:rPr>
          <w:ins w:id="898" w:author="ron gal" w:date="2017-03-04T15:44:00Z"/>
          <w:sz w:val="24"/>
          <w:szCs w:val="24"/>
          <w:rtl/>
        </w:rPr>
      </w:pPr>
      <w:ins w:id="899" w:author="ron gal" w:date="2017-03-04T15:44:00Z">
        <w:r w:rsidRPr="0096291C">
          <w:rPr>
            <w:sz w:val="24"/>
            <w:szCs w:val="24"/>
            <w:rPrChange w:id="900" w:author="ron gal" w:date="2017-03-04T15:44:00Z">
              <w:rPr>
                <w:rFonts w:ascii="Consolas" w:hAnsi="Consolas" w:cs="Consolas"/>
                <w:color w:val="0000FF"/>
                <w:sz w:val="19"/>
                <w:szCs w:val="19"/>
                <w:highlight w:val="white"/>
              </w:rPr>
            </w:rPrChange>
          </w:rPr>
          <w:t>public</w:t>
        </w:r>
        <w:r w:rsidRPr="0096291C">
          <w:rPr>
            <w:sz w:val="24"/>
            <w:szCs w:val="24"/>
            <w:rPrChange w:id="901" w:author="ron gal" w:date="2017-03-04T15:44:00Z">
              <w:rPr>
                <w:rFonts w:ascii="Consolas" w:hAnsi="Consolas" w:cs="Consolas"/>
                <w:sz w:val="19"/>
                <w:szCs w:val="19"/>
                <w:highlight w:val="white"/>
              </w:rPr>
            </w:rPrChange>
          </w:rPr>
          <w:t xml:space="preserve"> </w:t>
        </w:r>
        <w:r w:rsidRPr="0096291C">
          <w:rPr>
            <w:sz w:val="24"/>
            <w:szCs w:val="24"/>
            <w:rPrChange w:id="902" w:author="ron gal" w:date="2017-03-04T15:44:00Z">
              <w:rPr>
                <w:rFonts w:ascii="Consolas" w:hAnsi="Consolas" w:cs="Consolas"/>
                <w:color w:val="2B91AF"/>
                <w:sz w:val="19"/>
                <w:szCs w:val="19"/>
                <w:highlight w:val="white"/>
              </w:rPr>
            </w:rPrChange>
          </w:rPr>
          <w:t>TreatmentReport</w:t>
        </w:r>
        <w:r w:rsidRPr="0096291C">
          <w:rPr>
            <w:sz w:val="24"/>
            <w:szCs w:val="24"/>
            <w:rPrChange w:id="903" w:author="ron gal" w:date="2017-03-04T15:44:00Z">
              <w:rPr>
                <w:rFonts w:ascii="Consolas" w:hAnsi="Consolas" w:cs="Consolas"/>
                <w:sz w:val="19"/>
                <w:szCs w:val="19"/>
                <w:highlight w:val="white"/>
              </w:rPr>
            </w:rPrChange>
          </w:rPr>
          <w:t xml:space="preserve"> Save(</w:t>
        </w:r>
        <w:r w:rsidRPr="0096291C">
          <w:rPr>
            <w:sz w:val="24"/>
            <w:szCs w:val="24"/>
            <w:rPrChange w:id="904" w:author="ron gal" w:date="2017-03-04T15:44:00Z">
              <w:rPr>
                <w:rFonts w:ascii="Consolas" w:hAnsi="Consolas" w:cs="Consolas"/>
                <w:color w:val="2B91AF"/>
                <w:sz w:val="19"/>
                <w:szCs w:val="19"/>
                <w:highlight w:val="white"/>
              </w:rPr>
            </w:rPrChange>
          </w:rPr>
          <w:t>TreatmentReport</w:t>
        </w:r>
        <w:r w:rsidRPr="0096291C">
          <w:rPr>
            <w:sz w:val="24"/>
            <w:szCs w:val="24"/>
            <w:rPrChange w:id="905" w:author="ron gal" w:date="2017-03-04T15:44:00Z">
              <w:rPr>
                <w:rFonts w:ascii="Consolas" w:hAnsi="Consolas" w:cs="Consolas"/>
                <w:sz w:val="19"/>
                <w:szCs w:val="19"/>
                <w:highlight w:val="white"/>
              </w:rPr>
            </w:rPrChange>
          </w:rPr>
          <w:t xml:space="preserve"> treatmentReport)</w:t>
        </w:r>
      </w:ins>
    </w:p>
    <w:p w:rsidR="00481634" w:rsidRPr="0096291C" w:rsidDel="0096291C" w:rsidRDefault="0096291C">
      <w:pPr>
        <w:rPr>
          <w:del w:id="906" w:author="ron gal" w:date="2017-03-04T15:44:00Z"/>
          <w:sz w:val="24"/>
          <w:szCs w:val="24"/>
          <w:rPrChange w:id="907" w:author="ron gal" w:date="2017-03-04T15:44:00Z">
            <w:rPr>
              <w:del w:id="908" w:author="ron gal" w:date="2017-03-04T15:44:00Z"/>
            </w:rPr>
          </w:rPrChange>
        </w:rPr>
      </w:pPr>
      <w:ins w:id="909" w:author="ron gal" w:date="2017-03-04T15:44:00Z">
        <w:r w:rsidRPr="0096291C">
          <w:rPr>
            <w:sz w:val="24"/>
            <w:szCs w:val="24"/>
            <w:rPrChange w:id="910" w:author="ron gal" w:date="2017-03-04T15:44:00Z">
              <w:rPr>
                <w:rFonts w:ascii="Consolas" w:hAnsi="Consolas" w:cs="Consolas"/>
                <w:color w:val="0000FF"/>
                <w:sz w:val="19"/>
                <w:szCs w:val="19"/>
                <w:highlight w:val="white"/>
              </w:rPr>
            </w:rPrChange>
          </w:rPr>
          <w:t>public</w:t>
        </w:r>
        <w:r w:rsidRPr="0096291C">
          <w:rPr>
            <w:sz w:val="24"/>
            <w:szCs w:val="24"/>
            <w:rPrChange w:id="911" w:author="ron gal" w:date="2017-03-04T15:44:00Z">
              <w:rPr>
                <w:rFonts w:ascii="Consolas" w:hAnsi="Consolas" w:cs="Consolas"/>
                <w:sz w:val="19"/>
                <w:szCs w:val="19"/>
                <w:highlight w:val="white"/>
              </w:rPr>
            </w:rPrChange>
          </w:rPr>
          <w:t xml:space="preserve"> </w:t>
        </w:r>
        <w:r w:rsidRPr="0096291C">
          <w:rPr>
            <w:sz w:val="24"/>
            <w:szCs w:val="24"/>
            <w:rPrChange w:id="912" w:author="ron gal" w:date="2017-03-04T15:44:00Z">
              <w:rPr>
                <w:rFonts w:ascii="Consolas" w:hAnsi="Consolas" w:cs="Consolas"/>
                <w:color w:val="2B91AF"/>
                <w:sz w:val="19"/>
                <w:szCs w:val="19"/>
                <w:highlight w:val="white"/>
              </w:rPr>
            </w:rPrChange>
          </w:rPr>
          <w:t>TreatmentReport</w:t>
        </w:r>
        <w:r w:rsidRPr="0096291C">
          <w:rPr>
            <w:sz w:val="24"/>
            <w:szCs w:val="24"/>
            <w:rPrChange w:id="913" w:author="ron gal" w:date="2017-03-04T15:44:00Z">
              <w:rPr>
                <w:rFonts w:ascii="Consolas" w:hAnsi="Consolas" w:cs="Consolas"/>
                <w:sz w:val="19"/>
                <w:szCs w:val="19"/>
                <w:highlight w:val="white"/>
              </w:rPr>
            </w:rPrChange>
          </w:rPr>
          <w:t xml:space="preserve"> Get(</w:t>
        </w:r>
        <w:r w:rsidRPr="0096291C">
          <w:rPr>
            <w:sz w:val="24"/>
            <w:szCs w:val="24"/>
            <w:rPrChange w:id="914" w:author="ron gal" w:date="2017-03-04T15:44:00Z">
              <w:rPr>
                <w:rFonts w:ascii="Consolas" w:hAnsi="Consolas" w:cs="Consolas"/>
                <w:color w:val="0000FF"/>
                <w:sz w:val="19"/>
                <w:szCs w:val="19"/>
                <w:highlight w:val="white"/>
              </w:rPr>
            </w:rPrChange>
          </w:rPr>
          <w:t>int</w:t>
        </w:r>
        <w:r w:rsidRPr="0096291C">
          <w:rPr>
            <w:sz w:val="24"/>
            <w:szCs w:val="24"/>
            <w:rPrChange w:id="915" w:author="ron gal" w:date="2017-03-04T15:44:00Z">
              <w:rPr>
                <w:rFonts w:ascii="Consolas" w:hAnsi="Consolas" w:cs="Consolas"/>
                <w:sz w:val="19"/>
                <w:szCs w:val="19"/>
                <w:highlight w:val="white"/>
              </w:rPr>
            </w:rPrChange>
          </w:rPr>
          <w:t xml:space="preserve"> petId, </w:t>
        </w:r>
        <w:r w:rsidRPr="0096291C">
          <w:rPr>
            <w:sz w:val="24"/>
            <w:szCs w:val="24"/>
            <w:rPrChange w:id="916" w:author="ron gal" w:date="2017-03-04T15:44:00Z">
              <w:rPr>
                <w:rFonts w:ascii="Consolas" w:hAnsi="Consolas" w:cs="Consolas"/>
                <w:color w:val="0000FF"/>
                <w:sz w:val="19"/>
                <w:szCs w:val="19"/>
                <w:highlight w:val="white"/>
              </w:rPr>
            </w:rPrChange>
          </w:rPr>
          <w:t>int</w:t>
        </w:r>
        <w:r w:rsidRPr="0096291C">
          <w:rPr>
            <w:sz w:val="24"/>
            <w:szCs w:val="24"/>
            <w:rPrChange w:id="917" w:author="ron gal" w:date="2017-03-04T15:44:00Z">
              <w:rPr>
                <w:rFonts w:ascii="Consolas" w:hAnsi="Consolas" w:cs="Consolas"/>
                <w:sz w:val="19"/>
                <w:szCs w:val="19"/>
                <w:highlight w:val="white"/>
              </w:rPr>
            </w:rPrChange>
          </w:rPr>
          <w:t xml:space="preserve"> treatmentId)</w:t>
        </w:r>
      </w:ins>
      <w:del w:id="918" w:author="ron gal" w:date="2017-03-04T15:44:00Z">
        <w:r w:rsidR="00471D70" w:rsidDel="0096291C">
          <w:rPr>
            <w:sz w:val="24"/>
            <w:szCs w:val="24"/>
          </w:rPr>
          <w:delText>IEnumerable&lt;DTOs.Employee&gt; Search(string firstName, string lastName, string eMail, int? id)</w:delText>
        </w:r>
      </w:del>
    </w:p>
    <w:p w:rsidR="00481634" w:rsidRPr="0096291C" w:rsidDel="0096291C" w:rsidRDefault="00481634">
      <w:pPr>
        <w:rPr>
          <w:del w:id="919" w:author="ron gal" w:date="2017-03-04T15:44:00Z"/>
          <w:sz w:val="24"/>
          <w:szCs w:val="24"/>
          <w:rPrChange w:id="920" w:author="ron gal" w:date="2017-03-04T15:44:00Z">
            <w:rPr>
              <w:del w:id="921" w:author="ron gal" w:date="2017-03-04T15:44:00Z"/>
            </w:rPr>
          </w:rPrChange>
        </w:rPr>
      </w:pPr>
    </w:p>
    <w:p w:rsidR="00481634" w:rsidRPr="0096291C" w:rsidDel="0096291C" w:rsidRDefault="00471D70">
      <w:pPr>
        <w:rPr>
          <w:del w:id="922" w:author="ron gal" w:date="2017-03-04T15:44:00Z"/>
          <w:sz w:val="24"/>
          <w:szCs w:val="24"/>
          <w:rPrChange w:id="923" w:author="ron gal" w:date="2017-03-04T15:44:00Z">
            <w:rPr>
              <w:del w:id="924" w:author="ron gal" w:date="2017-03-04T15:44:00Z"/>
            </w:rPr>
          </w:rPrChange>
        </w:rPr>
      </w:pPr>
      <w:del w:id="925" w:author="ron gal" w:date="2017-03-04T15:44:00Z">
        <w:r w:rsidDel="0096291C">
          <w:rPr>
            <w:sz w:val="24"/>
            <w:szCs w:val="24"/>
          </w:rPr>
          <w:delText>DTOs.Employee Get(int id)</w:delText>
        </w:r>
      </w:del>
    </w:p>
    <w:p w:rsidR="00481634" w:rsidRPr="0096291C" w:rsidDel="0096291C" w:rsidRDefault="00481634">
      <w:pPr>
        <w:rPr>
          <w:del w:id="926" w:author="ron gal" w:date="2017-03-04T15:44:00Z"/>
          <w:sz w:val="24"/>
          <w:szCs w:val="24"/>
          <w:rPrChange w:id="927" w:author="ron gal" w:date="2017-03-04T15:44:00Z">
            <w:rPr>
              <w:del w:id="928" w:author="ron gal" w:date="2017-03-04T15:44:00Z"/>
            </w:rPr>
          </w:rPrChange>
        </w:rPr>
      </w:pPr>
    </w:p>
    <w:p w:rsidR="00481634" w:rsidRPr="0096291C" w:rsidDel="0096291C" w:rsidRDefault="00471D70">
      <w:pPr>
        <w:rPr>
          <w:del w:id="929" w:author="ron gal" w:date="2017-03-04T15:44:00Z"/>
          <w:sz w:val="24"/>
          <w:szCs w:val="24"/>
          <w:rPrChange w:id="930" w:author="ron gal" w:date="2017-03-04T15:44:00Z">
            <w:rPr>
              <w:del w:id="931" w:author="ron gal" w:date="2017-03-04T15:44:00Z"/>
            </w:rPr>
          </w:rPrChange>
        </w:rPr>
      </w:pPr>
      <w:del w:id="932" w:author="ron gal" w:date="2017-03-04T15:44:00Z">
        <w:r w:rsidDel="0096291C">
          <w:rPr>
            <w:sz w:val="24"/>
            <w:szCs w:val="24"/>
          </w:rPr>
          <w:delText>DTOs.Employee Save([FromBody]DTOs.Employee employee)</w:delText>
        </w:r>
      </w:del>
    </w:p>
    <w:p w:rsidR="00481634" w:rsidRPr="0096291C" w:rsidDel="0096291C" w:rsidRDefault="00481634">
      <w:pPr>
        <w:rPr>
          <w:del w:id="933" w:author="ron gal" w:date="2017-03-04T15:44:00Z"/>
          <w:sz w:val="24"/>
          <w:szCs w:val="24"/>
          <w:rPrChange w:id="934" w:author="ron gal" w:date="2017-03-04T15:44:00Z">
            <w:rPr>
              <w:del w:id="935" w:author="ron gal" w:date="2017-03-04T15:44:00Z"/>
            </w:rPr>
          </w:rPrChange>
        </w:rPr>
      </w:pPr>
    </w:p>
    <w:p w:rsidR="00481634" w:rsidRPr="0096291C" w:rsidDel="0096291C" w:rsidRDefault="00471D70">
      <w:pPr>
        <w:rPr>
          <w:del w:id="936" w:author="ron gal" w:date="2017-03-04T15:44:00Z"/>
          <w:sz w:val="24"/>
          <w:szCs w:val="24"/>
          <w:rPrChange w:id="937" w:author="ron gal" w:date="2017-03-04T15:44:00Z">
            <w:rPr>
              <w:del w:id="938" w:author="ron gal" w:date="2017-03-04T15:44:00Z"/>
            </w:rPr>
          </w:rPrChange>
        </w:rPr>
      </w:pPr>
      <w:del w:id="939" w:author="ron gal" w:date="2017-03-04T15:44:00Z">
        <w:r w:rsidDel="0096291C">
          <w:rPr>
            <w:sz w:val="24"/>
            <w:szCs w:val="24"/>
          </w:rPr>
          <w:delText>DTOs.Employee Update([FromUri]int id, [FromBody]DTOs.Employee employee)</w:delText>
        </w:r>
      </w:del>
    </w:p>
    <w:p w:rsidR="00481634" w:rsidRPr="0096291C" w:rsidDel="0096291C" w:rsidRDefault="00481634">
      <w:pPr>
        <w:rPr>
          <w:del w:id="940" w:author="ron gal" w:date="2017-03-04T15:44:00Z"/>
          <w:sz w:val="24"/>
          <w:szCs w:val="24"/>
          <w:rPrChange w:id="941" w:author="ron gal" w:date="2017-03-04T15:44:00Z">
            <w:rPr>
              <w:del w:id="942" w:author="ron gal" w:date="2017-03-04T15:44:00Z"/>
            </w:rPr>
          </w:rPrChange>
        </w:rPr>
      </w:pPr>
    </w:p>
    <w:p w:rsidR="00481634" w:rsidRPr="0096291C" w:rsidDel="0096291C" w:rsidRDefault="00471D70">
      <w:pPr>
        <w:rPr>
          <w:del w:id="943" w:author="ron gal" w:date="2017-03-04T15:44:00Z"/>
          <w:sz w:val="24"/>
          <w:szCs w:val="24"/>
          <w:rPrChange w:id="944" w:author="ron gal" w:date="2017-03-04T15:44:00Z">
            <w:rPr>
              <w:del w:id="945" w:author="ron gal" w:date="2017-03-04T15:44:00Z"/>
            </w:rPr>
          </w:rPrChange>
        </w:rPr>
      </w:pPr>
      <w:del w:id="946" w:author="ron gal" w:date="2017-03-04T15:44:00Z">
        <w:r w:rsidDel="0096291C">
          <w:rPr>
            <w:sz w:val="24"/>
            <w:szCs w:val="24"/>
          </w:rPr>
          <w:delText>void Delete([FromUri]int id)</w:delText>
        </w:r>
      </w:del>
    </w:p>
    <w:p w:rsidR="00481634" w:rsidRPr="0096291C" w:rsidRDefault="00481634">
      <w:pPr>
        <w:rPr>
          <w:sz w:val="24"/>
          <w:szCs w:val="24"/>
          <w:rPrChange w:id="947" w:author="ron gal" w:date="2017-03-04T15:44:00Z">
            <w:rPr/>
          </w:rPrChange>
        </w:rPr>
      </w:pPr>
    </w:p>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rsidP="0096291C">
      <w:pPr>
        <w:bidi/>
      </w:pPr>
      <w:r>
        <w:rPr>
          <w:b/>
          <w:sz w:val="24"/>
          <w:szCs w:val="24"/>
          <w:rtl/>
        </w:rPr>
        <w:t xml:space="preserve">מחלקת </w:t>
      </w:r>
      <w:ins w:id="948" w:author="ron gal" w:date="2017-03-04T15:42:00Z">
        <w:r w:rsidR="0096291C" w:rsidRPr="0096291C">
          <w:rPr>
            <w:b/>
            <w:sz w:val="24"/>
            <w:szCs w:val="24"/>
            <w:rPrChange w:id="949" w:author="ron gal" w:date="2017-03-04T15:43:00Z">
              <w:rPr>
                <w:rFonts w:ascii="Consolas" w:hAnsi="Consolas" w:cs="Consolas"/>
                <w:color w:val="2B91AF"/>
                <w:sz w:val="19"/>
                <w:szCs w:val="19"/>
                <w:highlight w:val="white"/>
              </w:rPr>
            </w:rPrChange>
          </w:rPr>
          <w:t>VetsController</w:t>
        </w:r>
      </w:ins>
      <w:del w:id="950" w:author="ron gal" w:date="2017-03-04T15:42:00Z">
        <w:r w:rsidDel="0096291C">
          <w:rPr>
            <w:b/>
            <w:sz w:val="24"/>
            <w:szCs w:val="24"/>
          </w:rPr>
          <w:delText>OrdersController</w:delText>
        </w:r>
      </w:del>
    </w:p>
    <w:p w:rsidR="0096291C" w:rsidRDefault="00471D70" w:rsidP="0096291C">
      <w:pPr>
        <w:bidi/>
        <w:rPr>
          <w:ins w:id="951" w:author="ron gal" w:date="2017-03-04T15:44:00Z"/>
        </w:rPr>
      </w:pPr>
      <w:r>
        <w:rPr>
          <w:sz w:val="24"/>
          <w:szCs w:val="24"/>
          <w:rtl/>
        </w:rPr>
        <w:t xml:space="preserve">הקונטרולר יבצע את כלל </w:t>
      </w:r>
      <w:del w:id="952" w:author="ron gal" w:date="2017-03-04T15:42:00Z">
        <w:r w:rsidDel="0096291C">
          <w:rPr>
            <w:sz w:val="24"/>
            <w:szCs w:val="24"/>
            <w:rtl/>
          </w:rPr>
          <w:delText xml:space="preserve">הפועלות הקשורות להזמנה ובניהן הפעולות </w:delText>
        </w:r>
      </w:del>
      <w:ins w:id="953" w:author="ron gal" w:date="2017-03-04T15:42:00Z">
        <w:r w:rsidR="0096291C">
          <w:rPr>
            <w:rFonts w:hint="cs"/>
            <w:sz w:val="24"/>
            <w:szCs w:val="24"/>
            <w:rtl/>
          </w:rPr>
          <w:t>הפעולות ה</w:t>
        </w:r>
      </w:ins>
      <w:r>
        <w:rPr>
          <w:sz w:val="24"/>
          <w:szCs w:val="24"/>
          <w:rtl/>
        </w:rPr>
        <w:t xml:space="preserve">קשורות </w:t>
      </w:r>
      <w:del w:id="954" w:author="ron gal" w:date="2017-03-04T15:43:00Z">
        <w:r w:rsidDel="0096291C">
          <w:rPr>
            <w:sz w:val="24"/>
            <w:szCs w:val="24"/>
            <w:rtl/>
          </w:rPr>
          <w:delText>להצטרפות שחקנים אחרים להזמנה קיימת</w:delText>
        </w:r>
      </w:del>
      <w:ins w:id="955" w:author="ron gal" w:date="2017-03-04T15:43:00Z">
        <w:r w:rsidR="0096291C">
          <w:rPr>
            <w:rFonts w:hint="cs"/>
            <w:sz w:val="24"/>
            <w:szCs w:val="24"/>
            <w:rtl/>
          </w:rPr>
          <w:t>לרופאים</w:t>
        </w:r>
      </w:ins>
      <w:r>
        <w:rPr>
          <w:sz w:val="24"/>
          <w:szCs w:val="24"/>
          <w:rtl/>
        </w:rPr>
        <w:t>.</w:t>
      </w:r>
      <w:ins w:id="956" w:author="ron gal" w:date="2017-03-04T15:44:00Z">
        <w:r w:rsidR="0096291C">
          <w:rPr>
            <w:rFonts w:hint="cs"/>
            <w:rtl/>
          </w:rPr>
          <w:t xml:space="preserve"> </w:t>
        </w:r>
        <w:r w:rsidR="0096291C">
          <w:rPr>
            <w:sz w:val="24"/>
            <w:szCs w:val="24"/>
            <w:rtl/>
          </w:rPr>
          <w:t>המחלקה תכיל את הפעולות הבאות:</w:t>
        </w:r>
      </w:ins>
    </w:p>
    <w:p w:rsidR="00481634" w:rsidRPr="0096291C" w:rsidDel="0096291C" w:rsidRDefault="00481634">
      <w:pPr>
        <w:bidi/>
        <w:rPr>
          <w:del w:id="957" w:author="ron gal" w:date="2017-03-04T15:44:00Z"/>
        </w:rPr>
        <w:pPrChange w:id="958" w:author="ron gal" w:date="2017-03-04T15:43:00Z">
          <w:pPr>
            <w:bidi/>
          </w:pPr>
        </w:pPrChange>
      </w:pPr>
    </w:p>
    <w:p w:rsidR="0096291C" w:rsidRDefault="0096291C">
      <w:pPr>
        <w:rPr>
          <w:ins w:id="959" w:author="ron gal" w:date="2017-03-04T15:43:00Z"/>
          <w:sz w:val="24"/>
          <w:szCs w:val="24"/>
          <w:rtl/>
        </w:rPr>
        <w:pPrChange w:id="960" w:author="ron gal" w:date="2017-03-04T15:43:00Z">
          <w:pPr>
            <w:ind w:left="1440"/>
          </w:pPr>
        </w:pPrChange>
      </w:pPr>
      <w:ins w:id="961" w:author="ron gal" w:date="2017-03-04T15:43:00Z">
        <w:r w:rsidRPr="0096291C">
          <w:rPr>
            <w:sz w:val="24"/>
            <w:szCs w:val="24"/>
            <w:rPrChange w:id="962" w:author="ron gal" w:date="2017-03-04T15:43:00Z">
              <w:rPr>
                <w:rFonts w:ascii="Consolas" w:hAnsi="Consolas" w:cs="Consolas"/>
                <w:color w:val="0000FF"/>
                <w:sz w:val="19"/>
                <w:szCs w:val="19"/>
                <w:highlight w:val="white"/>
              </w:rPr>
            </w:rPrChange>
          </w:rPr>
          <w:t>public</w:t>
        </w:r>
        <w:r w:rsidRPr="0096291C">
          <w:rPr>
            <w:sz w:val="24"/>
            <w:szCs w:val="24"/>
            <w:rPrChange w:id="963" w:author="ron gal" w:date="2017-03-04T15:43:00Z">
              <w:rPr>
                <w:rFonts w:ascii="Consolas" w:hAnsi="Consolas" w:cs="Consolas"/>
                <w:sz w:val="19"/>
                <w:szCs w:val="19"/>
                <w:highlight w:val="white"/>
              </w:rPr>
            </w:rPrChange>
          </w:rPr>
          <w:t xml:space="preserve"> </w:t>
        </w:r>
        <w:r w:rsidRPr="0096291C">
          <w:rPr>
            <w:sz w:val="24"/>
            <w:szCs w:val="24"/>
            <w:rPrChange w:id="964" w:author="ron gal" w:date="2017-03-04T15:43:00Z">
              <w:rPr>
                <w:rFonts w:ascii="Consolas" w:hAnsi="Consolas" w:cs="Consolas"/>
                <w:color w:val="2B91AF"/>
                <w:sz w:val="19"/>
                <w:szCs w:val="19"/>
                <w:highlight w:val="white"/>
              </w:rPr>
            </w:rPrChange>
          </w:rPr>
          <w:t>List</w:t>
        </w:r>
        <w:r w:rsidRPr="0096291C">
          <w:rPr>
            <w:sz w:val="24"/>
            <w:szCs w:val="24"/>
            <w:rPrChange w:id="965" w:author="ron gal" w:date="2017-03-04T15:43:00Z">
              <w:rPr>
                <w:rFonts w:ascii="Consolas" w:hAnsi="Consolas" w:cs="Consolas"/>
                <w:sz w:val="19"/>
                <w:szCs w:val="19"/>
                <w:highlight w:val="white"/>
              </w:rPr>
            </w:rPrChange>
          </w:rPr>
          <w:t>&lt;</w:t>
        </w:r>
        <w:r w:rsidRPr="0096291C">
          <w:rPr>
            <w:sz w:val="24"/>
            <w:szCs w:val="24"/>
            <w:rPrChange w:id="966" w:author="ron gal" w:date="2017-03-04T15:43:00Z">
              <w:rPr>
                <w:rFonts w:ascii="Consolas" w:hAnsi="Consolas" w:cs="Consolas"/>
                <w:color w:val="2B91AF"/>
                <w:sz w:val="19"/>
                <w:szCs w:val="19"/>
                <w:highlight w:val="white"/>
              </w:rPr>
            </w:rPrChange>
          </w:rPr>
          <w:t>Doctor</w:t>
        </w:r>
        <w:r w:rsidRPr="0096291C">
          <w:rPr>
            <w:sz w:val="24"/>
            <w:szCs w:val="24"/>
            <w:rPrChange w:id="967" w:author="ron gal" w:date="2017-03-04T15:43:00Z">
              <w:rPr>
                <w:rFonts w:ascii="Consolas" w:hAnsi="Consolas" w:cs="Consolas"/>
                <w:sz w:val="19"/>
                <w:szCs w:val="19"/>
                <w:highlight w:val="white"/>
              </w:rPr>
            </w:rPrChange>
          </w:rPr>
          <w:t>&gt; All(</w:t>
        </w:r>
        <w:r w:rsidRPr="0096291C">
          <w:rPr>
            <w:sz w:val="24"/>
            <w:szCs w:val="24"/>
            <w:rPrChange w:id="968" w:author="ron gal" w:date="2017-03-04T15:43:00Z">
              <w:rPr>
                <w:rFonts w:ascii="Consolas" w:hAnsi="Consolas" w:cs="Consolas"/>
                <w:color w:val="0000FF"/>
                <w:sz w:val="19"/>
                <w:szCs w:val="19"/>
                <w:highlight w:val="white"/>
              </w:rPr>
            </w:rPrChange>
          </w:rPr>
          <w:t>string</w:t>
        </w:r>
        <w:r w:rsidRPr="0096291C">
          <w:rPr>
            <w:sz w:val="24"/>
            <w:szCs w:val="24"/>
            <w:rPrChange w:id="969" w:author="ron gal" w:date="2017-03-04T15:43:00Z">
              <w:rPr>
                <w:rFonts w:ascii="Consolas" w:hAnsi="Consolas" w:cs="Consolas"/>
                <w:sz w:val="19"/>
                <w:szCs w:val="19"/>
                <w:highlight w:val="white"/>
              </w:rPr>
            </w:rPrChange>
          </w:rPr>
          <w:t xml:space="preserve"> firstName = </w:t>
        </w:r>
        <w:r w:rsidRPr="0096291C">
          <w:rPr>
            <w:sz w:val="24"/>
            <w:szCs w:val="24"/>
            <w:rPrChange w:id="970" w:author="ron gal" w:date="2017-03-04T15:43:00Z">
              <w:rPr>
                <w:rFonts w:ascii="Consolas" w:hAnsi="Consolas" w:cs="Consolas"/>
                <w:color w:val="0000FF"/>
                <w:sz w:val="19"/>
                <w:szCs w:val="19"/>
                <w:highlight w:val="white"/>
              </w:rPr>
            </w:rPrChange>
          </w:rPr>
          <w:t>null</w:t>
        </w:r>
        <w:r w:rsidRPr="0096291C">
          <w:rPr>
            <w:sz w:val="24"/>
            <w:szCs w:val="24"/>
            <w:rPrChange w:id="971" w:author="ron gal" w:date="2017-03-04T15:43:00Z">
              <w:rPr>
                <w:rFonts w:ascii="Consolas" w:hAnsi="Consolas" w:cs="Consolas"/>
                <w:sz w:val="19"/>
                <w:szCs w:val="19"/>
                <w:highlight w:val="white"/>
              </w:rPr>
            </w:rPrChange>
          </w:rPr>
          <w:t xml:space="preserve">, </w:t>
        </w:r>
        <w:r w:rsidRPr="0096291C">
          <w:rPr>
            <w:sz w:val="24"/>
            <w:szCs w:val="24"/>
            <w:rPrChange w:id="972" w:author="ron gal" w:date="2017-03-04T15:43:00Z">
              <w:rPr>
                <w:rFonts w:ascii="Consolas" w:hAnsi="Consolas" w:cs="Consolas"/>
                <w:color w:val="0000FF"/>
                <w:sz w:val="19"/>
                <w:szCs w:val="19"/>
                <w:highlight w:val="white"/>
              </w:rPr>
            </w:rPrChange>
          </w:rPr>
          <w:t>string</w:t>
        </w:r>
        <w:r w:rsidRPr="0096291C">
          <w:rPr>
            <w:sz w:val="24"/>
            <w:szCs w:val="24"/>
            <w:rPrChange w:id="973" w:author="ron gal" w:date="2017-03-04T15:43:00Z">
              <w:rPr>
                <w:rFonts w:ascii="Consolas" w:hAnsi="Consolas" w:cs="Consolas"/>
                <w:sz w:val="19"/>
                <w:szCs w:val="19"/>
                <w:highlight w:val="white"/>
              </w:rPr>
            </w:rPrChange>
          </w:rPr>
          <w:t xml:space="preserve"> lastName = </w:t>
        </w:r>
        <w:r w:rsidRPr="0096291C">
          <w:rPr>
            <w:sz w:val="24"/>
            <w:szCs w:val="24"/>
            <w:rPrChange w:id="974" w:author="ron gal" w:date="2017-03-04T15:43:00Z">
              <w:rPr>
                <w:rFonts w:ascii="Consolas" w:hAnsi="Consolas" w:cs="Consolas"/>
                <w:color w:val="0000FF"/>
                <w:sz w:val="19"/>
                <w:szCs w:val="19"/>
                <w:highlight w:val="white"/>
              </w:rPr>
            </w:rPrChange>
          </w:rPr>
          <w:t>null</w:t>
        </w:r>
        <w:r w:rsidRPr="0096291C">
          <w:rPr>
            <w:sz w:val="24"/>
            <w:szCs w:val="24"/>
            <w:rPrChange w:id="975" w:author="ron gal" w:date="2017-03-04T15:43:00Z">
              <w:rPr>
                <w:rFonts w:ascii="Consolas" w:hAnsi="Consolas" w:cs="Consolas"/>
                <w:sz w:val="19"/>
                <w:szCs w:val="19"/>
                <w:highlight w:val="white"/>
              </w:rPr>
            </w:rPrChange>
          </w:rPr>
          <w:t xml:space="preserve">, </w:t>
        </w:r>
        <w:r w:rsidRPr="0096291C">
          <w:rPr>
            <w:sz w:val="24"/>
            <w:szCs w:val="24"/>
            <w:rPrChange w:id="976" w:author="ron gal" w:date="2017-03-04T15:43:00Z">
              <w:rPr>
                <w:rFonts w:ascii="Consolas" w:hAnsi="Consolas" w:cs="Consolas"/>
                <w:color w:val="0000FF"/>
                <w:sz w:val="19"/>
                <w:szCs w:val="19"/>
                <w:highlight w:val="white"/>
              </w:rPr>
            </w:rPrChange>
          </w:rPr>
          <w:t>string</w:t>
        </w:r>
        <w:r w:rsidRPr="0096291C">
          <w:rPr>
            <w:sz w:val="24"/>
            <w:szCs w:val="24"/>
            <w:rPrChange w:id="977" w:author="ron gal" w:date="2017-03-04T15:43:00Z">
              <w:rPr>
                <w:rFonts w:ascii="Consolas" w:hAnsi="Consolas" w:cs="Consolas"/>
                <w:sz w:val="19"/>
                <w:szCs w:val="19"/>
                <w:highlight w:val="white"/>
              </w:rPr>
            </w:rPrChange>
          </w:rPr>
          <w:t xml:space="preserve"> address = </w:t>
        </w:r>
        <w:r w:rsidRPr="0096291C">
          <w:rPr>
            <w:sz w:val="24"/>
            <w:szCs w:val="24"/>
            <w:rPrChange w:id="978" w:author="ron gal" w:date="2017-03-04T15:43:00Z">
              <w:rPr>
                <w:rFonts w:ascii="Consolas" w:hAnsi="Consolas" w:cs="Consolas"/>
                <w:color w:val="0000FF"/>
                <w:sz w:val="19"/>
                <w:szCs w:val="19"/>
                <w:highlight w:val="white"/>
              </w:rPr>
            </w:rPrChange>
          </w:rPr>
          <w:t>null</w:t>
        </w:r>
        <w:r w:rsidRPr="0096291C">
          <w:rPr>
            <w:sz w:val="24"/>
            <w:szCs w:val="24"/>
            <w:rPrChange w:id="979" w:author="ron gal" w:date="2017-03-04T15:43:00Z">
              <w:rPr>
                <w:rFonts w:ascii="Consolas" w:hAnsi="Consolas" w:cs="Consolas"/>
                <w:sz w:val="19"/>
                <w:szCs w:val="19"/>
                <w:highlight w:val="white"/>
              </w:rPr>
            </w:rPrChange>
          </w:rPr>
          <w:t xml:space="preserve">, </w:t>
        </w:r>
        <w:r w:rsidRPr="0096291C">
          <w:rPr>
            <w:sz w:val="24"/>
            <w:szCs w:val="24"/>
            <w:rPrChange w:id="980" w:author="ron gal" w:date="2017-03-04T15:43:00Z">
              <w:rPr>
                <w:rFonts w:ascii="Consolas" w:hAnsi="Consolas" w:cs="Consolas"/>
                <w:color w:val="0000FF"/>
                <w:sz w:val="19"/>
                <w:szCs w:val="19"/>
                <w:highlight w:val="white"/>
              </w:rPr>
            </w:rPrChange>
          </w:rPr>
          <w:t>int</w:t>
        </w:r>
        <w:r w:rsidRPr="0096291C">
          <w:rPr>
            <w:sz w:val="24"/>
            <w:szCs w:val="24"/>
            <w:rPrChange w:id="981" w:author="ron gal" w:date="2017-03-04T15:43:00Z">
              <w:rPr>
                <w:rFonts w:ascii="Consolas" w:hAnsi="Consolas" w:cs="Consolas"/>
                <w:sz w:val="19"/>
                <w:szCs w:val="19"/>
                <w:highlight w:val="white"/>
              </w:rPr>
            </w:rPrChange>
          </w:rPr>
          <w:t xml:space="preserve">? id = </w:t>
        </w:r>
        <w:r w:rsidRPr="0096291C">
          <w:rPr>
            <w:sz w:val="24"/>
            <w:szCs w:val="24"/>
            <w:rPrChange w:id="982" w:author="ron gal" w:date="2017-03-04T15:43:00Z">
              <w:rPr>
                <w:rFonts w:ascii="Consolas" w:hAnsi="Consolas" w:cs="Consolas"/>
                <w:color w:val="0000FF"/>
                <w:sz w:val="19"/>
                <w:szCs w:val="19"/>
                <w:highlight w:val="white"/>
              </w:rPr>
            </w:rPrChange>
          </w:rPr>
          <w:t>null</w:t>
        </w:r>
        <w:r w:rsidRPr="0096291C">
          <w:rPr>
            <w:sz w:val="24"/>
            <w:szCs w:val="24"/>
            <w:rPrChange w:id="983" w:author="ron gal" w:date="2017-03-04T15:43:00Z">
              <w:rPr>
                <w:rFonts w:ascii="Consolas" w:hAnsi="Consolas" w:cs="Consolas"/>
                <w:sz w:val="19"/>
                <w:szCs w:val="19"/>
                <w:highlight w:val="white"/>
              </w:rPr>
            </w:rPrChange>
          </w:rPr>
          <w:t>)</w:t>
        </w:r>
      </w:ins>
    </w:p>
    <w:p w:rsidR="00481634" w:rsidRPr="0096291C" w:rsidDel="0096291C" w:rsidRDefault="0096291C">
      <w:pPr>
        <w:rPr>
          <w:del w:id="984" w:author="ron gal" w:date="2017-03-04T15:43:00Z"/>
          <w:sz w:val="24"/>
          <w:szCs w:val="24"/>
          <w:rPrChange w:id="985" w:author="ron gal" w:date="2017-03-04T15:43:00Z">
            <w:rPr>
              <w:del w:id="986" w:author="ron gal" w:date="2017-03-04T15:43:00Z"/>
            </w:rPr>
          </w:rPrChange>
        </w:rPr>
      </w:pPr>
      <w:ins w:id="987" w:author="ron gal" w:date="2017-03-04T15:43:00Z">
        <w:r w:rsidRPr="0096291C">
          <w:rPr>
            <w:sz w:val="24"/>
            <w:szCs w:val="24"/>
            <w:rPrChange w:id="988" w:author="ron gal" w:date="2017-03-04T15:43:00Z">
              <w:rPr>
                <w:rFonts w:ascii="Consolas" w:hAnsi="Consolas" w:cs="Consolas"/>
                <w:color w:val="0000FF"/>
                <w:sz w:val="19"/>
                <w:szCs w:val="19"/>
                <w:highlight w:val="white"/>
              </w:rPr>
            </w:rPrChange>
          </w:rPr>
          <w:t>public</w:t>
        </w:r>
        <w:r w:rsidRPr="0096291C">
          <w:rPr>
            <w:sz w:val="24"/>
            <w:szCs w:val="24"/>
            <w:rPrChange w:id="989" w:author="ron gal" w:date="2017-03-04T15:43:00Z">
              <w:rPr>
                <w:rFonts w:ascii="Consolas" w:hAnsi="Consolas" w:cs="Consolas"/>
                <w:sz w:val="19"/>
                <w:szCs w:val="19"/>
                <w:highlight w:val="white"/>
              </w:rPr>
            </w:rPrChange>
          </w:rPr>
          <w:t xml:space="preserve"> </w:t>
        </w:r>
        <w:r w:rsidRPr="0096291C">
          <w:rPr>
            <w:sz w:val="24"/>
            <w:szCs w:val="24"/>
            <w:rPrChange w:id="990" w:author="ron gal" w:date="2017-03-04T15:43:00Z">
              <w:rPr>
                <w:rFonts w:ascii="Consolas" w:hAnsi="Consolas" w:cs="Consolas"/>
                <w:color w:val="0000FF"/>
                <w:sz w:val="19"/>
                <w:szCs w:val="19"/>
                <w:highlight w:val="white"/>
              </w:rPr>
            </w:rPrChange>
          </w:rPr>
          <w:t>void</w:t>
        </w:r>
        <w:r w:rsidRPr="0096291C">
          <w:rPr>
            <w:sz w:val="24"/>
            <w:szCs w:val="24"/>
            <w:rPrChange w:id="991" w:author="ron gal" w:date="2017-03-04T15:43:00Z">
              <w:rPr>
                <w:rFonts w:ascii="Consolas" w:hAnsi="Consolas" w:cs="Consolas"/>
                <w:sz w:val="19"/>
                <w:szCs w:val="19"/>
                <w:highlight w:val="white"/>
              </w:rPr>
            </w:rPrChange>
          </w:rPr>
          <w:t xml:space="preserve"> Assign(</w:t>
        </w:r>
        <w:r w:rsidRPr="0096291C">
          <w:rPr>
            <w:sz w:val="24"/>
            <w:szCs w:val="24"/>
            <w:rPrChange w:id="992" w:author="ron gal" w:date="2017-03-04T15:43:00Z">
              <w:rPr>
                <w:rFonts w:ascii="Consolas" w:hAnsi="Consolas" w:cs="Consolas"/>
                <w:color w:val="0000FF"/>
                <w:sz w:val="19"/>
                <w:szCs w:val="19"/>
                <w:highlight w:val="white"/>
              </w:rPr>
            </w:rPrChange>
          </w:rPr>
          <w:t>int</w:t>
        </w:r>
        <w:r w:rsidRPr="0096291C">
          <w:rPr>
            <w:sz w:val="24"/>
            <w:szCs w:val="24"/>
            <w:rPrChange w:id="993" w:author="ron gal" w:date="2017-03-04T15:43:00Z">
              <w:rPr>
                <w:rFonts w:ascii="Consolas" w:hAnsi="Consolas" w:cs="Consolas"/>
                <w:sz w:val="19"/>
                <w:szCs w:val="19"/>
                <w:highlight w:val="white"/>
              </w:rPr>
            </w:rPrChange>
          </w:rPr>
          <w:t xml:space="preserve"> vetId, </w:t>
        </w:r>
        <w:r w:rsidRPr="0096291C">
          <w:rPr>
            <w:sz w:val="24"/>
            <w:szCs w:val="24"/>
            <w:rPrChange w:id="994" w:author="ron gal" w:date="2017-03-04T15:43:00Z">
              <w:rPr>
                <w:rFonts w:ascii="Consolas" w:hAnsi="Consolas" w:cs="Consolas"/>
                <w:color w:val="0000FF"/>
                <w:sz w:val="19"/>
                <w:szCs w:val="19"/>
                <w:highlight w:val="white"/>
              </w:rPr>
            </w:rPrChange>
          </w:rPr>
          <w:t>int</w:t>
        </w:r>
        <w:r w:rsidRPr="0096291C">
          <w:rPr>
            <w:sz w:val="24"/>
            <w:szCs w:val="24"/>
            <w:rPrChange w:id="995" w:author="ron gal" w:date="2017-03-04T15:43:00Z">
              <w:rPr>
                <w:rFonts w:ascii="Consolas" w:hAnsi="Consolas" w:cs="Consolas"/>
                <w:sz w:val="19"/>
                <w:szCs w:val="19"/>
                <w:highlight w:val="white"/>
              </w:rPr>
            </w:rPrChange>
          </w:rPr>
          <w:t xml:space="preserve"> petId)</w:t>
        </w:r>
      </w:ins>
      <w:del w:id="996" w:author="ron gal" w:date="2017-03-04T15:43:00Z">
        <w:r w:rsidR="00471D70" w:rsidDel="0096291C">
          <w:rPr>
            <w:sz w:val="24"/>
            <w:szCs w:val="24"/>
          </w:rPr>
          <w:delText>List&lt;DTOs.Order&gt; SearchMyOrders(int? orderId, int? orderStatusId, int? fieldId, string fieldName, DateTime? fromDate, DateTime? untilDate);</w:delText>
        </w:r>
      </w:del>
    </w:p>
    <w:p w:rsidR="00481634" w:rsidRPr="0096291C" w:rsidDel="0096291C" w:rsidRDefault="00481634">
      <w:pPr>
        <w:rPr>
          <w:del w:id="997" w:author="ron gal" w:date="2017-03-04T15:43:00Z"/>
          <w:sz w:val="24"/>
          <w:szCs w:val="24"/>
          <w:rPrChange w:id="998" w:author="ron gal" w:date="2017-03-04T15:43:00Z">
            <w:rPr>
              <w:del w:id="999" w:author="ron gal" w:date="2017-03-04T15:43:00Z"/>
            </w:rPr>
          </w:rPrChange>
        </w:rPr>
        <w:pPrChange w:id="1000" w:author="ron gal" w:date="2017-03-04T15:43:00Z">
          <w:pPr>
            <w:ind w:left="1440"/>
          </w:pPr>
        </w:pPrChange>
      </w:pPr>
    </w:p>
    <w:p w:rsidR="00481634" w:rsidRPr="0096291C" w:rsidDel="0096291C" w:rsidRDefault="00471D70">
      <w:pPr>
        <w:rPr>
          <w:del w:id="1001" w:author="ron gal" w:date="2017-03-04T15:43:00Z"/>
          <w:sz w:val="24"/>
          <w:szCs w:val="24"/>
          <w:rPrChange w:id="1002" w:author="ron gal" w:date="2017-03-04T15:43:00Z">
            <w:rPr>
              <w:del w:id="1003" w:author="ron gal" w:date="2017-03-04T15:43:00Z"/>
            </w:rPr>
          </w:rPrChange>
        </w:rPr>
      </w:pPr>
      <w:del w:id="1004" w:author="ron gal" w:date="2017-03-04T15:43:00Z">
        <w:r w:rsidDel="0096291C">
          <w:rPr>
            <w:sz w:val="24"/>
            <w:szCs w:val="24"/>
          </w:rPr>
          <w:delText>List&lt;DTOs.Order&gt; Search(int? orderId, int? ownerId, string ownerName, int? orderStatusId, int? fieldId, string fieldName, DateTime? fromDate, DateTime? untilDate);</w:delText>
        </w:r>
      </w:del>
    </w:p>
    <w:p w:rsidR="00481634" w:rsidRPr="0096291C" w:rsidDel="0096291C" w:rsidRDefault="00471D70">
      <w:pPr>
        <w:rPr>
          <w:del w:id="1005" w:author="ron gal" w:date="2017-03-04T15:43:00Z"/>
          <w:sz w:val="24"/>
          <w:szCs w:val="24"/>
          <w:rPrChange w:id="1006" w:author="ron gal" w:date="2017-03-04T15:43:00Z">
            <w:rPr>
              <w:del w:id="1007" w:author="ron gal" w:date="2017-03-04T15:43:00Z"/>
            </w:rPr>
          </w:rPrChange>
        </w:rPr>
        <w:pPrChange w:id="1008" w:author="ron gal" w:date="2017-03-04T15:43:00Z">
          <w:pPr>
            <w:ind w:left="1440"/>
          </w:pPr>
        </w:pPrChange>
      </w:pPr>
      <w:del w:id="1009" w:author="ron gal" w:date="2017-03-04T15:43:00Z">
        <w:r w:rsidDel="0096291C">
          <w:rPr>
            <w:sz w:val="24"/>
            <w:szCs w:val="24"/>
          </w:rPr>
          <w:delText xml:space="preserve"> </w:delText>
        </w:r>
      </w:del>
    </w:p>
    <w:p w:rsidR="00481634" w:rsidRPr="0096291C" w:rsidDel="0096291C" w:rsidRDefault="00471D70">
      <w:pPr>
        <w:rPr>
          <w:del w:id="1010" w:author="ron gal" w:date="2017-03-04T15:43:00Z"/>
          <w:sz w:val="24"/>
          <w:szCs w:val="24"/>
          <w:rPrChange w:id="1011" w:author="ron gal" w:date="2017-03-04T15:43:00Z">
            <w:rPr>
              <w:del w:id="1012" w:author="ron gal" w:date="2017-03-04T15:43:00Z"/>
            </w:rPr>
          </w:rPrChange>
        </w:rPr>
      </w:pPr>
      <w:del w:id="1013" w:author="ron gal" w:date="2017-03-04T15:43:00Z">
        <w:r w:rsidDel="0096291C">
          <w:rPr>
            <w:sz w:val="24"/>
            <w:szCs w:val="24"/>
          </w:rPr>
          <w:delText>List&lt;DTOs.Order&gt; SearchAvailableOrdersToJoin(int? ownerId, string ownerName, int? orderId, int? orderStatusId, int? fieldId, string fieldName, DateTime? fromDate, DateTime? untilDate);</w:delText>
        </w:r>
      </w:del>
    </w:p>
    <w:p w:rsidR="00481634" w:rsidRPr="0096291C" w:rsidDel="0096291C" w:rsidRDefault="00481634">
      <w:pPr>
        <w:rPr>
          <w:del w:id="1014" w:author="ron gal" w:date="2017-03-04T15:43:00Z"/>
          <w:sz w:val="24"/>
          <w:szCs w:val="24"/>
          <w:rPrChange w:id="1015" w:author="ron gal" w:date="2017-03-04T15:43:00Z">
            <w:rPr>
              <w:del w:id="1016" w:author="ron gal" w:date="2017-03-04T15:43:00Z"/>
            </w:rPr>
          </w:rPrChange>
        </w:rPr>
        <w:pPrChange w:id="1017" w:author="ron gal" w:date="2017-03-04T15:43:00Z">
          <w:pPr>
            <w:ind w:left="1440"/>
          </w:pPr>
        </w:pPrChange>
      </w:pPr>
    </w:p>
    <w:p w:rsidR="00481634" w:rsidRPr="0096291C" w:rsidDel="0096291C" w:rsidRDefault="00471D70">
      <w:pPr>
        <w:rPr>
          <w:del w:id="1018" w:author="ron gal" w:date="2017-03-04T15:43:00Z"/>
          <w:sz w:val="24"/>
          <w:szCs w:val="24"/>
          <w:rPrChange w:id="1019" w:author="ron gal" w:date="2017-03-04T15:43:00Z">
            <w:rPr>
              <w:del w:id="1020" w:author="ron gal" w:date="2017-03-04T15:43:00Z"/>
            </w:rPr>
          </w:rPrChange>
        </w:rPr>
      </w:pPr>
      <w:del w:id="1021" w:author="ron gal" w:date="2017-03-04T15:43:00Z">
        <w:r w:rsidDel="0096291C">
          <w:rPr>
            <w:sz w:val="24"/>
            <w:szCs w:val="24"/>
          </w:rPr>
          <w:delText>DTOs.Order Get(int id);</w:delText>
        </w:r>
      </w:del>
    </w:p>
    <w:p w:rsidR="00481634" w:rsidRPr="0096291C" w:rsidDel="0096291C" w:rsidRDefault="00481634">
      <w:pPr>
        <w:rPr>
          <w:del w:id="1022" w:author="ron gal" w:date="2017-03-04T15:43:00Z"/>
          <w:sz w:val="24"/>
          <w:szCs w:val="24"/>
          <w:rPrChange w:id="1023" w:author="ron gal" w:date="2017-03-04T15:43:00Z">
            <w:rPr>
              <w:del w:id="1024" w:author="ron gal" w:date="2017-03-04T15:43:00Z"/>
            </w:rPr>
          </w:rPrChange>
        </w:rPr>
        <w:pPrChange w:id="1025" w:author="ron gal" w:date="2017-03-04T15:43:00Z">
          <w:pPr>
            <w:ind w:left="1440"/>
          </w:pPr>
        </w:pPrChange>
      </w:pPr>
    </w:p>
    <w:p w:rsidR="00481634" w:rsidRPr="0096291C" w:rsidDel="0096291C" w:rsidRDefault="00471D70">
      <w:pPr>
        <w:rPr>
          <w:del w:id="1026" w:author="ron gal" w:date="2017-03-04T15:43:00Z"/>
          <w:sz w:val="24"/>
          <w:szCs w:val="24"/>
          <w:rPrChange w:id="1027" w:author="ron gal" w:date="2017-03-04T15:43:00Z">
            <w:rPr>
              <w:del w:id="1028" w:author="ron gal" w:date="2017-03-04T15:43:00Z"/>
            </w:rPr>
          </w:rPrChange>
        </w:rPr>
      </w:pPr>
      <w:del w:id="1029" w:author="ron gal" w:date="2017-03-04T15:43:00Z">
        <w:r w:rsidDel="0096291C">
          <w:rPr>
            <w:sz w:val="24"/>
            <w:szCs w:val="24"/>
          </w:rPr>
          <w:delText>DTOs.Order Save([FromBody]DTOs.Order order);</w:delText>
        </w:r>
      </w:del>
    </w:p>
    <w:p w:rsidR="00481634" w:rsidRPr="0096291C" w:rsidDel="0096291C" w:rsidRDefault="00481634">
      <w:pPr>
        <w:rPr>
          <w:del w:id="1030" w:author="ron gal" w:date="2017-03-04T15:43:00Z"/>
          <w:sz w:val="24"/>
          <w:szCs w:val="24"/>
          <w:rPrChange w:id="1031" w:author="ron gal" w:date="2017-03-04T15:43:00Z">
            <w:rPr>
              <w:del w:id="1032" w:author="ron gal" w:date="2017-03-04T15:43:00Z"/>
            </w:rPr>
          </w:rPrChange>
        </w:rPr>
        <w:pPrChange w:id="1033" w:author="ron gal" w:date="2017-03-04T15:43:00Z">
          <w:pPr>
            <w:ind w:left="1440"/>
          </w:pPr>
        </w:pPrChange>
      </w:pPr>
    </w:p>
    <w:p w:rsidR="00481634" w:rsidRPr="0096291C" w:rsidDel="0096291C" w:rsidRDefault="00471D70">
      <w:pPr>
        <w:rPr>
          <w:del w:id="1034" w:author="ron gal" w:date="2017-03-04T15:43:00Z"/>
          <w:sz w:val="24"/>
          <w:szCs w:val="24"/>
          <w:rPrChange w:id="1035" w:author="ron gal" w:date="2017-03-04T15:43:00Z">
            <w:rPr>
              <w:del w:id="1036" w:author="ron gal" w:date="2017-03-04T15:43:00Z"/>
            </w:rPr>
          </w:rPrChange>
        </w:rPr>
      </w:pPr>
      <w:del w:id="1037" w:author="ron gal" w:date="2017-03-04T15:43:00Z">
        <w:r w:rsidDel="0096291C">
          <w:rPr>
            <w:sz w:val="24"/>
            <w:szCs w:val="24"/>
          </w:rPr>
          <w:delText>DTOs.Order Update([FromUri]int id, [FromBody]DTOs.Order order);</w:delText>
        </w:r>
      </w:del>
    </w:p>
    <w:p w:rsidR="00481634" w:rsidRPr="0096291C" w:rsidDel="0096291C" w:rsidRDefault="00481634">
      <w:pPr>
        <w:rPr>
          <w:del w:id="1038" w:author="ron gal" w:date="2017-03-04T15:43:00Z"/>
          <w:sz w:val="24"/>
          <w:szCs w:val="24"/>
          <w:rPrChange w:id="1039" w:author="ron gal" w:date="2017-03-04T15:43:00Z">
            <w:rPr>
              <w:del w:id="1040" w:author="ron gal" w:date="2017-03-04T15:43:00Z"/>
            </w:rPr>
          </w:rPrChange>
        </w:rPr>
        <w:pPrChange w:id="1041" w:author="ron gal" w:date="2017-03-04T15:43:00Z">
          <w:pPr>
            <w:ind w:left="1440"/>
          </w:pPr>
        </w:pPrChange>
      </w:pPr>
    </w:p>
    <w:p w:rsidR="00481634" w:rsidRPr="0096291C" w:rsidDel="0096291C" w:rsidRDefault="00471D70">
      <w:pPr>
        <w:rPr>
          <w:del w:id="1042" w:author="ron gal" w:date="2017-03-04T15:43:00Z"/>
          <w:sz w:val="24"/>
          <w:szCs w:val="24"/>
          <w:rPrChange w:id="1043" w:author="ron gal" w:date="2017-03-04T15:43:00Z">
            <w:rPr>
              <w:del w:id="1044" w:author="ron gal" w:date="2017-03-04T15:43:00Z"/>
            </w:rPr>
          </w:rPrChange>
        </w:rPr>
      </w:pPr>
      <w:del w:id="1045" w:author="ron gal" w:date="2017-03-04T15:43:00Z">
        <w:r w:rsidDel="0096291C">
          <w:rPr>
            <w:sz w:val="24"/>
            <w:szCs w:val="24"/>
          </w:rPr>
          <w:delText>IEnumerable&lt;DTOs.Participant&gt; SearchParticipants(int orderId, int? customerId);</w:delText>
        </w:r>
      </w:del>
    </w:p>
    <w:p w:rsidR="00481634" w:rsidRPr="0096291C" w:rsidDel="0096291C" w:rsidRDefault="00481634">
      <w:pPr>
        <w:rPr>
          <w:del w:id="1046" w:author="ron gal" w:date="2017-03-04T15:43:00Z"/>
          <w:sz w:val="24"/>
          <w:szCs w:val="24"/>
          <w:rPrChange w:id="1047" w:author="ron gal" w:date="2017-03-04T15:43:00Z">
            <w:rPr>
              <w:del w:id="1048" w:author="ron gal" w:date="2017-03-04T15:43:00Z"/>
            </w:rPr>
          </w:rPrChange>
        </w:rPr>
        <w:pPrChange w:id="1049" w:author="ron gal" w:date="2017-03-04T15:43:00Z">
          <w:pPr>
            <w:ind w:left="1440"/>
          </w:pPr>
        </w:pPrChange>
      </w:pPr>
    </w:p>
    <w:p w:rsidR="00481634" w:rsidRPr="0096291C" w:rsidDel="0096291C" w:rsidRDefault="00471D70">
      <w:pPr>
        <w:rPr>
          <w:del w:id="1050" w:author="ron gal" w:date="2017-03-04T15:43:00Z"/>
          <w:sz w:val="24"/>
          <w:szCs w:val="24"/>
          <w:rPrChange w:id="1051" w:author="ron gal" w:date="2017-03-04T15:43:00Z">
            <w:rPr>
              <w:del w:id="1052" w:author="ron gal" w:date="2017-03-04T15:43:00Z"/>
            </w:rPr>
          </w:rPrChange>
        </w:rPr>
      </w:pPr>
      <w:del w:id="1053" w:author="ron gal" w:date="2017-03-04T15:43:00Z">
        <w:r w:rsidDel="0096291C">
          <w:rPr>
            <w:sz w:val="24"/>
            <w:szCs w:val="24"/>
          </w:rPr>
          <w:delText>List&lt;DTOs.Order&gt; SearchAvailableOrders(int? fieldId, string fieldName, int? fieldType, DateTime? date);</w:delText>
        </w:r>
      </w:del>
    </w:p>
    <w:p w:rsidR="00481634" w:rsidRPr="0096291C" w:rsidDel="0096291C" w:rsidRDefault="00481634">
      <w:pPr>
        <w:rPr>
          <w:del w:id="1054" w:author="ron gal" w:date="2017-03-04T15:43:00Z"/>
          <w:sz w:val="24"/>
          <w:szCs w:val="24"/>
          <w:rPrChange w:id="1055" w:author="ron gal" w:date="2017-03-04T15:43:00Z">
            <w:rPr>
              <w:del w:id="1056" w:author="ron gal" w:date="2017-03-04T15:43:00Z"/>
            </w:rPr>
          </w:rPrChange>
        </w:rPr>
        <w:pPrChange w:id="1057" w:author="ron gal" w:date="2017-03-04T15:43:00Z">
          <w:pPr>
            <w:ind w:left="1440"/>
          </w:pPr>
        </w:pPrChange>
      </w:pPr>
    </w:p>
    <w:p w:rsidR="00481634" w:rsidRPr="0096291C" w:rsidDel="0096291C" w:rsidRDefault="00471D70">
      <w:pPr>
        <w:rPr>
          <w:del w:id="1058" w:author="ron gal" w:date="2017-03-04T15:43:00Z"/>
          <w:sz w:val="24"/>
          <w:szCs w:val="24"/>
          <w:rPrChange w:id="1059" w:author="ron gal" w:date="2017-03-04T15:43:00Z">
            <w:rPr>
              <w:del w:id="1060" w:author="ron gal" w:date="2017-03-04T15:43:00Z"/>
            </w:rPr>
          </w:rPrChange>
        </w:rPr>
      </w:pPr>
      <w:del w:id="1061" w:author="ron gal" w:date="2017-03-04T15:43:00Z">
        <w:r w:rsidDel="0096291C">
          <w:rPr>
            <w:sz w:val="24"/>
            <w:szCs w:val="24"/>
          </w:rPr>
          <w:delText>List&lt;DTOs.Order&gt; SearchOptionalsOrders(int? orderId, int? fieldId, int? fieldType, DateTime? date);</w:delText>
        </w:r>
      </w:del>
    </w:p>
    <w:p w:rsidR="00481634" w:rsidRPr="0096291C" w:rsidDel="0096291C" w:rsidRDefault="00481634">
      <w:pPr>
        <w:rPr>
          <w:del w:id="1062" w:author="ron gal" w:date="2017-03-04T15:43:00Z"/>
          <w:sz w:val="24"/>
          <w:szCs w:val="24"/>
          <w:rPrChange w:id="1063" w:author="ron gal" w:date="2017-03-04T15:43:00Z">
            <w:rPr>
              <w:del w:id="1064" w:author="ron gal" w:date="2017-03-04T15:43:00Z"/>
            </w:rPr>
          </w:rPrChange>
        </w:rPr>
      </w:pPr>
    </w:p>
    <w:p w:rsidR="00481634" w:rsidRPr="0096291C" w:rsidDel="0096291C" w:rsidRDefault="00471D70">
      <w:pPr>
        <w:rPr>
          <w:del w:id="1065" w:author="ron gal" w:date="2017-03-04T15:43:00Z"/>
          <w:sz w:val="24"/>
          <w:szCs w:val="24"/>
          <w:rPrChange w:id="1066" w:author="ron gal" w:date="2017-03-04T15:43:00Z">
            <w:rPr>
              <w:del w:id="1067" w:author="ron gal" w:date="2017-03-04T15:43:00Z"/>
            </w:rPr>
          </w:rPrChange>
        </w:rPr>
      </w:pPr>
      <w:del w:id="1068" w:author="ron gal" w:date="2017-03-04T15:43:00Z">
        <w:r w:rsidDel="0096291C">
          <w:rPr>
            <w:sz w:val="24"/>
            <w:szCs w:val="24"/>
          </w:rPr>
          <w:delText>DTOs.Order UpdatePraticipant([FromUri]int id, [FromBody]DTOs.Participant participant);</w:delText>
        </w:r>
      </w:del>
    </w:p>
    <w:p w:rsidR="00481634" w:rsidRPr="0096291C" w:rsidDel="0096291C" w:rsidRDefault="00481634">
      <w:pPr>
        <w:rPr>
          <w:del w:id="1069" w:author="ron gal" w:date="2017-03-04T15:43:00Z"/>
          <w:sz w:val="24"/>
          <w:szCs w:val="24"/>
          <w:rPrChange w:id="1070" w:author="ron gal" w:date="2017-03-04T15:43:00Z">
            <w:rPr>
              <w:del w:id="1071" w:author="ron gal" w:date="2017-03-04T15:43:00Z"/>
            </w:rPr>
          </w:rPrChange>
        </w:rPr>
        <w:pPrChange w:id="1072" w:author="ron gal" w:date="2017-03-04T15:43:00Z">
          <w:pPr>
            <w:ind w:left="1440"/>
          </w:pPr>
        </w:pPrChange>
      </w:pPr>
    </w:p>
    <w:p w:rsidR="00481634" w:rsidRPr="0096291C" w:rsidDel="0096291C" w:rsidRDefault="00471D70">
      <w:pPr>
        <w:rPr>
          <w:del w:id="1073" w:author="ron gal" w:date="2017-03-04T15:43:00Z"/>
          <w:sz w:val="24"/>
          <w:szCs w:val="24"/>
          <w:rPrChange w:id="1074" w:author="ron gal" w:date="2017-03-04T15:43:00Z">
            <w:rPr>
              <w:del w:id="1075" w:author="ron gal" w:date="2017-03-04T15:43:00Z"/>
            </w:rPr>
          </w:rPrChange>
        </w:rPr>
      </w:pPr>
      <w:del w:id="1076" w:author="ron gal" w:date="2017-03-04T15:43:00Z">
        <w:r w:rsidDel="0096291C">
          <w:rPr>
            <w:sz w:val="24"/>
            <w:szCs w:val="24"/>
          </w:rPr>
          <w:delText>DTOs.Participant JoinToOrder(int? orderId);</w:delText>
        </w:r>
      </w:del>
    </w:p>
    <w:p w:rsidR="00481634" w:rsidRPr="0096291C" w:rsidDel="0096291C" w:rsidRDefault="00481634">
      <w:pPr>
        <w:rPr>
          <w:del w:id="1077" w:author="ron gal" w:date="2017-03-04T15:43:00Z"/>
          <w:sz w:val="24"/>
          <w:szCs w:val="24"/>
          <w:rPrChange w:id="1078" w:author="ron gal" w:date="2017-03-04T15:43:00Z">
            <w:rPr>
              <w:del w:id="1079" w:author="ron gal" w:date="2017-03-04T15:43:00Z"/>
            </w:rPr>
          </w:rPrChange>
        </w:rPr>
        <w:pPrChange w:id="1080" w:author="ron gal" w:date="2017-03-04T15:43:00Z">
          <w:pPr>
            <w:ind w:left="1440"/>
          </w:pPr>
        </w:pPrChange>
      </w:pPr>
    </w:p>
    <w:p w:rsidR="00481634" w:rsidRPr="0096291C" w:rsidRDefault="00481634">
      <w:pPr>
        <w:rPr>
          <w:ins w:id="1081" w:author="ron gal" w:date="2017-03-04T15:43:00Z"/>
          <w:sz w:val="24"/>
          <w:szCs w:val="24"/>
          <w:rPrChange w:id="1082" w:author="ron gal" w:date="2017-03-04T15:43:00Z">
            <w:rPr>
              <w:ins w:id="1083" w:author="ron gal" w:date="2017-03-04T15:43:00Z"/>
            </w:rPr>
          </w:rPrChange>
        </w:rPr>
        <w:pPrChange w:id="1084" w:author="ron gal" w:date="2017-03-04T15:43:00Z">
          <w:pPr>
            <w:ind w:left="1440"/>
          </w:pPr>
        </w:pPrChange>
      </w:pPr>
    </w:p>
    <w:p w:rsidR="0096291C" w:rsidRPr="0096291C" w:rsidRDefault="0096291C">
      <w:pPr>
        <w:rPr>
          <w:ins w:id="1085" w:author="ron gal" w:date="2017-03-04T15:43:00Z"/>
          <w:sz w:val="24"/>
          <w:szCs w:val="24"/>
          <w:rPrChange w:id="1086" w:author="ron gal" w:date="2017-03-04T15:43:00Z">
            <w:rPr>
              <w:ins w:id="1087" w:author="ron gal" w:date="2017-03-04T15:43:00Z"/>
            </w:rPr>
          </w:rPrChange>
        </w:rPr>
        <w:pPrChange w:id="1088" w:author="ron gal" w:date="2017-03-04T15:43:00Z">
          <w:pPr>
            <w:ind w:left="1440"/>
          </w:pPr>
        </w:pPrChange>
      </w:pPr>
      <w:ins w:id="1089" w:author="ron gal" w:date="2017-03-04T15:43:00Z">
        <w:r w:rsidRPr="0096291C">
          <w:rPr>
            <w:sz w:val="24"/>
            <w:szCs w:val="24"/>
            <w:rPrChange w:id="1090" w:author="ron gal" w:date="2017-03-04T15:43:00Z">
              <w:rPr>
                <w:rFonts w:ascii="Consolas" w:hAnsi="Consolas" w:cs="Consolas"/>
                <w:color w:val="0000FF"/>
                <w:sz w:val="19"/>
                <w:szCs w:val="19"/>
                <w:highlight w:val="white"/>
              </w:rPr>
            </w:rPrChange>
          </w:rPr>
          <w:t>public</w:t>
        </w:r>
        <w:r w:rsidRPr="0096291C">
          <w:rPr>
            <w:sz w:val="24"/>
            <w:szCs w:val="24"/>
            <w:rPrChange w:id="1091" w:author="ron gal" w:date="2017-03-04T15:43:00Z">
              <w:rPr>
                <w:rFonts w:ascii="Consolas" w:hAnsi="Consolas" w:cs="Consolas"/>
                <w:sz w:val="19"/>
                <w:szCs w:val="19"/>
                <w:highlight w:val="white"/>
              </w:rPr>
            </w:rPrChange>
          </w:rPr>
          <w:t xml:space="preserve"> </w:t>
        </w:r>
        <w:r w:rsidRPr="0096291C">
          <w:rPr>
            <w:sz w:val="24"/>
            <w:szCs w:val="24"/>
            <w:rPrChange w:id="1092" w:author="ron gal" w:date="2017-03-04T15:43:00Z">
              <w:rPr>
                <w:rFonts w:ascii="Consolas" w:hAnsi="Consolas" w:cs="Consolas"/>
                <w:color w:val="2B91AF"/>
                <w:sz w:val="19"/>
                <w:szCs w:val="19"/>
                <w:highlight w:val="white"/>
              </w:rPr>
            </w:rPrChange>
          </w:rPr>
          <w:t>Doctor</w:t>
        </w:r>
        <w:r w:rsidRPr="0096291C">
          <w:rPr>
            <w:sz w:val="24"/>
            <w:szCs w:val="24"/>
            <w:rPrChange w:id="1093" w:author="ron gal" w:date="2017-03-04T15:43:00Z">
              <w:rPr>
                <w:rFonts w:ascii="Consolas" w:hAnsi="Consolas" w:cs="Consolas"/>
                <w:sz w:val="19"/>
                <w:szCs w:val="19"/>
                <w:highlight w:val="white"/>
              </w:rPr>
            </w:rPrChange>
          </w:rPr>
          <w:t xml:space="preserve"> Get(</w:t>
        </w:r>
        <w:r w:rsidRPr="0096291C">
          <w:rPr>
            <w:sz w:val="24"/>
            <w:szCs w:val="24"/>
            <w:rPrChange w:id="1094" w:author="ron gal" w:date="2017-03-04T15:43:00Z">
              <w:rPr>
                <w:rFonts w:ascii="Consolas" w:hAnsi="Consolas" w:cs="Consolas"/>
                <w:color w:val="0000FF"/>
                <w:sz w:val="19"/>
                <w:szCs w:val="19"/>
                <w:highlight w:val="white"/>
              </w:rPr>
            </w:rPrChange>
          </w:rPr>
          <w:t>int</w:t>
        </w:r>
        <w:r w:rsidRPr="0096291C">
          <w:rPr>
            <w:sz w:val="24"/>
            <w:szCs w:val="24"/>
            <w:rPrChange w:id="1095" w:author="ron gal" w:date="2017-03-04T15:43:00Z">
              <w:rPr>
                <w:rFonts w:ascii="Consolas" w:hAnsi="Consolas" w:cs="Consolas"/>
                <w:sz w:val="19"/>
                <w:szCs w:val="19"/>
                <w:highlight w:val="white"/>
              </w:rPr>
            </w:rPrChange>
          </w:rPr>
          <w:t>? vetId)</w:t>
        </w:r>
      </w:ins>
    </w:p>
    <w:p w:rsidR="0096291C" w:rsidRPr="0096291C" w:rsidRDefault="0096291C">
      <w:pPr>
        <w:rPr>
          <w:ins w:id="1096" w:author="ron gal" w:date="2017-03-04T15:43:00Z"/>
          <w:sz w:val="24"/>
          <w:szCs w:val="24"/>
          <w:rPrChange w:id="1097" w:author="ron gal" w:date="2017-03-04T15:43:00Z">
            <w:rPr>
              <w:ins w:id="1098" w:author="ron gal" w:date="2017-03-04T15:43:00Z"/>
              <w:rFonts w:ascii="Consolas" w:hAnsi="Consolas" w:cs="Consolas"/>
              <w:sz w:val="19"/>
              <w:szCs w:val="19"/>
            </w:rPr>
          </w:rPrChange>
        </w:rPr>
        <w:pPrChange w:id="1099" w:author="ron gal" w:date="2017-03-04T15:43:00Z">
          <w:pPr>
            <w:ind w:left="1440"/>
          </w:pPr>
        </w:pPrChange>
      </w:pPr>
      <w:ins w:id="1100" w:author="ron gal" w:date="2017-03-04T15:43:00Z">
        <w:r w:rsidRPr="0096291C">
          <w:rPr>
            <w:sz w:val="24"/>
            <w:szCs w:val="24"/>
            <w:rPrChange w:id="1101" w:author="ron gal" w:date="2017-03-04T15:43:00Z">
              <w:rPr>
                <w:rFonts w:ascii="Consolas" w:hAnsi="Consolas" w:cs="Consolas"/>
                <w:color w:val="0000FF"/>
                <w:sz w:val="19"/>
                <w:szCs w:val="19"/>
                <w:highlight w:val="white"/>
              </w:rPr>
            </w:rPrChange>
          </w:rPr>
          <w:t>public</w:t>
        </w:r>
        <w:r w:rsidRPr="0096291C">
          <w:rPr>
            <w:sz w:val="24"/>
            <w:szCs w:val="24"/>
            <w:rPrChange w:id="1102" w:author="ron gal" w:date="2017-03-04T15:43:00Z">
              <w:rPr>
                <w:rFonts w:ascii="Consolas" w:hAnsi="Consolas" w:cs="Consolas"/>
                <w:sz w:val="19"/>
                <w:szCs w:val="19"/>
                <w:highlight w:val="white"/>
              </w:rPr>
            </w:rPrChange>
          </w:rPr>
          <w:t xml:space="preserve"> </w:t>
        </w:r>
        <w:r w:rsidRPr="0096291C">
          <w:rPr>
            <w:sz w:val="24"/>
            <w:szCs w:val="24"/>
            <w:rPrChange w:id="1103" w:author="ron gal" w:date="2017-03-04T15:43:00Z">
              <w:rPr>
                <w:rFonts w:ascii="Consolas" w:hAnsi="Consolas" w:cs="Consolas"/>
                <w:color w:val="2B91AF"/>
                <w:sz w:val="19"/>
                <w:szCs w:val="19"/>
                <w:highlight w:val="white"/>
              </w:rPr>
            </w:rPrChange>
          </w:rPr>
          <w:t>Doctor</w:t>
        </w:r>
        <w:r w:rsidRPr="0096291C">
          <w:rPr>
            <w:sz w:val="24"/>
            <w:szCs w:val="24"/>
            <w:rPrChange w:id="1104" w:author="ron gal" w:date="2017-03-04T15:43:00Z">
              <w:rPr>
                <w:rFonts w:ascii="Consolas" w:hAnsi="Consolas" w:cs="Consolas"/>
                <w:sz w:val="19"/>
                <w:szCs w:val="19"/>
                <w:highlight w:val="white"/>
              </w:rPr>
            </w:rPrChange>
          </w:rPr>
          <w:t xml:space="preserve"> Save(</w:t>
        </w:r>
        <w:r w:rsidRPr="0096291C">
          <w:rPr>
            <w:sz w:val="24"/>
            <w:szCs w:val="24"/>
            <w:rPrChange w:id="1105" w:author="ron gal" w:date="2017-03-04T15:43:00Z">
              <w:rPr>
                <w:rFonts w:ascii="Consolas" w:hAnsi="Consolas" w:cs="Consolas"/>
                <w:color w:val="2B91AF"/>
                <w:sz w:val="19"/>
                <w:szCs w:val="19"/>
                <w:highlight w:val="white"/>
              </w:rPr>
            </w:rPrChange>
          </w:rPr>
          <w:t>Doctor</w:t>
        </w:r>
        <w:r w:rsidRPr="0096291C">
          <w:rPr>
            <w:sz w:val="24"/>
            <w:szCs w:val="24"/>
            <w:rPrChange w:id="1106" w:author="ron gal" w:date="2017-03-04T15:43:00Z">
              <w:rPr>
                <w:rFonts w:ascii="Consolas" w:hAnsi="Consolas" w:cs="Consolas"/>
                <w:sz w:val="19"/>
                <w:szCs w:val="19"/>
                <w:highlight w:val="white"/>
              </w:rPr>
            </w:rPrChange>
          </w:rPr>
          <w:t xml:space="preserve"> doctor)</w:t>
        </w:r>
      </w:ins>
    </w:p>
    <w:p w:rsidR="0096291C" w:rsidRPr="0096291C" w:rsidDel="0096291C" w:rsidRDefault="0096291C">
      <w:pPr>
        <w:rPr>
          <w:del w:id="1107" w:author="ron gal" w:date="2017-03-04T15:44:00Z"/>
          <w:sz w:val="24"/>
          <w:szCs w:val="24"/>
          <w:rPrChange w:id="1108" w:author="ron gal" w:date="2017-03-04T15:43:00Z">
            <w:rPr>
              <w:del w:id="1109" w:author="ron gal" w:date="2017-03-04T15:44:00Z"/>
            </w:rPr>
          </w:rPrChange>
        </w:rPr>
        <w:pPrChange w:id="1110" w:author="ron gal" w:date="2017-03-04T15:43:00Z">
          <w:pPr>
            <w:ind w:left="1440"/>
          </w:pPr>
        </w:pPrChange>
      </w:pPr>
      <w:ins w:id="1111" w:author="ron gal" w:date="2017-03-04T15:43:00Z">
        <w:r w:rsidRPr="0096291C">
          <w:rPr>
            <w:sz w:val="24"/>
            <w:szCs w:val="24"/>
            <w:rPrChange w:id="1112" w:author="ron gal" w:date="2017-03-04T15:43:00Z">
              <w:rPr>
                <w:rFonts w:ascii="Consolas" w:hAnsi="Consolas" w:cs="Consolas"/>
                <w:color w:val="0000FF"/>
                <w:sz w:val="19"/>
                <w:szCs w:val="19"/>
                <w:highlight w:val="white"/>
              </w:rPr>
            </w:rPrChange>
          </w:rPr>
          <w:t>public</w:t>
        </w:r>
        <w:r w:rsidRPr="0096291C">
          <w:rPr>
            <w:sz w:val="24"/>
            <w:szCs w:val="24"/>
            <w:rPrChange w:id="1113" w:author="ron gal" w:date="2017-03-04T15:43:00Z">
              <w:rPr>
                <w:rFonts w:ascii="Consolas" w:hAnsi="Consolas" w:cs="Consolas"/>
                <w:sz w:val="19"/>
                <w:szCs w:val="19"/>
                <w:highlight w:val="white"/>
              </w:rPr>
            </w:rPrChange>
          </w:rPr>
          <w:t xml:space="preserve"> </w:t>
        </w:r>
        <w:r w:rsidRPr="0096291C">
          <w:rPr>
            <w:sz w:val="24"/>
            <w:szCs w:val="24"/>
            <w:rPrChange w:id="1114" w:author="ron gal" w:date="2017-03-04T15:43:00Z">
              <w:rPr>
                <w:rFonts w:ascii="Consolas" w:hAnsi="Consolas" w:cs="Consolas"/>
                <w:color w:val="2B91AF"/>
                <w:sz w:val="19"/>
                <w:szCs w:val="19"/>
                <w:highlight w:val="white"/>
              </w:rPr>
            </w:rPrChange>
          </w:rPr>
          <w:t>Doctor</w:t>
        </w:r>
        <w:r w:rsidRPr="0096291C">
          <w:rPr>
            <w:sz w:val="24"/>
            <w:szCs w:val="24"/>
            <w:rPrChange w:id="1115" w:author="ron gal" w:date="2017-03-04T15:43:00Z">
              <w:rPr>
                <w:rFonts w:ascii="Consolas" w:hAnsi="Consolas" w:cs="Consolas"/>
                <w:sz w:val="19"/>
                <w:szCs w:val="19"/>
                <w:highlight w:val="white"/>
              </w:rPr>
            </w:rPrChange>
          </w:rPr>
          <w:t xml:space="preserve"> SaveRecommendation([</w:t>
        </w:r>
        <w:r w:rsidRPr="0096291C">
          <w:rPr>
            <w:sz w:val="24"/>
            <w:szCs w:val="24"/>
            <w:rPrChange w:id="1116" w:author="ron gal" w:date="2017-03-04T15:43:00Z">
              <w:rPr>
                <w:rFonts w:ascii="Consolas" w:hAnsi="Consolas" w:cs="Consolas"/>
                <w:color w:val="2B91AF"/>
                <w:sz w:val="19"/>
                <w:szCs w:val="19"/>
                <w:highlight w:val="white"/>
              </w:rPr>
            </w:rPrChange>
          </w:rPr>
          <w:t>FromBody</w:t>
        </w:r>
        <w:r w:rsidRPr="0096291C">
          <w:rPr>
            <w:sz w:val="24"/>
            <w:szCs w:val="24"/>
            <w:rPrChange w:id="1117" w:author="ron gal" w:date="2017-03-04T15:43:00Z">
              <w:rPr>
                <w:rFonts w:ascii="Consolas" w:hAnsi="Consolas" w:cs="Consolas"/>
                <w:sz w:val="19"/>
                <w:szCs w:val="19"/>
                <w:highlight w:val="white"/>
              </w:rPr>
            </w:rPrChange>
          </w:rPr>
          <w:t>]</w:t>
        </w:r>
        <w:r w:rsidRPr="0096291C">
          <w:rPr>
            <w:sz w:val="24"/>
            <w:szCs w:val="24"/>
            <w:rPrChange w:id="1118" w:author="ron gal" w:date="2017-03-04T15:43:00Z">
              <w:rPr>
                <w:rFonts w:ascii="Consolas" w:hAnsi="Consolas" w:cs="Consolas"/>
                <w:color w:val="2B91AF"/>
                <w:sz w:val="19"/>
                <w:szCs w:val="19"/>
                <w:highlight w:val="white"/>
              </w:rPr>
            </w:rPrChange>
          </w:rPr>
          <w:t>Recommendation</w:t>
        </w:r>
        <w:r w:rsidRPr="0096291C">
          <w:rPr>
            <w:sz w:val="24"/>
            <w:szCs w:val="24"/>
            <w:rPrChange w:id="1119" w:author="ron gal" w:date="2017-03-04T15:43:00Z">
              <w:rPr>
                <w:rFonts w:ascii="Consolas" w:hAnsi="Consolas" w:cs="Consolas"/>
                <w:sz w:val="19"/>
                <w:szCs w:val="19"/>
                <w:highlight w:val="white"/>
              </w:rPr>
            </w:rPrChange>
          </w:rPr>
          <w:t xml:space="preserve"> recommendation, [</w:t>
        </w:r>
        <w:r w:rsidRPr="0096291C">
          <w:rPr>
            <w:sz w:val="24"/>
            <w:szCs w:val="24"/>
            <w:rPrChange w:id="1120" w:author="ron gal" w:date="2017-03-04T15:43:00Z">
              <w:rPr>
                <w:rFonts w:ascii="Consolas" w:hAnsi="Consolas" w:cs="Consolas"/>
                <w:color w:val="2B91AF"/>
                <w:sz w:val="19"/>
                <w:szCs w:val="19"/>
                <w:highlight w:val="white"/>
              </w:rPr>
            </w:rPrChange>
          </w:rPr>
          <w:t>FromUri</w:t>
        </w:r>
        <w:r w:rsidRPr="0096291C">
          <w:rPr>
            <w:sz w:val="24"/>
            <w:szCs w:val="24"/>
            <w:rPrChange w:id="1121" w:author="ron gal" w:date="2017-03-04T15:43:00Z">
              <w:rPr>
                <w:rFonts w:ascii="Consolas" w:hAnsi="Consolas" w:cs="Consolas"/>
                <w:sz w:val="19"/>
                <w:szCs w:val="19"/>
                <w:highlight w:val="white"/>
              </w:rPr>
            </w:rPrChange>
          </w:rPr>
          <w:t>]</w:t>
        </w:r>
        <w:r w:rsidRPr="0096291C">
          <w:rPr>
            <w:sz w:val="24"/>
            <w:szCs w:val="24"/>
            <w:rPrChange w:id="1122" w:author="ron gal" w:date="2017-03-04T15:43:00Z">
              <w:rPr>
                <w:rFonts w:ascii="Consolas" w:hAnsi="Consolas" w:cs="Consolas"/>
                <w:color w:val="0000FF"/>
                <w:sz w:val="19"/>
                <w:szCs w:val="19"/>
                <w:highlight w:val="white"/>
              </w:rPr>
            </w:rPrChange>
          </w:rPr>
          <w:t>int</w:t>
        </w:r>
        <w:r w:rsidRPr="0096291C">
          <w:rPr>
            <w:sz w:val="24"/>
            <w:szCs w:val="24"/>
            <w:rPrChange w:id="1123" w:author="ron gal" w:date="2017-03-04T15:43:00Z">
              <w:rPr>
                <w:rFonts w:ascii="Consolas" w:hAnsi="Consolas" w:cs="Consolas"/>
                <w:sz w:val="19"/>
                <w:szCs w:val="19"/>
                <w:highlight w:val="white"/>
              </w:rPr>
            </w:rPrChange>
          </w:rPr>
          <w:t xml:space="preserve"> id)</w:t>
        </w:r>
      </w:ins>
    </w:p>
    <w:p w:rsidR="00481634" w:rsidDel="0096291C" w:rsidRDefault="00471D70">
      <w:pPr>
        <w:rPr>
          <w:del w:id="1124" w:author="ron gal" w:date="2017-03-04T15:44:00Z"/>
        </w:rPr>
      </w:pPr>
      <w:del w:id="1125" w:author="ron gal" w:date="2017-03-04T15:44:00Z">
        <w:r w:rsidDel="0096291C">
          <w:rPr>
            <w:sz w:val="28"/>
            <w:szCs w:val="28"/>
          </w:rPr>
          <w:delText xml:space="preserve"> </w:delText>
        </w:r>
        <w:r w:rsidDel="0096291C">
          <w:rPr>
            <w:sz w:val="28"/>
            <w:szCs w:val="28"/>
          </w:rPr>
          <w:tab/>
          <w:delText xml:space="preserve"> </w:delText>
        </w:r>
        <w:r w:rsidDel="0096291C">
          <w:rPr>
            <w:sz w:val="28"/>
            <w:szCs w:val="28"/>
          </w:rPr>
          <w:tab/>
        </w:r>
      </w:del>
    </w:p>
    <w:p w:rsidR="00481634" w:rsidDel="0096291C" w:rsidRDefault="00481634">
      <w:pPr>
        <w:rPr>
          <w:del w:id="1126" w:author="ron gal" w:date="2017-03-04T15:44:00Z"/>
        </w:rPr>
        <w:pPrChange w:id="1127" w:author="ron gal" w:date="2017-03-04T15:44:00Z">
          <w:pPr>
            <w:bidi/>
          </w:pPr>
        </w:pPrChange>
      </w:pPr>
    </w:p>
    <w:p w:rsidR="00481634" w:rsidRDefault="00471D70">
      <w:del w:id="1128" w:author="ron gal" w:date="2017-03-04T15:44:00Z">
        <w:r w:rsidDel="0096291C">
          <w:br w:type="page"/>
        </w:r>
      </w:del>
    </w:p>
    <w:p w:rsidR="00481634" w:rsidRDefault="00481634">
      <w:pPr>
        <w:bidi/>
      </w:pPr>
    </w:p>
    <w:p w:rsidR="00481634" w:rsidRDefault="00471D70" w:rsidP="0096291C">
      <w:pPr>
        <w:bidi/>
      </w:pPr>
      <w:r>
        <w:rPr>
          <w:b/>
          <w:sz w:val="24"/>
          <w:szCs w:val="24"/>
          <w:rtl/>
        </w:rPr>
        <w:t xml:space="preserve">מחלקת </w:t>
      </w:r>
      <w:ins w:id="1129" w:author="ron gal" w:date="2017-03-04T15:40:00Z">
        <w:r w:rsidR="0096291C" w:rsidRPr="0096291C">
          <w:rPr>
            <w:b/>
            <w:sz w:val="24"/>
            <w:szCs w:val="24"/>
            <w:rPrChange w:id="1130" w:author="ron gal" w:date="2017-03-04T15:42:00Z">
              <w:rPr>
                <w:rFonts w:ascii="Consolas" w:hAnsi="Consolas" w:cs="Consolas"/>
                <w:color w:val="2B91AF"/>
                <w:sz w:val="19"/>
                <w:szCs w:val="19"/>
                <w:highlight w:val="white"/>
              </w:rPr>
            </w:rPrChange>
          </w:rPr>
          <w:t>ReportsController</w:t>
        </w:r>
      </w:ins>
      <w:del w:id="1131" w:author="ron gal" w:date="2017-03-04T15:40:00Z">
        <w:r w:rsidDel="0096291C">
          <w:rPr>
            <w:b/>
            <w:sz w:val="24"/>
            <w:szCs w:val="24"/>
          </w:rPr>
          <w:delText>ReportsController</w:delText>
        </w:r>
      </w:del>
    </w:p>
    <w:p w:rsidR="00481634" w:rsidRDefault="00471D70">
      <w:pPr>
        <w:bidi/>
        <w:pPrChange w:id="1132" w:author="ron gal" w:date="2017-03-04T15:40:00Z">
          <w:pPr>
            <w:bidi/>
          </w:pPr>
        </w:pPrChange>
      </w:pPr>
      <w:r>
        <w:rPr>
          <w:sz w:val="24"/>
          <w:szCs w:val="24"/>
          <w:rtl/>
        </w:rPr>
        <w:t xml:space="preserve">הקונטרולר יבצע את הפקת כלל הדוחות, יחזיר </w:t>
      </w:r>
      <w:del w:id="1133" w:author="ron gal" w:date="2017-03-04T15:40:00Z">
        <w:r w:rsidDel="0096291C">
          <w:rPr>
            <w:sz w:val="24"/>
            <w:szCs w:val="24"/>
            <w:rtl/>
          </w:rPr>
          <w:delText>לעובד או למנהל</w:delText>
        </w:r>
      </w:del>
      <w:ins w:id="1134" w:author="ron gal" w:date="2017-03-04T15:40:00Z">
        <w:r w:rsidR="0096291C">
          <w:rPr>
            <w:rFonts w:hint="cs"/>
            <w:sz w:val="24"/>
            <w:szCs w:val="24"/>
            <w:rtl/>
          </w:rPr>
          <w:t>לבעלים או לרופא</w:t>
        </w:r>
      </w:ins>
      <w:r>
        <w:rPr>
          <w:sz w:val="24"/>
          <w:szCs w:val="24"/>
          <w:rtl/>
        </w:rPr>
        <w:t xml:space="preserve"> את הדוחות ע"פ הפרמטרים המתקבלים לכל דו"ח. המחלקה תכיל את הפעולות הבאות:</w:t>
      </w:r>
    </w:p>
    <w:p w:rsidR="00481634" w:rsidRDefault="00481634">
      <w:pPr>
        <w:bidi/>
      </w:pPr>
    </w:p>
    <w:p w:rsidR="0096291C" w:rsidRPr="0096291C" w:rsidRDefault="0096291C">
      <w:pPr>
        <w:rPr>
          <w:sz w:val="24"/>
          <w:szCs w:val="24"/>
          <w:rtl/>
        </w:rPr>
        <w:pPrChange w:id="1135" w:author="ron gal" w:date="2017-03-04T15:42:00Z">
          <w:pPr>
            <w:ind w:firstLine="720"/>
          </w:pPr>
        </w:pPrChange>
      </w:pPr>
      <w:r w:rsidRPr="0096291C">
        <w:rPr>
          <w:sz w:val="24"/>
          <w:szCs w:val="24"/>
          <w:rPrChange w:id="1136" w:author="ron gal" w:date="2017-03-04T15:42:00Z">
            <w:rPr>
              <w:rFonts w:ascii="Consolas" w:hAnsi="Consolas" w:cs="Consolas"/>
              <w:color w:val="0000FF"/>
              <w:sz w:val="19"/>
              <w:szCs w:val="19"/>
              <w:highlight w:val="white"/>
            </w:rPr>
          </w:rPrChange>
        </w:rPr>
        <w:t>public</w:t>
      </w:r>
      <w:r w:rsidRPr="0096291C">
        <w:rPr>
          <w:sz w:val="24"/>
          <w:szCs w:val="24"/>
          <w:rPrChange w:id="1137" w:author="ron gal" w:date="2017-03-04T15:42:00Z">
            <w:rPr>
              <w:rFonts w:ascii="Consolas" w:hAnsi="Consolas" w:cs="Consolas"/>
              <w:sz w:val="19"/>
              <w:szCs w:val="19"/>
              <w:highlight w:val="white"/>
            </w:rPr>
          </w:rPrChange>
        </w:rPr>
        <w:t xml:space="preserve"> </w:t>
      </w:r>
      <w:r w:rsidRPr="0096291C">
        <w:rPr>
          <w:sz w:val="24"/>
          <w:szCs w:val="24"/>
          <w:rPrChange w:id="1138" w:author="ron gal" w:date="2017-03-04T15:42:00Z">
            <w:rPr>
              <w:rFonts w:ascii="Consolas" w:hAnsi="Consolas" w:cs="Consolas"/>
              <w:color w:val="2B91AF"/>
              <w:sz w:val="19"/>
              <w:szCs w:val="19"/>
              <w:highlight w:val="white"/>
            </w:rPr>
          </w:rPrChange>
        </w:rPr>
        <w:t>List</w:t>
      </w:r>
      <w:r w:rsidRPr="0096291C">
        <w:rPr>
          <w:sz w:val="24"/>
          <w:szCs w:val="24"/>
          <w:rPrChange w:id="1139" w:author="ron gal" w:date="2017-03-04T15:42:00Z">
            <w:rPr>
              <w:rFonts w:ascii="Consolas" w:hAnsi="Consolas" w:cs="Consolas"/>
              <w:sz w:val="19"/>
              <w:szCs w:val="19"/>
              <w:highlight w:val="white"/>
            </w:rPr>
          </w:rPrChange>
        </w:rPr>
        <w:t>&lt;</w:t>
      </w:r>
      <w:r w:rsidRPr="0096291C">
        <w:rPr>
          <w:sz w:val="24"/>
          <w:szCs w:val="24"/>
          <w:rPrChange w:id="1140" w:author="ron gal" w:date="2017-03-04T15:42:00Z">
            <w:rPr>
              <w:rFonts w:ascii="Consolas" w:hAnsi="Consolas" w:cs="Consolas"/>
              <w:color w:val="2B91AF"/>
              <w:sz w:val="19"/>
              <w:szCs w:val="19"/>
              <w:highlight w:val="white"/>
            </w:rPr>
          </w:rPrChange>
        </w:rPr>
        <w:t>FinanceReport</w:t>
      </w:r>
      <w:r w:rsidRPr="0096291C">
        <w:rPr>
          <w:sz w:val="24"/>
          <w:szCs w:val="24"/>
          <w:rPrChange w:id="1141" w:author="ron gal" w:date="2017-03-04T15:42:00Z">
            <w:rPr>
              <w:rFonts w:ascii="Consolas" w:hAnsi="Consolas" w:cs="Consolas"/>
              <w:sz w:val="19"/>
              <w:szCs w:val="19"/>
              <w:highlight w:val="white"/>
            </w:rPr>
          </w:rPrChange>
        </w:rPr>
        <w:t>&gt; Finance([</w:t>
      </w:r>
      <w:r w:rsidRPr="0096291C">
        <w:rPr>
          <w:sz w:val="24"/>
          <w:szCs w:val="24"/>
          <w:rPrChange w:id="1142" w:author="ron gal" w:date="2017-03-04T15:42:00Z">
            <w:rPr>
              <w:rFonts w:ascii="Consolas" w:hAnsi="Consolas" w:cs="Consolas"/>
              <w:color w:val="2B91AF"/>
              <w:sz w:val="19"/>
              <w:szCs w:val="19"/>
              <w:highlight w:val="white"/>
            </w:rPr>
          </w:rPrChange>
        </w:rPr>
        <w:t>DateTimeParameter</w:t>
      </w:r>
      <w:r w:rsidRPr="0096291C">
        <w:rPr>
          <w:sz w:val="24"/>
          <w:szCs w:val="24"/>
          <w:rPrChange w:id="1143" w:author="ron gal" w:date="2017-03-04T15:42:00Z">
            <w:rPr>
              <w:rFonts w:ascii="Consolas" w:hAnsi="Consolas" w:cs="Consolas"/>
              <w:sz w:val="19"/>
              <w:szCs w:val="19"/>
              <w:highlight w:val="white"/>
            </w:rPr>
          </w:rPrChange>
        </w:rPr>
        <w:t>]</w:t>
      </w:r>
      <w:r w:rsidRPr="0096291C">
        <w:rPr>
          <w:sz w:val="24"/>
          <w:szCs w:val="24"/>
          <w:rPrChange w:id="1144" w:author="ron gal" w:date="2017-03-04T15:42:00Z">
            <w:rPr>
              <w:rFonts w:ascii="Consolas" w:hAnsi="Consolas" w:cs="Consolas"/>
              <w:color w:val="2B91AF"/>
              <w:sz w:val="19"/>
              <w:szCs w:val="19"/>
              <w:highlight w:val="white"/>
            </w:rPr>
          </w:rPrChange>
        </w:rPr>
        <w:t>DateTime</w:t>
      </w:r>
      <w:r w:rsidRPr="0096291C">
        <w:rPr>
          <w:sz w:val="24"/>
          <w:szCs w:val="24"/>
          <w:rPrChange w:id="1145" w:author="ron gal" w:date="2017-03-04T15:42:00Z">
            <w:rPr>
              <w:rFonts w:ascii="Consolas" w:hAnsi="Consolas" w:cs="Consolas"/>
              <w:sz w:val="19"/>
              <w:szCs w:val="19"/>
              <w:highlight w:val="white"/>
            </w:rPr>
          </w:rPrChange>
        </w:rPr>
        <w:t xml:space="preserve">? startDate = </w:t>
      </w:r>
      <w:r w:rsidRPr="0096291C">
        <w:rPr>
          <w:sz w:val="24"/>
          <w:szCs w:val="24"/>
          <w:rPrChange w:id="1146" w:author="ron gal" w:date="2017-03-04T15:42:00Z">
            <w:rPr>
              <w:rFonts w:ascii="Consolas" w:hAnsi="Consolas" w:cs="Consolas"/>
              <w:color w:val="0000FF"/>
              <w:sz w:val="19"/>
              <w:szCs w:val="19"/>
              <w:highlight w:val="white"/>
            </w:rPr>
          </w:rPrChange>
        </w:rPr>
        <w:t>null</w:t>
      </w:r>
      <w:r w:rsidRPr="0096291C">
        <w:rPr>
          <w:sz w:val="24"/>
          <w:szCs w:val="24"/>
          <w:rPrChange w:id="1147" w:author="ron gal" w:date="2017-03-04T15:42:00Z">
            <w:rPr>
              <w:rFonts w:ascii="Consolas" w:hAnsi="Consolas" w:cs="Consolas"/>
              <w:sz w:val="19"/>
              <w:szCs w:val="19"/>
              <w:highlight w:val="white"/>
            </w:rPr>
          </w:rPrChange>
        </w:rPr>
        <w:t>, [</w:t>
      </w:r>
      <w:r w:rsidRPr="0096291C">
        <w:rPr>
          <w:sz w:val="24"/>
          <w:szCs w:val="24"/>
          <w:rPrChange w:id="1148" w:author="ron gal" w:date="2017-03-04T15:42:00Z">
            <w:rPr>
              <w:rFonts w:ascii="Consolas" w:hAnsi="Consolas" w:cs="Consolas"/>
              <w:color w:val="2B91AF"/>
              <w:sz w:val="19"/>
              <w:szCs w:val="19"/>
              <w:highlight w:val="white"/>
            </w:rPr>
          </w:rPrChange>
        </w:rPr>
        <w:t>DateTimeParameter</w:t>
      </w:r>
      <w:r w:rsidRPr="0096291C">
        <w:rPr>
          <w:sz w:val="24"/>
          <w:szCs w:val="24"/>
          <w:rPrChange w:id="1149" w:author="ron gal" w:date="2017-03-04T15:42:00Z">
            <w:rPr>
              <w:rFonts w:ascii="Consolas" w:hAnsi="Consolas" w:cs="Consolas"/>
              <w:sz w:val="19"/>
              <w:szCs w:val="19"/>
              <w:highlight w:val="white"/>
            </w:rPr>
          </w:rPrChange>
        </w:rPr>
        <w:t>]</w:t>
      </w:r>
      <w:r w:rsidRPr="0096291C">
        <w:rPr>
          <w:sz w:val="24"/>
          <w:szCs w:val="24"/>
          <w:rPrChange w:id="1150" w:author="ron gal" w:date="2017-03-04T15:42:00Z">
            <w:rPr>
              <w:rFonts w:ascii="Consolas" w:hAnsi="Consolas" w:cs="Consolas"/>
              <w:color w:val="2B91AF"/>
              <w:sz w:val="19"/>
              <w:szCs w:val="19"/>
              <w:highlight w:val="white"/>
            </w:rPr>
          </w:rPrChange>
        </w:rPr>
        <w:t>DateTime</w:t>
      </w:r>
      <w:r w:rsidRPr="0096291C">
        <w:rPr>
          <w:sz w:val="24"/>
          <w:szCs w:val="24"/>
          <w:rPrChange w:id="1151" w:author="ron gal" w:date="2017-03-04T15:42:00Z">
            <w:rPr>
              <w:rFonts w:ascii="Consolas" w:hAnsi="Consolas" w:cs="Consolas"/>
              <w:sz w:val="19"/>
              <w:szCs w:val="19"/>
              <w:highlight w:val="white"/>
            </w:rPr>
          </w:rPrChange>
        </w:rPr>
        <w:t xml:space="preserve">? endDate = </w:t>
      </w:r>
      <w:r w:rsidRPr="0096291C">
        <w:rPr>
          <w:sz w:val="24"/>
          <w:szCs w:val="24"/>
          <w:rPrChange w:id="1152" w:author="ron gal" w:date="2017-03-04T15:42:00Z">
            <w:rPr>
              <w:rFonts w:ascii="Consolas" w:hAnsi="Consolas" w:cs="Consolas"/>
              <w:color w:val="0000FF"/>
              <w:sz w:val="19"/>
              <w:szCs w:val="19"/>
              <w:highlight w:val="white"/>
            </w:rPr>
          </w:rPrChange>
        </w:rPr>
        <w:t>null</w:t>
      </w:r>
      <w:r w:rsidRPr="0096291C">
        <w:rPr>
          <w:sz w:val="24"/>
          <w:szCs w:val="24"/>
          <w:rPrChange w:id="1153" w:author="ron gal" w:date="2017-03-04T15:42:00Z">
            <w:rPr>
              <w:rFonts w:ascii="Consolas" w:hAnsi="Consolas" w:cs="Consolas"/>
              <w:sz w:val="19"/>
              <w:szCs w:val="19"/>
              <w:highlight w:val="white"/>
            </w:rPr>
          </w:rPrChange>
        </w:rPr>
        <w:t xml:space="preserve">, </w:t>
      </w:r>
      <w:r w:rsidRPr="0096291C">
        <w:rPr>
          <w:sz w:val="24"/>
          <w:szCs w:val="24"/>
          <w:rPrChange w:id="1154" w:author="ron gal" w:date="2017-03-04T15:42:00Z">
            <w:rPr>
              <w:rFonts w:ascii="Consolas" w:hAnsi="Consolas" w:cs="Consolas"/>
              <w:color w:val="0000FF"/>
              <w:sz w:val="19"/>
              <w:szCs w:val="19"/>
              <w:highlight w:val="white"/>
            </w:rPr>
          </w:rPrChange>
        </w:rPr>
        <w:t>int</w:t>
      </w:r>
      <w:r w:rsidRPr="0096291C">
        <w:rPr>
          <w:sz w:val="24"/>
          <w:szCs w:val="24"/>
          <w:rPrChange w:id="1155" w:author="ron gal" w:date="2017-03-04T15:42:00Z">
            <w:rPr>
              <w:rFonts w:ascii="Consolas" w:hAnsi="Consolas" w:cs="Consolas"/>
              <w:sz w:val="19"/>
              <w:szCs w:val="19"/>
              <w:highlight w:val="white"/>
            </w:rPr>
          </w:rPrChange>
        </w:rPr>
        <w:t xml:space="preserve">? datePart = </w:t>
      </w:r>
      <w:r w:rsidRPr="0096291C">
        <w:rPr>
          <w:sz w:val="24"/>
          <w:szCs w:val="24"/>
          <w:rPrChange w:id="1156" w:author="ron gal" w:date="2017-03-04T15:42:00Z">
            <w:rPr>
              <w:rFonts w:ascii="Consolas" w:hAnsi="Consolas" w:cs="Consolas"/>
              <w:color w:val="0000FF"/>
              <w:sz w:val="19"/>
              <w:szCs w:val="19"/>
              <w:highlight w:val="white"/>
            </w:rPr>
          </w:rPrChange>
        </w:rPr>
        <w:t>null</w:t>
      </w:r>
      <w:r w:rsidRPr="0096291C">
        <w:rPr>
          <w:sz w:val="24"/>
          <w:szCs w:val="24"/>
          <w:rPrChange w:id="1157" w:author="ron gal" w:date="2017-03-04T15:42:00Z">
            <w:rPr>
              <w:rFonts w:ascii="Consolas" w:hAnsi="Consolas" w:cs="Consolas"/>
              <w:sz w:val="19"/>
              <w:szCs w:val="19"/>
              <w:highlight w:val="white"/>
            </w:rPr>
          </w:rPrChange>
        </w:rPr>
        <w:t>)</w:t>
      </w:r>
    </w:p>
    <w:p w:rsidR="0096291C" w:rsidRPr="0096291C" w:rsidRDefault="0096291C">
      <w:pPr>
        <w:rPr>
          <w:sz w:val="24"/>
          <w:szCs w:val="24"/>
          <w:rtl/>
        </w:rPr>
        <w:pPrChange w:id="1158" w:author="ron gal" w:date="2017-03-04T15:42:00Z">
          <w:pPr>
            <w:ind w:firstLine="720"/>
          </w:pPr>
        </w:pPrChange>
      </w:pPr>
      <w:r w:rsidRPr="0096291C">
        <w:rPr>
          <w:sz w:val="24"/>
          <w:szCs w:val="24"/>
          <w:rPrChange w:id="1159" w:author="ron gal" w:date="2017-03-04T15:42:00Z">
            <w:rPr>
              <w:rFonts w:ascii="Consolas" w:hAnsi="Consolas" w:cs="Consolas"/>
              <w:color w:val="0000FF"/>
              <w:sz w:val="19"/>
              <w:szCs w:val="19"/>
              <w:highlight w:val="white"/>
            </w:rPr>
          </w:rPrChange>
        </w:rPr>
        <w:t>public</w:t>
      </w:r>
      <w:r w:rsidRPr="0096291C">
        <w:rPr>
          <w:sz w:val="24"/>
          <w:szCs w:val="24"/>
          <w:rPrChange w:id="1160" w:author="ron gal" w:date="2017-03-04T15:42:00Z">
            <w:rPr>
              <w:rFonts w:ascii="Consolas" w:hAnsi="Consolas" w:cs="Consolas"/>
              <w:sz w:val="19"/>
              <w:szCs w:val="19"/>
              <w:highlight w:val="white"/>
            </w:rPr>
          </w:rPrChange>
        </w:rPr>
        <w:t xml:space="preserve"> </w:t>
      </w:r>
      <w:r w:rsidRPr="0096291C">
        <w:rPr>
          <w:sz w:val="24"/>
          <w:szCs w:val="24"/>
          <w:rPrChange w:id="1161" w:author="ron gal" w:date="2017-03-04T15:42:00Z">
            <w:rPr>
              <w:rFonts w:ascii="Consolas" w:hAnsi="Consolas" w:cs="Consolas"/>
              <w:color w:val="2B91AF"/>
              <w:sz w:val="19"/>
              <w:szCs w:val="19"/>
              <w:highlight w:val="white"/>
            </w:rPr>
          </w:rPrChange>
        </w:rPr>
        <w:t>List</w:t>
      </w:r>
      <w:r w:rsidRPr="0096291C">
        <w:rPr>
          <w:sz w:val="24"/>
          <w:szCs w:val="24"/>
          <w:rPrChange w:id="1162" w:author="ron gal" w:date="2017-03-04T15:42:00Z">
            <w:rPr>
              <w:rFonts w:ascii="Consolas" w:hAnsi="Consolas" w:cs="Consolas"/>
              <w:sz w:val="19"/>
              <w:szCs w:val="19"/>
              <w:highlight w:val="white"/>
            </w:rPr>
          </w:rPrChange>
        </w:rPr>
        <w:t>&lt;</w:t>
      </w:r>
      <w:r w:rsidRPr="0096291C">
        <w:rPr>
          <w:sz w:val="24"/>
          <w:szCs w:val="24"/>
          <w:rPrChange w:id="1163" w:author="ron gal" w:date="2017-03-04T15:42:00Z">
            <w:rPr>
              <w:rFonts w:ascii="Consolas" w:hAnsi="Consolas" w:cs="Consolas"/>
              <w:color w:val="2B91AF"/>
              <w:sz w:val="19"/>
              <w:szCs w:val="19"/>
              <w:highlight w:val="white"/>
            </w:rPr>
          </w:rPrChange>
        </w:rPr>
        <w:t>ItemUsageReport</w:t>
      </w:r>
      <w:r w:rsidRPr="0096291C">
        <w:rPr>
          <w:sz w:val="24"/>
          <w:szCs w:val="24"/>
          <w:rPrChange w:id="1164" w:author="ron gal" w:date="2017-03-04T15:42:00Z">
            <w:rPr>
              <w:rFonts w:ascii="Consolas" w:hAnsi="Consolas" w:cs="Consolas"/>
              <w:sz w:val="19"/>
              <w:szCs w:val="19"/>
              <w:highlight w:val="white"/>
            </w:rPr>
          </w:rPrChange>
        </w:rPr>
        <w:t>&gt; PerItem([</w:t>
      </w:r>
      <w:r w:rsidRPr="0096291C">
        <w:rPr>
          <w:sz w:val="24"/>
          <w:szCs w:val="24"/>
          <w:rPrChange w:id="1165" w:author="ron gal" w:date="2017-03-04T15:42:00Z">
            <w:rPr>
              <w:rFonts w:ascii="Consolas" w:hAnsi="Consolas" w:cs="Consolas"/>
              <w:color w:val="2B91AF"/>
              <w:sz w:val="19"/>
              <w:szCs w:val="19"/>
              <w:highlight w:val="white"/>
            </w:rPr>
          </w:rPrChange>
        </w:rPr>
        <w:t>DateTimeParameter</w:t>
      </w:r>
      <w:r w:rsidRPr="0096291C">
        <w:rPr>
          <w:sz w:val="24"/>
          <w:szCs w:val="24"/>
          <w:rPrChange w:id="1166" w:author="ron gal" w:date="2017-03-04T15:42:00Z">
            <w:rPr>
              <w:rFonts w:ascii="Consolas" w:hAnsi="Consolas" w:cs="Consolas"/>
              <w:sz w:val="19"/>
              <w:szCs w:val="19"/>
              <w:highlight w:val="white"/>
            </w:rPr>
          </w:rPrChange>
        </w:rPr>
        <w:t>]</w:t>
      </w:r>
      <w:r w:rsidRPr="0096291C">
        <w:rPr>
          <w:sz w:val="24"/>
          <w:szCs w:val="24"/>
          <w:rPrChange w:id="1167" w:author="ron gal" w:date="2017-03-04T15:42:00Z">
            <w:rPr>
              <w:rFonts w:ascii="Consolas" w:hAnsi="Consolas" w:cs="Consolas"/>
              <w:color w:val="2B91AF"/>
              <w:sz w:val="19"/>
              <w:szCs w:val="19"/>
              <w:highlight w:val="white"/>
            </w:rPr>
          </w:rPrChange>
        </w:rPr>
        <w:t>DateTime</w:t>
      </w:r>
      <w:r w:rsidRPr="0096291C">
        <w:rPr>
          <w:sz w:val="24"/>
          <w:szCs w:val="24"/>
          <w:rPrChange w:id="1168" w:author="ron gal" w:date="2017-03-04T15:42:00Z">
            <w:rPr>
              <w:rFonts w:ascii="Consolas" w:hAnsi="Consolas" w:cs="Consolas"/>
              <w:sz w:val="19"/>
              <w:szCs w:val="19"/>
              <w:highlight w:val="white"/>
            </w:rPr>
          </w:rPrChange>
        </w:rPr>
        <w:t xml:space="preserve">? startDate = </w:t>
      </w:r>
      <w:r w:rsidRPr="0096291C">
        <w:rPr>
          <w:sz w:val="24"/>
          <w:szCs w:val="24"/>
          <w:rPrChange w:id="1169" w:author="ron gal" w:date="2017-03-04T15:42:00Z">
            <w:rPr>
              <w:rFonts w:ascii="Consolas" w:hAnsi="Consolas" w:cs="Consolas"/>
              <w:color w:val="0000FF"/>
              <w:sz w:val="19"/>
              <w:szCs w:val="19"/>
              <w:highlight w:val="white"/>
            </w:rPr>
          </w:rPrChange>
        </w:rPr>
        <w:t>null</w:t>
      </w:r>
      <w:r w:rsidRPr="0096291C">
        <w:rPr>
          <w:sz w:val="24"/>
          <w:szCs w:val="24"/>
          <w:rPrChange w:id="1170" w:author="ron gal" w:date="2017-03-04T15:42:00Z">
            <w:rPr>
              <w:rFonts w:ascii="Consolas" w:hAnsi="Consolas" w:cs="Consolas"/>
              <w:sz w:val="19"/>
              <w:szCs w:val="19"/>
              <w:highlight w:val="white"/>
            </w:rPr>
          </w:rPrChange>
        </w:rPr>
        <w:t>, [</w:t>
      </w:r>
      <w:r w:rsidRPr="0096291C">
        <w:rPr>
          <w:sz w:val="24"/>
          <w:szCs w:val="24"/>
          <w:rPrChange w:id="1171" w:author="ron gal" w:date="2017-03-04T15:42:00Z">
            <w:rPr>
              <w:rFonts w:ascii="Consolas" w:hAnsi="Consolas" w:cs="Consolas"/>
              <w:color w:val="2B91AF"/>
              <w:sz w:val="19"/>
              <w:szCs w:val="19"/>
              <w:highlight w:val="white"/>
            </w:rPr>
          </w:rPrChange>
        </w:rPr>
        <w:t>DateTimeParameter</w:t>
      </w:r>
      <w:r w:rsidRPr="0096291C">
        <w:rPr>
          <w:sz w:val="24"/>
          <w:szCs w:val="24"/>
          <w:rPrChange w:id="1172" w:author="ron gal" w:date="2017-03-04T15:42:00Z">
            <w:rPr>
              <w:rFonts w:ascii="Consolas" w:hAnsi="Consolas" w:cs="Consolas"/>
              <w:sz w:val="19"/>
              <w:szCs w:val="19"/>
              <w:highlight w:val="white"/>
            </w:rPr>
          </w:rPrChange>
        </w:rPr>
        <w:t>]</w:t>
      </w:r>
      <w:r w:rsidRPr="0096291C">
        <w:rPr>
          <w:sz w:val="24"/>
          <w:szCs w:val="24"/>
          <w:rPrChange w:id="1173" w:author="ron gal" w:date="2017-03-04T15:42:00Z">
            <w:rPr>
              <w:rFonts w:ascii="Consolas" w:hAnsi="Consolas" w:cs="Consolas"/>
              <w:color w:val="2B91AF"/>
              <w:sz w:val="19"/>
              <w:szCs w:val="19"/>
              <w:highlight w:val="white"/>
            </w:rPr>
          </w:rPrChange>
        </w:rPr>
        <w:t>DateTime</w:t>
      </w:r>
      <w:r w:rsidRPr="0096291C">
        <w:rPr>
          <w:sz w:val="24"/>
          <w:szCs w:val="24"/>
          <w:rPrChange w:id="1174" w:author="ron gal" w:date="2017-03-04T15:42:00Z">
            <w:rPr>
              <w:rFonts w:ascii="Consolas" w:hAnsi="Consolas" w:cs="Consolas"/>
              <w:sz w:val="19"/>
              <w:szCs w:val="19"/>
              <w:highlight w:val="white"/>
            </w:rPr>
          </w:rPrChange>
        </w:rPr>
        <w:t xml:space="preserve">? endDate = </w:t>
      </w:r>
      <w:r w:rsidRPr="0096291C">
        <w:rPr>
          <w:sz w:val="24"/>
          <w:szCs w:val="24"/>
          <w:rPrChange w:id="1175" w:author="ron gal" w:date="2017-03-04T15:42:00Z">
            <w:rPr>
              <w:rFonts w:ascii="Consolas" w:hAnsi="Consolas" w:cs="Consolas"/>
              <w:color w:val="0000FF"/>
              <w:sz w:val="19"/>
              <w:szCs w:val="19"/>
              <w:highlight w:val="white"/>
            </w:rPr>
          </w:rPrChange>
        </w:rPr>
        <w:t>null</w:t>
      </w:r>
      <w:r w:rsidRPr="0096291C">
        <w:rPr>
          <w:sz w:val="24"/>
          <w:szCs w:val="24"/>
          <w:rPrChange w:id="1176" w:author="ron gal" w:date="2017-03-04T15:42:00Z">
            <w:rPr>
              <w:rFonts w:ascii="Consolas" w:hAnsi="Consolas" w:cs="Consolas"/>
              <w:sz w:val="19"/>
              <w:szCs w:val="19"/>
              <w:highlight w:val="white"/>
            </w:rPr>
          </w:rPrChange>
        </w:rPr>
        <w:t xml:space="preserve">, </w:t>
      </w:r>
      <w:r w:rsidRPr="0096291C">
        <w:rPr>
          <w:sz w:val="24"/>
          <w:szCs w:val="24"/>
          <w:rPrChange w:id="1177" w:author="ron gal" w:date="2017-03-04T15:42:00Z">
            <w:rPr>
              <w:rFonts w:ascii="Consolas" w:hAnsi="Consolas" w:cs="Consolas"/>
              <w:color w:val="0000FF"/>
              <w:sz w:val="19"/>
              <w:szCs w:val="19"/>
              <w:highlight w:val="white"/>
            </w:rPr>
          </w:rPrChange>
        </w:rPr>
        <w:t>int</w:t>
      </w:r>
      <w:r w:rsidRPr="0096291C">
        <w:rPr>
          <w:sz w:val="24"/>
          <w:szCs w:val="24"/>
          <w:rPrChange w:id="1178" w:author="ron gal" w:date="2017-03-04T15:42:00Z">
            <w:rPr>
              <w:rFonts w:ascii="Consolas" w:hAnsi="Consolas" w:cs="Consolas"/>
              <w:sz w:val="19"/>
              <w:szCs w:val="19"/>
              <w:highlight w:val="white"/>
            </w:rPr>
          </w:rPrChange>
        </w:rPr>
        <w:t xml:space="preserve">? datePart = </w:t>
      </w:r>
      <w:r w:rsidRPr="0096291C">
        <w:rPr>
          <w:sz w:val="24"/>
          <w:szCs w:val="24"/>
          <w:rPrChange w:id="1179" w:author="ron gal" w:date="2017-03-04T15:42:00Z">
            <w:rPr>
              <w:rFonts w:ascii="Consolas" w:hAnsi="Consolas" w:cs="Consolas"/>
              <w:color w:val="0000FF"/>
              <w:sz w:val="19"/>
              <w:szCs w:val="19"/>
              <w:highlight w:val="white"/>
            </w:rPr>
          </w:rPrChange>
        </w:rPr>
        <w:t>null</w:t>
      </w:r>
      <w:r w:rsidRPr="0096291C">
        <w:rPr>
          <w:sz w:val="24"/>
          <w:szCs w:val="24"/>
          <w:rPrChange w:id="1180" w:author="ron gal" w:date="2017-03-04T15:42:00Z">
            <w:rPr>
              <w:rFonts w:ascii="Consolas" w:hAnsi="Consolas" w:cs="Consolas"/>
              <w:sz w:val="19"/>
              <w:szCs w:val="19"/>
              <w:highlight w:val="white"/>
            </w:rPr>
          </w:rPrChange>
        </w:rPr>
        <w:t xml:space="preserve">, </w:t>
      </w:r>
      <w:r w:rsidRPr="0096291C">
        <w:rPr>
          <w:sz w:val="24"/>
          <w:szCs w:val="24"/>
          <w:rPrChange w:id="1181" w:author="ron gal" w:date="2017-03-04T15:42:00Z">
            <w:rPr>
              <w:rFonts w:ascii="Consolas" w:hAnsi="Consolas" w:cs="Consolas"/>
              <w:color w:val="0000FF"/>
              <w:sz w:val="19"/>
              <w:szCs w:val="19"/>
              <w:highlight w:val="white"/>
            </w:rPr>
          </w:rPrChange>
        </w:rPr>
        <w:t>string</w:t>
      </w:r>
      <w:r w:rsidRPr="0096291C">
        <w:rPr>
          <w:sz w:val="24"/>
          <w:szCs w:val="24"/>
          <w:rPrChange w:id="1182" w:author="ron gal" w:date="2017-03-04T15:42:00Z">
            <w:rPr>
              <w:rFonts w:ascii="Consolas" w:hAnsi="Consolas" w:cs="Consolas"/>
              <w:sz w:val="19"/>
              <w:szCs w:val="19"/>
              <w:highlight w:val="white"/>
            </w:rPr>
          </w:rPrChange>
        </w:rPr>
        <w:t xml:space="preserve"> itemName = </w:t>
      </w:r>
      <w:r w:rsidRPr="0096291C">
        <w:rPr>
          <w:sz w:val="24"/>
          <w:szCs w:val="24"/>
          <w:rPrChange w:id="1183" w:author="ron gal" w:date="2017-03-04T15:42:00Z">
            <w:rPr>
              <w:rFonts w:ascii="Consolas" w:hAnsi="Consolas" w:cs="Consolas"/>
              <w:color w:val="A31515"/>
              <w:sz w:val="19"/>
              <w:szCs w:val="19"/>
              <w:highlight w:val="white"/>
            </w:rPr>
          </w:rPrChange>
        </w:rPr>
        <w:t>""</w:t>
      </w:r>
      <w:r w:rsidRPr="0096291C">
        <w:rPr>
          <w:sz w:val="24"/>
          <w:szCs w:val="24"/>
          <w:rPrChange w:id="1184" w:author="ron gal" w:date="2017-03-04T15:42:00Z">
            <w:rPr>
              <w:rFonts w:ascii="Consolas" w:hAnsi="Consolas" w:cs="Consolas"/>
              <w:sz w:val="19"/>
              <w:szCs w:val="19"/>
              <w:highlight w:val="white"/>
            </w:rPr>
          </w:rPrChange>
        </w:rPr>
        <w:t>)</w:t>
      </w:r>
    </w:p>
    <w:p w:rsidR="0096291C" w:rsidRPr="0096291C" w:rsidRDefault="0096291C">
      <w:pPr>
        <w:rPr>
          <w:sz w:val="24"/>
          <w:szCs w:val="24"/>
          <w:rtl/>
        </w:rPr>
        <w:pPrChange w:id="1185" w:author="ron gal" w:date="2017-03-04T15:42:00Z">
          <w:pPr>
            <w:ind w:firstLine="720"/>
          </w:pPr>
        </w:pPrChange>
      </w:pPr>
      <w:r w:rsidRPr="0096291C">
        <w:rPr>
          <w:sz w:val="24"/>
          <w:szCs w:val="24"/>
          <w:rPrChange w:id="1186" w:author="ron gal" w:date="2017-03-04T15:42:00Z">
            <w:rPr>
              <w:rFonts w:ascii="Consolas" w:hAnsi="Consolas" w:cs="Consolas"/>
              <w:color w:val="0000FF"/>
              <w:sz w:val="19"/>
              <w:szCs w:val="19"/>
              <w:highlight w:val="white"/>
            </w:rPr>
          </w:rPrChange>
        </w:rPr>
        <w:t>public</w:t>
      </w:r>
      <w:r w:rsidRPr="0096291C">
        <w:rPr>
          <w:sz w:val="24"/>
          <w:szCs w:val="24"/>
          <w:rPrChange w:id="1187" w:author="ron gal" w:date="2017-03-04T15:42:00Z">
            <w:rPr>
              <w:rFonts w:ascii="Consolas" w:hAnsi="Consolas" w:cs="Consolas"/>
              <w:sz w:val="19"/>
              <w:szCs w:val="19"/>
              <w:highlight w:val="white"/>
            </w:rPr>
          </w:rPrChange>
        </w:rPr>
        <w:t xml:space="preserve"> </w:t>
      </w:r>
      <w:r w:rsidRPr="0096291C">
        <w:rPr>
          <w:sz w:val="24"/>
          <w:szCs w:val="24"/>
          <w:rPrChange w:id="1188" w:author="ron gal" w:date="2017-03-04T15:42:00Z">
            <w:rPr>
              <w:rFonts w:ascii="Consolas" w:hAnsi="Consolas" w:cs="Consolas"/>
              <w:color w:val="2B91AF"/>
              <w:sz w:val="19"/>
              <w:szCs w:val="19"/>
              <w:highlight w:val="white"/>
            </w:rPr>
          </w:rPrChange>
        </w:rPr>
        <w:t>List</w:t>
      </w:r>
      <w:r w:rsidRPr="0096291C">
        <w:rPr>
          <w:sz w:val="24"/>
          <w:szCs w:val="24"/>
          <w:rPrChange w:id="1189" w:author="ron gal" w:date="2017-03-04T15:42:00Z">
            <w:rPr>
              <w:rFonts w:ascii="Consolas" w:hAnsi="Consolas" w:cs="Consolas"/>
              <w:sz w:val="19"/>
              <w:szCs w:val="19"/>
              <w:highlight w:val="white"/>
            </w:rPr>
          </w:rPrChange>
        </w:rPr>
        <w:t>&lt;</w:t>
      </w:r>
      <w:r w:rsidRPr="0096291C">
        <w:rPr>
          <w:sz w:val="24"/>
          <w:szCs w:val="24"/>
          <w:rPrChange w:id="1190" w:author="ron gal" w:date="2017-03-04T15:42:00Z">
            <w:rPr>
              <w:rFonts w:ascii="Consolas" w:hAnsi="Consolas" w:cs="Consolas"/>
              <w:color w:val="2B91AF"/>
              <w:sz w:val="19"/>
              <w:szCs w:val="19"/>
              <w:highlight w:val="white"/>
            </w:rPr>
          </w:rPrChange>
        </w:rPr>
        <w:t>AnimalTypeReport</w:t>
      </w:r>
      <w:r w:rsidRPr="0096291C">
        <w:rPr>
          <w:sz w:val="24"/>
          <w:szCs w:val="24"/>
          <w:rPrChange w:id="1191" w:author="ron gal" w:date="2017-03-04T15:42:00Z">
            <w:rPr>
              <w:rFonts w:ascii="Consolas" w:hAnsi="Consolas" w:cs="Consolas"/>
              <w:sz w:val="19"/>
              <w:szCs w:val="19"/>
              <w:highlight w:val="white"/>
            </w:rPr>
          </w:rPrChange>
        </w:rPr>
        <w:t>&gt; PerType([</w:t>
      </w:r>
      <w:r w:rsidRPr="0096291C">
        <w:rPr>
          <w:sz w:val="24"/>
          <w:szCs w:val="24"/>
          <w:rPrChange w:id="1192" w:author="ron gal" w:date="2017-03-04T15:42:00Z">
            <w:rPr>
              <w:rFonts w:ascii="Consolas" w:hAnsi="Consolas" w:cs="Consolas"/>
              <w:color w:val="2B91AF"/>
              <w:sz w:val="19"/>
              <w:szCs w:val="19"/>
              <w:highlight w:val="white"/>
            </w:rPr>
          </w:rPrChange>
        </w:rPr>
        <w:t>DateTimeParameter</w:t>
      </w:r>
      <w:r w:rsidRPr="0096291C">
        <w:rPr>
          <w:sz w:val="24"/>
          <w:szCs w:val="24"/>
          <w:rPrChange w:id="1193" w:author="ron gal" w:date="2017-03-04T15:42:00Z">
            <w:rPr>
              <w:rFonts w:ascii="Consolas" w:hAnsi="Consolas" w:cs="Consolas"/>
              <w:sz w:val="19"/>
              <w:szCs w:val="19"/>
              <w:highlight w:val="white"/>
            </w:rPr>
          </w:rPrChange>
        </w:rPr>
        <w:t>]</w:t>
      </w:r>
      <w:r w:rsidRPr="0096291C">
        <w:rPr>
          <w:sz w:val="24"/>
          <w:szCs w:val="24"/>
          <w:rPrChange w:id="1194" w:author="ron gal" w:date="2017-03-04T15:42:00Z">
            <w:rPr>
              <w:rFonts w:ascii="Consolas" w:hAnsi="Consolas" w:cs="Consolas"/>
              <w:color w:val="2B91AF"/>
              <w:sz w:val="19"/>
              <w:szCs w:val="19"/>
              <w:highlight w:val="white"/>
            </w:rPr>
          </w:rPrChange>
        </w:rPr>
        <w:t>DateTime</w:t>
      </w:r>
      <w:r w:rsidRPr="0096291C">
        <w:rPr>
          <w:sz w:val="24"/>
          <w:szCs w:val="24"/>
          <w:rPrChange w:id="1195" w:author="ron gal" w:date="2017-03-04T15:42:00Z">
            <w:rPr>
              <w:rFonts w:ascii="Consolas" w:hAnsi="Consolas" w:cs="Consolas"/>
              <w:sz w:val="19"/>
              <w:szCs w:val="19"/>
              <w:highlight w:val="white"/>
            </w:rPr>
          </w:rPrChange>
        </w:rPr>
        <w:t xml:space="preserve">? startDate = </w:t>
      </w:r>
      <w:r w:rsidRPr="0096291C">
        <w:rPr>
          <w:sz w:val="24"/>
          <w:szCs w:val="24"/>
          <w:rPrChange w:id="1196" w:author="ron gal" w:date="2017-03-04T15:42:00Z">
            <w:rPr>
              <w:rFonts w:ascii="Consolas" w:hAnsi="Consolas" w:cs="Consolas"/>
              <w:color w:val="0000FF"/>
              <w:sz w:val="19"/>
              <w:szCs w:val="19"/>
              <w:highlight w:val="white"/>
            </w:rPr>
          </w:rPrChange>
        </w:rPr>
        <w:t>null</w:t>
      </w:r>
      <w:r w:rsidRPr="0096291C">
        <w:rPr>
          <w:sz w:val="24"/>
          <w:szCs w:val="24"/>
          <w:rPrChange w:id="1197" w:author="ron gal" w:date="2017-03-04T15:42:00Z">
            <w:rPr>
              <w:rFonts w:ascii="Consolas" w:hAnsi="Consolas" w:cs="Consolas"/>
              <w:sz w:val="19"/>
              <w:szCs w:val="19"/>
              <w:highlight w:val="white"/>
            </w:rPr>
          </w:rPrChange>
        </w:rPr>
        <w:t>, [</w:t>
      </w:r>
      <w:r w:rsidRPr="0096291C">
        <w:rPr>
          <w:sz w:val="24"/>
          <w:szCs w:val="24"/>
          <w:rPrChange w:id="1198" w:author="ron gal" w:date="2017-03-04T15:42:00Z">
            <w:rPr>
              <w:rFonts w:ascii="Consolas" w:hAnsi="Consolas" w:cs="Consolas"/>
              <w:color w:val="2B91AF"/>
              <w:sz w:val="19"/>
              <w:szCs w:val="19"/>
              <w:highlight w:val="white"/>
            </w:rPr>
          </w:rPrChange>
        </w:rPr>
        <w:t>DateTimeParameter</w:t>
      </w:r>
      <w:r w:rsidRPr="0096291C">
        <w:rPr>
          <w:sz w:val="24"/>
          <w:szCs w:val="24"/>
          <w:rPrChange w:id="1199" w:author="ron gal" w:date="2017-03-04T15:42:00Z">
            <w:rPr>
              <w:rFonts w:ascii="Consolas" w:hAnsi="Consolas" w:cs="Consolas"/>
              <w:sz w:val="19"/>
              <w:szCs w:val="19"/>
              <w:highlight w:val="white"/>
            </w:rPr>
          </w:rPrChange>
        </w:rPr>
        <w:t>]</w:t>
      </w:r>
      <w:r w:rsidRPr="0096291C">
        <w:rPr>
          <w:sz w:val="24"/>
          <w:szCs w:val="24"/>
          <w:rPrChange w:id="1200" w:author="ron gal" w:date="2017-03-04T15:42:00Z">
            <w:rPr>
              <w:rFonts w:ascii="Consolas" w:hAnsi="Consolas" w:cs="Consolas"/>
              <w:color w:val="2B91AF"/>
              <w:sz w:val="19"/>
              <w:szCs w:val="19"/>
              <w:highlight w:val="white"/>
            </w:rPr>
          </w:rPrChange>
        </w:rPr>
        <w:t>DateTime</w:t>
      </w:r>
      <w:r w:rsidRPr="0096291C">
        <w:rPr>
          <w:sz w:val="24"/>
          <w:szCs w:val="24"/>
          <w:rPrChange w:id="1201" w:author="ron gal" w:date="2017-03-04T15:42:00Z">
            <w:rPr>
              <w:rFonts w:ascii="Consolas" w:hAnsi="Consolas" w:cs="Consolas"/>
              <w:sz w:val="19"/>
              <w:szCs w:val="19"/>
              <w:highlight w:val="white"/>
            </w:rPr>
          </w:rPrChange>
        </w:rPr>
        <w:t xml:space="preserve">? endDate = </w:t>
      </w:r>
      <w:r w:rsidRPr="0096291C">
        <w:rPr>
          <w:sz w:val="24"/>
          <w:szCs w:val="24"/>
          <w:rPrChange w:id="1202" w:author="ron gal" w:date="2017-03-04T15:42:00Z">
            <w:rPr>
              <w:rFonts w:ascii="Consolas" w:hAnsi="Consolas" w:cs="Consolas"/>
              <w:color w:val="0000FF"/>
              <w:sz w:val="19"/>
              <w:szCs w:val="19"/>
              <w:highlight w:val="white"/>
            </w:rPr>
          </w:rPrChange>
        </w:rPr>
        <w:t>null</w:t>
      </w:r>
      <w:r w:rsidRPr="0096291C">
        <w:rPr>
          <w:sz w:val="24"/>
          <w:szCs w:val="24"/>
          <w:rPrChange w:id="1203" w:author="ron gal" w:date="2017-03-04T15:42:00Z">
            <w:rPr>
              <w:rFonts w:ascii="Consolas" w:hAnsi="Consolas" w:cs="Consolas"/>
              <w:sz w:val="19"/>
              <w:szCs w:val="19"/>
              <w:highlight w:val="white"/>
            </w:rPr>
          </w:rPrChange>
        </w:rPr>
        <w:t xml:space="preserve">, </w:t>
      </w:r>
      <w:r w:rsidRPr="0096291C">
        <w:rPr>
          <w:sz w:val="24"/>
          <w:szCs w:val="24"/>
          <w:rPrChange w:id="1204" w:author="ron gal" w:date="2017-03-04T15:42:00Z">
            <w:rPr>
              <w:rFonts w:ascii="Consolas" w:hAnsi="Consolas" w:cs="Consolas"/>
              <w:color w:val="0000FF"/>
              <w:sz w:val="19"/>
              <w:szCs w:val="19"/>
              <w:highlight w:val="white"/>
            </w:rPr>
          </w:rPrChange>
        </w:rPr>
        <w:t>int</w:t>
      </w:r>
      <w:r w:rsidRPr="0096291C">
        <w:rPr>
          <w:sz w:val="24"/>
          <w:szCs w:val="24"/>
          <w:rPrChange w:id="1205" w:author="ron gal" w:date="2017-03-04T15:42:00Z">
            <w:rPr>
              <w:rFonts w:ascii="Consolas" w:hAnsi="Consolas" w:cs="Consolas"/>
              <w:sz w:val="19"/>
              <w:szCs w:val="19"/>
              <w:highlight w:val="white"/>
            </w:rPr>
          </w:rPrChange>
        </w:rPr>
        <w:t xml:space="preserve">? datePart = </w:t>
      </w:r>
      <w:r w:rsidRPr="0096291C">
        <w:rPr>
          <w:sz w:val="24"/>
          <w:szCs w:val="24"/>
          <w:rPrChange w:id="1206" w:author="ron gal" w:date="2017-03-04T15:42:00Z">
            <w:rPr>
              <w:rFonts w:ascii="Consolas" w:hAnsi="Consolas" w:cs="Consolas"/>
              <w:color w:val="0000FF"/>
              <w:sz w:val="19"/>
              <w:szCs w:val="19"/>
              <w:highlight w:val="white"/>
            </w:rPr>
          </w:rPrChange>
        </w:rPr>
        <w:t>null</w:t>
      </w:r>
      <w:r w:rsidRPr="0096291C">
        <w:rPr>
          <w:sz w:val="24"/>
          <w:szCs w:val="24"/>
          <w:rPrChange w:id="1207" w:author="ron gal" w:date="2017-03-04T15:42:00Z">
            <w:rPr>
              <w:rFonts w:ascii="Consolas" w:hAnsi="Consolas" w:cs="Consolas"/>
              <w:sz w:val="19"/>
              <w:szCs w:val="19"/>
              <w:highlight w:val="white"/>
            </w:rPr>
          </w:rPrChange>
        </w:rPr>
        <w:t xml:space="preserve">, </w:t>
      </w:r>
      <w:r w:rsidRPr="0096291C">
        <w:rPr>
          <w:sz w:val="24"/>
          <w:szCs w:val="24"/>
          <w:rPrChange w:id="1208" w:author="ron gal" w:date="2017-03-04T15:42:00Z">
            <w:rPr>
              <w:rFonts w:ascii="Consolas" w:hAnsi="Consolas" w:cs="Consolas"/>
              <w:color w:val="0000FF"/>
              <w:sz w:val="19"/>
              <w:szCs w:val="19"/>
              <w:highlight w:val="white"/>
            </w:rPr>
          </w:rPrChange>
        </w:rPr>
        <w:t>int</w:t>
      </w:r>
      <w:r w:rsidRPr="0096291C">
        <w:rPr>
          <w:sz w:val="24"/>
          <w:szCs w:val="24"/>
          <w:rPrChange w:id="1209" w:author="ron gal" w:date="2017-03-04T15:42:00Z">
            <w:rPr>
              <w:rFonts w:ascii="Consolas" w:hAnsi="Consolas" w:cs="Consolas"/>
              <w:sz w:val="19"/>
              <w:szCs w:val="19"/>
              <w:highlight w:val="white"/>
            </w:rPr>
          </w:rPrChange>
        </w:rPr>
        <w:t xml:space="preserve">? animalType = </w:t>
      </w:r>
      <w:r w:rsidRPr="0096291C">
        <w:rPr>
          <w:sz w:val="24"/>
          <w:szCs w:val="24"/>
          <w:rPrChange w:id="1210" w:author="ron gal" w:date="2017-03-04T15:42:00Z">
            <w:rPr>
              <w:rFonts w:ascii="Consolas" w:hAnsi="Consolas" w:cs="Consolas"/>
              <w:color w:val="0000FF"/>
              <w:sz w:val="19"/>
              <w:szCs w:val="19"/>
              <w:highlight w:val="white"/>
            </w:rPr>
          </w:rPrChange>
        </w:rPr>
        <w:t>null</w:t>
      </w:r>
      <w:r w:rsidRPr="0096291C">
        <w:rPr>
          <w:sz w:val="24"/>
          <w:szCs w:val="24"/>
          <w:rPrChange w:id="1211" w:author="ron gal" w:date="2017-03-04T15:42:00Z">
            <w:rPr>
              <w:rFonts w:ascii="Consolas" w:hAnsi="Consolas" w:cs="Consolas"/>
              <w:sz w:val="19"/>
              <w:szCs w:val="19"/>
              <w:highlight w:val="white"/>
            </w:rPr>
          </w:rPrChange>
        </w:rPr>
        <w:t>)</w:t>
      </w:r>
    </w:p>
    <w:p w:rsidR="00481634" w:rsidRPr="0096291C" w:rsidDel="0096291C" w:rsidRDefault="0096291C">
      <w:pPr>
        <w:rPr>
          <w:del w:id="1212" w:author="ron gal" w:date="2017-03-04T15:40:00Z"/>
          <w:sz w:val="24"/>
          <w:szCs w:val="24"/>
          <w:rPrChange w:id="1213" w:author="ron gal" w:date="2017-03-04T15:42:00Z">
            <w:rPr>
              <w:del w:id="1214" w:author="ron gal" w:date="2017-03-04T15:40:00Z"/>
            </w:rPr>
          </w:rPrChange>
        </w:rPr>
        <w:pPrChange w:id="1215" w:author="ron gal" w:date="2017-03-04T15:42:00Z">
          <w:pPr>
            <w:ind w:firstLine="720"/>
          </w:pPr>
        </w:pPrChange>
      </w:pPr>
      <w:r w:rsidRPr="0096291C">
        <w:rPr>
          <w:sz w:val="24"/>
          <w:szCs w:val="24"/>
          <w:rPrChange w:id="1216" w:author="ron gal" w:date="2017-03-04T15:42:00Z">
            <w:rPr>
              <w:rFonts w:ascii="Consolas" w:hAnsi="Consolas" w:cs="Consolas"/>
              <w:color w:val="0000FF"/>
              <w:sz w:val="19"/>
              <w:szCs w:val="19"/>
              <w:highlight w:val="white"/>
            </w:rPr>
          </w:rPrChange>
        </w:rPr>
        <w:t>public</w:t>
      </w:r>
      <w:r w:rsidRPr="0096291C">
        <w:rPr>
          <w:sz w:val="24"/>
          <w:szCs w:val="24"/>
          <w:rPrChange w:id="1217" w:author="ron gal" w:date="2017-03-04T15:42:00Z">
            <w:rPr>
              <w:rFonts w:ascii="Consolas" w:hAnsi="Consolas" w:cs="Consolas"/>
              <w:sz w:val="19"/>
              <w:szCs w:val="19"/>
              <w:highlight w:val="white"/>
            </w:rPr>
          </w:rPrChange>
        </w:rPr>
        <w:t xml:space="preserve"> </w:t>
      </w:r>
      <w:r w:rsidRPr="0096291C">
        <w:rPr>
          <w:sz w:val="24"/>
          <w:szCs w:val="24"/>
          <w:rPrChange w:id="1218" w:author="ron gal" w:date="2017-03-04T15:42:00Z">
            <w:rPr>
              <w:rFonts w:ascii="Consolas" w:hAnsi="Consolas" w:cs="Consolas"/>
              <w:color w:val="2B91AF"/>
              <w:sz w:val="19"/>
              <w:szCs w:val="19"/>
              <w:highlight w:val="white"/>
            </w:rPr>
          </w:rPrChange>
        </w:rPr>
        <w:t>List</w:t>
      </w:r>
      <w:r w:rsidRPr="0096291C">
        <w:rPr>
          <w:sz w:val="24"/>
          <w:szCs w:val="24"/>
          <w:rPrChange w:id="1219" w:author="ron gal" w:date="2017-03-04T15:42:00Z">
            <w:rPr>
              <w:rFonts w:ascii="Consolas" w:hAnsi="Consolas" w:cs="Consolas"/>
              <w:sz w:val="19"/>
              <w:szCs w:val="19"/>
              <w:highlight w:val="white"/>
            </w:rPr>
          </w:rPrChange>
        </w:rPr>
        <w:t>&lt;</w:t>
      </w:r>
      <w:r w:rsidRPr="0096291C">
        <w:rPr>
          <w:sz w:val="24"/>
          <w:szCs w:val="24"/>
          <w:rPrChange w:id="1220" w:author="ron gal" w:date="2017-03-04T15:42:00Z">
            <w:rPr>
              <w:rFonts w:ascii="Consolas" w:hAnsi="Consolas" w:cs="Consolas"/>
              <w:color w:val="2B91AF"/>
              <w:sz w:val="19"/>
              <w:szCs w:val="19"/>
              <w:highlight w:val="white"/>
            </w:rPr>
          </w:rPrChange>
        </w:rPr>
        <w:t>AnimalNameReport</w:t>
      </w:r>
      <w:r w:rsidRPr="0096291C">
        <w:rPr>
          <w:sz w:val="24"/>
          <w:szCs w:val="24"/>
          <w:rPrChange w:id="1221" w:author="ron gal" w:date="2017-03-04T15:42:00Z">
            <w:rPr>
              <w:rFonts w:ascii="Consolas" w:hAnsi="Consolas" w:cs="Consolas"/>
              <w:sz w:val="19"/>
              <w:szCs w:val="19"/>
              <w:highlight w:val="white"/>
            </w:rPr>
          </w:rPrChange>
        </w:rPr>
        <w:t>&gt; PerAnimal([</w:t>
      </w:r>
      <w:r w:rsidRPr="0096291C">
        <w:rPr>
          <w:sz w:val="24"/>
          <w:szCs w:val="24"/>
          <w:rPrChange w:id="1222" w:author="ron gal" w:date="2017-03-04T15:42:00Z">
            <w:rPr>
              <w:rFonts w:ascii="Consolas" w:hAnsi="Consolas" w:cs="Consolas"/>
              <w:color w:val="2B91AF"/>
              <w:sz w:val="19"/>
              <w:szCs w:val="19"/>
              <w:highlight w:val="white"/>
            </w:rPr>
          </w:rPrChange>
        </w:rPr>
        <w:t>DateTimeParameter</w:t>
      </w:r>
      <w:r w:rsidRPr="0096291C">
        <w:rPr>
          <w:sz w:val="24"/>
          <w:szCs w:val="24"/>
          <w:rPrChange w:id="1223" w:author="ron gal" w:date="2017-03-04T15:42:00Z">
            <w:rPr>
              <w:rFonts w:ascii="Consolas" w:hAnsi="Consolas" w:cs="Consolas"/>
              <w:sz w:val="19"/>
              <w:szCs w:val="19"/>
              <w:highlight w:val="white"/>
            </w:rPr>
          </w:rPrChange>
        </w:rPr>
        <w:t>]</w:t>
      </w:r>
      <w:r w:rsidRPr="0096291C">
        <w:rPr>
          <w:sz w:val="24"/>
          <w:szCs w:val="24"/>
          <w:rPrChange w:id="1224" w:author="ron gal" w:date="2017-03-04T15:42:00Z">
            <w:rPr>
              <w:rFonts w:ascii="Consolas" w:hAnsi="Consolas" w:cs="Consolas"/>
              <w:color w:val="2B91AF"/>
              <w:sz w:val="19"/>
              <w:szCs w:val="19"/>
              <w:highlight w:val="white"/>
            </w:rPr>
          </w:rPrChange>
        </w:rPr>
        <w:t>DateTime</w:t>
      </w:r>
      <w:r w:rsidRPr="0096291C">
        <w:rPr>
          <w:sz w:val="24"/>
          <w:szCs w:val="24"/>
          <w:rPrChange w:id="1225" w:author="ron gal" w:date="2017-03-04T15:42:00Z">
            <w:rPr>
              <w:rFonts w:ascii="Consolas" w:hAnsi="Consolas" w:cs="Consolas"/>
              <w:sz w:val="19"/>
              <w:szCs w:val="19"/>
              <w:highlight w:val="white"/>
            </w:rPr>
          </w:rPrChange>
        </w:rPr>
        <w:t xml:space="preserve">? startDate = </w:t>
      </w:r>
      <w:r w:rsidRPr="0096291C">
        <w:rPr>
          <w:sz w:val="24"/>
          <w:szCs w:val="24"/>
          <w:rPrChange w:id="1226" w:author="ron gal" w:date="2017-03-04T15:42:00Z">
            <w:rPr>
              <w:rFonts w:ascii="Consolas" w:hAnsi="Consolas" w:cs="Consolas"/>
              <w:color w:val="0000FF"/>
              <w:sz w:val="19"/>
              <w:szCs w:val="19"/>
              <w:highlight w:val="white"/>
            </w:rPr>
          </w:rPrChange>
        </w:rPr>
        <w:t>null</w:t>
      </w:r>
      <w:r w:rsidRPr="0096291C">
        <w:rPr>
          <w:sz w:val="24"/>
          <w:szCs w:val="24"/>
          <w:rPrChange w:id="1227" w:author="ron gal" w:date="2017-03-04T15:42:00Z">
            <w:rPr>
              <w:rFonts w:ascii="Consolas" w:hAnsi="Consolas" w:cs="Consolas"/>
              <w:sz w:val="19"/>
              <w:szCs w:val="19"/>
              <w:highlight w:val="white"/>
            </w:rPr>
          </w:rPrChange>
        </w:rPr>
        <w:t>, [</w:t>
      </w:r>
      <w:r w:rsidRPr="0096291C">
        <w:rPr>
          <w:sz w:val="24"/>
          <w:szCs w:val="24"/>
          <w:rPrChange w:id="1228" w:author="ron gal" w:date="2017-03-04T15:42:00Z">
            <w:rPr>
              <w:rFonts w:ascii="Consolas" w:hAnsi="Consolas" w:cs="Consolas"/>
              <w:color w:val="2B91AF"/>
              <w:sz w:val="19"/>
              <w:szCs w:val="19"/>
              <w:highlight w:val="white"/>
            </w:rPr>
          </w:rPrChange>
        </w:rPr>
        <w:t>DateTimeParameter</w:t>
      </w:r>
      <w:r w:rsidRPr="0096291C">
        <w:rPr>
          <w:sz w:val="24"/>
          <w:szCs w:val="24"/>
          <w:rPrChange w:id="1229" w:author="ron gal" w:date="2017-03-04T15:42:00Z">
            <w:rPr>
              <w:rFonts w:ascii="Consolas" w:hAnsi="Consolas" w:cs="Consolas"/>
              <w:sz w:val="19"/>
              <w:szCs w:val="19"/>
              <w:highlight w:val="white"/>
            </w:rPr>
          </w:rPrChange>
        </w:rPr>
        <w:t>]</w:t>
      </w:r>
      <w:r w:rsidRPr="0096291C">
        <w:rPr>
          <w:sz w:val="24"/>
          <w:szCs w:val="24"/>
          <w:rPrChange w:id="1230" w:author="ron gal" w:date="2017-03-04T15:42:00Z">
            <w:rPr>
              <w:rFonts w:ascii="Consolas" w:hAnsi="Consolas" w:cs="Consolas"/>
              <w:color w:val="2B91AF"/>
              <w:sz w:val="19"/>
              <w:szCs w:val="19"/>
              <w:highlight w:val="white"/>
            </w:rPr>
          </w:rPrChange>
        </w:rPr>
        <w:t>DateTime</w:t>
      </w:r>
      <w:r w:rsidRPr="0096291C">
        <w:rPr>
          <w:sz w:val="24"/>
          <w:szCs w:val="24"/>
          <w:rPrChange w:id="1231" w:author="ron gal" w:date="2017-03-04T15:42:00Z">
            <w:rPr>
              <w:rFonts w:ascii="Consolas" w:hAnsi="Consolas" w:cs="Consolas"/>
              <w:sz w:val="19"/>
              <w:szCs w:val="19"/>
              <w:highlight w:val="white"/>
            </w:rPr>
          </w:rPrChange>
        </w:rPr>
        <w:t xml:space="preserve">? endDate = </w:t>
      </w:r>
      <w:r w:rsidRPr="0096291C">
        <w:rPr>
          <w:sz w:val="24"/>
          <w:szCs w:val="24"/>
          <w:rPrChange w:id="1232" w:author="ron gal" w:date="2017-03-04T15:42:00Z">
            <w:rPr>
              <w:rFonts w:ascii="Consolas" w:hAnsi="Consolas" w:cs="Consolas"/>
              <w:color w:val="0000FF"/>
              <w:sz w:val="19"/>
              <w:szCs w:val="19"/>
              <w:highlight w:val="white"/>
            </w:rPr>
          </w:rPrChange>
        </w:rPr>
        <w:t>null</w:t>
      </w:r>
      <w:r w:rsidRPr="0096291C">
        <w:rPr>
          <w:sz w:val="24"/>
          <w:szCs w:val="24"/>
          <w:rPrChange w:id="1233" w:author="ron gal" w:date="2017-03-04T15:42:00Z">
            <w:rPr>
              <w:rFonts w:ascii="Consolas" w:hAnsi="Consolas" w:cs="Consolas"/>
              <w:sz w:val="19"/>
              <w:szCs w:val="19"/>
              <w:highlight w:val="white"/>
            </w:rPr>
          </w:rPrChange>
        </w:rPr>
        <w:t xml:space="preserve">, </w:t>
      </w:r>
      <w:r w:rsidRPr="0096291C">
        <w:rPr>
          <w:sz w:val="24"/>
          <w:szCs w:val="24"/>
          <w:rPrChange w:id="1234" w:author="ron gal" w:date="2017-03-04T15:42:00Z">
            <w:rPr>
              <w:rFonts w:ascii="Consolas" w:hAnsi="Consolas" w:cs="Consolas"/>
              <w:color w:val="0000FF"/>
              <w:sz w:val="19"/>
              <w:szCs w:val="19"/>
              <w:highlight w:val="white"/>
            </w:rPr>
          </w:rPrChange>
        </w:rPr>
        <w:t>int</w:t>
      </w:r>
      <w:r w:rsidRPr="0096291C">
        <w:rPr>
          <w:sz w:val="24"/>
          <w:szCs w:val="24"/>
          <w:rPrChange w:id="1235" w:author="ron gal" w:date="2017-03-04T15:42:00Z">
            <w:rPr>
              <w:rFonts w:ascii="Consolas" w:hAnsi="Consolas" w:cs="Consolas"/>
              <w:sz w:val="19"/>
              <w:szCs w:val="19"/>
              <w:highlight w:val="white"/>
            </w:rPr>
          </w:rPrChange>
        </w:rPr>
        <w:t xml:space="preserve">? datePart = </w:t>
      </w:r>
      <w:r w:rsidRPr="0096291C">
        <w:rPr>
          <w:sz w:val="24"/>
          <w:szCs w:val="24"/>
          <w:rPrChange w:id="1236" w:author="ron gal" w:date="2017-03-04T15:42:00Z">
            <w:rPr>
              <w:rFonts w:ascii="Consolas" w:hAnsi="Consolas" w:cs="Consolas"/>
              <w:color w:val="0000FF"/>
              <w:sz w:val="19"/>
              <w:szCs w:val="19"/>
              <w:highlight w:val="white"/>
            </w:rPr>
          </w:rPrChange>
        </w:rPr>
        <w:t>null</w:t>
      </w:r>
      <w:r w:rsidRPr="0096291C">
        <w:rPr>
          <w:sz w:val="24"/>
          <w:szCs w:val="24"/>
          <w:rPrChange w:id="1237" w:author="ron gal" w:date="2017-03-04T15:42:00Z">
            <w:rPr>
              <w:rFonts w:ascii="Consolas" w:hAnsi="Consolas" w:cs="Consolas"/>
              <w:sz w:val="19"/>
              <w:szCs w:val="19"/>
              <w:highlight w:val="white"/>
            </w:rPr>
          </w:rPrChange>
        </w:rPr>
        <w:t xml:space="preserve">, </w:t>
      </w:r>
      <w:r w:rsidRPr="0096291C">
        <w:rPr>
          <w:sz w:val="24"/>
          <w:szCs w:val="24"/>
          <w:rPrChange w:id="1238" w:author="ron gal" w:date="2017-03-04T15:42:00Z">
            <w:rPr>
              <w:rFonts w:ascii="Consolas" w:hAnsi="Consolas" w:cs="Consolas"/>
              <w:color w:val="0000FF"/>
              <w:sz w:val="19"/>
              <w:szCs w:val="19"/>
              <w:highlight w:val="white"/>
            </w:rPr>
          </w:rPrChange>
        </w:rPr>
        <w:t>int</w:t>
      </w:r>
      <w:r w:rsidRPr="0096291C">
        <w:rPr>
          <w:sz w:val="24"/>
          <w:szCs w:val="24"/>
          <w:rPrChange w:id="1239" w:author="ron gal" w:date="2017-03-04T15:42:00Z">
            <w:rPr>
              <w:rFonts w:ascii="Consolas" w:hAnsi="Consolas" w:cs="Consolas"/>
              <w:sz w:val="19"/>
              <w:szCs w:val="19"/>
              <w:highlight w:val="white"/>
            </w:rPr>
          </w:rPrChange>
        </w:rPr>
        <w:t xml:space="preserve">? animalId = </w:t>
      </w:r>
      <w:r w:rsidRPr="0096291C">
        <w:rPr>
          <w:sz w:val="24"/>
          <w:szCs w:val="24"/>
          <w:rPrChange w:id="1240" w:author="ron gal" w:date="2017-03-04T15:42:00Z">
            <w:rPr>
              <w:rFonts w:ascii="Consolas" w:hAnsi="Consolas" w:cs="Consolas"/>
              <w:color w:val="0000FF"/>
              <w:sz w:val="19"/>
              <w:szCs w:val="19"/>
              <w:highlight w:val="white"/>
            </w:rPr>
          </w:rPrChange>
        </w:rPr>
        <w:t>null</w:t>
      </w:r>
      <w:r w:rsidRPr="0096291C">
        <w:rPr>
          <w:sz w:val="24"/>
          <w:szCs w:val="24"/>
          <w:rPrChange w:id="1241" w:author="ron gal" w:date="2017-03-04T15:42:00Z">
            <w:rPr>
              <w:rFonts w:ascii="Consolas" w:hAnsi="Consolas" w:cs="Consolas"/>
              <w:sz w:val="19"/>
              <w:szCs w:val="19"/>
              <w:highlight w:val="white"/>
            </w:rPr>
          </w:rPrChange>
        </w:rPr>
        <w:t>)</w:t>
      </w:r>
      <w:del w:id="1242" w:author="ron gal" w:date="2017-03-04T15:40:00Z">
        <w:r w:rsidR="00471D70" w:rsidRPr="0096291C" w:rsidDel="0096291C">
          <w:rPr>
            <w:sz w:val="24"/>
            <w:szCs w:val="24"/>
          </w:rPr>
          <w:delText>List&lt;OffendingCustomersReport&gt; GetOffendingCustomersReport(DateTime? fromDate, DateTime? untilDate, int? complaintType)</w:delText>
        </w:r>
      </w:del>
    </w:p>
    <w:p w:rsidR="00481634" w:rsidRPr="0096291C" w:rsidDel="0096291C" w:rsidRDefault="00481634">
      <w:pPr>
        <w:rPr>
          <w:del w:id="1243" w:author="ron gal" w:date="2017-03-04T15:40:00Z"/>
          <w:sz w:val="24"/>
          <w:szCs w:val="24"/>
          <w:rPrChange w:id="1244" w:author="ron gal" w:date="2017-03-04T15:42:00Z">
            <w:rPr>
              <w:del w:id="1245" w:author="ron gal" w:date="2017-03-04T15:40:00Z"/>
            </w:rPr>
          </w:rPrChange>
        </w:rPr>
        <w:pPrChange w:id="1246" w:author="ron gal" w:date="2017-03-04T15:42:00Z">
          <w:pPr>
            <w:ind w:firstLine="720"/>
          </w:pPr>
        </w:pPrChange>
      </w:pPr>
    </w:p>
    <w:p w:rsidR="00481634" w:rsidRPr="0096291C" w:rsidDel="0096291C" w:rsidRDefault="00471D70">
      <w:pPr>
        <w:rPr>
          <w:del w:id="1247" w:author="ron gal" w:date="2017-03-04T15:40:00Z"/>
          <w:sz w:val="24"/>
          <w:szCs w:val="24"/>
          <w:rPrChange w:id="1248" w:author="ron gal" w:date="2017-03-04T15:42:00Z">
            <w:rPr>
              <w:del w:id="1249" w:author="ron gal" w:date="2017-03-04T15:40:00Z"/>
            </w:rPr>
          </w:rPrChange>
        </w:rPr>
        <w:pPrChange w:id="1250" w:author="ron gal" w:date="2017-03-04T15:42:00Z">
          <w:pPr>
            <w:ind w:firstLine="720"/>
          </w:pPr>
        </w:pPrChange>
      </w:pPr>
      <w:del w:id="1251" w:author="ron gal" w:date="2017-03-04T15:40:00Z">
        <w:r w:rsidRPr="0096291C" w:rsidDel="0096291C">
          <w:rPr>
            <w:sz w:val="24"/>
            <w:szCs w:val="24"/>
          </w:rPr>
          <w:delText>List&lt;CustomersActivityReport&gt; GetCustomersActivityReport(string firstName, string lastName, int? minAge, int? maxAge, DateTime? fromDate, DateTime? untilDate)</w:delText>
        </w:r>
      </w:del>
    </w:p>
    <w:p w:rsidR="00481634" w:rsidRPr="0096291C" w:rsidDel="0096291C" w:rsidRDefault="00481634">
      <w:pPr>
        <w:rPr>
          <w:del w:id="1252" w:author="ron gal" w:date="2017-03-04T15:40:00Z"/>
          <w:sz w:val="24"/>
          <w:szCs w:val="24"/>
          <w:rPrChange w:id="1253" w:author="ron gal" w:date="2017-03-04T15:42:00Z">
            <w:rPr>
              <w:del w:id="1254" w:author="ron gal" w:date="2017-03-04T15:40:00Z"/>
            </w:rPr>
          </w:rPrChange>
        </w:rPr>
        <w:pPrChange w:id="1255" w:author="ron gal" w:date="2017-03-04T15:42:00Z">
          <w:pPr>
            <w:ind w:firstLine="720"/>
          </w:pPr>
        </w:pPrChange>
      </w:pPr>
    </w:p>
    <w:p w:rsidR="00481634" w:rsidRPr="0096291C" w:rsidDel="0096291C" w:rsidRDefault="00471D70">
      <w:pPr>
        <w:rPr>
          <w:del w:id="1256" w:author="ron gal" w:date="2017-03-04T15:40:00Z"/>
          <w:sz w:val="24"/>
          <w:szCs w:val="24"/>
          <w:rPrChange w:id="1257" w:author="ron gal" w:date="2017-03-04T15:42:00Z">
            <w:rPr>
              <w:del w:id="1258" w:author="ron gal" w:date="2017-03-04T15:40:00Z"/>
            </w:rPr>
          </w:rPrChange>
        </w:rPr>
        <w:pPrChange w:id="1259" w:author="ron gal" w:date="2017-03-04T15:42:00Z">
          <w:pPr>
            <w:ind w:firstLine="720"/>
          </w:pPr>
        </w:pPrChange>
      </w:pPr>
      <w:del w:id="1260" w:author="ron gal" w:date="2017-03-04T15:40:00Z">
        <w:r w:rsidRPr="0096291C" w:rsidDel="0096291C">
          <w:rPr>
            <w:sz w:val="24"/>
            <w:szCs w:val="24"/>
          </w:rPr>
          <w:delText>List&lt;UsingFieldsReport&gt; GetUsingFieldsReport(string fieldName, int? fieldId, DateTime? fromDate, DateTime? untilDate)</w:delText>
        </w:r>
      </w:del>
    </w:p>
    <w:p w:rsidR="00481634" w:rsidRPr="0096291C" w:rsidRDefault="00481634">
      <w:pPr>
        <w:rPr>
          <w:ins w:id="1261" w:author="ron gal" w:date="2017-03-04T15:41:00Z"/>
          <w:sz w:val="24"/>
          <w:szCs w:val="24"/>
          <w:rPrChange w:id="1262" w:author="ron gal" w:date="2017-03-04T15:42:00Z">
            <w:rPr>
              <w:ins w:id="1263" w:author="ron gal" w:date="2017-03-04T15:41:00Z"/>
            </w:rPr>
          </w:rPrChange>
        </w:rPr>
        <w:pPrChange w:id="1264" w:author="ron gal" w:date="2017-03-04T15:42:00Z">
          <w:pPr>
            <w:ind w:firstLine="720"/>
          </w:pPr>
        </w:pPrChange>
      </w:pPr>
    </w:p>
    <w:p w:rsidR="0096291C" w:rsidRPr="0096291C" w:rsidRDefault="0096291C">
      <w:pPr>
        <w:rPr>
          <w:sz w:val="24"/>
          <w:szCs w:val="24"/>
          <w:rPrChange w:id="1265" w:author="ron gal" w:date="2017-03-04T15:42:00Z">
            <w:rPr/>
          </w:rPrChange>
        </w:rPr>
        <w:pPrChange w:id="1266" w:author="ron gal" w:date="2017-03-04T15:42:00Z">
          <w:pPr>
            <w:ind w:firstLine="720"/>
          </w:pPr>
        </w:pPrChange>
      </w:pPr>
      <w:ins w:id="1267" w:author="ron gal" w:date="2017-03-04T15:41:00Z">
        <w:r w:rsidRPr="0096291C">
          <w:rPr>
            <w:sz w:val="24"/>
            <w:szCs w:val="24"/>
            <w:rPrChange w:id="1268" w:author="ron gal" w:date="2017-03-04T15:42:00Z">
              <w:rPr>
                <w:rFonts w:ascii="Consolas" w:hAnsi="Consolas" w:cs="Consolas"/>
                <w:color w:val="0000FF"/>
                <w:sz w:val="19"/>
                <w:szCs w:val="19"/>
                <w:highlight w:val="white"/>
              </w:rPr>
            </w:rPrChange>
          </w:rPr>
          <w:t>public</w:t>
        </w:r>
        <w:r w:rsidRPr="0096291C">
          <w:rPr>
            <w:sz w:val="24"/>
            <w:szCs w:val="24"/>
            <w:rPrChange w:id="1269" w:author="ron gal" w:date="2017-03-04T15:42:00Z">
              <w:rPr>
                <w:rFonts w:ascii="Consolas" w:hAnsi="Consolas" w:cs="Consolas"/>
                <w:sz w:val="19"/>
                <w:szCs w:val="19"/>
                <w:highlight w:val="white"/>
              </w:rPr>
            </w:rPrChange>
          </w:rPr>
          <w:t xml:space="preserve"> </w:t>
        </w:r>
        <w:r w:rsidRPr="0096291C">
          <w:rPr>
            <w:sz w:val="24"/>
            <w:szCs w:val="24"/>
            <w:rPrChange w:id="1270" w:author="ron gal" w:date="2017-03-04T15:42:00Z">
              <w:rPr>
                <w:rFonts w:ascii="Consolas" w:hAnsi="Consolas" w:cs="Consolas"/>
                <w:color w:val="2B91AF"/>
                <w:sz w:val="19"/>
                <w:szCs w:val="19"/>
                <w:highlight w:val="white"/>
              </w:rPr>
            </w:rPrChange>
          </w:rPr>
          <w:t>List</w:t>
        </w:r>
        <w:r w:rsidRPr="0096291C">
          <w:rPr>
            <w:sz w:val="24"/>
            <w:szCs w:val="24"/>
            <w:rPrChange w:id="1271" w:author="ron gal" w:date="2017-03-04T15:42:00Z">
              <w:rPr>
                <w:rFonts w:ascii="Consolas" w:hAnsi="Consolas" w:cs="Consolas"/>
                <w:sz w:val="19"/>
                <w:szCs w:val="19"/>
                <w:highlight w:val="white"/>
              </w:rPr>
            </w:rPrChange>
          </w:rPr>
          <w:t>&lt;</w:t>
        </w:r>
        <w:r w:rsidRPr="0096291C">
          <w:rPr>
            <w:sz w:val="24"/>
            <w:szCs w:val="24"/>
            <w:rPrChange w:id="1272" w:author="ron gal" w:date="2017-03-04T15:42:00Z">
              <w:rPr>
                <w:rFonts w:ascii="Consolas" w:hAnsi="Consolas" w:cs="Consolas"/>
                <w:color w:val="2B91AF"/>
                <w:sz w:val="19"/>
                <w:szCs w:val="19"/>
                <w:highlight w:val="white"/>
              </w:rPr>
            </w:rPrChange>
          </w:rPr>
          <w:t>VisitsReport</w:t>
        </w:r>
        <w:r w:rsidRPr="0096291C">
          <w:rPr>
            <w:sz w:val="24"/>
            <w:szCs w:val="24"/>
            <w:rPrChange w:id="1273" w:author="ron gal" w:date="2017-03-04T15:42:00Z">
              <w:rPr>
                <w:rFonts w:ascii="Consolas" w:hAnsi="Consolas" w:cs="Consolas"/>
                <w:sz w:val="19"/>
                <w:szCs w:val="19"/>
                <w:highlight w:val="white"/>
              </w:rPr>
            </w:rPrChange>
          </w:rPr>
          <w:t>&gt; Visits(</w:t>
        </w:r>
        <w:r w:rsidRPr="0096291C">
          <w:rPr>
            <w:sz w:val="24"/>
            <w:szCs w:val="24"/>
            <w:rPrChange w:id="1274" w:author="ron gal" w:date="2017-03-04T15:42:00Z">
              <w:rPr>
                <w:rFonts w:ascii="Consolas" w:hAnsi="Consolas" w:cs="Consolas"/>
                <w:color w:val="0000FF"/>
                <w:sz w:val="19"/>
                <w:szCs w:val="19"/>
                <w:highlight w:val="white"/>
              </w:rPr>
            </w:rPrChange>
          </w:rPr>
          <w:t>int</w:t>
        </w:r>
        <w:r w:rsidRPr="0096291C">
          <w:rPr>
            <w:sz w:val="24"/>
            <w:szCs w:val="24"/>
            <w:rPrChange w:id="1275" w:author="ron gal" w:date="2017-03-04T15:42:00Z">
              <w:rPr>
                <w:rFonts w:ascii="Consolas" w:hAnsi="Consolas" w:cs="Consolas"/>
                <w:sz w:val="19"/>
                <w:szCs w:val="19"/>
                <w:highlight w:val="white"/>
              </w:rPr>
            </w:rPrChange>
          </w:rPr>
          <w:t xml:space="preserve">? time = </w:t>
        </w:r>
        <w:r w:rsidRPr="0096291C">
          <w:rPr>
            <w:sz w:val="24"/>
            <w:szCs w:val="24"/>
            <w:rPrChange w:id="1276" w:author="ron gal" w:date="2017-03-04T15:42:00Z">
              <w:rPr>
                <w:rFonts w:ascii="Consolas" w:hAnsi="Consolas" w:cs="Consolas"/>
                <w:color w:val="0000FF"/>
                <w:sz w:val="19"/>
                <w:szCs w:val="19"/>
                <w:highlight w:val="white"/>
              </w:rPr>
            </w:rPrChange>
          </w:rPr>
          <w:t>null</w:t>
        </w:r>
        <w:r w:rsidRPr="0096291C">
          <w:rPr>
            <w:sz w:val="24"/>
            <w:szCs w:val="24"/>
            <w:rPrChange w:id="1277" w:author="ron gal" w:date="2017-03-04T15:42:00Z">
              <w:rPr>
                <w:rFonts w:ascii="Consolas" w:hAnsi="Consolas" w:cs="Consolas"/>
                <w:sz w:val="19"/>
                <w:szCs w:val="19"/>
                <w:highlight w:val="white"/>
              </w:rPr>
            </w:rPrChange>
          </w:rPr>
          <w:t>)</w:t>
        </w:r>
      </w:ins>
    </w:p>
    <w:p w:rsidR="00481634" w:rsidDel="0096291C" w:rsidRDefault="00471D70">
      <w:pPr>
        <w:bidi/>
        <w:rPr>
          <w:del w:id="1278" w:author="ron gal" w:date="2017-03-04T15:42:00Z"/>
        </w:rPr>
      </w:pPr>
      <w:del w:id="1279" w:author="ron gal" w:date="2017-03-04T15:42:00Z">
        <w:r w:rsidDel="0096291C">
          <w:rPr>
            <w:sz w:val="28"/>
            <w:szCs w:val="28"/>
            <w:rtl/>
          </w:rPr>
          <w:delText xml:space="preserve">מחלקת </w:delText>
        </w:r>
        <w:r w:rsidDel="0096291C">
          <w:rPr>
            <w:sz w:val="28"/>
            <w:szCs w:val="28"/>
          </w:rPr>
          <w:delText>ReviewsController</w:delText>
        </w:r>
      </w:del>
    </w:p>
    <w:p w:rsidR="00481634" w:rsidDel="0096291C" w:rsidRDefault="00471D70">
      <w:pPr>
        <w:bidi/>
        <w:rPr>
          <w:del w:id="1280" w:author="ron gal" w:date="2017-03-04T15:42:00Z"/>
        </w:rPr>
      </w:pPr>
      <w:del w:id="1281" w:author="ron gal" w:date="2017-03-04T15:42:00Z">
        <w:r w:rsidDel="0096291C">
          <w:rPr>
            <w:sz w:val="24"/>
            <w:szCs w:val="24"/>
            <w:rtl/>
          </w:rPr>
          <w:delText>הקונטרולר יבצע את כלל הפועלות הקשורות להזנת חוות דעת של לקוחות על לקחות אחרים.  המחלקה תכיל את הפעולות הבאות:</w:delText>
        </w:r>
      </w:del>
    </w:p>
    <w:p w:rsidR="00481634" w:rsidDel="0096291C" w:rsidRDefault="00471D70">
      <w:pPr>
        <w:rPr>
          <w:del w:id="1282" w:author="ron gal" w:date="2017-03-04T15:42:00Z"/>
        </w:rPr>
      </w:pPr>
      <w:del w:id="1283" w:author="ron gal" w:date="2017-03-04T15:42:00Z">
        <w:r w:rsidDel="0096291C">
          <w:rPr>
            <w:sz w:val="28"/>
            <w:szCs w:val="28"/>
          </w:rPr>
          <w:delText>List&lt;DTOs.Review&gt; Search(int? customerId = null)</w:delText>
        </w:r>
      </w:del>
    </w:p>
    <w:p w:rsidR="00481634" w:rsidDel="0096291C" w:rsidRDefault="00481634">
      <w:pPr>
        <w:rPr>
          <w:del w:id="1284" w:author="ron gal" w:date="2017-03-04T15:42:00Z"/>
        </w:rPr>
      </w:pPr>
    </w:p>
    <w:p w:rsidR="00481634" w:rsidDel="0096291C" w:rsidRDefault="00471D70">
      <w:pPr>
        <w:rPr>
          <w:del w:id="1285" w:author="ron gal" w:date="2017-03-04T15:42:00Z"/>
        </w:rPr>
      </w:pPr>
      <w:del w:id="1286" w:author="ron gal" w:date="2017-03-04T15:42:00Z">
        <w:r w:rsidDel="0096291C">
          <w:rPr>
            <w:sz w:val="28"/>
            <w:szCs w:val="28"/>
          </w:rPr>
          <w:delText>DTOs.Review Get(int id)</w:delText>
        </w:r>
      </w:del>
    </w:p>
    <w:p w:rsidR="00481634" w:rsidDel="0096291C" w:rsidRDefault="00481634">
      <w:pPr>
        <w:rPr>
          <w:del w:id="1287" w:author="ron gal" w:date="2017-03-04T15:42:00Z"/>
        </w:rPr>
      </w:pPr>
    </w:p>
    <w:p w:rsidR="00481634" w:rsidDel="0096291C" w:rsidRDefault="00471D70">
      <w:pPr>
        <w:rPr>
          <w:del w:id="1288" w:author="ron gal" w:date="2017-03-04T15:42:00Z"/>
        </w:rPr>
      </w:pPr>
      <w:del w:id="1289" w:author="ron gal" w:date="2017-03-04T15:42:00Z">
        <w:r w:rsidDel="0096291C">
          <w:rPr>
            <w:sz w:val="28"/>
            <w:szCs w:val="28"/>
          </w:rPr>
          <w:delText>DTOs.Review Save([FromBody]DTOs.Review Review)</w:delText>
        </w:r>
      </w:del>
    </w:p>
    <w:p w:rsidR="00481634" w:rsidDel="0096291C" w:rsidRDefault="00481634">
      <w:pPr>
        <w:rPr>
          <w:del w:id="1290" w:author="ron gal" w:date="2017-03-04T15:42:00Z"/>
        </w:rPr>
      </w:pPr>
    </w:p>
    <w:p w:rsidR="00481634" w:rsidDel="0096291C" w:rsidRDefault="00471D70">
      <w:pPr>
        <w:rPr>
          <w:del w:id="1291" w:author="ron gal" w:date="2017-03-04T15:42:00Z"/>
        </w:rPr>
      </w:pPr>
      <w:del w:id="1292" w:author="ron gal" w:date="2017-03-04T15:42:00Z">
        <w:r w:rsidDel="0096291C">
          <w:rPr>
            <w:sz w:val="28"/>
            <w:szCs w:val="28"/>
          </w:rPr>
          <w:delText>DTOs.Review Update([FromUri]int id, [FromBody]DTOs.Review Review)</w:delText>
        </w:r>
      </w:del>
    </w:p>
    <w:p w:rsidR="00481634" w:rsidDel="0096291C" w:rsidRDefault="00481634">
      <w:pPr>
        <w:rPr>
          <w:del w:id="1293" w:author="ron gal" w:date="2017-03-04T15:42:00Z"/>
        </w:rPr>
      </w:pPr>
    </w:p>
    <w:p w:rsidR="00481634" w:rsidDel="0096291C" w:rsidRDefault="00471D70">
      <w:pPr>
        <w:bidi/>
        <w:rPr>
          <w:del w:id="1294" w:author="ron gal" w:date="2017-03-04T15:42:00Z"/>
        </w:rPr>
      </w:pPr>
      <w:del w:id="1295" w:author="ron gal" w:date="2017-03-04T15:42:00Z">
        <w:r w:rsidDel="0096291C">
          <w:rPr>
            <w:sz w:val="28"/>
            <w:szCs w:val="28"/>
            <w:rtl/>
          </w:rPr>
          <w:delText xml:space="preserve">מחלקת </w:delText>
        </w:r>
        <w:r w:rsidDel="0096291C">
          <w:rPr>
            <w:sz w:val="28"/>
            <w:szCs w:val="28"/>
          </w:rPr>
          <w:delText>ComplaintsController</w:delText>
        </w:r>
      </w:del>
    </w:p>
    <w:p w:rsidR="00481634" w:rsidDel="0096291C" w:rsidRDefault="00471D70">
      <w:pPr>
        <w:bidi/>
        <w:rPr>
          <w:del w:id="1296" w:author="ron gal" w:date="2017-03-04T15:42:00Z"/>
        </w:rPr>
      </w:pPr>
      <w:del w:id="1297" w:author="ron gal" w:date="2017-03-04T15:42:00Z">
        <w:r w:rsidDel="0096291C">
          <w:rPr>
            <w:sz w:val="24"/>
            <w:szCs w:val="24"/>
            <w:rtl/>
          </w:rPr>
          <w:delText>הקונטרולר יבצע את כלל הפועלות הקשורות להזנת תלונות לקוחות על לקחות אחרים.  המחלקה תכיל את הפעולות הבאות:</w:delText>
        </w:r>
      </w:del>
    </w:p>
    <w:p w:rsidR="00481634" w:rsidDel="0096291C" w:rsidRDefault="00471D70">
      <w:pPr>
        <w:rPr>
          <w:del w:id="1298" w:author="ron gal" w:date="2017-03-04T15:42:00Z"/>
        </w:rPr>
      </w:pPr>
      <w:del w:id="1299" w:author="ron gal" w:date="2017-03-04T15:42:00Z">
        <w:r w:rsidDel="0096291C">
          <w:rPr>
            <w:sz w:val="28"/>
            <w:szCs w:val="28"/>
          </w:rPr>
          <w:delText>ComplaintsController(IComplaintsQueryProcessor ComplaintsQueryProcessor);</w:delText>
        </w:r>
      </w:del>
    </w:p>
    <w:p w:rsidR="00481634" w:rsidDel="0096291C" w:rsidRDefault="00481634">
      <w:pPr>
        <w:rPr>
          <w:del w:id="1300" w:author="ron gal" w:date="2017-03-04T15:42:00Z"/>
        </w:rPr>
      </w:pPr>
    </w:p>
    <w:p w:rsidR="00481634" w:rsidDel="0096291C" w:rsidRDefault="00471D70">
      <w:pPr>
        <w:rPr>
          <w:del w:id="1301" w:author="ron gal" w:date="2017-03-04T15:42:00Z"/>
        </w:rPr>
      </w:pPr>
      <w:del w:id="1302" w:author="ron gal" w:date="2017-03-04T15:42:00Z">
        <w:r w:rsidDel="0096291C">
          <w:rPr>
            <w:sz w:val="28"/>
            <w:szCs w:val="28"/>
          </w:rPr>
          <w:delText>List&lt;DTOs.Complaint&gt; Search(int? customerId = null);</w:delText>
        </w:r>
      </w:del>
    </w:p>
    <w:p w:rsidR="00481634" w:rsidDel="0096291C" w:rsidRDefault="00481634">
      <w:pPr>
        <w:rPr>
          <w:del w:id="1303" w:author="ron gal" w:date="2017-03-04T15:42:00Z"/>
        </w:rPr>
      </w:pPr>
    </w:p>
    <w:p w:rsidR="00481634" w:rsidDel="0096291C" w:rsidRDefault="00471D70">
      <w:pPr>
        <w:rPr>
          <w:del w:id="1304" w:author="ron gal" w:date="2017-03-04T15:42:00Z"/>
        </w:rPr>
      </w:pPr>
      <w:del w:id="1305" w:author="ron gal" w:date="2017-03-04T15:42:00Z">
        <w:r w:rsidDel="0096291C">
          <w:rPr>
            <w:sz w:val="28"/>
            <w:szCs w:val="28"/>
          </w:rPr>
          <w:delText>DTOs.Complaint Get(int id);</w:delText>
        </w:r>
      </w:del>
    </w:p>
    <w:p w:rsidR="00481634" w:rsidDel="0096291C" w:rsidRDefault="00481634">
      <w:pPr>
        <w:rPr>
          <w:del w:id="1306" w:author="ron gal" w:date="2017-03-04T15:42:00Z"/>
        </w:rPr>
      </w:pPr>
    </w:p>
    <w:p w:rsidR="00481634" w:rsidDel="0096291C" w:rsidRDefault="00471D70">
      <w:pPr>
        <w:rPr>
          <w:del w:id="1307" w:author="ron gal" w:date="2017-03-04T15:42:00Z"/>
        </w:rPr>
      </w:pPr>
      <w:del w:id="1308" w:author="ron gal" w:date="2017-03-04T15:42:00Z">
        <w:r w:rsidDel="0096291C">
          <w:rPr>
            <w:sz w:val="28"/>
            <w:szCs w:val="28"/>
          </w:rPr>
          <w:delText>DTOs.Complaint Save([FromBody]DTOs.Complaint complaint);</w:delText>
        </w:r>
      </w:del>
    </w:p>
    <w:p w:rsidR="00481634" w:rsidDel="0096291C" w:rsidRDefault="00481634">
      <w:pPr>
        <w:bidi/>
        <w:rPr>
          <w:del w:id="1309" w:author="ron gal" w:date="2017-03-04T15:42:00Z"/>
        </w:rPr>
      </w:pPr>
    </w:p>
    <w:p w:rsidR="00481634" w:rsidDel="0096291C" w:rsidRDefault="00471D70">
      <w:pPr>
        <w:bidi/>
        <w:rPr>
          <w:del w:id="1310" w:author="ron gal" w:date="2017-03-04T15:42:00Z"/>
        </w:rPr>
      </w:pPr>
      <w:del w:id="1311" w:author="ron gal" w:date="2017-03-04T15:42:00Z">
        <w:r w:rsidDel="0096291C">
          <w:rPr>
            <w:b/>
            <w:color w:val="FFFFFF"/>
            <w:sz w:val="28"/>
            <w:szCs w:val="28"/>
          </w:rPr>
          <w:delText>sd</w:delText>
        </w:r>
        <w:r w:rsidDel="0096291C">
          <w:rPr>
            <w:sz w:val="28"/>
            <w:szCs w:val="28"/>
            <w:rtl/>
          </w:rPr>
          <w:delText xml:space="preserve">מחלקת </w:delText>
        </w:r>
        <w:r w:rsidDel="0096291C">
          <w:rPr>
            <w:sz w:val="28"/>
            <w:szCs w:val="28"/>
          </w:rPr>
          <w:delText>ParticipantsController</w:delText>
        </w:r>
      </w:del>
    </w:p>
    <w:p w:rsidR="00481634" w:rsidDel="0096291C" w:rsidRDefault="00471D70">
      <w:pPr>
        <w:bidi/>
        <w:rPr>
          <w:del w:id="1312" w:author="ron gal" w:date="2017-03-04T15:42:00Z"/>
        </w:rPr>
      </w:pPr>
      <w:del w:id="1313" w:author="ron gal" w:date="2017-03-04T15:42:00Z">
        <w:r w:rsidDel="0096291C">
          <w:rPr>
            <w:sz w:val="24"/>
            <w:szCs w:val="24"/>
            <w:rtl/>
          </w:rPr>
          <w:delText>הקונטרולר יבצע פועלות הקשורות להצטרפות של לקוחות להזמנות של לקחות אחרים. המחלקה תכיל את הפעולות הבאות:</w:delText>
        </w:r>
      </w:del>
    </w:p>
    <w:p w:rsidR="00481634" w:rsidDel="0096291C" w:rsidRDefault="00481634">
      <w:pPr>
        <w:bidi/>
        <w:rPr>
          <w:del w:id="1314" w:author="ron gal" w:date="2017-03-04T15:42:00Z"/>
        </w:rPr>
      </w:pPr>
    </w:p>
    <w:p w:rsidR="00481634" w:rsidDel="0096291C" w:rsidRDefault="00471D70">
      <w:pPr>
        <w:rPr>
          <w:del w:id="1315" w:author="ron gal" w:date="2017-03-04T15:42:00Z"/>
        </w:rPr>
      </w:pPr>
      <w:del w:id="1316" w:author="ron gal" w:date="2017-03-04T15:42:00Z">
        <w:r w:rsidDel="0096291C">
          <w:rPr>
            <w:sz w:val="28"/>
            <w:szCs w:val="28"/>
          </w:rPr>
          <w:delText>List&lt;DTOs.Participant&gt; SearchParticipants(int? ownerId, string ownerName, int? orderId, int? invitationStatusId, int? fieldIdl, string fieldName, DateTime? fromDate, DateTime? untilDate);</w:delText>
        </w:r>
      </w:del>
    </w:p>
    <w:p w:rsidR="00481634" w:rsidDel="0096291C" w:rsidRDefault="00481634">
      <w:pPr>
        <w:rPr>
          <w:del w:id="1317" w:author="ron gal" w:date="2017-03-04T15:42:00Z"/>
        </w:rPr>
      </w:pPr>
    </w:p>
    <w:p w:rsidR="00481634" w:rsidDel="0096291C" w:rsidRDefault="00471D70">
      <w:pPr>
        <w:rPr>
          <w:del w:id="1318" w:author="ron gal" w:date="2017-03-04T15:42:00Z"/>
        </w:rPr>
      </w:pPr>
      <w:del w:id="1319" w:author="ron gal" w:date="2017-03-04T15:42:00Z">
        <w:r w:rsidDel="0096291C">
          <w:rPr>
            <w:sz w:val="28"/>
            <w:szCs w:val="28"/>
          </w:rPr>
          <w:delText>DTOs.Participant Get(int id);</w:delText>
        </w:r>
      </w:del>
    </w:p>
    <w:p w:rsidR="00481634" w:rsidDel="0096291C" w:rsidRDefault="00481634">
      <w:pPr>
        <w:rPr>
          <w:del w:id="1320" w:author="ron gal" w:date="2017-03-04T15:42:00Z"/>
        </w:rPr>
      </w:pPr>
    </w:p>
    <w:p w:rsidR="00481634" w:rsidDel="0096291C" w:rsidRDefault="00471D70">
      <w:pPr>
        <w:rPr>
          <w:del w:id="1321" w:author="ron gal" w:date="2017-03-04T15:42:00Z"/>
        </w:rPr>
      </w:pPr>
      <w:del w:id="1322" w:author="ron gal" w:date="2017-03-04T15:42:00Z">
        <w:r w:rsidDel="0096291C">
          <w:rPr>
            <w:sz w:val="28"/>
            <w:szCs w:val="28"/>
          </w:rPr>
          <w:delText>DTOs.Participant Save([FromBody]DTOs.Participant Participant);</w:delText>
        </w:r>
      </w:del>
    </w:p>
    <w:p w:rsidR="00481634" w:rsidDel="0096291C" w:rsidRDefault="00481634">
      <w:pPr>
        <w:rPr>
          <w:del w:id="1323" w:author="ron gal" w:date="2017-03-04T15:42:00Z"/>
        </w:rPr>
      </w:pPr>
    </w:p>
    <w:p w:rsidR="00481634" w:rsidDel="0096291C" w:rsidRDefault="00471D70">
      <w:pPr>
        <w:rPr>
          <w:del w:id="1324" w:author="ron gal" w:date="2017-03-04T15:42:00Z"/>
        </w:rPr>
      </w:pPr>
      <w:del w:id="1325" w:author="ron gal" w:date="2017-03-04T15:42:00Z">
        <w:r w:rsidDel="0096291C">
          <w:rPr>
            <w:sz w:val="28"/>
            <w:szCs w:val="28"/>
          </w:rPr>
          <w:delText>DTOs.Participant Update([FromUri]int id, [FromBody]DTOs.Participant Participant);</w:delText>
        </w:r>
      </w:del>
    </w:p>
    <w:p w:rsidR="00481634" w:rsidDel="0096291C" w:rsidRDefault="00481634">
      <w:pPr>
        <w:rPr>
          <w:del w:id="1326" w:author="ron gal" w:date="2017-03-04T15:42:00Z"/>
        </w:rPr>
      </w:pPr>
    </w:p>
    <w:p w:rsidR="00481634" w:rsidDel="0096291C" w:rsidRDefault="00471D70">
      <w:pPr>
        <w:rPr>
          <w:del w:id="1327" w:author="ron gal" w:date="2017-03-04T15:42:00Z"/>
        </w:rPr>
      </w:pPr>
      <w:del w:id="1328" w:author="ron gal" w:date="2017-03-04T15:42:00Z">
        <w:r w:rsidDel="0096291C">
          <w:rPr>
            <w:sz w:val="28"/>
            <w:szCs w:val="28"/>
          </w:rPr>
          <w:delText>void Delete([FromUri]int id);</w:delText>
        </w:r>
      </w:del>
    </w:p>
    <w:p w:rsidR="00481634" w:rsidDel="0096291C" w:rsidRDefault="00471D70">
      <w:pPr>
        <w:rPr>
          <w:del w:id="1329" w:author="ron gal" w:date="2017-03-04T15:42:00Z"/>
        </w:rPr>
      </w:pPr>
      <w:del w:id="1330" w:author="ron gal" w:date="2017-03-04T15:42:00Z">
        <w:r w:rsidDel="0096291C">
          <w:br w:type="page"/>
        </w:r>
      </w:del>
    </w:p>
    <w:p w:rsidR="00481634" w:rsidRDefault="00481634"/>
    <w:p w:rsidR="00817880" w:rsidRDefault="00817880">
      <w:pPr>
        <w:rPr>
          <w:ins w:id="1331" w:author="ron gal" w:date="2017-03-04T15:45:00Z"/>
          <w:sz w:val="28"/>
          <w:szCs w:val="28"/>
          <w:rtl/>
        </w:rPr>
      </w:pPr>
      <w:ins w:id="1332" w:author="ron gal" w:date="2017-03-04T15:45:00Z">
        <w:r>
          <w:rPr>
            <w:sz w:val="28"/>
            <w:szCs w:val="28"/>
            <w:rtl/>
          </w:rPr>
          <w:br w:type="page"/>
        </w:r>
      </w:ins>
    </w:p>
    <w:p w:rsidR="00481634" w:rsidRDefault="00471D70">
      <w:pPr>
        <w:bidi/>
      </w:pPr>
      <w:r>
        <w:rPr>
          <w:sz w:val="28"/>
          <w:szCs w:val="28"/>
          <w:rtl/>
        </w:rPr>
        <w:lastRenderedPageBreak/>
        <w:t>ולידטורים (</w:t>
      </w:r>
      <w:r>
        <w:rPr>
          <w:sz w:val="28"/>
          <w:szCs w:val="28"/>
        </w:rPr>
        <w:t>Validators)</w:t>
      </w:r>
    </w:p>
    <w:p w:rsidR="00481634" w:rsidRDefault="00471D70">
      <w:pPr>
        <w:bidi/>
      </w:pPr>
      <w:r>
        <w:rPr>
          <w:sz w:val="24"/>
          <w:szCs w:val="24"/>
          <w:rtl/>
        </w:rPr>
        <w:t xml:space="preserve">קבוצת מחלקות זו מייצגות את האילוצים על שדות במידע המגיע מהלקוח אל השרת. בעת הגעת בקשה לשרת מופעלים הולידטורים המתאימים בהתאם לסוג הבקשה. אם נשלח לשרת מידע אשר נמצא לא תקין ע"י הולידטורים שהופעלו, הלקוח יקבל תשובת שגיאה עם </w:t>
      </w:r>
      <w:r>
        <w:rPr>
          <w:sz w:val="24"/>
          <w:szCs w:val="24"/>
        </w:rPr>
        <w:t>Http Status</w:t>
      </w:r>
      <w:r>
        <w:rPr>
          <w:sz w:val="24"/>
          <w:szCs w:val="24"/>
          <w:rtl/>
        </w:rPr>
        <w:t xml:space="preserve"> 403 - המייצג בקשה לא תקינה. כל ולידטור יורש מהמחלקה </w:t>
      </w:r>
      <w:r>
        <w:rPr>
          <w:sz w:val="24"/>
          <w:szCs w:val="24"/>
        </w:rPr>
        <w:t>ValidationAttribute</w:t>
      </w:r>
      <w:r>
        <w:rPr>
          <w:sz w:val="24"/>
          <w:szCs w:val="24"/>
          <w:rtl/>
        </w:rPr>
        <w:t xml:space="preserve"> של </w:t>
      </w:r>
      <w:r>
        <w:rPr>
          <w:sz w:val="24"/>
          <w:szCs w:val="24"/>
        </w:rPr>
        <w:t>Net</w:t>
      </w:r>
      <w:r>
        <w:rPr>
          <w:sz w:val="24"/>
          <w:szCs w:val="24"/>
          <w:rtl/>
        </w:rPr>
        <w:t>. ומממש את ה-</w:t>
      </w:r>
      <w:r>
        <w:rPr>
          <w:sz w:val="24"/>
          <w:szCs w:val="24"/>
        </w:rPr>
        <w:t>Template Method</w:t>
      </w:r>
      <w:r>
        <w:rPr>
          <w:sz w:val="24"/>
          <w:szCs w:val="24"/>
          <w:rtl/>
        </w:rPr>
        <w:t xml:space="preserve"> בשם </w:t>
      </w:r>
      <w:r>
        <w:rPr>
          <w:sz w:val="24"/>
          <w:szCs w:val="24"/>
        </w:rPr>
        <w:t>IsValid</w:t>
      </w:r>
      <w:r>
        <w:rPr>
          <w:sz w:val="24"/>
          <w:szCs w:val="24"/>
          <w:rtl/>
        </w:rPr>
        <w:t xml:space="preserve"> - מתודה זו מקבלת את ערך השדה ומחזירה אינדיקציה האם הערך תקין או לא. אינדיקציה זו נשמרת על אובייקט בקשת הלקוח לצורך שימוש בזמן מאוחר יותר.</w:t>
      </w:r>
    </w:p>
    <w:p w:rsidR="00481634" w:rsidRDefault="00481634">
      <w:pPr>
        <w:bidi/>
      </w:pPr>
    </w:p>
    <w:p w:rsidR="00481634" w:rsidRDefault="00471D70">
      <w:pPr>
        <w:bidi/>
      </w:pPr>
      <w:r>
        <w:rPr>
          <w:b/>
          <w:sz w:val="24"/>
          <w:szCs w:val="24"/>
          <w:rtl/>
        </w:rPr>
        <w:t xml:space="preserve">מחלקת </w:t>
      </w:r>
      <w:r>
        <w:rPr>
          <w:b/>
          <w:sz w:val="24"/>
          <w:szCs w:val="24"/>
        </w:rPr>
        <w:t>AboveAttribute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נומרית גדול מערך מינימאלי מסויים.</w:t>
      </w:r>
    </w:p>
    <w:p w:rsidR="00481634" w:rsidRDefault="00481634">
      <w:pPr>
        <w:bidi/>
      </w:pPr>
    </w:p>
    <w:p w:rsidR="00481634" w:rsidRDefault="00471D70">
      <w:pPr>
        <w:bidi/>
      </w:pPr>
      <w:r>
        <w:rPr>
          <w:b/>
          <w:sz w:val="24"/>
          <w:szCs w:val="24"/>
          <w:rtl/>
        </w:rPr>
        <w:t xml:space="preserve">מחלקת </w:t>
      </w:r>
      <w:r>
        <w:rPr>
          <w:b/>
          <w:sz w:val="24"/>
          <w:szCs w:val="24"/>
        </w:rPr>
        <w:t>ExistsInDBAttribute</w:t>
      </w:r>
    </w:p>
    <w:p w:rsidR="00481634" w:rsidRDefault="00471D70">
      <w:pPr>
        <w:bidi/>
        <w:pPrChange w:id="1333" w:author="ron gal" w:date="2017-03-04T16:08:00Z">
          <w:pPr>
            <w:bidi/>
          </w:pPr>
        </w:pPrChange>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xml:space="preserve">. ולידטור זה משמש לאכיפה שערך תכונה מייצג ישות שקיימת במסד הנתונים. למשל הולידטור משמש לוידוא </w:t>
      </w:r>
      <w:del w:id="1334" w:author="ron gal" w:date="2017-03-04T15:46:00Z">
        <w:r w:rsidDel="00110E29">
          <w:rPr>
            <w:sz w:val="24"/>
            <w:szCs w:val="24"/>
            <w:rtl/>
          </w:rPr>
          <w:delText xml:space="preserve">שמשתמש </w:delText>
        </w:r>
      </w:del>
      <w:ins w:id="1335" w:author="ron gal" w:date="2017-03-04T16:08:00Z">
        <w:r w:rsidR="00F3722B">
          <w:rPr>
            <w:rFonts w:hint="cs"/>
            <w:sz w:val="24"/>
            <w:szCs w:val="24"/>
            <w:rtl/>
          </w:rPr>
          <w:t>שבע"ח באמת קיים לפני ששומרים עבורו טיפול חדש.</w:t>
        </w:r>
      </w:ins>
      <w:del w:id="1336" w:author="ron gal" w:date="2017-03-04T16:08:00Z">
        <w:r w:rsidDel="00F3722B">
          <w:rPr>
            <w:sz w:val="24"/>
            <w:szCs w:val="24"/>
            <w:rtl/>
          </w:rPr>
          <w:delText xml:space="preserve">אכן קיים בעת </w:delText>
        </w:r>
      </w:del>
      <w:del w:id="1337" w:author="ron gal" w:date="2017-03-04T15:46:00Z">
        <w:r w:rsidDel="00213013">
          <w:rPr>
            <w:sz w:val="24"/>
            <w:szCs w:val="24"/>
            <w:rtl/>
          </w:rPr>
          <w:delText>הגשת תלונה עליו</w:delText>
        </w:r>
      </w:del>
      <w:del w:id="1338" w:author="ron gal" w:date="2017-03-04T16:08:00Z">
        <w:r w:rsidDel="00F3722B">
          <w:rPr>
            <w:sz w:val="24"/>
            <w:szCs w:val="24"/>
            <w:rtl/>
          </w:rPr>
          <w:delText>.</w:delText>
        </w:r>
      </w:del>
    </w:p>
    <w:p w:rsidR="00481634" w:rsidRDefault="00481634">
      <w:pPr>
        <w:bidi/>
      </w:pPr>
    </w:p>
    <w:p w:rsidR="00481634" w:rsidRDefault="00471D70">
      <w:pPr>
        <w:bidi/>
      </w:pPr>
      <w:r>
        <w:rPr>
          <w:b/>
          <w:sz w:val="24"/>
          <w:szCs w:val="24"/>
          <w:rtl/>
        </w:rPr>
        <w:t xml:space="preserve">מחלקת </w:t>
      </w:r>
      <w:r>
        <w:rPr>
          <w:b/>
          <w:sz w:val="24"/>
          <w:szCs w:val="24"/>
        </w:rPr>
        <w:t>IsEnumOfTypeAttribute</w:t>
      </w:r>
    </w:p>
    <w:p w:rsidR="00481634" w:rsidRDefault="00471D70">
      <w:pPr>
        <w:bidi/>
        <w:pPrChange w:id="1339" w:author="ron gal" w:date="2017-03-04T15:45:00Z">
          <w:pPr>
            <w:bidi/>
          </w:pPr>
        </w:pPrChange>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xml:space="preserve">. ולידטור זה משמש לאכיפה שערך תכונה המייצג ערך פענוח שקיים במסד הנתונים. למשל הולידטור משמש לוידוא שהערך </w:t>
      </w:r>
      <w:del w:id="1340" w:author="ron gal" w:date="2017-03-04T15:45:00Z">
        <w:r w:rsidDel="00817880">
          <w:rPr>
            <w:sz w:val="24"/>
            <w:szCs w:val="24"/>
            <w:rtl/>
          </w:rPr>
          <w:delText xml:space="preserve">'חיפה' </w:delText>
        </w:r>
      </w:del>
      <w:ins w:id="1341" w:author="ron gal" w:date="2017-03-04T15:45:00Z">
        <w:r w:rsidR="00817880">
          <w:rPr>
            <w:rFonts w:hint="cs"/>
            <w:sz w:val="24"/>
            <w:szCs w:val="24"/>
            <w:rtl/>
          </w:rPr>
          <w:t>"חתול"</w:t>
        </w:r>
        <w:r w:rsidR="00817880">
          <w:rPr>
            <w:sz w:val="24"/>
            <w:szCs w:val="24"/>
            <w:rtl/>
          </w:rPr>
          <w:t xml:space="preserve"> </w:t>
        </w:r>
      </w:ins>
      <w:r>
        <w:rPr>
          <w:sz w:val="24"/>
          <w:szCs w:val="24"/>
          <w:rtl/>
        </w:rPr>
        <w:t xml:space="preserve">אכן נמצא ברשימת פיענוח </w:t>
      </w:r>
      <w:ins w:id="1342" w:author="ron gal" w:date="2017-03-04T15:45:00Z">
        <w:r w:rsidR="00817880">
          <w:rPr>
            <w:rFonts w:hint="cs"/>
            <w:sz w:val="24"/>
            <w:szCs w:val="24"/>
            <w:rtl/>
          </w:rPr>
          <w:t xml:space="preserve">סוגי </w:t>
        </w:r>
      </w:ins>
      <w:del w:id="1343" w:author="ron gal" w:date="2017-03-04T15:45:00Z">
        <w:r w:rsidDel="00817880">
          <w:rPr>
            <w:sz w:val="24"/>
            <w:szCs w:val="24"/>
            <w:rtl/>
          </w:rPr>
          <w:delText xml:space="preserve">האיזורים - </w:delText>
        </w:r>
        <w:r w:rsidDel="00817880">
          <w:rPr>
            <w:sz w:val="24"/>
            <w:szCs w:val="24"/>
          </w:rPr>
          <w:delText>RegionDecode</w:delText>
        </w:r>
      </w:del>
      <w:ins w:id="1344" w:author="ron gal" w:date="2017-03-04T15:45:00Z">
        <w:r w:rsidR="00817880">
          <w:rPr>
            <w:rFonts w:hint="cs"/>
            <w:sz w:val="24"/>
            <w:szCs w:val="24"/>
            <w:rtl/>
          </w:rPr>
          <w:t xml:space="preserve">בעלי החיים - </w:t>
        </w:r>
        <w:r w:rsidR="00817880">
          <w:rPr>
            <w:sz w:val="24"/>
            <w:szCs w:val="24"/>
          </w:rPr>
          <w:t>AnimalTypeDecode</w:t>
        </w:r>
      </w:ins>
      <w:del w:id="1345" w:author="ron gal" w:date="2017-03-04T15:45:00Z">
        <w:r w:rsidDel="00817880">
          <w:rPr>
            <w:sz w:val="24"/>
            <w:szCs w:val="24"/>
            <w:rtl/>
          </w:rPr>
          <w:delText>.</w:delText>
        </w:r>
      </w:del>
      <w:ins w:id="1346" w:author="ron gal" w:date="2017-03-04T15:45:00Z">
        <w:r w:rsidR="001B3738">
          <w:rPr>
            <w:rFonts w:hint="cs"/>
            <w:sz w:val="24"/>
            <w:szCs w:val="24"/>
            <w:rtl/>
          </w:rPr>
          <w:t>.</w:t>
        </w:r>
      </w:ins>
    </w:p>
    <w:p w:rsidR="00481634" w:rsidRDefault="00481634">
      <w:pPr>
        <w:bidi/>
      </w:pPr>
    </w:p>
    <w:p w:rsidR="00481634" w:rsidDel="00EC1DDE" w:rsidRDefault="00471D70">
      <w:pPr>
        <w:bidi/>
        <w:rPr>
          <w:del w:id="1347" w:author="ron gal" w:date="2017-03-04T15:53:00Z"/>
        </w:rPr>
      </w:pPr>
      <w:del w:id="1348" w:author="ron gal" w:date="2017-03-04T15:53:00Z">
        <w:r w:rsidDel="00EC1DDE">
          <w:rPr>
            <w:b/>
            <w:sz w:val="24"/>
            <w:szCs w:val="24"/>
            <w:rtl/>
          </w:rPr>
          <w:delText xml:space="preserve">מחלקת </w:delText>
        </w:r>
        <w:r w:rsidDel="00EC1DDE">
          <w:rPr>
            <w:b/>
            <w:sz w:val="24"/>
            <w:szCs w:val="24"/>
          </w:rPr>
          <w:delText>ListExistsInDbAttribute</w:delText>
        </w:r>
      </w:del>
    </w:p>
    <w:p w:rsidR="00481634" w:rsidDel="00EC1DDE" w:rsidRDefault="00471D70">
      <w:pPr>
        <w:bidi/>
        <w:rPr>
          <w:del w:id="1349" w:author="ron gal" w:date="2017-03-04T15:53:00Z"/>
        </w:rPr>
      </w:pPr>
      <w:del w:id="1350" w:author="ron gal" w:date="2017-03-04T15:53:00Z">
        <w:r w:rsidDel="00EC1DDE">
          <w:rPr>
            <w:sz w:val="24"/>
            <w:szCs w:val="24"/>
            <w:rtl/>
          </w:rPr>
          <w:delText xml:space="preserve">מחלקה זו יורשת מהמחלקה </w:delText>
        </w:r>
        <w:r w:rsidDel="00EC1DDE">
          <w:rPr>
            <w:sz w:val="24"/>
            <w:szCs w:val="24"/>
          </w:rPr>
          <w:delText>ValidationAttribute</w:delText>
        </w:r>
        <w:r w:rsidDel="00EC1DDE">
          <w:rPr>
            <w:sz w:val="24"/>
            <w:szCs w:val="24"/>
            <w:rtl/>
          </w:rPr>
          <w:delText xml:space="preserve"> של </w:delText>
        </w:r>
        <w:r w:rsidDel="00EC1DDE">
          <w:rPr>
            <w:sz w:val="24"/>
            <w:szCs w:val="24"/>
          </w:rPr>
          <w:delText>Net</w:delText>
        </w:r>
        <w:r w:rsidDel="00EC1DDE">
          <w:rPr>
            <w:sz w:val="24"/>
            <w:szCs w:val="24"/>
            <w:rtl/>
          </w:rPr>
          <w:delText xml:space="preserve">. ודורסת את המתודה </w:delText>
        </w:r>
        <w:r w:rsidDel="00EC1DDE">
          <w:rPr>
            <w:sz w:val="24"/>
            <w:szCs w:val="24"/>
          </w:rPr>
          <w:delText>IsValid</w:delText>
        </w:r>
        <w:r w:rsidDel="00EC1DDE">
          <w:rPr>
            <w:sz w:val="24"/>
            <w:szCs w:val="24"/>
            <w:rtl/>
          </w:rPr>
          <w:delText xml:space="preserve">. ולידטור זה משמש לאכיפה שערך תכונה מייצג רשימה של ישויות שקיימות במסד הנתונים. </w:delText>
        </w:r>
      </w:del>
    </w:p>
    <w:p w:rsidR="00481634" w:rsidDel="00EC1DDE" w:rsidRDefault="00481634">
      <w:pPr>
        <w:bidi/>
        <w:rPr>
          <w:del w:id="1351" w:author="ron gal" w:date="2017-03-04T15:53:00Z"/>
        </w:rPr>
      </w:pPr>
    </w:p>
    <w:p w:rsidR="00481634" w:rsidRDefault="00471D70">
      <w:pPr>
        <w:bidi/>
      </w:pPr>
      <w:r>
        <w:rPr>
          <w:b/>
          <w:sz w:val="24"/>
          <w:szCs w:val="24"/>
          <w:rtl/>
        </w:rPr>
        <w:t xml:space="preserve">מחלקת </w:t>
      </w:r>
      <w:r>
        <w:rPr>
          <w:b/>
          <w:sz w:val="24"/>
          <w:szCs w:val="24"/>
        </w:rPr>
        <w:t>NotInFutureAttribute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מסוג תאריך אינו בזמן העתיד.</w:t>
      </w:r>
      <w:ins w:id="1352" w:author="ron gal" w:date="2017-03-04T16:09:00Z">
        <w:r w:rsidR="00F3722B">
          <w:rPr>
            <w:rFonts w:hint="cs"/>
            <w:sz w:val="24"/>
            <w:szCs w:val="24"/>
            <w:rtl/>
          </w:rPr>
          <w:t xml:space="preserve"> משמש בעיקר לוידוא תאריכי לידה, שאינם יכולים להיות בעתיד.</w:t>
        </w:r>
      </w:ins>
    </w:p>
    <w:p w:rsidR="00481634" w:rsidRDefault="00481634">
      <w:pPr>
        <w:bidi/>
      </w:pPr>
    </w:p>
    <w:p w:rsidR="00481634" w:rsidRDefault="00471D70">
      <w:pPr>
        <w:bidi/>
      </w:pPr>
      <w:r>
        <w:rPr>
          <w:b/>
          <w:sz w:val="24"/>
          <w:szCs w:val="24"/>
          <w:rtl/>
        </w:rPr>
        <w:t xml:space="preserve">מחלקת </w:t>
      </w:r>
      <w:r>
        <w:rPr>
          <w:b/>
          <w:sz w:val="24"/>
          <w:szCs w:val="24"/>
        </w:rPr>
        <w:t>NotInPastAttribute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מסוג תאריך אינו בזמן העבר.</w:t>
      </w:r>
      <w:ins w:id="1353" w:author="ron gal" w:date="2017-03-04T16:08:00Z">
        <w:r w:rsidR="00F3722B">
          <w:rPr>
            <w:rFonts w:hint="cs"/>
            <w:rtl/>
          </w:rPr>
          <w:t xml:space="preserve"> משמש בעיקר לוידוא ששתאריך הבא לטיפול אינו בעבר.</w:t>
        </w:r>
      </w:ins>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פילטרים (</w:t>
      </w:r>
      <w:r>
        <w:rPr>
          <w:sz w:val="28"/>
          <w:szCs w:val="28"/>
        </w:rPr>
        <w:t>Filters)</w:t>
      </w:r>
    </w:p>
    <w:p w:rsidR="00481634" w:rsidRDefault="00471D70">
      <w:pPr>
        <w:bidi/>
      </w:pPr>
      <w:r>
        <w:rPr>
          <w:sz w:val="24"/>
          <w:szCs w:val="24"/>
          <w:rtl/>
        </w:rPr>
        <w:t xml:space="preserve">קבוצת מחלקות זו אחראית על הלוגיקה אשר צריכה להתבצע לפני עיבוד כל בקשה בצד השרת. תפקיד כל פילטר שונה בתכלית משאר הפילטרים. פילטר יכול להיות מוגדר כך שיפעל לפני כל בקשה לשרת באופן גלובלי, עבור קונטרולר ספציפי (ובכך יופעל לפני כל מתודה השייכת לקונטרולר) או עבור פונקציה ספציפית. כל פילטר יורש מהמחלקה </w:t>
      </w:r>
      <w:r>
        <w:rPr>
          <w:sz w:val="24"/>
          <w:szCs w:val="24"/>
        </w:rPr>
        <w:t>ActionFilterAttribute</w:t>
      </w:r>
      <w:r>
        <w:rPr>
          <w:sz w:val="24"/>
          <w:szCs w:val="24"/>
          <w:rtl/>
        </w:rPr>
        <w:t xml:space="preserve"> של </w:t>
      </w:r>
      <w:r>
        <w:rPr>
          <w:sz w:val="24"/>
          <w:szCs w:val="24"/>
        </w:rPr>
        <w:t>Net</w:t>
      </w:r>
      <w:r>
        <w:rPr>
          <w:sz w:val="24"/>
          <w:szCs w:val="24"/>
          <w:rtl/>
        </w:rPr>
        <w:t xml:space="preserve">. ויכול לממש שתי </w:t>
      </w:r>
      <w:r>
        <w:rPr>
          <w:sz w:val="24"/>
          <w:szCs w:val="24"/>
        </w:rPr>
        <w:t>Template Methods</w:t>
      </w:r>
      <w:r>
        <w:rPr>
          <w:sz w:val="24"/>
          <w:szCs w:val="24"/>
          <w:rtl/>
        </w:rPr>
        <w:t>:</w:t>
      </w:r>
    </w:p>
    <w:p w:rsidR="00481634" w:rsidRDefault="00471D70">
      <w:pPr>
        <w:numPr>
          <w:ilvl w:val="0"/>
          <w:numId w:val="14"/>
        </w:numPr>
        <w:bidi/>
        <w:ind w:hanging="360"/>
        <w:contextualSpacing/>
        <w:rPr>
          <w:sz w:val="24"/>
          <w:szCs w:val="24"/>
        </w:rPr>
      </w:pPr>
      <w:r>
        <w:rPr>
          <w:sz w:val="24"/>
          <w:szCs w:val="24"/>
          <w:rtl/>
        </w:rPr>
        <w:t xml:space="preserve">המתודה </w:t>
      </w:r>
      <w:r>
        <w:rPr>
          <w:sz w:val="24"/>
          <w:szCs w:val="24"/>
        </w:rPr>
        <w:t>OnActionExecuting</w:t>
      </w:r>
      <w:r>
        <w:rPr>
          <w:sz w:val="24"/>
          <w:szCs w:val="24"/>
          <w:rtl/>
        </w:rPr>
        <w:t xml:space="preserve"> - קוד אשר יתבצע לפני הפעולה בקונטרולר הרלוונטי.</w:t>
      </w:r>
    </w:p>
    <w:p w:rsidR="00481634" w:rsidRDefault="00471D70">
      <w:pPr>
        <w:numPr>
          <w:ilvl w:val="0"/>
          <w:numId w:val="14"/>
        </w:numPr>
        <w:bidi/>
        <w:ind w:hanging="360"/>
        <w:contextualSpacing/>
        <w:rPr>
          <w:sz w:val="24"/>
          <w:szCs w:val="24"/>
        </w:rPr>
      </w:pPr>
      <w:r>
        <w:rPr>
          <w:sz w:val="24"/>
          <w:szCs w:val="24"/>
          <w:rtl/>
        </w:rPr>
        <w:t xml:space="preserve">המתודה </w:t>
      </w:r>
      <w:r>
        <w:rPr>
          <w:sz w:val="24"/>
          <w:szCs w:val="24"/>
        </w:rPr>
        <w:t>OnActionExecuted</w:t>
      </w:r>
      <w:r>
        <w:rPr>
          <w:sz w:val="24"/>
          <w:szCs w:val="24"/>
          <w:rtl/>
        </w:rPr>
        <w:t xml:space="preserve"> - קוד אשר יתבצע לאחר הפעולה בקונטורלר הרלוונטי.</w:t>
      </w:r>
    </w:p>
    <w:p w:rsidR="00481634" w:rsidRDefault="00481634">
      <w:pPr>
        <w:bidi/>
      </w:pPr>
    </w:p>
    <w:p w:rsidR="00481634" w:rsidRDefault="00471D70">
      <w:pPr>
        <w:bidi/>
      </w:pPr>
      <w:r>
        <w:rPr>
          <w:b/>
          <w:sz w:val="24"/>
          <w:szCs w:val="24"/>
          <w:rtl/>
        </w:rPr>
        <w:t xml:space="preserve">מחלקת </w:t>
      </w:r>
      <w:r>
        <w:rPr>
          <w:b/>
          <w:sz w:val="24"/>
          <w:szCs w:val="24"/>
        </w:rPr>
        <w:t>GlobalAuthorizationFilter</w:t>
      </w:r>
    </w:p>
    <w:p w:rsidR="00481634" w:rsidRDefault="00471D70">
      <w:pPr>
        <w:bidi/>
        <w:pPrChange w:id="1354" w:author="ron gal" w:date="2017-03-04T16:09:00Z">
          <w:pPr>
            <w:bidi/>
          </w:pPr>
        </w:pPrChange>
      </w:pPr>
      <w:r>
        <w:rPr>
          <w:sz w:val="24"/>
          <w:szCs w:val="24"/>
          <w:rtl/>
        </w:rPr>
        <w:t>פילטר זה מופעל לפני כל בקשה לשרת ומקבל את פרטי המשתמש (שם וסיסמה), ומאמתת אותם מול מסד הנתונים. אם הנתונים אומתו בהצלחה ישמרו הרשאות המשתמש (</w:t>
      </w:r>
      <w:del w:id="1355" w:author="ron gal" w:date="2017-03-04T16:09:00Z">
        <w:r w:rsidDel="00694F4E">
          <w:rPr>
            <w:sz w:val="24"/>
            <w:szCs w:val="24"/>
            <w:rtl/>
          </w:rPr>
          <w:delText>משתמש, עובד, מנהל</w:delText>
        </w:r>
      </w:del>
      <w:ins w:id="1356" w:author="ron gal" w:date="2017-03-04T16:09:00Z">
        <w:r w:rsidR="00694F4E">
          <w:rPr>
            <w:rFonts w:hint="cs"/>
            <w:sz w:val="24"/>
            <w:szCs w:val="24"/>
            <w:rtl/>
          </w:rPr>
          <w:t>רופא\בעלים</w:t>
        </w:r>
      </w:ins>
      <w:r>
        <w:rPr>
          <w:sz w:val="24"/>
          <w:szCs w:val="24"/>
          <w:rtl/>
        </w:rPr>
        <w:t xml:space="preserve">) על הבקשה לצורך וידוא ההרשאות בקונטרולר. אם אימות הנתונים נכשל, תוחזר תשובת שגיאה עם </w:t>
      </w:r>
      <w:r>
        <w:rPr>
          <w:sz w:val="24"/>
          <w:szCs w:val="24"/>
        </w:rPr>
        <w:t>Http Status</w:t>
      </w:r>
      <w:r>
        <w:rPr>
          <w:sz w:val="24"/>
          <w:szCs w:val="24"/>
          <w:rtl/>
        </w:rPr>
        <w:t xml:space="preserve"> 401 - המייצג שגיאת הרשאות.</w:t>
      </w:r>
    </w:p>
    <w:p w:rsidR="00481634" w:rsidRDefault="00481634">
      <w:pPr>
        <w:bidi/>
      </w:pPr>
    </w:p>
    <w:p w:rsidR="00481634" w:rsidRDefault="00471D70">
      <w:pPr>
        <w:bidi/>
      </w:pPr>
      <w:r>
        <w:rPr>
          <w:b/>
          <w:sz w:val="24"/>
          <w:szCs w:val="24"/>
          <w:rtl/>
        </w:rPr>
        <w:t xml:space="preserve">מחלקת </w:t>
      </w:r>
      <w:r>
        <w:rPr>
          <w:b/>
          <w:sz w:val="24"/>
          <w:szCs w:val="24"/>
        </w:rPr>
        <w:t>ValidateModelAttribute</w:t>
      </w:r>
    </w:p>
    <w:p w:rsidR="00481634" w:rsidRDefault="00471D70">
      <w:pPr>
        <w:bidi/>
        <w:pPrChange w:id="1357" w:author="ron gal" w:date="2017-03-04T16:10:00Z">
          <w:pPr>
            <w:bidi/>
          </w:pPr>
        </w:pPrChange>
      </w:pPr>
      <w:r>
        <w:rPr>
          <w:sz w:val="24"/>
          <w:szCs w:val="24"/>
          <w:rtl/>
        </w:rPr>
        <w:t xml:space="preserve">פילטר זה מופעל לפני כל בקשה לשרת ומוודא אם לפחות אחד מהולידטורים מצא נתונים לא תקין בבקשה. אם נמצאו נתונים לא תקינים תוחזר תשובה שגיאה עם </w:t>
      </w:r>
      <w:r>
        <w:rPr>
          <w:sz w:val="24"/>
          <w:szCs w:val="24"/>
        </w:rPr>
        <w:t>Http Status</w:t>
      </w:r>
      <w:r>
        <w:rPr>
          <w:sz w:val="24"/>
          <w:szCs w:val="24"/>
          <w:rtl/>
        </w:rPr>
        <w:t xml:space="preserve"> </w:t>
      </w:r>
      <w:del w:id="1358" w:author="ron gal" w:date="2017-03-04T16:10:00Z">
        <w:r w:rsidDel="007E4D19">
          <w:rPr>
            <w:sz w:val="24"/>
            <w:szCs w:val="24"/>
            <w:rtl/>
          </w:rPr>
          <w:delText xml:space="preserve">403 </w:delText>
        </w:r>
      </w:del>
      <w:ins w:id="1359" w:author="ron gal" w:date="2017-03-04T16:10:00Z">
        <w:r w:rsidR="007E4D19">
          <w:rPr>
            <w:sz w:val="24"/>
            <w:szCs w:val="24"/>
            <w:rtl/>
          </w:rPr>
          <w:t>4</w:t>
        </w:r>
        <w:r w:rsidR="007E4D19">
          <w:rPr>
            <w:rFonts w:hint="cs"/>
            <w:sz w:val="24"/>
            <w:szCs w:val="24"/>
            <w:rtl/>
          </w:rPr>
          <w:t>00</w:t>
        </w:r>
        <w:r w:rsidR="007E4D19">
          <w:rPr>
            <w:sz w:val="24"/>
            <w:szCs w:val="24"/>
            <w:rtl/>
          </w:rPr>
          <w:t xml:space="preserve"> </w:t>
        </w:r>
      </w:ins>
      <w:r>
        <w:rPr>
          <w:sz w:val="24"/>
          <w:szCs w:val="24"/>
          <w:rtl/>
        </w:rPr>
        <w:t>- המייצג בקשה לא תקינה.</w:t>
      </w:r>
    </w:p>
    <w:p w:rsidR="00481634" w:rsidRDefault="00481634">
      <w:pPr>
        <w:bidi/>
      </w:pPr>
    </w:p>
    <w:p w:rsidR="00481634" w:rsidRDefault="00471D70">
      <w:pPr>
        <w:bidi/>
      </w:pPr>
      <w:r>
        <w:rPr>
          <w:b/>
          <w:sz w:val="24"/>
          <w:szCs w:val="24"/>
          <w:rtl/>
        </w:rPr>
        <w:t xml:space="preserve">מחלקת </w:t>
      </w:r>
      <w:r>
        <w:rPr>
          <w:b/>
          <w:sz w:val="24"/>
          <w:szCs w:val="24"/>
        </w:rPr>
        <w:t>TransactionFilterAttribute</w:t>
      </w:r>
    </w:p>
    <w:p w:rsidR="00481634" w:rsidRDefault="00471D70">
      <w:pPr>
        <w:bidi/>
      </w:pPr>
      <w:r>
        <w:rPr>
          <w:sz w:val="24"/>
          <w:szCs w:val="24"/>
          <w:rtl/>
        </w:rPr>
        <w:t xml:space="preserve">פילטר זה מופעל לפני כל בקשה לשרת ואחראי על יצירת </w:t>
      </w:r>
      <w:r>
        <w:rPr>
          <w:sz w:val="24"/>
          <w:szCs w:val="24"/>
        </w:rPr>
        <w:t>Session</w:t>
      </w:r>
      <w:r>
        <w:rPr>
          <w:sz w:val="24"/>
          <w:szCs w:val="24"/>
          <w:rtl/>
        </w:rPr>
        <w:t xml:space="preserve"> של </w:t>
      </w:r>
      <w:r>
        <w:rPr>
          <w:sz w:val="24"/>
          <w:szCs w:val="24"/>
        </w:rPr>
        <w:t>Nhibernate</w:t>
      </w:r>
      <w:r>
        <w:rPr>
          <w:sz w:val="24"/>
          <w:szCs w:val="24"/>
          <w:rtl/>
        </w:rPr>
        <w:t>. בנוסף, פילטר זה מופעל לאחר סיום כל בקשה בשרת ואחראי על שמירת הנתונים במסד הנתונים במידה והבקשה הסתיימה בהצלחה (</w:t>
      </w:r>
      <w:r>
        <w:rPr>
          <w:sz w:val="24"/>
          <w:szCs w:val="24"/>
        </w:rPr>
        <w:t>Commit</w:t>
      </w:r>
      <w:r>
        <w:rPr>
          <w:sz w:val="24"/>
          <w:szCs w:val="24"/>
          <w:rtl/>
        </w:rPr>
        <w:t>) או גלגול הנתונים לאחור במידה ואירעה שגיאה (</w:t>
      </w:r>
      <w:r>
        <w:rPr>
          <w:sz w:val="24"/>
          <w:szCs w:val="24"/>
        </w:rPr>
        <w:t>Rollback</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מחלקות מעבר (</w:t>
      </w:r>
      <w:r>
        <w:rPr>
          <w:sz w:val="28"/>
          <w:szCs w:val="28"/>
        </w:rPr>
        <w:t>Dtos)</w:t>
      </w:r>
    </w:p>
    <w:p w:rsidR="00481634" w:rsidRDefault="00471D70">
      <w:pPr>
        <w:bidi/>
      </w:pPr>
      <w:r>
        <w:rPr>
          <w:sz w:val="24"/>
          <w:szCs w:val="24"/>
          <w:rtl/>
        </w:rPr>
        <w:t>קבוצת מחלקות זו מהווה ייצוג של הישויות אשר נשלחות מהלקוח לשכבת השירותים ובחזרה. אובייקטי המעבר נועדו לצורך יצירת הבדל ברור בין ישויות מערכת ויצוגן עבור הלקוח. להפרדה זו מספר יתרונות:</w:t>
      </w:r>
    </w:p>
    <w:p w:rsidR="00481634" w:rsidRDefault="00471D70">
      <w:pPr>
        <w:numPr>
          <w:ilvl w:val="0"/>
          <w:numId w:val="11"/>
        </w:numPr>
        <w:bidi/>
        <w:ind w:hanging="360"/>
        <w:contextualSpacing/>
        <w:rPr>
          <w:sz w:val="24"/>
          <w:szCs w:val="24"/>
        </w:rPr>
      </w:pPr>
      <w:r>
        <w:rPr>
          <w:sz w:val="24"/>
          <w:szCs w:val="24"/>
          <w:rtl/>
        </w:rPr>
        <w:t>מניעת שליחת נתונים זדוניים לשרת (</w:t>
      </w:r>
      <w:r>
        <w:rPr>
          <w:sz w:val="24"/>
          <w:szCs w:val="24"/>
        </w:rPr>
        <w:t>Over posting</w:t>
      </w:r>
      <w:r>
        <w:rPr>
          <w:sz w:val="24"/>
          <w:szCs w:val="24"/>
          <w:rtl/>
        </w:rPr>
        <w:t xml:space="preserve">). בעיה זו מתעוררת למשל, כאשר יש צורך לחשוף שירות המאפשר עדכון ישות מסויימת. אם חתימת הפונקציה תכיל את הישות עצמה הממופה למסד הנתונים, משתמש זדוני יוכל לשלוח לעדכן מאפיין שאינו אמור לעדכן ובכך לפגום במידע אחר במסד הנתונים. כאשר מוגדר </w:t>
      </w:r>
      <w:r>
        <w:rPr>
          <w:sz w:val="24"/>
          <w:szCs w:val="24"/>
        </w:rPr>
        <w:t>Dto</w:t>
      </w:r>
      <w:r>
        <w:rPr>
          <w:sz w:val="24"/>
          <w:szCs w:val="24"/>
          <w:rtl/>
        </w:rPr>
        <w:t xml:space="preserve"> שדותיו הם שדות אשר אמורים להישלח באופן מפורש מהלקוח אל השרת ולהיפך.</w:t>
      </w:r>
    </w:p>
    <w:p w:rsidR="00481634" w:rsidRDefault="00471D70">
      <w:pPr>
        <w:numPr>
          <w:ilvl w:val="0"/>
          <w:numId w:val="11"/>
        </w:numPr>
        <w:bidi/>
        <w:ind w:hanging="360"/>
        <w:contextualSpacing/>
        <w:rPr>
          <w:sz w:val="24"/>
          <w:szCs w:val="24"/>
        </w:rPr>
      </w:pPr>
      <w:r>
        <w:rPr>
          <w:sz w:val="24"/>
          <w:szCs w:val="24"/>
          <w:rtl/>
        </w:rPr>
        <w:t xml:space="preserve">הקטנת תעבורת הרשת. המידע אשר מוחזר ללקוח ינורמל וייצג באופן מדוייק את השדות הרלוונטים לתצוגה בלבד. </w:t>
      </w:r>
    </w:p>
    <w:p w:rsidR="00481634" w:rsidRDefault="00481634">
      <w:pPr>
        <w:bidi/>
      </w:pPr>
    </w:p>
    <w:p w:rsidR="00481634" w:rsidRDefault="00471D70">
      <w:pPr>
        <w:bidi/>
      </w:pPr>
      <w:r>
        <w:rPr>
          <w:sz w:val="24"/>
          <w:szCs w:val="24"/>
          <w:rtl/>
        </w:rPr>
        <w:t xml:space="preserve">כל מחלקה בקבוצה זו אחראית על הגדרת תקינות כל מאפייניה בעזרת ולידטורים. מעל כל מאפיין יופיעו הולידטורים המגדירים את תקינות המידע, כך למשל מחרוזת המייצגת סיסמה חייבת להיות בעלת שמונה תווים לפחות כאשר כל תו הינו מספר או אות באנגלית. יש לציין שהולידטורים הרלוונטים מופעלים באופן אוטומטי בעת הגעת כל בקשה לשרת כחלק מהתשתית של </w:t>
      </w:r>
      <w:r>
        <w:rPr>
          <w:sz w:val="24"/>
          <w:szCs w:val="24"/>
        </w:rPr>
        <w:t>Web API</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Entity</w:t>
      </w:r>
    </w:p>
    <w:p w:rsidR="00481634" w:rsidRDefault="00471D70">
      <w:pPr>
        <w:bidi/>
      </w:pPr>
      <w:r>
        <w:rPr>
          <w:sz w:val="24"/>
          <w:szCs w:val="24"/>
          <w:rtl/>
        </w:rPr>
        <w:t>מחלקה מופשטת זו מהווה בסיס לכל מחלקות המעבר האחרות, פרט למחלקות המייצגות דוחות אשר אינן מבוססות על ישות ממסד הנתונים. למחלקה זו שני משתני טיפוס גנריים המגדירים את סוג מחלקת המעבר וסוג הישות ה-</w:t>
      </w:r>
      <w:r>
        <w:rPr>
          <w:sz w:val="24"/>
          <w:szCs w:val="24"/>
        </w:rPr>
        <w:t>Domain</w:t>
      </w:r>
      <w:r>
        <w:rPr>
          <w:sz w:val="24"/>
          <w:szCs w:val="24"/>
          <w:rtl/>
        </w:rPr>
        <w:t xml:space="preserve"> שמחלקת המעבר מקושרת אליה. במחלקה זו מוגדר המזהה אשר יוכל בכל </w:t>
      </w:r>
      <w:r>
        <w:rPr>
          <w:sz w:val="24"/>
          <w:szCs w:val="24"/>
        </w:rPr>
        <w:t>Dto</w:t>
      </w:r>
      <w:r>
        <w:rPr>
          <w:sz w:val="24"/>
          <w:szCs w:val="24"/>
          <w:rtl/>
        </w:rPr>
        <w:t xml:space="preserve"> המייצג ישות במערכת. בנוסף, מוגדרת חתימה מופשטת של פונקציה מסוג </w:t>
      </w:r>
      <w:r>
        <w:rPr>
          <w:sz w:val="24"/>
          <w:szCs w:val="24"/>
        </w:rPr>
        <w:t>Factory Method</w:t>
      </w:r>
      <w:r>
        <w:rPr>
          <w:sz w:val="24"/>
          <w:szCs w:val="24"/>
          <w:rtl/>
        </w:rPr>
        <w:t xml:space="preserve"> לצורך אתחול כל שדות האובייקט לפי שדות הישות מסד הנתונים המתאימה. המחלקה בעלת התכונות הבאות: </w:t>
      </w:r>
    </w:p>
    <w:p w:rsidR="00481634" w:rsidRDefault="00481634"/>
    <w:p w:rsidR="00481634" w:rsidRDefault="00471D70">
      <w:r>
        <w:rPr>
          <w:sz w:val="24"/>
          <w:szCs w:val="24"/>
        </w:rPr>
        <w:t>public int Id { get; set; }</w:t>
      </w:r>
    </w:p>
    <w:p w:rsidR="00481634" w:rsidRDefault="00481634"/>
    <w:p w:rsidR="00481634" w:rsidRDefault="00471D70">
      <w:r>
        <w:rPr>
          <w:sz w:val="24"/>
          <w:szCs w:val="24"/>
        </w:rPr>
        <w:t>public abstract TDTO Initialize(TDomain domain);</w:t>
      </w:r>
    </w:p>
    <w:p w:rsidR="00481634" w:rsidRDefault="00481634">
      <w:pPr>
        <w:bidi/>
      </w:pPr>
    </w:p>
    <w:p w:rsidR="00481634" w:rsidRDefault="00471D70">
      <w:pPr>
        <w:bidi/>
      </w:pPr>
      <w:r>
        <w:rPr>
          <w:b/>
          <w:sz w:val="24"/>
          <w:szCs w:val="24"/>
          <w:rtl/>
        </w:rPr>
        <w:t xml:space="preserve">מחלקת </w:t>
      </w:r>
      <w:r>
        <w:rPr>
          <w:b/>
          <w:sz w:val="24"/>
          <w:szCs w:val="24"/>
        </w:rPr>
        <w:t>Complaint</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תלונה.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 w:rsidR="00481634" w:rsidRDefault="00471D70">
      <w:r>
        <w:rPr>
          <w:sz w:val="24"/>
          <w:szCs w:val="24"/>
        </w:rPr>
        <w:t>public virtual string Description { get; set; }</w:t>
      </w:r>
    </w:p>
    <w:p w:rsidR="00481634" w:rsidRDefault="00471D70">
      <w:r>
        <w:rPr>
          <w:sz w:val="24"/>
          <w:szCs w:val="24"/>
        </w:rPr>
        <w:t xml:space="preserve">   </w:t>
      </w:r>
    </w:p>
    <w:p w:rsidR="00481634" w:rsidRDefault="00471D70">
      <w:r>
        <w:rPr>
          <w:sz w:val="24"/>
          <w:szCs w:val="24"/>
        </w:rPr>
        <w:t>public virtual int Type { get; set; }</w:t>
      </w:r>
      <w:r>
        <w:rPr>
          <w:sz w:val="24"/>
          <w:szCs w:val="24"/>
        </w:rPr>
        <w:tab/>
      </w:r>
    </w:p>
    <w:p w:rsidR="00481634" w:rsidRDefault="00471D70">
      <w:r>
        <w:rPr>
          <w:sz w:val="24"/>
          <w:szCs w:val="24"/>
        </w:rPr>
        <w:tab/>
        <w:t xml:space="preserve">    </w:t>
      </w:r>
    </w:p>
    <w:p w:rsidR="00481634" w:rsidRDefault="00471D70">
      <w:r>
        <w:rPr>
          <w:sz w:val="24"/>
          <w:szCs w:val="24"/>
        </w:rPr>
        <w:t>public virtual Customer OffendingCustomer { get; set; }</w:t>
      </w:r>
    </w:p>
    <w:p w:rsidR="00481634" w:rsidRDefault="00481634"/>
    <w:p w:rsidR="00481634" w:rsidRDefault="00471D70">
      <w:r>
        <w:rPr>
          <w:sz w:val="24"/>
          <w:szCs w:val="24"/>
        </w:rPr>
        <w:t>public virtual Customer OffendedCustomer { get; set; }</w:t>
      </w:r>
    </w:p>
    <w:p w:rsidR="00481634" w:rsidRDefault="00481634">
      <w:pPr>
        <w:bidi/>
      </w:pPr>
    </w:p>
    <w:p w:rsidR="00481634" w:rsidRDefault="00471D70">
      <w:pPr>
        <w:bidi/>
      </w:pPr>
      <w:r>
        <w:rPr>
          <w:b/>
          <w:sz w:val="24"/>
          <w:szCs w:val="24"/>
          <w:rtl/>
        </w:rPr>
        <w:lastRenderedPageBreak/>
        <w:t xml:space="preserve">מחלקת </w:t>
      </w:r>
      <w:r>
        <w:rPr>
          <w:b/>
          <w:sz w:val="24"/>
          <w:szCs w:val="24"/>
        </w:rPr>
        <w:t>Employee</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עובד.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string Username { get; set; }</w:t>
      </w:r>
    </w:p>
    <w:p w:rsidR="00481634" w:rsidRDefault="00481634"/>
    <w:p w:rsidR="00481634" w:rsidRDefault="00471D70">
      <w:r>
        <w:rPr>
          <w:sz w:val="24"/>
          <w:szCs w:val="24"/>
        </w:rPr>
        <w:t>public virtual string Password { get; set; }</w:t>
      </w:r>
    </w:p>
    <w:p w:rsidR="00481634" w:rsidRDefault="00481634"/>
    <w:p w:rsidR="00481634" w:rsidRDefault="00471D70">
      <w:r>
        <w:rPr>
          <w:sz w:val="24"/>
          <w:szCs w:val="24"/>
        </w:rPr>
        <w:t>public virtual string FirstName { get; set; }</w:t>
      </w:r>
    </w:p>
    <w:p w:rsidR="00481634" w:rsidRDefault="00481634"/>
    <w:p w:rsidR="00481634" w:rsidRDefault="00471D70">
      <w:r>
        <w:rPr>
          <w:sz w:val="24"/>
          <w:szCs w:val="24"/>
        </w:rPr>
        <w:t>public virtual string LastName { get; set; }</w:t>
      </w:r>
    </w:p>
    <w:p w:rsidR="00481634" w:rsidRDefault="00481634"/>
    <w:p w:rsidR="00481634" w:rsidRDefault="00471D70">
      <w:r>
        <w:rPr>
          <w:sz w:val="24"/>
          <w:szCs w:val="24"/>
        </w:rPr>
        <w:t>public virtual int Salary { get; set; }</w:t>
      </w:r>
    </w:p>
    <w:p w:rsidR="00481634" w:rsidRDefault="00481634"/>
    <w:p w:rsidR="00481634" w:rsidRDefault="00471D70">
      <w:r>
        <w:rPr>
          <w:sz w:val="24"/>
          <w:szCs w:val="24"/>
        </w:rPr>
        <w:t>public virtual string Email { get; set; }</w:t>
      </w:r>
    </w:p>
    <w:p w:rsidR="00481634" w:rsidRDefault="00481634">
      <w:pPr>
        <w:bidi/>
      </w:pPr>
    </w:p>
    <w:p w:rsidR="00481634" w:rsidRDefault="00471D70">
      <w:pPr>
        <w:bidi/>
      </w:pPr>
      <w:r>
        <w:rPr>
          <w:b/>
          <w:sz w:val="24"/>
          <w:szCs w:val="24"/>
          <w:rtl/>
        </w:rPr>
        <w:t xml:space="preserve">מחלקת </w:t>
      </w:r>
      <w:r>
        <w:rPr>
          <w:b/>
          <w:sz w:val="24"/>
          <w:szCs w:val="24"/>
        </w:rPr>
        <w:t>Field</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מגרש.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int Name { get; set; }</w:t>
      </w:r>
    </w:p>
    <w:p w:rsidR="00481634" w:rsidRDefault="00481634"/>
    <w:p w:rsidR="00481634" w:rsidRDefault="00471D70">
      <w:r>
        <w:rPr>
          <w:sz w:val="24"/>
          <w:szCs w:val="24"/>
        </w:rPr>
        <w:t>public virtual int Type { get; set; }</w:t>
      </w:r>
    </w:p>
    <w:p w:rsidR="00481634" w:rsidRDefault="00481634"/>
    <w:p w:rsidR="00481634" w:rsidRDefault="00471D70">
      <w:r>
        <w:rPr>
          <w:sz w:val="24"/>
          <w:szCs w:val="24"/>
        </w:rPr>
        <w:t>public virtual int Size { get; set; }</w:t>
      </w:r>
    </w:p>
    <w:p w:rsidR="00481634" w:rsidRDefault="00481634">
      <w:pPr>
        <w:bidi/>
      </w:pPr>
    </w:p>
    <w:p w:rsidR="00481634" w:rsidRDefault="00481634">
      <w:pPr>
        <w:bidi/>
      </w:pPr>
    </w:p>
    <w:p w:rsidR="00481634" w:rsidRDefault="00481634">
      <w:pPr>
        <w:bidi/>
      </w:pPr>
    </w:p>
    <w:p w:rsidR="00481634" w:rsidRDefault="00471D70">
      <w:pPr>
        <w:bidi/>
      </w:pPr>
      <w:r>
        <w:rPr>
          <w:b/>
          <w:sz w:val="24"/>
          <w:szCs w:val="24"/>
          <w:rtl/>
        </w:rPr>
        <w:t xml:space="preserve">מחלקת </w:t>
      </w:r>
      <w:r>
        <w:rPr>
          <w:b/>
          <w:sz w:val="24"/>
          <w:szCs w:val="24"/>
        </w:rPr>
        <w:t>Order</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הזמנה.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long StartDate { get; set; }</w:t>
      </w:r>
    </w:p>
    <w:p w:rsidR="00481634" w:rsidRDefault="00481634"/>
    <w:p w:rsidR="00481634" w:rsidRDefault="00471D70">
      <w:r>
        <w:rPr>
          <w:sz w:val="24"/>
          <w:szCs w:val="24"/>
        </w:rPr>
        <w:t>public virtual Customer Owner { get; set; }</w:t>
      </w:r>
    </w:p>
    <w:p w:rsidR="00481634" w:rsidRDefault="00481634"/>
    <w:p w:rsidR="00481634" w:rsidRDefault="00471D70">
      <w:r>
        <w:rPr>
          <w:sz w:val="24"/>
          <w:szCs w:val="24"/>
        </w:rPr>
        <w:t>public virtual int PlayersNumber { get; set; }</w:t>
      </w:r>
    </w:p>
    <w:p w:rsidR="00481634" w:rsidRDefault="00481634"/>
    <w:p w:rsidR="00481634" w:rsidRDefault="00471D70">
      <w:r>
        <w:rPr>
          <w:sz w:val="24"/>
          <w:szCs w:val="24"/>
        </w:rPr>
        <w:t>public virtual int Status { get; set; }</w:t>
      </w:r>
    </w:p>
    <w:p w:rsidR="00481634" w:rsidRDefault="00481634"/>
    <w:p w:rsidR="00481634" w:rsidRDefault="00471D70">
      <w:r>
        <w:rPr>
          <w:sz w:val="24"/>
          <w:szCs w:val="24"/>
        </w:rPr>
        <w:t>public virtual Field Field { get; set; }</w:t>
      </w:r>
    </w:p>
    <w:p w:rsidR="00481634" w:rsidRDefault="00481634"/>
    <w:p w:rsidR="00481634" w:rsidRDefault="00471D70">
      <w:r>
        <w:rPr>
          <w:sz w:val="24"/>
          <w:szCs w:val="24"/>
        </w:rPr>
        <w:lastRenderedPageBreak/>
        <w:t>public virtual IList&lt;int&gt; Participants { get; set; }</w:t>
      </w:r>
    </w:p>
    <w:p w:rsidR="00481634" w:rsidRDefault="00481634">
      <w:pPr>
        <w:bidi/>
      </w:pPr>
    </w:p>
    <w:p w:rsidR="00481634" w:rsidRDefault="00471D70">
      <w:pPr>
        <w:bidi/>
      </w:pPr>
      <w:r>
        <w:rPr>
          <w:b/>
          <w:sz w:val="24"/>
          <w:szCs w:val="24"/>
          <w:rtl/>
        </w:rPr>
        <w:t xml:space="preserve">מחלקת </w:t>
      </w:r>
      <w:r>
        <w:rPr>
          <w:b/>
          <w:sz w:val="24"/>
          <w:szCs w:val="24"/>
        </w:rPr>
        <w:t>Participant</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בקשת הצטרפות להזמנה קיימת.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Customer Customer { get; set; }</w:t>
      </w:r>
    </w:p>
    <w:p w:rsidR="00481634" w:rsidRDefault="00481634"/>
    <w:p w:rsidR="00481634" w:rsidRDefault="00471D70">
      <w:r>
        <w:rPr>
          <w:sz w:val="24"/>
          <w:szCs w:val="24"/>
        </w:rPr>
        <w:t>public virtual Order Order { get; set; }</w:t>
      </w:r>
    </w:p>
    <w:p w:rsidR="00481634" w:rsidRDefault="00481634"/>
    <w:p w:rsidR="00481634" w:rsidRDefault="00471D70">
      <w:r>
        <w:rPr>
          <w:sz w:val="24"/>
          <w:szCs w:val="24"/>
        </w:rPr>
        <w:t>public virtual DateTime Date { get; set; }</w:t>
      </w:r>
    </w:p>
    <w:p w:rsidR="00481634" w:rsidRDefault="00481634"/>
    <w:p w:rsidR="00481634" w:rsidRDefault="00471D70">
      <w:r>
        <w:rPr>
          <w:sz w:val="24"/>
          <w:szCs w:val="24"/>
        </w:rPr>
        <w:t>public virtual int Status { get; set; }</w:t>
      </w:r>
    </w:p>
    <w:p w:rsidR="00481634" w:rsidRDefault="00481634">
      <w:pPr>
        <w:bidi/>
      </w:pPr>
    </w:p>
    <w:p w:rsidR="00481634" w:rsidRDefault="00471D70">
      <w:pPr>
        <w:bidi/>
      </w:pPr>
      <w:r>
        <w:rPr>
          <w:b/>
          <w:sz w:val="24"/>
          <w:szCs w:val="24"/>
          <w:rtl/>
        </w:rPr>
        <w:t xml:space="preserve">מחלקת </w:t>
      </w:r>
      <w:r>
        <w:rPr>
          <w:b/>
          <w:sz w:val="24"/>
          <w:szCs w:val="24"/>
        </w:rPr>
        <w:t>Review</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ביקורת על משתמש.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string Title { get; set; }</w:t>
      </w:r>
    </w:p>
    <w:p w:rsidR="00481634" w:rsidRDefault="00481634"/>
    <w:p w:rsidR="00481634" w:rsidRDefault="00471D70">
      <w:r>
        <w:rPr>
          <w:sz w:val="24"/>
          <w:szCs w:val="24"/>
        </w:rPr>
        <w:t>public virtual string Description { get; set; }</w:t>
      </w:r>
    </w:p>
    <w:p w:rsidR="00481634" w:rsidRDefault="00481634"/>
    <w:p w:rsidR="00481634" w:rsidRDefault="00471D70">
      <w:r>
        <w:rPr>
          <w:sz w:val="24"/>
          <w:szCs w:val="24"/>
        </w:rPr>
        <w:t>public virtual DateTime Date { get; set; }</w:t>
      </w:r>
    </w:p>
    <w:p w:rsidR="00481634" w:rsidRDefault="00481634"/>
    <w:p w:rsidR="00481634" w:rsidRDefault="00471D70">
      <w:r>
        <w:rPr>
          <w:sz w:val="24"/>
          <w:szCs w:val="24"/>
        </w:rPr>
        <w:t>public virtual Customer Reviewer { get; set; }</w:t>
      </w:r>
    </w:p>
    <w:p w:rsidR="00481634" w:rsidRDefault="00481634"/>
    <w:p w:rsidR="00481634" w:rsidRDefault="00471D70">
      <w:r>
        <w:rPr>
          <w:sz w:val="24"/>
          <w:szCs w:val="24"/>
        </w:rPr>
        <w:t>public virtual Customer ReviewedCustomer { get; set; }</w:t>
      </w:r>
    </w:p>
    <w:p w:rsidR="00481634" w:rsidRDefault="00481634"/>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Customer</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לקוח.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string Username { get; set; }</w:t>
      </w:r>
    </w:p>
    <w:p w:rsidR="00481634" w:rsidRDefault="00481634"/>
    <w:p w:rsidR="00481634" w:rsidRDefault="00471D70">
      <w:r>
        <w:rPr>
          <w:sz w:val="24"/>
          <w:szCs w:val="24"/>
        </w:rPr>
        <w:t>public virtual string Password { get; set; }</w:t>
      </w:r>
    </w:p>
    <w:p w:rsidR="00481634" w:rsidRDefault="00481634"/>
    <w:p w:rsidR="00481634" w:rsidRDefault="00471D70">
      <w:r>
        <w:rPr>
          <w:sz w:val="24"/>
          <w:szCs w:val="24"/>
        </w:rPr>
        <w:t>public virtual string FirstName { get; set; }</w:t>
      </w:r>
    </w:p>
    <w:p w:rsidR="00481634" w:rsidRDefault="00481634"/>
    <w:p w:rsidR="00481634" w:rsidRDefault="00471D70">
      <w:r>
        <w:rPr>
          <w:sz w:val="24"/>
          <w:szCs w:val="24"/>
        </w:rPr>
        <w:t>public virtual string LastName { get; set; }</w:t>
      </w:r>
    </w:p>
    <w:p w:rsidR="00481634" w:rsidRDefault="00481634"/>
    <w:p w:rsidR="00481634" w:rsidRDefault="00471D70">
      <w:r>
        <w:rPr>
          <w:sz w:val="24"/>
          <w:szCs w:val="24"/>
        </w:rPr>
        <w:t>public virtual DateTime BirthDate { get; set; }</w:t>
      </w:r>
    </w:p>
    <w:p w:rsidR="00481634" w:rsidRDefault="00471D70">
      <w:r>
        <w:rPr>
          <w:sz w:val="24"/>
          <w:szCs w:val="24"/>
        </w:rPr>
        <w:t xml:space="preserve">        </w:t>
      </w:r>
    </w:p>
    <w:p w:rsidR="00481634" w:rsidRDefault="00471D70">
      <w:r>
        <w:rPr>
          <w:sz w:val="24"/>
          <w:szCs w:val="24"/>
        </w:rPr>
        <w:t>public virtual string Email { get; set; }</w:t>
      </w:r>
    </w:p>
    <w:p w:rsidR="00481634" w:rsidRDefault="00481634"/>
    <w:p w:rsidR="00481634" w:rsidRDefault="00471D70">
      <w:r>
        <w:rPr>
          <w:sz w:val="24"/>
          <w:szCs w:val="24"/>
        </w:rPr>
        <w:t>public virtual int Region { get; set; }</w:t>
      </w:r>
    </w:p>
    <w:p w:rsidR="00481634" w:rsidRDefault="00481634">
      <w:pPr>
        <w:bidi/>
      </w:pPr>
    </w:p>
    <w:p w:rsidR="00481634" w:rsidRDefault="00471D70">
      <w:pPr>
        <w:bidi/>
      </w:pPr>
      <w:r>
        <w:rPr>
          <w:b/>
          <w:sz w:val="24"/>
          <w:szCs w:val="24"/>
          <w:rtl/>
        </w:rPr>
        <w:t xml:space="preserve">מחלקת </w:t>
      </w:r>
      <w:r>
        <w:rPr>
          <w:b/>
          <w:sz w:val="24"/>
          <w:szCs w:val="24"/>
        </w:rPr>
        <w:t>UsingFieldsReport</w:t>
      </w:r>
    </w:p>
    <w:p w:rsidR="00481634" w:rsidRDefault="00471D70">
      <w:pPr>
        <w:bidi/>
      </w:pPr>
      <w:r>
        <w:rPr>
          <w:sz w:val="24"/>
          <w:szCs w:val="24"/>
          <w:rtl/>
        </w:rPr>
        <w:t xml:space="preserve">מחלקה מייצגת אובייקט מעבר של דוח המופק על מידת השימושיות של מרגשים ע"פ שעות וע"פ ימים.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 xml:space="preserve">        public virtual int FieldId { get; set; }</w:t>
      </w:r>
    </w:p>
    <w:p w:rsidR="00481634" w:rsidRDefault="00481634"/>
    <w:p w:rsidR="00481634" w:rsidRDefault="00471D70">
      <w:r>
        <w:rPr>
          <w:sz w:val="24"/>
          <w:szCs w:val="24"/>
        </w:rPr>
        <w:t xml:space="preserve">        public virtual string FieldName { get; set; }</w:t>
      </w:r>
    </w:p>
    <w:p w:rsidR="00481634" w:rsidRDefault="00481634"/>
    <w:p w:rsidR="00481634" w:rsidRDefault="00471D70">
      <w:r>
        <w:rPr>
          <w:sz w:val="24"/>
          <w:szCs w:val="24"/>
        </w:rPr>
        <w:t xml:space="preserve">        public virtual int WeekDayOrders { get; set; }</w:t>
      </w:r>
    </w:p>
    <w:p w:rsidR="00481634" w:rsidRDefault="00481634"/>
    <w:p w:rsidR="00481634" w:rsidRDefault="00471D70">
      <w:r>
        <w:rPr>
          <w:sz w:val="24"/>
          <w:szCs w:val="24"/>
        </w:rPr>
        <w:t xml:space="preserve">        public virtual int WeekEndOrders { get; set; }</w:t>
      </w:r>
    </w:p>
    <w:p w:rsidR="00481634" w:rsidRDefault="00481634"/>
    <w:p w:rsidR="00481634" w:rsidRDefault="00471D70">
      <w:r>
        <w:rPr>
          <w:sz w:val="24"/>
          <w:szCs w:val="24"/>
        </w:rPr>
        <w:t xml:space="preserve">        public virtual int hours16_18Orders { get; set; }</w:t>
      </w:r>
    </w:p>
    <w:p w:rsidR="00481634" w:rsidRDefault="00481634"/>
    <w:p w:rsidR="00481634" w:rsidRDefault="00471D70">
      <w:r>
        <w:rPr>
          <w:sz w:val="24"/>
          <w:szCs w:val="24"/>
        </w:rPr>
        <w:t xml:space="preserve">        public virtual int hours18_20Orders { get; set; }</w:t>
      </w:r>
    </w:p>
    <w:p w:rsidR="00481634" w:rsidRDefault="00481634"/>
    <w:p w:rsidR="00481634" w:rsidRDefault="00471D70">
      <w:r>
        <w:rPr>
          <w:sz w:val="24"/>
          <w:szCs w:val="24"/>
        </w:rPr>
        <w:t xml:space="preserve">        public virtual int hours20_22Orders { get; set; }</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CustomersActivityReport</w:t>
      </w:r>
    </w:p>
    <w:p w:rsidR="00481634" w:rsidRDefault="00471D70">
      <w:pPr>
        <w:bidi/>
      </w:pPr>
      <w:r>
        <w:rPr>
          <w:sz w:val="24"/>
          <w:szCs w:val="24"/>
          <w:rtl/>
        </w:rPr>
        <w:t xml:space="preserve">מחלקה מייצגת אובייקט מעבר של דוח המופק על פעילות משתמשים.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pPr>
        <w:ind w:left="720"/>
      </w:pPr>
      <w:r>
        <w:rPr>
          <w:sz w:val="24"/>
          <w:szCs w:val="24"/>
        </w:rPr>
        <w:t>public int CoustomerId { get; set; }</w:t>
      </w:r>
    </w:p>
    <w:p w:rsidR="00481634" w:rsidRDefault="00471D70">
      <w:pPr>
        <w:ind w:left="720"/>
      </w:pPr>
      <w:r>
        <w:rPr>
          <w:sz w:val="24"/>
          <w:szCs w:val="24"/>
        </w:rPr>
        <w:t xml:space="preserve">        </w:t>
      </w:r>
    </w:p>
    <w:p w:rsidR="00481634" w:rsidRDefault="00471D70">
      <w:pPr>
        <w:ind w:left="720"/>
      </w:pPr>
      <w:r>
        <w:rPr>
          <w:sz w:val="24"/>
          <w:szCs w:val="24"/>
        </w:rPr>
        <w:t>public virtual string FirstName { get; set; }</w:t>
      </w:r>
    </w:p>
    <w:p w:rsidR="00481634" w:rsidRDefault="00481634">
      <w:pPr>
        <w:bidi/>
      </w:pPr>
    </w:p>
    <w:p w:rsidR="00481634" w:rsidRDefault="00471D70">
      <w:pPr>
        <w:ind w:firstLine="720"/>
      </w:pPr>
      <w:r>
        <w:rPr>
          <w:sz w:val="24"/>
          <w:szCs w:val="24"/>
        </w:rPr>
        <w:t>public virtual string LastName { get; set; }</w:t>
      </w:r>
    </w:p>
    <w:p w:rsidR="00481634" w:rsidRDefault="00481634">
      <w:pPr>
        <w:ind w:firstLine="720"/>
      </w:pPr>
    </w:p>
    <w:p w:rsidR="00481634" w:rsidRDefault="00471D70">
      <w:pPr>
        <w:ind w:left="720"/>
      </w:pPr>
      <w:r>
        <w:rPr>
          <w:sz w:val="24"/>
          <w:szCs w:val="24"/>
        </w:rPr>
        <w:t>public virtual int Age { get; set; }</w:t>
      </w:r>
    </w:p>
    <w:p w:rsidR="00481634" w:rsidRDefault="00481634">
      <w:pPr>
        <w:ind w:left="720"/>
      </w:pPr>
    </w:p>
    <w:p w:rsidR="00481634" w:rsidRDefault="00471D70">
      <w:pPr>
        <w:ind w:left="720"/>
      </w:pPr>
      <w:r>
        <w:rPr>
          <w:sz w:val="24"/>
          <w:szCs w:val="24"/>
        </w:rPr>
        <w:t>public virtual long LastGameDate { get; set; }</w:t>
      </w:r>
    </w:p>
    <w:p w:rsidR="00481634" w:rsidRDefault="00481634">
      <w:pPr>
        <w:bidi/>
      </w:pPr>
    </w:p>
    <w:p w:rsidR="00481634" w:rsidRDefault="00471D70">
      <w:pPr>
        <w:ind w:firstLine="720"/>
      </w:pPr>
      <w:r>
        <w:rPr>
          <w:sz w:val="24"/>
          <w:szCs w:val="24"/>
        </w:rPr>
        <w:t>public virtual int NumberOfOrders { get; set; }</w:t>
      </w:r>
    </w:p>
    <w:p w:rsidR="00481634" w:rsidRDefault="00481634">
      <w:pPr>
        <w:ind w:firstLine="720"/>
      </w:pPr>
    </w:p>
    <w:p w:rsidR="00481634" w:rsidRDefault="00471D70">
      <w:pPr>
        <w:ind w:firstLine="720"/>
      </w:pPr>
      <w:r>
        <w:rPr>
          <w:sz w:val="24"/>
          <w:szCs w:val="24"/>
        </w:rPr>
        <w:t>public virtual int NumberOfCanceledOrders { get; set; }</w:t>
      </w:r>
    </w:p>
    <w:p w:rsidR="00481634" w:rsidRDefault="00481634">
      <w:pPr>
        <w:ind w:firstLine="720"/>
      </w:pPr>
    </w:p>
    <w:p w:rsidR="00481634" w:rsidRDefault="00471D70">
      <w:pPr>
        <w:ind w:firstLine="720"/>
      </w:pPr>
      <w:r>
        <w:rPr>
          <w:sz w:val="24"/>
          <w:szCs w:val="24"/>
        </w:rPr>
        <w:t>public virtual int NumberOfJoiningAsGuest { get; set; }</w:t>
      </w:r>
    </w:p>
    <w:p w:rsidR="00481634" w:rsidRDefault="00481634">
      <w:pPr>
        <w:bidi/>
      </w:pPr>
    </w:p>
    <w:p w:rsidR="00481634" w:rsidRDefault="00471D70">
      <w:pPr>
        <w:bidi/>
      </w:pPr>
      <w:r>
        <w:rPr>
          <w:b/>
          <w:sz w:val="24"/>
          <w:szCs w:val="24"/>
          <w:rtl/>
        </w:rPr>
        <w:t xml:space="preserve">מחלקת </w:t>
      </w:r>
      <w:r>
        <w:rPr>
          <w:b/>
          <w:sz w:val="24"/>
          <w:szCs w:val="24"/>
        </w:rPr>
        <w:t>OffendingCustomersReport</w:t>
      </w:r>
    </w:p>
    <w:p w:rsidR="00481634" w:rsidRDefault="00471D70">
      <w:pPr>
        <w:bidi/>
      </w:pPr>
      <w:r>
        <w:rPr>
          <w:sz w:val="24"/>
          <w:szCs w:val="24"/>
          <w:rtl/>
        </w:rPr>
        <w:t xml:space="preserve">מחלקה מייצגת אובייקט מעבר של דוח המופק על כמות התלונות על לקוח שמסויים.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pPr>
        <w:ind w:left="720"/>
      </w:pPr>
      <w:r>
        <w:rPr>
          <w:sz w:val="24"/>
          <w:szCs w:val="24"/>
        </w:rPr>
        <w:t>public int CoustomerId { get; set; }</w:t>
      </w:r>
    </w:p>
    <w:p w:rsidR="00481634" w:rsidRDefault="00471D70">
      <w:pPr>
        <w:ind w:left="720"/>
      </w:pPr>
      <w:r>
        <w:rPr>
          <w:sz w:val="24"/>
          <w:szCs w:val="24"/>
        </w:rPr>
        <w:t xml:space="preserve">        </w:t>
      </w:r>
    </w:p>
    <w:p w:rsidR="00481634" w:rsidRDefault="00471D70">
      <w:pPr>
        <w:ind w:left="720"/>
      </w:pPr>
      <w:r>
        <w:rPr>
          <w:sz w:val="24"/>
          <w:szCs w:val="24"/>
        </w:rPr>
        <w:t>public virtual string FirstName { get; set; }</w:t>
      </w:r>
    </w:p>
    <w:p w:rsidR="00481634" w:rsidRDefault="00481634">
      <w:pPr>
        <w:bidi/>
      </w:pPr>
    </w:p>
    <w:p w:rsidR="00481634" w:rsidRDefault="00471D70">
      <w:pPr>
        <w:ind w:firstLine="720"/>
      </w:pPr>
      <w:r>
        <w:rPr>
          <w:sz w:val="24"/>
          <w:szCs w:val="24"/>
        </w:rPr>
        <w:t>public virtual string LastName { get; set; }</w:t>
      </w:r>
    </w:p>
    <w:p w:rsidR="00481634" w:rsidRDefault="00481634">
      <w:pPr>
        <w:bidi/>
      </w:pPr>
    </w:p>
    <w:p w:rsidR="00481634" w:rsidRDefault="00471D70">
      <w:pPr>
        <w:ind w:firstLine="720"/>
      </w:pPr>
      <w:r>
        <w:rPr>
          <w:sz w:val="24"/>
          <w:szCs w:val="24"/>
        </w:rPr>
        <w:t>public virtual int NumberOfComplaints{ get; set; }</w:t>
      </w:r>
    </w:p>
    <w:p w:rsidR="00481634" w:rsidRDefault="00481634">
      <w:pPr>
        <w:bidi/>
      </w:pPr>
    </w:p>
    <w:p w:rsidR="00481634" w:rsidRDefault="00471D70">
      <w:pPr>
        <w:bidi/>
      </w:pPr>
      <w:r>
        <w:rPr>
          <w:sz w:val="28"/>
          <w:szCs w:val="28"/>
        </w:rPr>
        <w:t xml:space="preserve">   </w:t>
      </w:r>
    </w:p>
    <w:p w:rsidR="00481634" w:rsidRDefault="00471D70">
      <w:r>
        <w:br w:type="page"/>
      </w:r>
    </w:p>
    <w:p w:rsidR="00481634" w:rsidRDefault="00481634"/>
    <w:p w:rsidR="00481634" w:rsidRDefault="00471D70">
      <w:pPr>
        <w:bidi/>
      </w:pPr>
      <w:r>
        <w:rPr>
          <w:b/>
          <w:sz w:val="24"/>
          <w:szCs w:val="24"/>
          <w:rtl/>
        </w:rPr>
        <w:t xml:space="preserve">מחלקת </w:t>
      </w:r>
      <w:r>
        <w:rPr>
          <w:b/>
          <w:sz w:val="24"/>
          <w:szCs w:val="24"/>
        </w:rPr>
        <w:t>LoginResponse</w:t>
      </w:r>
    </w:p>
    <w:p w:rsidR="00481634" w:rsidRDefault="00471D70">
      <w:pPr>
        <w:bidi/>
      </w:pPr>
      <w:r>
        <w:rPr>
          <w:sz w:val="24"/>
          <w:szCs w:val="24"/>
          <w:rtl/>
        </w:rPr>
        <w:t xml:space="preserve">מחלקה מייצגת אובייקט מעבר של היוזר המחובר למערכת והרשאותיו המתאימות.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public int UserId { get; set; }</w:t>
      </w:r>
    </w:p>
    <w:p w:rsidR="00481634" w:rsidRDefault="00471D70">
      <w:r>
        <w:rPr>
          <w:sz w:val="24"/>
          <w:szCs w:val="24"/>
        </w:rPr>
        <w:tab/>
      </w:r>
      <w:r>
        <w:rPr>
          <w:sz w:val="24"/>
          <w:szCs w:val="24"/>
        </w:rPr>
        <w:tab/>
      </w:r>
    </w:p>
    <w:p w:rsidR="00481634" w:rsidRDefault="00471D70">
      <w:r>
        <w:rPr>
          <w:sz w:val="24"/>
          <w:szCs w:val="24"/>
        </w:rPr>
        <w:t>public bool IsUserFrozen { get; set; }</w:t>
      </w:r>
    </w:p>
    <w:p w:rsidR="00481634" w:rsidRDefault="00481634"/>
    <w:p w:rsidR="00481634" w:rsidRDefault="00471D70">
      <w:r>
        <w:rPr>
          <w:sz w:val="24"/>
          <w:szCs w:val="24"/>
        </w:rPr>
        <w:t>public string Role { get; set; }</w:t>
      </w:r>
    </w:p>
    <w:p w:rsidR="00481634" w:rsidRDefault="00481634"/>
    <w:p w:rsidR="00481634" w:rsidRDefault="00471D70">
      <w:r>
        <w:rPr>
          <w:sz w:val="24"/>
          <w:szCs w:val="24"/>
        </w:rPr>
        <w:t>public string AuthorizationKey { get; set; }</w:t>
      </w:r>
    </w:p>
    <w:p w:rsidR="00481634" w:rsidRDefault="00481634"/>
    <w:p w:rsidR="00481634" w:rsidRDefault="00481634"/>
    <w:p w:rsidR="00481634" w:rsidRDefault="00471D70">
      <w:pPr>
        <w:bidi/>
      </w:pPr>
      <w:r>
        <w:rPr>
          <w:b/>
          <w:sz w:val="24"/>
          <w:szCs w:val="24"/>
          <w:rtl/>
        </w:rPr>
        <w:t xml:space="preserve">מחלקת </w:t>
      </w:r>
      <w:r>
        <w:rPr>
          <w:b/>
          <w:sz w:val="24"/>
          <w:szCs w:val="24"/>
        </w:rPr>
        <w:t>RegistrationReponse</w:t>
      </w:r>
    </w:p>
    <w:p w:rsidR="00481634" w:rsidRDefault="00471D70">
      <w:pPr>
        <w:bidi/>
      </w:pPr>
      <w:r>
        <w:rPr>
          <w:sz w:val="24"/>
          <w:szCs w:val="24"/>
          <w:rtl/>
        </w:rPr>
        <w:t xml:space="preserve">מחלקה מייצגת אובייקט מעבר של בדיקה בעת הרשמה האם ה- </w:t>
      </w:r>
      <w:r>
        <w:rPr>
          <w:sz w:val="24"/>
          <w:szCs w:val="24"/>
        </w:rPr>
        <w:t>username</w:t>
      </w:r>
      <w:r>
        <w:rPr>
          <w:sz w:val="24"/>
          <w:szCs w:val="24"/>
          <w:rtl/>
        </w:rPr>
        <w:t xml:space="preserve"> אותו הנרשם רוצה קיים כבר במערכת.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 w:rsidR="00481634" w:rsidRDefault="00471D70">
      <w:r>
        <w:rPr>
          <w:sz w:val="24"/>
          <w:szCs w:val="24"/>
        </w:rPr>
        <w:t>public bool AlreadyExists { get; set; }</w:t>
      </w:r>
    </w:p>
    <w:p w:rsidR="00481634" w:rsidRDefault="00481634"/>
    <w:p w:rsidR="00481634" w:rsidRDefault="00481634"/>
    <w:p w:rsidR="00481634" w:rsidRDefault="00471D70">
      <w:pPr>
        <w:bidi/>
      </w:pPr>
      <w:r>
        <w:rPr>
          <w:b/>
          <w:sz w:val="24"/>
          <w:szCs w:val="24"/>
          <w:rtl/>
        </w:rPr>
        <w:t xml:space="preserve">מחלקת </w:t>
      </w:r>
      <w:r>
        <w:rPr>
          <w:b/>
          <w:sz w:val="24"/>
          <w:szCs w:val="24"/>
        </w:rPr>
        <w:t>UserCredentials</w:t>
      </w:r>
    </w:p>
    <w:p w:rsidR="00481634" w:rsidRDefault="00471D70">
      <w:pPr>
        <w:bidi/>
      </w:pPr>
      <w:r>
        <w:rPr>
          <w:sz w:val="24"/>
          <w:szCs w:val="24"/>
          <w:rtl/>
        </w:rPr>
        <w:t xml:space="preserve">מחלקה מייצגת אובייקט מעבר של שם וסיסמת היוזר המתחבר למערכת.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public string Username { get; set; }</w:t>
      </w:r>
    </w:p>
    <w:p w:rsidR="00481634" w:rsidRDefault="00481634"/>
    <w:p w:rsidR="00481634" w:rsidRDefault="00471D70">
      <w:r>
        <w:rPr>
          <w:sz w:val="24"/>
          <w:szCs w:val="24"/>
        </w:rPr>
        <w:t>public string Password { get; set; }</w:t>
      </w:r>
    </w:p>
    <w:p w:rsidR="00481634" w:rsidRDefault="00481634"/>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מחלקות תשתית (</w:t>
      </w:r>
      <w:r>
        <w:rPr>
          <w:sz w:val="28"/>
          <w:szCs w:val="28"/>
        </w:rPr>
        <w:t>Common</w:t>
      </w:r>
      <w:r>
        <w:rPr>
          <w:sz w:val="28"/>
          <w:szCs w:val="28"/>
          <w:rtl/>
        </w:rPr>
        <w:t>)</w:t>
      </w:r>
    </w:p>
    <w:p w:rsidR="00481634" w:rsidRDefault="00481634">
      <w:pPr>
        <w:bidi/>
      </w:pPr>
    </w:p>
    <w:p w:rsidR="00481634" w:rsidRDefault="00471D70">
      <w:pPr>
        <w:bidi/>
      </w:pPr>
      <w:r>
        <w:rPr>
          <w:b/>
          <w:sz w:val="24"/>
          <w:szCs w:val="24"/>
          <w:rtl/>
        </w:rPr>
        <w:t xml:space="preserve">מחלקת </w:t>
      </w:r>
      <w:r>
        <w:rPr>
          <w:b/>
          <w:sz w:val="24"/>
          <w:szCs w:val="24"/>
        </w:rPr>
        <w:t>Consts</w:t>
      </w:r>
    </w:p>
    <w:p w:rsidR="00481634" w:rsidRDefault="00471D70">
      <w:pPr>
        <w:bidi/>
      </w:pPr>
      <w:r>
        <w:rPr>
          <w:sz w:val="24"/>
          <w:szCs w:val="24"/>
          <w:rtl/>
        </w:rPr>
        <w:t>מחלקה סטאטית זו מכילה קבועים שונים אשר רלוונטים לכל המערכת. המחלקה בעלת התכונות ותת המחלקות הבאות:</w:t>
      </w:r>
    </w:p>
    <w:p w:rsidR="00C7601C" w:rsidRPr="00C7601C" w:rsidRDefault="00C7601C">
      <w:pPr>
        <w:rPr>
          <w:ins w:id="1360" w:author="ron gal" w:date="2017-03-04T16:12:00Z"/>
          <w:sz w:val="24"/>
          <w:szCs w:val="24"/>
          <w:rPrChange w:id="1361" w:author="ron gal" w:date="2017-03-04T16:12:00Z">
            <w:rPr>
              <w:ins w:id="1362" w:author="ron gal" w:date="2017-03-04T16:12:00Z"/>
              <w:rFonts w:ascii="Consolas" w:hAnsi="Consolas" w:cs="Consolas"/>
              <w:sz w:val="19"/>
              <w:szCs w:val="19"/>
              <w:highlight w:val="white"/>
            </w:rPr>
          </w:rPrChange>
        </w:rPr>
        <w:pPrChange w:id="1363" w:author="ron gal" w:date="2017-03-04T16:12:00Z">
          <w:pPr>
            <w:autoSpaceDE w:val="0"/>
            <w:autoSpaceDN w:val="0"/>
            <w:adjustRightInd w:val="0"/>
            <w:spacing w:line="240" w:lineRule="auto"/>
          </w:pPr>
        </w:pPrChange>
      </w:pPr>
      <w:ins w:id="1364" w:author="ron gal" w:date="2017-03-04T16:12:00Z">
        <w:r w:rsidRPr="00C7601C">
          <w:rPr>
            <w:sz w:val="24"/>
            <w:szCs w:val="24"/>
            <w:rPrChange w:id="1365" w:author="ron gal" w:date="2017-03-04T16:12:00Z">
              <w:rPr>
                <w:rFonts w:ascii="Consolas" w:hAnsi="Consolas" w:cs="Consolas"/>
                <w:color w:val="0000FF"/>
                <w:sz w:val="19"/>
                <w:szCs w:val="19"/>
                <w:highlight w:val="white"/>
              </w:rPr>
            </w:rPrChange>
          </w:rPr>
          <w:t>public</w:t>
        </w:r>
        <w:r w:rsidRPr="00C7601C">
          <w:rPr>
            <w:sz w:val="24"/>
            <w:szCs w:val="24"/>
            <w:rPrChange w:id="1366" w:author="ron gal" w:date="2017-03-04T16:12:00Z">
              <w:rPr>
                <w:rFonts w:ascii="Consolas" w:hAnsi="Consolas" w:cs="Consolas"/>
                <w:sz w:val="19"/>
                <w:szCs w:val="19"/>
                <w:highlight w:val="white"/>
              </w:rPr>
            </w:rPrChange>
          </w:rPr>
          <w:t xml:space="preserve"> </w:t>
        </w:r>
        <w:r w:rsidRPr="00C7601C">
          <w:rPr>
            <w:sz w:val="24"/>
            <w:szCs w:val="24"/>
            <w:rPrChange w:id="1367" w:author="ron gal" w:date="2017-03-04T16:12:00Z">
              <w:rPr>
                <w:rFonts w:ascii="Consolas" w:hAnsi="Consolas" w:cs="Consolas"/>
                <w:color w:val="0000FF"/>
                <w:sz w:val="19"/>
                <w:szCs w:val="19"/>
                <w:highlight w:val="white"/>
              </w:rPr>
            </w:rPrChange>
          </w:rPr>
          <w:t>const</w:t>
        </w:r>
        <w:r w:rsidRPr="00C7601C">
          <w:rPr>
            <w:sz w:val="24"/>
            <w:szCs w:val="24"/>
            <w:rPrChange w:id="1368" w:author="ron gal" w:date="2017-03-04T16:12:00Z">
              <w:rPr>
                <w:rFonts w:ascii="Consolas" w:hAnsi="Consolas" w:cs="Consolas"/>
                <w:sz w:val="19"/>
                <w:szCs w:val="19"/>
                <w:highlight w:val="white"/>
              </w:rPr>
            </w:rPrChange>
          </w:rPr>
          <w:t xml:space="preserve"> </w:t>
        </w:r>
        <w:r w:rsidRPr="00C7601C">
          <w:rPr>
            <w:sz w:val="24"/>
            <w:szCs w:val="24"/>
            <w:rPrChange w:id="1369" w:author="ron gal" w:date="2017-03-04T16:12:00Z">
              <w:rPr>
                <w:rFonts w:ascii="Consolas" w:hAnsi="Consolas" w:cs="Consolas"/>
                <w:color w:val="0000FF"/>
                <w:sz w:val="19"/>
                <w:szCs w:val="19"/>
                <w:highlight w:val="white"/>
              </w:rPr>
            </w:rPrChange>
          </w:rPr>
          <w:t>string</w:t>
        </w:r>
        <w:r w:rsidRPr="00C7601C">
          <w:rPr>
            <w:sz w:val="24"/>
            <w:szCs w:val="24"/>
            <w:rPrChange w:id="1370" w:author="ron gal" w:date="2017-03-04T16:12:00Z">
              <w:rPr>
                <w:rFonts w:ascii="Consolas" w:hAnsi="Consolas" w:cs="Consolas"/>
                <w:sz w:val="19"/>
                <w:szCs w:val="19"/>
                <w:highlight w:val="white"/>
              </w:rPr>
            </w:rPrChange>
          </w:rPr>
          <w:t xml:space="preserve"> DB_PATH = </w:t>
        </w:r>
        <w:r w:rsidRPr="00C7601C">
          <w:rPr>
            <w:sz w:val="24"/>
            <w:szCs w:val="24"/>
            <w:rPrChange w:id="1371" w:author="ron gal" w:date="2017-03-04T16:12:00Z">
              <w:rPr>
                <w:rFonts w:ascii="Consolas" w:hAnsi="Consolas" w:cs="Consolas"/>
                <w:color w:val="A31515"/>
                <w:sz w:val="19"/>
                <w:szCs w:val="19"/>
                <w:highlight w:val="white"/>
              </w:rPr>
            </w:rPrChange>
          </w:rPr>
          <w:t>"~/App_Data/db.sqlite"</w:t>
        </w:r>
        <w:r w:rsidRPr="00C7601C">
          <w:rPr>
            <w:sz w:val="24"/>
            <w:szCs w:val="24"/>
            <w:rPrChange w:id="1372" w:author="ron gal" w:date="2017-03-04T16:12:00Z">
              <w:rPr>
                <w:rFonts w:ascii="Consolas" w:hAnsi="Consolas" w:cs="Consolas"/>
                <w:sz w:val="19"/>
                <w:szCs w:val="19"/>
                <w:highlight w:val="white"/>
              </w:rPr>
            </w:rPrChange>
          </w:rPr>
          <w:t>;</w:t>
        </w:r>
      </w:ins>
    </w:p>
    <w:p w:rsidR="00C7601C" w:rsidRPr="00C7601C" w:rsidRDefault="00C7601C">
      <w:pPr>
        <w:rPr>
          <w:ins w:id="1373" w:author="ron gal" w:date="2017-03-04T16:12:00Z"/>
          <w:sz w:val="24"/>
          <w:szCs w:val="24"/>
          <w:rPrChange w:id="1374" w:author="ron gal" w:date="2017-03-04T16:12:00Z">
            <w:rPr>
              <w:ins w:id="1375" w:author="ron gal" w:date="2017-03-04T16:12:00Z"/>
              <w:rFonts w:ascii="Consolas" w:hAnsi="Consolas" w:cs="Consolas"/>
              <w:sz w:val="19"/>
              <w:szCs w:val="19"/>
              <w:highlight w:val="white"/>
            </w:rPr>
          </w:rPrChange>
        </w:rPr>
        <w:pPrChange w:id="1376" w:author="ron gal" w:date="2017-03-04T16:12:00Z">
          <w:pPr>
            <w:autoSpaceDE w:val="0"/>
            <w:autoSpaceDN w:val="0"/>
            <w:adjustRightInd w:val="0"/>
            <w:spacing w:line="240" w:lineRule="auto"/>
          </w:pPr>
        </w:pPrChange>
      </w:pPr>
    </w:p>
    <w:p w:rsidR="00C7601C" w:rsidRPr="00C7601C" w:rsidRDefault="00C7601C">
      <w:pPr>
        <w:rPr>
          <w:ins w:id="1377" w:author="ron gal" w:date="2017-03-04T16:12:00Z"/>
          <w:sz w:val="24"/>
          <w:szCs w:val="24"/>
          <w:rPrChange w:id="1378" w:author="ron gal" w:date="2017-03-04T16:12:00Z">
            <w:rPr>
              <w:ins w:id="1379" w:author="ron gal" w:date="2017-03-04T16:12:00Z"/>
              <w:rFonts w:ascii="Consolas" w:hAnsi="Consolas" w:cs="Consolas"/>
              <w:sz w:val="19"/>
              <w:szCs w:val="19"/>
              <w:highlight w:val="white"/>
            </w:rPr>
          </w:rPrChange>
        </w:rPr>
        <w:pPrChange w:id="1380" w:author="ron gal" w:date="2017-03-04T16:12:00Z">
          <w:pPr>
            <w:autoSpaceDE w:val="0"/>
            <w:autoSpaceDN w:val="0"/>
            <w:adjustRightInd w:val="0"/>
            <w:spacing w:line="240" w:lineRule="auto"/>
          </w:pPr>
        </w:pPrChange>
      </w:pPr>
      <w:ins w:id="1381" w:author="ron gal" w:date="2017-03-04T16:12:00Z">
        <w:r w:rsidRPr="00C7601C">
          <w:rPr>
            <w:sz w:val="24"/>
            <w:szCs w:val="24"/>
            <w:rPrChange w:id="1382" w:author="ron gal" w:date="2017-03-04T16:12:00Z">
              <w:rPr>
                <w:rFonts w:ascii="Consolas" w:hAnsi="Consolas" w:cs="Consolas"/>
                <w:sz w:val="19"/>
                <w:szCs w:val="19"/>
                <w:highlight w:val="white"/>
              </w:rPr>
            </w:rPrChange>
          </w:rPr>
          <w:t xml:space="preserve">        </w:t>
        </w:r>
        <w:r w:rsidRPr="00C7601C">
          <w:rPr>
            <w:sz w:val="24"/>
            <w:szCs w:val="24"/>
            <w:rPrChange w:id="1383" w:author="ron gal" w:date="2017-03-04T16:12:00Z">
              <w:rPr>
                <w:rFonts w:ascii="Consolas" w:hAnsi="Consolas" w:cs="Consolas"/>
                <w:color w:val="0000FF"/>
                <w:sz w:val="19"/>
                <w:szCs w:val="19"/>
                <w:highlight w:val="white"/>
              </w:rPr>
            </w:rPrChange>
          </w:rPr>
          <w:t>public</w:t>
        </w:r>
        <w:r w:rsidRPr="00C7601C">
          <w:rPr>
            <w:sz w:val="24"/>
            <w:szCs w:val="24"/>
            <w:rPrChange w:id="1384" w:author="ron gal" w:date="2017-03-04T16:12:00Z">
              <w:rPr>
                <w:rFonts w:ascii="Consolas" w:hAnsi="Consolas" w:cs="Consolas"/>
                <w:sz w:val="19"/>
                <w:szCs w:val="19"/>
                <w:highlight w:val="white"/>
              </w:rPr>
            </w:rPrChange>
          </w:rPr>
          <w:t xml:space="preserve"> </w:t>
        </w:r>
        <w:r w:rsidRPr="00C7601C">
          <w:rPr>
            <w:sz w:val="24"/>
            <w:szCs w:val="24"/>
            <w:rPrChange w:id="1385" w:author="ron gal" w:date="2017-03-04T16:12:00Z">
              <w:rPr>
                <w:rFonts w:ascii="Consolas" w:hAnsi="Consolas" w:cs="Consolas"/>
                <w:color w:val="0000FF"/>
                <w:sz w:val="19"/>
                <w:szCs w:val="19"/>
                <w:highlight w:val="white"/>
              </w:rPr>
            </w:rPrChange>
          </w:rPr>
          <w:t>static</w:t>
        </w:r>
        <w:r w:rsidRPr="00C7601C">
          <w:rPr>
            <w:sz w:val="24"/>
            <w:szCs w:val="24"/>
            <w:rPrChange w:id="1386" w:author="ron gal" w:date="2017-03-04T16:12:00Z">
              <w:rPr>
                <w:rFonts w:ascii="Consolas" w:hAnsi="Consolas" w:cs="Consolas"/>
                <w:sz w:val="19"/>
                <w:szCs w:val="19"/>
                <w:highlight w:val="white"/>
              </w:rPr>
            </w:rPrChange>
          </w:rPr>
          <w:t xml:space="preserve"> </w:t>
        </w:r>
        <w:r w:rsidRPr="00C7601C">
          <w:rPr>
            <w:sz w:val="24"/>
            <w:szCs w:val="24"/>
            <w:rPrChange w:id="1387" w:author="ron gal" w:date="2017-03-04T16:12:00Z">
              <w:rPr>
                <w:rFonts w:ascii="Consolas" w:hAnsi="Consolas" w:cs="Consolas"/>
                <w:color w:val="0000FF"/>
                <w:sz w:val="19"/>
                <w:szCs w:val="19"/>
                <w:highlight w:val="white"/>
              </w:rPr>
            </w:rPrChange>
          </w:rPr>
          <w:t>class</w:t>
        </w:r>
        <w:r w:rsidRPr="00C7601C">
          <w:rPr>
            <w:sz w:val="24"/>
            <w:szCs w:val="24"/>
            <w:rPrChange w:id="1388" w:author="ron gal" w:date="2017-03-04T16:12:00Z">
              <w:rPr>
                <w:rFonts w:ascii="Consolas" w:hAnsi="Consolas" w:cs="Consolas"/>
                <w:sz w:val="19"/>
                <w:szCs w:val="19"/>
                <w:highlight w:val="white"/>
              </w:rPr>
            </w:rPrChange>
          </w:rPr>
          <w:t xml:space="preserve"> </w:t>
        </w:r>
        <w:r w:rsidRPr="00C7601C">
          <w:rPr>
            <w:sz w:val="24"/>
            <w:szCs w:val="24"/>
            <w:rPrChange w:id="1389" w:author="ron gal" w:date="2017-03-04T16:12:00Z">
              <w:rPr>
                <w:rFonts w:ascii="Consolas" w:hAnsi="Consolas" w:cs="Consolas"/>
                <w:color w:val="2B91AF"/>
                <w:sz w:val="19"/>
                <w:szCs w:val="19"/>
                <w:highlight w:val="white"/>
              </w:rPr>
            </w:rPrChange>
          </w:rPr>
          <w:t>Roles</w:t>
        </w:r>
      </w:ins>
    </w:p>
    <w:p w:rsidR="00C7601C" w:rsidRPr="00C7601C" w:rsidRDefault="00C7601C">
      <w:pPr>
        <w:rPr>
          <w:ins w:id="1390" w:author="ron gal" w:date="2017-03-04T16:12:00Z"/>
          <w:sz w:val="24"/>
          <w:szCs w:val="24"/>
          <w:rPrChange w:id="1391" w:author="ron gal" w:date="2017-03-04T16:12:00Z">
            <w:rPr>
              <w:ins w:id="1392" w:author="ron gal" w:date="2017-03-04T16:12:00Z"/>
              <w:rFonts w:ascii="Consolas" w:hAnsi="Consolas" w:cs="Consolas"/>
              <w:sz w:val="19"/>
              <w:szCs w:val="19"/>
              <w:highlight w:val="white"/>
            </w:rPr>
          </w:rPrChange>
        </w:rPr>
        <w:pPrChange w:id="1393" w:author="ron gal" w:date="2017-03-04T16:12:00Z">
          <w:pPr>
            <w:autoSpaceDE w:val="0"/>
            <w:autoSpaceDN w:val="0"/>
            <w:adjustRightInd w:val="0"/>
            <w:spacing w:line="240" w:lineRule="auto"/>
          </w:pPr>
        </w:pPrChange>
      </w:pPr>
      <w:ins w:id="1394" w:author="ron gal" w:date="2017-03-04T16:12:00Z">
        <w:r w:rsidRPr="00C7601C">
          <w:rPr>
            <w:sz w:val="24"/>
            <w:szCs w:val="24"/>
            <w:rPrChange w:id="1395" w:author="ron gal" w:date="2017-03-04T16:12:00Z">
              <w:rPr>
                <w:rFonts w:ascii="Consolas" w:hAnsi="Consolas" w:cs="Consolas"/>
                <w:sz w:val="19"/>
                <w:szCs w:val="19"/>
                <w:highlight w:val="white"/>
              </w:rPr>
            </w:rPrChange>
          </w:rPr>
          <w:t xml:space="preserve">        {</w:t>
        </w:r>
      </w:ins>
    </w:p>
    <w:p w:rsidR="00C7601C" w:rsidRPr="00C7601C" w:rsidRDefault="00C7601C">
      <w:pPr>
        <w:rPr>
          <w:ins w:id="1396" w:author="ron gal" w:date="2017-03-04T16:12:00Z"/>
          <w:sz w:val="24"/>
          <w:szCs w:val="24"/>
          <w:rPrChange w:id="1397" w:author="ron gal" w:date="2017-03-04T16:12:00Z">
            <w:rPr>
              <w:ins w:id="1398" w:author="ron gal" w:date="2017-03-04T16:12:00Z"/>
              <w:rFonts w:ascii="Consolas" w:hAnsi="Consolas" w:cs="Consolas"/>
              <w:sz w:val="19"/>
              <w:szCs w:val="19"/>
              <w:highlight w:val="white"/>
            </w:rPr>
          </w:rPrChange>
        </w:rPr>
        <w:pPrChange w:id="1399" w:author="ron gal" w:date="2017-03-04T16:12:00Z">
          <w:pPr>
            <w:autoSpaceDE w:val="0"/>
            <w:autoSpaceDN w:val="0"/>
            <w:adjustRightInd w:val="0"/>
            <w:spacing w:line="240" w:lineRule="auto"/>
          </w:pPr>
        </w:pPrChange>
      </w:pPr>
      <w:ins w:id="1400" w:author="ron gal" w:date="2017-03-04T16:12:00Z">
        <w:r w:rsidRPr="00C7601C">
          <w:rPr>
            <w:sz w:val="24"/>
            <w:szCs w:val="24"/>
            <w:rPrChange w:id="1401" w:author="ron gal" w:date="2017-03-04T16:12:00Z">
              <w:rPr>
                <w:rFonts w:ascii="Consolas" w:hAnsi="Consolas" w:cs="Consolas"/>
                <w:sz w:val="19"/>
                <w:szCs w:val="19"/>
                <w:highlight w:val="white"/>
              </w:rPr>
            </w:rPrChange>
          </w:rPr>
          <w:t xml:space="preserve">            </w:t>
        </w:r>
        <w:r w:rsidRPr="00C7601C">
          <w:rPr>
            <w:sz w:val="24"/>
            <w:szCs w:val="24"/>
            <w:rPrChange w:id="1402" w:author="ron gal" w:date="2017-03-04T16:12:00Z">
              <w:rPr>
                <w:rFonts w:ascii="Consolas" w:hAnsi="Consolas" w:cs="Consolas"/>
                <w:color w:val="0000FF"/>
                <w:sz w:val="19"/>
                <w:szCs w:val="19"/>
                <w:highlight w:val="white"/>
              </w:rPr>
            </w:rPrChange>
          </w:rPr>
          <w:t>public</w:t>
        </w:r>
        <w:r w:rsidRPr="00C7601C">
          <w:rPr>
            <w:sz w:val="24"/>
            <w:szCs w:val="24"/>
            <w:rPrChange w:id="1403" w:author="ron gal" w:date="2017-03-04T16:12:00Z">
              <w:rPr>
                <w:rFonts w:ascii="Consolas" w:hAnsi="Consolas" w:cs="Consolas"/>
                <w:sz w:val="19"/>
                <w:szCs w:val="19"/>
                <w:highlight w:val="white"/>
              </w:rPr>
            </w:rPrChange>
          </w:rPr>
          <w:t xml:space="preserve"> </w:t>
        </w:r>
        <w:r w:rsidRPr="00C7601C">
          <w:rPr>
            <w:sz w:val="24"/>
            <w:szCs w:val="24"/>
            <w:rPrChange w:id="1404" w:author="ron gal" w:date="2017-03-04T16:12:00Z">
              <w:rPr>
                <w:rFonts w:ascii="Consolas" w:hAnsi="Consolas" w:cs="Consolas"/>
                <w:color w:val="0000FF"/>
                <w:sz w:val="19"/>
                <w:szCs w:val="19"/>
                <w:highlight w:val="white"/>
              </w:rPr>
            </w:rPrChange>
          </w:rPr>
          <w:t>const</w:t>
        </w:r>
        <w:r w:rsidRPr="00C7601C">
          <w:rPr>
            <w:sz w:val="24"/>
            <w:szCs w:val="24"/>
            <w:rPrChange w:id="1405" w:author="ron gal" w:date="2017-03-04T16:12:00Z">
              <w:rPr>
                <w:rFonts w:ascii="Consolas" w:hAnsi="Consolas" w:cs="Consolas"/>
                <w:sz w:val="19"/>
                <w:szCs w:val="19"/>
                <w:highlight w:val="white"/>
              </w:rPr>
            </w:rPrChange>
          </w:rPr>
          <w:t xml:space="preserve"> </w:t>
        </w:r>
        <w:r w:rsidRPr="00C7601C">
          <w:rPr>
            <w:sz w:val="24"/>
            <w:szCs w:val="24"/>
            <w:rPrChange w:id="1406" w:author="ron gal" w:date="2017-03-04T16:12:00Z">
              <w:rPr>
                <w:rFonts w:ascii="Consolas" w:hAnsi="Consolas" w:cs="Consolas"/>
                <w:color w:val="0000FF"/>
                <w:sz w:val="19"/>
                <w:szCs w:val="19"/>
                <w:highlight w:val="white"/>
              </w:rPr>
            </w:rPrChange>
          </w:rPr>
          <w:t>string</w:t>
        </w:r>
        <w:r w:rsidRPr="00C7601C">
          <w:rPr>
            <w:sz w:val="24"/>
            <w:szCs w:val="24"/>
            <w:rPrChange w:id="1407" w:author="ron gal" w:date="2017-03-04T16:12:00Z">
              <w:rPr>
                <w:rFonts w:ascii="Consolas" w:hAnsi="Consolas" w:cs="Consolas"/>
                <w:sz w:val="19"/>
                <w:szCs w:val="19"/>
                <w:highlight w:val="white"/>
              </w:rPr>
            </w:rPrChange>
          </w:rPr>
          <w:t xml:space="preserve"> Owner = </w:t>
        </w:r>
        <w:r w:rsidRPr="00C7601C">
          <w:rPr>
            <w:sz w:val="24"/>
            <w:szCs w:val="24"/>
            <w:rPrChange w:id="1408" w:author="ron gal" w:date="2017-03-04T16:12:00Z">
              <w:rPr>
                <w:rFonts w:ascii="Consolas" w:hAnsi="Consolas" w:cs="Consolas"/>
                <w:color w:val="A31515"/>
                <w:sz w:val="19"/>
                <w:szCs w:val="19"/>
                <w:highlight w:val="white"/>
              </w:rPr>
            </w:rPrChange>
          </w:rPr>
          <w:t>"Owner"</w:t>
        </w:r>
        <w:r w:rsidRPr="00C7601C">
          <w:rPr>
            <w:sz w:val="24"/>
            <w:szCs w:val="24"/>
            <w:rPrChange w:id="1409" w:author="ron gal" w:date="2017-03-04T16:12:00Z">
              <w:rPr>
                <w:rFonts w:ascii="Consolas" w:hAnsi="Consolas" w:cs="Consolas"/>
                <w:sz w:val="19"/>
                <w:szCs w:val="19"/>
                <w:highlight w:val="white"/>
              </w:rPr>
            </w:rPrChange>
          </w:rPr>
          <w:t>;</w:t>
        </w:r>
      </w:ins>
    </w:p>
    <w:p w:rsidR="00C7601C" w:rsidRPr="00C7601C" w:rsidRDefault="00C7601C">
      <w:pPr>
        <w:rPr>
          <w:ins w:id="1410" w:author="ron gal" w:date="2017-03-04T16:12:00Z"/>
          <w:sz w:val="24"/>
          <w:szCs w:val="24"/>
          <w:rPrChange w:id="1411" w:author="ron gal" w:date="2017-03-04T16:12:00Z">
            <w:rPr>
              <w:ins w:id="1412" w:author="ron gal" w:date="2017-03-04T16:12:00Z"/>
              <w:rFonts w:ascii="Consolas" w:hAnsi="Consolas" w:cs="Consolas"/>
              <w:sz w:val="19"/>
              <w:szCs w:val="19"/>
              <w:highlight w:val="white"/>
            </w:rPr>
          </w:rPrChange>
        </w:rPr>
        <w:pPrChange w:id="1413" w:author="ron gal" w:date="2017-03-04T16:12:00Z">
          <w:pPr>
            <w:autoSpaceDE w:val="0"/>
            <w:autoSpaceDN w:val="0"/>
            <w:adjustRightInd w:val="0"/>
            <w:spacing w:line="240" w:lineRule="auto"/>
          </w:pPr>
        </w:pPrChange>
      </w:pPr>
      <w:ins w:id="1414" w:author="ron gal" w:date="2017-03-04T16:12:00Z">
        <w:r w:rsidRPr="00C7601C">
          <w:rPr>
            <w:sz w:val="24"/>
            <w:szCs w:val="24"/>
            <w:rPrChange w:id="1415" w:author="ron gal" w:date="2017-03-04T16:12:00Z">
              <w:rPr>
                <w:rFonts w:ascii="Consolas" w:hAnsi="Consolas" w:cs="Consolas"/>
                <w:sz w:val="19"/>
                <w:szCs w:val="19"/>
                <w:highlight w:val="white"/>
              </w:rPr>
            </w:rPrChange>
          </w:rPr>
          <w:t xml:space="preserve">            </w:t>
        </w:r>
        <w:r w:rsidRPr="00C7601C">
          <w:rPr>
            <w:sz w:val="24"/>
            <w:szCs w:val="24"/>
            <w:rPrChange w:id="1416" w:author="ron gal" w:date="2017-03-04T16:12:00Z">
              <w:rPr>
                <w:rFonts w:ascii="Consolas" w:hAnsi="Consolas" w:cs="Consolas"/>
                <w:color w:val="0000FF"/>
                <w:sz w:val="19"/>
                <w:szCs w:val="19"/>
                <w:highlight w:val="white"/>
              </w:rPr>
            </w:rPrChange>
          </w:rPr>
          <w:t>public</w:t>
        </w:r>
        <w:r w:rsidRPr="00C7601C">
          <w:rPr>
            <w:sz w:val="24"/>
            <w:szCs w:val="24"/>
            <w:rPrChange w:id="1417" w:author="ron gal" w:date="2017-03-04T16:12:00Z">
              <w:rPr>
                <w:rFonts w:ascii="Consolas" w:hAnsi="Consolas" w:cs="Consolas"/>
                <w:sz w:val="19"/>
                <w:szCs w:val="19"/>
                <w:highlight w:val="white"/>
              </w:rPr>
            </w:rPrChange>
          </w:rPr>
          <w:t xml:space="preserve"> </w:t>
        </w:r>
        <w:r w:rsidRPr="00C7601C">
          <w:rPr>
            <w:sz w:val="24"/>
            <w:szCs w:val="24"/>
            <w:rPrChange w:id="1418" w:author="ron gal" w:date="2017-03-04T16:12:00Z">
              <w:rPr>
                <w:rFonts w:ascii="Consolas" w:hAnsi="Consolas" w:cs="Consolas"/>
                <w:color w:val="0000FF"/>
                <w:sz w:val="19"/>
                <w:szCs w:val="19"/>
                <w:highlight w:val="white"/>
              </w:rPr>
            </w:rPrChange>
          </w:rPr>
          <w:t>const</w:t>
        </w:r>
        <w:r w:rsidRPr="00C7601C">
          <w:rPr>
            <w:sz w:val="24"/>
            <w:szCs w:val="24"/>
            <w:rPrChange w:id="1419" w:author="ron gal" w:date="2017-03-04T16:12:00Z">
              <w:rPr>
                <w:rFonts w:ascii="Consolas" w:hAnsi="Consolas" w:cs="Consolas"/>
                <w:sz w:val="19"/>
                <w:szCs w:val="19"/>
                <w:highlight w:val="white"/>
              </w:rPr>
            </w:rPrChange>
          </w:rPr>
          <w:t xml:space="preserve"> </w:t>
        </w:r>
        <w:r w:rsidRPr="00C7601C">
          <w:rPr>
            <w:sz w:val="24"/>
            <w:szCs w:val="24"/>
            <w:rPrChange w:id="1420" w:author="ron gal" w:date="2017-03-04T16:12:00Z">
              <w:rPr>
                <w:rFonts w:ascii="Consolas" w:hAnsi="Consolas" w:cs="Consolas"/>
                <w:color w:val="0000FF"/>
                <w:sz w:val="19"/>
                <w:szCs w:val="19"/>
                <w:highlight w:val="white"/>
              </w:rPr>
            </w:rPrChange>
          </w:rPr>
          <w:t>string</w:t>
        </w:r>
        <w:r w:rsidRPr="00C7601C">
          <w:rPr>
            <w:sz w:val="24"/>
            <w:szCs w:val="24"/>
            <w:rPrChange w:id="1421" w:author="ron gal" w:date="2017-03-04T16:12:00Z">
              <w:rPr>
                <w:rFonts w:ascii="Consolas" w:hAnsi="Consolas" w:cs="Consolas"/>
                <w:sz w:val="19"/>
                <w:szCs w:val="19"/>
                <w:highlight w:val="white"/>
              </w:rPr>
            </w:rPrChange>
          </w:rPr>
          <w:t xml:space="preserve"> Doctor = </w:t>
        </w:r>
        <w:r w:rsidRPr="00C7601C">
          <w:rPr>
            <w:sz w:val="24"/>
            <w:szCs w:val="24"/>
            <w:rPrChange w:id="1422" w:author="ron gal" w:date="2017-03-04T16:12:00Z">
              <w:rPr>
                <w:rFonts w:ascii="Consolas" w:hAnsi="Consolas" w:cs="Consolas"/>
                <w:color w:val="A31515"/>
                <w:sz w:val="19"/>
                <w:szCs w:val="19"/>
                <w:highlight w:val="white"/>
              </w:rPr>
            </w:rPrChange>
          </w:rPr>
          <w:t>"Doctor"</w:t>
        </w:r>
        <w:r w:rsidRPr="00C7601C">
          <w:rPr>
            <w:sz w:val="24"/>
            <w:szCs w:val="24"/>
            <w:rPrChange w:id="1423" w:author="ron gal" w:date="2017-03-04T16:12:00Z">
              <w:rPr>
                <w:rFonts w:ascii="Consolas" w:hAnsi="Consolas" w:cs="Consolas"/>
                <w:sz w:val="19"/>
                <w:szCs w:val="19"/>
                <w:highlight w:val="white"/>
              </w:rPr>
            </w:rPrChange>
          </w:rPr>
          <w:t>;</w:t>
        </w:r>
      </w:ins>
    </w:p>
    <w:p w:rsidR="00C7601C" w:rsidRPr="00C7601C" w:rsidRDefault="00C7601C">
      <w:pPr>
        <w:rPr>
          <w:ins w:id="1424" w:author="ron gal" w:date="2017-03-04T16:12:00Z"/>
          <w:sz w:val="24"/>
          <w:szCs w:val="24"/>
          <w:rPrChange w:id="1425" w:author="ron gal" w:date="2017-03-04T16:12:00Z">
            <w:rPr>
              <w:ins w:id="1426" w:author="ron gal" w:date="2017-03-04T16:12:00Z"/>
              <w:rFonts w:ascii="Consolas" w:hAnsi="Consolas" w:cs="Consolas"/>
              <w:sz w:val="19"/>
              <w:szCs w:val="19"/>
              <w:highlight w:val="white"/>
            </w:rPr>
          </w:rPrChange>
        </w:rPr>
        <w:pPrChange w:id="1427" w:author="ron gal" w:date="2017-03-04T16:12:00Z">
          <w:pPr>
            <w:autoSpaceDE w:val="0"/>
            <w:autoSpaceDN w:val="0"/>
            <w:adjustRightInd w:val="0"/>
            <w:spacing w:line="240" w:lineRule="auto"/>
          </w:pPr>
        </w:pPrChange>
      </w:pPr>
      <w:ins w:id="1428" w:author="ron gal" w:date="2017-03-04T16:12:00Z">
        <w:r w:rsidRPr="00C7601C">
          <w:rPr>
            <w:sz w:val="24"/>
            <w:szCs w:val="24"/>
            <w:rPrChange w:id="1429" w:author="ron gal" w:date="2017-03-04T16:12:00Z">
              <w:rPr>
                <w:rFonts w:ascii="Consolas" w:hAnsi="Consolas" w:cs="Consolas"/>
                <w:sz w:val="19"/>
                <w:szCs w:val="19"/>
                <w:highlight w:val="white"/>
              </w:rPr>
            </w:rPrChange>
          </w:rPr>
          <w:t xml:space="preserve">            </w:t>
        </w:r>
        <w:r w:rsidRPr="00C7601C">
          <w:rPr>
            <w:sz w:val="24"/>
            <w:szCs w:val="24"/>
            <w:rPrChange w:id="1430" w:author="ron gal" w:date="2017-03-04T16:12:00Z">
              <w:rPr>
                <w:rFonts w:ascii="Consolas" w:hAnsi="Consolas" w:cs="Consolas"/>
                <w:color w:val="0000FF"/>
                <w:sz w:val="19"/>
                <w:szCs w:val="19"/>
                <w:highlight w:val="white"/>
              </w:rPr>
            </w:rPrChange>
          </w:rPr>
          <w:t>public</w:t>
        </w:r>
        <w:r w:rsidRPr="00C7601C">
          <w:rPr>
            <w:sz w:val="24"/>
            <w:szCs w:val="24"/>
            <w:rPrChange w:id="1431" w:author="ron gal" w:date="2017-03-04T16:12:00Z">
              <w:rPr>
                <w:rFonts w:ascii="Consolas" w:hAnsi="Consolas" w:cs="Consolas"/>
                <w:sz w:val="19"/>
                <w:szCs w:val="19"/>
                <w:highlight w:val="white"/>
              </w:rPr>
            </w:rPrChange>
          </w:rPr>
          <w:t xml:space="preserve"> </w:t>
        </w:r>
        <w:r w:rsidRPr="00C7601C">
          <w:rPr>
            <w:sz w:val="24"/>
            <w:szCs w:val="24"/>
            <w:rPrChange w:id="1432" w:author="ron gal" w:date="2017-03-04T16:12:00Z">
              <w:rPr>
                <w:rFonts w:ascii="Consolas" w:hAnsi="Consolas" w:cs="Consolas"/>
                <w:color w:val="0000FF"/>
                <w:sz w:val="19"/>
                <w:szCs w:val="19"/>
                <w:highlight w:val="white"/>
              </w:rPr>
            </w:rPrChange>
          </w:rPr>
          <w:t>const</w:t>
        </w:r>
        <w:r w:rsidRPr="00C7601C">
          <w:rPr>
            <w:sz w:val="24"/>
            <w:szCs w:val="24"/>
            <w:rPrChange w:id="1433" w:author="ron gal" w:date="2017-03-04T16:12:00Z">
              <w:rPr>
                <w:rFonts w:ascii="Consolas" w:hAnsi="Consolas" w:cs="Consolas"/>
                <w:sz w:val="19"/>
                <w:szCs w:val="19"/>
                <w:highlight w:val="white"/>
              </w:rPr>
            </w:rPrChange>
          </w:rPr>
          <w:t xml:space="preserve"> </w:t>
        </w:r>
        <w:r w:rsidRPr="00C7601C">
          <w:rPr>
            <w:sz w:val="24"/>
            <w:szCs w:val="24"/>
            <w:rPrChange w:id="1434" w:author="ron gal" w:date="2017-03-04T16:12:00Z">
              <w:rPr>
                <w:rFonts w:ascii="Consolas" w:hAnsi="Consolas" w:cs="Consolas"/>
                <w:color w:val="0000FF"/>
                <w:sz w:val="19"/>
                <w:szCs w:val="19"/>
                <w:highlight w:val="white"/>
              </w:rPr>
            </w:rPrChange>
          </w:rPr>
          <w:t>string</w:t>
        </w:r>
        <w:r w:rsidRPr="00C7601C">
          <w:rPr>
            <w:sz w:val="24"/>
            <w:szCs w:val="24"/>
            <w:rPrChange w:id="1435" w:author="ron gal" w:date="2017-03-04T16:12:00Z">
              <w:rPr>
                <w:rFonts w:ascii="Consolas" w:hAnsi="Consolas" w:cs="Consolas"/>
                <w:sz w:val="19"/>
                <w:szCs w:val="19"/>
                <w:highlight w:val="white"/>
              </w:rPr>
            </w:rPrChange>
          </w:rPr>
          <w:t xml:space="preserve"> None = </w:t>
        </w:r>
        <w:r w:rsidRPr="00C7601C">
          <w:rPr>
            <w:sz w:val="24"/>
            <w:szCs w:val="24"/>
            <w:rPrChange w:id="1436" w:author="ron gal" w:date="2017-03-04T16:12:00Z">
              <w:rPr>
                <w:rFonts w:ascii="Consolas" w:hAnsi="Consolas" w:cs="Consolas"/>
                <w:color w:val="A31515"/>
                <w:sz w:val="19"/>
                <w:szCs w:val="19"/>
                <w:highlight w:val="white"/>
              </w:rPr>
            </w:rPrChange>
          </w:rPr>
          <w:t>"None"</w:t>
        </w:r>
        <w:r w:rsidRPr="00C7601C">
          <w:rPr>
            <w:sz w:val="24"/>
            <w:szCs w:val="24"/>
            <w:rPrChange w:id="1437" w:author="ron gal" w:date="2017-03-04T16:12:00Z">
              <w:rPr>
                <w:rFonts w:ascii="Consolas" w:hAnsi="Consolas" w:cs="Consolas"/>
                <w:sz w:val="19"/>
                <w:szCs w:val="19"/>
                <w:highlight w:val="white"/>
              </w:rPr>
            </w:rPrChange>
          </w:rPr>
          <w:t>;</w:t>
        </w:r>
      </w:ins>
    </w:p>
    <w:p w:rsidR="00C7601C" w:rsidRPr="00C7601C" w:rsidRDefault="00C7601C">
      <w:pPr>
        <w:rPr>
          <w:ins w:id="1438" w:author="ron gal" w:date="2017-03-04T16:12:00Z"/>
          <w:sz w:val="24"/>
          <w:szCs w:val="24"/>
          <w:rPrChange w:id="1439" w:author="ron gal" w:date="2017-03-04T16:12:00Z">
            <w:rPr>
              <w:ins w:id="1440" w:author="ron gal" w:date="2017-03-04T16:12:00Z"/>
              <w:rFonts w:ascii="Consolas" w:hAnsi="Consolas" w:cs="Consolas"/>
              <w:sz w:val="19"/>
              <w:szCs w:val="19"/>
              <w:highlight w:val="white"/>
            </w:rPr>
          </w:rPrChange>
        </w:rPr>
        <w:pPrChange w:id="1441" w:author="ron gal" w:date="2017-03-04T16:12:00Z">
          <w:pPr>
            <w:autoSpaceDE w:val="0"/>
            <w:autoSpaceDN w:val="0"/>
            <w:adjustRightInd w:val="0"/>
            <w:spacing w:line="240" w:lineRule="auto"/>
          </w:pPr>
        </w:pPrChange>
      </w:pPr>
      <w:ins w:id="1442" w:author="ron gal" w:date="2017-03-04T16:12:00Z">
        <w:r w:rsidRPr="00C7601C">
          <w:rPr>
            <w:sz w:val="24"/>
            <w:szCs w:val="24"/>
            <w:rPrChange w:id="1443" w:author="ron gal" w:date="2017-03-04T16:12:00Z">
              <w:rPr>
                <w:rFonts w:ascii="Consolas" w:hAnsi="Consolas" w:cs="Consolas"/>
                <w:sz w:val="19"/>
                <w:szCs w:val="19"/>
                <w:highlight w:val="white"/>
              </w:rPr>
            </w:rPrChange>
          </w:rPr>
          <w:t xml:space="preserve">        }</w:t>
        </w:r>
      </w:ins>
    </w:p>
    <w:p w:rsidR="00C7601C" w:rsidRPr="00C7601C" w:rsidRDefault="00C7601C">
      <w:pPr>
        <w:rPr>
          <w:ins w:id="1444" w:author="ron gal" w:date="2017-03-04T16:12:00Z"/>
          <w:sz w:val="24"/>
          <w:szCs w:val="24"/>
          <w:rPrChange w:id="1445" w:author="ron gal" w:date="2017-03-04T16:12:00Z">
            <w:rPr>
              <w:ins w:id="1446" w:author="ron gal" w:date="2017-03-04T16:12:00Z"/>
              <w:rFonts w:ascii="Consolas" w:hAnsi="Consolas" w:cs="Consolas"/>
              <w:sz w:val="19"/>
              <w:szCs w:val="19"/>
              <w:highlight w:val="white"/>
            </w:rPr>
          </w:rPrChange>
        </w:rPr>
        <w:pPrChange w:id="1447" w:author="ron gal" w:date="2017-03-04T16:12:00Z">
          <w:pPr>
            <w:autoSpaceDE w:val="0"/>
            <w:autoSpaceDN w:val="0"/>
            <w:adjustRightInd w:val="0"/>
            <w:spacing w:line="240" w:lineRule="auto"/>
          </w:pPr>
        </w:pPrChange>
      </w:pPr>
    </w:p>
    <w:p w:rsidR="00C7601C" w:rsidRPr="00C7601C" w:rsidRDefault="00C7601C">
      <w:pPr>
        <w:rPr>
          <w:ins w:id="1448" w:author="ron gal" w:date="2017-03-04T16:12:00Z"/>
          <w:sz w:val="24"/>
          <w:szCs w:val="24"/>
          <w:rPrChange w:id="1449" w:author="ron gal" w:date="2017-03-04T16:12:00Z">
            <w:rPr>
              <w:ins w:id="1450" w:author="ron gal" w:date="2017-03-04T16:12:00Z"/>
              <w:rFonts w:ascii="Consolas" w:hAnsi="Consolas" w:cs="Consolas"/>
              <w:sz w:val="19"/>
              <w:szCs w:val="19"/>
              <w:highlight w:val="white"/>
            </w:rPr>
          </w:rPrChange>
        </w:rPr>
        <w:pPrChange w:id="1451" w:author="ron gal" w:date="2017-03-04T16:12:00Z">
          <w:pPr>
            <w:autoSpaceDE w:val="0"/>
            <w:autoSpaceDN w:val="0"/>
            <w:adjustRightInd w:val="0"/>
            <w:spacing w:line="240" w:lineRule="auto"/>
          </w:pPr>
        </w:pPrChange>
      </w:pPr>
      <w:ins w:id="1452" w:author="ron gal" w:date="2017-03-04T16:12:00Z">
        <w:r w:rsidRPr="00C7601C">
          <w:rPr>
            <w:sz w:val="24"/>
            <w:szCs w:val="24"/>
            <w:rPrChange w:id="1453" w:author="ron gal" w:date="2017-03-04T16:12:00Z">
              <w:rPr>
                <w:rFonts w:ascii="Consolas" w:hAnsi="Consolas" w:cs="Consolas"/>
                <w:sz w:val="19"/>
                <w:szCs w:val="19"/>
                <w:highlight w:val="white"/>
              </w:rPr>
            </w:rPrChange>
          </w:rPr>
          <w:t xml:space="preserve">        </w:t>
        </w:r>
        <w:r w:rsidRPr="00C7601C">
          <w:rPr>
            <w:sz w:val="24"/>
            <w:szCs w:val="24"/>
            <w:rPrChange w:id="1454" w:author="ron gal" w:date="2017-03-04T16:12:00Z">
              <w:rPr>
                <w:rFonts w:ascii="Consolas" w:hAnsi="Consolas" w:cs="Consolas"/>
                <w:color w:val="0000FF"/>
                <w:sz w:val="19"/>
                <w:szCs w:val="19"/>
                <w:highlight w:val="white"/>
              </w:rPr>
            </w:rPrChange>
          </w:rPr>
          <w:t>public</w:t>
        </w:r>
        <w:r w:rsidRPr="00C7601C">
          <w:rPr>
            <w:sz w:val="24"/>
            <w:szCs w:val="24"/>
            <w:rPrChange w:id="1455" w:author="ron gal" w:date="2017-03-04T16:12:00Z">
              <w:rPr>
                <w:rFonts w:ascii="Consolas" w:hAnsi="Consolas" w:cs="Consolas"/>
                <w:sz w:val="19"/>
                <w:szCs w:val="19"/>
                <w:highlight w:val="white"/>
              </w:rPr>
            </w:rPrChange>
          </w:rPr>
          <w:t xml:space="preserve"> </w:t>
        </w:r>
        <w:r w:rsidRPr="00C7601C">
          <w:rPr>
            <w:sz w:val="24"/>
            <w:szCs w:val="24"/>
            <w:rPrChange w:id="1456" w:author="ron gal" w:date="2017-03-04T16:12:00Z">
              <w:rPr>
                <w:rFonts w:ascii="Consolas" w:hAnsi="Consolas" w:cs="Consolas"/>
                <w:color w:val="0000FF"/>
                <w:sz w:val="19"/>
                <w:szCs w:val="19"/>
                <w:highlight w:val="white"/>
              </w:rPr>
            </w:rPrChange>
          </w:rPr>
          <w:t>static</w:t>
        </w:r>
        <w:r w:rsidRPr="00C7601C">
          <w:rPr>
            <w:sz w:val="24"/>
            <w:szCs w:val="24"/>
            <w:rPrChange w:id="1457" w:author="ron gal" w:date="2017-03-04T16:12:00Z">
              <w:rPr>
                <w:rFonts w:ascii="Consolas" w:hAnsi="Consolas" w:cs="Consolas"/>
                <w:sz w:val="19"/>
                <w:szCs w:val="19"/>
                <w:highlight w:val="white"/>
              </w:rPr>
            </w:rPrChange>
          </w:rPr>
          <w:t xml:space="preserve"> </w:t>
        </w:r>
        <w:r w:rsidRPr="00C7601C">
          <w:rPr>
            <w:sz w:val="24"/>
            <w:szCs w:val="24"/>
            <w:rPrChange w:id="1458" w:author="ron gal" w:date="2017-03-04T16:12:00Z">
              <w:rPr>
                <w:rFonts w:ascii="Consolas" w:hAnsi="Consolas" w:cs="Consolas"/>
                <w:color w:val="0000FF"/>
                <w:sz w:val="19"/>
                <w:szCs w:val="19"/>
                <w:highlight w:val="white"/>
              </w:rPr>
            </w:rPrChange>
          </w:rPr>
          <w:t>class</w:t>
        </w:r>
        <w:r w:rsidRPr="00C7601C">
          <w:rPr>
            <w:sz w:val="24"/>
            <w:szCs w:val="24"/>
            <w:rPrChange w:id="1459" w:author="ron gal" w:date="2017-03-04T16:12:00Z">
              <w:rPr>
                <w:rFonts w:ascii="Consolas" w:hAnsi="Consolas" w:cs="Consolas"/>
                <w:sz w:val="19"/>
                <w:szCs w:val="19"/>
                <w:highlight w:val="white"/>
              </w:rPr>
            </w:rPrChange>
          </w:rPr>
          <w:t xml:space="preserve"> </w:t>
        </w:r>
        <w:r w:rsidRPr="00C7601C">
          <w:rPr>
            <w:sz w:val="24"/>
            <w:szCs w:val="24"/>
            <w:rPrChange w:id="1460" w:author="ron gal" w:date="2017-03-04T16:12:00Z">
              <w:rPr>
                <w:rFonts w:ascii="Consolas" w:hAnsi="Consolas" w:cs="Consolas"/>
                <w:color w:val="2B91AF"/>
                <w:sz w:val="19"/>
                <w:szCs w:val="19"/>
                <w:highlight w:val="white"/>
              </w:rPr>
            </w:rPrChange>
          </w:rPr>
          <w:t>Decodes</w:t>
        </w:r>
      </w:ins>
    </w:p>
    <w:p w:rsidR="00C7601C" w:rsidRPr="00C7601C" w:rsidRDefault="00C7601C">
      <w:pPr>
        <w:rPr>
          <w:ins w:id="1461" w:author="ron gal" w:date="2017-03-04T16:12:00Z"/>
          <w:sz w:val="24"/>
          <w:szCs w:val="24"/>
          <w:rPrChange w:id="1462" w:author="ron gal" w:date="2017-03-04T16:12:00Z">
            <w:rPr>
              <w:ins w:id="1463" w:author="ron gal" w:date="2017-03-04T16:12:00Z"/>
              <w:rFonts w:ascii="Consolas" w:hAnsi="Consolas" w:cs="Consolas"/>
              <w:sz w:val="19"/>
              <w:szCs w:val="19"/>
              <w:highlight w:val="white"/>
            </w:rPr>
          </w:rPrChange>
        </w:rPr>
        <w:pPrChange w:id="1464" w:author="ron gal" w:date="2017-03-04T16:12:00Z">
          <w:pPr>
            <w:autoSpaceDE w:val="0"/>
            <w:autoSpaceDN w:val="0"/>
            <w:adjustRightInd w:val="0"/>
            <w:spacing w:line="240" w:lineRule="auto"/>
          </w:pPr>
        </w:pPrChange>
      </w:pPr>
      <w:ins w:id="1465" w:author="ron gal" w:date="2017-03-04T16:12:00Z">
        <w:r w:rsidRPr="00C7601C">
          <w:rPr>
            <w:sz w:val="24"/>
            <w:szCs w:val="24"/>
            <w:rPrChange w:id="1466" w:author="ron gal" w:date="2017-03-04T16:12:00Z">
              <w:rPr>
                <w:rFonts w:ascii="Consolas" w:hAnsi="Consolas" w:cs="Consolas"/>
                <w:sz w:val="19"/>
                <w:szCs w:val="19"/>
                <w:highlight w:val="white"/>
              </w:rPr>
            </w:rPrChange>
          </w:rPr>
          <w:t xml:space="preserve">        {</w:t>
        </w:r>
      </w:ins>
    </w:p>
    <w:p w:rsidR="00C7601C" w:rsidRPr="00C7601C" w:rsidRDefault="00C7601C">
      <w:pPr>
        <w:rPr>
          <w:ins w:id="1467" w:author="ron gal" w:date="2017-03-04T16:12:00Z"/>
          <w:sz w:val="24"/>
          <w:szCs w:val="24"/>
          <w:rPrChange w:id="1468" w:author="ron gal" w:date="2017-03-04T16:12:00Z">
            <w:rPr>
              <w:ins w:id="1469" w:author="ron gal" w:date="2017-03-04T16:12:00Z"/>
              <w:rFonts w:ascii="Consolas" w:hAnsi="Consolas" w:cs="Consolas"/>
              <w:sz w:val="19"/>
              <w:szCs w:val="19"/>
              <w:highlight w:val="white"/>
            </w:rPr>
          </w:rPrChange>
        </w:rPr>
        <w:pPrChange w:id="1470" w:author="ron gal" w:date="2017-03-04T16:12:00Z">
          <w:pPr>
            <w:autoSpaceDE w:val="0"/>
            <w:autoSpaceDN w:val="0"/>
            <w:adjustRightInd w:val="0"/>
            <w:spacing w:line="240" w:lineRule="auto"/>
          </w:pPr>
        </w:pPrChange>
      </w:pPr>
      <w:ins w:id="1471" w:author="ron gal" w:date="2017-03-04T16:12:00Z">
        <w:r w:rsidRPr="00C7601C">
          <w:rPr>
            <w:sz w:val="24"/>
            <w:szCs w:val="24"/>
            <w:rPrChange w:id="1472" w:author="ron gal" w:date="2017-03-04T16:12:00Z">
              <w:rPr>
                <w:rFonts w:ascii="Consolas" w:hAnsi="Consolas" w:cs="Consolas"/>
                <w:sz w:val="19"/>
                <w:szCs w:val="19"/>
                <w:highlight w:val="white"/>
              </w:rPr>
            </w:rPrChange>
          </w:rPr>
          <w:t xml:space="preserve">            </w:t>
        </w:r>
        <w:r w:rsidRPr="00C7601C">
          <w:rPr>
            <w:sz w:val="24"/>
            <w:szCs w:val="24"/>
            <w:rPrChange w:id="1473" w:author="ron gal" w:date="2017-03-04T16:12:00Z">
              <w:rPr>
                <w:rFonts w:ascii="Consolas" w:hAnsi="Consolas" w:cs="Consolas"/>
                <w:color w:val="0000FF"/>
                <w:sz w:val="19"/>
                <w:szCs w:val="19"/>
                <w:highlight w:val="white"/>
              </w:rPr>
            </w:rPrChange>
          </w:rPr>
          <w:t>public</w:t>
        </w:r>
        <w:r w:rsidRPr="00C7601C">
          <w:rPr>
            <w:sz w:val="24"/>
            <w:szCs w:val="24"/>
            <w:rPrChange w:id="1474" w:author="ron gal" w:date="2017-03-04T16:12:00Z">
              <w:rPr>
                <w:rFonts w:ascii="Consolas" w:hAnsi="Consolas" w:cs="Consolas"/>
                <w:sz w:val="19"/>
                <w:szCs w:val="19"/>
                <w:highlight w:val="white"/>
              </w:rPr>
            </w:rPrChange>
          </w:rPr>
          <w:t xml:space="preserve"> </w:t>
        </w:r>
        <w:r w:rsidRPr="00C7601C">
          <w:rPr>
            <w:sz w:val="24"/>
            <w:szCs w:val="24"/>
            <w:rPrChange w:id="1475" w:author="ron gal" w:date="2017-03-04T16:12:00Z">
              <w:rPr>
                <w:rFonts w:ascii="Consolas" w:hAnsi="Consolas" w:cs="Consolas"/>
                <w:color w:val="0000FF"/>
                <w:sz w:val="19"/>
                <w:szCs w:val="19"/>
                <w:highlight w:val="white"/>
              </w:rPr>
            </w:rPrChange>
          </w:rPr>
          <w:t>enum</w:t>
        </w:r>
        <w:r w:rsidRPr="00C7601C">
          <w:rPr>
            <w:sz w:val="24"/>
            <w:szCs w:val="24"/>
            <w:rPrChange w:id="1476" w:author="ron gal" w:date="2017-03-04T16:12:00Z">
              <w:rPr>
                <w:rFonts w:ascii="Consolas" w:hAnsi="Consolas" w:cs="Consolas"/>
                <w:sz w:val="19"/>
                <w:szCs w:val="19"/>
                <w:highlight w:val="white"/>
              </w:rPr>
            </w:rPrChange>
          </w:rPr>
          <w:t xml:space="preserve"> </w:t>
        </w:r>
        <w:r w:rsidRPr="00C7601C">
          <w:rPr>
            <w:sz w:val="24"/>
            <w:szCs w:val="24"/>
            <w:rPrChange w:id="1477" w:author="ron gal" w:date="2017-03-04T16:12:00Z">
              <w:rPr>
                <w:rFonts w:ascii="Consolas" w:hAnsi="Consolas" w:cs="Consolas"/>
                <w:color w:val="2B91AF"/>
                <w:sz w:val="19"/>
                <w:szCs w:val="19"/>
                <w:highlight w:val="white"/>
              </w:rPr>
            </w:rPrChange>
          </w:rPr>
          <w:t>AnimalType</w:t>
        </w:r>
      </w:ins>
    </w:p>
    <w:p w:rsidR="00C7601C" w:rsidRPr="00C7601C" w:rsidRDefault="00C7601C">
      <w:pPr>
        <w:rPr>
          <w:ins w:id="1478" w:author="ron gal" w:date="2017-03-04T16:12:00Z"/>
          <w:sz w:val="24"/>
          <w:szCs w:val="24"/>
          <w:rPrChange w:id="1479" w:author="ron gal" w:date="2017-03-04T16:12:00Z">
            <w:rPr>
              <w:ins w:id="1480" w:author="ron gal" w:date="2017-03-04T16:12:00Z"/>
              <w:rFonts w:ascii="Consolas" w:hAnsi="Consolas" w:cs="Consolas"/>
              <w:sz w:val="19"/>
              <w:szCs w:val="19"/>
              <w:highlight w:val="white"/>
            </w:rPr>
          </w:rPrChange>
        </w:rPr>
        <w:pPrChange w:id="1481" w:author="ron gal" w:date="2017-03-04T16:12:00Z">
          <w:pPr>
            <w:autoSpaceDE w:val="0"/>
            <w:autoSpaceDN w:val="0"/>
            <w:adjustRightInd w:val="0"/>
            <w:spacing w:line="240" w:lineRule="auto"/>
          </w:pPr>
        </w:pPrChange>
      </w:pPr>
      <w:ins w:id="1482" w:author="ron gal" w:date="2017-03-04T16:12:00Z">
        <w:r w:rsidRPr="00C7601C">
          <w:rPr>
            <w:sz w:val="24"/>
            <w:szCs w:val="24"/>
            <w:rPrChange w:id="1483" w:author="ron gal" w:date="2017-03-04T16:12:00Z">
              <w:rPr>
                <w:rFonts w:ascii="Consolas" w:hAnsi="Consolas" w:cs="Consolas"/>
                <w:sz w:val="19"/>
                <w:szCs w:val="19"/>
                <w:highlight w:val="white"/>
              </w:rPr>
            </w:rPrChange>
          </w:rPr>
          <w:t xml:space="preserve">            {</w:t>
        </w:r>
      </w:ins>
    </w:p>
    <w:p w:rsidR="00C7601C" w:rsidRPr="00C7601C" w:rsidRDefault="00C7601C">
      <w:pPr>
        <w:rPr>
          <w:ins w:id="1484" w:author="ron gal" w:date="2017-03-04T16:12:00Z"/>
          <w:sz w:val="24"/>
          <w:szCs w:val="24"/>
          <w:rPrChange w:id="1485" w:author="ron gal" w:date="2017-03-04T16:12:00Z">
            <w:rPr>
              <w:ins w:id="1486" w:author="ron gal" w:date="2017-03-04T16:12:00Z"/>
              <w:rFonts w:ascii="Consolas" w:hAnsi="Consolas" w:cs="Consolas"/>
              <w:sz w:val="19"/>
              <w:szCs w:val="19"/>
              <w:highlight w:val="white"/>
            </w:rPr>
          </w:rPrChange>
        </w:rPr>
        <w:pPrChange w:id="1487" w:author="ron gal" w:date="2017-03-04T16:12:00Z">
          <w:pPr>
            <w:autoSpaceDE w:val="0"/>
            <w:autoSpaceDN w:val="0"/>
            <w:adjustRightInd w:val="0"/>
            <w:spacing w:line="240" w:lineRule="auto"/>
          </w:pPr>
        </w:pPrChange>
      </w:pPr>
      <w:ins w:id="1488" w:author="ron gal" w:date="2017-03-04T16:12:00Z">
        <w:r w:rsidRPr="00C7601C">
          <w:rPr>
            <w:sz w:val="24"/>
            <w:szCs w:val="24"/>
            <w:rPrChange w:id="1489" w:author="ron gal" w:date="2017-03-04T16:12:00Z">
              <w:rPr>
                <w:rFonts w:ascii="Consolas" w:hAnsi="Consolas" w:cs="Consolas"/>
                <w:sz w:val="19"/>
                <w:szCs w:val="19"/>
                <w:highlight w:val="white"/>
              </w:rPr>
            </w:rPrChange>
          </w:rPr>
          <w:t xml:space="preserve">                Cat=1,</w:t>
        </w:r>
      </w:ins>
    </w:p>
    <w:p w:rsidR="00C7601C" w:rsidRPr="00C7601C" w:rsidRDefault="00C7601C">
      <w:pPr>
        <w:rPr>
          <w:ins w:id="1490" w:author="ron gal" w:date="2017-03-04T16:12:00Z"/>
          <w:sz w:val="24"/>
          <w:szCs w:val="24"/>
          <w:rPrChange w:id="1491" w:author="ron gal" w:date="2017-03-04T16:12:00Z">
            <w:rPr>
              <w:ins w:id="1492" w:author="ron gal" w:date="2017-03-04T16:12:00Z"/>
              <w:rFonts w:ascii="Consolas" w:hAnsi="Consolas" w:cs="Consolas"/>
              <w:sz w:val="19"/>
              <w:szCs w:val="19"/>
              <w:highlight w:val="white"/>
            </w:rPr>
          </w:rPrChange>
        </w:rPr>
        <w:pPrChange w:id="1493" w:author="ron gal" w:date="2017-03-04T16:12:00Z">
          <w:pPr>
            <w:autoSpaceDE w:val="0"/>
            <w:autoSpaceDN w:val="0"/>
            <w:adjustRightInd w:val="0"/>
            <w:spacing w:line="240" w:lineRule="auto"/>
          </w:pPr>
        </w:pPrChange>
      </w:pPr>
      <w:ins w:id="1494" w:author="ron gal" w:date="2017-03-04T16:12:00Z">
        <w:r w:rsidRPr="00C7601C">
          <w:rPr>
            <w:sz w:val="24"/>
            <w:szCs w:val="24"/>
            <w:rPrChange w:id="1495" w:author="ron gal" w:date="2017-03-04T16:12:00Z">
              <w:rPr>
                <w:rFonts w:ascii="Consolas" w:hAnsi="Consolas" w:cs="Consolas"/>
                <w:sz w:val="19"/>
                <w:szCs w:val="19"/>
                <w:highlight w:val="white"/>
              </w:rPr>
            </w:rPrChange>
          </w:rPr>
          <w:t xml:space="preserve">                Dog,</w:t>
        </w:r>
      </w:ins>
    </w:p>
    <w:p w:rsidR="00C7601C" w:rsidRPr="00C7601C" w:rsidRDefault="00C7601C">
      <w:pPr>
        <w:rPr>
          <w:ins w:id="1496" w:author="ron gal" w:date="2017-03-04T16:12:00Z"/>
          <w:sz w:val="24"/>
          <w:szCs w:val="24"/>
          <w:rPrChange w:id="1497" w:author="ron gal" w:date="2017-03-04T16:12:00Z">
            <w:rPr>
              <w:ins w:id="1498" w:author="ron gal" w:date="2017-03-04T16:12:00Z"/>
              <w:rFonts w:ascii="Consolas" w:hAnsi="Consolas" w:cs="Consolas"/>
              <w:sz w:val="19"/>
              <w:szCs w:val="19"/>
              <w:highlight w:val="white"/>
            </w:rPr>
          </w:rPrChange>
        </w:rPr>
        <w:pPrChange w:id="1499" w:author="ron gal" w:date="2017-03-04T16:12:00Z">
          <w:pPr>
            <w:autoSpaceDE w:val="0"/>
            <w:autoSpaceDN w:val="0"/>
            <w:adjustRightInd w:val="0"/>
            <w:spacing w:line="240" w:lineRule="auto"/>
          </w:pPr>
        </w:pPrChange>
      </w:pPr>
      <w:ins w:id="1500" w:author="ron gal" w:date="2017-03-04T16:12:00Z">
        <w:r w:rsidRPr="00C7601C">
          <w:rPr>
            <w:sz w:val="24"/>
            <w:szCs w:val="24"/>
            <w:rPrChange w:id="1501" w:author="ron gal" w:date="2017-03-04T16:12:00Z">
              <w:rPr>
                <w:rFonts w:ascii="Consolas" w:hAnsi="Consolas" w:cs="Consolas"/>
                <w:sz w:val="19"/>
                <w:szCs w:val="19"/>
                <w:highlight w:val="white"/>
              </w:rPr>
            </w:rPrChange>
          </w:rPr>
          <w:t xml:space="preserve">                Fish,</w:t>
        </w:r>
      </w:ins>
    </w:p>
    <w:p w:rsidR="00C7601C" w:rsidRPr="00C7601C" w:rsidRDefault="00C7601C">
      <w:pPr>
        <w:rPr>
          <w:ins w:id="1502" w:author="ron gal" w:date="2017-03-04T16:12:00Z"/>
          <w:sz w:val="24"/>
          <w:szCs w:val="24"/>
          <w:rPrChange w:id="1503" w:author="ron gal" w:date="2017-03-04T16:12:00Z">
            <w:rPr>
              <w:ins w:id="1504" w:author="ron gal" w:date="2017-03-04T16:12:00Z"/>
              <w:rFonts w:ascii="Consolas" w:hAnsi="Consolas" w:cs="Consolas"/>
              <w:sz w:val="19"/>
              <w:szCs w:val="19"/>
              <w:highlight w:val="white"/>
            </w:rPr>
          </w:rPrChange>
        </w:rPr>
        <w:pPrChange w:id="1505" w:author="ron gal" w:date="2017-03-04T16:12:00Z">
          <w:pPr>
            <w:autoSpaceDE w:val="0"/>
            <w:autoSpaceDN w:val="0"/>
            <w:adjustRightInd w:val="0"/>
            <w:spacing w:line="240" w:lineRule="auto"/>
          </w:pPr>
        </w:pPrChange>
      </w:pPr>
      <w:ins w:id="1506" w:author="ron gal" w:date="2017-03-04T16:12:00Z">
        <w:r w:rsidRPr="00C7601C">
          <w:rPr>
            <w:sz w:val="24"/>
            <w:szCs w:val="24"/>
            <w:rPrChange w:id="1507" w:author="ron gal" w:date="2017-03-04T16:12:00Z">
              <w:rPr>
                <w:rFonts w:ascii="Consolas" w:hAnsi="Consolas" w:cs="Consolas"/>
                <w:sz w:val="19"/>
                <w:szCs w:val="19"/>
                <w:highlight w:val="white"/>
              </w:rPr>
            </w:rPrChange>
          </w:rPr>
          <w:t xml:space="preserve">                Bird</w:t>
        </w:r>
      </w:ins>
    </w:p>
    <w:p w:rsidR="00C7601C" w:rsidRPr="00C7601C" w:rsidRDefault="00C7601C">
      <w:pPr>
        <w:rPr>
          <w:ins w:id="1508" w:author="ron gal" w:date="2017-03-04T16:12:00Z"/>
          <w:sz w:val="24"/>
          <w:szCs w:val="24"/>
          <w:rPrChange w:id="1509" w:author="ron gal" w:date="2017-03-04T16:12:00Z">
            <w:rPr>
              <w:ins w:id="1510" w:author="ron gal" w:date="2017-03-04T16:12:00Z"/>
              <w:rFonts w:ascii="Consolas" w:hAnsi="Consolas" w:cs="Consolas"/>
              <w:sz w:val="19"/>
              <w:szCs w:val="19"/>
              <w:highlight w:val="white"/>
            </w:rPr>
          </w:rPrChange>
        </w:rPr>
        <w:pPrChange w:id="1511" w:author="ron gal" w:date="2017-03-04T16:12:00Z">
          <w:pPr>
            <w:autoSpaceDE w:val="0"/>
            <w:autoSpaceDN w:val="0"/>
            <w:adjustRightInd w:val="0"/>
            <w:spacing w:line="240" w:lineRule="auto"/>
          </w:pPr>
        </w:pPrChange>
      </w:pPr>
      <w:ins w:id="1512" w:author="ron gal" w:date="2017-03-04T16:12:00Z">
        <w:r w:rsidRPr="00C7601C">
          <w:rPr>
            <w:sz w:val="24"/>
            <w:szCs w:val="24"/>
            <w:rPrChange w:id="1513" w:author="ron gal" w:date="2017-03-04T16:12:00Z">
              <w:rPr>
                <w:rFonts w:ascii="Consolas" w:hAnsi="Consolas" w:cs="Consolas"/>
                <w:sz w:val="19"/>
                <w:szCs w:val="19"/>
                <w:highlight w:val="white"/>
              </w:rPr>
            </w:rPrChange>
          </w:rPr>
          <w:t xml:space="preserve">            }</w:t>
        </w:r>
      </w:ins>
    </w:p>
    <w:p w:rsidR="00C7601C" w:rsidRPr="00C7601C" w:rsidRDefault="00C7601C">
      <w:pPr>
        <w:rPr>
          <w:ins w:id="1514" w:author="ron gal" w:date="2017-03-04T16:12:00Z"/>
          <w:sz w:val="24"/>
          <w:szCs w:val="24"/>
          <w:rPrChange w:id="1515" w:author="ron gal" w:date="2017-03-04T16:12:00Z">
            <w:rPr>
              <w:ins w:id="1516" w:author="ron gal" w:date="2017-03-04T16:12:00Z"/>
              <w:rFonts w:ascii="Consolas" w:hAnsi="Consolas" w:cs="Consolas"/>
              <w:sz w:val="19"/>
              <w:szCs w:val="19"/>
              <w:highlight w:val="white"/>
            </w:rPr>
          </w:rPrChange>
        </w:rPr>
        <w:pPrChange w:id="1517" w:author="ron gal" w:date="2017-03-04T16:12:00Z">
          <w:pPr>
            <w:autoSpaceDE w:val="0"/>
            <w:autoSpaceDN w:val="0"/>
            <w:adjustRightInd w:val="0"/>
            <w:spacing w:line="240" w:lineRule="auto"/>
          </w:pPr>
        </w:pPrChange>
      </w:pPr>
    </w:p>
    <w:p w:rsidR="00C7601C" w:rsidRPr="00C7601C" w:rsidRDefault="00C7601C">
      <w:pPr>
        <w:rPr>
          <w:ins w:id="1518" w:author="ron gal" w:date="2017-03-04T16:12:00Z"/>
          <w:sz w:val="24"/>
          <w:szCs w:val="24"/>
          <w:rPrChange w:id="1519" w:author="ron gal" w:date="2017-03-04T16:12:00Z">
            <w:rPr>
              <w:ins w:id="1520" w:author="ron gal" w:date="2017-03-04T16:12:00Z"/>
              <w:rFonts w:ascii="Consolas" w:hAnsi="Consolas" w:cs="Consolas"/>
              <w:sz w:val="19"/>
              <w:szCs w:val="19"/>
              <w:highlight w:val="white"/>
            </w:rPr>
          </w:rPrChange>
        </w:rPr>
        <w:pPrChange w:id="1521" w:author="ron gal" w:date="2017-03-04T16:12:00Z">
          <w:pPr>
            <w:autoSpaceDE w:val="0"/>
            <w:autoSpaceDN w:val="0"/>
            <w:adjustRightInd w:val="0"/>
            <w:spacing w:line="240" w:lineRule="auto"/>
          </w:pPr>
        </w:pPrChange>
      </w:pPr>
      <w:ins w:id="1522" w:author="ron gal" w:date="2017-03-04T16:12:00Z">
        <w:r w:rsidRPr="00C7601C">
          <w:rPr>
            <w:sz w:val="24"/>
            <w:szCs w:val="24"/>
            <w:rPrChange w:id="1523" w:author="ron gal" w:date="2017-03-04T16:12:00Z">
              <w:rPr>
                <w:rFonts w:ascii="Consolas" w:hAnsi="Consolas" w:cs="Consolas"/>
                <w:sz w:val="19"/>
                <w:szCs w:val="19"/>
                <w:highlight w:val="white"/>
              </w:rPr>
            </w:rPrChange>
          </w:rPr>
          <w:t xml:space="preserve">            </w:t>
        </w:r>
        <w:r w:rsidRPr="00C7601C">
          <w:rPr>
            <w:sz w:val="24"/>
            <w:szCs w:val="24"/>
            <w:rPrChange w:id="1524" w:author="ron gal" w:date="2017-03-04T16:12:00Z">
              <w:rPr>
                <w:rFonts w:ascii="Consolas" w:hAnsi="Consolas" w:cs="Consolas"/>
                <w:color w:val="0000FF"/>
                <w:sz w:val="19"/>
                <w:szCs w:val="19"/>
                <w:highlight w:val="white"/>
              </w:rPr>
            </w:rPrChange>
          </w:rPr>
          <w:t>public</w:t>
        </w:r>
        <w:r w:rsidRPr="00C7601C">
          <w:rPr>
            <w:sz w:val="24"/>
            <w:szCs w:val="24"/>
            <w:rPrChange w:id="1525" w:author="ron gal" w:date="2017-03-04T16:12:00Z">
              <w:rPr>
                <w:rFonts w:ascii="Consolas" w:hAnsi="Consolas" w:cs="Consolas"/>
                <w:sz w:val="19"/>
                <w:szCs w:val="19"/>
                <w:highlight w:val="white"/>
              </w:rPr>
            </w:rPrChange>
          </w:rPr>
          <w:t xml:space="preserve"> </w:t>
        </w:r>
        <w:r w:rsidRPr="00C7601C">
          <w:rPr>
            <w:sz w:val="24"/>
            <w:szCs w:val="24"/>
            <w:rPrChange w:id="1526" w:author="ron gal" w:date="2017-03-04T16:12:00Z">
              <w:rPr>
                <w:rFonts w:ascii="Consolas" w:hAnsi="Consolas" w:cs="Consolas"/>
                <w:color w:val="0000FF"/>
                <w:sz w:val="19"/>
                <w:szCs w:val="19"/>
                <w:highlight w:val="white"/>
              </w:rPr>
            </w:rPrChange>
          </w:rPr>
          <w:t>enum</w:t>
        </w:r>
        <w:r w:rsidRPr="00C7601C">
          <w:rPr>
            <w:sz w:val="24"/>
            <w:szCs w:val="24"/>
            <w:rPrChange w:id="1527" w:author="ron gal" w:date="2017-03-04T16:12:00Z">
              <w:rPr>
                <w:rFonts w:ascii="Consolas" w:hAnsi="Consolas" w:cs="Consolas"/>
                <w:sz w:val="19"/>
                <w:szCs w:val="19"/>
                <w:highlight w:val="white"/>
              </w:rPr>
            </w:rPrChange>
          </w:rPr>
          <w:t xml:space="preserve"> </w:t>
        </w:r>
        <w:r w:rsidRPr="00C7601C">
          <w:rPr>
            <w:sz w:val="24"/>
            <w:szCs w:val="24"/>
            <w:rPrChange w:id="1528" w:author="ron gal" w:date="2017-03-04T16:12:00Z">
              <w:rPr>
                <w:rFonts w:ascii="Consolas" w:hAnsi="Consolas" w:cs="Consolas"/>
                <w:color w:val="2B91AF"/>
                <w:sz w:val="19"/>
                <w:szCs w:val="19"/>
                <w:highlight w:val="white"/>
              </w:rPr>
            </w:rPrChange>
          </w:rPr>
          <w:t>Gender</w:t>
        </w:r>
      </w:ins>
    </w:p>
    <w:p w:rsidR="00C7601C" w:rsidRPr="00C7601C" w:rsidRDefault="00C7601C">
      <w:pPr>
        <w:rPr>
          <w:ins w:id="1529" w:author="ron gal" w:date="2017-03-04T16:12:00Z"/>
          <w:sz w:val="24"/>
          <w:szCs w:val="24"/>
          <w:rPrChange w:id="1530" w:author="ron gal" w:date="2017-03-04T16:12:00Z">
            <w:rPr>
              <w:ins w:id="1531" w:author="ron gal" w:date="2017-03-04T16:12:00Z"/>
              <w:rFonts w:ascii="Consolas" w:hAnsi="Consolas" w:cs="Consolas"/>
              <w:sz w:val="19"/>
              <w:szCs w:val="19"/>
              <w:highlight w:val="white"/>
            </w:rPr>
          </w:rPrChange>
        </w:rPr>
        <w:pPrChange w:id="1532" w:author="ron gal" w:date="2017-03-04T16:12:00Z">
          <w:pPr>
            <w:autoSpaceDE w:val="0"/>
            <w:autoSpaceDN w:val="0"/>
            <w:adjustRightInd w:val="0"/>
            <w:spacing w:line="240" w:lineRule="auto"/>
          </w:pPr>
        </w:pPrChange>
      </w:pPr>
      <w:ins w:id="1533" w:author="ron gal" w:date="2017-03-04T16:12:00Z">
        <w:r w:rsidRPr="00C7601C">
          <w:rPr>
            <w:sz w:val="24"/>
            <w:szCs w:val="24"/>
            <w:rPrChange w:id="1534" w:author="ron gal" w:date="2017-03-04T16:12:00Z">
              <w:rPr>
                <w:rFonts w:ascii="Consolas" w:hAnsi="Consolas" w:cs="Consolas"/>
                <w:sz w:val="19"/>
                <w:szCs w:val="19"/>
                <w:highlight w:val="white"/>
              </w:rPr>
            </w:rPrChange>
          </w:rPr>
          <w:t xml:space="preserve">            {</w:t>
        </w:r>
      </w:ins>
    </w:p>
    <w:p w:rsidR="00C7601C" w:rsidRPr="00C7601C" w:rsidRDefault="00C7601C">
      <w:pPr>
        <w:rPr>
          <w:ins w:id="1535" w:author="ron gal" w:date="2017-03-04T16:12:00Z"/>
          <w:sz w:val="24"/>
          <w:szCs w:val="24"/>
          <w:rPrChange w:id="1536" w:author="ron gal" w:date="2017-03-04T16:12:00Z">
            <w:rPr>
              <w:ins w:id="1537" w:author="ron gal" w:date="2017-03-04T16:12:00Z"/>
              <w:rFonts w:ascii="Consolas" w:hAnsi="Consolas" w:cs="Consolas"/>
              <w:sz w:val="19"/>
              <w:szCs w:val="19"/>
              <w:highlight w:val="white"/>
            </w:rPr>
          </w:rPrChange>
        </w:rPr>
        <w:pPrChange w:id="1538" w:author="ron gal" w:date="2017-03-04T16:12:00Z">
          <w:pPr>
            <w:autoSpaceDE w:val="0"/>
            <w:autoSpaceDN w:val="0"/>
            <w:adjustRightInd w:val="0"/>
            <w:spacing w:line="240" w:lineRule="auto"/>
          </w:pPr>
        </w:pPrChange>
      </w:pPr>
      <w:ins w:id="1539" w:author="ron gal" w:date="2017-03-04T16:12:00Z">
        <w:r w:rsidRPr="00C7601C">
          <w:rPr>
            <w:sz w:val="24"/>
            <w:szCs w:val="24"/>
            <w:rPrChange w:id="1540" w:author="ron gal" w:date="2017-03-04T16:12:00Z">
              <w:rPr>
                <w:rFonts w:ascii="Consolas" w:hAnsi="Consolas" w:cs="Consolas"/>
                <w:sz w:val="19"/>
                <w:szCs w:val="19"/>
                <w:highlight w:val="white"/>
              </w:rPr>
            </w:rPrChange>
          </w:rPr>
          <w:t xml:space="preserve">                Male=1,</w:t>
        </w:r>
      </w:ins>
    </w:p>
    <w:p w:rsidR="00C7601C" w:rsidRPr="00C7601C" w:rsidRDefault="00C7601C">
      <w:pPr>
        <w:rPr>
          <w:ins w:id="1541" w:author="ron gal" w:date="2017-03-04T16:12:00Z"/>
          <w:sz w:val="24"/>
          <w:szCs w:val="24"/>
          <w:rPrChange w:id="1542" w:author="ron gal" w:date="2017-03-04T16:12:00Z">
            <w:rPr>
              <w:ins w:id="1543" w:author="ron gal" w:date="2017-03-04T16:12:00Z"/>
              <w:rFonts w:ascii="Consolas" w:hAnsi="Consolas" w:cs="Consolas"/>
              <w:sz w:val="19"/>
              <w:szCs w:val="19"/>
              <w:highlight w:val="white"/>
            </w:rPr>
          </w:rPrChange>
        </w:rPr>
        <w:pPrChange w:id="1544" w:author="ron gal" w:date="2017-03-04T16:12:00Z">
          <w:pPr>
            <w:autoSpaceDE w:val="0"/>
            <w:autoSpaceDN w:val="0"/>
            <w:adjustRightInd w:val="0"/>
            <w:spacing w:line="240" w:lineRule="auto"/>
          </w:pPr>
        </w:pPrChange>
      </w:pPr>
      <w:ins w:id="1545" w:author="ron gal" w:date="2017-03-04T16:12:00Z">
        <w:r w:rsidRPr="00C7601C">
          <w:rPr>
            <w:sz w:val="24"/>
            <w:szCs w:val="24"/>
            <w:rPrChange w:id="1546" w:author="ron gal" w:date="2017-03-04T16:12:00Z">
              <w:rPr>
                <w:rFonts w:ascii="Consolas" w:hAnsi="Consolas" w:cs="Consolas"/>
                <w:sz w:val="19"/>
                <w:szCs w:val="19"/>
                <w:highlight w:val="white"/>
              </w:rPr>
            </w:rPrChange>
          </w:rPr>
          <w:t xml:space="preserve">                Female</w:t>
        </w:r>
      </w:ins>
    </w:p>
    <w:p w:rsidR="00C7601C" w:rsidRPr="00C7601C" w:rsidRDefault="00C7601C">
      <w:pPr>
        <w:rPr>
          <w:ins w:id="1547" w:author="ron gal" w:date="2017-03-04T16:12:00Z"/>
          <w:sz w:val="24"/>
          <w:szCs w:val="24"/>
          <w:rPrChange w:id="1548" w:author="ron gal" w:date="2017-03-04T16:12:00Z">
            <w:rPr>
              <w:ins w:id="1549" w:author="ron gal" w:date="2017-03-04T16:12:00Z"/>
              <w:rFonts w:ascii="Consolas" w:hAnsi="Consolas" w:cs="Consolas"/>
              <w:sz w:val="19"/>
              <w:szCs w:val="19"/>
              <w:highlight w:val="white"/>
            </w:rPr>
          </w:rPrChange>
        </w:rPr>
        <w:pPrChange w:id="1550" w:author="ron gal" w:date="2017-03-04T16:12:00Z">
          <w:pPr>
            <w:autoSpaceDE w:val="0"/>
            <w:autoSpaceDN w:val="0"/>
            <w:adjustRightInd w:val="0"/>
            <w:spacing w:line="240" w:lineRule="auto"/>
          </w:pPr>
        </w:pPrChange>
      </w:pPr>
      <w:ins w:id="1551" w:author="ron gal" w:date="2017-03-04T16:12:00Z">
        <w:r w:rsidRPr="00C7601C">
          <w:rPr>
            <w:sz w:val="24"/>
            <w:szCs w:val="24"/>
            <w:rPrChange w:id="1552" w:author="ron gal" w:date="2017-03-04T16:12:00Z">
              <w:rPr>
                <w:rFonts w:ascii="Consolas" w:hAnsi="Consolas" w:cs="Consolas"/>
                <w:sz w:val="19"/>
                <w:szCs w:val="19"/>
                <w:highlight w:val="white"/>
              </w:rPr>
            </w:rPrChange>
          </w:rPr>
          <w:t xml:space="preserve">            }</w:t>
        </w:r>
      </w:ins>
    </w:p>
    <w:p w:rsidR="00C7601C" w:rsidRPr="00C7601C" w:rsidRDefault="00C7601C">
      <w:pPr>
        <w:rPr>
          <w:ins w:id="1553" w:author="ron gal" w:date="2017-03-04T16:12:00Z"/>
          <w:sz w:val="24"/>
          <w:szCs w:val="24"/>
          <w:rPrChange w:id="1554" w:author="ron gal" w:date="2017-03-04T16:12:00Z">
            <w:rPr>
              <w:ins w:id="1555" w:author="ron gal" w:date="2017-03-04T16:12:00Z"/>
              <w:rFonts w:ascii="Consolas" w:hAnsi="Consolas" w:cs="Consolas"/>
              <w:sz w:val="19"/>
              <w:szCs w:val="19"/>
              <w:highlight w:val="white"/>
            </w:rPr>
          </w:rPrChange>
        </w:rPr>
        <w:pPrChange w:id="1556" w:author="ron gal" w:date="2017-03-04T16:12:00Z">
          <w:pPr>
            <w:autoSpaceDE w:val="0"/>
            <w:autoSpaceDN w:val="0"/>
            <w:adjustRightInd w:val="0"/>
            <w:spacing w:line="240" w:lineRule="auto"/>
          </w:pPr>
        </w:pPrChange>
      </w:pPr>
    </w:p>
    <w:p w:rsidR="00C7601C" w:rsidRPr="00C7601C" w:rsidRDefault="00C7601C">
      <w:pPr>
        <w:rPr>
          <w:ins w:id="1557" w:author="ron gal" w:date="2017-03-04T16:12:00Z"/>
          <w:sz w:val="24"/>
          <w:szCs w:val="24"/>
          <w:rPrChange w:id="1558" w:author="ron gal" w:date="2017-03-04T16:12:00Z">
            <w:rPr>
              <w:ins w:id="1559" w:author="ron gal" w:date="2017-03-04T16:12:00Z"/>
              <w:rFonts w:ascii="Consolas" w:hAnsi="Consolas" w:cs="Consolas"/>
              <w:sz w:val="19"/>
              <w:szCs w:val="19"/>
              <w:highlight w:val="white"/>
            </w:rPr>
          </w:rPrChange>
        </w:rPr>
        <w:pPrChange w:id="1560" w:author="ron gal" w:date="2017-03-04T16:12:00Z">
          <w:pPr>
            <w:autoSpaceDE w:val="0"/>
            <w:autoSpaceDN w:val="0"/>
            <w:adjustRightInd w:val="0"/>
            <w:spacing w:line="240" w:lineRule="auto"/>
          </w:pPr>
        </w:pPrChange>
      </w:pPr>
      <w:ins w:id="1561" w:author="ron gal" w:date="2017-03-04T16:12:00Z">
        <w:r w:rsidRPr="00C7601C">
          <w:rPr>
            <w:sz w:val="24"/>
            <w:szCs w:val="24"/>
            <w:rPrChange w:id="1562" w:author="ron gal" w:date="2017-03-04T16:12:00Z">
              <w:rPr>
                <w:rFonts w:ascii="Consolas" w:hAnsi="Consolas" w:cs="Consolas"/>
                <w:sz w:val="19"/>
                <w:szCs w:val="19"/>
                <w:highlight w:val="white"/>
              </w:rPr>
            </w:rPrChange>
          </w:rPr>
          <w:t xml:space="preserve">            </w:t>
        </w:r>
        <w:r w:rsidRPr="00C7601C">
          <w:rPr>
            <w:sz w:val="24"/>
            <w:szCs w:val="24"/>
            <w:rPrChange w:id="1563" w:author="ron gal" w:date="2017-03-04T16:12:00Z">
              <w:rPr>
                <w:rFonts w:ascii="Consolas" w:hAnsi="Consolas" w:cs="Consolas"/>
                <w:color w:val="0000FF"/>
                <w:sz w:val="19"/>
                <w:szCs w:val="19"/>
                <w:highlight w:val="white"/>
              </w:rPr>
            </w:rPrChange>
          </w:rPr>
          <w:t>public</w:t>
        </w:r>
        <w:r w:rsidRPr="00C7601C">
          <w:rPr>
            <w:sz w:val="24"/>
            <w:szCs w:val="24"/>
            <w:rPrChange w:id="1564" w:author="ron gal" w:date="2017-03-04T16:12:00Z">
              <w:rPr>
                <w:rFonts w:ascii="Consolas" w:hAnsi="Consolas" w:cs="Consolas"/>
                <w:sz w:val="19"/>
                <w:szCs w:val="19"/>
                <w:highlight w:val="white"/>
              </w:rPr>
            </w:rPrChange>
          </w:rPr>
          <w:t xml:space="preserve"> </w:t>
        </w:r>
        <w:r w:rsidRPr="00C7601C">
          <w:rPr>
            <w:sz w:val="24"/>
            <w:szCs w:val="24"/>
            <w:rPrChange w:id="1565" w:author="ron gal" w:date="2017-03-04T16:12:00Z">
              <w:rPr>
                <w:rFonts w:ascii="Consolas" w:hAnsi="Consolas" w:cs="Consolas"/>
                <w:color w:val="0000FF"/>
                <w:sz w:val="19"/>
                <w:szCs w:val="19"/>
                <w:highlight w:val="white"/>
              </w:rPr>
            </w:rPrChange>
          </w:rPr>
          <w:t>enum</w:t>
        </w:r>
        <w:r w:rsidRPr="00C7601C">
          <w:rPr>
            <w:sz w:val="24"/>
            <w:szCs w:val="24"/>
            <w:rPrChange w:id="1566" w:author="ron gal" w:date="2017-03-04T16:12:00Z">
              <w:rPr>
                <w:rFonts w:ascii="Consolas" w:hAnsi="Consolas" w:cs="Consolas"/>
                <w:sz w:val="19"/>
                <w:szCs w:val="19"/>
                <w:highlight w:val="white"/>
              </w:rPr>
            </w:rPrChange>
          </w:rPr>
          <w:t xml:space="preserve"> </w:t>
        </w:r>
        <w:r w:rsidRPr="00C7601C">
          <w:rPr>
            <w:sz w:val="24"/>
            <w:szCs w:val="24"/>
            <w:rPrChange w:id="1567" w:author="ron gal" w:date="2017-03-04T16:12:00Z">
              <w:rPr>
                <w:rFonts w:ascii="Consolas" w:hAnsi="Consolas" w:cs="Consolas"/>
                <w:color w:val="2B91AF"/>
                <w:sz w:val="19"/>
                <w:szCs w:val="19"/>
                <w:highlight w:val="white"/>
              </w:rPr>
            </w:rPrChange>
          </w:rPr>
          <w:t>TreatmentType</w:t>
        </w:r>
      </w:ins>
    </w:p>
    <w:p w:rsidR="00C7601C" w:rsidRPr="00C7601C" w:rsidRDefault="00C7601C">
      <w:pPr>
        <w:rPr>
          <w:ins w:id="1568" w:author="ron gal" w:date="2017-03-04T16:12:00Z"/>
          <w:sz w:val="24"/>
          <w:szCs w:val="24"/>
          <w:rPrChange w:id="1569" w:author="ron gal" w:date="2017-03-04T16:12:00Z">
            <w:rPr>
              <w:ins w:id="1570" w:author="ron gal" w:date="2017-03-04T16:12:00Z"/>
              <w:rFonts w:ascii="Consolas" w:hAnsi="Consolas" w:cs="Consolas"/>
              <w:sz w:val="19"/>
              <w:szCs w:val="19"/>
              <w:highlight w:val="white"/>
            </w:rPr>
          </w:rPrChange>
        </w:rPr>
        <w:pPrChange w:id="1571" w:author="ron gal" w:date="2017-03-04T16:12:00Z">
          <w:pPr>
            <w:autoSpaceDE w:val="0"/>
            <w:autoSpaceDN w:val="0"/>
            <w:adjustRightInd w:val="0"/>
            <w:spacing w:line="240" w:lineRule="auto"/>
          </w:pPr>
        </w:pPrChange>
      </w:pPr>
      <w:ins w:id="1572" w:author="ron gal" w:date="2017-03-04T16:12:00Z">
        <w:r w:rsidRPr="00C7601C">
          <w:rPr>
            <w:sz w:val="24"/>
            <w:szCs w:val="24"/>
            <w:rPrChange w:id="1573" w:author="ron gal" w:date="2017-03-04T16:12:00Z">
              <w:rPr>
                <w:rFonts w:ascii="Consolas" w:hAnsi="Consolas" w:cs="Consolas"/>
                <w:sz w:val="19"/>
                <w:szCs w:val="19"/>
                <w:highlight w:val="white"/>
              </w:rPr>
            </w:rPrChange>
          </w:rPr>
          <w:t xml:space="preserve">            {</w:t>
        </w:r>
      </w:ins>
    </w:p>
    <w:p w:rsidR="00C7601C" w:rsidRPr="00C7601C" w:rsidRDefault="00C7601C">
      <w:pPr>
        <w:rPr>
          <w:ins w:id="1574" w:author="ron gal" w:date="2017-03-04T16:12:00Z"/>
          <w:sz w:val="24"/>
          <w:szCs w:val="24"/>
          <w:rPrChange w:id="1575" w:author="ron gal" w:date="2017-03-04T16:12:00Z">
            <w:rPr>
              <w:ins w:id="1576" w:author="ron gal" w:date="2017-03-04T16:12:00Z"/>
              <w:rFonts w:ascii="Consolas" w:hAnsi="Consolas" w:cs="Consolas"/>
              <w:sz w:val="19"/>
              <w:szCs w:val="19"/>
              <w:highlight w:val="white"/>
            </w:rPr>
          </w:rPrChange>
        </w:rPr>
        <w:pPrChange w:id="1577" w:author="ron gal" w:date="2017-03-04T16:12:00Z">
          <w:pPr>
            <w:autoSpaceDE w:val="0"/>
            <w:autoSpaceDN w:val="0"/>
            <w:adjustRightInd w:val="0"/>
            <w:spacing w:line="240" w:lineRule="auto"/>
          </w:pPr>
        </w:pPrChange>
      </w:pPr>
      <w:ins w:id="1578" w:author="ron gal" w:date="2017-03-04T16:12:00Z">
        <w:r w:rsidRPr="00C7601C">
          <w:rPr>
            <w:sz w:val="24"/>
            <w:szCs w:val="24"/>
            <w:rPrChange w:id="1579" w:author="ron gal" w:date="2017-03-04T16:12:00Z">
              <w:rPr>
                <w:rFonts w:ascii="Consolas" w:hAnsi="Consolas" w:cs="Consolas"/>
                <w:sz w:val="19"/>
                <w:szCs w:val="19"/>
                <w:highlight w:val="white"/>
              </w:rPr>
            </w:rPrChange>
          </w:rPr>
          <w:t xml:space="preserve">                Treatment = 1,</w:t>
        </w:r>
      </w:ins>
    </w:p>
    <w:p w:rsidR="00C7601C" w:rsidRPr="00C7601C" w:rsidRDefault="00C7601C">
      <w:pPr>
        <w:rPr>
          <w:ins w:id="1580" w:author="ron gal" w:date="2017-03-04T16:12:00Z"/>
          <w:sz w:val="24"/>
          <w:szCs w:val="24"/>
          <w:rPrChange w:id="1581" w:author="ron gal" w:date="2017-03-04T16:12:00Z">
            <w:rPr>
              <w:ins w:id="1582" w:author="ron gal" w:date="2017-03-04T16:12:00Z"/>
              <w:rFonts w:ascii="Consolas" w:hAnsi="Consolas" w:cs="Consolas"/>
              <w:sz w:val="19"/>
              <w:szCs w:val="19"/>
              <w:highlight w:val="white"/>
            </w:rPr>
          </w:rPrChange>
        </w:rPr>
        <w:pPrChange w:id="1583" w:author="ron gal" w:date="2017-03-04T16:12:00Z">
          <w:pPr>
            <w:autoSpaceDE w:val="0"/>
            <w:autoSpaceDN w:val="0"/>
            <w:adjustRightInd w:val="0"/>
            <w:spacing w:line="240" w:lineRule="auto"/>
          </w:pPr>
        </w:pPrChange>
      </w:pPr>
      <w:ins w:id="1584" w:author="ron gal" w:date="2017-03-04T16:12:00Z">
        <w:r w:rsidRPr="00C7601C">
          <w:rPr>
            <w:sz w:val="24"/>
            <w:szCs w:val="24"/>
            <w:rPrChange w:id="1585" w:author="ron gal" w:date="2017-03-04T16:12:00Z">
              <w:rPr>
                <w:rFonts w:ascii="Consolas" w:hAnsi="Consolas" w:cs="Consolas"/>
                <w:sz w:val="19"/>
                <w:szCs w:val="19"/>
                <w:highlight w:val="white"/>
              </w:rPr>
            </w:rPrChange>
          </w:rPr>
          <w:t xml:space="preserve">                Medicine,</w:t>
        </w:r>
      </w:ins>
    </w:p>
    <w:p w:rsidR="00C7601C" w:rsidRPr="00C7601C" w:rsidRDefault="00C7601C">
      <w:pPr>
        <w:rPr>
          <w:ins w:id="1586" w:author="ron gal" w:date="2017-03-04T16:12:00Z"/>
          <w:sz w:val="24"/>
          <w:szCs w:val="24"/>
          <w:rPrChange w:id="1587" w:author="ron gal" w:date="2017-03-04T16:12:00Z">
            <w:rPr>
              <w:ins w:id="1588" w:author="ron gal" w:date="2017-03-04T16:12:00Z"/>
              <w:rFonts w:ascii="Consolas" w:hAnsi="Consolas" w:cs="Consolas"/>
              <w:sz w:val="19"/>
              <w:szCs w:val="19"/>
              <w:highlight w:val="white"/>
            </w:rPr>
          </w:rPrChange>
        </w:rPr>
        <w:pPrChange w:id="1589" w:author="ron gal" w:date="2017-03-04T16:12:00Z">
          <w:pPr>
            <w:autoSpaceDE w:val="0"/>
            <w:autoSpaceDN w:val="0"/>
            <w:adjustRightInd w:val="0"/>
            <w:spacing w:line="240" w:lineRule="auto"/>
          </w:pPr>
        </w:pPrChange>
      </w:pPr>
      <w:ins w:id="1590" w:author="ron gal" w:date="2017-03-04T16:12:00Z">
        <w:r w:rsidRPr="00C7601C">
          <w:rPr>
            <w:sz w:val="24"/>
            <w:szCs w:val="24"/>
            <w:rPrChange w:id="1591" w:author="ron gal" w:date="2017-03-04T16:12:00Z">
              <w:rPr>
                <w:rFonts w:ascii="Consolas" w:hAnsi="Consolas" w:cs="Consolas"/>
                <w:sz w:val="19"/>
                <w:szCs w:val="19"/>
                <w:highlight w:val="white"/>
              </w:rPr>
            </w:rPrChange>
          </w:rPr>
          <w:t xml:space="preserve">                Vaccine</w:t>
        </w:r>
      </w:ins>
    </w:p>
    <w:p w:rsidR="00C7601C" w:rsidRPr="00C7601C" w:rsidRDefault="00C7601C">
      <w:pPr>
        <w:rPr>
          <w:ins w:id="1592" w:author="ron gal" w:date="2017-03-04T16:12:00Z"/>
          <w:sz w:val="24"/>
          <w:szCs w:val="24"/>
          <w:rPrChange w:id="1593" w:author="ron gal" w:date="2017-03-04T16:12:00Z">
            <w:rPr>
              <w:ins w:id="1594" w:author="ron gal" w:date="2017-03-04T16:12:00Z"/>
              <w:rFonts w:ascii="Consolas" w:hAnsi="Consolas" w:cs="Consolas"/>
              <w:sz w:val="19"/>
              <w:szCs w:val="19"/>
              <w:highlight w:val="white"/>
            </w:rPr>
          </w:rPrChange>
        </w:rPr>
        <w:pPrChange w:id="1595" w:author="ron gal" w:date="2017-03-04T16:12:00Z">
          <w:pPr>
            <w:autoSpaceDE w:val="0"/>
            <w:autoSpaceDN w:val="0"/>
            <w:adjustRightInd w:val="0"/>
            <w:spacing w:line="240" w:lineRule="auto"/>
          </w:pPr>
        </w:pPrChange>
      </w:pPr>
      <w:ins w:id="1596" w:author="ron gal" w:date="2017-03-04T16:12:00Z">
        <w:r w:rsidRPr="00C7601C">
          <w:rPr>
            <w:sz w:val="24"/>
            <w:szCs w:val="24"/>
            <w:rPrChange w:id="1597" w:author="ron gal" w:date="2017-03-04T16:12:00Z">
              <w:rPr>
                <w:rFonts w:ascii="Consolas" w:hAnsi="Consolas" w:cs="Consolas"/>
                <w:sz w:val="19"/>
                <w:szCs w:val="19"/>
                <w:highlight w:val="white"/>
              </w:rPr>
            </w:rPrChange>
          </w:rPr>
          <w:t xml:space="preserve">            }</w:t>
        </w:r>
      </w:ins>
    </w:p>
    <w:p w:rsidR="00481634" w:rsidRPr="00C7601C" w:rsidDel="00C7601C" w:rsidRDefault="00C7601C">
      <w:pPr>
        <w:rPr>
          <w:del w:id="1598" w:author="ron gal" w:date="2017-03-04T16:12:00Z"/>
          <w:sz w:val="24"/>
          <w:szCs w:val="24"/>
          <w:rPrChange w:id="1599" w:author="ron gal" w:date="2017-03-04T16:12:00Z">
            <w:rPr>
              <w:del w:id="1600" w:author="ron gal" w:date="2017-03-04T16:12:00Z"/>
            </w:rPr>
          </w:rPrChange>
        </w:rPr>
      </w:pPr>
      <w:ins w:id="1601" w:author="ron gal" w:date="2017-03-04T16:12:00Z">
        <w:r w:rsidRPr="00C7601C">
          <w:rPr>
            <w:sz w:val="24"/>
            <w:szCs w:val="24"/>
            <w:rPrChange w:id="1602" w:author="ron gal" w:date="2017-03-04T16:12:00Z">
              <w:rPr>
                <w:rFonts w:ascii="Consolas" w:hAnsi="Consolas" w:cs="Consolas"/>
                <w:sz w:val="19"/>
                <w:szCs w:val="19"/>
                <w:highlight w:val="white"/>
              </w:rPr>
            </w:rPrChange>
          </w:rPr>
          <w:t xml:space="preserve">       }</w:t>
        </w:r>
      </w:ins>
      <w:del w:id="1603" w:author="ron gal" w:date="2017-03-04T16:12:00Z">
        <w:r w:rsidR="00471D70" w:rsidDel="00C7601C">
          <w:rPr>
            <w:sz w:val="24"/>
            <w:szCs w:val="24"/>
          </w:rPr>
          <w:delText xml:space="preserve">        public const string DB_PATH = "~/App_Data/db.sqlite";</w:delText>
        </w:r>
      </w:del>
    </w:p>
    <w:p w:rsidR="00481634" w:rsidRPr="00C7601C" w:rsidDel="00C7601C" w:rsidRDefault="00481634">
      <w:pPr>
        <w:rPr>
          <w:del w:id="1604" w:author="ron gal" w:date="2017-03-04T16:12:00Z"/>
          <w:sz w:val="24"/>
          <w:szCs w:val="24"/>
          <w:rPrChange w:id="1605" w:author="ron gal" w:date="2017-03-04T16:12:00Z">
            <w:rPr>
              <w:del w:id="1606" w:author="ron gal" w:date="2017-03-04T16:12:00Z"/>
            </w:rPr>
          </w:rPrChange>
        </w:rPr>
      </w:pPr>
    </w:p>
    <w:p w:rsidR="00481634" w:rsidRPr="00C7601C" w:rsidDel="00C7601C" w:rsidRDefault="00471D70">
      <w:pPr>
        <w:rPr>
          <w:del w:id="1607" w:author="ron gal" w:date="2017-03-04T16:12:00Z"/>
          <w:sz w:val="24"/>
          <w:szCs w:val="24"/>
          <w:rPrChange w:id="1608" w:author="ron gal" w:date="2017-03-04T16:12:00Z">
            <w:rPr>
              <w:del w:id="1609" w:author="ron gal" w:date="2017-03-04T16:12:00Z"/>
            </w:rPr>
          </w:rPrChange>
        </w:rPr>
      </w:pPr>
      <w:del w:id="1610" w:author="ron gal" w:date="2017-03-04T16:12:00Z">
        <w:r w:rsidDel="00C7601C">
          <w:rPr>
            <w:sz w:val="24"/>
            <w:szCs w:val="24"/>
          </w:rPr>
          <w:delText xml:space="preserve">        public static class Roles</w:delText>
        </w:r>
      </w:del>
    </w:p>
    <w:p w:rsidR="00481634" w:rsidRPr="00C7601C" w:rsidDel="00C7601C" w:rsidRDefault="00471D70">
      <w:pPr>
        <w:rPr>
          <w:del w:id="1611" w:author="ron gal" w:date="2017-03-04T16:12:00Z"/>
          <w:sz w:val="24"/>
          <w:szCs w:val="24"/>
          <w:rPrChange w:id="1612" w:author="ron gal" w:date="2017-03-04T16:12:00Z">
            <w:rPr>
              <w:del w:id="1613" w:author="ron gal" w:date="2017-03-04T16:12:00Z"/>
            </w:rPr>
          </w:rPrChange>
        </w:rPr>
      </w:pPr>
      <w:del w:id="1614" w:author="ron gal" w:date="2017-03-04T16:12:00Z">
        <w:r w:rsidDel="00C7601C">
          <w:rPr>
            <w:sz w:val="24"/>
            <w:szCs w:val="24"/>
          </w:rPr>
          <w:delText xml:space="preserve">        {</w:delText>
        </w:r>
      </w:del>
    </w:p>
    <w:p w:rsidR="00481634" w:rsidRPr="00C7601C" w:rsidDel="00C7601C" w:rsidRDefault="00471D70">
      <w:pPr>
        <w:rPr>
          <w:del w:id="1615" w:author="ron gal" w:date="2017-03-04T16:12:00Z"/>
          <w:sz w:val="24"/>
          <w:szCs w:val="24"/>
          <w:rPrChange w:id="1616" w:author="ron gal" w:date="2017-03-04T16:12:00Z">
            <w:rPr>
              <w:del w:id="1617" w:author="ron gal" w:date="2017-03-04T16:12:00Z"/>
            </w:rPr>
          </w:rPrChange>
        </w:rPr>
      </w:pPr>
      <w:del w:id="1618" w:author="ron gal" w:date="2017-03-04T16:12:00Z">
        <w:r w:rsidDel="00C7601C">
          <w:rPr>
            <w:sz w:val="24"/>
            <w:szCs w:val="24"/>
          </w:rPr>
          <w:delText xml:space="preserve">            public const string Customer = "Customer";</w:delText>
        </w:r>
      </w:del>
    </w:p>
    <w:p w:rsidR="00481634" w:rsidRPr="00C7601C" w:rsidDel="00C7601C" w:rsidRDefault="00471D70">
      <w:pPr>
        <w:rPr>
          <w:del w:id="1619" w:author="ron gal" w:date="2017-03-04T16:12:00Z"/>
          <w:sz w:val="24"/>
          <w:szCs w:val="24"/>
          <w:rPrChange w:id="1620" w:author="ron gal" w:date="2017-03-04T16:12:00Z">
            <w:rPr>
              <w:del w:id="1621" w:author="ron gal" w:date="2017-03-04T16:12:00Z"/>
            </w:rPr>
          </w:rPrChange>
        </w:rPr>
      </w:pPr>
      <w:del w:id="1622" w:author="ron gal" w:date="2017-03-04T16:12:00Z">
        <w:r w:rsidDel="00C7601C">
          <w:rPr>
            <w:sz w:val="24"/>
            <w:szCs w:val="24"/>
          </w:rPr>
          <w:delText xml:space="preserve">            public const string Employee = "Employee";</w:delText>
        </w:r>
      </w:del>
    </w:p>
    <w:p w:rsidR="00481634" w:rsidRPr="00C7601C" w:rsidDel="00C7601C" w:rsidRDefault="00471D70">
      <w:pPr>
        <w:rPr>
          <w:del w:id="1623" w:author="ron gal" w:date="2017-03-04T16:12:00Z"/>
          <w:sz w:val="24"/>
          <w:szCs w:val="24"/>
          <w:rPrChange w:id="1624" w:author="ron gal" w:date="2017-03-04T16:12:00Z">
            <w:rPr>
              <w:del w:id="1625" w:author="ron gal" w:date="2017-03-04T16:12:00Z"/>
            </w:rPr>
          </w:rPrChange>
        </w:rPr>
      </w:pPr>
      <w:del w:id="1626" w:author="ron gal" w:date="2017-03-04T16:12:00Z">
        <w:r w:rsidDel="00C7601C">
          <w:rPr>
            <w:sz w:val="24"/>
            <w:szCs w:val="24"/>
          </w:rPr>
          <w:delText xml:space="preserve">            public const string Admin = "Admin";</w:delText>
        </w:r>
      </w:del>
    </w:p>
    <w:p w:rsidR="00481634" w:rsidRPr="00C7601C" w:rsidDel="00C7601C" w:rsidRDefault="00471D70">
      <w:pPr>
        <w:rPr>
          <w:del w:id="1627" w:author="ron gal" w:date="2017-03-04T16:12:00Z"/>
          <w:sz w:val="24"/>
          <w:szCs w:val="24"/>
          <w:rPrChange w:id="1628" w:author="ron gal" w:date="2017-03-04T16:12:00Z">
            <w:rPr>
              <w:del w:id="1629" w:author="ron gal" w:date="2017-03-04T16:12:00Z"/>
            </w:rPr>
          </w:rPrChange>
        </w:rPr>
      </w:pPr>
      <w:del w:id="1630" w:author="ron gal" w:date="2017-03-04T16:12:00Z">
        <w:r w:rsidDel="00C7601C">
          <w:rPr>
            <w:sz w:val="24"/>
            <w:szCs w:val="24"/>
          </w:rPr>
          <w:delText xml:space="preserve">        }</w:delText>
        </w:r>
      </w:del>
    </w:p>
    <w:p w:rsidR="00481634" w:rsidRPr="00C7601C" w:rsidDel="00C7601C" w:rsidRDefault="00481634">
      <w:pPr>
        <w:rPr>
          <w:del w:id="1631" w:author="ron gal" w:date="2017-03-04T16:12:00Z"/>
          <w:sz w:val="24"/>
          <w:szCs w:val="24"/>
          <w:rPrChange w:id="1632" w:author="ron gal" w:date="2017-03-04T16:12:00Z">
            <w:rPr>
              <w:del w:id="1633" w:author="ron gal" w:date="2017-03-04T16:12:00Z"/>
            </w:rPr>
          </w:rPrChange>
        </w:rPr>
      </w:pPr>
    </w:p>
    <w:p w:rsidR="00481634" w:rsidRPr="00C7601C" w:rsidDel="00C7601C" w:rsidRDefault="00471D70">
      <w:pPr>
        <w:rPr>
          <w:del w:id="1634" w:author="ron gal" w:date="2017-03-04T16:12:00Z"/>
          <w:sz w:val="24"/>
          <w:szCs w:val="24"/>
          <w:rPrChange w:id="1635" w:author="ron gal" w:date="2017-03-04T16:12:00Z">
            <w:rPr>
              <w:del w:id="1636" w:author="ron gal" w:date="2017-03-04T16:12:00Z"/>
            </w:rPr>
          </w:rPrChange>
        </w:rPr>
      </w:pPr>
      <w:del w:id="1637" w:author="ron gal" w:date="2017-03-04T16:12:00Z">
        <w:r w:rsidDel="00C7601C">
          <w:rPr>
            <w:sz w:val="24"/>
            <w:szCs w:val="24"/>
          </w:rPr>
          <w:delText xml:space="preserve">    public static class Decodes</w:delText>
        </w:r>
      </w:del>
    </w:p>
    <w:p w:rsidR="00481634" w:rsidRPr="00C7601C" w:rsidDel="00C7601C" w:rsidRDefault="00471D70">
      <w:pPr>
        <w:rPr>
          <w:del w:id="1638" w:author="ron gal" w:date="2017-03-04T16:12:00Z"/>
          <w:sz w:val="24"/>
          <w:szCs w:val="24"/>
          <w:rPrChange w:id="1639" w:author="ron gal" w:date="2017-03-04T16:12:00Z">
            <w:rPr>
              <w:del w:id="1640" w:author="ron gal" w:date="2017-03-04T16:12:00Z"/>
            </w:rPr>
          </w:rPrChange>
        </w:rPr>
      </w:pPr>
      <w:del w:id="1641" w:author="ron gal" w:date="2017-03-04T16:12:00Z">
        <w:r w:rsidDel="00C7601C">
          <w:rPr>
            <w:sz w:val="24"/>
            <w:szCs w:val="24"/>
          </w:rPr>
          <w:delText xml:space="preserve">        {</w:delText>
        </w:r>
      </w:del>
    </w:p>
    <w:p w:rsidR="00481634" w:rsidRPr="00C7601C" w:rsidDel="00C7601C" w:rsidRDefault="00471D70">
      <w:pPr>
        <w:rPr>
          <w:del w:id="1642" w:author="ron gal" w:date="2017-03-04T16:12:00Z"/>
          <w:sz w:val="24"/>
          <w:szCs w:val="24"/>
          <w:rPrChange w:id="1643" w:author="ron gal" w:date="2017-03-04T16:12:00Z">
            <w:rPr>
              <w:del w:id="1644" w:author="ron gal" w:date="2017-03-04T16:12:00Z"/>
            </w:rPr>
          </w:rPrChange>
        </w:rPr>
      </w:pPr>
      <w:del w:id="1645" w:author="ron gal" w:date="2017-03-04T16:12:00Z">
        <w:r w:rsidDel="00C7601C">
          <w:rPr>
            <w:sz w:val="24"/>
            <w:szCs w:val="24"/>
          </w:rPr>
          <w:delText xml:space="preserve">            public enum OrderStatus</w:delText>
        </w:r>
      </w:del>
    </w:p>
    <w:p w:rsidR="00481634" w:rsidRPr="00C7601C" w:rsidDel="00C7601C" w:rsidRDefault="00471D70">
      <w:pPr>
        <w:rPr>
          <w:del w:id="1646" w:author="ron gal" w:date="2017-03-04T16:12:00Z"/>
          <w:sz w:val="24"/>
          <w:szCs w:val="24"/>
          <w:rPrChange w:id="1647" w:author="ron gal" w:date="2017-03-04T16:12:00Z">
            <w:rPr>
              <w:del w:id="1648" w:author="ron gal" w:date="2017-03-04T16:12:00Z"/>
            </w:rPr>
          </w:rPrChange>
        </w:rPr>
      </w:pPr>
      <w:del w:id="1649" w:author="ron gal" w:date="2017-03-04T16:12:00Z">
        <w:r w:rsidDel="00C7601C">
          <w:rPr>
            <w:sz w:val="24"/>
            <w:szCs w:val="24"/>
          </w:rPr>
          <w:delText xml:space="preserve">            {</w:delText>
        </w:r>
      </w:del>
    </w:p>
    <w:p w:rsidR="00481634" w:rsidRPr="00C7601C" w:rsidDel="00C7601C" w:rsidRDefault="00471D70">
      <w:pPr>
        <w:rPr>
          <w:del w:id="1650" w:author="ron gal" w:date="2017-03-04T16:12:00Z"/>
          <w:sz w:val="24"/>
          <w:szCs w:val="24"/>
          <w:rPrChange w:id="1651" w:author="ron gal" w:date="2017-03-04T16:12:00Z">
            <w:rPr>
              <w:del w:id="1652" w:author="ron gal" w:date="2017-03-04T16:12:00Z"/>
            </w:rPr>
          </w:rPrChange>
        </w:rPr>
      </w:pPr>
      <w:del w:id="1653" w:author="ron gal" w:date="2017-03-04T16:12:00Z">
        <w:r w:rsidDel="00C7601C">
          <w:rPr>
            <w:sz w:val="24"/>
            <w:szCs w:val="24"/>
          </w:rPr>
          <w:delText xml:space="preserve">                Sent=1,</w:delText>
        </w:r>
      </w:del>
    </w:p>
    <w:p w:rsidR="00481634" w:rsidRPr="00C7601C" w:rsidDel="00C7601C" w:rsidRDefault="00471D70">
      <w:pPr>
        <w:rPr>
          <w:del w:id="1654" w:author="ron gal" w:date="2017-03-04T16:12:00Z"/>
          <w:sz w:val="24"/>
          <w:szCs w:val="24"/>
          <w:rPrChange w:id="1655" w:author="ron gal" w:date="2017-03-04T16:12:00Z">
            <w:rPr>
              <w:del w:id="1656" w:author="ron gal" w:date="2017-03-04T16:12:00Z"/>
            </w:rPr>
          </w:rPrChange>
        </w:rPr>
      </w:pPr>
      <w:del w:id="1657" w:author="ron gal" w:date="2017-03-04T16:12:00Z">
        <w:r w:rsidDel="00C7601C">
          <w:rPr>
            <w:sz w:val="24"/>
            <w:szCs w:val="24"/>
          </w:rPr>
          <w:delText xml:space="preserve">                Accepted,</w:delText>
        </w:r>
      </w:del>
    </w:p>
    <w:p w:rsidR="00481634" w:rsidRPr="00C7601C" w:rsidDel="00C7601C" w:rsidRDefault="00471D70">
      <w:pPr>
        <w:rPr>
          <w:del w:id="1658" w:author="ron gal" w:date="2017-03-04T16:12:00Z"/>
          <w:sz w:val="24"/>
          <w:szCs w:val="24"/>
          <w:rPrChange w:id="1659" w:author="ron gal" w:date="2017-03-04T16:12:00Z">
            <w:rPr>
              <w:del w:id="1660" w:author="ron gal" w:date="2017-03-04T16:12:00Z"/>
            </w:rPr>
          </w:rPrChange>
        </w:rPr>
      </w:pPr>
      <w:del w:id="1661" w:author="ron gal" w:date="2017-03-04T16:12:00Z">
        <w:r w:rsidDel="00C7601C">
          <w:rPr>
            <w:sz w:val="24"/>
            <w:szCs w:val="24"/>
          </w:rPr>
          <w:delText xml:space="preserve">                Rejected,</w:delText>
        </w:r>
      </w:del>
    </w:p>
    <w:p w:rsidR="00481634" w:rsidRPr="00C7601C" w:rsidDel="00C7601C" w:rsidRDefault="00471D70">
      <w:pPr>
        <w:rPr>
          <w:del w:id="1662" w:author="ron gal" w:date="2017-03-04T16:12:00Z"/>
          <w:sz w:val="24"/>
          <w:szCs w:val="24"/>
          <w:rPrChange w:id="1663" w:author="ron gal" w:date="2017-03-04T16:12:00Z">
            <w:rPr>
              <w:del w:id="1664" w:author="ron gal" w:date="2017-03-04T16:12:00Z"/>
            </w:rPr>
          </w:rPrChange>
        </w:rPr>
      </w:pPr>
      <w:del w:id="1665" w:author="ron gal" w:date="2017-03-04T16:12:00Z">
        <w:r w:rsidDel="00C7601C">
          <w:rPr>
            <w:sz w:val="24"/>
            <w:szCs w:val="24"/>
          </w:rPr>
          <w:delText xml:space="preserve">                Canceled</w:delText>
        </w:r>
      </w:del>
    </w:p>
    <w:p w:rsidR="00481634" w:rsidRPr="00C7601C" w:rsidDel="00C7601C" w:rsidRDefault="00471D70">
      <w:pPr>
        <w:rPr>
          <w:del w:id="1666" w:author="ron gal" w:date="2017-03-04T16:12:00Z"/>
          <w:sz w:val="24"/>
          <w:szCs w:val="24"/>
          <w:rPrChange w:id="1667" w:author="ron gal" w:date="2017-03-04T16:12:00Z">
            <w:rPr>
              <w:del w:id="1668" w:author="ron gal" w:date="2017-03-04T16:12:00Z"/>
            </w:rPr>
          </w:rPrChange>
        </w:rPr>
      </w:pPr>
      <w:del w:id="1669" w:author="ron gal" w:date="2017-03-04T16:12:00Z">
        <w:r w:rsidDel="00C7601C">
          <w:rPr>
            <w:sz w:val="24"/>
            <w:szCs w:val="24"/>
          </w:rPr>
          <w:delText xml:space="preserve">            }</w:delText>
        </w:r>
      </w:del>
    </w:p>
    <w:p w:rsidR="00481634" w:rsidRPr="00C7601C" w:rsidDel="00C7601C" w:rsidRDefault="00481634">
      <w:pPr>
        <w:rPr>
          <w:del w:id="1670" w:author="ron gal" w:date="2017-03-04T16:12:00Z"/>
          <w:sz w:val="24"/>
          <w:szCs w:val="24"/>
          <w:rPrChange w:id="1671" w:author="ron gal" w:date="2017-03-04T16:12:00Z">
            <w:rPr>
              <w:del w:id="1672" w:author="ron gal" w:date="2017-03-04T16:12:00Z"/>
            </w:rPr>
          </w:rPrChange>
        </w:rPr>
      </w:pPr>
    </w:p>
    <w:p w:rsidR="00481634" w:rsidRPr="00C7601C" w:rsidDel="00C7601C" w:rsidRDefault="00471D70">
      <w:pPr>
        <w:rPr>
          <w:del w:id="1673" w:author="ron gal" w:date="2017-03-04T16:12:00Z"/>
          <w:sz w:val="24"/>
          <w:szCs w:val="24"/>
          <w:rPrChange w:id="1674" w:author="ron gal" w:date="2017-03-04T16:12:00Z">
            <w:rPr>
              <w:del w:id="1675" w:author="ron gal" w:date="2017-03-04T16:12:00Z"/>
            </w:rPr>
          </w:rPrChange>
        </w:rPr>
      </w:pPr>
      <w:del w:id="1676" w:author="ron gal" w:date="2017-03-04T16:12:00Z">
        <w:r w:rsidDel="00C7601C">
          <w:rPr>
            <w:sz w:val="24"/>
            <w:szCs w:val="24"/>
          </w:rPr>
          <w:delText xml:space="preserve">            public enum ComplaintType</w:delText>
        </w:r>
      </w:del>
    </w:p>
    <w:p w:rsidR="00481634" w:rsidRPr="00C7601C" w:rsidDel="00C7601C" w:rsidRDefault="00471D70">
      <w:pPr>
        <w:rPr>
          <w:del w:id="1677" w:author="ron gal" w:date="2017-03-04T16:12:00Z"/>
          <w:sz w:val="24"/>
          <w:szCs w:val="24"/>
          <w:rPrChange w:id="1678" w:author="ron gal" w:date="2017-03-04T16:12:00Z">
            <w:rPr>
              <w:del w:id="1679" w:author="ron gal" w:date="2017-03-04T16:12:00Z"/>
            </w:rPr>
          </w:rPrChange>
        </w:rPr>
      </w:pPr>
      <w:del w:id="1680" w:author="ron gal" w:date="2017-03-04T16:12:00Z">
        <w:r w:rsidDel="00C7601C">
          <w:rPr>
            <w:sz w:val="24"/>
            <w:szCs w:val="24"/>
          </w:rPr>
          <w:delText xml:space="preserve">            {</w:delText>
        </w:r>
      </w:del>
    </w:p>
    <w:p w:rsidR="00481634" w:rsidRPr="00C7601C" w:rsidDel="00C7601C" w:rsidRDefault="00471D70">
      <w:pPr>
        <w:rPr>
          <w:del w:id="1681" w:author="ron gal" w:date="2017-03-04T16:12:00Z"/>
          <w:sz w:val="24"/>
          <w:szCs w:val="24"/>
          <w:rPrChange w:id="1682" w:author="ron gal" w:date="2017-03-04T16:12:00Z">
            <w:rPr>
              <w:del w:id="1683" w:author="ron gal" w:date="2017-03-04T16:12:00Z"/>
            </w:rPr>
          </w:rPrChange>
        </w:rPr>
      </w:pPr>
      <w:del w:id="1684" w:author="ron gal" w:date="2017-03-04T16:12:00Z">
        <w:r w:rsidDel="00C7601C">
          <w:rPr>
            <w:sz w:val="24"/>
            <w:szCs w:val="24"/>
          </w:rPr>
          <w:delText xml:space="preserve">                Payment=1,</w:delText>
        </w:r>
      </w:del>
    </w:p>
    <w:p w:rsidR="00481634" w:rsidRPr="00C7601C" w:rsidDel="00C7601C" w:rsidRDefault="00471D70">
      <w:pPr>
        <w:rPr>
          <w:del w:id="1685" w:author="ron gal" w:date="2017-03-04T16:12:00Z"/>
          <w:sz w:val="24"/>
          <w:szCs w:val="24"/>
          <w:rPrChange w:id="1686" w:author="ron gal" w:date="2017-03-04T16:12:00Z">
            <w:rPr>
              <w:del w:id="1687" w:author="ron gal" w:date="2017-03-04T16:12:00Z"/>
            </w:rPr>
          </w:rPrChange>
        </w:rPr>
      </w:pPr>
      <w:del w:id="1688" w:author="ron gal" w:date="2017-03-04T16:12:00Z">
        <w:r w:rsidDel="00C7601C">
          <w:rPr>
            <w:sz w:val="24"/>
            <w:szCs w:val="24"/>
          </w:rPr>
          <w:delText xml:space="preserve">                Attendance,</w:delText>
        </w:r>
      </w:del>
    </w:p>
    <w:p w:rsidR="00481634" w:rsidRPr="00C7601C" w:rsidDel="00C7601C" w:rsidRDefault="00471D70">
      <w:pPr>
        <w:rPr>
          <w:del w:id="1689" w:author="ron gal" w:date="2017-03-04T16:12:00Z"/>
          <w:sz w:val="24"/>
          <w:szCs w:val="24"/>
          <w:rPrChange w:id="1690" w:author="ron gal" w:date="2017-03-04T16:12:00Z">
            <w:rPr>
              <w:del w:id="1691" w:author="ron gal" w:date="2017-03-04T16:12:00Z"/>
            </w:rPr>
          </w:rPrChange>
        </w:rPr>
      </w:pPr>
      <w:del w:id="1692" w:author="ron gal" w:date="2017-03-04T16:12:00Z">
        <w:r w:rsidDel="00C7601C">
          <w:rPr>
            <w:sz w:val="24"/>
            <w:szCs w:val="24"/>
          </w:rPr>
          <w:delText xml:space="preserve">                Sportsmanship</w:delText>
        </w:r>
      </w:del>
    </w:p>
    <w:p w:rsidR="00481634" w:rsidRPr="00C7601C" w:rsidDel="00C7601C" w:rsidRDefault="00471D70">
      <w:pPr>
        <w:rPr>
          <w:del w:id="1693" w:author="ron gal" w:date="2017-03-04T16:12:00Z"/>
          <w:sz w:val="24"/>
          <w:szCs w:val="24"/>
          <w:rPrChange w:id="1694" w:author="ron gal" w:date="2017-03-04T16:12:00Z">
            <w:rPr>
              <w:del w:id="1695" w:author="ron gal" w:date="2017-03-04T16:12:00Z"/>
            </w:rPr>
          </w:rPrChange>
        </w:rPr>
      </w:pPr>
      <w:del w:id="1696" w:author="ron gal" w:date="2017-03-04T16:12:00Z">
        <w:r w:rsidDel="00C7601C">
          <w:rPr>
            <w:sz w:val="24"/>
            <w:szCs w:val="24"/>
          </w:rPr>
          <w:delText xml:space="preserve">            }</w:delText>
        </w:r>
      </w:del>
    </w:p>
    <w:p w:rsidR="00481634" w:rsidRPr="00C7601C" w:rsidDel="00C7601C" w:rsidRDefault="00481634">
      <w:pPr>
        <w:rPr>
          <w:del w:id="1697" w:author="ron gal" w:date="2017-03-04T16:12:00Z"/>
          <w:sz w:val="24"/>
          <w:szCs w:val="24"/>
          <w:rPrChange w:id="1698" w:author="ron gal" w:date="2017-03-04T16:12:00Z">
            <w:rPr>
              <w:del w:id="1699" w:author="ron gal" w:date="2017-03-04T16:12:00Z"/>
            </w:rPr>
          </w:rPrChange>
        </w:rPr>
      </w:pPr>
    </w:p>
    <w:p w:rsidR="00481634" w:rsidRPr="00C7601C" w:rsidDel="00C7601C" w:rsidRDefault="00471D70">
      <w:pPr>
        <w:rPr>
          <w:del w:id="1700" w:author="ron gal" w:date="2017-03-04T16:12:00Z"/>
          <w:sz w:val="24"/>
          <w:szCs w:val="24"/>
          <w:rPrChange w:id="1701" w:author="ron gal" w:date="2017-03-04T16:12:00Z">
            <w:rPr>
              <w:del w:id="1702" w:author="ron gal" w:date="2017-03-04T16:12:00Z"/>
            </w:rPr>
          </w:rPrChange>
        </w:rPr>
      </w:pPr>
      <w:del w:id="1703" w:author="ron gal" w:date="2017-03-04T16:12:00Z">
        <w:r w:rsidDel="00C7601C">
          <w:rPr>
            <w:sz w:val="24"/>
            <w:szCs w:val="24"/>
          </w:rPr>
          <w:delText xml:space="preserve">            public enum FieldSize</w:delText>
        </w:r>
      </w:del>
    </w:p>
    <w:p w:rsidR="00481634" w:rsidRPr="00C7601C" w:rsidDel="00C7601C" w:rsidRDefault="00471D70">
      <w:pPr>
        <w:rPr>
          <w:del w:id="1704" w:author="ron gal" w:date="2017-03-04T16:12:00Z"/>
          <w:sz w:val="24"/>
          <w:szCs w:val="24"/>
          <w:rPrChange w:id="1705" w:author="ron gal" w:date="2017-03-04T16:12:00Z">
            <w:rPr>
              <w:del w:id="1706" w:author="ron gal" w:date="2017-03-04T16:12:00Z"/>
            </w:rPr>
          </w:rPrChange>
        </w:rPr>
      </w:pPr>
      <w:del w:id="1707" w:author="ron gal" w:date="2017-03-04T16:12:00Z">
        <w:r w:rsidDel="00C7601C">
          <w:rPr>
            <w:sz w:val="24"/>
            <w:szCs w:val="24"/>
          </w:rPr>
          <w:delText xml:space="preserve">            {</w:delText>
        </w:r>
      </w:del>
    </w:p>
    <w:p w:rsidR="00481634" w:rsidRPr="00C7601C" w:rsidDel="00C7601C" w:rsidRDefault="00471D70">
      <w:pPr>
        <w:rPr>
          <w:del w:id="1708" w:author="ron gal" w:date="2017-03-04T16:12:00Z"/>
          <w:sz w:val="24"/>
          <w:szCs w:val="24"/>
          <w:rPrChange w:id="1709" w:author="ron gal" w:date="2017-03-04T16:12:00Z">
            <w:rPr>
              <w:del w:id="1710" w:author="ron gal" w:date="2017-03-04T16:12:00Z"/>
            </w:rPr>
          </w:rPrChange>
        </w:rPr>
      </w:pPr>
      <w:del w:id="1711" w:author="ron gal" w:date="2017-03-04T16:12:00Z">
        <w:r w:rsidDel="00C7601C">
          <w:rPr>
            <w:sz w:val="24"/>
            <w:szCs w:val="24"/>
          </w:rPr>
          <w:delText xml:space="preserve">                Small = 1,</w:delText>
        </w:r>
      </w:del>
    </w:p>
    <w:p w:rsidR="00481634" w:rsidRPr="00C7601C" w:rsidDel="00C7601C" w:rsidRDefault="00471D70">
      <w:pPr>
        <w:rPr>
          <w:del w:id="1712" w:author="ron gal" w:date="2017-03-04T16:12:00Z"/>
          <w:sz w:val="24"/>
          <w:szCs w:val="24"/>
          <w:rPrChange w:id="1713" w:author="ron gal" w:date="2017-03-04T16:12:00Z">
            <w:rPr>
              <w:del w:id="1714" w:author="ron gal" w:date="2017-03-04T16:12:00Z"/>
            </w:rPr>
          </w:rPrChange>
        </w:rPr>
      </w:pPr>
      <w:del w:id="1715" w:author="ron gal" w:date="2017-03-04T16:12:00Z">
        <w:r w:rsidDel="00C7601C">
          <w:rPr>
            <w:sz w:val="24"/>
            <w:szCs w:val="24"/>
          </w:rPr>
          <w:delText xml:space="preserve">                Medium,</w:delText>
        </w:r>
      </w:del>
    </w:p>
    <w:p w:rsidR="00481634" w:rsidRPr="00C7601C" w:rsidDel="00C7601C" w:rsidRDefault="00471D70">
      <w:pPr>
        <w:rPr>
          <w:del w:id="1716" w:author="ron gal" w:date="2017-03-04T16:12:00Z"/>
          <w:sz w:val="24"/>
          <w:szCs w:val="24"/>
          <w:rPrChange w:id="1717" w:author="ron gal" w:date="2017-03-04T16:12:00Z">
            <w:rPr>
              <w:del w:id="1718" w:author="ron gal" w:date="2017-03-04T16:12:00Z"/>
            </w:rPr>
          </w:rPrChange>
        </w:rPr>
      </w:pPr>
      <w:del w:id="1719" w:author="ron gal" w:date="2017-03-04T16:12:00Z">
        <w:r w:rsidDel="00C7601C">
          <w:rPr>
            <w:sz w:val="24"/>
            <w:szCs w:val="24"/>
          </w:rPr>
          <w:delText xml:space="preserve">                Large</w:delText>
        </w:r>
      </w:del>
    </w:p>
    <w:p w:rsidR="00481634" w:rsidRPr="00C7601C" w:rsidDel="00C7601C" w:rsidRDefault="00471D70">
      <w:pPr>
        <w:rPr>
          <w:del w:id="1720" w:author="ron gal" w:date="2017-03-04T16:12:00Z"/>
          <w:sz w:val="24"/>
          <w:szCs w:val="24"/>
          <w:rPrChange w:id="1721" w:author="ron gal" w:date="2017-03-04T16:12:00Z">
            <w:rPr>
              <w:del w:id="1722" w:author="ron gal" w:date="2017-03-04T16:12:00Z"/>
            </w:rPr>
          </w:rPrChange>
        </w:rPr>
      </w:pPr>
      <w:del w:id="1723" w:author="ron gal" w:date="2017-03-04T16:12:00Z">
        <w:r w:rsidDel="00C7601C">
          <w:rPr>
            <w:sz w:val="24"/>
            <w:szCs w:val="24"/>
          </w:rPr>
          <w:delText xml:space="preserve">            }</w:delText>
        </w:r>
      </w:del>
    </w:p>
    <w:p w:rsidR="00481634" w:rsidRPr="00C7601C" w:rsidDel="00C7601C" w:rsidRDefault="00481634">
      <w:pPr>
        <w:rPr>
          <w:del w:id="1724" w:author="ron gal" w:date="2017-03-04T16:12:00Z"/>
          <w:sz w:val="24"/>
          <w:szCs w:val="24"/>
          <w:rPrChange w:id="1725" w:author="ron gal" w:date="2017-03-04T16:12:00Z">
            <w:rPr>
              <w:del w:id="1726" w:author="ron gal" w:date="2017-03-04T16:12:00Z"/>
            </w:rPr>
          </w:rPrChange>
        </w:rPr>
      </w:pPr>
    </w:p>
    <w:p w:rsidR="00481634" w:rsidRPr="00C7601C" w:rsidDel="00C7601C" w:rsidRDefault="00471D70">
      <w:pPr>
        <w:rPr>
          <w:del w:id="1727" w:author="ron gal" w:date="2017-03-04T16:12:00Z"/>
          <w:sz w:val="24"/>
          <w:szCs w:val="24"/>
          <w:rPrChange w:id="1728" w:author="ron gal" w:date="2017-03-04T16:12:00Z">
            <w:rPr>
              <w:del w:id="1729" w:author="ron gal" w:date="2017-03-04T16:12:00Z"/>
            </w:rPr>
          </w:rPrChange>
        </w:rPr>
      </w:pPr>
      <w:del w:id="1730" w:author="ron gal" w:date="2017-03-04T16:12:00Z">
        <w:r w:rsidDel="00C7601C">
          <w:rPr>
            <w:sz w:val="24"/>
            <w:szCs w:val="24"/>
          </w:rPr>
          <w:delText xml:space="preserve">            public enum FieldType</w:delText>
        </w:r>
      </w:del>
    </w:p>
    <w:p w:rsidR="00481634" w:rsidRPr="00C7601C" w:rsidDel="00C7601C" w:rsidRDefault="00471D70">
      <w:pPr>
        <w:rPr>
          <w:del w:id="1731" w:author="ron gal" w:date="2017-03-04T16:12:00Z"/>
          <w:sz w:val="24"/>
          <w:szCs w:val="24"/>
          <w:rPrChange w:id="1732" w:author="ron gal" w:date="2017-03-04T16:12:00Z">
            <w:rPr>
              <w:del w:id="1733" w:author="ron gal" w:date="2017-03-04T16:12:00Z"/>
            </w:rPr>
          </w:rPrChange>
        </w:rPr>
      </w:pPr>
      <w:del w:id="1734" w:author="ron gal" w:date="2017-03-04T16:12:00Z">
        <w:r w:rsidDel="00C7601C">
          <w:rPr>
            <w:sz w:val="24"/>
            <w:szCs w:val="24"/>
          </w:rPr>
          <w:delText xml:space="preserve">            {</w:delText>
        </w:r>
      </w:del>
    </w:p>
    <w:p w:rsidR="00481634" w:rsidRPr="00C7601C" w:rsidDel="00C7601C" w:rsidRDefault="00471D70">
      <w:pPr>
        <w:rPr>
          <w:del w:id="1735" w:author="ron gal" w:date="2017-03-04T16:12:00Z"/>
          <w:sz w:val="24"/>
          <w:szCs w:val="24"/>
          <w:rPrChange w:id="1736" w:author="ron gal" w:date="2017-03-04T16:12:00Z">
            <w:rPr>
              <w:del w:id="1737" w:author="ron gal" w:date="2017-03-04T16:12:00Z"/>
            </w:rPr>
          </w:rPrChange>
        </w:rPr>
      </w:pPr>
      <w:del w:id="1738" w:author="ron gal" w:date="2017-03-04T16:12:00Z">
        <w:r w:rsidDel="00C7601C">
          <w:rPr>
            <w:sz w:val="24"/>
            <w:szCs w:val="24"/>
          </w:rPr>
          <w:delText xml:space="preserve">                Football=1,</w:delText>
        </w:r>
      </w:del>
    </w:p>
    <w:p w:rsidR="00481634" w:rsidRPr="00C7601C" w:rsidDel="00C7601C" w:rsidRDefault="00471D70">
      <w:pPr>
        <w:rPr>
          <w:del w:id="1739" w:author="ron gal" w:date="2017-03-04T16:12:00Z"/>
          <w:sz w:val="24"/>
          <w:szCs w:val="24"/>
          <w:rPrChange w:id="1740" w:author="ron gal" w:date="2017-03-04T16:12:00Z">
            <w:rPr>
              <w:del w:id="1741" w:author="ron gal" w:date="2017-03-04T16:12:00Z"/>
            </w:rPr>
          </w:rPrChange>
        </w:rPr>
      </w:pPr>
      <w:del w:id="1742" w:author="ron gal" w:date="2017-03-04T16:12:00Z">
        <w:r w:rsidDel="00C7601C">
          <w:rPr>
            <w:sz w:val="24"/>
            <w:szCs w:val="24"/>
          </w:rPr>
          <w:delText xml:space="preserve">                Basketball,</w:delText>
        </w:r>
      </w:del>
    </w:p>
    <w:p w:rsidR="00481634" w:rsidRPr="00C7601C" w:rsidDel="00C7601C" w:rsidRDefault="00471D70">
      <w:pPr>
        <w:rPr>
          <w:del w:id="1743" w:author="ron gal" w:date="2017-03-04T16:12:00Z"/>
          <w:sz w:val="24"/>
          <w:szCs w:val="24"/>
          <w:rPrChange w:id="1744" w:author="ron gal" w:date="2017-03-04T16:12:00Z">
            <w:rPr>
              <w:del w:id="1745" w:author="ron gal" w:date="2017-03-04T16:12:00Z"/>
            </w:rPr>
          </w:rPrChange>
        </w:rPr>
      </w:pPr>
      <w:del w:id="1746" w:author="ron gal" w:date="2017-03-04T16:12:00Z">
        <w:r w:rsidDel="00C7601C">
          <w:rPr>
            <w:sz w:val="24"/>
            <w:szCs w:val="24"/>
          </w:rPr>
          <w:delText xml:space="preserve">                Tennis</w:delText>
        </w:r>
      </w:del>
    </w:p>
    <w:p w:rsidR="00481634" w:rsidRPr="00C7601C" w:rsidDel="00C7601C" w:rsidRDefault="00471D70">
      <w:pPr>
        <w:rPr>
          <w:del w:id="1747" w:author="ron gal" w:date="2017-03-04T16:12:00Z"/>
          <w:sz w:val="24"/>
          <w:szCs w:val="24"/>
          <w:rPrChange w:id="1748" w:author="ron gal" w:date="2017-03-04T16:12:00Z">
            <w:rPr>
              <w:del w:id="1749" w:author="ron gal" w:date="2017-03-04T16:12:00Z"/>
            </w:rPr>
          </w:rPrChange>
        </w:rPr>
      </w:pPr>
      <w:del w:id="1750" w:author="ron gal" w:date="2017-03-04T16:12:00Z">
        <w:r w:rsidDel="00C7601C">
          <w:rPr>
            <w:sz w:val="24"/>
            <w:szCs w:val="24"/>
          </w:rPr>
          <w:delText xml:space="preserve">            }</w:delText>
        </w:r>
      </w:del>
    </w:p>
    <w:p w:rsidR="00481634" w:rsidRPr="00C7601C" w:rsidDel="00C7601C" w:rsidRDefault="00481634">
      <w:pPr>
        <w:rPr>
          <w:del w:id="1751" w:author="ron gal" w:date="2017-03-04T16:12:00Z"/>
          <w:sz w:val="24"/>
          <w:szCs w:val="24"/>
          <w:rPrChange w:id="1752" w:author="ron gal" w:date="2017-03-04T16:12:00Z">
            <w:rPr>
              <w:del w:id="1753" w:author="ron gal" w:date="2017-03-04T16:12:00Z"/>
            </w:rPr>
          </w:rPrChange>
        </w:rPr>
      </w:pPr>
    </w:p>
    <w:p w:rsidR="00481634" w:rsidRPr="00C7601C" w:rsidDel="00C7601C" w:rsidRDefault="00471D70">
      <w:pPr>
        <w:rPr>
          <w:del w:id="1754" w:author="ron gal" w:date="2017-03-04T16:12:00Z"/>
          <w:sz w:val="24"/>
          <w:szCs w:val="24"/>
          <w:rPrChange w:id="1755" w:author="ron gal" w:date="2017-03-04T16:12:00Z">
            <w:rPr>
              <w:del w:id="1756" w:author="ron gal" w:date="2017-03-04T16:12:00Z"/>
            </w:rPr>
          </w:rPrChange>
        </w:rPr>
      </w:pPr>
      <w:del w:id="1757" w:author="ron gal" w:date="2017-03-04T16:12:00Z">
        <w:r w:rsidDel="00C7601C">
          <w:rPr>
            <w:sz w:val="24"/>
            <w:szCs w:val="24"/>
          </w:rPr>
          <w:delText xml:space="preserve">            public enum InvitationStatus</w:delText>
        </w:r>
      </w:del>
    </w:p>
    <w:p w:rsidR="00481634" w:rsidRPr="00C7601C" w:rsidDel="00C7601C" w:rsidRDefault="00471D70">
      <w:pPr>
        <w:rPr>
          <w:del w:id="1758" w:author="ron gal" w:date="2017-03-04T16:12:00Z"/>
          <w:sz w:val="24"/>
          <w:szCs w:val="24"/>
          <w:rPrChange w:id="1759" w:author="ron gal" w:date="2017-03-04T16:12:00Z">
            <w:rPr>
              <w:del w:id="1760" w:author="ron gal" w:date="2017-03-04T16:12:00Z"/>
            </w:rPr>
          </w:rPrChange>
        </w:rPr>
      </w:pPr>
      <w:del w:id="1761" w:author="ron gal" w:date="2017-03-04T16:12:00Z">
        <w:r w:rsidDel="00C7601C">
          <w:rPr>
            <w:sz w:val="24"/>
            <w:szCs w:val="24"/>
          </w:rPr>
          <w:delText xml:space="preserve">            {</w:delText>
        </w:r>
      </w:del>
    </w:p>
    <w:p w:rsidR="00481634" w:rsidRPr="00C7601C" w:rsidDel="00C7601C" w:rsidRDefault="00471D70">
      <w:pPr>
        <w:rPr>
          <w:del w:id="1762" w:author="ron gal" w:date="2017-03-04T16:12:00Z"/>
          <w:sz w:val="24"/>
          <w:szCs w:val="24"/>
          <w:rPrChange w:id="1763" w:author="ron gal" w:date="2017-03-04T16:12:00Z">
            <w:rPr>
              <w:del w:id="1764" w:author="ron gal" w:date="2017-03-04T16:12:00Z"/>
            </w:rPr>
          </w:rPrChange>
        </w:rPr>
      </w:pPr>
      <w:del w:id="1765" w:author="ron gal" w:date="2017-03-04T16:12:00Z">
        <w:r w:rsidDel="00C7601C">
          <w:rPr>
            <w:sz w:val="24"/>
            <w:szCs w:val="24"/>
          </w:rPr>
          <w:delText xml:space="preserve">                Sent=1,</w:delText>
        </w:r>
      </w:del>
    </w:p>
    <w:p w:rsidR="00481634" w:rsidRPr="00C7601C" w:rsidDel="00C7601C" w:rsidRDefault="00471D70">
      <w:pPr>
        <w:rPr>
          <w:del w:id="1766" w:author="ron gal" w:date="2017-03-04T16:12:00Z"/>
          <w:sz w:val="24"/>
          <w:szCs w:val="24"/>
          <w:rPrChange w:id="1767" w:author="ron gal" w:date="2017-03-04T16:12:00Z">
            <w:rPr>
              <w:del w:id="1768" w:author="ron gal" w:date="2017-03-04T16:12:00Z"/>
            </w:rPr>
          </w:rPrChange>
        </w:rPr>
      </w:pPr>
      <w:del w:id="1769" w:author="ron gal" w:date="2017-03-04T16:12:00Z">
        <w:r w:rsidDel="00C7601C">
          <w:rPr>
            <w:sz w:val="24"/>
            <w:szCs w:val="24"/>
          </w:rPr>
          <w:delText xml:space="preserve">                Accepted,</w:delText>
        </w:r>
      </w:del>
    </w:p>
    <w:p w:rsidR="00481634" w:rsidRPr="00C7601C" w:rsidDel="00C7601C" w:rsidRDefault="00471D70">
      <w:pPr>
        <w:rPr>
          <w:del w:id="1770" w:author="ron gal" w:date="2017-03-04T16:12:00Z"/>
          <w:sz w:val="24"/>
          <w:szCs w:val="24"/>
          <w:rPrChange w:id="1771" w:author="ron gal" w:date="2017-03-04T16:12:00Z">
            <w:rPr>
              <w:del w:id="1772" w:author="ron gal" w:date="2017-03-04T16:12:00Z"/>
            </w:rPr>
          </w:rPrChange>
        </w:rPr>
      </w:pPr>
      <w:del w:id="1773" w:author="ron gal" w:date="2017-03-04T16:12:00Z">
        <w:r w:rsidDel="00C7601C">
          <w:rPr>
            <w:sz w:val="24"/>
            <w:szCs w:val="24"/>
          </w:rPr>
          <w:delText xml:space="preserve">                Rejected</w:delText>
        </w:r>
      </w:del>
    </w:p>
    <w:p w:rsidR="00481634" w:rsidRPr="00C7601C" w:rsidDel="00C7601C" w:rsidRDefault="00471D70">
      <w:pPr>
        <w:rPr>
          <w:del w:id="1774" w:author="ron gal" w:date="2017-03-04T16:12:00Z"/>
          <w:sz w:val="24"/>
          <w:szCs w:val="24"/>
          <w:rPrChange w:id="1775" w:author="ron gal" w:date="2017-03-04T16:12:00Z">
            <w:rPr>
              <w:del w:id="1776" w:author="ron gal" w:date="2017-03-04T16:12:00Z"/>
            </w:rPr>
          </w:rPrChange>
        </w:rPr>
      </w:pPr>
      <w:del w:id="1777" w:author="ron gal" w:date="2017-03-04T16:12:00Z">
        <w:r w:rsidDel="00C7601C">
          <w:rPr>
            <w:sz w:val="24"/>
            <w:szCs w:val="24"/>
          </w:rPr>
          <w:delText xml:space="preserve">            }</w:delText>
        </w:r>
      </w:del>
    </w:p>
    <w:p w:rsidR="00481634" w:rsidRPr="00C7601C" w:rsidDel="00C7601C" w:rsidRDefault="00481634">
      <w:pPr>
        <w:rPr>
          <w:del w:id="1778" w:author="ron gal" w:date="2017-03-04T16:12:00Z"/>
          <w:sz w:val="24"/>
          <w:szCs w:val="24"/>
          <w:rPrChange w:id="1779" w:author="ron gal" w:date="2017-03-04T16:12:00Z">
            <w:rPr>
              <w:del w:id="1780" w:author="ron gal" w:date="2017-03-04T16:12:00Z"/>
            </w:rPr>
          </w:rPrChange>
        </w:rPr>
      </w:pPr>
    </w:p>
    <w:p w:rsidR="00481634" w:rsidRPr="00C7601C" w:rsidDel="00C7601C" w:rsidRDefault="00471D70">
      <w:pPr>
        <w:rPr>
          <w:del w:id="1781" w:author="ron gal" w:date="2017-03-04T16:12:00Z"/>
          <w:sz w:val="24"/>
          <w:szCs w:val="24"/>
          <w:rPrChange w:id="1782" w:author="ron gal" w:date="2017-03-04T16:12:00Z">
            <w:rPr>
              <w:del w:id="1783" w:author="ron gal" w:date="2017-03-04T16:12:00Z"/>
            </w:rPr>
          </w:rPrChange>
        </w:rPr>
      </w:pPr>
      <w:del w:id="1784" w:author="ron gal" w:date="2017-03-04T16:12:00Z">
        <w:r w:rsidDel="00C7601C">
          <w:rPr>
            <w:sz w:val="24"/>
            <w:szCs w:val="24"/>
          </w:rPr>
          <w:delText xml:space="preserve">            public enum RegionDecode</w:delText>
        </w:r>
      </w:del>
    </w:p>
    <w:p w:rsidR="00481634" w:rsidRPr="00C7601C" w:rsidDel="00C7601C" w:rsidRDefault="00471D70">
      <w:pPr>
        <w:rPr>
          <w:del w:id="1785" w:author="ron gal" w:date="2017-03-04T16:12:00Z"/>
          <w:sz w:val="24"/>
          <w:szCs w:val="24"/>
          <w:rPrChange w:id="1786" w:author="ron gal" w:date="2017-03-04T16:12:00Z">
            <w:rPr>
              <w:del w:id="1787" w:author="ron gal" w:date="2017-03-04T16:12:00Z"/>
            </w:rPr>
          </w:rPrChange>
        </w:rPr>
      </w:pPr>
      <w:del w:id="1788" w:author="ron gal" w:date="2017-03-04T16:12:00Z">
        <w:r w:rsidDel="00C7601C">
          <w:rPr>
            <w:sz w:val="24"/>
            <w:szCs w:val="24"/>
          </w:rPr>
          <w:delText xml:space="preserve">            {</w:delText>
        </w:r>
      </w:del>
    </w:p>
    <w:p w:rsidR="00481634" w:rsidRPr="00C7601C" w:rsidDel="00C7601C" w:rsidRDefault="00471D70">
      <w:pPr>
        <w:rPr>
          <w:del w:id="1789" w:author="ron gal" w:date="2017-03-04T16:12:00Z"/>
          <w:sz w:val="24"/>
          <w:szCs w:val="24"/>
          <w:rPrChange w:id="1790" w:author="ron gal" w:date="2017-03-04T16:12:00Z">
            <w:rPr>
              <w:del w:id="1791" w:author="ron gal" w:date="2017-03-04T16:12:00Z"/>
            </w:rPr>
          </w:rPrChange>
        </w:rPr>
      </w:pPr>
      <w:del w:id="1792" w:author="ron gal" w:date="2017-03-04T16:12:00Z">
        <w:r w:rsidDel="00C7601C">
          <w:rPr>
            <w:sz w:val="24"/>
            <w:szCs w:val="24"/>
          </w:rPr>
          <w:delText xml:space="preserve">                Dan=1,</w:delText>
        </w:r>
      </w:del>
    </w:p>
    <w:p w:rsidR="00481634" w:rsidRPr="00C7601C" w:rsidDel="00C7601C" w:rsidRDefault="00471D70">
      <w:pPr>
        <w:rPr>
          <w:del w:id="1793" w:author="ron gal" w:date="2017-03-04T16:12:00Z"/>
          <w:sz w:val="24"/>
          <w:szCs w:val="24"/>
          <w:rPrChange w:id="1794" w:author="ron gal" w:date="2017-03-04T16:12:00Z">
            <w:rPr>
              <w:del w:id="1795" w:author="ron gal" w:date="2017-03-04T16:12:00Z"/>
            </w:rPr>
          </w:rPrChange>
        </w:rPr>
      </w:pPr>
      <w:del w:id="1796" w:author="ron gal" w:date="2017-03-04T16:12:00Z">
        <w:r w:rsidDel="00C7601C">
          <w:rPr>
            <w:sz w:val="24"/>
            <w:szCs w:val="24"/>
          </w:rPr>
          <w:delText xml:space="preserve">                Negev,</w:delText>
        </w:r>
      </w:del>
    </w:p>
    <w:p w:rsidR="00481634" w:rsidRPr="00C7601C" w:rsidDel="00C7601C" w:rsidRDefault="00471D70">
      <w:pPr>
        <w:rPr>
          <w:del w:id="1797" w:author="ron gal" w:date="2017-03-04T16:12:00Z"/>
          <w:sz w:val="24"/>
          <w:szCs w:val="24"/>
          <w:rPrChange w:id="1798" w:author="ron gal" w:date="2017-03-04T16:12:00Z">
            <w:rPr>
              <w:del w:id="1799" w:author="ron gal" w:date="2017-03-04T16:12:00Z"/>
            </w:rPr>
          </w:rPrChange>
        </w:rPr>
      </w:pPr>
      <w:del w:id="1800" w:author="ron gal" w:date="2017-03-04T16:12:00Z">
        <w:r w:rsidDel="00C7601C">
          <w:rPr>
            <w:sz w:val="24"/>
            <w:szCs w:val="24"/>
          </w:rPr>
          <w:delText xml:space="preserve">                Haifa,</w:delText>
        </w:r>
      </w:del>
    </w:p>
    <w:p w:rsidR="00481634" w:rsidRPr="00C7601C" w:rsidDel="00C7601C" w:rsidRDefault="00471D70">
      <w:pPr>
        <w:rPr>
          <w:del w:id="1801" w:author="ron gal" w:date="2017-03-04T16:12:00Z"/>
          <w:sz w:val="24"/>
          <w:szCs w:val="24"/>
          <w:rPrChange w:id="1802" w:author="ron gal" w:date="2017-03-04T16:12:00Z">
            <w:rPr>
              <w:del w:id="1803" w:author="ron gal" w:date="2017-03-04T16:12:00Z"/>
            </w:rPr>
          </w:rPrChange>
        </w:rPr>
      </w:pPr>
      <w:del w:id="1804" w:author="ron gal" w:date="2017-03-04T16:12:00Z">
        <w:r w:rsidDel="00C7601C">
          <w:rPr>
            <w:sz w:val="24"/>
            <w:szCs w:val="24"/>
          </w:rPr>
          <w:delText xml:space="preserve">                Jerusalem</w:delText>
        </w:r>
      </w:del>
    </w:p>
    <w:p w:rsidR="00481634" w:rsidRPr="00C7601C" w:rsidDel="00C7601C" w:rsidRDefault="00471D70">
      <w:pPr>
        <w:rPr>
          <w:del w:id="1805" w:author="ron gal" w:date="2017-03-04T16:12:00Z"/>
          <w:sz w:val="24"/>
          <w:szCs w:val="24"/>
          <w:rPrChange w:id="1806" w:author="ron gal" w:date="2017-03-04T16:12:00Z">
            <w:rPr>
              <w:del w:id="1807" w:author="ron gal" w:date="2017-03-04T16:12:00Z"/>
            </w:rPr>
          </w:rPrChange>
        </w:rPr>
      </w:pPr>
      <w:del w:id="1808" w:author="ron gal" w:date="2017-03-04T16:12:00Z">
        <w:r w:rsidDel="00C7601C">
          <w:rPr>
            <w:sz w:val="24"/>
            <w:szCs w:val="24"/>
          </w:rPr>
          <w:delText xml:space="preserve">            }</w:delText>
        </w:r>
      </w:del>
    </w:p>
    <w:p w:rsidR="00481634" w:rsidRPr="00C7601C" w:rsidDel="00C7601C" w:rsidRDefault="00471D70">
      <w:pPr>
        <w:rPr>
          <w:del w:id="1809" w:author="ron gal" w:date="2017-03-04T16:12:00Z"/>
          <w:sz w:val="24"/>
          <w:szCs w:val="24"/>
          <w:rPrChange w:id="1810" w:author="ron gal" w:date="2017-03-04T16:12:00Z">
            <w:rPr>
              <w:del w:id="1811" w:author="ron gal" w:date="2017-03-04T16:12:00Z"/>
            </w:rPr>
          </w:rPrChange>
        </w:rPr>
      </w:pPr>
      <w:del w:id="1812" w:author="ron gal" w:date="2017-03-04T16:12:00Z">
        <w:r w:rsidDel="00C7601C">
          <w:rPr>
            <w:sz w:val="24"/>
            <w:szCs w:val="24"/>
          </w:rPr>
          <w:delText xml:space="preserve">        }</w:delText>
        </w:r>
      </w:del>
    </w:p>
    <w:p w:rsidR="00481634" w:rsidRPr="00C7601C" w:rsidRDefault="00481634">
      <w:pPr>
        <w:rPr>
          <w:sz w:val="24"/>
          <w:szCs w:val="24"/>
          <w:rPrChange w:id="1813" w:author="ron gal" w:date="2017-03-04T16:12:00Z">
            <w:rPr/>
          </w:rPrChange>
        </w:rPr>
      </w:pPr>
    </w:p>
    <w:p w:rsidR="00481634" w:rsidRDefault="00481634"/>
    <w:p w:rsidR="00481634" w:rsidRDefault="00481634">
      <w:pPr>
        <w:bidi/>
      </w:pPr>
    </w:p>
    <w:p w:rsidR="00481634" w:rsidRDefault="00481634">
      <w:pPr>
        <w:bidi/>
      </w:pPr>
    </w:p>
    <w:p w:rsidR="00481634" w:rsidRDefault="00481634">
      <w:pPr>
        <w:bidi/>
      </w:pPr>
    </w:p>
    <w:p w:rsidR="00481634" w:rsidRDefault="00471D70">
      <w:pPr>
        <w:bidi/>
      </w:pPr>
      <w:r>
        <w:rPr>
          <w:b/>
          <w:sz w:val="24"/>
          <w:szCs w:val="24"/>
          <w:rtl/>
        </w:rPr>
        <w:t xml:space="preserve">מחלקת </w:t>
      </w:r>
      <w:r>
        <w:rPr>
          <w:b/>
          <w:sz w:val="24"/>
          <w:szCs w:val="24"/>
        </w:rPr>
        <w:t>GlobalExceptionHandler</w:t>
      </w:r>
    </w:p>
    <w:p w:rsidR="00481634" w:rsidRDefault="00471D70">
      <w:pPr>
        <w:bidi/>
      </w:pPr>
      <w:r>
        <w:rPr>
          <w:sz w:val="24"/>
          <w:szCs w:val="24"/>
          <w:rtl/>
        </w:rPr>
        <w:t xml:space="preserve">מחלקה זו אחראית על החזרת הודעות שגיאה ללקוח בעקבות שגיאות אשר אירעו בשרת. המחלקה יורשת מהמחלקה </w:t>
      </w:r>
      <w:r>
        <w:rPr>
          <w:sz w:val="24"/>
          <w:szCs w:val="24"/>
        </w:rPr>
        <w:t>ExceptionHandler</w:t>
      </w:r>
      <w:r>
        <w:rPr>
          <w:sz w:val="24"/>
          <w:szCs w:val="24"/>
          <w:rtl/>
        </w:rPr>
        <w:t xml:space="preserve"> של </w:t>
      </w:r>
      <w:r>
        <w:rPr>
          <w:sz w:val="24"/>
          <w:szCs w:val="24"/>
        </w:rPr>
        <w:t>Net</w:t>
      </w:r>
      <w:r>
        <w:rPr>
          <w:sz w:val="24"/>
          <w:szCs w:val="24"/>
          <w:rtl/>
        </w:rPr>
        <w:t xml:space="preserve">. ודורסת את המתודה </w:t>
      </w:r>
      <w:r>
        <w:rPr>
          <w:sz w:val="24"/>
          <w:szCs w:val="24"/>
        </w:rPr>
        <w:t>Handle</w:t>
      </w:r>
      <w:r>
        <w:rPr>
          <w:sz w:val="24"/>
          <w:szCs w:val="24"/>
          <w:rtl/>
        </w:rPr>
        <w:t xml:space="preserve">. כאשר תזרק שגיאה אשר לא תתפס בשרת, מתודה זו תקרא באופן אוטומטי ע"י התשתית של </w:t>
      </w:r>
      <w:r>
        <w:rPr>
          <w:sz w:val="24"/>
          <w:szCs w:val="24"/>
        </w:rPr>
        <w:t>Web API</w:t>
      </w:r>
      <w:r>
        <w:rPr>
          <w:sz w:val="24"/>
          <w:szCs w:val="24"/>
          <w:rtl/>
        </w:rPr>
        <w:t xml:space="preserve">. </w:t>
      </w:r>
    </w:p>
    <w:p w:rsidR="00481634" w:rsidRDefault="00481634">
      <w:pPr>
        <w:bidi/>
      </w:pPr>
    </w:p>
    <w:p w:rsidR="00481634" w:rsidRDefault="00481634">
      <w:pPr>
        <w:bidi/>
      </w:pPr>
    </w:p>
    <w:p w:rsidR="00481634" w:rsidRDefault="00471D70">
      <w:pPr>
        <w:bidi/>
      </w:pPr>
      <w:r>
        <w:rPr>
          <w:b/>
          <w:sz w:val="24"/>
          <w:szCs w:val="24"/>
          <w:rtl/>
        </w:rPr>
        <w:t xml:space="preserve">מחלקת </w:t>
      </w:r>
      <w:r>
        <w:rPr>
          <w:b/>
          <w:sz w:val="24"/>
          <w:szCs w:val="24"/>
        </w:rPr>
        <w:t>GlobalExceptionLogger</w:t>
      </w:r>
    </w:p>
    <w:p w:rsidR="00481634" w:rsidRDefault="00471D70">
      <w:pPr>
        <w:bidi/>
      </w:pPr>
      <w:r>
        <w:rPr>
          <w:sz w:val="24"/>
          <w:szCs w:val="24"/>
          <w:rtl/>
        </w:rPr>
        <w:t xml:space="preserve">מחלקה זו אחראית על תיעוד שגיאות אשר אירעו בשרת. המחלקה יורשת מהמחלקה </w:t>
      </w:r>
      <w:r>
        <w:rPr>
          <w:sz w:val="24"/>
          <w:szCs w:val="24"/>
        </w:rPr>
        <w:t>ExceptionLogger</w:t>
      </w:r>
      <w:r>
        <w:rPr>
          <w:sz w:val="24"/>
          <w:szCs w:val="24"/>
          <w:rtl/>
        </w:rPr>
        <w:t xml:space="preserve"> של </w:t>
      </w:r>
      <w:r>
        <w:rPr>
          <w:sz w:val="24"/>
          <w:szCs w:val="24"/>
        </w:rPr>
        <w:t>Net</w:t>
      </w:r>
      <w:r>
        <w:rPr>
          <w:sz w:val="24"/>
          <w:szCs w:val="24"/>
          <w:rtl/>
        </w:rPr>
        <w:t xml:space="preserve">. ודורסת את המתודה </w:t>
      </w:r>
      <w:r>
        <w:rPr>
          <w:sz w:val="24"/>
          <w:szCs w:val="24"/>
        </w:rPr>
        <w:t>Log</w:t>
      </w:r>
      <w:r>
        <w:rPr>
          <w:sz w:val="24"/>
          <w:szCs w:val="24"/>
          <w:rtl/>
        </w:rPr>
        <w:t xml:space="preserve">. כאשר תזרק שגיאה אשר לא תתפס בשרת, מתודה זו תקרא באופן אוטומטי ע"י התשתית של </w:t>
      </w:r>
      <w:r>
        <w:rPr>
          <w:sz w:val="24"/>
          <w:szCs w:val="24"/>
        </w:rPr>
        <w:t>Web API</w:t>
      </w:r>
      <w:r>
        <w:rPr>
          <w:sz w:val="24"/>
          <w:szCs w:val="24"/>
          <w:rtl/>
        </w:rPr>
        <w:t>. תיעוד השגיאות יתבצע בעזרת רישום לקובץ.</w:t>
      </w:r>
    </w:p>
    <w:p w:rsidR="00481634" w:rsidRDefault="00481634">
      <w:pPr>
        <w:bidi/>
      </w:pPr>
    </w:p>
    <w:p w:rsidR="00481634" w:rsidRDefault="00471D70">
      <w:pPr>
        <w:bidi/>
      </w:pPr>
      <w:r>
        <w:rPr>
          <w:b/>
          <w:sz w:val="24"/>
          <w:szCs w:val="24"/>
          <w:rtl/>
        </w:rPr>
        <w:t xml:space="preserve">מחלקת </w:t>
      </w:r>
      <w:r>
        <w:rPr>
          <w:b/>
          <w:sz w:val="24"/>
          <w:szCs w:val="24"/>
        </w:rPr>
        <w:t>WebApiConfig</w:t>
      </w:r>
    </w:p>
    <w:p w:rsidR="00481634" w:rsidRDefault="00471D70">
      <w:pPr>
        <w:bidi/>
      </w:pPr>
      <w:r>
        <w:rPr>
          <w:sz w:val="24"/>
          <w:szCs w:val="24"/>
          <w:rtl/>
        </w:rPr>
        <w:t xml:space="preserve">מחלקה סטאטית זו מכילה פונקציה בודדת בשם </w:t>
      </w:r>
      <w:r>
        <w:rPr>
          <w:sz w:val="24"/>
          <w:szCs w:val="24"/>
        </w:rPr>
        <w:t>Register</w:t>
      </w:r>
      <w:r>
        <w:rPr>
          <w:sz w:val="24"/>
          <w:szCs w:val="24"/>
          <w:rtl/>
        </w:rPr>
        <w:t xml:space="preserve"> אשר אחראית על הגדרת המערכת עם עלייתה. בפונקציה זו מוגדרים:</w:t>
      </w:r>
    </w:p>
    <w:p w:rsidR="00481634" w:rsidRDefault="00471D70">
      <w:pPr>
        <w:numPr>
          <w:ilvl w:val="0"/>
          <w:numId w:val="13"/>
        </w:numPr>
        <w:bidi/>
        <w:ind w:hanging="360"/>
        <w:contextualSpacing/>
        <w:rPr>
          <w:sz w:val="24"/>
          <w:szCs w:val="24"/>
        </w:rPr>
      </w:pPr>
      <w:r>
        <w:rPr>
          <w:sz w:val="24"/>
          <w:szCs w:val="24"/>
          <w:rtl/>
        </w:rPr>
        <w:t>הפילטרים אשר יופעלו באופן גלובלי עם הגעת כל בקשה לשרת.</w:t>
      </w:r>
    </w:p>
    <w:p w:rsidR="00481634" w:rsidRDefault="00471D70">
      <w:pPr>
        <w:numPr>
          <w:ilvl w:val="0"/>
          <w:numId w:val="13"/>
        </w:numPr>
        <w:bidi/>
        <w:ind w:hanging="360"/>
        <w:contextualSpacing/>
        <w:rPr>
          <w:sz w:val="24"/>
          <w:szCs w:val="24"/>
        </w:rPr>
      </w:pPr>
      <w:r>
        <w:rPr>
          <w:sz w:val="24"/>
          <w:szCs w:val="24"/>
          <w:rtl/>
        </w:rPr>
        <w:t>המחלקות אשר יטפלו בשגיאות, לצורך תיעוד ולצורך החזרת הודעה מתאימה ללקוח.</w:t>
      </w:r>
    </w:p>
    <w:p w:rsidR="00481634" w:rsidRDefault="00471D70">
      <w:pPr>
        <w:numPr>
          <w:ilvl w:val="0"/>
          <w:numId w:val="13"/>
        </w:numPr>
        <w:bidi/>
        <w:ind w:hanging="360"/>
        <w:contextualSpacing/>
        <w:rPr>
          <w:sz w:val="24"/>
          <w:szCs w:val="24"/>
        </w:rPr>
      </w:pPr>
      <w:r>
        <w:rPr>
          <w:sz w:val="24"/>
          <w:szCs w:val="24"/>
          <w:rtl/>
        </w:rPr>
        <w:t xml:space="preserve">המוסכמה הממפה בין </w:t>
      </w:r>
      <w:r>
        <w:rPr>
          <w:sz w:val="24"/>
          <w:szCs w:val="24"/>
        </w:rPr>
        <w:t>URL</w:t>
      </w:r>
      <w:r>
        <w:rPr>
          <w:sz w:val="24"/>
          <w:szCs w:val="24"/>
          <w:rtl/>
        </w:rPr>
        <w:t>-ים שונים לקונטרולרים.</w:t>
      </w:r>
    </w:p>
    <w:p w:rsidR="00481634" w:rsidRDefault="00481634">
      <w:pPr>
        <w:bidi/>
      </w:pPr>
    </w:p>
    <w:p w:rsidR="00481634" w:rsidRDefault="00471D70">
      <w:pPr>
        <w:bidi/>
      </w:pPr>
      <w:r>
        <w:rPr>
          <w:b/>
          <w:sz w:val="24"/>
          <w:szCs w:val="24"/>
          <w:rtl/>
        </w:rPr>
        <w:t xml:space="preserve">מחלקת </w:t>
      </w:r>
      <w:r>
        <w:rPr>
          <w:b/>
          <w:sz w:val="24"/>
          <w:szCs w:val="24"/>
        </w:rPr>
        <w:t>global.asax</w:t>
      </w:r>
    </w:p>
    <w:p w:rsidR="00481634" w:rsidRDefault="00471D70">
      <w:pPr>
        <w:bidi/>
      </w:pPr>
      <w:r>
        <w:rPr>
          <w:sz w:val="24"/>
          <w:szCs w:val="24"/>
          <w:rtl/>
        </w:rPr>
        <w:t xml:space="preserve">מחלקה זו מכילה מתודה אחת בשם </w:t>
      </w:r>
      <w:r>
        <w:rPr>
          <w:sz w:val="24"/>
          <w:szCs w:val="24"/>
        </w:rPr>
        <w:t>Application_Start</w:t>
      </w:r>
      <w:r>
        <w:rPr>
          <w:sz w:val="24"/>
          <w:szCs w:val="24"/>
          <w:rtl/>
        </w:rPr>
        <w:t xml:space="preserve"> ומהווה נקודת התחלה לאתר (בדומה לפונקצית </w:t>
      </w:r>
      <w:r>
        <w:rPr>
          <w:sz w:val="24"/>
          <w:szCs w:val="24"/>
        </w:rPr>
        <w:t>Main</w:t>
      </w:r>
      <w:r>
        <w:rPr>
          <w:sz w:val="24"/>
          <w:szCs w:val="24"/>
          <w:rtl/>
        </w:rPr>
        <w:t xml:space="preserve">). הפונקציה זו קוראת (באופן עקיף) למתודה הסטאטית </w:t>
      </w:r>
      <w:r>
        <w:rPr>
          <w:sz w:val="24"/>
          <w:szCs w:val="24"/>
        </w:rPr>
        <w:t>WebApiConfig.Register</w:t>
      </w:r>
      <w:r>
        <w:rPr>
          <w:sz w:val="24"/>
          <w:szCs w:val="24"/>
          <w:rtl/>
        </w:rPr>
        <w:t>.</w:t>
      </w:r>
    </w:p>
    <w:p w:rsidR="00481634" w:rsidRDefault="00481634">
      <w:pPr>
        <w:bidi/>
      </w:pPr>
    </w:p>
    <w:p w:rsidR="00C7601C" w:rsidRDefault="00C7601C">
      <w:pPr>
        <w:bidi/>
        <w:rPr>
          <w:ins w:id="1814" w:author="ron gal" w:date="2017-03-04T16:13:00Z"/>
          <w:b/>
          <w:sz w:val="28"/>
          <w:szCs w:val="28"/>
        </w:rPr>
      </w:pPr>
      <w:ins w:id="1815" w:author="ron gal" w:date="2017-03-04T16:13:00Z">
        <w:r w:rsidRPr="00C7601C">
          <w:rPr>
            <w:b/>
            <w:sz w:val="28"/>
            <w:szCs w:val="28"/>
            <w:rPrChange w:id="1816" w:author="ron gal" w:date="2017-03-04T16:13:00Z">
              <w:rPr>
                <w:rFonts w:ascii="Consolas" w:hAnsi="Consolas" w:cs="Consolas"/>
                <w:color w:val="2B91AF"/>
                <w:sz w:val="19"/>
                <w:szCs w:val="19"/>
                <w:highlight w:val="white"/>
              </w:rPr>
            </w:rPrChange>
          </w:rPr>
          <w:t>EZVetDateConverter</w:t>
        </w:r>
      </w:ins>
    </w:p>
    <w:p w:rsidR="00481634" w:rsidDel="00C7601C" w:rsidRDefault="00471D70">
      <w:pPr>
        <w:bidi/>
        <w:rPr>
          <w:del w:id="1817" w:author="ron gal" w:date="2017-03-04T16:13:00Z"/>
        </w:rPr>
        <w:pPrChange w:id="1818" w:author="ron gal" w:date="2017-03-04T16:13:00Z">
          <w:pPr>
            <w:bidi/>
          </w:pPr>
        </w:pPrChange>
      </w:pPr>
      <w:del w:id="1819" w:author="ron gal" w:date="2017-03-04T16:13:00Z">
        <w:r w:rsidDel="00C7601C">
          <w:rPr>
            <w:b/>
            <w:sz w:val="28"/>
            <w:szCs w:val="28"/>
          </w:rPr>
          <w:delText xml:space="preserve">Playsinmpledatecpnverter   </w:delText>
        </w:r>
      </w:del>
    </w:p>
    <w:p w:rsidR="00481634" w:rsidRDefault="00471D70">
      <w:pPr>
        <w:bidi/>
      </w:pPr>
      <w:r>
        <w:rPr>
          <w:sz w:val="28"/>
          <w:szCs w:val="28"/>
          <w:rtl/>
        </w:rPr>
        <w:t xml:space="preserve">משמש לסריאליזציה של אובייקטים על ידי </w:t>
      </w:r>
      <w:r>
        <w:rPr>
          <w:sz w:val="28"/>
          <w:szCs w:val="28"/>
        </w:rPr>
        <w:t>json.net</w:t>
      </w:r>
      <w:r>
        <w:rPr>
          <w:sz w:val="28"/>
          <w:szCs w:val="28"/>
          <w:rtl/>
        </w:rPr>
        <w:t xml:space="preserve"> עבור אובייקטים הנשלחים על גוף בקשות </w:t>
      </w:r>
      <w:r>
        <w:rPr>
          <w:sz w:val="28"/>
          <w:szCs w:val="28"/>
        </w:rPr>
        <w:t>http</w:t>
      </w:r>
      <w:r>
        <w:rPr>
          <w:sz w:val="28"/>
          <w:szCs w:val="28"/>
          <w:rtl/>
        </w:rPr>
        <w:t xml:space="preserve"> ובשביל לשלוח ללקוח בתשובת </w:t>
      </w:r>
      <w:r>
        <w:rPr>
          <w:sz w:val="28"/>
          <w:szCs w:val="28"/>
        </w:rPr>
        <w:t>http</w:t>
      </w:r>
      <w:r>
        <w:rPr>
          <w:sz w:val="28"/>
          <w:szCs w:val="28"/>
          <w:rtl/>
        </w:rPr>
        <w:t xml:space="preserve"> תאריכים בפורמט </w:t>
      </w:r>
      <w:r>
        <w:rPr>
          <w:sz w:val="28"/>
          <w:szCs w:val="28"/>
        </w:rPr>
        <w:t>dd mm yyyy</w:t>
      </w:r>
      <w:r>
        <w:rPr>
          <w:sz w:val="28"/>
          <w:szCs w:val="28"/>
          <w:rtl/>
        </w:rPr>
        <w:t>.</w:t>
      </w:r>
    </w:p>
    <w:p w:rsidR="00481634" w:rsidRDefault="00481634">
      <w:pPr>
        <w:bidi/>
      </w:pPr>
    </w:p>
    <w:p w:rsidR="00C7601C" w:rsidRDefault="00C7601C">
      <w:pPr>
        <w:bidi/>
        <w:rPr>
          <w:ins w:id="1820" w:author="ron gal" w:date="2017-03-04T16:14:00Z"/>
          <w:b/>
          <w:sz w:val="28"/>
          <w:szCs w:val="28"/>
        </w:rPr>
      </w:pPr>
      <w:ins w:id="1821" w:author="ron gal" w:date="2017-03-04T16:14:00Z">
        <w:r w:rsidRPr="00C7601C">
          <w:rPr>
            <w:b/>
            <w:sz w:val="28"/>
            <w:szCs w:val="28"/>
            <w:rPrChange w:id="1822" w:author="ron gal" w:date="2017-03-04T16:14:00Z">
              <w:rPr>
                <w:rFonts w:ascii="Consolas" w:hAnsi="Consolas" w:cs="Consolas"/>
                <w:color w:val="2B91AF"/>
                <w:sz w:val="19"/>
                <w:szCs w:val="19"/>
                <w:highlight w:val="white"/>
              </w:rPr>
            </w:rPrChange>
          </w:rPr>
          <w:t>DateTimeParameterBinding</w:t>
        </w:r>
      </w:ins>
    </w:p>
    <w:p w:rsidR="00481634" w:rsidDel="00C7601C" w:rsidRDefault="00471D70">
      <w:pPr>
        <w:bidi/>
        <w:rPr>
          <w:del w:id="1823" w:author="ron gal" w:date="2017-03-04T16:14:00Z"/>
        </w:rPr>
        <w:pPrChange w:id="1824" w:author="ron gal" w:date="2017-03-04T16:14:00Z">
          <w:pPr>
            <w:bidi/>
          </w:pPr>
        </w:pPrChange>
      </w:pPr>
      <w:del w:id="1825" w:author="ron gal" w:date="2017-03-04T16:14:00Z">
        <w:r w:rsidDel="00C7601C">
          <w:rPr>
            <w:b/>
            <w:sz w:val="28"/>
            <w:szCs w:val="28"/>
          </w:rPr>
          <w:delText>Datetineparameters binding</w:delText>
        </w:r>
      </w:del>
    </w:p>
    <w:p w:rsidR="00481634" w:rsidRDefault="00471D70">
      <w:pPr>
        <w:bidi/>
        <w:pPrChange w:id="1826" w:author="ron gal" w:date="2017-03-04T16:14:00Z">
          <w:pPr>
            <w:bidi/>
          </w:pPr>
        </w:pPrChange>
      </w:pPr>
      <w:r>
        <w:rPr>
          <w:sz w:val="28"/>
          <w:szCs w:val="28"/>
          <w:rtl/>
        </w:rPr>
        <w:t xml:space="preserve">משמש להמרת מחרוזות בפורמט </w:t>
      </w:r>
      <w:del w:id="1827" w:author="ron gal" w:date="2017-03-04T16:14:00Z">
        <w:r w:rsidDel="00C7601C">
          <w:rPr>
            <w:sz w:val="28"/>
            <w:szCs w:val="28"/>
          </w:rPr>
          <w:delText xml:space="preserve">dd </w:delText>
        </w:r>
      </w:del>
      <w:ins w:id="1828" w:author="ron gal" w:date="2017-03-04T16:14:00Z">
        <w:r w:rsidR="00C7601C">
          <w:rPr>
            <w:sz w:val="28"/>
            <w:szCs w:val="28"/>
          </w:rPr>
          <w:t>dd/</w:t>
        </w:r>
      </w:ins>
      <w:del w:id="1829" w:author="ron gal" w:date="2017-03-04T16:14:00Z">
        <w:r w:rsidDel="00C7601C">
          <w:rPr>
            <w:sz w:val="28"/>
            <w:szCs w:val="28"/>
          </w:rPr>
          <w:delText xml:space="preserve">mm </w:delText>
        </w:r>
      </w:del>
      <w:ins w:id="1830" w:author="ron gal" w:date="2017-03-04T16:14:00Z">
        <w:r w:rsidR="00C7601C">
          <w:rPr>
            <w:sz w:val="28"/>
            <w:szCs w:val="28"/>
          </w:rPr>
          <w:t>mm/</w:t>
        </w:r>
      </w:ins>
      <w:r>
        <w:rPr>
          <w:sz w:val="28"/>
          <w:szCs w:val="28"/>
        </w:rPr>
        <w:t>yyyy</w:t>
      </w:r>
      <w:r>
        <w:rPr>
          <w:sz w:val="28"/>
          <w:szCs w:val="28"/>
          <w:rtl/>
        </w:rPr>
        <w:t xml:space="preserve"> הנשלחות מהלקוח על ה</w:t>
      </w:r>
      <w:r>
        <w:rPr>
          <w:sz w:val="28"/>
          <w:szCs w:val="28"/>
        </w:rPr>
        <w:t>querystring</w:t>
      </w:r>
      <w:r>
        <w:rPr>
          <w:sz w:val="28"/>
          <w:szCs w:val="28"/>
          <w:rtl/>
        </w:rPr>
        <w:t xml:space="preserve"> לאובייקט מסוג </w:t>
      </w:r>
      <w:r>
        <w:rPr>
          <w:sz w:val="28"/>
          <w:szCs w:val="28"/>
        </w:rPr>
        <w:t>datetime</w:t>
      </w:r>
      <w:r>
        <w:rPr>
          <w:sz w:val="28"/>
          <w:szCs w:val="28"/>
          <w:rtl/>
        </w:rPr>
        <w:t xml:space="preserve"> בצד השרת בפונקציות בקונטרולר השונות.</w:t>
      </w:r>
    </w:p>
    <w:p w:rsidR="00481634" w:rsidRDefault="00481634">
      <w:pPr>
        <w:bidi/>
      </w:pPr>
    </w:p>
    <w:p w:rsidR="00481634" w:rsidRDefault="00471D70">
      <w:pPr>
        <w:bidi/>
      </w:pPr>
      <w:r>
        <w:rPr>
          <w:sz w:val="28"/>
          <w:szCs w:val="28"/>
          <w:rtl/>
        </w:rPr>
        <w:t>אורך חיי בקשה</w:t>
      </w:r>
    </w:p>
    <w:p w:rsidR="00481634" w:rsidRDefault="00471D70">
      <w:pPr>
        <w:bidi/>
      </w:pPr>
      <w:r>
        <w:rPr>
          <w:sz w:val="24"/>
          <w:szCs w:val="24"/>
          <w:rtl/>
        </w:rPr>
        <w:t>בסעיף זה נתאר את השלבים שבקשה עוברת מהרגע שהיא מתקבלת בשרת ועד שחוזרת תשובה ללקוח:</w:t>
      </w:r>
    </w:p>
    <w:p w:rsidR="00481634" w:rsidRDefault="00471D70">
      <w:pPr>
        <w:numPr>
          <w:ilvl w:val="0"/>
          <w:numId w:val="5"/>
        </w:numPr>
        <w:bidi/>
        <w:ind w:hanging="360"/>
        <w:contextualSpacing/>
        <w:rPr>
          <w:sz w:val="24"/>
          <w:szCs w:val="24"/>
        </w:rPr>
      </w:pPr>
      <w:r>
        <w:rPr>
          <w:sz w:val="24"/>
          <w:szCs w:val="24"/>
          <w:rtl/>
        </w:rPr>
        <w:t>הבקשה מתקבלת בשרת.</w:t>
      </w:r>
    </w:p>
    <w:p w:rsidR="00481634" w:rsidRDefault="00471D70">
      <w:pPr>
        <w:numPr>
          <w:ilvl w:val="0"/>
          <w:numId w:val="5"/>
        </w:numPr>
        <w:bidi/>
        <w:ind w:hanging="360"/>
        <w:contextualSpacing/>
        <w:rPr>
          <w:sz w:val="24"/>
          <w:szCs w:val="24"/>
        </w:rPr>
      </w:pPr>
      <w:r>
        <w:rPr>
          <w:sz w:val="24"/>
          <w:szCs w:val="24"/>
          <w:rtl/>
        </w:rPr>
        <w:t>נבחר הקונטרולר והמתודה שיש להפעיל בהתאם ל-</w:t>
      </w:r>
      <w:r>
        <w:rPr>
          <w:sz w:val="24"/>
          <w:szCs w:val="24"/>
        </w:rPr>
        <w:t>URL</w:t>
      </w:r>
      <w:r>
        <w:rPr>
          <w:sz w:val="24"/>
          <w:szCs w:val="24"/>
          <w:rtl/>
        </w:rPr>
        <w:t xml:space="preserve"> של הבקשה והפרמטרים שלה. בנוסף, </w:t>
      </w:r>
      <w:r>
        <w:rPr>
          <w:sz w:val="24"/>
          <w:szCs w:val="24"/>
        </w:rPr>
        <w:t>Ninject</w:t>
      </w:r>
      <w:r>
        <w:rPr>
          <w:sz w:val="24"/>
          <w:szCs w:val="24"/>
          <w:rtl/>
        </w:rPr>
        <w:t xml:space="preserve"> מזריק את התלויות של הקונטרולר.</w:t>
      </w:r>
    </w:p>
    <w:p w:rsidR="00481634" w:rsidRDefault="00471D70">
      <w:pPr>
        <w:numPr>
          <w:ilvl w:val="0"/>
          <w:numId w:val="5"/>
        </w:numPr>
        <w:bidi/>
        <w:ind w:hanging="360"/>
        <w:contextualSpacing/>
        <w:rPr>
          <w:sz w:val="24"/>
          <w:szCs w:val="24"/>
        </w:rPr>
      </w:pPr>
      <w:r>
        <w:rPr>
          <w:sz w:val="24"/>
          <w:szCs w:val="24"/>
          <w:rtl/>
        </w:rPr>
        <w:t>הבקשה עוברת דרך הפילטרים הבאים:</w:t>
      </w:r>
    </w:p>
    <w:p w:rsidR="00481634" w:rsidRDefault="00471D70">
      <w:pPr>
        <w:numPr>
          <w:ilvl w:val="1"/>
          <w:numId w:val="5"/>
        </w:numPr>
        <w:bidi/>
        <w:ind w:hanging="360"/>
        <w:contextualSpacing/>
        <w:rPr>
          <w:sz w:val="24"/>
          <w:szCs w:val="24"/>
        </w:rPr>
        <w:pPrChange w:id="1831" w:author="ron gal" w:date="2017-03-04T16:14:00Z">
          <w:pPr>
            <w:numPr>
              <w:ilvl w:val="1"/>
              <w:numId w:val="5"/>
            </w:numPr>
            <w:bidi/>
            <w:ind w:left="1440" w:hanging="360"/>
            <w:contextualSpacing/>
          </w:pPr>
        </w:pPrChange>
      </w:pPr>
      <w:r>
        <w:rPr>
          <w:sz w:val="24"/>
          <w:szCs w:val="24"/>
          <w:rtl/>
        </w:rPr>
        <w:lastRenderedPageBreak/>
        <w:t>הרשאות - נקבעת רמת ההרשאה של הבקשה (</w:t>
      </w:r>
      <w:del w:id="1832" w:author="ron gal" w:date="2017-03-04T16:14:00Z">
        <w:r w:rsidDel="00C7601C">
          <w:rPr>
            <w:sz w:val="24"/>
            <w:szCs w:val="24"/>
            <w:rtl/>
          </w:rPr>
          <w:delText>משתמש / עובד / מנהל</w:delText>
        </w:r>
      </w:del>
      <w:ins w:id="1833" w:author="ron gal" w:date="2017-03-04T16:14:00Z">
        <w:r w:rsidR="00C7601C">
          <w:rPr>
            <w:rFonts w:hint="cs"/>
            <w:sz w:val="24"/>
            <w:szCs w:val="24"/>
            <w:rtl/>
          </w:rPr>
          <w:t>רופא\בעלים</w:t>
        </w:r>
      </w:ins>
      <w:r>
        <w:rPr>
          <w:sz w:val="24"/>
          <w:szCs w:val="24"/>
          <w:rtl/>
        </w:rPr>
        <w:t>). במידה ולא נמצאה הרשאה מתאימה, מוחזרת שגיאת הרשאות ללקוח.</w:t>
      </w:r>
    </w:p>
    <w:p w:rsidR="00481634" w:rsidRDefault="00471D70">
      <w:pPr>
        <w:numPr>
          <w:ilvl w:val="1"/>
          <w:numId w:val="5"/>
        </w:numPr>
        <w:bidi/>
        <w:ind w:hanging="360"/>
        <w:contextualSpacing/>
        <w:rPr>
          <w:sz w:val="24"/>
          <w:szCs w:val="24"/>
        </w:rPr>
      </w:pPr>
      <w:r>
        <w:rPr>
          <w:sz w:val="24"/>
          <w:szCs w:val="24"/>
          <w:rtl/>
        </w:rPr>
        <w:t>ולידציה - נבדקת תקינות פרמטרי הבקשה. במידה והפרמטרים נמצאו לא תקינים, מוחזרת שגיאה ללקוח.</w:t>
      </w:r>
    </w:p>
    <w:p w:rsidR="00481634" w:rsidRDefault="00471D70">
      <w:pPr>
        <w:numPr>
          <w:ilvl w:val="1"/>
          <w:numId w:val="5"/>
        </w:numPr>
        <w:bidi/>
        <w:ind w:hanging="360"/>
        <w:contextualSpacing/>
        <w:rPr>
          <w:sz w:val="24"/>
          <w:szCs w:val="24"/>
        </w:rPr>
      </w:pPr>
      <w:r>
        <w:rPr>
          <w:sz w:val="24"/>
          <w:szCs w:val="24"/>
          <w:rtl/>
        </w:rPr>
        <w:t>חיבור למסד נתונים - נפתח חיבור למסד נתונים.</w:t>
      </w:r>
    </w:p>
    <w:p w:rsidR="00481634" w:rsidRDefault="00471D70">
      <w:pPr>
        <w:numPr>
          <w:ilvl w:val="0"/>
          <w:numId w:val="5"/>
        </w:numPr>
        <w:bidi/>
        <w:ind w:hanging="360"/>
        <w:contextualSpacing/>
        <w:rPr>
          <w:sz w:val="24"/>
          <w:szCs w:val="24"/>
        </w:rPr>
      </w:pPr>
      <w:r>
        <w:rPr>
          <w:sz w:val="24"/>
          <w:szCs w:val="24"/>
          <w:rtl/>
        </w:rPr>
        <w:t xml:space="preserve">המתודה שנבחרה בקונטרולר מופעלת ומתבצעת הלוגיקה העסקית הרלוונטית (בעזרת </w:t>
      </w:r>
      <w:r>
        <w:rPr>
          <w:sz w:val="24"/>
          <w:szCs w:val="24"/>
        </w:rPr>
        <w:t>query processor</w:t>
      </w:r>
      <w:r>
        <w:rPr>
          <w:sz w:val="24"/>
          <w:szCs w:val="24"/>
          <w:rtl/>
        </w:rPr>
        <w:t>). במידה וקרתה שגיאה מוחזרת הודעה ללקוח.</w:t>
      </w:r>
    </w:p>
    <w:p w:rsidR="00481634" w:rsidRDefault="00471D70">
      <w:pPr>
        <w:numPr>
          <w:ilvl w:val="0"/>
          <w:numId w:val="5"/>
        </w:numPr>
        <w:bidi/>
        <w:ind w:hanging="360"/>
        <w:contextualSpacing/>
        <w:rPr>
          <w:sz w:val="24"/>
          <w:szCs w:val="24"/>
        </w:rPr>
      </w:pPr>
      <w:r>
        <w:rPr>
          <w:sz w:val="24"/>
          <w:szCs w:val="24"/>
          <w:rtl/>
        </w:rPr>
        <w:t>לאחר סיום הבקשה, במידה והשתנו נתונים, שינויים אלו מועברים לבסיס הנתונים (בעזרת הפילטר של מסד הנתונים). במידה והייתה שגיאה מתבצע ביטול השינויים.</w:t>
      </w:r>
    </w:p>
    <w:p w:rsidR="00481634" w:rsidRDefault="00481634">
      <w:pPr>
        <w:bidi/>
      </w:pPr>
    </w:p>
    <w:p w:rsidR="00481634" w:rsidRDefault="00471D70">
      <w:r>
        <w:br w:type="page"/>
      </w:r>
    </w:p>
    <w:p w:rsidR="00481634" w:rsidRDefault="00481634">
      <w:pPr>
        <w:bidi/>
      </w:pPr>
    </w:p>
    <w:p w:rsidR="00481634" w:rsidRDefault="00471D70" w:rsidP="00D81240">
      <w:pPr>
        <w:bidi/>
      </w:pPr>
      <w:r>
        <w:rPr>
          <w:sz w:val="36"/>
          <w:szCs w:val="36"/>
          <w:u w:val="single"/>
          <w:rtl/>
        </w:rPr>
        <w:t>פרוייקט האתר (</w:t>
      </w:r>
      <w:ins w:id="1834" w:author="ron gal" w:date="2017-03-04T16:15:00Z">
        <w:r w:rsidR="00D81240">
          <w:rPr>
            <w:sz w:val="36"/>
            <w:szCs w:val="36"/>
            <w:u w:val="single"/>
          </w:rPr>
          <w:t>EZVetSite</w:t>
        </w:r>
      </w:ins>
      <w:del w:id="1835" w:author="ron gal" w:date="2017-03-04T16:15:00Z">
        <w:r w:rsidDel="00D81240">
          <w:rPr>
            <w:sz w:val="36"/>
            <w:szCs w:val="36"/>
            <w:u w:val="single"/>
          </w:rPr>
          <w:delText>PlaySimpleSite</w:delText>
        </w:r>
      </w:del>
      <w:r>
        <w:rPr>
          <w:sz w:val="36"/>
          <w:szCs w:val="36"/>
          <w:u w:val="single"/>
          <w:rtl/>
        </w:rPr>
        <w:t>)</w:t>
      </w:r>
    </w:p>
    <w:p w:rsidR="00481634" w:rsidRDefault="00471D70">
      <w:pPr>
        <w:bidi/>
      </w:pPr>
      <w:r>
        <w:rPr>
          <w:sz w:val="24"/>
          <w:szCs w:val="24"/>
          <w:rtl/>
        </w:rPr>
        <w:t xml:space="preserve">פרוייקט זה מהווה את שכבת התצוגה במערכת. בעזרתו, ניתן לשלוח בקשות </w:t>
      </w:r>
      <w:r>
        <w:rPr>
          <w:sz w:val="24"/>
          <w:szCs w:val="24"/>
        </w:rPr>
        <w:t>REST</w:t>
      </w:r>
      <w:r>
        <w:rPr>
          <w:sz w:val="24"/>
          <w:szCs w:val="24"/>
          <w:rtl/>
        </w:rPr>
        <w:t xml:space="preserve"> לשכבת השירותים לצורך עדכון וצפייה בנתונים. העיצוב ממשק המשתמש יעשה בעזרת </w:t>
      </w:r>
      <w:r>
        <w:rPr>
          <w:sz w:val="24"/>
          <w:szCs w:val="24"/>
        </w:rPr>
        <w:t>Bootstrap</w:t>
      </w:r>
      <w:r>
        <w:rPr>
          <w:sz w:val="24"/>
          <w:szCs w:val="24"/>
          <w:rtl/>
        </w:rPr>
        <w:t xml:space="preserve">, שהינה ספריה פופולארית לעיצוב אתרי אינטרנט. </w:t>
      </w:r>
    </w:p>
    <w:p w:rsidR="00481634" w:rsidRDefault="00471D70">
      <w:pPr>
        <w:bidi/>
      </w:pPr>
      <w:r>
        <w:rPr>
          <w:sz w:val="24"/>
          <w:szCs w:val="24"/>
          <w:rtl/>
        </w:rPr>
        <w:t>בנוסף, בפרויקט יעשה שימוש ב-</w:t>
      </w:r>
      <w:r>
        <w:rPr>
          <w:sz w:val="24"/>
          <w:szCs w:val="24"/>
        </w:rPr>
        <w:t>AngularJS</w:t>
      </w:r>
      <w:r>
        <w:rPr>
          <w:sz w:val="24"/>
          <w:szCs w:val="24"/>
          <w:rtl/>
        </w:rPr>
        <w:t xml:space="preserve">, שהינו </w:t>
      </w:r>
      <w:r>
        <w:rPr>
          <w:sz w:val="24"/>
          <w:szCs w:val="24"/>
        </w:rPr>
        <w:t>framework</w:t>
      </w:r>
      <w:r>
        <w:rPr>
          <w:sz w:val="24"/>
          <w:szCs w:val="24"/>
          <w:rtl/>
        </w:rPr>
        <w:t xml:space="preserve"> לצורך פיתוח </w:t>
      </w:r>
      <w:r>
        <w:rPr>
          <w:sz w:val="24"/>
          <w:szCs w:val="24"/>
        </w:rPr>
        <w:t>Single Page Applications</w:t>
      </w:r>
      <w:r>
        <w:rPr>
          <w:sz w:val="24"/>
          <w:szCs w:val="24"/>
          <w:rtl/>
        </w:rPr>
        <w:t>. כל פעולה אינטראקטיבית באתר אשר תכתב ב-</w:t>
      </w:r>
      <w:r>
        <w:rPr>
          <w:sz w:val="24"/>
          <w:szCs w:val="24"/>
        </w:rPr>
        <w:t>javascript</w:t>
      </w:r>
      <w:r>
        <w:rPr>
          <w:sz w:val="24"/>
          <w:szCs w:val="24"/>
          <w:rtl/>
        </w:rPr>
        <w:t xml:space="preserve"> תעשה שימוש ב-</w:t>
      </w:r>
      <w:r>
        <w:rPr>
          <w:sz w:val="24"/>
          <w:szCs w:val="24"/>
        </w:rPr>
        <w:t>AngularJS</w:t>
      </w:r>
      <w:r>
        <w:rPr>
          <w:sz w:val="24"/>
          <w:szCs w:val="24"/>
          <w:rtl/>
        </w:rPr>
        <w:t>. כך למשל מנגון המעבר בין דפים (</w:t>
      </w:r>
      <w:r>
        <w:rPr>
          <w:sz w:val="24"/>
          <w:szCs w:val="24"/>
        </w:rPr>
        <w:t>Routing</w:t>
      </w:r>
      <w:r>
        <w:rPr>
          <w:sz w:val="24"/>
          <w:szCs w:val="24"/>
          <w:rtl/>
        </w:rPr>
        <w:t xml:space="preserve">), מנגון שליחת בקשות </w:t>
      </w:r>
      <w:r>
        <w:rPr>
          <w:sz w:val="24"/>
          <w:szCs w:val="24"/>
        </w:rPr>
        <w:t>http</w:t>
      </w:r>
      <w:r>
        <w:rPr>
          <w:sz w:val="24"/>
          <w:szCs w:val="24"/>
          <w:rtl/>
        </w:rPr>
        <w:t xml:space="preserve"> והעברת נתונים דו-כיוונית בין המודל של כל דף והתצוגה שלו ימומשו בעזרת </w:t>
      </w:r>
      <w:r>
        <w:rPr>
          <w:sz w:val="24"/>
          <w:szCs w:val="24"/>
        </w:rPr>
        <w:t>framework</w:t>
      </w:r>
      <w:r>
        <w:rPr>
          <w:sz w:val="24"/>
          <w:szCs w:val="24"/>
          <w:rtl/>
        </w:rPr>
        <w:t xml:space="preserve"> זה. </w:t>
      </w:r>
      <w:r>
        <w:rPr>
          <w:sz w:val="24"/>
          <w:szCs w:val="24"/>
        </w:rPr>
        <w:t>AngularJS</w:t>
      </w:r>
      <w:r>
        <w:rPr>
          <w:sz w:val="24"/>
          <w:szCs w:val="24"/>
          <w:rtl/>
        </w:rPr>
        <w:t xml:space="preserve"> גם תומך ב-</w:t>
      </w:r>
      <w:r>
        <w:rPr>
          <w:sz w:val="24"/>
          <w:szCs w:val="24"/>
        </w:rPr>
        <w:t>Dependency Injection</w:t>
      </w:r>
      <w:r>
        <w:rPr>
          <w:sz w:val="24"/>
          <w:szCs w:val="24"/>
          <w:rtl/>
        </w:rPr>
        <w:t xml:space="preserve"> באופן מובנה. כך ניתן להזריק שירותים מסויימים לחלקי המערכת השונים. </w:t>
      </w:r>
    </w:p>
    <w:p w:rsidR="00481634" w:rsidRDefault="00481634">
      <w:pPr>
        <w:bidi/>
      </w:pPr>
    </w:p>
    <w:p w:rsidR="00481634" w:rsidRDefault="00471D70">
      <w:pPr>
        <w:bidi/>
      </w:pPr>
      <w:r>
        <w:rPr>
          <w:sz w:val="28"/>
          <w:szCs w:val="28"/>
          <w:rtl/>
        </w:rPr>
        <w:t>מסכים</w:t>
      </w:r>
    </w:p>
    <w:p w:rsidR="00481634" w:rsidRDefault="00481634">
      <w:pPr>
        <w:bidi/>
      </w:pPr>
    </w:p>
    <w:p w:rsidR="00481634" w:rsidRDefault="00471D70">
      <w:pPr>
        <w:bidi/>
      </w:pPr>
      <w:r>
        <w:rPr>
          <w:b/>
          <w:sz w:val="24"/>
          <w:szCs w:val="24"/>
        </w:rPr>
        <w:t>index.html</w:t>
      </w:r>
      <w:r>
        <w:rPr>
          <w:b/>
          <w:sz w:val="24"/>
          <w:szCs w:val="24"/>
          <w:rtl/>
        </w:rPr>
        <w:t xml:space="preserve"> - המסך הראשי</w:t>
      </w:r>
    </w:p>
    <w:p w:rsidR="00481634" w:rsidRDefault="00471D70">
      <w:pPr>
        <w:bidi/>
      </w:pPr>
      <w:r>
        <w:rPr>
          <w:sz w:val="24"/>
          <w:szCs w:val="24"/>
          <w:rtl/>
        </w:rPr>
        <w:t xml:space="preserve">זהו למעשה המסך היחיד המווה דף </w:t>
      </w:r>
      <w:r>
        <w:rPr>
          <w:sz w:val="24"/>
          <w:szCs w:val="24"/>
        </w:rPr>
        <w:t>html</w:t>
      </w:r>
      <w:r>
        <w:rPr>
          <w:sz w:val="24"/>
          <w:szCs w:val="24"/>
          <w:rtl/>
        </w:rPr>
        <w:t xml:space="preserve"> שלם ומייצג את הדף הראשי במערכת. מסך זה יכיל את הגדרות שמשותפות לכל שאר הדפים (קבצי עיצוב של </w:t>
      </w:r>
      <w:r>
        <w:rPr>
          <w:sz w:val="24"/>
          <w:szCs w:val="24"/>
        </w:rPr>
        <w:t>css</w:t>
      </w:r>
      <w:r>
        <w:rPr>
          <w:sz w:val="24"/>
          <w:szCs w:val="24"/>
          <w:rtl/>
        </w:rPr>
        <w:t>, כותרת האתר וכו'). דף זה יכיל איזור אשר אליו יוזרקו התבניות של כל שאר הדפים במערכת ואת תפריט הקישורים בין דפי המערכת. הקישורים אשר יוצגו יהיו בהתאם להרשאות המשתמש.</w:t>
      </w:r>
    </w:p>
    <w:p w:rsidR="00481634" w:rsidRDefault="00471D70">
      <w:pPr>
        <w:bidi/>
      </w:pPr>
      <w:r>
        <w:rPr>
          <w:sz w:val="24"/>
          <w:szCs w:val="24"/>
          <w:rtl/>
        </w:rPr>
        <w:t>עיצוב זה מאפשר גמישות מירבית עבור שינויים עתידיים. כל שינוי אשר יעשה במסך הראשי יבוצע אוטומטית בשאר דפי המערכת. יתר על כך, עיצוב זה מאפשר חוויית משתמש נעימה יותר, מפני שבמעבר בין דפים לא מתבצעת טעינה מחדש של כל הדף, אלא רק חלק ממנו.</w:t>
      </w:r>
    </w:p>
    <w:p w:rsidR="00481634" w:rsidRDefault="00481634">
      <w:pPr>
        <w:bidi/>
      </w:pPr>
    </w:p>
    <w:p w:rsidR="00481634" w:rsidRDefault="00471D70">
      <w:pPr>
        <w:bidi/>
      </w:pPr>
      <w:r>
        <w:rPr>
          <w:b/>
          <w:sz w:val="24"/>
          <w:szCs w:val="24"/>
        </w:rPr>
        <w:t>loginForm.html</w:t>
      </w:r>
    </w:p>
    <w:p w:rsidR="00481634" w:rsidRDefault="00471D70">
      <w:pPr>
        <w:bidi/>
      </w:pPr>
      <w:r>
        <w:rPr>
          <w:sz w:val="24"/>
          <w:szCs w:val="24"/>
          <w:rtl/>
        </w:rPr>
        <w:t>תבנית זו מייצגת את מסך ההתחברות למערכת. זהו המסך הראשון המוצג בעת הכניסה לאתר. באמצעותו ניתן לגלוש לשאר חלקי האתר באמצעות שם משתמש וסיסמה. לאחר הזנת פרטי המשתמש נקבעות ההרשאותיו והדפים אליהם הוא יכול לגלוש בהתאם. במידה וחשבון הלקוח אשר מנסה להתחבר הוקפא, הוא לא יוכל להתחבר ויקבל הודעה מתאימה.</w:t>
      </w:r>
    </w:p>
    <w:p w:rsidR="00481634" w:rsidRDefault="00481634">
      <w:pPr>
        <w:bidi/>
      </w:pPr>
    </w:p>
    <w:p w:rsidR="00481634" w:rsidRDefault="00471D70">
      <w:pPr>
        <w:bidi/>
      </w:pPr>
      <w:r>
        <w:rPr>
          <w:b/>
          <w:sz w:val="24"/>
          <w:szCs w:val="24"/>
        </w:rPr>
        <w:t xml:space="preserve">registrationForm.html </w:t>
      </w:r>
    </w:p>
    <w:p w:rsidR="00481634" w:rsidRDefault="00471D70">
      <w:pPr>
        <w:bidi/>
      </w:pPr>
      <w:r>
        <w:rPr>
          <w:sz w:val="24"/>
          <w:szCs w:val="24"/>
          <w:rtl/>
        </w:rPr>
        <w:t>תבנית זו מייצגת את מסך הרשמה. מסך זה מיועד ללקוחות חדשים אשר לא נרשמו לאתר. באמצעותו ניתן למלא את כל הפרטים הקשורים לנתוני המשתמש ולבצע הרשמה לאתר. לאחר ההרשמה המשתמש יועבר לדף הראשי.</w:t>
      </w:r>
    </w:p>
    <w:p w:rsidR="00481634" w:rsidRDefault="00481634">
      <w:pPr>
        <w:bidi/>
      </w:pPr>
    </w:p>
    <w:p w:rsidR="00481634" w:rsidRDefault="00471D70">
      <w:pPr>
        <w:bidi/>
      </w:pPr>
      <w:r>
        <w:rPr>
          <w:b/>
          <w:sz w:val="24"/>
          <w:szCs w:val="24"/>
        </w:rPr>
        <w:t xml:space="preserve">searchAvailableOrders.html </w:t>
      </w:r>
    </w:p>
    <w:p w:rsidR="00481634" w:rsidRDefault="00471D70">
      <w:pPr>
        <w:bidi/>
      </w:pPr>
      <w:r>
        <w:rPr>
          <w:sz w:val="24"/>
          <w:szCs w:val="24"/>
          <w:rtl/>
        </w:rPr>
        <w:t>תבנית זו מייצגת את מסך חיפוש מגרשים פנויים. מסך זה מיועד ללקוחות המעוניינים להזמין מגרש לשעות מסויימות. בחלק העליון במסך זה ניתן לחפש מגרשים פנויים לפי שם ומספר מגרש, לפי טווח תאריכים וסוג המשחק המבוקש. תוצאות החיפוש מוצגות כטבלה בחלק התחתון של המסך. בכל שורה בטבלה ניתן ללחוץ על הקישור 'הזמן' לצורך יצירת הזמנה חדשה במגרש זה.</w:t>
      </w:r>
    </w:p>
    <w:p w:rsidR="00481634" w:rsidRDefault="00481634">
      <w:pPr>
        <w:bidi/>
      </w:pPr>
    </w:p>
    <w:p w:rsidR="00481634" w:rsidRDefault="00471D70">
      <w:pPr>
        <w:bidi/>
      </w:pPr>
      <w:r>
        <w:rPr>
          <w:b/>
          <w:sz w:val="24"/>
          <w:szCs w:val="24"/>
        </w:rPr>
        <w:t>searchOrders.html</w:t>
      </w:r>
      <w:r>
        <w:rPr>
          <w:sz w:val="24"/>
          <w:szCs w:val="24"/>
        </w:rPr>
        <w:t xml:space="preserve"> </w:t>
      </w:r>
    </w:p>
    <w:p w:rsidR="00481634" w:rsidRDefault="00471D70">
      <w:pPr>
        <w:bidi/>
      </w:pPr>
      <w:r>
        <w:rPr>
          <w:sz w:val="24"/>
          <w:szCs w:val="24"/>
          <w:rtl/>
        </w:rPr>
        <w:lastRenderedPageBreak/>
        <w:t>תבנית זו מייצגת את מסך צפייה ואישור בהזמנות. מסך זה מיועד לעובדים לצורך חיפוש הזמנות של לקוחות. בחלק העליון במסך זה ניתן לחפש הזמנות לפי מספר וסטטוס הזמנה, לפי מספר ושם מגרש, לפי טווח תאריכים ולפי מזהה לקוח. תוצאות החיפוש מוצגות כטבלה בחלק התחתון של המסך. בכל שורה בטבלה ניתן ללחוץ על הקישור 'צפה' לצורך מעבר לדף פרטי ההזמנה', או 'אשר' או 'דחה' באופן ישיר. המסך יעלה באופן דיפולטי עם ההזמנות המחכות לאישור.</w:t>
      </w:r>
    </w:p>
    <w:p w:rsidR="00481634" w:rsidRDefault="00481634">
      <w:pPr>
        <w:bidi/>
      </w:pPr>
    </w:p>
    <w:p w:rsidR="00481634" w:rsidRDefault="00471D70">
      <w:pPr>
        <w:bidi/>
      </w:pPr>
      <w:r>
        <w:rPr>
          <w:b/>
          <w:sz w:val="24"/>
          <w:szCs w:val="24"/>
        </w:rPr>
        <w:t xml:space="preserve">editOrder.html </w:t>
      </w:r>
    </w:p>
    <w:p w:rsidR="00481634" w:rsidRDefault="00471D70">
      <w:pPr>
        <w:bidi/>
      </w:pPr>
      <w:r>
        <w:rPr>
          <w:sz w:val="24"/>
          <w:szCs w:val="24"/>
          <w:rtl/>
        </w:rPr>
        <w:t>תבנית זו מייצגת את מסך פרטי הזמנה. מסך זה מיועד ללקוחות לצורך יצירה, עריכה וצפייה בהזמנה. פרטי ההזמנה מופעים בחלק העליון של המסך. בחלק התחתון של המסך, בצד ימין, מופיעים המשתתפים הנוכחים בהזמנה, ובצד שמאל מופיעות כל הבקשות של לקוחות שעוד לא אושרו או נדחו.</w:t>
      </w:r>
    </w:p>
    <w:p w:rsidR="00481634" w:rsidRDefault="00481634">
      <w:pPr>
        <w:bidi/>
      </w:pPr>
    </w:p>
    <w:p w:rsidR="00481634" w:rsidRDefault="00471D70">
      <w:pPr>
        <w:bidi/>
      </w:pPr>
      <w:r>
        <w:rPr>
          <w:b/>
          <w:sz w:val="24"/>
          <w:szCs w:val="24"/>
        </w:rPr>
        <w:t xml:space="preserve">ownedOrders.html </w:t>
      </w:r>
    </w:p>
    <w:p w:rsidR="00481634" w:rsidRDefault="00471D70">
      <w:pPr>
        <w:bidi/>
      </w:pPr>
      <w:r>
        <w:rPr>
          <w:sz w:val="24"/>
          <w:szCs w:val="24"/>
          <w:rtl/>
        </w:rPr>
        <w:t>תבנית זו מייצגת את מסך ההזמנות של לקוח. מסך זה מיועד לעקב אחר פרטי ההזמנות. ניתן לסנן את ההזמנות בעזרת השדות בחלק העליון של המסך. ההזמנות מוצגות כטבלה בחלק התחתון של המסך. בכל שורה בטבלה ניתן ללחוץ על הקישור 'צפה' לצורך מעבר למסך פרטי ההזמנה.</w:t>
      </w:r>
    </w:p>
    <w:p w:rsidR="00481634" w:rsidRDefault="00481634">
      <w:pPr>
        <w:bidi/>
      </w:pPr>
    </w:p>
    <w:p w:rsidR="00481634" w:rsidRDefault="00471D70">
      <w:pPr>
        <w:bidi/>
      </w:pPr>
      <w:r>
        <w:rPr>
          <w:b/>
          <w:sz w:val="24"/>
          <w:szCs w:val="24"/>
        </w:rPr>
        <w:t xml:space="preserve">searchAvailableOrdersToJoin.html </w:t>
      </w:r>
    </w:p>
    <w:p w:rsidR="00481634" w:rsidRDefault="00471D70">
      <w:pPr>
        <w:bidi/>
      </w:pPr>
      <w:r>
        <w:rPr>
          <w:sz w:val="24"/>
          <w:szCs w:val="24"/>
          <w:rtl/>
        </w:rPr>
        <w:t>תבנית זו מייצגת את מסך הצטרפות למגרש. מסך זה מיועד ללקוחות לצורך חיפוש הזמנות אליהן ניתן להצטרף. בחלק העליון של המסך ניתן לחפש הזמנות לפי מזהה ושם הלקוח המזמין, לפי מספר וסטאטוס ההזמנה, לפי מספר ושם המגרש וטווח תאריכים. בחלק התחתון של המסך ניתן לראות הזמנות שאליהן ניתן להצטרף כטבלה. בכל שורה בטבלה ניתן ללחוץ על הקישור 'הצטרף' לצורך שליחת בקשת הצטרפות להזמנה.</w:t>
      </w:r>
    </w:p>
    <w:p w:rsidR="00481634" w:rsidRDefault="00481634">
      <w:pPr>
        <w:bidi/>
      </w:pPr>
    </w:p>
    <w:p w:rsidR="00481634" w:rsidRDefault="00471D70">
      <w:pPr>
        <w:bidi/>
      </w:pPr>
      <w:r>
        <w:rPr>
          <w:b/>
          <w:sz w:val="24"/>
          <w:szCs w:val="24"/>
        </w:rPr>
        <w:t xml:space="preserve">pendingOrdersToJoin.html </w:t>
      </w:r>
    </w:p>
    <w:p w:rsidR="00481634" w:rsidRDefault="00471D70">
      <w:pPr>
        <w:bidi/>
      </w:pPr>
      <w:r>
        <w:rPr>
          <w:sz w:val="24"/>
          <w:szCs w:val="24"/>
          <w:rtl/>
        </w:rPr>
        <w:t>תבנית זו מייצגת את מסך בקשות הצטרפות. מסך זה מיועד ללקוח לצורך מעקב אחר כל בקשות ההצטרפות להזמנות אשר הלקוח שלח. בחלק העליון ניתן לסנן את הבקשות לפי מספר ושם מזמין, לפי מספר וסטטוס הזמנה, לפי שם ומספר מגרש ולפי טווח תאריכים. בחלק התחתון של המסך ניתן לראות את כל בקשות ההצטרפות כטבלה. בכל שורה בטבלה ניתן ללחוץ על הקישור 'בטל' לצורך ביטול הבקשה.</w:t>
      </w:r>
    </w:p>
    <w:p w:rsidR="00481634" w:rsidRDefault="00481634">
      <w:pPr>
        <w:bidi/>
      </w:pPr>
    </w:p>
    <w:p w:rsidR="00481634" w:rsidRDefault="00471D70">
      <w:pPr>
        <w:bidi/>
      </w:pPr>
      <w:r>
        <w:rPr>
          <w:b/>
          <w:sz w:val="24"/>
          <w:szCs w:val="24"/>
        </w:rPr>
        <w:t xml:space="preserve">searchCustomers.html </w:t>
      </w:r>
    </w:p>
    <w:p w:rsidR="00481634" w:rsidRDefault="00471D70">
      <w:pPr>
        <w:bidi/>
      </w:pPr>
      <w:r>
        <w:rPr>
          <w:sz w:val="24"/>
          <w:szCs w:val="24"/>
          <w:rtl/>
        </w:rPr>
        <w:t>תבנית זו מייצגת את מסך חיפוש לקוחות. מסך זה מיועד לכלל המשתמשים באתר והוא מאפשר חיפוש של לקוחות באתר. בחלק הלעיון ניתן לחפש לקוחות לפי שם פרטי ומשפחה, לפי טווח גילאים, איזור מגורים ומזהה לקוח. בחלק התחתון תוצאות החיפוש מוצגות בטבלה. בכל שורה בטבלה ניתן ללחוץ על הקישור 'עבור לדף הלקוח' לצורך מעבר לדף פרטי הלקוח.</w:t>
      </w:r>
    </w:p>
    <w:p w:rsidR="00481634" w:rsidRDefault="00481634">
      <w:pPr>
        <w:bidi/>
      </w:pPr>
    </w:p>
    <w:p w:rsidR="00481634" w:rsidRDefault="00471D70">
      <w:r>
        <w:br w:type="page"/>
      </w:r>
    </w:p>
    <w:p w:rsidR="00481634" w:rsidRDefault="00481634">
      <w:pPr>
        <w:bidi/>
      </w:pPr>
    </w:p>
    <w:p w:rsidR="00481634" w:rsidRDefault="00471D70">
      <w:pPr>
        <w:bidi/>
      </w:pPr>
      <w:r>
        <w:rPr>
          <w:b/>
          <w:sz w:val="24"/>
          <w:szCs w:val="24"/>
        </w:rPr>
        <w:t>editCustomer.html</w:t>
      </w:r>
    </w:p>
    <w:p w:rsidR="00481634" w:rsidRDefault="00471D70">
      <w:pPr>
        <w:bidi/>
      </w:pPr>
      <w:r>
        <w:rPr>
          <w:sz w:val="24"/>
          <w:szCs w:val="24"/>
          <w:rtl/>
        </w:rPr>
        <w:t>תבנית זו מייצגת את מסך פרטי לקוח. מסך זה מיועד ללקוחות ומנהלים. לקוח יכול לערוך את פרטיו. עבור לקוחות אחרים, יוצגו פרטי הלקוח ללא אפשרות עריכה, והם יכלו לכתוב ולקרוא חוות דעת על הלקוח או להתלונן על הלקוח עקב סיבה מסויימת. התלונות וחוות הדעת יפתחו בחלון מודאלי. מנהל יראה את פרטי הלקוח ויוכל להקפיא את החשבון המשתמש לפרק זמן קבוע מראש.</w:t>
      </w:r>
    </w:p>
    <w:p w:rsidR="00481634" w:rsidRDefault="00481634">
      <w:pPr>
        <w:bidi/>
      </w:pPr>
    </w:p>
    <w:p w:rsidR="00481634" w:rsidRDefault="00471D70">
      <w:pPr>
        <w:bidi/>
      </w:pPr>
      <w:r>
        <w:rPr>
          <w:b/>
          <w:sz w:val="24"/>
          <w:szCs w:val="24"/>
        </w:rPr>
        <w:t>reportFields.html</w:t>
      </w:r>
      <w:r>
        <w:rPr>
          <w:sz w:val="24"/>
          <w:szCs w:val="24"/>
        </w:rPr>
        <w:t xml:space="preserve"> </w:t>
      </w:r>
    </w:p>
    <w:p w:rsidR="00481634" w:rsidRDefault="00471D70">
      <w:pPr>
        <w:bidi/>
      </w:pPr>
      <w:r>
        <w:rPr>
          <w:sz w:val="24"/>
          <w:szCs w:val="24"/>
          <w:rtl/>
        </w:rPr>
        <w:t>תבנית זו מייצגת את מסך דוח מגרשים. מסך זה מיועד לעובדים ומנהלים. בחלק העליון של מסך זה ניתן לחפש מגרשים לפי מזהה ושם מגרש וטווח תאריכים. בחלק התחתון של המסך יוצג הדוח כטבלה ובה כמות ההזמנות במגרשים לפי שעות הפעילות.</w:t>
      </w:r>
    </w:p>
    <w:p w:rsidR="00481634" w:rsidRDefault="00481634">
      <w:pPr>
        <w:bidi/>
      </w:pPr>
    </w:p>
    <w:p w:rsidR="00481634" w:rsidRDefault="00471D70">
      <w:pPr>
        <w:bidi/>
      </w:pPr>
      <w:r>
        <w:rPr>
          <w:b/>
          <w:sz w:val="24"/>
          <w:szCs w:val="24"/>
        </w:rPr>
        <w:t xml:space="preserve">reportCustomer.html </w:t>
      </w:r>
    </w:p>
    <w:p w:rsidR="00481634" w:rsidRDefault="00471D70">
      <w:pPr>
        <w:bidi/>
      </w:pPr>
      <w:r>
        <w:rPr>
          <w:sz w:val="24"/>
          <w:szCs w:val="24"/>
          <w:rtl/>
        </w:rPr>
        <w:t>תבנית זו מייצגת את מסך דוח פעילות לקוח. מסך זה מיועד לעובדים ומנהלים. בחלק העליון של המסך ניתן לחפש לקוחות לפי שם פרטי ושם משפחה, לפי טווח גילאים וטווח תאריכים. בחלק התחתון של המסך יוצג הדוח כטבלה ובה כמות ההזמנטת שמשתמש יזם, ביטל ואליהן הוא הצטרף.</w:t>
      </w:r>
    </w:p>
    <w:p w:rsidR="00481634" w:rsidRDefault="00481634">
      <w:pPr>
        <w:bidi/>
      </w:pPr>
    </w:p>
    <w:p w:rsidR="00481634" w:rsidRDefault="00471D70">
      <w:pPr>
        <w:bidi/>
      </w:pPr>
      <w:r>
        <w:rPr>
          <w:b/>
          <w:sz w:val="24"/>
          <w:szCs w:val="24"/>
        </w:rPr>
        <w:t xml:space="preserve">reportComplaints.html </w:t>
      </w:r>
    </w:p>
    <w:p w:rsidR="00481634" w:rsidRDefault="00471D70">
      <w:pPr>
        <w:bidi/>
      </w:pPr>
      <w:r>
        <w:rPr>
          <w:sz w:val="24"/>
          <w:szCs w:val="24"/>
          <w:rtl/>
        </w:rPr>
        <w:t>תבנית זו מייצגת את מסך דוח תלונות. מסך זה מיועד למנהלים בלבד לצורך צפייה בתלונות. בחלק העליון של המסך ניתן לחפש תלונות לפי סוג וטווח תאריכים. בחלק התחתון של המסך יוצגו דוח הלקוחות אשר עליהם התלוננו כטבלה. בכל שורה ניתן ללחוץ על הקישור 'צפה בתלונות' בשביל לפתוח חלון מודאלי עם כל התלונות אשר הוגשו על הלקוח.</w:t>
      </w:r>
    </w:p>
    <w:p w:rsidR="00481634" w:rsidRDefault="00481634">
      <w:pPr>
        <w:bidi/>
      </w:pPr>
    </w:p>
    <w:p w:rsidR="00481634" w:rsidRDefault="00471D70">
      <w:pPr>
        <w:bidi/>
      </w:pPr>
      <w:r>
        <w:rPr>
          <w:b/>
          <w:sz w:val="24"/>
          <w:szCs w:val="24"/>
        </w:rPr>
        <w:t>searchEmployee.html</w:t>
      </w:r>
    </w:p>
    <w:p w:rsidR="00481634" w:rsidRDefault="00471D70">
      <w:pPr>
        <w:bidi/>
      </w:pPr>
      <w:r>
        <w:rPr>
          <w:sz w:val="24"/>
          <w:szCs w:val="24"/>
          <w:rtl/>
        </w:rPr>
        <w:t xml:space="preserve">תבנית זו מייצגת את מסך חיפוש עובדים. מסך זה מיועד למנהלים. בחלק העליון ניתן לחפש עובדים לפי שם פרטי ושם משפחה, כתובת דואר אלקטרוני ומזהה. בחלק התחתון מוצגות תוצאות החיפוש כטבלה. בכל שורה ניתן ללחוץ על הקישור 'עבור לדף העובד' לצורך מעבר לדף פרטי העובד. </w:t>
      </w:r>
    </w:p>
    <w:p w:rsidR="00481634" w:rsidRDefault="00481634">
      <w:pPr>
        <w:bidi/>
      </w:pPr>
    </w:p>
    <w:p w:rsidR="00481634" w:rsidRDefault="00471D70">
      <w:pPr>
        <w:bidi/>
      </w:pPr>
      <w:r>
        <w:rPr>
          <w:b/>
          <w:sz w:val="24"/>
          <w:szCs w:val="24"/>
        </w:rPr>
        <w:t>editEmployee.html</w:t>
      </w:r>
    </w:p>
    <w:p w:rsidR="00481634" w:rsidRDefault="00471D70">
      <w:pPr>
        <w:bidi/>
      </w:pPr>
      <w:r>
        <w:rPr>
          <w:sz w:val="24"/>
          <w:szCs w:val="24"/>
          <w:rtl/>
        </w:rPr>
        <w:t xml:space="preserve">תבנית זו מייצגת את מסך פרטי עובד. מסך זה מיועד למנהלים לצורך צפייה, יצירה ועדכון פרטי עובדים. </w:t>
      </w:r>
    </w:p>
    <w:p w:rsidR="00481634" w:rsidRDefault="00481634">
      <w:pPr>
        <w:bidi/>
      </w:pPr>
    </w:p>
    <w:p w:rsidR="00481634" w:rsidRDefault="00471D70">
      <w:pPr>
        <w:bidi/>
      </w:pPr>
      <w:r>
        <w:rPr>
          <w:b/>
          <w:sz w:val="24"/>
          <w:szCs w:val="24"/>
        </w:rPr>
        <w:t>editField.html</w:t>
      </w:r>
    </w:p>
    <w:p w:rsidR="00481634" w:rsidRDefault="00471D70">
      <w:pPr>
        <w:bidi/>
      </w:pPr>
      <w:r>
        <w:rPr>
          <w:sz w:val="24"/>
          <w:szCs w:val="24"/>
          <w:rtl/>
        </w:rPr>
        <w:t>תבנית זו מייצגת את מסך פרטי מגרש. מסך זה מיועד לעובדים לצורך צפייה, יצירה ועדכון פרטי מגרש.</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קבצי עיצוב</w:t>
      </w:r>
    </w:p>
    <w:p w:rsidR="00481634" w:rsidRDefault="00481634">
      <w:pPr>
        <w:bidi/>
      </w:pPr>
    </w:p>
    <w:p w:rsidR="00481634" w:rsidRDefault="00471D70">
      <w:pPr>
        <w:bidi/>
      </w:pPr>
      <w:r>
        <w:rPr>
          <w:b/>
          <w:sz w:val="24"/>
          <w:szCs w:val="24"/>
        </w:rPr>
        <w:t>bootstrap.css</w:t>
      </w:r>
    </w:p>
    <w:p w:rsidR="00481634" w:rsidRDefault="00471D70">
      <w:pPr>
        <w:bidi/>
      </w:pPr>
      <w:r>
        <w:rPr>
          <w:sz w:val="24"/>
          <w:szCs w:val="24"/>
          <w:rtl/>
        </w:rPr>
        <w:t xml:space="preserve">קובץ עיצוב זה מכיל את העיצוב המינימאלי הדרוש עבור </w:t>
      </w:r>
      <w:r>
        <w:rPr>
          <w:sz w:val="24"/>
          <w:szCs w:val="24"/>
        </w:rPr>
        <w:t>bootstrap</w:t>
      </w:r>
      <w:r>
        <w:rPr>
          <w:sz w:val="24"/>
          <w:szCs w:val="24"/>
          <w:rtl/>
        </w:rPr>
        <w:t xml:space="preserve">. </w:t>
      </w:r>
    </w:p>
    <w:p w:rsidR="00481634" w:rsidRDefault="00481634">
      <w:pPr>
        <w:bidi/>
      </w:pPr>
    </w:p>
    <w:p w:rsidR="00481634" w:rsidRDefault="00471D70">
      <w:pPr>
        <w:bidi/>
      </w:pPr>
      <w:r>
        <w:rPr>
          <w:b/>
          <w:sz w:val="24"/>
          <w:szCs w:val="24"/>
        </w:rPr>
        <w:t>bootstrap-theme.css</w:t>
      </w:r>
    </w:p>
    <w:p w:rsidR="00481634" w:rsidRDefault="00471D70">
      <w:pPr>
        <w:bidi/>
      </w:pPr>
      <w:r>
        <w:rPr>
          <w:sz w:val="24"/>
          <w:szCs w:val="24"/>
          <w:rtl/>
        </w:rPr>
        <w:t xml:space="preserve">קובץ עיצוב זה מכיל הגדרות עיצוב מתקדמות של </w:t>
      </w:r>
      <w:r>
        <w:rPr>
          <w:sz w:val="24"/>
          <w:szCs w:val="24"/>
        </w:rPr>
        <w:t>bootstrap</w:t>
      </w:r>
      <w:r>
        <w:rPr>
          <w:sz w:val="24"/>
          <w:szCs w:val="24"/>
          <w:rtl/>
        </w:rPr>
        <w:t>. בקובץ זה ניתן למצוא למשל אנימציות וגרדיאנטים.</w:t>
      </w:r>
    </w:p>
    <w:p w:rsidR="00481634" w:rsidRDefault="00481634">
      <w:pPr>
        <w:bidi/>
      </w:pPr>
    </w:p>
    <w:p w:rsidR="00481634" w:rsidRDefault="00471D70">
      <w:pPr>
        <w:bidi/>
      </w:pPr>
      <w:r>
        <w:rPr>
          <w:b/>
          <w:sz w:val="24"/>
          <w:szCs w:val="24"/>
        </w:rPr>
        <w:t>app.css</w:t>
      </w:r>
    </w:p>
    <w:p w:rsidR="00481634" w:rsidRDefault="00471D70">
      <w:pPr>
        <w:bidi/>
      </w:pPr>
      <w:r>
        <w:rPr>
          <w:sz w:val="24"/>
          <w:szCs w:val="24"/>
          <w:rtl/>
        </w:rPr>
        <w:t xml:space="preserve">קובץ עיצוב זה מכיל את כל הגדרות העיצוב שרלוונטיות אך ורק למערכת. בקובץ זה יתאפשר לדרוס חוקי עיצוב של </w:t>
      </w:r>
      <w:r>
        <w:rPr>
          <w:sz w:val="24"/>
          <w:szCs w:val="24"/>
        </w:rPr>
        <w:t>bootstrap</w:t>
      </w:r>
      <w:r>
        <w:rPr>
          <w:sz w:val="24"/>
          <w:szCs w:val="24"/>
          <w:rtl/>
        </w:rPr>
        <w:t xml:space="preserve"> במידה והם לא יתאימו לעיצוב של המערכת.</w:t>
      </w:r>
    </w:p>
    <w:p w:rsidR="00481634" w:rsidRDefault="00481634">
      <w:pPr>
        <w:bidi/>
      </w:pPr>
    </w:p>
    <w:p w:rsidR="00481634" w:rsidRDefault="00471D70">
      <w:pPr>
        <w:bidi/>
      </w:pPr>
      <w:r>
        <w:rPr>
          <w:sz w:val="28"/>
          <w:szCs w:val="28"/>
          <w:rtl/>
        </w:rPr>
        <w:t xml:space="preserve">קבצי </w:t>
      </w:r>
      <w:r>
        <w:rPr>
          <w:sz w:val="28"/>
          <w:szCs w:val="28"/>
        </w:rPr>
        <w:t>javascript</w:t>
      </w:r>
    </w:p>
    <w:p w:rsidR="00481634" w:rsidRDefault="00481634">
      <w:pPr>
        <w:bidi/>
      </w:pPr>
    </w:p>
    <w:p w:rsidR="00481634" w:rsidRDefault="00471D70">
      <w:pPr>
        <w:bidi/>
      </w:pPr>
      <w:r>
        <w:rPr>
          <w:b/>
          <w:sz w:val="24"/>
          <w:szCs w:val="24"/>
        </w:rPr>
        <w:t>app.js</w:t>
      </w:r>
    </w:p>
    <w:p w:rsidR="00481634" w:rsidRDefault="00471D70">
      <w:pPr>
        <w:bidi/>
      </w:pPr>
      <w:r>
        <w:rPr>
          <w:sz w:val="24"/>
          <w:szCs w:val="24"/>
          <w:rtl/>
        </w:rPr>
        <w:t xml:space="preserve">קובץ זה אחראי על אתחול </w:t>
      </w:r>
      <w:r>
        <w:rPr>
          <w:sz w:val="24"/>
          <w:szCs w:val="24"/>
        </w:rPr>
        <w:t>Angular</w:t>
      </w:r>
      <w:r>
        <w:rPr>
          <w:sz w:val="24"/>
          <w:szCs w:val="24"/>
          <w:rtl/>
        </w:rPr>
        <w:t xml:space="preserve"> וקישור כל נתיב באתר (</w:t>
      </w:r>
      <w:r>
        <w:rPr>
          <w:sz w:val="24"/>
          <w:szCs w:val="24"/>
        </w:rPr>
        <w:t>URL</w:t>
      </w:r>
      <w:r>
        <w:rPr>
          <w:sz w:val="24"/>
          <w:szCs w:val="24"/>
          <w:rtl/>
        </w:rPr>
        <w:t xml:space="preserve">) לתבנית </w:t>
      </w:r>
      <w:r>
        <w:rPr>
          <w:sz w:val="24"/>
          <w:szCs w:val="24"/>
        </w:rPr>
        <w:t>html</w:t>
      </w:r>
      <w:r>
        <w:rPr>
          <w:sz w:val="24"/>
          <w:szCs w:val="24"/>
          <w:rtl/>
        </w:rPr>
        <w:t xml:space="preserve"> וקונטרולר של </w:t>
      </w:r>
      <w:r>
        <w:rPr>
          <w:sz w:val="24"/>
          <w:szCs w:val="24"/>
        </w:rPr>
        <w:t>angular</w:t>
      </w:r>
      <w:r>
        <w:rPr>
          <w:sz w:val="24"/>
          <w:szCs w:val="24"/>
          <w:rtl/>
        </w:rPr>
        <w:t xml:space="preserve"> בצורה חד-חד ערכית. </w:t>
      </w:r>
    </w:p>
    <w:p w:rsidR="00481634" w:rsidRDefault="00481634">
      <w:pPr>
        <w:bidi/>
      </w:pPr>
    </w:p>
    <w:p w:rsidR="00481634" w:rsidRDefault="00471D70">
      <w:pPr>
        <w:jc w:val="right"/>
      </w:pPr>
      <w:r>
        <w:rPr>
          <w:b/>
          <w:sz w:val="24"/>
          <w:szCs w:val="24"/>
        </w:rPr>
        <w:t>services.js</w:t>
      </w:r>
    </w:p>
    <w:p w:rsidR="00481634" w:rsidRDefault="00471D70">
      <w:pPr>
        <w:bidi/>
      </w:pPr>
      <w:r>
        <w:rPr>
          <w:sz w:val="24"/>
          <w:szCs w:val="24"/>
          <w:rtl/>
        </w:rPr>
        <w:t>שירות זה יכיל אובייקט עם הגדרות רלוונטית לכלל המערכת. שירות זה יחשוף בין היתר את הפרטים המזהים של הלקוח ורמת ההרשאות שלו.</w:t>
      </w:r>
    </w:p>
    <w:p w:rsidR="00481634" w:rsidRDefault="00481634">
      <w:pPr>
        <w:bidi/>
      </w:pPr>
    </w:p>
    <w:p w:rsidR="00481634" w:rsidRDefault="00471D70">
      <w:pPr>
        <w:bidi/>
      </w:pPr>
      <w:r>
        <w:rPr>
          <w:b/>
          <w:sz w:val="24"/>
          <w:szCs w:val="24"/>
        </w:rPr>
        <w:t>filters.js</w:t>
      </w:r>
    </w:p>
    <w:p w:rsidR="00481634" w:rsidRDefault="00471D70">
      <w:pPr>
        <w:bidi/>
      </w:pPr>
      <w:r>
        <w:rPr>
          <w:sz w:val="24"/>
          <w:szCs w:val="24"/>
          <w:rtl/>
        </w:rPr>
        <w:t xml:space="preserve">קובץ זה מכיל אפשרויות תצוגה מתאימות לצורכי המערכת של תאריכים ומועדי הזמנות המבוססות על פטפורמת </w:t>
      </w:r>
      <w:r>
        <w:rPr>
          <w:sz w:val="24"/>
          <w:szCs w:val="24"/>
        </w:rPr>
        <w:t>Angular</w:t>
      </w:r>
      <w:r>
        <w:rPr>
          <w:sz w:val="24"/>
          <w:szCs w:val="24"/>
          <w:rtl/>
        </w:rPr>
        <w:t>.</w:t>
      </w:r>
    </w:p>
    <w:p w:rsidR="00481634" w:rsidRDefault="00481634">
      <w:pPr>
        <w:bidi/>
      </w:pPr>
    </w:p>
    <w:p w:rsidR="00481634" w:rsidRDefault="00471D70">
      <w:pPr>
        <w:bidi/>
      </w:pPr>
      <w:r>
        <w:rPr>
          <w:b/>
          <w:sz w:val="24"/>
          <w:szCs w:val="24"/>
        </w:rPr>
        <w:t>directives.js</w:t>
      </w:r>
    </w:p>
    <w:p w:rsidR="00481634" w:rsidRDefault="00471D70">
      <w:pPr>
        <w:bidi/>
      </w:pPr>
      <w:r>
        <w:rPr>
          <w:sz w:val="24"/>
          <w:szCs w:val="24"/>
          <w:rtl/>
        </w:rPr>
        <w:t xml:space="preserve">קובץ זה מכיל מאפייני תגי </w:t>
      </w:r>
      <w:r>
        <w:rPr>
          <w:sz w:val="24"/>
          <w:szCs w:val="24"/>
        </w:rPr>
        <w:t>html</w:t>
      </w:r>
      <w:r>
        <w:rPr>
          <w:sz w:val="24"/>
          <w:szCs w:val="24"/>
          <w:rtl/>
        </w:rPr>
        <w:t xml:space="preserve"> יעודיים למערכת על מנת לאפשר התנהגויות רצויות של ה- </w:t>
      </w:r>
      <w:r>
        <w:rPr>
          <w:sz w:val="24"/>
          <w:szCs w:val="24"/>
        </w:rPr>
        <w:t>UI</w:t>
      </w:r>
      <w:r>
        <w:rPr>
          <w:sz w:val="24"/>
          <w:szCs w:val="24"/>
          <w:rtl/>
        </w:rPr>
        <w:t>.</w:t>
      </w:r>
    </w:p>
    <w:p w:rsidR="00481634" w:rsidRDefault="00481634">
      <w:pPr>
        <w:bidi/>
      </w:pPr>
    </w:p>
    <w:p w:rsidR="00481634" w:rsidRDefault="00471D70">
      <w:pPr>
        <w:bidi/>
      </w:pPr>
      <w:r>
        <w:rPr>
          <w:b/>
          <w:sz w:val="24"/>
          <w:szCs w:val="24"/>
        </w:rPr>
        <w:t>loginControllers.js</w:t>
      </w:r>
    </w:p>
    <w:p w:rsidR="00481634" w:rsidRDefault="00471D70">
      <w:pPr>
        <w:bidi/>
      </w:pPr>
      <w:r>
        <w:rPr>
          <w:sz w:val="24"/>
          <w:szCs w:val="24"/>
          <w:rtl/>
        </w:rPr>
        <w:t>קובץ זה יחשוף מתודות אשר יישלחו לקונטרולר של הרשמה והתחברות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פרטי משתמש אם קיימים ומידע לגבי הרשאותיו.</w:t>
      </w:r>
    </w:p>
    <w:p w:rsidR="00481634" w:rsidRDefault="00471D70">
      <w:pPr>
        <w:numPr>
          <w:ilvl w:val="0"/>
          <w:numId w:val="15"/>
        </w:numPr>
        <w:bidi/>
        <w:ind w:hanging="360"/>
        <w:contextualSpacing/>
        <w:rPr>
          <w:sz w:val="24"/>
          <w:szCs w:val="24"/>
        </w:rPr>
      </w:pPr>
      <w:r>
        <w:rPr>
          <w:sz w:val="24"/>
          <w:szCs w:val="24"/>
          <w:rtl/>
        </w:rPr>
        <w:t>הנכסת לקוח חדש למערכת.</w:t>
      </w:r>
    </w:p>
    <w:p w:rsidR="00481634" w:rsidRDefault="00481634">
      <w:pPr>
        <w:bidi/>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employeeControllers.js</w:t>
      </w:r>
    </w:p>
    <w:p w:rsidR="00481634" w:rsidRDefault="00471D70">
      <w:pPr>
        <w:bidi/>
      </w:pPr>
      <w:r>
        <w:rPr>
          <w:sz w:val="24"/>
          <w:szCs w:val="24"/>
          <w:rtl/>
        </w:rPr>
        <w:lastRenderedPageBreak/>
        <w:t>קובץ זה יחשוף מתודות אשר יישלחו לקונטרולר של העובדים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עובדים לפי שם פרטי, שם משפחה, כתובת אימייל ומזהה עובד.</w:t>
      </w:r>
    </w:p>
    <w:p w:rsidR="00481634" w:rsidRDefault="00471D70">
      <w:pPr>
        <w:numPr>
          <w:ilvl w:val="0"/>
          <w:numId w:val="15"/>
        </w:numPr>
        <w:bidi/>
        <w:ind w:hanging="360"/>
        <w:contextualSpacing/>
        <w:rPr>
          <w:sz w:val="24"/>
          <w:szCs w:val="24"/>
        </w:rPr>
      </w:pPr>
      <w:r>
        <w:rPr>
          <w:sz w:val="24"/>
          <w:szCs w:val="24"/>
          <w:rtl/>
        </w:rPr>
        <w:t>שליפת עובד לפי מזהה עובד.</w:t>
      </w:r>
    </w:p>
    <w:p w:rsidR="00481634" w:rsidRDefault="00471D70">
      <w:pPr>
        <w:numPr>
          <w:ilvl w:val="0"/>
          <w:numId w:val="15"/>
        </w:numPr>
        <w:bidi/>
        <w:ind w:hanging="360"/>
        <w:contextualSpacing/>
        <w:rPr>
          <w:sz w:val="24"/>
          <w:szCs w:val="24"/>
        </w:rPr>
      </w:pPr>
      <w:r>
        <w:rPr>
          <w:sz w:val="24"/>
          <w:szCs w:val="24"/>
          <w:rtl/>
        </w:rPr>
        <w:t>שמירה של עובד חדש לפי פרטיו המזהים.</w:t>
      </w:r>
    </w:p>
    <w:p w:rsidR="00481634" w:rsidRDefault="00471D70">
      <w:pPr>
        <w:numPr>
          <w:ilvl w:val="0"/>
          <w:numId w:val="15"/>
        </w:numPr>
        <w:bidi/>
        <w:ind w:hanging="360"/>
        <w:contextualSpacing/>
        <w:rPr>
          <w:sz w:val="24"/>
          <w:szCs w:val="24"/>
        </w:rPr>
      </w:pPr>
      <w:r>
        <w:rPr>
          <w:sz w:val="24"/>
          <w:szCs w:val="24"/>
          <w:rtl/>
        </w:rPr>
        <w:t>עדכון פרטי עובד קיים לפי מזהה עובד ופרטיו.</w:t>
      </w:r>
    </w:p>
    <w:p w:rsidR="00481634" w:rsidRDefault="00471D70">
      <w:pPr>
        <w:numPr>
          <w:ilvl w:val="0"/>
          <w:numId w:val="15"/>
        </w:numPr>
        <w:bidi/>
        <w:ind w:hanging="360"/>
        <w:contextualSpacing/>
        <w:rPr>
          <w:sz w:val="24"/>
          <w:szCs w:val="24"/>
        </w:rPr>
      </w:pPr>
      <w:r>
        <w:rPr>
          <w:sz w:val="24"/>
          <w:szCs w:val="24"/>
          <w:rtl/>
        </w:rPr>
        <w:t>מחיקת עובד לפי מזהה עובד.</w:t>
      </w:r>
    </w:p>
    <w:p w:rsidR="00481634" w:rsidRDefault="00481634">
      <w:pPr>
        <w:bidi/>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fieldControllers.js</w:t>
      </w:r>
    </w:p>
    <w:p w:rsidR="00481634" w:rsidRDefault="00471D70">
      <w:pPr>
        <w:bidi/>
      </w:pPr>
      <w:r>
        <w:rPr>
          <w:sz w:val="24"/>
          <w:szCs w:val="24"/>
          <w:rtl/>
        </w:rPr>
        <w:t>קובץ זה יחשוף מתודות אשר יישלחו לקונטרולר של המגרשים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מגרשים לפי מזהה מגרש, שם מגרש, טווח תאריכים וסוג מגרש.</w:t>
      </w:r>
    </w:p>
    <w:p w:rsidR="00481634" w:rsidRDefault="00471D70">
      <w:pPr>
        <w:numPr>
          <w:ilvl w:val="0"/>
          <w:numId w:val="15"/>
        </w:numPr>
        <w:bidi/>
        <w:ind w:hanging="360"/>
        <w:contextualSpacing/>
        <w:rPr>
          <w:sz w:val="24"/>
          <w:szCs w:val="24"/>
        </w:rPr>
      </w:pPr>
      <w:r>
        <w:rPr>
          <w:sz w:val="24"/>
          <w:szCs w:val="24"/>
          <w:rtl/>
        </w:rPr>
        <w:t>שליפת מגרש לפי מזהה מגרש.</w:t>
      </w:r>
    </w:p>
    <w:p w:rsidR="00481634" w:rsidRDefault="00471D70">
      <w:pPr>
        <w:numPr>
          <w:ilvl w:val="0"/>
          <w:numId w:val="15"/>
        </w:numPr>
        <w:bidi/>
        <w:ind w:hanging="360"/>
        <w:contextualSpacing/>
        <w:rPr>
          <w:sz w:val="24"/>
          <w:szCs w:val="24"/>
        </w:rPr>
      </w:pPr>
      <w:r>
        <w:rPr>
          <w:sz w:val="24"/>
          <w:szCs w:val="24"/>
          <w:rtl/>
        </w:rPr>
        <w:t>שמירה של מגרש חדש לפי פרטיו המזהים.</w:t>
      </w:r>
    </w:p>
    <w:p w:rsidR="00481634" w:rsidRDefault="00471D70">
      <w:pPr>
        <w:numPr>
          <w:ilvl w:val="0"/>
          <w:numId w:val="15"/>
        </w:numPr>
        <w:bidi/>
        <w:ind w:hanging="360"/>
        <w:contextualSpacing/>
        <w:rPr>
          <w:sz w:val="24"/>
          <w:szCs w:val="24"/>
        </w:rPr>
      </w:pPr>
      <w:r>
        <w:rPr>
          <w:sz w:val="24"/>
          <w:szCs w:val="24"/>
          <w:rtl/>
        </w:rPr>
        <w:t>עדכון פרטי מגרש קיים לפי מזהה מגרש ופרטיו.</w:t>
      </w:r>
    </w:p>
    <w:p w:rsidR="00481634" w:rsidRDefault="00471D70">
      <w:pPr>
        <w:numPr>
          <w:ilvl w:val="0"/>
          <w:numId w:val="15"/>
        </w:numPr>
        <w:bidi/>
        <w:ind w:hanging="360"/>
        <w:contextualSpacing/>
        <w:rPr>
          <w:sz w:val="24"/>
          <w:szCs w:val="24"/>
        </w:rPr>
      </w:pPr>
      <w:r>
        <w:rPr>
          <w:sz w:val="24"/>
          <w:szCs w:val="24"/>
          <w:rtl/>
        </w:rPr>
        <w:t>מחיקת מגרש לפי מזהה מגרש.</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ordersControllers.js</w:t>
      </w:r>
    </w:p>
    <w:p w:rsidR="00481634" w:rsidRDefault="00471D70">
      <w:pPr>
        <w:bidi/>
      </w:pPr>
      <w:r>
        <w:rPr>
          <w:sz w:val="24"/>
          <w:szCs w:val="24"/>
          <w:rtl/>
        </w:rPr>
        <w:t>קובץ זה יחשוף מתודות אשר יישלחו לקונטרולר של ההזמנות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הזמנה לפי מזהה, סטטוס, שם וטווח תאריכים.</w:t>
      </w:r>
    </w:p>
    <w:p w:rsidR="00481634" w:rsidRDefault="00471D70">
      <w:pPr>
        <w:numPr>
          <w:ilvl w:val="0"/>
          <w:numId w:val="15"/>
        </w:numPr>
        <w:bidi/>
        <w:ind w:hanging="360"/>
        <w:contextualSpacing/>
        <w:rPr>
          <w:sz w:val="24"/>
          <w:szCs w:val="24"/>
        </w:rPr>
      </w:pPr>
      <w:r>
        <w:rPr>
          <w:sz w:val="24"/>
          <w:szCs w:val="24"/>
          <w:rtl/>
        </w:rPr>
        <w:t>שליפת הזמנה לפי מזהה הזמנה.</w:t>
      </w:r>
    </w:p>
    <w:p w:rsidR="00481634" w:rsidRDefault="00471D70">
      <w:pPr>
        <w:numPr>
          <w:ilvl w:val="0"/>
          <w:numId w:val="15"/>
        </w:numPr>
        <w:bidi/>
        <w:ind w:hanging="360"/>
        <w:contextualSpacing/>
        <w:rPr>
          <w:sz w:val="24"/>
          <w:szCs w:val="24"/>
        </w:rPr>
      </w:pPr>
      <w:r>
        <w:rPr>
          <w:sz w:val="24"/>
          <w:szCs w:val="24"/>
          <w:rtl/>
        </w:rPr>
        <w:t>שמירה של הזמנה חדשה לפי פרטיה המזהים.</w:t>
      </w:r>
    </w:p>
    <w:p w:rsidR="00481634" w:rsidRDefault="00471D70">
      <w:pPr>
        <w:numPr>
          <w:ilvl w:val="0"/>
          <w:numId w:val="15"/>
        </w:numPr>
        <w:bidi/>
        <w:ind w:hanging="360"/>
        <w:contextualSpacing/>
        <w:rPr>
          <w:sz w:val="24"/>
          <w:szCs w:val="24"/>
        </w:rPr>
      </w:pPr>
      <w:r>
        <w:rPr>
          <w:sz w:val="24"/>
          <w:szCs w:val="24"/>
          <w:rtl/>
        </w:rPr>
        <w:t>עדכון פרטי הזמנה קיימת לפי מזהה הזמנה ופרטיה.</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reportControllers.js</w:t>
      </w:r>
    </w:p>
    <w:p w:rsidR="00481634" w:rsidRDefault="00471D70">
      <w:pPr>
        <w:bidi/>
      </w:pPr>
      <w:r>
        <w:rPr>
          <w:sz w:val="24"/>
          <w:szCs w:val="24"/>
          <w:rtl/>
        </w:rPr>
        <w:t>קובץ זה יחשוף מתודות אשר יישלחו לקונטרולר של הדוחות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הפקת דוח תלונות על משתמשים לפי טווח תאריכים וסוג תלונה</w:t>
      </w:r>
    </w:p>
    <w:p w:rsidR="00481634" w:rsidRDefault="00471D70">
      <w:pPr>
        <w:numPr>
          <w:ilvl w:val="0"/>
          <w:numId w:val="15"/>
        </w:numPr>
        <w:bidi/>
        <w:ind w:hanging="360"/>
        <w:contextualSpacing/>
        <w:rPr>
          <w:sz w:val="24"/>
          <w:szCs w:val="24"/>
        </w:rPr>
      </w:pPr>
      <w:r>
        <w:rPr>
          <w:sz w:val="24"/>
          <w:szCs w:val="24"/>
          <w:rtl/>
        </w:rPr>
        <w:t>הפקת דוח פעילות משתמשים לפי מזהה מגרש, שם מגרש וטווח תאריכים.</w:t>
      </w:r>
    </w:p>
    <w:p w:rsidR="00481634" w:rsidRDefault="00471D70">
      <w:pPr>
        <w:numPr>
          <w:ilvl w:val="0"/>
          <w:numId w:val="15"/>
        </w:numPr>
        <w:bidi/>
        <w:ind w:hanging="360"/>
        <w:contextualSpacing/>
        <w:rPr>
          <w:sz w:val="24"/>
          <w:szCs w:val="24"/>
        </w:rPr>
      </w:pPr>
      <w:r>
        <w:rPr>
          <w:sz w:val="24"/>
          <w:szCs w:val="24"/>
          <w:rtl/>
        </w:rPr>
        <w:t>הפקת דוח שימושיות מגרש לפי סוג תלונה וטווח תאריכים.</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81634">
      <w:pPr>
        <w:bidi/>
      </w:pPr>
    </w:p>
    <w:p w:rsidR="00481634" w:rsidRDefault="00481634">
      <w:pPr>
        <w:bidi/>
      </w:pPr>
    </w:p>
    <w:p w:rsidR="00481634" w:rsidRDefault="00471D70">
      <w:pPr>
        <w:bidi/>
      </w:pPr>
      <w:r>
        <w:rPr>
          <w:b/>
          <w:sz w:val="24"/>
          <w:szCs w:val="24"/>
        </w:rPr>
        <w:t>customerControllers.js</w:t>
      </w:r>
    </w:p>
    <w:p w:rsidR="00481634" w:rsidRDefault="00471D70">
      <w:pPr>
        <w:bidi/>
      </w:pPr>
      <w:r>
        <w:rPr>
          <w:sz w:val="24"/>
          <w:szCs w:val="24"/>
          <w:rtl/>
        </w:rPr>
        <w:lastRenderedPageBreak/>
        <w:t>קובץ זה יחשוף מתודות אשר יישלחו לקונטרולר של הלקוחות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לקוחות לפי שם פרטי, שם משפחה, טווח גילאים, איזור מגורים ומזהה לקוח.</w:t>
      </w:r>
    </w:p>
    <w:p w:rsidR="00481634" w:rsidRDefault="00471D70">
      <w:pPr>
        <w:numPr>
          <w:ilvl w:val="0"/>
          <w:numId w:val="15"/>
        </w:numPr>
        <w:bidi/>
        <w:ind w:hanging="360"/>
        <w:contextualSpacing/>
        <w:rPr>
          <w:sz w:val="24"/>
          <w:szCs w:val="24"/>
        </w:rPr>
      </w:pPr>
      <w:r>
        <w:rPr>
          <w:sz w:val="24"/>
          <w:szCs w:val="24"/>
          <w:rtl/>
        </w:rPr>
        <w:t>שליפת לקוח לפי מזהה לקוח.</w:t>
      </w:r>
    </w:p>
    <w:p w:rsidR="00481634" w:rsidRDefault="00471D70">
      <w:pPr>
        <w:numPr>
          <w:ilvl w:val="0"/>
          <w:numId w:val="15"/>
        </w:numPr>
        <w:bidi/>
        <w:ind w:hanging="360"/>
        <w:contextualSpacing/>
        <w:rPr>
          <w:sz w:val="24"/>
          <w:szCs w:val="24"/>
        </w:rPr>
      </w:pPr>
      <w:r>
        <w:rPr>
          <w:sz w:val="24"/>
          <w:szCs w:val="24"/>
          <w:rtl/>
        </w:rPr>
        <w:t>שמירה של לקוח חדש לפי פרטיו המזהים.</w:t>
      </w:r>
    </w:p>
    <w:p w:rsidR="00481634" w:rsidRDefault="00471D70">
      <w:pPr>
        <w:numPr>
          <w:ilvl w:val="0"/>
          <w:numId w:val="15"/>
        </w:numPr>
        <w:bidi/>
        <w:ind w:hanging="360"/>
        <w:contextualSpacing/>
        <w:rPr>
          <w:sz w:val="24"/>
          <w:szCs w:val="24"/>
        </w:rPr>
      </w:pPr>
      <w:r>
        <w:rPr>
          <w:sz w:val="24"/>
          <w:szCs w:val="24"/>
          <w:rtl/>
        </w:rPr>
        <w:t>עדכון פרטי לקוח קיים לפי מזהה לקוח ופרטיו.</w:t>
      </w:r>
    </w:p>
    <w:p w:rsidR="00481634" w:rsidRDefault="00471D70">
      <w:pPr>
        <w:numPr>
          <w:ilvl w:val="0"/>
          <w:numId w:val="15"/>
        </w:numPr>
        <w:bidi/>
        <w:ind w:hanging="360"/>
        <w:contextualSpacing/>
        <w:rPr>
          <w:sz w:val="24"/>
          <w:szCs w:val="24"/>
        </w:rPr>
      </w:pPr>
      <w:r>
        <w:rPr>
          <w:sz w:val="24"/>
          <w:szCs w:val="24"/>
          <w:rtl/>
        </w:rPr>
        <w:t>הוספת תלונה על לקוח לפי פרטי התלונה ומזהי הלקוחות.</w:t>
      </w:r>
    </w:p>
    <w:p w:rsidR="00481634" w:rsidRDefault="00471D70">
      <w:pPr>
        <w:numPr>
          <w:ilvl w:val="0"/>
          <w:numId w:val="15"/>
        </w:numPr>
        <w:bidi/>
        <w:ind w:hanging="360"/>
        <w:contextualSpacing/>
        <w:rPr>
          <w:sz w:val="24"/>
          <w:szCs w:val="24"/>
        </w:rPr>
      </w:pPr>
      <w:r>
        <w:rPr>
          <w:sz w:val="24"/>
          <w:szCs w:val="24"/>
          <w:rtl/>
        </w:rPr>
        <w:t>הקפאת חשבון לקוח לפי מזהה.</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w:t>
      </w: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דפוסי עיצוב</w:t>
      </w:r>
    </w:p>
    <w:p w:rsidR="00481634" w:rsidRDefault="00481634">
      <w:pPr>
        <w:bidi/>
      </w:pPr>
    </w:p>
    <w:p w:rsidR="00481634" w:rsidRDefault="00471D70">
      <w:pPr>
        <w:bidi/>
      </w:pPr>
      <w:r>
        <w:rPr>
          <w:sz w:val="24"/>
          <w:szCs w:val="24"/>
          <w:rtl/>
        </w:rPr>
        <w:t>אלו הם דפוסי העיצוב בהם ייעשה שימוש בפרויקט:</w:t>
      </w:r>
    </w:p>
    <w:p w:rsidR="00481634" w:rsidRDefault="00481634">
      <w:pPr>
        <w:bidi/>
      </w:pPr>
    </w:p>
    <w:p w:rsidR="00481634" w:rsidRDefault="00471D70">
      <w:pPr>
        <w:bidi/>
      </w:pPr>
      <w:r>
        <w:rPr>
          <w:sz w:val="28"/>
          <w:szCs w:val="28"/>
        </w:rPr>
        <w:t>Singleton</w:t>
      </w:r>
    </w:p>
    <w:p w:rsidR="00481634" w:rsidRDefault="00471D70">
      <w:pPr>
        <w:bidi/>
      </w:pPr>
      <w:r>
        <w:rPr>
          <w:sz w:val="24"/>
          <w:szCs w:val="24"/>
          <w:rtl/>
        </w:rPr>
        <w:t xml:space="preserve">דפוס עיצוב זה מגדיר שעבור מחלקה מסויימת יווצר לכל היותר מופע אחד. דפוס עיצוב זה שכיח מאוד ותפקידו למנוע יצירה של מספר אובייקטים עבור ממחלקה שעבורה נדרש מופע אחד לכל היותר. </w:t>
      </w:r>
    </w:p>
    <w:p w:rsidR="00481634" w:rsidRDefault="00471D70">
      <w:pPr>
        <w:bidi/>
      </w:pPr>
      <w:r>
        <w:rPr>
          <w:sz w:val="24"/>
          <w:szCs w:val="24"/>
          <w:rtl/>
        </w:rPr>
        <w:t xml:space="preserve">בפרויקט יצירה של </w:t>
      </w:r>
      <w:r>
        <w:rPr>
          <w:sz w:val="24"/>
          <w:szCs w:val="24"/>
        </w:rPr>
        <w:t>SessionFactory</w:t>
      </w:r>
      <w:r>
        <w:rPr>
          <w:sz w:val="24"/>
          <w:szCs w:val="24"/>
          <w:rtl/>
        </w:rPr>
        <w:t xml:space="preserve"> של </w:t>
      </w:r>
      <w:r>
        <w:rPr>
          <w:sz w:val="24"/>
          <w:szCs w:val="24"/>
        </w:rPr>
        <w:t>Nhibernate</w:t>
      </w:r>
      <w:r>
        <w:rPr>
          <w:sz w:val="24"/>
          <w:szCs w:val="24"/>
          <w:rtl/>
        </w:rPr>
        <w:t xml:space="preserve"> היא פעולה יחסית יקרה. לכן, יש ליצור אובייקט זה פעם אחת בלבד עם עליית המערכת ולשמור הפנייה אליו לאורך כל חיי המערכת. אובייקט זה נשמר ב-</w:t>
      </w:r>
      <w:r>
        <w:rPr>
          <w:sz w:val="24"/>
          <w:szCs w:val="24"/>
        </w:rPr>
        <w:t>IoC</w:t>
      </w:r>
      <w:r>
        <w:rPr>
          <w:sz w:val="24"/>
          <w:szCs w:val="24"/>
          <w:rtl/>
        </w:rPr>
        <w:t xml:space="preserve"> עם אורך חיים מסוג </w:t>
      </w:r>
      <w:r>
        <w:rPr>
          <w:sz w:val="24"/>
          <w:szCs w:val="24"/>
        </w:rPr>
        <w:t>Constant</w:t>
      </w:r>
      <w:r>
        <w:rPr>
          <w:sz w:val="24"/>
          <w:szCs w:val="24"/>
          <w:rtl/>
        </w:rPr>
        <w:t>, כלומר בכל פעם שיבקשו אובייקט מסוג זה מה-</w:t>
      </w:r>
      <w:r>
        <w:rPr>
          <w:sz w:val="24"/>
          <w:szCs w:val="24"/>
        </w:rPr>
        <w:t>IoC</w:t>
      </w:r>
      <w:r>
        <w:rPr>
          <w:sz w:val="24"/>
          <w:szCs w:val="24"/>
          <w:rtl/>
        </w:rPr>
        <w:t xml:space="preserve"> יוחזר אותו מופע ובכך ימומש באופן עקיף דפוס העיצוב </w:t>
      </w:r>
      <w:r>
        <w:rPr>
          <w:sz w:val="24"/>
          <w:szCs w:val="24"/>
        </w:rPr>
        <w:t>Singleton</w:t>
      </w:r>
      <w:r>
        <w:rPr>
          <w:sz w:val="24"/>
          <w:szCs w:val="24"/>
          <w:rtl/>
        </w:rPr>
        <w:t>.</w:t>
      </w:r>
    </w:p>
    <w:p w:rsidR="00481634" w:rsidRDefault="00481634">
      <w:pPr>
        <w:bidi/>
      </w:pPr>
    </w:p>
    <w:p w:rsidR="00481634" w:rsidRDefault="00471D70">
      <w:pPr>
        <w:bidi/>
      </w:pPr>
      <w:r>
        <w:rPr>
          <w:sz w:val="28"/>
          <w:szCs w:val="28"/>
        </w:rPr>
        <w:t>Factory Method</w:t>
      </w:r>
    </w:p>
    <w:p w:rsidR="00481634" w:rsidRDefault="00471D70">
      <w:pPr>
        <w:bidi/>
      </w:pPr>
      <w:r>
        <w:rPr>
          <w:sz w:val="24"/>
          <w:szCs w:val="24"/>
          <w:rtl/>
        </w:rPr>
        <w:t>דפוס עיצוב זה מגדיר דרך אחידה ליצירת מופעים של מחלקה מסויימת ונותן למחלקות היורשות להחליט איזה סוג של עצם ליצור. דפוס עיצוב זה שכיח מאוד ותפקידו לייצר אובייקטים בצורה עקיפה ללא תלות במימוש ספציפי.</w:t>
      </w:r>
    </w:p>
    <w:p w:rsidR="00481634" w:rsidRDefault="00471D70">
      <w:pPr>
        <w:bidi/>
      </w:pPr>
      <w:r>
        <w:rPr>
          <w:sz w:val="24"/>
          <w:szCs w:val="24"/>
          <w:rtl/>
        </w:rPr>
        <w:t xml:space="preserve">בפרויקט לחלק ניכר של המחלקות קיימת מחלקה מקבילה מסוג </w:t>
      </w:r>
      <w:r>
        <w:rPr>
          <w:sz w:val="24"/>
          <w:szCs w:val="24"/>
        </w:rPr>
        <w:t>Dto</w:t>
      </w:r>
      <w:r>
        <w:rPr>
          <w:sz w:val="24"/>
          <w:szCs w:val="24"/>
          <w:rtl/>
        </w:rPr>
        <w:t xml:space="preserve"> המייצגת את אותו אובייקט, אך עם שדות מעט שונים המתאימים לתצוגה בלקוח. במחלקת הבסיס של כל מחלקות ה-</w:t>
      </w:r>
      <w:r>
        <w:rPr>
          <w:sz w:val="24"/>
          <w:szCs w:val="24"/>
        </w:rPr>
        <w:t>Dto</w:t>
      </w:r>
      <w:r>
        <w:rPr>
          <w:sz w:val="24"/>
          <w:szCs w:val="24"/>
          <w:rtl/>
        </w:rPr>
        <w:t xml:space="preserve"> קיימת מתודה מופשטת בשם </w:t>
      </w:r>
      <w:r>
        <w:rPr>
          <w:sz w:val="24"/>
          <w:szCs w:val="24"/>
        </w:rPr>
        <w:t>Initialize</w:t>
      </w:r>
      <w:r>
        <w:rPr>
          <w:sz w:val="24"/>
          <w:szCs w:val="24"/>
          <w:rtl/>
        </w:rPr>
        <w:t xml:space="preserve"> המקבלת אובייקט </w:t>
      </w:r>
      <w:r>
        <w:rPr>
          <w:sz w:val="24"/>
          <w:szCs w:val="24"/>
        </w:rPr>
        <w:t>Domain</w:t>
      </w:r>
      <w:r>
        <w:rPr>
          <w:sz w:val="24"/>
          <w:szCs w:val="24"/>
          <w:rtl/>
        </w:rPr>
        <w:t>. בכל המחלקות היורשות מתודה זו מאתחלת את כל השדות של ה-</w:t>
      </w:r>
      <w:r>
        <w:rPr>
          <w:sz w:val="24"/>
          <w:szCs w:val="24"/>
        </w:rPr>
        <w:t>Dto</w:t>
      </w:r>
      <w:r>
        <w:rPr>
          <w:sz w:val="24"/>
          <w:szCs w:val="24"/>
          <w:rtl/>
        </w:rPr>
        <w:t xml:space="preserve"> בהתאם לאובייקט ה-</w:t>
      </w:r>
      <w:r>
        <w:rPr>
          <w:sz w:val="24"/>
          <w:szCs w:val="24"/>
        </w:rPr>
        <w:t>Domain</w:t>
      </w:r>
      <w:r>
        <w:rPr>
          <w:sz w:val="24"/>
          <w:szCs w:val="24"/>
          <w:rtl/>
        </w:rPr>
        <w:t xml:space="preserve"> שנשלח אליה. לפרטים נוספים ניתן לעיין בדיאגרמת המחלקות של מחלקות ה-</w:t>
      </w:r>
      <w:r>
        <w:rPr>
          <w:sz w:val="24"/>
          <w:szCs w:val="24"/>
        </w:rPr>
        <w:t>Dto</w:t>
      </w:r>
      <w:r>
        <w:rPr>
          <w:sz w:val="24"/>
          <w:szCs w:val="24"/>
          <w:rtl/>
        </w:rPr>
        <w:t>.</w:t>
      </w:r>
    </w:p>
    <w:p w:rsidR="00481634" w:rsidRDefault="00481634">
      <w:pPr>
        <w:bidi/>
      </w:pPr>
    </w:p>
    <w:p w:rsidR="00481634" w:rsidRDefault="00471D70">
      <w:pPr>
        <w:bidi/>
      </w:pPr>
      <w:r>
        <w:rPr>
          <w:sz w:val="28"/>
          <w:szCs w:val="28"/>
        </w:rPr>
        <w:t>Decorator</w:t>
      </w:r>
    </w:p>
    <w:p w:rsidR="00481634" w:rsidRDefault="00471D70">
      <w:pPr>
        <w:bidi/>
      </w:pPr>
      <w:r>
        <w:rPr>
          <w:sz w:val="24"/>
          <w:szCs w:val="24"/>
          <w:rtl/>
        </w:rPr>
        <w:t>מימוש דפוס עיצוב זה מגדיר דרך להוספת פונקציונאליות לעצמים ללא צורך ביצירת מחלקות ייעודיות. דפוס עיצוב זה מעלה את המודולאריות של המערכת בכך שהוא מחלק אחראיות בין מספר אובייקטים.</w:t>
      </w:r>
    </w:p>
    <w:p w:rsidR="00481634" w:rsidRDefault="00471D70">
      <w:pPr>
        <w:bidi/>
      </w:pPr>
      <w:r>
        <w:rPr>
          <w:sz w:val="24"/>
          <w:szCs w:val="24"/>
          <w:rtl/>
        </w:rPr>
        <w:t xml:space="preserve">בפרויקט הוגדרו מספר ולידטורים אשר מוודאים תקינות של שדות </w:t>
      </w:r>
      <w:r>
        <w:rPr>
          <w:sz w:val="24"/>
          <w:szCs w:val="24"/>
        </w:rPr>
        <w:t>Dto</w:t>
      </w:r>
      <w:r>
        <w:rPr>
          <w:sz w:val="24"/>
          <w:szCs w:val="24"/>
          <w:rtl/>
        </w:rPr>
        <w:t xml:space="preserve"> שנשלח לשרת. לכל שדה ניתן להוסיף כל מספר של ולידטורים והתשתית של </w:t>
      </w:r>
      <w:r>
        <w:rPr>
          <w:sz w:val="24"/>
          <w:szCs w:val="24"/>
        </w:rPr>
        <w:t>Web API</w:t>
      </w:r>
      <w:r>
        <w:rPr>
          <w:sz w:val="24"/>
          <w:szCs w:val="24"/>
          <w:rtl/>
        </w:rPr>
        <w:t xml:space="preserve"> תדע להפעיל את כולם אחד אחר השני. כך למשל מחרוזת המייצגת סיסמה יכולה להיות בעלת שני ולידטורים, אחד המוודא שהמחרוזת בעלת 8 תווים לפחות וולידטור המוודא שהסיסמה מכילה רק אותיות לועזיות ומספרים. נעיר כי באופן דומה גם הפילטרים שמומשו במערכת ומופעלים ע"י התשתית של </w:t>
      </w:r>
      <w:r>
        <w:rPr>
          <w:sz w:val="24"/>
          <w:szCs w:val="24"/>
        </w:rPr>
        <w:t>Web API</w:t>
      </w:r>
      <w:r>
        <w:rPr>
          <w:sz w:val="24"/>
          <w:szCs w:val="24"/>
          <w:rtl/>
        </w:rPr>
        <w:t xml:space="preserve"> מהווים סוג של </w:t>
      </w:r>
      <w:r>
        <w:rPr>
          <w:sz w:val="24"/>
          <w:szCs w:val="24"/>
        </w:rPr>
        <w:t>Decorator</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שינויים עתידיים</w:t>
      </w:r>
    </w:p>
    <w:p w:rsidR="00481634" w:rsidRDefault="00481634">
      <w:pPr>
        <w:bidi/>
      </w:pPr>
    </w:p>
    <w:p w:rsidR="00481634" w:rsidRDefault="00471D70">
      <w:pPr>
        <w:numPr>
          <w:ilvl w:val="0"/>
          <w:numId w:val="10"/>
        </w:numPr>
        <w:bidi/>
        <w:ind w:hanging="360"/>
        <w:contextualSpacing/>
        <w:rPr>
          <w:sz w:val="24"/>
          <w:szCs w:val="24"/>
        </w:rPr>
      </w:pPr>
      <w:r>
        <w:rPr>
          <w:sz w:val="24"/>
          <w:szCs w:val="24"/>
          <w:rtl/>
        </w:rPr>
        <w:t>שיפור אבטחת המידע באתר. במימוש הנוכחי זהות המשתמש נשמרת ב-</w:t>
      </w:r>
      <w:r>
        <w:rPr>
          <w:sz w:val="24"/>
          <w:szCs w:val="24"/>
        </w:rPr>
        <w:t>Cookie</w:t>
      </w:r>
      <w:r>
        <w:rPr>
          <w:sz w:val="24"/>
          <w:szCs w:val="24"/>
          <w:rtl/>
        </w:rPr>
        <w:t xml:space="preserve"> שאינו מוצפן. בצורה זו ניתן בקלות יחסית להתחזות למשתמשים אחרים. בעתיד יש לייצר פרוטוקל אבטחה בטוח יותר, למשל בעזרת שימוש ב-</w:t>
      </w:r>
      <w:r>
        <w:rPr>
          <w:sz w:val="24"/>
          <w:szCs w:val="24"/>
        </w:rPr>
        <w:t>Cookies</w:t>
      </w:r>
      <w:r>
        <w:rPr>
          <w:sz w:val="24"/>
          <w:szCs w:val="24"/>
          <w:rtl/>
        </w:rPr>
        <w:t xml:space="preserve"> המוצפנים של </w:t>
      </w:r>
      <w:r>
        <w:rPr>
          <w:sz w:val="24"/>
          <w:szCs w:val="24"/>
        </w:rPr>
        <w:t>Net</w:t>
      </w:r>
      <w:r>
        <w:rPr>
          <w:sz w:val="24"/>
          <w:szCs w:val="24"/>
          <w:rtl/>
        </w:rPr>
        <w:t>.</w:t>
      </w:r>
    </w:p>
    <w:p w:rsidR="00481634" w:rsidRDefault="00471D70">
      <w:pPr>
        <w:numPr>
          <w:ilvl w:val="0"/>
          <w:numId w:val="10"/>
        </w:numPr>
        <w:bidi/>
        <w:ind w:hanging="360"/>
        <w:contextualSpacing/>
        <w:rPr>
          <w:sz w:val="24"/>
          <w:szCs w:val="24"/>
        </w:rPr>
      </w:pPr>
      <w:r>
        <w:rPr>
          <w:sz w:val="24"/>
          <w:szCs w:val="24"/>
          <w:rtl/>
        </w:rPr>
        <w:t>אפשרות לבטל הצטרפות של לקוח להזמנה של לקוח אחר, בתלות בפרק זמן מסויים לפני תחילת המשחק או בכלל. המצב כיום הוא כאשר לקוח מאשר הצטרפות של לקוח אחר להזמנה שלו אין לשני הצדדים אפשרות לבטל את ההצטרפות.</w:t>
      </w:r>
    </w:p>
    <w:p w:rsidR="00481634" w:rsidRDefault="00471D70">
      <w:pPr>
        <w:numPr>
          <w:ilvl w:val="0"/>
          <w:numId w:val="10"/>
        </w:numPr>
        <w:bidi/>
        <w:ind w:hanging="360"/>
        <w:contextualSpacing/>
        <w:rPr>
          <w:sz w:val="24"/>
          <w:szCs w:val="24"/>
        </w:rPr>
      </w:pPr>
      <w:r>
        <w:rPr>
          <w:sz w:val="24"/>
          <w:szCs w:val="24"/>
          <w:rtl/>
        </w:rPr>
        <w:t>אפשרות לתשלום באמצעות כרטיסי אשראי, המצב כיום הוא שלמערכת אין תמיכה בביצוע תשלום מכוון. במצב הנוכחי,  התשלום צריך להתבצע טלפונית או במעמד ההזמנה עצמה. השאיפה היא לאפשר תשלום באמצעות סליקה דרך האתר.</w:t>
      </w:r>
    </w:p>
    <w:p w:rsidR="00481634" w:rsidRDefault="00471D70">
      <w:pPr>
        <w:numPr>
          <w:ilvl w:val="0"/>
          <w:numId w:val="10"/>
        </w:numPr>
        <w:bidi/>
        <w:ind w:hanging="360"/>
        <w:contextualSpacing/>
        <w:rPr>
          <w:sz w:val="24"/>
          <w:szCs w:val="24"/>
        </w:rPr>
      </w:pPr>
      <w:r>
        <w:rPr>
          <w:sz w:val="24"/>
          <w:szCs w:val="24"/>
          <w:rtl/>
        </w:rPr>
        <w:t>הצעת מיזוג קבוצות משחק כאשר אין מספיק משתתפים. המערכת תזהה הזמנות חופפות או קרובות אחת לשניה אשר מספר המשתתפים הנוכחי בה קטן ממספר השחקנים המבוקש, ותציע למזמינים אפשרות לאחד את ההזמנות.</w:t>
      </w:r>
    </w:p>
    <w:p w:rsidR="00481634" w:rsidRDefault="00471D70">
      <w:pPr>
        <w:numPr>
          <w:ilvl w:val="0"/>
          <w:numId w:val="10"/>
        </w:numPr>
        <w:bidi/>
        <w:ind w:hanging="360"/>
        <w:contextualSpacing/>
        <w:rPr>
          <w:sz w:val="24"/>
          <w:szCs w:val="24"/>
        </w:rPr>
      </w:pPr>
      <w:r>
        <w:rPr>
          <w:sz w:val="24"/>
          <w:szCs w:val="24"/>
          <w:rtl/>
        </w:rPr>
        <w:t>יכולת ביטול ההזמנה ע"י העובד לאחר אישורה, המצב כיום הוא שלאחר שהזמנת מגרש אושרה, לעובד אין אפשרות לבטל אותה אלא רק ללקוח עצמו מסוגל לעשות זאת.</w:t>
      </w:r>
    </w:p>
    <w:p w:rsidR="00481634" w:rsidRDefault="00471D70">
      <w:pPr>
        <w:bidi/>
      </w:pPr>
      <w:r>
        <w:rPr>
          <w:sz w:val="36"/>
          <w:szCs w:val="36"/>
          <w:u w:val="single"/>
        </w:rPr>
        <w:br/>
      </w:r>
    </w:p>
    <w:p w:rsidR="00481634" w:rsidRDefault="00471D70">
      <w:r>
        <w:br w:type="page"/>
      </w:r>
    </w:p>
    <w:p w:rsidR="00481634" w:rsidRDefault="00481634">
      <w:pPr>
        <w:bidi/>
      </w:pPr>
    </w:p>
    <w:p w:rsidR="00481634" w:rsidRDefault="00471D70">
      <w:pPr>
        <w:bidi/>
      </w:pPr>
      <w:r>
        <w:rPr>
          <w:sz w:val="36"/>
          <w:szCs w:val="36"/>
          <w:u w:val="single"/>
          <w:rtl/>
        </w:rPr>
        <w:t>דיאגרמות</w:t>
      </w:r>
    </w:p>
    <w:p w:rsidR="00481634" w:rsidRDefault="00471D70">
      <w:pPr>
        <w:bidi/>
      </w:pPr>
      <w:r>
        <w:rPr>
          <w:sz w:val="28"/>
          <w:szCs w:val="28"/>
          <w:rtl/>
        </w:rPr>
        <w:t>מודל ישויות קשרים (</w:t>
      </w:r>
      <w:r>
        <w:rPr>
          <w:sz w:val="28"/>
          <w:szCs w:val="28"/>
        </w:rPr>
        <w:t>ERD</w:t>
      </w:r>
      <w:r>
        <w:rPr>
          <w:sz w:val="28"/>
          <w:szCs w:val="28"/>
          <w:rtl/>
        </w:rPr>
        <w:t>)</w:t>
      </w:r>
    </w:p>
    <w:p w:rsidR="00481634" w:rsidRDefault="00481634"/>
    <w:p w:rsidR="00481634" w:rsidRDefault="00471D70">
      <w:del w:id="1836" w:author="Ron Gal" w:date="2017-03-04T20:17:00Z">
        <w:r w:rsidDel="00D3536E">
          <w:rPr>
            <w:noProof/>
          </w:rPr>
          <w:drawing>
            <wp:inline distT="114300" distB="114300" distL="114300" distR="114300">
              <wp:extent cx="5943600" cy="54483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5448300"/>
                      </a:xfrm>
                      <a:prstGeom prst="rect">
                        <a:avLst/>
                      </a:prstGeom>
                      <a:ln/>
                    </pic:spPr>
                  </pic:pic>
                </a:graphicData>
              </a:graphic>
            </wp:inline>
          </w:drawing>
        </w:r>
      </w:del>
    </w:p>
    <w:p w:rsidR="00481634" w:rsidRDefault="00481634"/>
    <w:p w:rsidR="00481634" w:rsidRDefault="00481634"/>
    <w:p w:rsidR="00481634" w:rsidRDefault="00471D70">
      <w:r>
        <w:br w:type="page"/>
      </w:r>
      <w:ins w:id="1837" w:author="Ron Gal" w:date="2017-03-04T20:17:00Z">
        <w:r w:rsidR="00D3536E" w:rsidRPr="00D3536E">
          <w:rPr>
            <w:noProof/>
          </w:rPr>
          <w:lastRenderedPageBreak/>
          <w:drawing>
            <wp:inline distT="0" distB="0" distL="0" distR="0">
              <wp:extent cx="5505450" cy="3536950"/>
              <wp:effectExtent l="0" t="0" r="0" b="6350"/>
              <wp:docPr id="18" name="Picture 18" descr="C:\W\git_managed\Sadna\OOPWorkshop\Code\VS\EZVet\EZVet\App_Data\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git_managed\Sadna\OOPWorkshop\Code\VS\EZVet\EZVet\App_Data\e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3536950"/>
                      </a:xfrm>
                      <a:prstGeom prst="rect">
                        <a:avLst/>
                      </a:prstGeom>
                      <a:noFill/>
                      <a:ln>
                        <a:noFill/>
                      </a:ln>
                    </pic:spPr>
                  </pic:pic>
                </a:graphicData>
              </a:graphic>
            </wp:inline>
          </w:drawing>
        </w:r>
      </w:ins>
      <w:bookmarkStart w:id="1838" w:name="_GoBack"/>
      <w:bookmarkEnd w:id="1838"/>
    </w:p>
    <w:p w:rsidR="00481634" w:rsidRDefault="00481634"/>
    <w:p w:rsidR="00481634" w:rsidRDefault="00471D70">
      <w:pPr>
        <w:bidi/>
      </w:pPr>
      <w:r>
        <w:rPr>
          <w:sz w:val="28"/>
          <w:szCs w:val="28"/>
          <w:rtl/>
        </w:rPr>
        <w:t>דיאגרמות מחלקות (</w:t>
      </w:r>
      <w:r>
        <w:rPr>
          <w:sz w:val="28"/>
          <w:szCs w:val="28"/>
        </w:rPr>
        <w:t>Class Diagram</w:t>
      </w:r>
      <w:ins w:id="1839" w:author="Ron Gal" w:date="2017-03-04T19:31:00Z">
        <w:r w:rsidR="00D85E54">
          <w:rPr>
            <w:rFonts w:hint="cs"/>
            <w:sz w:val="28"/>
            <w:szCs w:val="28"/>
            <w:rtl/>
          </w:rPr>
          <w:t>)</w:t>
        </w:r>
      </w:ins>
      <w:del w:id="1840" w:author="Ron Gal" w:date="2017-03-04T19:31:00Z">
        <w:r w:rsidDel="00D85E54">
          <w:rPr>
            <w:sz w:val="28"/>
            <w:szCs w:val="28"/>
          </w:rPr>
          <w:delText>)</w:delText>
        </w:r>
      </w:del>
    </w:p>
    <w:p w:rsidR="00481634" w:rsidRDefault="00481634">
      <w:pPr>
        <w:bidi/>
      </w:pPr>
    </w:p>
    <w:p w:rsidR="00481634" w:rsidRDefault="00471D70">
      <w:pPr>
        <w:bidi/>
      </w:pPr>
      <w:r>
        <w:rPr>
          <w:b/>
          <w:sz w:val="24"/>
          <w:szCs w:val="24"/>
          <w:rtl/>
        </w:rPr>
        <w:t>דיאגרמת מחלקות עבור הקונטרולרים:</w:t>
      </w:r>
    </w:p>
    <w:p w:rsidR="00481634" w:rsidRDefault="00481634">
      <w:pPr>
        <w:bidi/>
      </w:pPr>
    </w:p>
    <w:p w:rsidR="00481634" w:rsidRDefault="00471D70">
      <w:pPr>
        <w:bidi/>
      </w:pPr>
      <w:del w:id="1841" w:author="Ron Gal" w:date="2017-03-04T19:31:00Z">
        <w:r w:rsidDel="00D85E54">
          <w:rPr>
            <w:noProof/>
          </w:rPr>
          <w:lastRenderedPageBreak/>
          <w:drawing>
            <wp:inline distT="114300" distB="114300" distL="114300" distR="114300">
              <wp:extent cx="5943600" cy="28702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4"/>
                      <a:srcRect/>
                      <a:stretch>
                        <a:fillRect/>
                      </a:stretch>
                    </pic:blipFill>
                    <pic:spPr>
                      <a:xfrm>
                        <a:off x="0" y="0"/>
                        <a:ext cx="5943600" cy="2870200"/>
                      </a:xfrm>
                      <a:prstGeom prst="rect">
                        <a:avLst/>
                      </a:prstGeom>
                      <a:ln/>
                    </pic:spPr>
                  </pic:pic>
                </a:graphicData>
              </a:graphic>
            </wp:inline>
          </w:drawing>
        </w:r>
      </w:del>
      <w:ins w:id="1842" w:author="Ron Gal" w:date="2017-03-04T19:43:00Z">
        <w:r w:rsidR="00D85E54" w:rsidRPr="00D85E54">
          <w:rPr>
            <w:noProof/>
            <w:rtl/>
          </w:rPr>
          <w:drawing>
            <wp:inline distT="0" distB="0" distL="0" distR="0">
              <wp:extent cx="4749800" cy="5289550"/>
              <wp:effectExtent l="0" t="0" r="0" b="6350"/>
              <wp:docPr id="5" name="Picture 5" descr="C:\W\git_managed\Sadna\OOPWorkshop\Code\VS\EZVet\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git_managed\Sadna\OOPWorkshop\Code\VS\EZVet\Controll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9800" cy="5289550"/>
                      </a:xfrm>
                      <a:prstGeom prst="rect">
                        <a:avLst/>
                      </a:prstGeom>
                      <a:noFill/>
                      <a:ln>
                        <a:noFill/>
                      </a:ln>
                    </pic:spPr>
                  </pic:pic>
                </a:graphicData>
              </a:graphic>
            </wp:inline>
          </w:drawing>
        </w:r>
      </w:ins>
    </w:p>
    <w:p w:rsidR="00481634" w:rsidRDefault="00481634">
      <w:pPr>
        <w:bidi/>
      </w:pPr>
    </w:p>
    <w:p w:rsidR="00481634" w:rsidRDefault="00481634">
      <w:pPr>
        <w:bidi/>
      </w:pPr>
    </w:p>
    <w:p w:rsidR="00481634" w:rsidRDefault="00471D70">
      <w:del w:id="1843" w:author="Ron Gal" w:date="2017-03-04T19:31:00Z">
        <w:r w:rsidDel="00D85E54">
          <w:rPr>
            <w:noProof/>
          </w:rPr>
          <w:drawing>
            <wp:inline distT="114300" distB="114300" distL="114300" distR="114300">
              <wp:extent cx="5943600" cy="24130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943600" cy="2413000"/>
                      </a:xfrm>
                      <a:prstGeom prst="rect">
                        <a:avLst/>
                      </a:prstGeom>
                      <a:ln/>
                    </pic:spPr>
                  </pic:pic>
                </a:graphicData>
              </a:graphic>
            </wp:inline>
          </w:drawing>
        </w:r>
      </w:del>
    </w:p>
    <w:p w:rsidR="00481634" w:rsidRDefault="00481634"/>
    <w:p w:rsidR="00481634" w:rsidRDefault="00471D70">
      <w:r>
        <w:br w:type="page"/>
      </w:r>
    </w:p>
    <w:p w:rsidR="00481634" w:rsidRDefault="00481634"/>
    <w:p w:rsidR="00481634" w:rsidRDefault="00471D70" w:rsidP="00D0326A">
      <w:pPr>
        <w:bidi/>
        <w:pPrChange w:id="1844" w:author="Ron Gal" w:date="2017-03-04T19:51:00Z">
          <w:pPr>
            <w:bidi/>
          </w:pPr>
        </w:pPrChange>
      </w:pPr>
      <w:r>
        <w:rPr>
          <w:b/>
          <w:sz w:val="24"/>
          <w:szCs w:val="24"/>
          <w:rtl/>
        </w:rPr>
        <w:t>דיאגרמת מחלקות עבור מחלקות ה-</w:t>
      </w:r>
      <w:del w:id="1845" w:author="Ron Gal" w:date="2017-03-04T19:51:00Z">
        <w:r w:rsidDel="00D0326A">
          <w:rPr>
            <w:b/>
            <w:sz w:val="24"/>
            <w:szCs w:val="24"/>
          </w:rPr>
          <w:delText>Query Processors</w:delText>
        </w:r>
      </w:del>
      <w:ins w:id="1846" w:author="Ron Gal" w:date="2017-03-04T19:51:00Z">
        <w:r w:rsidR="00D0326A">
          <w:rPr>
            <w:b/>
            <w:sz w:val="24"/>
            <w:szCs w:val="24"/>
          </w:rPr>
          <w:t>DAOs</w:t>
        </w:r>
      </w:ins>
      <w:r>
        <w:rPr>
          <w:b/>
          <w:sz w:val="24"/>
          <w:szCs w:val="24"/>
          <w:rtl/>
        </w:rPr>
        <w:t>:</w:t>
      </w:r>
    </w:p>
    <w:p w:rsidR="00481634" w:rsidRDefault="00481634">
      <w:pPr>
        <w:bidi/>
      </w:pPr>
    </w:p>
    <w:p w:rsidR="00481634" w:rsidRDefault="00471D70" w:rsidP="00D85E54">
      <w:pPr>
        <w:jc w:val="center"/>
        <w:pPrChange w:id="1847" w:author="Ron Gal" w:date="2017-03-04T19:50:00Z">
          <w:pPr>
            <w:jc w:val="center"/>
          </w:pPr>
        </w:pPrChange>
      </w:pPr>
      <w:del w:id="1848" w:author="Ron Gal" w:date="2017-03-04T19:50:00Z">
        <w:r w:rsidDel="00D85E54">
          <w:rPr>
            <w:noProof/>
          </w:rPr>
          <w:drawing>
            <wp:inline distT="114300" distB="114300" distL="114300" distR="114300">
              <wp:extent cx="5291138" cy="711898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291138" cy="7118985"/>
                      </a:xfrm>
                      <a:prstGeom prst="rect">
                        <a:avLst/>
                      </a:prstGeom>
                      <a:ln/>
                    </pic:spPr>
                  </pic:pic>
                </a:graphicData>
              </a:graphic>
            </wp:inline>
          </w:drawing>
        </w:r>
      </w:del>
      <w:ins w:id="1849" w:author="Ron Gal" w:date="2017-03-04T19:51:00Z">
        <w:r w:rsidR="00D0326A" w:rsidRPr="00D0326A">
          <w:rPr>
            <w:noProof/>
          </w:rPr>
          <w:drawing>
            <wp:inline distT="0" distB="0" distL="0" distR="0">
              <wp:extent cx="5943600" cy="6473582"/>
              <wp:effectExtent l="0" t="0" r="0" b="3810"/>
              <wp:docPr id="16" name="Picture 16" descr="C:\W\git_managed\Sadna\OOPWorkshop\Code\VS\EZVet\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git_managed\Sadna\OOPWorkshop\Code\VS\EZVet\DA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6473582"/>
                      </a:xfrm>
                      <a:prstGeom prst="rect">
                        <a:avLst/>
                      </a:prstGeom>
                      <a:noFill/>
                      <a:ln>
                        <a:noFill/>
                      </a:ln>
                    </pic:spPr>
                  </pic:pic>
                </a:graphicData>
              </a:graphic>
            </wp:inline>
          </w:drawing>
        </w:r>
      </w:ins>
    </w:p>
    <w:p w:rsidR="00481634" w:rsidRDefault="00481634"/>
    <w:p w:rsidR="00481634" w:rsidRDefault="00471D70">
      <w:pPr>
        <w:bidi/>
      </w:pPr>
      <w:r>
        <w:rPr>
          <w:b/>
          <w:sz w:val="24"/>
          <w:szCs w:val="24"/>
          <w:rtl/>
        </w:rPr>
        <w:br/>
        <w:t>דיאגרמת מחלקות עבור מחלקות ה-</w:t>
      </w:r>
      <w:r>
        <w:rPr>
          <w:b/>
          <w:sz w:val="24"/>
          <w:szCs w:val="24"/>
        </w:rPr>
        <w:t>Dto</w:t>
      </w:r>
      <w:r>
        <w:rPr>
          <w:b/>
          <w:sz w:val="24"/>
          <w:szCs w:val="24"/>
          <w:rtl/>
        </w:rPr>
        <w:t>:</w:t>
      </w:r>
    </w:p>
    <w:p w:rsidR="00481634" w:rsidRDefault="00471D70">
      <w:del w:id="1850" w:author="Ron Gal" w:date="2017-03-04T19:51:00Z">
        <w:r w:rsidDel="00D0326A">
          <w:rPr>
            <w:noProof/>
          </w:rPr>
          <w:drawing>
            <wp:inline distT="114300" distB="114300" distL="114300" distR="114300">
              <wp:extent cx="4786313" cy="7299912"/>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786313" cy="7299912"/>
                      </a:xfrm>
                      <a:prstGeom prst="rect">
                        <a:avLst/>
                      </a:prstGeom>
                      <a:ln/>
                    </pic:spPr>
                  </pic:pic>
                </a:graphicData>
              </a:graphic>
            </wp:inline>
          </w:drawing>
        </w:r>
      </w:del>
    </w:p>
    <w:p w:rsidR="00481634" w:rsidRDefault="00D0326A">
      <w:pPr>
        <w:bidi/>
      </w:pPr>
      <w:ins w:id="1851" w:author="Ron Gal" w:date="2017-03-04T19:57:00Z">
        <w:r w:rsidRPr="00D0326A">
          <w:rPr>
            <w:noProof/>
            <w:rtl/>
          </w:rPr>
          <w:lastRenderedPageBreak/>
          <w:drawing>
            <wp:inline distT="0" distB="0" distL="0" distR="0">
              <wp:extent cx="5943600" cy="3026970"/>
              <wp:effectExtent l="0" t="0" r="0" b="2540"/>
              <wp:docPr id="17" name="Picture 17" descr="C:\W\git_managed\Sadna\OOPWorkshop\Code\VS\EZVet\D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git_managed\Sadna\OOPWorkshop\Code\VS\EZVet\DT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26970"/>
                      </a:xfrm>
                      <a:prstGeom prst="rect">
                        <a:avLst/>
                      </a:prstGeom>
                      <a:noFill/>
                      <a:ln>
                        <a:noFill/>
                      </a:ln>
                    </pic:spPr>
                  </pic:pic>
                </a:graphicData>
              </a:graphic>
            </wp:inline>
          </w:drawing>
        </w:r>
      </w:ins>
    </w:p>
    <w:p w:rsidR="00481634" w:rsidRDefault="00471D70">
      <w:pPr>
        <w:bidi/>
      </w:pPr>
      <w:r>
        <w:rPr>
          <w:sz w:val="28"/>
          <w:szCs w:val="28"/>
          <w:rtl/>
        </w:rPr>
        <w:t>דיאגרמות רצף (</w:t>
      </w:r>
      <w:r>
        <w:rPr>
          <w:sz w:val="28"/>
          <w:szCs w:val="28"/>
        </w:rPr>
        <w:t>Sequence Diagram</w:t>
      </w:r>
      <w:ins w:id="1852" w:author="Ron Gal" w:date="2017-03-04T19:57:00Z">
        <w:r w:rsidR="00D0326A">
          <w:rPr>
            <w:rFonts w:hint="cs"/>
            <w:sz w:val="28"/>
            <w:szCs w:val="28"/>
            <w:rtl/>
          </w:rPr>
          <w:t>)</w:t>
        </w:r>
      </w:ins>
      <w:del w:id="1853" w:author="Ron Gal" w:date="2017-03-04T19:57:00Z">
        <w:r w:rsidDel="00D0326A">
          <w:rPr>
            <w:sz w:val="28"/>
            <w:szCs w:val="28"/>
          </w:rPr>
          <w:delText>)</w:delText>
        </w:r>
      </w:del>
    </w:p>
    <w:p w:rsidR="00481634" w:rsidRDefault="00481634">
      <w:pPr>
        <w:bidi/>
      </w:pPr>
    </w:p>
    <w:p w:rsidR="00481634" w:rsidRDefault="00471D70">
      <w:pPr>
        <w:bidi/>
      </w:pPr>
      <w:r>
        <w:rPr>
          <w:sz w:val="24"/>
          <w:szCs w:val="24"/>
          <w:rtl/>
        </w:rPr>
        <w:t>בחלק זה נציג את התהליכים המרכזיים של המערכת בעזרת דיאגרמות רצף.</w:t>
      </w:r>
    </w:p>
    <w:p w:rsidR="00481634" w:rsidRDefault="00471D70">
      <w:pPr>
        <w:bidi/>
      </w:pPr>
      <w:r>
        <w:rPr>
          <w:sz w:val="24"/>
          <w:szCs w:val="24"/>
          <w:rtl/>
        </w:rPr>
        <w:t>בדיאגרמות נתמקד בפעולות המשתמש ולא נראה בתרשימים פעולות כגון עליית הדף, סגירת הדף, הזנת הנתונים ובדיקת תקינות הנתונים. כמו כן לא נציג תרשמים עבור פעולות שאין בהן עדכון של מסד הנתונים כגון צפיה דוחות או צפיה בהזמנות קיימות.</w:t>
      </w:r>
    </w:p>
    <w:p w:rsidR="00481634" w:rsidRDefault="00481634">
      <w:pPr>
        <w:bidi/>
      </w:pPr>
    </w:p>
    <w:p w:rsidR="00481634" w:rsidRDefault="00471D70">
      <w:pPr>
        <w:bidi/>
      </w:pPr>
      <w:r>
        <w:rPr>
          <w:b/>
          <w:sz w:val="24"/>
          <w:szCs w:val="24"/>
          <w:rtl/>
        </w:rPr>
        <w:t>יצירת מגרש</w:t>
      </w:r>
    </w:p>
    <w:p w:rsidR="00481634" w:rsidRDefault="00471D70">
      <w:pPr>
        <w:bidi/>
      </w:pPr>
      <w:r>
        <w:rPr>
          <w:sz w:val="24"/>
          <w:szCs w:val="24"/>
          <w:rtl/>
        </w:rPr>
        <w:t xml:space="preserve">בהתליך זה העובד יוצר מגרש חדש. בלחיצה על הוספת מגרש בדף, השירות בצד הלקוח מבצע קריאת </w:t>
      </w:r>
      <w:r>
        <w:rPr>
          <w:sz w:val="24"/>
          <w:szCs w:val="24"/>
        </w:rPr>
        <w:t>http</w:t>
      </w:r>
      <w:r>
        <w:rPr>
          <w:sz w:val="24"/>
          <w:szCs w:val="24"/>
          <w:rtl/>
        </w:rPr>
        <w:t xml:space="preserve"> עם נתוני המגרש החדש. הקונטרולר בצד השרת מבצע את פעולת ההוספה למסד הנתונים בעזרת מחולל השליפות. לאחר מכן הקונטרולר מחזיר ללקוח את הרשומה עם מזהה ממסד הנתונים. כעת העובד לעדכן המגרש בכל זמן נתון.</w:t>
      </w:r>
    </w:p>
    <w:p w:rsidR="00481634" w:rsidRDefault="00481634">
      <w:pPr>
        <w:bidi/>
      </w:pPr>
    </w:p>
    <w:p w:rsidR="00481634" w:rsidRDefault="00471D70">
      <w:pPr>
        <w:bidi/>
      </w:pPr>
      <w:r>
        <w:rPr>
          <w:noProof/>
        </w:rPr>
        <w:lastRenderedPageBreak/>
        <w:drawing>
          <wp:inline distT="114300" distB="114300" distL="114300" distR="114300">
            <wp:extent cx="5943600" cy="26289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1"/>
                    <a:srcRect/>
                    <a:stretch>
                      <a:fillRect/>
                    </a:stretch>
                  </pic:blipFill>
                  <pic:spPr>
                    <a:xfrm>
                      <a:off x="0" y="0"/>
                      <a:ext cx="5943600" cy="2628900"/>
                    </a:xfrm>
                    <a:prstGeom prst="rect">
                      <a:avLst/>
                    </a:prstGeom>
                    <a:ln/>
                  </pic:spPr>
                </pic:pic>
              </a:graphicData>
            </a:graphic>
          </wp:inline>
        </w:drawing>
      </w: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הזמנת מגרש</w:t>
      </w:r>
    </w:p>
    <w:p w:rsidR="00481634" w:rsidRDefault="00471D70">
      <w:pPr>
        <w:bidi/>
      </w:pPr>
      <w:r>
        <w:rPr>
          <w:sz w:val="24"/>
          <w:szCs w:val="24"/>
          <w:rtl/>
        </w:rPr>
        <w:t xml:space="preserve">בהתליך זה הלקוח מבצע הזמנה חדשה. בלחיצה על הזמנת מגרש בדף, השירות בצד הלקוח מבצע קריאת </w:t>
      </w:r>
      <w:r>
        <w:rPr>
          <w:sz w:val="24"/>
          <w:szCs w:val="24"/>
        </w:rPr>
        <w:t>http</w:t>
      </w:r>
      <w:r>
        <w:rPr>
          <w:sz w:val="24"/>
          <w:szCs w:val="24"/>
          <w:rtl/>
        </w:rPr>
        <w:t xml:space="preserve"> עם נתוני ההזמנה החדשה. הקונטרולר בצד השרת מבצע את פעולת ההוספה למסד הנתונים בעזרת מחולל השליפות. לאחר מכן הקונטרולר מחזיר ללקוח את הרשומה עם מזהה ממסד הנתונים מוצגת ללקוח הודעה מתאימה. הלקוח יכול לבצע עדכון של המגרש כל עוד לא נותרו פחות מ-24 שעות לתאריך ההזמנה.</w:t>
      </w:r>
    </w:p>
    <w:p w:rsidR="00481634" w:rsidRDefault="00471D70">
      <w:pPr>
        <w:bidi/>
      </w:pPr>
      <w:r>
        <w:rPr>
          <w:sz w:val="24"/>
          <w:szCs w:val="24"/>
          <w:rtl/>
        </w:rPr>
        <w:t>כעת העובד יכול לאשר או לדחות את ההזמנה ע"י שליחת הנתונים המתאימים לקונטרולר בצד השרת ובכך לעדכן את הנתונים. כמו כן הוא יקבל הודעת חיווי מתאימה.</w:t>
      </w:r>
    </w:p>
    <w:p w:rsidR="00481634" w:rsidRDefault="00481634">
      <w:pPr>
        <w:bidi/>
      </w:pPr>
    </w:p>
    <w:p w:rsidR="00481634" w:rsidRDefault="00481634">
      <w:pPr>
        <w:bidi/>
      </w:pPr>
    </w:p>
    <w:p w:rsidR="00481634" w:rsidRDefault="00471D70">
      <w:pPr>
        <w:bidi/>
      </w:pPr>
      <w:r>
        <w:rPr>
          <w:noProof/>
        </w:rPr>
        <w:drawing>
          <wp:inline distT="114300" distB="114300" distL="114300" distR="114300">
            <wp:extent cx="6325914" cy="4586288"/>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6325914" cy="4586288"/>
                    </a:xfrm>
                    <a:prstGeom prst="rect">
                      <a:avLst/>
                    </a:prstGeom>
                    <a:ln/>
                  </pic:spPr>
                </pic:pic>
              </a:graphicData>
            </a:graphic>
          </wp:inline>
        </w:drawing>
      </w:r>
    </w:p>
    <w:p w:rsidR="00481634" w:rsidRDefault="00471D70">
      <w:r>
        <w:br w:type="page"/>
      </w:r>
    </w:p>
    <w:p w:rsidR="00481634" w:rsidRDefault="00481634">
      <w:pPr>
        <w:bidi/>
      </w:pPr>
    </w:p>
    <w:p w:rsidR="00481634" w:rsidRDefault="00471D70">
      <w:pPr>
        <w:bidi/>
      </w:pPr>
      <w:r>
        <w:rPr>
          <w:b/>
          <w:sz w:val="24"/>
          <w:szCs w:val="24"/>
          <w:rtl/>
        </w:rPr>
        <w:t>הצטרפות להזמנה קיימת</w:t>
      </w:r>
    </w:p>
    <w:p w:rsidR="00481634" w:rsidRDefault="00471D70">
      <w:pPr>
        <w:bidi/>
      </w:pPr>
      <w:r>
        <w:rPr>
          <w:sz w:val="24"/>
          <w:szCs w:val="24"/>
          <w:rtl/>
        </w:rPr>
        <w:t xml:space="preserve">בהתליך זה לקוח מבקש להצטרף להזמנה של לקוח אחר. בלחיצה על בקשה להצטרפות השירות בצד הלקוח מבצע קריאת </w:t>
      </w:r>
      <w:r>
        <w:rPr>
          <w:sz w:val="24"/>
          <w:szCs w:val="24"/>
        </w:rPr>
        <w:t>http</w:t>
      </w:r>
      <w:r>
        <w:rPr>
          <w:sz w:val="24"/>
          <w:szCs w:val="24"/>
          <w:rtl/>
        </w:rPr>
        <w:t xml:space="preserve"> עם נתוני הבקשה החדשה. הקונטרולר בצד השרת מבצע את פעולת ההוספה למסד הנתונים בעזרת מחולל השליפות. לאחר מכן הקונטרולר מחזיר ללקוח את הרשומה עם מזהה ממסד הנתונים ומוצגת ללקוח הודעה מתאימה. </w:t>
      </w:r>
    </w:p>
    <w:p w:rsidR="00481634" w:rsidRDefault="00471D70">
      <w:pPr>
        <w:bidi/>
      </w:pPr>
      <w:r>
        <w:rPr>
          <w:sz w:val="24"/>
          <w:szCs w:val="24"/>
          <w:rtl/>
        </w:rPr>
        <w:t>כעת הלקוח המזמין יכול לאשר או לדחות את ההזמנה ע"י שליחת הנתונים המתאימים לקונטרולר בצד השרת וכך לעדכן את רשומת בקשת ההצטרפות (</w:t>
      </w:r>
      <w:r>
        <w:rPr>
          <w:sz w:val="24"/>
          <w:szCs w:val="24"/>
        </w:rPr>
        <w:t>participant</w:t>
      </w:r>
      <w:r>
        <w:rPr>
          <w:sz w:val="24"/>
          <w:szCs w:val="24"/>
          <w:rtl/>
        </w:rPr>
        <w:t>). כמו כן הוא מקבל הודעת חיווי מתאימה.</w:t>
      </w:r>
    </w:p>
    <w:p w:rsidR="00481634" w:rsidRDefault="00481634">
      <w:pPr>
        <w:bidi/>
      </w:pPr>
    </w:p>
    <w:p w:rsidR="00481634" w:rsidRDefault="00481634">
      <w:pPr>
        <w:bidi/>
      </w:pPr>
    </w:p>
    <w:p w:rsidR="00481634" w:rsidRDefault="00471D70">
      <w:pPr>
        <w:bidi/>
      </w:pPr>
      <w:r>
        <w:rPr>
          <w:noProof/>
        </w:rPr>
        <w:drawing>
          <wp:inline distT="114300" distB="114300" distL="114300" distR="114300">
            <wp:extent cx="5943600" cy="3517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3517900"/>
                    </a:xfrm>
                    <a:prstGeom prst="rect">
                      <a:avLst/>
                    </a:prstGeom>
                    <a:ln/>
                  </pic:spPr>
                </pic:pic>
              </a:graphicData>
            </a:graphic>
          </wp:inline>
        </w:drawing>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הקפאת לקוח</w:t>
      </w:r>
    </w:p>
    <w:p w:rsidR="00481634" w:rsidRDefault="00471D70">
      <w:pPr>
        <w:bidi/>
      </w:pPr>
      <w:r>
        <w:rPr>
          <w:sz w:val="24"/>
          <w:szCs w:val="24"/>
          <w:rtl/>
        </w:rPr>
        <w:t xml:space="preserve">בהתליך זה לקוח מזין תלונה על לקוח אחר והמנהל מחליט האם להשהות את הלקוח השני. הלקוח מזין את התלונה בלחיצה על כפתור שלח במסך פרטי הלקוח עליו הוא מתלונן, השירות בצד הלקוח מבצע קריאת </w:t>
      </w:r>
      <w:r>
        <w:rPr>
          <w:sz w:val="24"/>
          <w:szCs w:val="24"/>
        </w:rPr>
        <w:t>http</w:t>
      </w:r>
      <w:r>
        <w:rPr>
          <w:sz w:val="24"/>
          <w:szCs w:val="24"/>
          <w:rtl/>
        </w:rPr>
        <w:t xml:space="preserve"> עם נתוני התלונה החדשה. הקונטרולר בצד השרת בצע את פעולת ההכנסה למסד הנתונים בעזרת מחולל השליפות, והוא מחזיר ללקוח הודעה שהפעולה בוצעה בהצלחה. </w:t>
      </w:r>
    </w:p>
    <w:p w:rsidR="00481634" w:rsidRDefault="00471D70">
      <w:pPr>
        <w:bidi/>
      </w:pPr>
      <w:r>
        <w:rPr>
          <w:sz w:val="24"/>
          <w:szCs w:val="24"/>
          <w:rtl/>
        </w:rPr>
        <w:t>כעת המנהל רואה בדוח התלונות את התלונה ויכול להקפיא או להתעלם מהתלונה ע"י שליחת הנתונים המתאימים בעזרת השירות לקונטרולר בצד השרת וכך לעדכן את רשומת הלקוח (</w:t>
      </w:r>
      <w:r>
        <w:rPr>
          <w:sz w:val="24"/>
          <w:szCs w:val="24"/>
        </w:rPr>
        <w:t>customer</w:t>
      </w:r>
      <w:r>
        <w:rPr>
          <w:sz w:val="24"/>
          <w:szCs w:val="24"/>
          <w:rtl/>
        </w:rPr>
        <w:t>). כמו כן הוא מקבל הודעת חיבוי מתאימה.</w:t>
      </w:r>
    </w:p>
    <w:p w:rsidR="00481634" w:rsidRDefault="00481634">
      <w:pPr>
        <w:bidi/>
      </w:pPr>
    </w:p>
    <w:p w:rsidR="00481634" w:rsidRDefault="00471D70">
      <w:pPr>
        <w:bidi/>
      </w:pPr>
      <w:r>
        <w:rPr>
          <w:noProof/>
        </w:rPr>
        <w:drawing>
          <wp:inline distT="114300" distB="114300" distL="114300" distR="114300">
            <wp:extent cx="6278683" cy="3633788"/>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4"/>
                    <a:srcRect/>
                    <a:stretch>
                      <a:fillRect/>
                    </a:stretch>
                  </pic:blipFill>
                  <pic:spPr>
                    <a:xfrm>
                      <a:off x="0" y="0"/>
                      <a:ext cx="6278683" cy="3633788"/>
                    </a:xfrm>
                    <a:prstGeom prst="rect">
                      <a:avLst/>
                    </a:prstGeom>
                    <a:ln/>
                  </pic:spPr>
                </pic:pic>
              </a:graphicData>
            </a:graphic>
          </wp:inline>
        </w:drawing>
      </w: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sectPr w:rsidR="00481634">
      <w:headerReference w:type="default" r:id="rId25"/>
      <w:footerReference w:type="default" r:id="rId26"/>
      <w:headerReference w:type="first" r:id="rId27"/>
      <w:footerReference w:type="firs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304C" w:rsidRDefault="00EB304C">
      <w:pPr>
        <w:spacing w:line="240" w:lineRule="auto"/>
      </w:pPr>
      <w:r>
        <w:separator/>
      </w:r>
    </w:p>
  </w:endnote>
  <w:endnote w:type="continuationSeparator" w:id="0">
    <w:p w:rsidR="00EB304C" w:rsidRDefault="00EB30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E54" w:rsidRDefault="00D85E54">
    <w:pPr>
      <w:jc w:val="center"/>
    </w:pPr>
    <w:r>
      <w:fldChar w:fldCharType="begin"/>
    </w:r>
    <w:r>
      <w:instrText>PAGE</w:instrText>
    </w:r>
    <w:r>
      <w:fldChar w:fldCharType="separate"/>
    </w:r>
    <w:r w:rsidR="00D3536E">
      <w:rPr>
        <w:noProof/>
      </w:rPr>
      <w:t>52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E54" w:rsidRDefault="00D85E5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304C" w:rsidRDefault="00EB304C">
      <w:pPr>
        <w:spacing w:line="240" w:lineRule="auto"/>
      </w:pPr>
      <w:r>
        <w:separator/>
      </w:r>
    </w:p>
  </w:footnote>
  <w:footnote w:type="continuationSeparator" w:id="0">
    <w:p w:rsidR="00EB304C" w:rsidRDefault="00EB30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E54" w:rsidRDefault="00D85E54"/>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E54" w:rsidRDefault="00D85E5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B456C"/>
    <w:multiLevelType w:val="multilevel"/>
    <w:tmpl w:val="01D812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7A83786"/>
    <w:multiLevelType w:val="multilevel"/>
    <w:tmpl w:val="9E14F9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BC45DFE"/>
    <w:multiLevelType w:val="multilevel"/>
    <w:tmpl w:val="2DFA3F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4FD46A9"/>
    <w:multiLevelType w:val="multilevel"/>
    <w:tmpl w:val="0C9AB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9A97E7E"/>
    <w:multiLevelType w:val="multilevel"/>
    <w:tmpl w:val="D95428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338E07CE"/>
    <w:multiLevelType w:val="multilevel"/>
    <w:tmpl w:val="42F89A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8C6316E"/>
    <w:multiLevelType w:val="multilevel"/>
    <w:tmpl w:val="1DBE62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4052A40"/>
    <w:multiLevelType w:val="multilevel"/>
    <w:tmpl w:val="0DB4FF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44FD53E1"/>
    <w:multiLevelType w:val="multilevel"/>
    <w:tmpl w:val="6E0C2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75F4D75"/>
    <w:multiLevelType w:val="multilevel"/>
    <w:tmpl w:val="91AE2D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529F57D0"/>
    <w:multiLevelType w:val="multilevel"/>
    <w:tmpl w:val="0A3C23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534E166C"/>
    <w:multiLevelType w:val="multilevel"/>
    <w:tmpl w:val="B05EB6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94877D9"/>
    <w:multiLevelType w:val="multilevel"/>
    <w:tmpl w:val="11E854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A545852"/>
    <w:multiLevelType w:val="multilevel"/>
    <w:tmpl w:val="08CAA2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79436237"/>
    <w:multiLevelType w:val="multilevel"/>
    <w:tmpl w:val="3036FC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6"/>
  </w:num>
  <w:num w:numId="3">
    <w:abstractNumId w:val="12"/>
  </w:num>
  <w:num w:numId="4">
    <w:abstractNumId w:val="14"/>
  </w:num>
  <w:num w:numId="5">
    <w:abstractNumId w:val="10"/>
  </w:num>
  <w:num w:numId="6">
    <w:abstractNumId w:val="2"/>
  </w:num>
  <w:num w:numId="7">
    <w:abstractNumId w:val="8"/>
  </w:num>
  <w:num w:numId="8">
    <w:abstractNumId w:val="11"/>
  </w:num>
  <w:num w:numId="9">
    <w:abstractNumId w:val="4"/>
  </w:num>
  <w:num w:numId="10">
    <w:abstractNumId w:val="0"/>
  </w:num>
  <w:num w:numId="11">
    <w:abstractNumId w:val="3"/>
  </w:num>
  <w:num w:numId="12">
    <w:abstractNumId w:val="5"/>
  </w:num>
  <w:num w:numId="13">
    <w:abstractNumId w:val="13"/>
  </w:num>
  <w:num w:numId="14">
    <w:abstractNumId w:val="1"/>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n gal">
    <w15:presenceInfo w15:providerId="Windows Live" w15:userId="17642a349429c8ea"/>
  </w15:person>
  <w15:person w15:author="Ron Gal">
    <w15:presenceInfo w15:providerId="AD" w15:userId="S-1-5-21-2997667945-69505476-641416405-58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81634"/>
    <w:rsid w:val="00094DB5"/>
    <w:rsid w:val="000F3A1E"/>
    <w:rsid w:val="00110E29"/>
    <w:rsid w:val="00194AF4"/>
    <w:rsid w:val="001B3738"/>
    <w:rsid w:val="00213013"/>
    <w:rsid w:val="002C5F7C"/>
    <w:rsid w:val="003912C8"/>
    <w:rsid w:val="004674E5"/>
    <w:rsid w:val="00471D70"/>
    <w:rsid w:val="00481634"/>
    <w:rsid w:val="004B53AE"/>
    <w:rsid w:val="004F4159"/>
    <w:rsid w:val="00501C49"/>
    <w:rsid w:val="005B4BA2"/>
    <w:rsid w:val="005E277A"/>
    <w:rsid w:val="00632FE7"/>
    <w:rsid w:val="00694F4E"/>
    <w:rsid w:val="00747F2B"/>
    <w:rsid w:val="007E4D19"/>
    <w:rsid w:val="00817880"/>
    <w:rsid w:val="008525B6"/>
    <w:rsid w:val="008A0790"/>
    <w:rsid w:val="00911482"/>
    <w:rsid w:val="0096291C"/>
    <w:rsid w:val="009C2B5A"/>
    <w:rsid w:val="009E7017"/>
    <w:rsid w:val="00A27D69"/>
    <w:rsid w:val="00BD788B"/>
    <w:rsid w:val="00C7601C"/>
    <w:rsid w:val="00D0326A"/>
    <w:rsid w:val="00D3536E"/>
    <w:rsid w:val="00D81240"/>
    <w:rsid w:val="00D85E54"/>
    <w:rsid w:val="00EA5B60"/>
    <w:rsid w:val="00EB304C"/>
    <w:rsid w:val="00EC1DDE"/>
    <w:rsid w:val="00ED0DEE"/>
    <w:rsid w:val="00F3722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C062E"/>
  <w15:docId w15:val="{E2EFD956-BBC5-4230-8EAD-D8DED45F6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NoSpacing">
    <w:name w:val="No Spacing"/>
    <w:link w:val="NoSpacingChar"/>
    <w:uiPriority w:val="1"/>
    <w:qFormat/>
    <w:rsid w:val="00471D70"/>
    <w:pPr>
      <w:spacing w:line="240" w:lineRule="auto"/>
    </w:pPr>
    <w:rPr>
      <w:rFonts w:asciiTheme="minorHAnsi" w:eastAsiaTheme="minorEastAsia" w:hAnsiTheme="minorHAnsi" w:cstheme="minorBidi"/>
      <w:color w:val="auto"/>
      <w:lang w:bidi="ar-SA"/>
    </w:rPr>
  </w:style>
  <w:style w:type="character" w:customStyle="1" w:styleId="NoSpacingChar">
    <w:name w:val="No Spacing Char"/>
    <w:basedOn w:val="DefaultParagraphFont"/>
    <w:link w:val="NoSpacing"/>
    <w:uiPriority w:val="1"/>
    <w:rsid w:val="00471D70"/>
    <w:rPr>
      <w:rFonts w:asciiTheme="minorHAnsi" w:eastAsiaTheme="minorEastAsia" w:hAnsiTheme="minorHAnsi" w:cstheme="minorBidi"/>
      <w:color w:val="au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oleObject" Target="embeddings/oleObject2.bin"/><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מסמך זה מתאר את הדרישות ממערכת EZVet, מערכת לניהול העולם הוטרינרי.</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55</Pages>
  <Words>9701</Words>
  <Characters>55302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EZVET</vt:lpstr>
    </vt:vector>
  </TitlesOfParts>
  <Company/>
  <LinksUpToDate>false</LinksUpToDate>
  <CharactersWithSpaces>64874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EZVET</dc:title>
  <dc:subject>מערכת לניהול העולם הוטרינרי</dc:subject>
  <dc:creator>רון גל</dc:creator>
  <cp:lastModifiedBy>Ron Gal</cp:lastModifiedBy>
  <cp:revision>24</cp:revision>
  <dcterms:created xsi:type="dcterms:W3CDTF">2017-03-04T10:51:00Z</dcterms:created>
  <dcterms:modified xsi:type="dcterms:W3CDTF">2017-03-04T18:20:00Z</dcterms:modified>
  <cp:category>סדנה בתכנות מונחה עצמים</cp:category>
</cp:coreProperties>
</file>