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792633084"/>
        <w:docPartObj>
          <w:docPartGallery w:val="Cover Pages"/>
          <w:docPartUnique/>
        </w:docPartObj>
      </w:sdt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EC1DDE">
                                  <w:trPr>
                                    <w:jc w:val="center"/>
                                  </w:trPr>
                                  <w:tc>
                                    <w:tcPr>
                                      <w:tcW w:w="2568" w:type="pct"/>
                                      <w:vAlign w:val="center"/>
                                    </w:tcPr>
                                    <w:p w:rsidR="00EC1DDE" w:rsidRDefault="00EC1DDE">
                                      <w:pPr>
                                        <w:jc w:val="right"/>
                                      </w:pPr>
                                      <w:r>
                                        <w:object w:dxaOrig="5265"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3pt;height:132.2pt" o:ole="">
                                            <v:imagedata r:id="rId8" o:title=""/>
                                          </v:shape>
                                          <o:OLEObject Type="Embed" ProgID="PBrush" ShapeID="_x0000_i1025" DrawAspect="Content" ObjectID="_1550149637" r:id="rId9"/>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C1DDE" w:rsidRDefault="00EC1DDE">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C1DDE" w:rsidRDefault="00EC1DDE">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EC1DDE" w:rsidRDefault="00EC1DDE"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EC1DDE" w:rsidRDefault="00EC1DDE">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C1DDE" w:rsidRDefault="00EC1DDE"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EC1DDE" w:rsidRDefault="00EC1DDE"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EC1DDE" w:rsidRDefault="00EC1DD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EC1DDE">
                            <w:trPr>
                              <w:jc w:val="center"/>
                            </w:trPr>
                            <w:tc>
                              <w:tcPr>
                                <w:tcW w:w="2568" w:type="pct"/>
                                <w:vAlign w:val="center"/>
                              </w:tcPr>
                              <w:p w:rsidR="00EC1DDE" w:rsidRDefault="00EC1DDE">
                                <w:pPr>
                                  <w:jc w:val="right"/>
                                </w:pPr>
                                <w:r>
                                  <w:object w:dxaOrig="5265" w:dyaOrig="2640">
                                    <v:shape id="_x0000_i1025" type="#_x0000_t75" style="width:263.3pt;height:132.2pt" o:ole="">
                                      <v:imagedata r:id="rId8" o:title=""/>
                                    </v:shape>
                                    <o:OLEObject Type="Embed" ProgID="PBrush" ShapeID="_x0000_i1025" DrawAspect="Content" ObjectID="_1550149637"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C1DDE" w:rsidRDefault="00EC1DDE">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C1DDE" w:rsidRDefault="00EC1DDE">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EC1DDE" w:rsidRDefault="00EC1DDE"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EC1DDE" w:rsidRDefault="00EC1DDE">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C1DDE" w:rsidRDefault="00EC1DDE"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EC1DDE" w:rsidRDefault="00EC1DDE"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EC1DDE" w:rsidRDefault="00EC1DDE"/>
                      </w:txbxContent>
                    </v:textbox>
                    <w10:wrap anchorx="page" anchory="page"/>
                  </v:shape>
                </w:pict>
              </mc:Fallback>
            </mc:AlternateContent>
          </w:r>
          <w:r>
            <w:br w:type="page"/>
          </w:r>
        </w:p>
      </w:sdtContent>
    </w:sdt>
    <w:p w:rsidR="00481634" w:rsidRDefault="00471D70">
      <w:pPr>
        <w:bidi/>
      </w:pPr>
      <w:r>
        <w:rPr>
          <w:sz w:val="36"/>
          <w:szCs w:val="36"/>
          <w:u w:val="single"/>
          <w:rtl/>
        </w:rPr>
        <w:lastRenderedPageBreak/>
        <w:t>תוכן עניינים</w:t>
      </w:r>
    </w:p>
    <w:p w:rsidR="00481634" w:rsidRDefault="00481634">
      <w:pPr>
        <w:bidi/>
      </w:pPr>
    </w:p>
    <w:p w:rsidR="00481634" w:rsidRDefault="00471D70">
      <w:pPr>
        <w:numPr>
          <w:ilvl w:val="0"/>
          <w:numId w:val="2"/>
        </w:numPr>
        <w:bidi/>
        <w:ind w:hanging="360"/>
        <w:contextualSpacing/>
        <w:rPr>
          <w:sz w:val="24"/>
          <w:szCs w:val="24"/>
        </w:rPr>
      </w:pPr>
      <w:r>
        <w:rPr>
          <w:sz w:val="24"/>
          <w:szCs w:val="24"/>
          <w:rtl/>
        </w:rPr>
        <w:t>תיאור כללי של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p>
    <w:p w:rsidR="00481634" w:rsidRDefault="00471D70">
      <w:pPr>
        <w:numPr>
          <w:ilvl w:val="1"/>
          <w:numId w:val="2"/>
        </w:numPr>
        <w:bidi/>
        <w:ind w:hanging="360"/>
        <w:contextualSpacing/>
        <w:rPr>
          <w:sz w:val="24"/>
          <w:szCs w:val="24"/>
        </w:rPr>
      </w:pPr>
      <w:r>
        <w:rPr>
          <w:sz w:val="24"/>
          <w:szCs w:val="24"/>
          <w:rtl/>
        </w:rPr>
        <w:t>הנחות עבודה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p>
    <w:p w:rsidR="00481634" w:rsidRDefault="00471D70">
      <w:pPr>
        <w:numPr>
          <w:ilvl w:val="1"/>
          <w:numId w:val="2"/>
        </w:numPr>
        <w:bidi/>
        <w:ind w:hanging="360"/>
        <w:contextualSpacing/>
        <w:rPr>
          <w:sz w:val="24"/>
          <w:szCs w:val="24"/>
        </w:rPr>
      </w:pPr>
      <w:r>
        <w:rPr>
          <w:sz w:val="24"/>
          <w:szCs w:val="24"/>
          <w:rtl/>
        </w:rPr>
        <w:t>מוסכמות רישום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r>
        <w:rPr>
          <w:sz w:val="24"/>
          <w:szCs w:val="24"/>
          <w:rtl/>
        </w:rPr>
        <w:tab/>
      </w:r>
    </w:p>
    <w:p w:rsidR="00481634" w:rsidRDefault="00471D70">
      <w:pPr>
        <w:numPr>
          <w:ilvl w:val="0"/>
          <w:numId w:val="2"/>
        </w:numPr>
        <w:bidi/>
        <w:ind w:hanging="360"/>
        <w:contextualSpacing/>
        <w:rPr>
          <w:sz w:val="24"/>
          <w:szCs w:val="24"/>
        </w:rPr>
      </w:pPr>
      <w:r>
        <w:rPr>
          <w:sz w:val="24"/>
          <w:szCs w:val="24"/>
          <w:rtl/>
        </w:rPr>
        <w:t>שכבת בסיס הנתונים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w:t>
      </w:r>
    </w:p>
    <w:p w:rsidR="00481634" w:rsidRDefault="00471D70">
      <w:pPr>
        <w:numPr>
          <w:ilvl w:val="0"/>
          <w:numId w:val="2"/>
        </w:numPr>
        <w:bidi/>
        <w:ind w:hanging="360"/>
        <w:contextualSpacing/>
        <w:rPr>
          <w:sz w:val="24"/>
          <w:szCs w:val="24"/>
        </w:rPr>
      </w:pPr>
      <w:r>
        <w:rPr>
          <w:sz w:val="24"/>
          <w:szCs w:val="24"/>
          <w:rtl/>
        </w:rPr>
        <w:t>טבלאות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משתמשים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פיענוח</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6</w:t>
      </w:r>
    </w:p>
    <w:p w:rsidR="00481634" w:rsidRDefault="00471D70">
      <w:pPr>
        <w:numPr>
          <w:ilvl w:val="1"/>
          <w:numId w:val="2"/>
        </w:numPr>
        <w:bidi/>
        <w:ind w:hanging="360"/>
        <w:contextualSpacing/>
        <w:rPr>
          <w:sz w:val="24"/>
          <w:szCs w:val="24"/>
        </w:rPr>
      </w:pPr>
      <w:r>
        <w:rPr>
          <w:sz w:val="24"/>
          <w:szCs w:val="24"/>
          <w:rtl/>
        </w:rPr>
        <w:t>טבלאות עיסקיות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8</w:t>
      </w:r>
    </w:p>
    <w:p w:rsidR="00481634" w:rsidRDefault="00471D70">
      <w:pPr>
        <w:numPr>
          <w:ilvl w:val="0"/>
          <w:numId w:val="2"/>
        </w:numPr>
        <w:bidi/>
        <w:ind w:hanging="360"/>
        <w:contextualSpacing/>
        <w:rPr>
          <w:sz w:val="24"/>
          <w:szCs w:val="24"/>
        </w:rPr>
      </w:pPr>
      <w:r>
        <w:rPr>
          <w:sz w:val="24"/>
          <w:szCs w:val="24"/>
          <w:rtl/>
        </w:rPr>
        <w:t>שכבת הלוגיקה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10</w:t>
      </w:r>
    </w:p>
    <w:p w:rsidR="00481634" w:rsidRDefault="00471D70">
      <w:pPr>
        <w:numPr>
          <w:ilvl w:val="0"/>
          <w:numId w:val="2"/>
        </w:numPr>
        <w:bidi/>
        <w:ind w:hanging="360"/>
        <w:contextualSpacing/>
        <w:rPr>
          <w:sz w:val="24"/>
          <w:szCs w:val="24"/>
        </w:rPr>
      </w:pPr>
      <w:r>
        <w:rPr>
          <w:sz w:val="24"/>
          <w:szCs w:val="24"/>
          <w:rtl/>
        </w:rPr>
        <w:t>שכבת השירותים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11</w:t>
      </w:r>
    </w:p>
    <w:p w:rsidR="00481634" w:rsidRDefault="00471D70">
      <w:pPr>
        <w:numPr>
          <w:ilvl w:val="0"/>
          <w:numId w:val="2"/>
        </w:numPr>
        <w:bidi/>
        <w:ind w:hanging="360"/>
        <w:contextualSpacing/>
        <w:rPr>
          <w:sz w:val="24"/>
          <w:szCs w:val="24"/>
        </w:rPr>
      </w:pPr>
      <w:r>
        <w:rPr>
          <w:sz w:val="24"/>
          <w:szCs w:val="24"/>
          <w:rtl/>
        </w:rPr>
        <w:t>שכבת התצוגה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12</w:t>
      </w:r>
    </w:p>
    <w:p w:rsidR="00481634" w:rsidRDefault="00471D70">
      <w:pPr>
        <w:numPr>
          <w:ilvl w:val="0"/>
          <w:numId w:val="2"/>
        </w:numPr>
        <w:bidi/>
        <w:ind w:hanging="360"/>
        <w:contextualSpacing/>
        <w:rPr>
          <w:sz w:val="24"/>
          <w:szCs w:val="24"/>
        </w:rPr>
      </w:pPr>
      <w:r>
        <w:rPr>
          <w:sz w:val="24"/>
          <w:szCs w:val="24"/>
          <w:rtl/>
        </w:rPr>
        <w:t xml:space="preserve">פרוייקט היישויות - </w:t>
      </w:r>
      <w:r>
        <w:rPr>
          <w:sz w:val="24"/>
          <w:szCs w:val="24"/>
        </w:rPr>
        <w:t>Domain</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13</w:t>
      </w:r>
    </w:p>
    <w:p w:rsidR="00481634" w:rsidRDefault="00471D70">
      <w:pPr>
        <w:numPr>
          <w:ilvl w:val="0"/>
          <w:numId w:val="2"/>
        </w:numPr>
        <w:bidi/>
        <w:ind w:hanging="360"/>
        <w:contextualSpacing/>
        <w:rPr>
          <w:sz w:val="24"/>
          <w:szCs w:val="24"/>
        </w:rPr>
      </w:pPr>
      <w:r>
        <w:rPr>
          <w:sz w:val="24"/>
          <w:szCs w:val="24"/>
          <w:rtl/>
        </w:rPr>
        <w:t xml:space="preserve">פרוייקט מיפוי הישיות - </w:t>
      </w:r>
      <w:r>
        <w:rPr>
          <w:sz w:val="24"/>
          <w:szCs w:val="24"/>
        </w:rPr>
        <w:t>Maps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19</w:t>
      </w:r>
    </w:p>
    <w:p w:rsidR="00481634" w:rsidRDefault="00471D70">
      <w:pPr>
        <w:numPr>
          <w:ilvl w:val="0"/>
          <w:numId w:val="2"/>
        </w:numPr>
        <w:bidi/>
        <w:ind w:hanging="360"/>
        <w:contextualSpacing/>
        <w:rPr>
          <w:sz w:val="24"/>
          <w:szCs w:val="24"/>
        </w:rPr>
      </w:pPr>
      <w:r>
        <w:rPr>
          <w:sz w:val="24"/>
          <w:szCs w:val="24"/>
          <w:rtl/>
        </w:rPr>
        <w:t xml:space="preserve">פרוייקט השירותים - </w:t>
      </w:r>
      <w:r>
        <w:rPr>
          <w:sz w:val="24"/>
          <w:szCs w:val="24"/>
        </w:rPr>
        <w:t>PlaySimple</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21</w:t>
      </w:r>
    </w:p>
    <w:p w:rsidR="00481634" w:rsidRDefault="00471D70">
      <w:pPr>
        <w:numPr>
          <w:ilvl w:val="1"/>
          <w:numId w:val="2"/>
        </w:numPr>
        <w:bidi/>
        <w:ind w:hanging="360"/>
        <w:contextualSpacing/>
        <w:rPr>
          <w:sz w:val="24"/>
          <w:szCs w:val="24"/>
        </w:rPr>
      </w:pPr>
      <w:r>
        <w:rPr>
          <w:sz w:val="24"/>
          <w:szCs w:val="24"/>
          <w:rtl/>
        </w:rPr>
        <w:t xml:space="preserve">נינג'קט - </w:t>
      </w:r>
      <w:r>
        <w:rPr>
          <w:sz w:val="24"/>
          <w:szCs w:val="24"/>
        </w:rPr>
        <w:t>Ninject IoC Container</w:t>
      </w:r>
      <w:r>
        <w:rPr>
          <w:sz w:val="24"/>
          <w:szCs w:val="24"/>
        </w:rPr>
        <w:tab/>
      </w:r>
      <w:r>
        <w:rPr>
          <w:sz w:val="24"/>
          <w:szCs w:val="24"/>
        </w:rPr>
        <w:tab/>
      </w:r>
      <w:r>
        <w:rPr>
          <w:sz w:val="24"/>
          <w:szCs w:val="24"/>
        </w:rPr>
        <w:tab/>
      </w:r>
      <w:r>
        <w:rPr>
          <w:sz w:val="24"/>
          <w:szCs w:val="24"/>
        </w:rPr>
        <w:tab/>
        <w:t>21</w:t>
      </w:r>
    </w:p>
    <w:p w:rsidR="00481634" w:rsidRDefault="00471D70">
      <w:pPr>
        <w:numPr>
          <w:ilvl w:val="1"/>
          <w:numId w:val="2"/>
        </w:numPr>
        <w:bidi/>
        <w:ind w:hanging="360"/>
        <w:contextualSpacing/>
        <w:rPr>
          <w:sz w:val="24"/>
          <w:szCs w:val="24"/>
        </w:rPr>
      </w:pPr>
      <w:r>
        <w:rPr>
          <w:sz w:val="24"/>
          <w:szCs w:val="24"/>
        </w:rPr>
        <w:t>Query Processors</w:t>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481634" w:rsidRDefault="00471D70">
      <w:pPr>
        <w:numPr>
          <w:ilvl w:val="1"/>
          <w:numId w:val="2"/>
        </w:numPr>
        <w:bidi/>
        <w:ind w:hanging="360"/>
        <w:contextualSpacing/>
        <w:rPr>
          <w:sz w:val="24"/>
          <w:szCs w:val="24"/>
        </w:rPr>
      </w:pPr>
      <w:r>
        <w:rPr>
          <w:sz w:val="24"/>
          <w:szCs w:val="24"/>
          <w:rtl/>
        </w:rPr>
        <w:t xml:space="preserve">קונטרולרים - </w:t>
      </w:r>
      <w:r>
        <w:rPr>
          <w:sz w:val="24"/>
          <w:szCs w:val="24"/>
        </w:rPr>
        <w:t>Controllers</w:t>
      </w:r>
      <w:r>
        <w:rPr>
          <w:sz w:val="24"/>
          <w:szCs w:val="24"/>
          <w:rtl/>
        </w:rPr>
        <w:tab/>
      </w:r>
      <w:r>
        <w:rPr>
          <w:sz w:val="24"/>
          <w:szCs w:val="24"/>
          <w:rtl/>
        </w:rPr>
        <w:tab/>
      </w:r>
      <w:r>
        <w:rPr>
          <w:sz w:val="24"/>
          <w:szCs w:val="24"/>
          <w:rtl/>
        </w:rPr>
        <w:tab/>
      </w:r>
      <w:r>
        <w:rPr>
          <w:sz w:val="24"/>
          <w:szCs w:val="24"/>
          <w:rtl/>
        </w:rPr>
        <w:tab/>
      </w:r>
      <w:r>
        <w:rPr>
          <w:sz w:val="24"/>
          <w:szCs w:val="24"/>
          <w:rtl/>
        </w:rPr>
        <w:tab/>
        <w:t>26</w:t>
      </w:r>
    </w:p>
    <w:p w:rsidR="00481634" w:rsidRDefault="00471D70">
      <w:pPr>
        <w:numPr>
          <w:ilvl w:val="1"/>
          <w:numId w:val="2"/>
        </w:numPr>
        <w:bidi/>
        <w:ind w:hanging="360"/>
        <w:contextualSpacing/>
        <w:rPr>
          <w:sz w:val="24"/>
          <w:szCs w:val="24"/>
        </w:rPr>
      </w:pPr>
      <w:r>
        <w:rPr>
          <w:sz w:val="24"/>
          <w:szCs w:val="24"/>
          <w:rtl/>
        </w:rPr>
        <w:t xml:space="preserve">ולידטורים - </w:t>
      </w:r>
      <w:r>
        <w:rPr>
          <w:sz w:val="24"/>
          <w:szCs w:val="24"/>
        </w:rPr>
        <w:t>Validators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29</w:t>
      </w:r>
      <w:r>
        <w:rPr>
          <w:sz w:val="24"/>
          <w:szCs w:val="24"/>
          <w:rtl/>
        </w:rPr>
        <w:tab/>
      </w:r>
      <w:r>
        <w:rPr>
          <w:sz w:val="24"/>
          <w:szCs w:val="24"/>
          <w:rtl/>
        </w:rPr>
        <w:tab/>
      </w:r>
    </w:p>
    <w:p w:rsidR="00481634" w:rsidRDefault="00471D70">
      <w:pPr>
        <w:numPr>
          <w:ilvl w:val="1"/>
          <w:numId w:val="2"/>
        </w:numPr>
        <w:bidi/>
        <w:ind w:hanging="360"/>
        <w:contextualSpacing/>
        <w:rPr>
          <w:sz w:val="24"/>
          <w:szCs w:val="24"/>
        </w:rPr>
      </w:pPr>
      <w:r>
        <w:rPr>
          <w:sz w:val="24"/>
          <w:szCs w:val="24"/>
          <w:rtl/>
        </w:rPr>
        <w:t xml:space="preserve">פילטרים - </w:t>
      </w:r>
      <w:r>
        <w:rPr>
          <w:sz w:val="24"/>
          <w:szCs w:val="24"/>
        </w:rPr>
        <w:t>Filters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30</w:t>
      </w:r>
    </w:p>
    <w:p w:rsidR="00481634" w:rsidRDefault="00471D70">
      <w:pPr>
        <w:numPr>
          <w:ilvl w:val="1"/>
          <w:numId w:val="2"/>
        </w:numPr>
        <w:bidi/>
        <w:ind w:hanging="360"/>
        <w:contextualSpacing/>
        <w:rPr>
          <w:sz w:val="24"/>
          <w:szCs w:val="24"/>
        </w:rPr>
      </w:pPr>
      <w:r>
        <w:rPr>
          <w:sz w:val="24"/>
          <w:szCs w:val="24"/>
          <w:rtl/>
        </w:rPr>
        <w:t xml:space="preserve">מחלקות מעבר - </w:t>
      </w:r>
      <w:r>
        <w:rPr>
          <w:sz w:val="24"/>
          <w:szCs w:val="24"/>
        </w:rPr>
        <w:t>Dtos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31</w:t>
      </w:r>
    </w:p>
    <w:p w:rsidR="00481634" w:rsidRDefault="00471D70">
      <w:pPr>
        <w:numPr>
          <w:ilvl w:val="1"/>
          <w:numId w:val="2"/>
        </w:numPr>
        <w:bidi/>
        <w:ind w:hanging="360"/>
        <w:contextualSpacing/>
        <w:rPr>
          <w:sz w:val="24"/>
          <w:szCs w:val="24"/>
        </w:rPr>
      </w:pPr>
      <w:r>
        <w:rPr>
          <w:sz w:val="24"/>
          <w:szCs w:val="24"/>
          <w:rtl/>
        </w:rPr>
        <w:t xml:space="preserve">מחלקות תשתית - </w:t>
      </w:r>
      <w:r>
        <w:rPr>
          <w:sz w:val="24"/>
          <w:szCs w:val="24"/>
        </w:rPr>
        <w:t>Common</w:t>
      </w:r>
      <w:r>
        <w:rPr>
          <w:sz w:val="24"/>
          <w:szCs w:val="24"/>
          <w:rtl/>
        </w:rPr>
        <w:tab/>
      </w:r>
      <w:r>
        <w:rPr>
          <w:sz w:val="24"/>
          <w:szCs w:val="24"/>
          <w:rtl/>
        </w:rPr>
        <w:tab/>
      </w:r>
      <w:r>
        <w:rPr>
          <w:sz w:val="24"/>
          <w:szCs w:val="24"/>
          <w:rtl/>
        </w:rPr>
        <w:tab/>
      </w:r>
      <w:r>
        <w:rPr>
          <w:sz w:val="24"/>
          <w:szCs w:val="24"/>
          <w:rtl/>
        </w:rPr>
        <w:tab/>
      </w:r>
      <w:r>
        <w:rPr>
          <w:sz w:val="24"/>
          <w:szCs w:val="24"/>
          <w:rtl/>
        </w:rPr>
        <w:tab/>
        <w:t>36</w:t>
      </w:r>
    </w:p>
    <w:p w:rsidR="00481634" w:rsidRDefault="00471D70">
      <w:pPr>
        <w:numPr>
          <w:ilvl w:val="1"/>
          <w:numId w:val="2"/>
        </w:numPr>
        <w:bidi/>
        <w:ind w:hanging="360"/>
        <w:contextualSpacing/>
        <w:rPr>
          <w:sz w:val="24"/>
          <w:szCs w:val="24"/>
        </w:rPr>
      </w:pPr>
      <w:r>
        <w:rPr>
          <w:sz w:val="24"/>
          <w:szCs w:val="24"/>
          <w:rtl/>
        </w:rPr>
        <w:t xml:space="preserve">אורך חיי בקשה </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38</w:t>
      </w:r>
    </w:p>
    <w:p w:rsidR="00481634" w:rsidRDefault="00471D70">
      <w:pPr>
        <w:numPr>
          <w:ilvl w:val="0"/>
          <w:numId w:val="2"/>
        </w:numPr>
        <w:bidi/>
        <w:ind w:hanging="360"/>
        <w:contextualSpacing/>
        <w:rPr>
          <w:sz w:val="24"/>
          <w:szCs w:val="24"/>
        </w:rPr>
      </w:pPr>
      <w:r>
        <w:rPr>
          <w:sz w:val="24"/>
          <w:szCs w:val="24"/>
          <w:rtl/>
        </w:rPr>
        <w:t xml:space="preserve">פרוייקט האתר - </w:t>
      </w:r>
      <w:r>
        <w:rPr>
          <w:sz w:val="24"/>
          <w:szCs w:val="24"/>
        </w:rPr>
        <w:t>PlaySimpleSite</w:t>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מסכים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קבצי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1"/>
          <w:numId w:val="2"/>
        </w:numPr>
        <w:bidi/>
        <w:ind w:hanging="360"/>
        <w:contextualSpacing/>
        <w:rPr>
          <w:sz w:val="24"/>
          <w:szCs w:val="24"/>
        </w:rPr>
      </w:pPr>
      <w:r>
        <w:rPr>
          <w:sz w:val="24"/>
          <w:szCs w:val="24"/>
          <w:rtl/>
        </w:rPr>
        <w:t xml:space="preserve">קבצי </w:t>
      </w:r>
      <w:r>
        <w:rPr>
          <w:sz w:val="24"/>
          <w:szCs w:val="24"/>
        </w:rPr>
        <w:t>javascript</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0"/>
          <w:numId w:val="2"/>
        </w:numPr>
        <w:bidi/>
        <w:ind w:hanging="360"/>
        <w:contextualSpacing/>
        <w:rPr>
          <w:sz w:val="24"/>
          <w:szCs w:val="24"/>
        </w:rPr>
      </w:pPr>
      <w:r>
        <w:rPr>
          <w:sz w:val="24"/>
          <w:szCs w:val="24"/>
          <w:rtl/>
        </w:rPr>
        <w:t>דפוסי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44</w:t>
      </w:r>
    </w:p>
    <w:p w:rsidR="00481634" w:rsidRDefault="00471D70">
      <w:pPr>
        <w:numPr>
          <w:ilvl w:val="1"/>
          <w:numId w:val="2"/>
        </w:numPr>
        <w:bidi/>
        <w:ind w:hanging="360"/>
        <w:contextualSpacing/>
        <w:rPr>
          <w:sz w:val="24"/>
          <w:szCs w:val="24"/>
        </w:rPr>
      </w:pPr>
      <w:r>
        <w:rPr>
          <w:sz w:val="24"/>
          <w:szCs w:val="24"/>
        </w:rPr>
        <w:t>Singleton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Factory Method</w:t>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Decorator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0"/>
          <w:numId w:val="2"/>
        </w:numPr>
        <w:bidi/>
        <w:ind w:hanging="360"/>
        <w:contextualSpacing/>
        <w:rPr>
          <w:sz w:val="24"/>
          <w:szCs w:val="24"/>
        </w:rPr>
      </w:pPr>
      <w:r>
        <w:rPr>
          <w:sz w:val="24"/>
          <w:szCs w:val="24"/>
          <w:rtl/>
        </w:rPr>
        <w:t>שינויים עתידיים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45</w:t>
      </w:r>
    </w:p>
    <w:p w:rsidR="00481634" w:rsidRDefault="00471D70">
      <w:pPr>
        <w:numPr>
          <w:ilvl w:val="0"/>
          <w:numId w:val="2"/>
        </w:numPr>
        <w:bidi/>
        <w:ind w:hanging="360"/>
        <w:contextualSpacing/>
        <w:rPr>
          <w:sz w:val="24"/>
          <w:szCs w:val="24"/>
        </w:rPr>
      </w:pPr>
      <w:r>
        <w:rPr>
          <w:sz w:val="24"/>
          <w:szCs w:val="24"/>
          <w:rtl/>
        </w:rPr>
        <w:t>דיאגרמות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מודל ישויות קשרים - </w:t>
      </w:r>
      <w:r>
        <w:rPr>
          <w:sz w:val="24"/>
          <w:szCs w:val="24"/>
        </w:rPr>
        <w:t>ERD</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דיאגרמות מחלקה - </w:t>
      </w:r>
      <w:r>
        <w:rPr>
          <w:sz w:val="24"/>
          <w:szCs w:val="24"/>
        </w:rPr>
        <w:t>Class Diagrams</w:t>
      </w:r>
      <w:r>
        <w:rPr>
          <w:sz w:val="24"/>
          <w:szCs w:val="24"/>
          <w:rtl/>
        </w:rPr>
        <w:tab/>
      </w:r>
      <w:r>
        <w:rPr>
          <w:sz w:val="24"/>
          <w:szCs w:val="24"/>
          <w:rtl/>
        </w:rPr>
        <w:tab/>
      </w:r>
      <w:r>
        <w:rPr>
          <w:sz w:val="24"/>
          <w:szCs w:val="24"/>
          <w:rtl/>
        </w:rPr>
        <w:tab/>
      </w:r>
      <w:r>
        <w:rPr>
          <w:sz w:val="24"/>
          <w:szCs w:val="24"/>
          <w:rtl/>
        </w:rPr>
        <w:tab/>
        <w:t>47</w:t>
      </w:r>
    </w:p>
    <w:p w:rsidR="00481634" w:rsidRDefault="00471D70">
      <w:pPr>
        <w:numPr>
          <w:ilvl w:val="1"/>
          <w:numId w:val="2"/>
        </w:numPr>
        <w:bidi/>
        <w:ind w:hanging="360"/>
        <w:contextualSpacing/>
        <w:rPr>
          <w:sz w:val="24"/>
          <w:szCs w:val="24"/>
        </w:rPr>
      </w:pPr>
      <w:r>
        <w:rPr>
          <w:sz w:val="24"/>
          <w:szCs w:val="24"/>
          <w:rtl/>
        </w:rPr>
        <w:t xml:space="preserve">דיאגרמות רצף - </w:t>
      </w:r>
      <w:r>
        <w:rPr>
          <w:sz w:val="24"/>
          <w:szCs w:val="24"/>
        </w:rPr>
        <w:t>Sequence Diagram</w:t>
      </w:r>
      <w:r>
        <w:rPr>
          <w:sz w:val="24"/>
          <w:szCs w:val="24"/>
          <w:rtl/>
        </w:rPr>
        <w:tab/>
      </w:r>
      <w:r>
        <w:rPr>
          <w:sz w:val="24"/>
          <w:szCs w:val="24"/>
          <w:rtl/>
        </w:rPr>
        <w:tab/>
      </w:r>
      <w:r>
        <w:rPr>
          <w:sz w:val="24"/>
          <w:szCs w:val="24"/>
          <w:rtl/>
        </w:rPr>
        <w:tab/>
      </w:r>
      <w:r>
        <w:rPr>
          <w:sz w:val="24"/>
          <w:szCs w:val="24"/>
          <w:rtl/>
        </w:rPr>
        <w:tab/>
        <w:t>50</w:t>
      </w:r>
    </w:p>
    <w:p w:rsidR="00481634" w:rsidRDefault="00481634">
      <w:pPr>
        <w:bidi/>
        <w:ind w:left="720"/>
      </w:pPr>
    </w:p>
    <w:p w:rsidR="00481634" w:rsidRDefault="00471D70">
      <w:pPr>
        <w:bidi/>
      </w:pPr>
      <w:r>
        <w:rPr>
          <w:sz w:val="36"/>
          <w:szCs w:val="36"/>
          <w:u w:val="single"/>
          <w:rtl/>
        </w:rPr>
        <w:lastRenderedPageBreak/>
        <w:t>תיאור כללי של המערכת</w:t>
      </w:r>
      <w:r>
        <w:rPr>
          <w:noProof/>
        </w:rPr>
        <w:drawing>
          <wp:anchor distT="114300" distB="114300" distL="114300" distR="114300" simplePos="0" relativeHeight="251658240"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383849" cy="3243263"/>
                    </a:xfrm>
                    <a:prstGeom prst="rect">
                      <a:avLst/>
                    </a:prstGeom>
                    <a:ln/>
                  </pic:spPr>
                </pic:pic>
              </a:graphicData>
            </a:graphic>
          </wp:anchor>
        </w:drawing>
      </w:r>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rsidP="00471D70">
      <w:pPr>
        <w:bidi/>
      </w:pPr>
      <w:r>
        <w:rPr>
          <w:sz w:val="28"/>
          <w:szCs w:val="28"/>
          <w:rtl/>
        </w:rPr>
        <w:t>מוסכמות רישום</w:t>
      </w:r>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r w:rsidRPr="008525B6">
        <w:rPr>
          <w:sz w:val="24"/>
          <w:szCs w:val="24"/>
          <w:rtl/>
        </w:rPr>
        <w:t>.</w:t>
      </w:r>
    </w:p>
    <w:p w:rsidR="00481634" w:rsidRDefault="00481634">
      <w:pPr>
        <w:bidi/>
      </w:pPr>
    </w:p>
    <w:p w:rsidR="00481634" w:rsidRDefault="00471D70">
      <w:pPr>
        <w:bidi/>
      </w:pPr>
      <w:r>
        <w:rPr>
          <w:sz w:val="36"/>
          <w:szCs w:val="36"/>
          <w:u w:val="single"/>
          <w:rtl/>
        </w:rPr>
        <w:t>שכבת בסיסי הנתונים</w:t>
      </w:r>
    </w:p>
    <w:p w:rsidR="00481634" w:rsidRDefault="00471D70">
      <w:pPr>
        <w:bidi/>
      </w:pPr>
      <w:r>
        <w:rPr>
          <w:sz w:val="24"/>
          <w:szCs w:val="24"/>
          <w:rtl/>
        </w:rPr>
        <w:t xml:space="preserve">שכבה זו אחראית על תקשורת מול מסד הנתונים וביצוע פעולות שמירה, עדכון, מחיקה ושליפה של נתונים. המערכת משתמשת במסד נתונים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lastRenderedPageBreak/>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911482" w:rsidRDefault="00911482">
      <w:pPr>
        <w:rPr>
          <w:rtl/>
        </w:rPr>
      </w:pPr>
      <w:r>
        <w:rPr>
          <w:rtl/>
        </w:rPr>
        <w:br w:type="page"/>
      </w:r>
    </w:p>
    <w:p w:rsidR="00481634" w:rsidRDefault="00471D70">
      <w:pPr>
        <w:bidi/>
      </w:pPr>
      <w:r>
        <w:rPr>
          <w:sz w:val="36"/>
          <w:szCs w:val="36"/>
          <w:u w:val="single"/>
          <w:rtl/>
        </w:rPr>
        <w:lastRenderedPageBreak/>
        <w:t>טבלאות המערכת</w:t>
      </w:r>
    </w:p>
    <w:p w:rsidR="00481634" w:rsidRDefault="00481634">
      <w:pPr>
        <w:bidi/>
      </w:pPr>
    </w:p>
    <w:p w:rsidR="00481634" w:rsidRDefault="00911482">
      <w:pPr>
        <w:bidi/>
      </w:pPr>
      <w:r>
        <w:rPr>
          <w:rFonts w:hint="cs"/>
          <w:rtl/>
        </w:rPr>
        <w:t>טבלאות משתמשים</w:t>
      </w:r>
    </w:p>
    <w:p w:rsidR="00481634" w:rsidRDefault="00911482">
      <w:pPr>
        <w:bidi/>
      </w:pPr>
      <w:r>
        <w:rPr>
          <w:b/>
          <w:sz w:val="24"/>
          <w:szCs w:val="24"/>
        </w:rPr>
        <w:t>Owner</w:t>
      </w:r>
    </w:p>
    <w:p w:rsidR="00481634" w:rsidRDefault="00471D70" w:rsidP="00911482">
      <w:pPr>
        <w:bidi/>
      </w:pPr>
      <w:r>
        <w:rPr>
          <w:sz w:val="24"/>
          <w:szCs w:val="24"/>
          <w:rtl/>
        </w:rPr>
        <w:t xml:space="preserve">טבלת המשתמשים המוגדרים </w:t>
      </w:r>
      <w:r w:rsidR="00911482">
        <w:rPr>
          <w:rFonts w:hint="cs"/>
          <w:sz w:val="24"/>
          <w:szCs w:val="24"/>
          <w:rtl/>
        </w:rPr>
        <w:t>כבעלים של בעלי חיים</w:t>
      </w:r>
      <w:r>
        <w:rPr>
          <w:sz w:val="24"/>
          <w:szCs w:val="24"/>
          <w:rtl/>
        </w:rPr>
        <w:t xml:space="preserve"> במערכת</w:t>
      </w:r>
      <w:r>
        <w:t xml:space="preserve"> </w:t>
      </w:r>
    </w:p>
    <w:p w:rsidR="00481634" w:rsidRDefault="00481634">
      <w:pPr>
        <w:bidi/>
      </w:pPr>
    </w:p>
    <w:tbl>
      <w:tblPr>
        <w:tblStyle w:val="a0"/>
        <w:tblW w:w="8052"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4451"/>
      </w:tblGrid>
      <w:tr w:rsidR="004F4159" w:rsidTr="004F4159">
        <w:tc>
          <w:tcPr>
            <w:tcW w:w="2264"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451"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rsidTr="004F4159">
        <w:tc>
          <w:tcPr>
            <w:tcW w:w="2264" w:type="dxa"/>
            <w:tcMar>
              <w:top w:w="72" w:type="dxa"/>
              <w:left w:w="72" w:type="dxa"/>
              <w:bottom w:w="72" w:type="dxa"/>
              <w:right w:w="72" w:type="dxa"/>
            </w:tcMar>
            <w:vAlign w:val="center"/>
          </w:tcPr>
          <w:p w:rsidR="004F4159" w:rsidRDefault="004F4159">
            <w:pPr>
              <w:widowControl w:val="0"/>
              <w:bidi/>
              <w:rPr>
                <w:rFonts w:hint="cs"/>
                <w:rtl/>
              </w:rPr>
            </w:pPr>
            <w:r>
              <w:t>Id</w:t>
            </w:r>
          </w:p>
        </w:tc>
        <w:tc>
          <w:tcPr>
            <w:tcW w:w="1337" w:type="dxa"/>
            <w:tcMar>
              <w:top w:w="72" w:type="dxa"/>
              <w:left w:w="72" w:type="dxa"/>
              <w:bottom w:w="72" w:type="dxa"/>
              <w:right w:w="72" w:type="dxa"/>
            </w:tcMar>
            <w:vAlign w:val="center"/>
          </w:tcPr>
          <w:p w:rsidR="004F4159" w:rsidRDefault="004F4159">
            <w:pPr>
              <w:widowControl w:val="0"/>
              <w:bidi/>
            </w:pPr>
            <w:r>
              <w:rPr>
                <w:rtl/>
              </w:rPr>
              <w:t>מספרי</w:t>
            </w:r>
          </w:p>
        </w:tc>
        <w:tc>
          <w:tcPr>
            <w:tcW w:w="4451" w:type="dxa"/>
            <w:tcMar>
              <w:top w:w="72" w:type="dxa"/>
              <w:left w:w="72" w:type="dxa"/>
              <w:bottom w:w="72" w:type="dxa"/>
              <w:right w:w="72" w:type="dxa"/>
            </w:tcMar>
            <w:vAlign w:val="center"/>
          </w:tcPr>
          <w:p w:rsidR="004F4159" w:rsidRDefault="004F4159">
            <w:pPr>
              <w:widowControl w:val="0"/>
              <w:bidi/>
            </w:pPr>
            <w:r>
              <w:rPr>
                <w:rtl/>
              </w:rPr>
              <w:t>מפתח ראשי לטבלה</w:t>
            </w:r>
          </w:p>
        </w:tc>
      </w:tr>
      <w:tr w:rsidR="004F4159" w:rsidTr="004F4159">
        <w:tc>
          <w:tcPr>
            <w:tcW w:w="2264" w:type="dxa"/>
            <w:tcMar>
              <w:top w:w="72" w:type="dxa"/>
              <w:left w:w="72" w:type="dxa"/>
              <w:bottom w:w="72" w:type="dxa"/>
              <w:right w:w="72" w:type="dxa"/>
            </w:tcMar>
            <w:vAlign w:val="center"/>
          </w:tcPr>
          <w:p w:rsidR="004F4159" w:rsidRDefault="004F4159">
            <w:pPr>
              <w:widowControl w:val="0"/>
              <w:bidi/>
            </w:pPr>
            <w:r>
              <w:t>Password</w:t>
            </w:r>
          </w:p>
        </w:tc>
        <w:tc>
          <w:tcPr>
            <w:tcW w:w="1337" w:type="dxa"/>
            <w:tcMar>
              <w:top w:w="72" w:type="dxa"/>
              <w:left w:w="72" w:type="dxa"/>
              <w:bottom w:w="72" w:type="dxa"/>
              <w:right w:w="72" w:type="dxa"/>
            </w:tcMar>
            <w:vAlign w:val="center"/>
          </w:tcPr>
          <w:p w:rsidR="004F4159" w:rsidRDefault="004F4159">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הבעלים</w:t>
            </w:r>
            <w:r>
              <w:rPr>
                <w:rtl/>
              </w:rPr>
              <w:t xml:space="preserve">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E</w:t>
            </w:r>
            <w:r>
              <w:t>mail</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הבעלים ושם המשתמש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LastName</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BirthDate</w:t>
            </w:r>
          </w:p>
        </w:tc>
        <w:tc>
          <w:tcPr>
            <w:tcW w:w="1337"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תאריכי</w:t>
            </w:r>
          </w:p>
        </w:tc>
        <w:tc>
          <w:tcPr>
            <w:tcW w:w="4451" w:type="dxa"/>
            <w:tcMar>
              <w:top w:w="72" w:type="dxa"/>
              <w:left w:w="72" w:type="dxa"/>
              <w:bottom w:w="72" w:type="dxa"/>
              <w:right w:w="72" w:type="dxa"/>
            </w:tcMar>
            <w:vAlign w:val="center"/>
          </w:tcPr>
          <w:p w:rsidR="004F4159" w:rsidRDefault="004F4159" w:rsidP="00911482">
            <w:pPr>
              <w:widowControl w:val="0"/>
              <w:bidi/>
            </w:pPr>
            <w:r>
              <w:rPr>
                <w:rFonts w:hint="cs"/>
                <w:rtl/>
              </w:rPr>
              <w:t>תאריך לידה שת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Phone</w:t>
            </w:r>
          </w:p>
        </w:tc>
        <w:tc>
          <w:tcPr>
            <w:tcW w:w="1337"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451"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מספר טלפון של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Address_id</w:t>
            </w:r>
          </w:p>
        </w:tc>
        <w:tc>
          <w:tcPr>
            <w:tcW w:w="1337"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451"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הפנייה לכתובת מגורי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p>
        </w:tc>
        <w:tc>
          <w:tcPr>
            <w:tcW w:w="1337" w:type="dxa"/>
            <w:tcMar>
              <w:top w:w="72" w:type="dxa"/>
              <w:left w:w="72" w:type="dxa"/>
              <w:bottom w:w="72" w:type="dxa"/>
              <w:right w:w="72" w:type="dxa"/>
            </w:tcMar>
            <w:vAlign w:val="center"/>
          </w:tcPr>
          <w:p w:rsidR="004F4159" w:rsidRDefault="004F4159" w:rsidP="00911482">
            <w:pPr>
              <w:widowControl w:val="0"/>
              <w:bidi/>
            </w:pPr>
          </w:p>
        </w:tc>
        <w:tc>
          <w:tcPr>
            <w:tcW w:w="4451" w:type="dxa"/>
            <w:tcMar>
              <w:top w:w="72" w:type="dxa"/>
              <w:left w:w="72" w:type="dxa"/>
              <w:bottom w:w="72" w:type="dxa"/>
              <w:right w:w="72" w:type="dxa"/>
            </w:tcMar>
            <w:vAlign w:val="center"/>
          </w:tcPr>
          <w:p w:rsidR="004F4159" w:rsidRDefault="004F4159"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911482">
      <w:pPr>
        <w:bidi/>
      </w:pPr>
      <w:r>
        <w:rPr>
          <w:b/>
          <w:sz w:val="24"/>
          <w:szCs w:val="24"/>
        </w:rPr>
        <w:t>Doctor</w:t>
      </w:r>
    </w:p>
    <w:p w:rsidR="00481634" w:rsidRDefault="00471D70" w:rsidP="00911482">
      <w:pPr>
        <w:bidi/>
      </w:pPr>
      <w:r>
        <w:rPr>
          <w:sz w:val="24"/>
          <w:szCs w:val="24"/>
          <w:rtl/>
        </w:rPr>
        <w:t xml:space="preserve">טבלת המשתמשים המוגדרים </w:t>
      </w:r>
      <w:r w:rsidR="00911482">
        <w:rPr>
          <w:rFonts w:hint="cs"/>
          <w:sz w:val="24"/>
          <w:szCs w:val="24"/>
          <w:rtl/>
        </w:rPr>
        <w:t>כוטרינרים</w:t>
      </w:r>
      <w:r>
        <w:rPr>
          <w:sz w:val="24"/>
          <w:szCs w:val="24"/>
          <w:rtl/>
        </w:rPr>
        <w:t xml:space="preserve">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3720"/>
        <w:gridCol w:w="855"/>
      </w:tblGrid>
      <w:tr w:rsidR="004F4159">
        <w:trPr>
          <w:gridAfter w:val="1"/>
          <w:wAfter w:w="855" w:type="dxa"/>
        </w:trPr>
        <w:tc>
          <w:tcPr>
            <w:tcW w:w="288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575" w:type="dxa"/>
            <w:gridSpan w:val="2"/>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t>Id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מפתח ראשי לטבלה</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Password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הוטרינר</w:t>
            </w:r>
            <w:r>
              <w:rPr>
                <w:rtl/>
              </w:rPr>
              <w:t xml:space="preserve">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E</w:t>
            </w:r>
            <w:r>
              <w:t>mail</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הוטרינר ושם המשתמש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LastName</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BirthDate</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תאריכי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Fonts w:hint="cs"/>
                <w:rtl/>
              </w:rPr>
              <w:t>תאריך לידה שת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t>Phone</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מספר טלפון של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rPr>
                <w:rFonts w:hint="cs"/>
              </w:rPr>
              <w:t>N</w:t>
            </w:r>
            <w:r>
              <w:t>otes</w:t>
            </w:r>
          </w:p>
        </w:tc>
        <w:tc>
          <w:tcPr>
            <w:tcW w:w="105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מידע כללי על וטרינר (ישומש בעיקר לתוכן פרסומי)</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Fonts w:hint="cs"/>
                <w:rtl/>
              </w:rPr>
            </w:pPr>
            <w:r>
              <w:rPr>
                <w:rFonts w:hint="cs"/>
              </w:rPr>
              <w:t>O</w:t>
            </w:r>
            <w:r>
              <w:t>peningHours</w:t>
            </w:r>
          </w:p>
        </w:tc>
        <w:tc>
          <w:tcPr>
            <w:tcW w:w="1050" w:type="dxa"/>
            <w:tcMar>
              <w:top w:w="72" w:type="dxa"/>
              <w:left w:w="72" w:type="dxa"/>
              <w:bottom w:w="72" w:type="dxa"/>
              <w:right w:w="72" w:type="dxa"/>
            </w:tcMar>
            <w:vAlign w:val="center"/>
          </w:tcPr>
          <w:p w:rsidR="004F4159" w:rsidRDefault="004F4159" w:rsidP="00911482">
            <w:pPr>
              <w:widowControl w:val="0"/>
              <w:bidi/>
              <w:rPr>
                <w:rFonts w:hint="cs"/>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4F4159">
            <w:pPr>
              <w:widowControl w:val="0"/>
              <w:bidi/>
              <w:rPr>
                <w:rFonts w:hint="cs"/>
                <w:rtl/>
              </w:rPr>
            </w:pPr>
            <w:r>
              <w:rPr>
                <w:rFonts w:hint="cs"/>
                <w:rtl/>
              </w:rPr>
              <w:t>שעות פעילות</w:t>
            </w:r>
            <w:r w:rsidR="00747F2B">
              <w:rPr>
                <w:rFonts w:hint="cs"/>
                <w:rtl/>
              </w:rPr>
              <w:t xml:space="preserve"> הוטרינר</w:t>
            </w:r>
          </w:p>
        </w:tc>
      </w:tr>
      <w:tr w:rsidR="00747F2B">
        <w:trPr>
          <w:gridAfter w:val="1"/>
          <w:wAfter w:w="855" w:type="dxa"/>
        </w:trPr>
        <w:tc>
          <w:tcPr>
            <w:tcW w:w="2880" w:type="dxa"/>
            <w:tcMar>
              <w:top w:w="72" w:type="dxa"/>
              <w:left w:w="72" w:type="dxa"/>
              <w:bottom w:w="72" w:type="dxa"/>
              <w:right w:w="72" w:type="dxa"/>
            </w:tcMar>
            <w:vAlign w:val="center"/>
          </w:tcPr>
          <w:p w:rsidR="00747F2B" w:rsidRDefault="00747F2B" w:rsidP="00911482">
            <w:pPr>
              <w:widowControl w:val="0"/>
              <w:bidi/>
              <w:rPr>
                <w:rFonts w:hint="cs"/>
                <w:rtl/>
              </w:rPr>
            </w:pPr>
            <w:r>
              <w:t>DoctorCode</w:t>
            </w:r>
          </w:p>
        </w:tc>
        <w:tc>
          <w:tcPr>
            <w:tcW w:w="1050" w:type="dxa"/>
            <w:tcMar>
              <w:top w:w="72" w:type="dxa"/>
              <w:left w:w="72" w:type="dxa"/>
              <w:bottom w:w="72" w:type="dxa"/>
              <w:right w:w="72" w:type="dxa"/>
            </w:tcMar>
            <w:vAlign w:val="center"/>
          </w:tcPr>
          <w:p w:rsidR="00747F2B" w:rsidRDefault="00747F2B" w:rsidP="00911482">
            <w:pPr>
              <w:widowControl w:val="0"/>
              <w:bidi/>
              <w:rPr>
                <w:rFonts w:hint="cs"/>
                <w:rtl/>
              </w:rPr>
            </w:pPr>
            <w:r>
              <w:rPr>
                <w:rFonts w:hint="cs"/>
                <w:rtl/>
              </w:rPr>
              <w:t>מחרוזתי</w:t>
            </w:r>
          </w:p>
        </w:tc>
        <w:tc>
          <w:tcPr>
            <w:tcW w:w="4575" w:type="dxa"/>
            <w:gridSpan w:val="2"/>
            <w:tcMar>
              <w:top w:w="72" w:type="dxa"/>
              <w:left w:w="72" w:type="dxa"/>
              <w:bottom w:w="72" w:type="dxa"/>
              <w:right w:w="72" w:type="dxa"/>
            </w:tcMar>
            <w:vAlign w:val="center"/>
          </w:tcPr>
          <w:p w:rsidR="00747F2B" w:rsidRDefault="00747F2B" w:rsidP="004F4159">
            <w:pPr>
              <w:widowControl w:val="0"/>
              <w:bidi/>
              <w:rPr>
                <w:rFonts w:hint="cs"/>
                <w:rtl/>
              </w:rPr>
            </w:pPr>
            <w:r>
              <w:rPr>
                <w:rFonts w:hint="cs"/>
                <w:rtl/>
              </w:rPr>
              <w:t>מספר רישיון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Address_id</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rPr>
                <w:rFonts w:hint="cs"/>
                <w:rtl/>
              </w:rPr>
            </w:pPr>
            <w:r>
              <w:rPr>
                <w:rFonts w:hint="cs"/>
                <w:rtl/>
              </w:rPr>
              <w:t>הפנייה לכתובת מגורי הוטרינר</w:t>
            </w:r>
          </w:p>
        </w:tc>
      </w:tr>
      <w:tr w:rsidR="00911482">
        <w:tc>
          <w:tcPr>
            <w:tcW w:w="2880" w:type="dxa"/>
            <w:tcMar>
              <w:top w:w="72" w:type="dxa"/>
              <w:left w:w="72" w:type="dxa"/>
              <w:bottom w:w="72" w:type="dxa"/>
              <w:right w:w="72" w:type="dxa"/>
            </w:tcMar>
            <w:vAlign w:val="center"/>
          </w:tcPr>
          <w:p w:rsidR="00911482" w:rsidRDefault="00911482" w:rsidP="00911482">
            <w:pPr>
              <w:widowControl w:val="0"/>
              <w:bidi/>
              <w:rPr>
                <w:rFonts w:hint="cs"/>
                <w:rtl/>
              </w:rPr>
            </w:pPr>
          </w:p>
        </w:tc>
        <w:tc>
          <w:tcPr>
            <w:tcW w:w="1050" w:type="dxa"/>
            <w:tcMar>
              <w:top w:w="72" w:type="dxa"/>
              <w:left w:w="72" w:type="dxa"/>
              <w:bottom w:w="72" w:type="dxa"/>
              <w:right w:w="72" w:type="dxa"/>
            </w:tcMar>
            <w:vAlign w:val="center"/>
          </w:tcPr>
          <w:p w:rsidR="00911482" w:rsidRDefault="00911482" w:rsidP="00911482">
            <w:pPr>
              <w:widowControl w:val="0"/>
              <w:bidi/>
            </w:pPr>
          </w:p>
        </w:tc>
        <w:tc>
          <w:tcPr>
            <w:tcW w:w="855" w:type="dxa"/>
            <w:tcMar>
              <w:top w:w="72" w:type="dxa"/>
              <w:left w:w="72" w:type="dxa"/>
              <w:bottom w:w="72" w:type="dxa"/>
              <w:right w:w="72" w:type="dxa"/>
            </w:tcMar>
            <w:vAlign w:val="center"/>
          </w:tcPr>
          <w:p w:rsidR="00911482" w:rsidRDefault="00911482" w:rsidP="00911482">
            <w:pPr>
              <w:widowControl w:val="0"/>
              <w:bidi/>
            </w:pPr>
          </w:p>
        </w:tc>
        <w:tc>
          <w:tcPr>
            <w:tcW w:w="4575" w:type="dxa"/>
            <w:gridSpan w:val="2"/>
            <w:tcMar>
              <w:top w:w="72" w:type="dxa"/>
              <w:left w:w="72" w:type="dxa"/>
              <w:bottom w:w="72" w:type="dxa"/>
              <w:right w:w="72" w:type="dxa"/>
            </w:tcMar>
            <w:vAlign w:val="center"/>
          </w:tcPr>
          <w:p w:rsidR="00911482" w:rsidRDefault="00911482"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פיענוח</w:t>
      </w:r>
    </w:p>
    <w:p w:rsidR="00481634" w:rsidRDefault="00481634">
      <w:pPr>
        <w:bidi/>
      </w:pPr>
    </w:p>
    <w:p w:rsidR="00481634" w:rsidRDefault="00747F2B">
      <w:pPr>
        <w:bidi/>
        <w:rPr>
          <w:rFonts w:hint="cs"/>
          <w:rtl/>
        </w:rPr>
      </w:pPr>
      <w:r>
        <w:rPr>
          <w:rFonts w:hint="cs"/>
          <w:b/>
          <w:sz w:val="24"/>
          <w:szCs w:val="24"/>
        </w:rPr>
        <w:t>A</w:t>
      </w:r>
      <w:r>
        <w:rPr>
          <w:b/>
          <w:sz w:val="24"/>
          <w:szCs w:val="24"/>
        </w:rPr>
        <w:t>nimalTypeDecode</w:t>
      </w:r>
    </w:p>
    <w:p w:rsidR="00481634" w:rsidRDefault="00471D70" w:rsidP="00747F2B">
      <w:pPr>
        <w:bidi/>
      </w:pPr>
      <w:r>
        <w:rPr>
          <w:sz w:val="24"/>
          <w:szCs w:val="24"/>
          <w:rtl/>
        </w:rPr>
        <w:t xml:space="preserve">טבלת </w:t>
      </w:r>
      <w:r w:rsidR="00747F2B">
        <w:rPr>
          <w:rFonts w:hint="cs"/>
          <w:sz w:val="24"/>
          <w:szCs w:val="24"/>
          <w:rtl/>
        </w:rPr>
        <w:t>סוגי בעלי חיים (חתול, כלב וכיו"ב)</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סוג</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Fonts w:hint="cs"/>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סוג</w:t>
            </w:r>
          </w:p>
        </w:tc>
      </w:tr>
    </w:tbl>
    <w:p w:rsidR="00481634" w:rsidRDefault="00481634">
      <w:pPr>
        <w:bidi/>
      </w:pPr>
    </w:p>
    <w:p w:rsidR="00481634" w:rsidRDefault="00481634" w:rsidP="00747F2B"/>
    <w:p w:rsidR="00481634" w:rsidRDefault="00747F2B">
      <w:pPr>
        <w:bidi/>
      </w:pPr>
      <w:r>
        <w:rPr>
          <w:b/>
          <w:sz w:val="24"/>
          <w:szCs w:val="24"/>
        </w:rPr>
        <w:t>GenderDecode</w:t>
      </w:r>
    </w:p>
    <w:p w:rsidR="00481634" w:rsidRDefault="00471D70" w:rsidP="00747F2B">
      <w:pPr>
        <w:bidi/>
        <w:rPr>
          <w:rFonts w:hint="cs"/>
          <w:rtl/>
        </w:rPr>
      </w:pPr>
      <w:r>
        <w:rPr>
          <w:sz w:val="24"/>
          <w:szCs w:val="24"/>
          <w:rtl/>
        </w:rPr>
        <w:t xml:space="preserve">טבלת </w:t>
      </w:r>
      <w:r w:rsidR="00747F2B">
        <w:rPr>
          <w:rFonts w:hint="cs"/>
          <w:sz w:val="24"/>
          <w:szCs w:val="24"/>
          <w:rtl/>
        </w:rPr>
        <w:t>מגדרי בעלי חיים (זכר ונקבה)</w:t>
      </w:r>
    </w:p>
    <w:tbl>
      <w:tblPr>
        <w:tblStyle w:val="a3"/>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rPr>
                <w:rFonts w:hint="cs"/>
              </w:rPr>
              <w:t>I</w:t>
            </w:r>
            <w:r>
              <w:t>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מגדר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מגדר</w:t>
            </w:r>
          </w:p>
        </w:tc>
      </w:tr>
    </w:tbl>
    <w:p w:rsidR="00481634" w:rsidRDefault="00481634">
      <w:pPr>
        <w:bidi/>
      </w:pPr>
    </w:p>
    <w:p w:rsidR="00481634" w:rsidRDefault="00481634">
      <w:pPr>
        <w:bidi/>
      </w:pPr>
    </w:p>
    <w:p w:rsidR="00481634" w:rsidRDefault="00747F2B">
      <w:pPr>
        <w:bidi/>
      </w:pPr>
      <w:r>
        <w:rPr>
          <w:b/>
          <w:sz w:val="24"/>
          <w:szCs w:val="24"/>
        </w:rPr>
        <w:t>TreatmentTypeDecode</w:t>
      </w:r>
    </w:p>
    <w:p w:rsidR="00481634" w:rsidRDefault="00471D70" w:rsidP="00747F2B">
      <w:pPr>
        <w:bidi/>
        <w:rPr>
          <w:rFonts w:hint="cs"/>
          <w:rtl/>
        </w:rPr>
      </w:pPr>
      <w:r>
        <w:rPr>
          <w:sz w:val="24"/>
          <w:szCs w:val="24"/>
          <w:rtl/>
        </w:rPr>
        <w:t xml:space="preserve">טבלת סוגי </w:t>
      </w:r>
      <w:r w:rsidR="00747F2B">
        <w:rPr>
          <w:rFonts w:hint="cs"/>
          <w:sz w:val="24"/>
          <w:szCs w:val="24"/>
          <w:rtl/>
        </w:rPr>
        <w:t>טיפולים (טיפול\חיסון\מתן תרופה)</w:t>
      </w:r>
    </w:p>
    <w:tbl>
      <w:tblPr>
        <w:tblStyle w:val="a4"/>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סוג </w:t>
            </w:r>
            <w:r>
              <w:rPr>
                <w:rFonts w:hint="cs"/>
                <w:rtl/>
              </w:rPr>
              <w:t>טיפול</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Fonts w:hint="cs"/>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סוג </w:t>
            </w:r>
            <w:r>
              <w:rPr>
                <w:rFonts w:hint="cs"/>
                <w:rtl/>
              </w:rPr>
              <w:t>טיפול</w:t>
            </w:r>
          </w:p>
        </w:tc>
      </w:tr>
    </w:tbl>
    <w:p w:rsidR="00481634" w:rsidRDefault="00481634">
      <w:pPr>
        <w:bidi/>
      </w:pPr>
    </w:p>
    <w:p w:rsidR="00501C49" w:rsidRDefault="00501C49" w:rsidP="00501C49">
      <w:pPr>
        <w:bidi/>
      </w:pPr>
      <w:r>
        <w:rPr>
          <w:sz w:val="28"/>
          <w:szCs w:val="28"/>
          <w:rtl/>
        </w:rPr>
        <w:t xml:space="preserve">טבלאות </w:t>
      </w:r>
      <w:r>
        <w:rPr>
          <w:rFonts w:hint="cs"/>
          <w:sz w:val="28"/>
          <w:szCs w:val="28"/>
          <w:rtl/>
        </w:rPr>
        <w:t>קשרי רבים לרבים</w:t>
      </w:r>
    </w:p>
    <w:p w:rsidR="00501C49" w:rsidRDefault="00501C49" w:rsidP="00501C49">
      <w:pPr>
        <w:bidi/>
      </w:pPr>
    </w:p>
    <w:p w:rsidR="00501C49" w:rsidRDefault="00501C49" w:rsidP="00501C49">
      <w:pPr>
        <w:bidi/>
      </w:pPr>
      <w:r>
        <w:rPr>
          <w:rFonts w:hint="cs"/>
          <w:b/>
          <w:sz w:val="24"/>
          <w:szCs w:val="24"/>
        </w:rPr>
        <w:t>A</w:t>
      </w:r>
      <w:r>
        <w:rPr>
          <w:b/>
          <w:sz w:val="24"/>
          <w:szCs w:val="24"/>
        </w:rPr>
        <w:t>nimalTypeDecode</w:t>
      </w:r>
      <w:r>
        <w:rPr>
          <w:rFonts w:hint="cs"/>
          <w:b/>
          <w:sz w:val="24"/>
          <w:szCs w:val="24"/>
        </w:rPr>
        <w:t>T</w:t>
      </w:r>
      <w:r>
        <w:rPr>
          <w:b/>
          <w:sz w:val="24"/>
          <w:szCs w:val="24"/>
        </w:rPr>
        <w:t>oDoctor</w:t>
      </w:r>
    </w:p>
    <w:p w:rsidR="00501C49" w:rsidRDefault="00501C49" w:rsidP="00501C49">
      <w:pPr>
        <w:bidi/>
      </w:pPr>
      <w:r>
        <w:rPr>
          <w:sz w:val="24"/>
          <w:szCs w:val="24"/>
          <w:rtl/>
        </w:rPr>
        <w:t xml:space="preserve">טבלת </w:t>
      </w:r>
      <w:r>
        <w:rPr>
          <w:rFonts w:hint="cs"/>
          <w:sz w:val="24"/>
          <w:szCs w:val="24"/>
          <w:rtl/>
        </w:rPr>
        <w:t>קישור סוגי בעלי חיים לרופא</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501C49" w:rsidTr="004674E5">
        <w:tc>
          <w:tcPr>
            <w:tcW w:w="2175"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הסבר</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pPr>
            <w:r>
              <w:rPr>
                <w:rFonts w:hint="cs"/>
              </w:rPr>
              <w:t>D</w:t>
            </w:r>
            <w:r>
              <w:t>octor_id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rPr>
                <w:rFonts w:hint="cs"/>
                <w:rtl/>
              </w:rPr>
            </w:pPr>
            <w:r>
              <w:rPr>
                <w:rFonts w:hint="cs"/>
                <w:rtl/>
              </w:rPr>
              <w:t>מזהה רופא</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rPr>
                <w:rFonts w:hint="cs"/>
                <w:rtl/>
              </w:rPr>
            </w:pPr>
            <w:r>
              <w:t>AnimalType_id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pPr>
            <w:r>
              <w:rPr>
                <w:rFonts w:hint="cs"/>
                <w:rtl/>
              </w:rPr>
              <w:t>מזהה סוג בעל חיים</w:t>
            </w:r>
          </w:p>
        </w:tc>
      </w:tr>
    </w:tbl>
    <w:p w:rsidR="00501C49" w:rsidRDefault="00501C49" w:rsidP="00501C49">
      <w:pPr>
        <w:bidi/>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עיסקיות</w:t>
      </w:r>
    </w:p>
    <w:p w:rsidR="00481634" w:rsidRDefault="00481634">
      <w:pPr>
        <w:bidi/>
      </w:pPr>
    </w:p>
    <w:p w:rsidR="00481634" w:rsidRDefault="00747F2B">
      <w:pPr>
        <w:bidi/>
      </w:pPr>
      <w:r>
        <w:rPr>
          <w:b/>
          <w:sz w:val="24"/>
          <w:szCs w:val="24"/>
        </w:rPr>
        <w:t>Animal</w:t>
      </w:r>
    </w:p>
    <w:p w:rsidR="00481634" w:rsidRDefault="00471D70" w:rsidP="00747F2B">
      <w:pPr>
        <w:bidi/>
        <w:rPr>
          <w:rFonts w:hint="cs"/>
          <w:rtl/>
        </w:rPr>
      </w:pPr>
      <w:r>
        <w:rPr>
          <w:sz w:val="24"/>
          <w:szCs w:val="24"/>
          <w:rtl/>
        </w:rPr>
        <w:t xml:space="preserve">טבלת </w:t>
      </w:r>
      <w:r w:rsidR="00747F2B">
        <w:rPr>
          <w:rFonts w:hint="cs"/>
          <w:sz w:val="24"/>
          <w:szCs w:val="24"/>
          <w:rtl/>
        </w:rPr>
        <w:t>בעלי החיים במערכת</w:t>
      </w:r>
    </w:p>
    <w:tbl>
      <w:tblPr>
        <w:tblStyle w:val="a8"/>
        <w:tblW w:w="857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4334"/>
      </w:tblGrid>
      <w:tr w:rsidR="00747F2B" w:rsidTr="00747F2B">
        <w:tc>
          <w:tcPr>
            <w:tcW w:w="334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334"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ID</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tl/>
              </w:rPr>
              <w:t>מפתח ראשי לטבלה</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Name</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rsidP="00747F2B">
            <w:pPr>
              <w:widowControl w:val="0"/>
              <w:bidi/>
              <w:rPr>
                <w:rFonts w:hint="cs"/>
                <w:rtl/>
              </w:rPr>
            </w:pPr>
            <w:r>
              <w:rPr>
                <w:rFonts w:hint="cs"/>
                <w:rtl/>
              </w:rPr>
              <w:t>שם 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Weight</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Fonts w:hint="cs"/>
                <w:rtl/>
              </w:rPr>
            </w:pPr>
            <w:r>
              <w:rPr>
                <w:rFonts w:hint="cs"/>
                <w:rtl/>
              </w:rPr>
              <w:t>משקל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Notes</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מידע נוסף עבור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Fonts w:hint="cs"/>
              </w:rPr>
            </w:pPr>
            <w:r>
              <w:t>DateOfBirth</w:t>
            </w:r>
          </w:p>
        </w:tc>
        <w:tc>
          <w:tcPr>
            <w:tcW w:w="900" w:type="dxa"/>
            <w:tcMar>
              <w:top w:w="72" w:type="dxa"/>
              <w:left w:w="72" w:type="dxa"/>
              <w:bottom w:w="72" w:type="dxa"/>
              <w:right w:w="72" w:type="dxa"/>
            </w:tcMar>
            <w:vAlign w:val="center"/>
          </w:tcPr>
          <w:p w:rsidR="00747F2B" w:rsidRDefault="00747F2B" w:rsidP="008A0790">
            <w:pPr>
              <w:widowControl w:val="0"/>
              <w:bidi/>
            </w:pPr>
            <w:r>
              <w:rPr>
                <w:rtl/>
              </w:rPr>
              <w:t>תאריכי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תאריך לידת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Fonts w:hint="cs"/>
                <w:rtl/>
              </w:rPr>
            </w:pPr>
            <w:r>
              <w:rPr>
                <w:rFonts w:hint="cs"/>
              </w:rPr>
              <w:t>C</w:t>
            </w:r>
            <w:r>
              <w:t>hipNumber</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מספר שבב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C</w:t>
            </w:r>
            <w:r>
              <w:t>olor</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מחרוזתי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צבע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D</w:t>
            </w:r>
            <w:r>
              <w:t>ateNextVisit</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תאריכי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תאריך ביקור הבא</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Gender_id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מגדר</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O</w:t>
            </w:r>
            <w:r>
              <w:t>wner_id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בעלים</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Type_id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סוג בע"ח</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D</w:t>
            </w:r>
            <w:r>
              <w:t>octor_id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רופא מטפל</w:t>
            </w:r>
          </w:p>
        </w:tc>
      </w:tr>
    </w:tbl>
    <w:p w:rsidR="00481634" w:rsidRDefault="00481634">
      <w:pPr>
        <w:bidi/>
      </w:pPr>
    </w:p>
    <w:p w:rsidR="00481634" w:rsidRDefault="00747F2B">
      <w:pPr>
        <w:bidi/>
      </w:pPr>
      <w:r>
        <w:rPr>
          <w:b/>
          <w:sz w:val="24"/>
          <w:szCs w:val="24"/>
        </w:rPr>
        <w:t>Treatment</w:t>
      </w:r>
    </w:p>
    <w:p w:rsidR="00481634" w:rsidRDefault="00471D70" w:rsidP="003912C8">
      <w:pPr>
        <w:bidi/>
      </w:pPr>
      <w:r>
        <w:rPr>
          <w:sz w:val="24"/>
          <w:szCs w:val="24"/>
          <w:rtl/>
        </w:rPr>
        <w:t xml:space="preserve">טבלת </w:t>
      </w:r>
      <w:r w:rsidR="003912C8">
        <w:rPr>
          <w:rFonts w:hint="cs"/>
          <w:sz w:val="24"/>
          <w:szCs w:val="24"/>
          <w:rtl/>
        </w:rPr>
        <w:t xml:space="preserve">היסטוריית </w:t>
      </w:r>
      <w:r w:rsidR="00747F2B">
        <w:rPr>
          <w:rFonts w:hint="cs"/>
          <w:sz w:val="24"/>
          <w:szCs w:val="24"/>
          <w:rtl/>
        </w:rPr>
        <w:t xml:space="preserve">הטיפולים </w:t>
      </w:r>
    </w:p>
    <w:tbl>
      <w:tblPr>
        <w:tblStyle w:val="a9"/>
        <w:tblW w:w="8054" w:type="dxa"/>
        <w:tblBorders>
          <w:top w:val="nil"/>
          <w:left w:val="nil"/>
          <w:bottom w:val="nil"/>
          <w:right w:val="nil"/>
          <w:insideH w:val="nil"/>
          <w:insideV w:val="nil"/>
        </w:tblBorders>
        <w:tblLayout w:type="fixed"/>
        <w:tblLook w:val="0600" w:firstRow="0" w:lastRow="0" w:firstColumn="0" w:lastColumn="0" w:noHBand="1" w:noVBand="1"/>
      </w:tblPr>
      <w:tblGrid>
        <w:gridCol w:w="2766"/>
        <w:gridCol w:w="887"/>
        <w:gridCol w:w="4401"/>
      </w:tblGrid>
      <w:tr w:rsidR="00747F2B" w:rsidTr="00747F2B">
        <w:tc>
          <w:tcPr>
            <w:tcW w:w="2766"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887"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401"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8A0790" w:rsidTr="00747F2B">
        <w:tc>
          <w:tcPr>
            <w:tcW w:w="2766"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7"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747F2B" w:rsidTr="00747F2B">
        <w:tc>
          <w:tcPr>
            <w:tcW w:w="2766" w:type="dxa"/>
            <w:tcMar>
              <w:top w:w="72" w:type="dxa"/>
              <w:left w:w="72" w:type="dxa"/>
              <w:bottom w:w="72" w:type="dxa"/>
              <w:right w:w="72" w:type="dxa"/>
            </w:tcMar>
            <w:vAlign w:val="center"/>
          </w:tcPr>
          <w:p w:rsidR="00747F2B" w:rsidRDefault="00747F2B">
            <w:pPr>
              <w:widowControl w:val="0"/>
              <w:bidi/>
              <w:rPr>
                <w:rFonts w:hint="cs"/>
                <w:rtl/>
              </w:rPr>
            </w:pPr>
            <w:r>
              <w:t>Name</w:t>
            </w:r>
          </w:p>
        </w:tc>
        <w:tc>
          <w:tcPr>
            <w:tcW w:w="887"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747F2B" w:rsidP="008A0790">
            <w:pPr>
              <w:widowControl w:val="0"/>
              <w:bidi/>
              <w:rPr>
                <w:rFonts w:hint="cs"/>
                <w:rtl/>
              </w:rPr>
            </w:pPr>
            <w:r>
              <w:rPr>
                <w:rtl/>
              </w:rPr>
              <w:t xml:space="preserve">שם </w:t>
            </w:r>
            <w:r w:rsidR="008A0790">
              <w:rPr>
                <w:rFonts w:hint="cs"/>
                <w:rtl/>
              </w:rPr>
              <w:t>הטיפול</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Dose</w:t>
            </w:r>
          </w:p>
        </w:tc>
        <w:tc>
          <w:tcPr>
            <w:tcW w:w="887" w:type="dxa"/>
            <w:tcMar>
              <w:top w:w="72" w:type="dxa"/>
              <w:left w:w="72" w:type="dxa"/>
              <w:bottom w:w="72" w:type="dxa"/>
              <w:right w:w="72" w:type="dxa"/>
            </w:tcMar>
            <w:vAlign w:val="center"/>
          </w:tcPr>
          <w:p w:rsidR="00747F2B" w:rsidRDefault="008A0790"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מינון (רלוונטי עבור תרופות)</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Price</w:t>
            </w:r>
          </w:p>
        </w:tc>
        <w:tc>
          <w:tcPr>
            <w:tcW w:w="887"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מחיר</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t>Type_id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סוג טיפול</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rPr>
                <w:rFonts w:hint="cs"/>
              </w:rPr>
              <w:t>C</w:t>
            </w:r>
            <w:r>
              <w:t>ontainingTreatment_id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Fonts w:hint="cs"/>
                <w:rtl/>
              </w:rPr>
              <w:t>מזהה דו"ח טיפול מכיל</w:t>
            </w:r>
          </w:p>
        </w:tc>
      </w:tr>
    </w:tbl>
    <w:p w:rsidR="00481634" w:rsidRDefault="00481634">
      <w:pPr>
        <w:bidi/>
      </w:pPr>
    </w:p>
    <w:p w:rsidR="00481634" w:rsidRDefault="00747F2B">
      <w:pPr>
        <w:bidi/>
      </w:pPr>
      <w:r>
        <w:rPr>
          <w:b/>
          <w:sz w:val="24"/>
          <w:szCs w:val="24"/>
        </w:rPr>
        <w:t>TreatmentReport</w:t>
      </w:r>
    </w:p>
    <w:p w:rsidR="00481634" w:rsidRDefault="00471D70" w:rsidP="008A0790">
      <w:pPr>
        <w:bidi/>
      </w:pPr>
      <w:r>
        <w:rPr>
          <w:sz w:val="24"/>
          <w:szCs w:val="24"/>
          <w:rtl/>
        </w:rPr>
        <w:t xml:space="preserve">טבלת </w:t>
      </w:r>
      <w:r w:rsidR="008A0790">
        <w:rPr>
          <w:rFonts w:hint="cs"/>
          <w:sz w:val="24"/>
          <w:szCs w:val="24"/>
          <w:rtl/>
        </w:rPr>
        <w:t>היסטוריית</w:t>
      </w:r>
      <w:r w:rsidR="003912C8">
        <w:rPr>
          <w:rFonts w:hint="cs"/>
          <w:sz w:val="24"/>
          <w:szCs w:val="24"/>
          <w:rtl/>
        </w:rPr>
        <w:t xml:space="preserve"> דו"חות</w:t>
      </w:r>
      <w:r w:rsidR="008A0790">
        <w:rPr>
          <w:rFonts w:hint="cs"/>
          <w:sz w:val="24"/>
          <w:szCs w:val="24"/>
          <w:rtl/>
        </w:rPr>
        <w:t xml:space="preserve"> טיפולים</w:t>
      </w:r>
    </w:p>
    <w:tbl>
      <w:tblPr>
        <w:tblStyle w:val="aa"/>
        <w:tblW w:w="8069" w:type="dxa"/>
        <w:tblBorders>
          <w:top w:val="nil"/>
          <w:left w:val="nil"/>
          <w:bottom w:val="nil"/>
          <w:right w:val="nil"/>
          <w:insideH w:val="nil"/>
          <w:insideV w:val="nil"/>
        </w:tblBorders>
        <w:tblLayout w:type="fixed"/>
        <w:tblLook w:val="0600" w:firstRow="0" w:lastRow="0" w:firstColumn="0" w:lastColumn="0" w:noHBand="1" w:noVBand="1"/>
      </w:tblPr>
      <w:tblGrid>
        <w:gridCol w:w="2624"/>
        <w:gridCol w:w="1059"/>
        <w:gridCol w:w="4386"/>
      </w:tblGrid>
      <w:tr w:rsidR="008A0790" w:rsidTr="008A0790">
        <w:tc>
          <w:tcPr>
            <w:tcW w:w="2624"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1059"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86"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lastRenderedPageBreak/>
              <w:t>Id</w:t>
            </w:r>
          </w:p>
        </w:tc>
        <w:tc>
          <w:tcPr>
            <w:tcW w:w="1059"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rPr>
                <w:rFonts w:hint="cs"/>
              </w:rPr>
              <w:t>T</w:t>
            </w:r>
            <w:r>
              <w:t>otalPrice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מחיר כולל עבור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Date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תאריך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Summary</w:t>
            </w:r>
          </w:p>
        </w:tc>
        <w:tc>
          <w:tcPr>
            <w:tcW w:w="1059" w:type="dxa"/>
            <w:tcMar>
              <w:top w:w="72" w:type="dxa"/>
              <w:left w:w="72" w:type="dxa"/>
              <w:bottom w:w="72" w:type="dxa"/>
              <w:right w:w="72" w:type="dxa"/>
            </w:tcMar>
            <w:vAlign w:val="center"/>
          </w:tcPr>
          <w:p w:rsidR="008A0790" w:rsidRDefault="008A0790">
            <w:pPr>
              <w:widowControl w:val="0"/>
              <w:bidi/>
              <w:rPr>
                <w:rFonts w:hint="cs"/>
                <w:rtl/>
              </w:rPr>
            </w:pPr>
            <w:r>
              <w:rPr>
                <w:rFonts w:hint="cs"/>
                <w:rtl/>
              </w:rPr>
              <w:t>מחרוזתי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סיכום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Animal_id</w:t>
            </w:r>
          </w:p>
        </w:tc>
        <w:tc>
          <w:tcPr>
            <w:tcW w:w="1059" w:type="dxa"/>
            <w:tcMar>
              <w:top w:w="72" w:type="dxa"/>
              <w:left w:w="72" w:type="dxa"/>
              <w:bottom w:w="72" w:type="dxa"/>
              <w:right w:w="72" w:type="dxa"/>
            </w:tcMar>
            <w:vAlign w:val="center"/>
          </w:tcPr>
          <w:p w:rsidR="008A0790" w:rsidRDefault="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מזהה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AnimalMeasurements_id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Fonts w:hint="cs"/>
                <w:rtl/>
              </w:rPr>
              <w:t>מזהה מדידות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Doctor_id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רופא</w:t>
            </w:r>
          </w:p>
        </w:tc>
      </w:tr>
    </w:tbl>
    <w:p w:rsidR="00481634" w:rsidRDefault="00481634">
      <w:pPr>
        <w:bidi/>
      </w:pPr>
    </w:p>
    <w:p w:rsidR="00481634" w:rsidRDefault="00481634">
      <w:pPr>
        <w:bidi/>
        <w:rPr>
          <w:rFonts w:hint="cs"/>
        </w:rPr>
      </w:pPr>
    </w:p>
    <w:p w:rsidR="00481634" w:rsidRDefault="00747F2B">
      <w:pPr>
        <w:bidi/>
      </w:pPr>
      <w:r>
        <w:rPr>
          <w:b/>
          <w:sz w:val="24"/>
          <w:szCs w:val="24"/>
        </w:rPr>
        <w:t>Recommendation</w:t>
      </w:r>
    </w:p>
    <w:p w:rsidR="00481634" w:rsidRDefault="008A0790">
      <w:pPr>
        <w:bidi/>
      </w:pPr>
      <w:r>
        <w:rPr>
          <w:rFonts w:hint="cs"/>
          <w:sz w:val="24"/>
          <w:szCs w:val="24"/>
          <w:rtl/>
        </w:rPr>
        <w:t>טבלת המלצות וטרינר</w:t>
      </w:r>
    </w:p>
    <w:tbl>
      <w:tblPr>
        <w:tblStyle w:val="ab"/>
        <w:tblW w:w="8093"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4328"/>
      </w:tblGrid>
      <w:tr w:rsidR="008A0790" w:rsidTr="008A0790">
        <w:tc>
          <w:tcPr>
            <w:tcW w:w="279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97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28"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79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97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Date</w:t>
            </w:r>
          </w:p>
        </w:tc>
        <w:tc>
          <w:tcPr>
            <w:tcW w:w="975" w:type="dxa"/>
            <w:tcMar>
              <w:top w:w="72" w:type="dxa"/>
              <w:left w:w="72" w:type="dxa"/>
              <w:bottom w:w="72" w:type="dxa"/>
              <w:right w:w="72" w:type="dxa"/>
            </w:tcMar>
            <w:vAlign w:val="center"/>
          </w:tcPr>
          <w:p w:rsidR="008A0790" w:rsidRDefault="008A0790">
            <w:pPr>
              <w:widowControl w:val="0"/>
              <w:bidi/>
            </w:pPr>
            <w:r>
              <w:rPr>
                <w:rtl/>
              </w:rPr>
              <w:t>תאריכי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תאריך ביצוע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Text</w:t>
            </w:r>
          </w:p>
        </w:tc>
        <w:tc>
          <w:tcPr>
            <w:tcW w:w="975" w:type="dxa"/>
            <w:tcMar>
              <w:top w:w="72" w:type="dxa"/>
              <w:left w:w="72" w:type="dxa"/>
              <w:bottom w:w="72" w:type="dxa"/>
              <w:right w:w="72" w:type="dxa"/>
            </w:tcMar>
            <w:vAlign w:val="center"/>
          </w:tcPr>
          <w:p w:rsidR="008A0790" w:rsidRDefault="008A0790" w:rsidP="008A0790">
            <w:pPr>
              <w:widowControl w:val="0"/>
              <w:bidi/>
            </w:pPr>
            <w:r>
              <w:rPr>
                <w:rFonts w:hint="cs"/>
                <w:rtl/>
              </w:rPr>
              <w:t>מחרוזתי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תוכן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Owner_id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בעלים</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Doctor_id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Address</w:t>
      </w:r>
    </w:p>
    <w:p w:rsidR="00481634" w:rsidRDefault="00471D70" w:rsidP="008A0790">
      <w:pPr>
        <w:bidi/>
      </w:pPr>
      <w:r>
        <w:rPr>
          <w:sz w:val="24"/>
          <w:szCs w:val="24"/>
          <w:rtl/>
        </w:rPr>
        <w:t xml:space="preserve">טבלת </w:t>
      </w:r>
      <w:r w:rsidR="008A0790">
        <w:rPr>
          <w:rFonts w:hint="cs"/>
          <w:sz w:val="24"/>
          <w:szCs w:val="24"/>
          <w:rtl/>
        </w:rPr>
        <w:t>כתובות משתמשים</w:t>
      </w:r>
    </w:p>
    <w:tbl>
      <w:tblPr>
        <w:tblStyle w:val="ac"/>
        <w:tblW w:w="8406"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Country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מדינה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City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rPr>
                <w:rFonts w:hint="cs"/>
                <w:rtl/>
              </w:rPr>
            </w:pPr>
            <w:r>
              <w:rPr>
                <w:rFonts w:hint="cs"/>
                <w:rtl/>
              </w:rPr>
              <w:t>עיר</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StreetName</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רחוב</w:t>
            </w:r>
          </w:p>
        </w:tc>
      </w:tr>
      <w:tr w:rsidR="008A0790" w:rsidTr="008A0790">
        <w:trPr>
          <w:trHeight w:val="420"/>
        </w:trPr>
        <w:tc>
          <w:tcPr>
            <w:tcW w:w="3150" w:type="dxa"/>
            <w:tcMar>
              <w:top w:w="72" w:type="dxa"/>
              <w:left w:w="72" w:type="dxa"/>
              <w:bottom w:w="72" w:type="dxa"/>
              <w:right w:w="72" w:type="dxa"/>
            </w:tcMar>
            <w:vAlign w:val="center"/>
          </w:tcPr>
          <w:p w:rsidR="008A0790" w:rsidRDefault="008A0790">
            <w:pPr>
              <w:widowControl w:val="0"/>
              <w:bidi/>
              <w:rPr>
                <w:rFonts w:hint="cs"/>
                <w:rtl/>
              </w:rPr>
            </w:pPr>
            <w:r>
              <w:t>StreetNumber</w:t>
            </w:r>
          </w:p>
        </w:tc>
        <w:tc>
          <w:tcPr>
            <w:tcW w:w="885" w:type="dxa"/>
            <w:tcMar>
              <w:top w:w="72" w:type="dxa"/>
              <w:left w:w="72" w:type="dxa"/>
              <w:bottom w:w="72" w:type="dxa"/>
              <w:right w:w="72" w:type="dxa"/>
            </w:tcMar>
            <w:vAlign w:val="center"/>
          </w:tcPr>
          <w:p w:rsidR="008A0790" w:rsidRDefault="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מספר בית</w:t>
            </w:r>
          </w:p>
        </w:tc>
      </w:tr>
    </w:tbl>
    <w:p w:rsidR="00481634" w:rsidRDefault="00481634">
      <w:pPr>
        <w:bidi/>
      </w:pPr>
    </w:p>
    <w:p w:rsidR="008A0790" w:rsidRDefault="008A0790" w:rsidP="008A0790">
      <w:pPr>
        <w:bidi/>
        <w:rPr>
          <w:rFonts w:hint="cs"/>
          <w:rtl/>
        </w:rPr>
      </w:pPr>
      <w:r>
        <w:rPr>
          <w:rFonts w:hint="cs"/>
          <w:b/>
          <w:sz w:val="24"/>
          <w:szCs w:val="24"/>
        </w:rPr>
        <w:t>A</w:t>
      </w:r>
      <w:r>
        <w:rPr>
          <w:b/>
          <w:sz w:val="24"/>
          <w:szCs w:val="24"/>
        </w:rPr>
        <w:t>nimalMeasurements</w:t>
      </w:r>
    </w:p>
    <w:p w:rsidR="008A0790" w:rsidRDefault="008A0790" w:rsidP="008A0790">
      <w:pPr>
        <w:bidi/>
      </w:pPr>
      <w:r>
        <w:rPr>
          <w:sz w:val="24"/>
          <w:szCs w:val="24"/>
          <w:rtl/>
        </w:rPr>
        <w:t>טבלת חוות הדעת של לקוחות על לקוחות אחרים</w:t>
      </w:r>
    </w:p>
    <w:tbl>
      <w:tblPr>
        <w:tblStyle w:val="ac"/>
        <w:tblW w:w="8466" w:type="dxa"/>
        <w:tblBorders>
          <w:top w:val="nil"/>
          <w:left w:val="nil"/>
          <w:bottom w:val="nil"/>
          <w:right w:val="nil"/>
          <w:insideH w:val="nil"/>
          <w:insideV w:val="nil"/>
        </w:tblBorders>
        <w:tblLayout w:type="fixed"/>
        <w:tblLook w:val="0600" w:firstRow="0" w:lastRow="0" w:firstColumn="0" w:lastColumn="0" w:noHBand="1" w:noVBand="1"/>
      </w:tblPr>
      <w:tblGrid>
        <w:gridCol w:w="3150"/>
        <w:gridCol w:w="94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עמודה</w:t>
            </w:r>
          </w:p>
        </w:tc>
        <w:tc>
          <w:tcPr>
            <w:tcW w:w="945"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rFonts w:hint="cs"/>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t>Id</w:t>
            </w:r>
          </w:p>
        </w:tc>
        <w:tc>
          <w:tcPr>
            <w:tcW w:w="945" w:type="dxa"/>
            <w:tcMar>
              <w:top w:w="72" w:type="dxa"/>
              <w:left w:w="72" w:type="dxa"/>
              <w:bottom w:w="72" w:type="dxa"/>
              <w:right w:w="72" w:type="dxa"/>
            </w:tcMar>
            <w:vAlign w:val="center"/>
          </w:tcPr>
          <w:p w:rsidR="008A0790" w:rsidRDefault="003912C8" w:rsidP="00501C49">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lastRenderedPageBreak/>
              <w:t>Weight</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משקל בקילוגרמים</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Pulse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Fonts w:hint="cs"/>
                <w:rtl/>
              </w:rPr>
            </w:pPr>
            <w:r>
              <w:rPr>
                <w:rFonts w:hint="cs"/>
                <w:rtl/>
              </w:rPr>
              <w:t>דופק</w:t>
            </w:r>
          </w:p>
        </w:tc>
      </w:tr>
      <w:tr w:rsidR="003912C8" w:rsidTr="008A0790">
        <w:tc>
          <w:tcPr>
            <w:tcW w:w="3150" w:type="dxa"/>
            <w:tcMar>
              <w:top w:w="72" w:type="dxa"/>
              <w:left w:w="72" w:type="dxa"/>
              <w:bottom w:w="72" w:type="dxa"/>
              <w:right w:w="72" w:type="dxa"/>
            </w:tcMar>
            <w:vAlign w:val="center"/>
          </w:tcPr>
          <w:p w:rsidR="003912C8" w:rsidRDefault="003912C8" w:rsidP="003912C8">
            <w:pPr>
              <w:widowControl w:val="0"/>
              <w:bidi/>
            </w:pPr>
            <w:r>
              <w:t>Temperature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טמפרטורה במעלות צלסיוס</w:t>
            </w:r>
          </w:p>
        </w:tc>
      </w:tr>
      <w:tr w:rsidR="003912C8" w:rsidTr="004674E5">
        <w:trPr>
          <w:trHeight w:val="420"/>
        </w:trPr>
        <w:tc>
          <w:tcPr>
            <w:tcW w:w="3150" w:type="dxa"/>
            <w:tcMar>
              <w:top w:w="72" w:type="dxa"/>
              <w:left w:w="72" w:type="dxa"/>
              <w:bottom w:w="72" w:type="dxa"/>
              <w:right w:w="72" w:type="dxa"/>
            </w:tcMar>
            <w:vAlign w:val="center"/>
          </w:tcPr>
          <w:p w:rsidR="003912C8" w:rsidRDefault="003912C8" w:rsidP="003912C8">
            <w:pPr>
              <w:widowControl w:val="0"/>
              <w:bidi/>
            </w:pPr>
            <w:r>
              <w:t>SystolicBloodPressure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סיסטולי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DiastolicBloodPressure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דיאסטולי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rPr>
                <w:rFonts w:hint="cs"/>
              </w:rPr>
              <w:t>A</w:t>
            </w:r>
            <w:r>
              <w:t>nimal_id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Fonts w:hint="cs"/>
                <w:rtl/>
              </w:rPr>
            </w:pPr>
            <w:r>
              <w:rPr>
                <w:rFonts w:hint="cs"/>
                <w:rtl/>
              </w:rPr>
              <w:t>מזהה בע"ח</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rPr>
                <w:rFonts w:hint="cs"/>
              </w:rPr>
            </w:pPr>
            <w:r>
              <w:t>ContainingTreatment_id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דו"ח טיפול מכיל</w:t>
            </w:r>
          </w:p>
        </w:tc>
      </w:tr>
    </w:tbl>
    <w:p w:rsidR="00481634" w:rsidRPr="008A0790" w:rsidRDefault="00481634">
      <w:pPr>
        <w:bidi/>
      </w:pPr>
    </w:p>
    <w:p w:rsidR="00481634" w:rsidRDefault="00471D70">
      <w:pPr>
        <w:bidi/>
      </w:pPr>
      <w:r>
        <w:rPr>
          <w:sz w:val="36"/>
          <w:szCs w:val="36"/>
          <w:u w:val="single"/>
          <w:rtl/>
        </w:rPr>
        <w:t>שכבת הלוגיקה</w:t>
      </w:r>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השירותים</w:t>
      </w:r>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rsidP="00BD788B">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w:t>
      </w:r>
      <w:r w:rsidR="00BD788B">
        <w:rPr>
          <w:rFonts w:hint="cs"/>
          <w:sz w:val="24"/>
          <w:szCs w:val="24"/>
          <w:rtl/>
        </w:rPr>
        <w:t>הוטרינרים</w:t>
      </w:r>
      <w:r>
        <w:rPr>
          <w:sz w:val="24"/>
          <w:szCs w:val="24"/>
          <w:rtl/>
        </w:rPr>
        <w:t xml:space="preserve"> יוגדר השירות </w:t>
      </w:r>
      <w:r w:rsidR="00BD788B">
        <w:rPr>
          <w:rFonts w:hint="cs"/>
          <w:sz w:val="24"/>
          <w:szCs w:val="24"/>
        </w:rPr>
        <w:t>V</w:t>
      </w:r>
      <w:r w:rsidR="00BD788B">
        <w:rPr>
          <w:sz w:val="24"/>
          <w:szCs w:val="24"/>
        </w:rPr>
        <w:t>etsController</w:t>
      </w:r>
      <w:r>
        <w:rPr>
          <w:sz w:val="24"/>
          <w:szCs w:val="24"/>
          <w:rtl/>
        </w:rPr>
        <w:t xml:space="preserve">. שירות זה יהיה זמין באתר בכתובת היחסית </w:t>
      </w:r>
      <w:r>
        <w:rPr>
          <w:sz w:val="24"/>
          <w:szCs w:val="24"/>
        </w:rPr>
        <w:t>api/</w:t>
      </w:r>
      <w:r w:rsidR="00BD788B">
        <w:rPr>
          <w:sz w:val="24"/>
          <w:szCs w:val="24"/>
        </w:rPr>
        <w:t>vets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התצוגה</w:t>
      </w:r>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פרויקט הישויות (</w:t>
      </w:r>
      <w:r>
        <w:rPr>
          <w:sz w:val="36"/>
          <w:szCs w:val="36"/>
          <w:u w:val="single"/>
        </w:rPr>
        <w:t>Domain)</w:t>
      </w:r>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r>
        <w:rPr>
          <w:sz w:val="24"/>
          <w:szCs w:val="24"/>
        </w:rPr>
        <w:t>public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r>
        <w:rPr>
          <w:sz w:val="24"/>
          <w:szCs w:val="24"/>
        </w:rPr>
        <w:t>public virtual int Id { get; set; }</w:t>
      </w:r>
    </w:p>
    <w:p w:rsidR="00481634" w:rsidRDefault="00481634"/>
    <w:p w:rsidR="00481634" w:rsidRDefault="00471D70">
      <w:r>
        <w:rPr>
          <w:sz w:val="24"/>
          <w:szCs w:val="24"/>
        </w:rPr>
        <w:t>public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EA5B60">
      <w:pPr>
        <w:bidi/>
      </w:pPr>
      <w:r>
        <w:rPr>
          <w:b/>
          <w:sz w:val="24"/>
          <w:szCs w:val="24"/>
          <w:rtl/>
        </w:rPr>
        <w:t xml:space="preserve">מחלקת </w:t>
      </w:r>
      <w:r w:rsidR="00EA5B60">
        <w:rPr>
          <w:b/>
          <w:sz w:val="24"/>
          <w:szCs w:val="24"/>
        </w:rPr>
        <w:t>Person</w:t>
      </w:r>
    </w:p>
    <w:p w:rsidR="00481634" w:rsidRDefault="00471D70" w:rsidP="00EA5B6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w:t>
      </w:r>
      <w:r w:rsidR="00EA5B60">
        <w:rPr>
          <w:rFonts w:hint="cs"/>
          <w:sz w:val="24"/>
          <w:szCs w:val="24"/>
          <w:rtl/>
        </w:rPr>
        <w:t>בעלים/רופאים</w:t>
      </w:r>
      <w:r>
        <w:rPr>
          <w:sz w:val="24"/>
          <w:szCs w:val="24"/>
          <w:rtl/>
        </w:rPr>
        <w:t>). המחלקה בעלת התכונות הבאות:</w:t>
      </w:r>
    </w:p>
    <w:p w:rsidR="00481634" w:rsidRDefault="00481634" w:rsidP="00EA5B60"/>
    <w:p w:rsidR="00EA5B60" w:rsidRPr="00EA5B60" w:rsidRDefault="00EA5B60" w:rsidP="00EA5B60">
      <w:pPr>
        <w:rPr>
          <w:sz w:val="24"/>
          <w:szCs w:val="24"/>
        </w:rPr>
      </w:pPr>
      <w:r>
        <w:rPr>
          <w:sz w:val="24"/>
          <w:szCs w:val="24"/>
        </w:rPr>
        <w:t xml:space="preserve">        </w:t>
      </w:r>
      <w:r w:rsidRPr="00EA5B60">
        <w:rPr>
          <w:sz w:val="24"/>
          <w:szCs w:val="24"/>
        </w:rPr>
        <w:t>public virtual string Password { get; set; }</w:t>
      </w:r>
    </w:p>
    <w:p w:rsidR="00EA5B60" w:rsidRPr="00EA5B60" w:rsidRDefault="00EA5B60" w:rsidP="00EA5B60">
      <w:pPr>
        <w:rPr>
          <w:sz w:val="24"/>
          <w:szCs w:val="24"/>
        </w:rPr>
      </w:pPr>
      <w:r w:rsidRPr="00EA5B60">
        <w:rPr>
          <w:sz w:val="24"/>
          <w:szCs w:val="24"/>
        </w:rPr>
        <w:t xml:space="preserve">        public virtual string FirstName { get; set; }</w:t>
      </w:r>
    </w:p>
    <w:p w:rsidR="00EA5B60" w:rsidRPr="00EA5B60" w:rsidRDefault="00EA5B60" w:rsidP="00EA5B60">
      <w:pPr>
        <w:rPr>
          <w:sz w:val="24"/>
          <w:szCs w:val="24"/>
        </w:rPr>
      </w:pPr>
      <w:r w:rsidRPr="00EA5B60">
        <w:rPr>
          <w:sz w:val="24"/>
          <w:szCs w:val="24"/>
        </w:rPr>
        <w:t xml:space="preserve">        public virtual string LastName { get; set; }</w:t>
      </w:r>
    </w:p>
    <w:p w:rsidR="00EA5B60" w:rsidRPr="00EA5B60" w:rsidRDefault="00EA5B60" w:rsidP="00EA5B60">
      <w:pPr>
        <w:rPr>
          <w:sz w:val="24"/>
          <w:szCs w:val="24"/>
        </w:rPr>
      </w:pPr>
      <w:r w:rsidRPr="00EA5B60">
        <w:rPr>
          <w:sz w:val="24"/>
          <w:szCs w:val="24"/>
        </w:rPr>
        <w:t xml:space="preserve">        public virtual DateTime BirthDate { get; set; }</w:t>
      </w:r>
    </w:p>
    <w:p w:rsidR="00EA5B60" w:rsidRPr="00EA5B60" w:rsidRDefault="00EA5B60" w:rsidP="00EA5B60">
      <w:pPr>
        <w:rPr>
          <w:sz w:val="24"/>
          <w:szCs w:val="24"/>
        </w:rPr>
      </w:pPr>
      <w:r w:rsidRPr="00EA5B60">
        <w:rPr>
          <w:sz w:val="24"/>
          <w:szCs w:val="24"/>
        </w:rPr>
        <w:t xml:space="preserve">        public virtual string Email { get; set; }</w:t>
      </w:r>
    </w:p>
    <w:p w:rsidR="00EA5B60" w:rsidRPr="00EA5B60" w:rsidRDefault="00EA5B60" w:rsidP="00EA5B60">
      <w:pPr>
        <w:rPr>
          <w:sz w:val="24"/>
          <w:szCs w:val="24"/>
        </w:rPr>
      </w:pPr>
      <w:r w:rsidRPr="00EA5B60">
        <w:rPr>
          <w:sz w:val="24"/>
          <w:szCs w:val="24"/>
        </w:rPr>
        <w:t xml:space="preserve">        public virtual Address Address { get; set; }</w:t>
      </w:r>
    </w:p>
    <w:p w:rsidR="00EA5B60" w:rsidRPr="00EA5B60" w:rsidRDefault="00EA5B60" w:rsidP="00EA5B60">
      <w:pPr>
        <w:rPr>
          <w:sz w:val="24"/>
          <w:szCs w:val="24"/>
        </w:rPr>
      </w:pPr>
      <w:r w:rsidRPr="00EA5B60">
        <w:rPr>
          <w:sz w:val="24"/>
          <w:szCs w:val="24"/>
        </w:rPr>
        <w:t xml:space="preserve">        public virtual string Phone { get; set; }</w:t>
      </w:r>
    </w:p>
    <w:p w:rsidR="00481634" w:rsidRPr="00EA5B60" w:rsidRDefault="00EA5B60" w:rsidP="00EA5B60">
      <w:pPr>
        <w:rPr>
          <w:sz w:val="24"/>
          <w:szCs w:val="24"/>
        </w:rPr>
      </w:pPr>
      <w:r w:rsidRPr="00EA5B60">
        <w:rPr>
          <w:sz w:val="24"/>
          <w:szCs w:val="24"/>
        </w:rPr>
        <w:t xml:space="preserve">        </w:t>
      </w:r>
    </w:p>
    <w:p w:rsidR="00481634" w:rsidRDefault="00471D70" w:rsidP="00EA5B60">
      <w:pPr>
        <w:bidi/>
      </w:pPr>
      <w:r>
        <w:rPr>
          <w:b/>
          <w:sz w:val="24"/>
          <w:szCs w:val="24"/>
          <w:rtl/>
        </w:rPr>
        <w:t xml:space="preserve">מחלקת </w:t>
      </w:r>
      <w:r w:rsidR="00EA5B60">
        <w:rPr>
          <w:b/>
          <w:sz w:val="24"/>
          <w:szCs w:val="24"/>
        </w:rPr>
        <w:t>Owner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בעלים</w:t>
      </w:r>
      <w:r>
        <w:rPr>
          <w:sz w:val="24"/>
          <w:szCs w:val="24"/>
          <w:rtl/>
        </w:rPr>
        <w:t xml:space="preserve"> במערכת. היא מכילה את </w:t>
      </w:r>
      <w:r w:rsidR="00EA5B60">
        <w:rPr>
          <w:rFonts w:hint="cs"/>
          <w:sz w:val="24"/>
          <w:szCs w:val="24"/>
          <w:rtl/>
        </w:rPr>
        <w:t>רשימת בעלי החיים של הבעלים</w:t>
      </w:r>
      <w:r>
        <w:rPr>
          <w:sz w:val="24"/>
          <w:szCs w:val="24"/>
          <w:rtl/>
        </w:rPr>
        <w:t>. המחלקה בעלת התכונות הבאות:</w:t>
      </w:r>
    </w:p>
    <w:p w:rsidR="00481634" w:rsidRPr="00EA5B60" w:rsidRDefault="00EA5B60" w:rsidP="00EA5B60">
      <w:pPr>
        <w:rPr>
          <w:sz w:val="24"/>
          <w:szCs w:val="24"/>
        </w:rPr>
      </w:pPr>
      <w:r>
        <w:rPr>
          <w:sz w:val="24"/>
          <w:szCs w:val="24"/>
        </w:rPr>
        <w:t xml:space="preserve">        </w:t>
      </w:r>
      <w:r w:rsidRPr="00EA5B60">
        <w:rPr>
          <w:sz w:val="24"/>
          <w:szCs w:val="24"/>
        </w:rPr>
        <w:t>public virtual IList&lt;Animal&gt; Animals { get; set; }</w:t>
      </w:r>
    </w:p>
    <w:p w:rsidR="00481634" w:rsidRDefault="00481634">
      <w:pPr>
        <w:bidi/>
      </w:pPr>
    </w:p>
    <w:p w:rsidR="00481634" w:rsidRDefault="00471D70">
      <w:r>
        <w:br w:type="page"/>
      </w:r>
    </w:p>
    <w:p w:rsidR="00481634" w:rsidRDefault="00481634">
      <w:pPr>
        <w:bidi/>
      </w:pPr>
    </w:p>
    <w:p w:rsidR="00481634" w:rsidRDefault="00471D70" w:rsidP="00EA5B60">
      <w:pPr>
        <w:bidi/>
        <w:rPr>
          <w:rFonts w:hint="cs"/>
          <w:rtl/>
        </w:rPr>
      </w:pPr>
      <w:r>
        <w:rPr>
          <w:b/>
          <w:sz w:val="24"/>
          <w:szCs w:val="24"/>
          <w:rtl/>
        </w:rPr>
        <w:t xml:space="preserve">מחלקת </w:t>
      </w:r>
      <w:r w:rsidR="00EA5B60">
        <w:rPr>
          <w:rFonts w:hint="cs"/>
          <w:b/>
          <w:sz w:val="24"/>
          <w:szCs w:val="24"/>
        </w:rPr>
        <w:t>D</w:t>
      </w:r>
      <w:r w:rsidR="00EA5B60">
        <w:rPr>
          <w:b/>
          <w:sz w:val="24"/>
          <w:szCs w:val="24"/>
        </w:rPr>
        <w:t>octor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רופא</w:t>
      </w:r>
      <w:r>
        <w:rPr>
          <w:sz w:val="24"/>
          <w:szCs w:val="24"/>
          <w:rtl/>
        </w:rPr>
        <w:t xml:space="preserve"> במערכת. היא מכילה </w:t>
      </w:r>
      <w:r w:rsidR="00EA5B60">
        <w:rPr>
          <w:rFonts w:hint="cs"/>
          <w:sz w:val="24"/>
          <w:szCs w:val="24"/>
          <w:rtl/>
        </w:rPr>
        <w:t>את שעות פעילות הרופא, מידע כללי וקוד רופא</w:t>
      </w:r>
      <w:r>
        <w:rPr>
          <w:sz w:val="24"/>
          <w:szCs w:val="24"/>
          <w:rtl/>
        </w:rPr>
        <w:t xml:space="preserve">. המחלקה מכילה את הרשימות הבאות: </w:t>
      </w:r>
      <w:r w:rsidR="00EA5B60">
        <w:rPr>
          <w:rFonts w:hint="cs"/>
          <w:sz w:val="24"/>
          <w:szCs w:val="24"/>
          <w:rtl/>
        </w:rPr>
        <w:t>רשימת בעלי חיים בטיפול, רשימת סוגי בעלי חיים שניתנים לטיפול והמלצות</w:t>
      </w:r>
      <w:r>
        <w:rPr>
          <w:sz w:val="24"/>
          <w:szCs w:val="24"/>
          <w:rtl/>
        </w:rPr>
        <w:t>. המחלקה בעלת התכונות הבאות:</w:t>
      </w:r>
    </w:p>
    <w:p w:rsidR="00481634" w:rsidRDefault="00481634"/>
    <w:p w:rsidR="00EA5B60" w:rsidRPr="00EA5B60" w:rsidRDefault="00EA5B60" w:rsidP="00EA5B60">
      <w:pPr>
        <w:rPr>
          <w:sz w:val="24"/>
          <w:szCs w:val="24"/>
        </w:rPr>
      </w:pPr>
      <w:r w:rsidRPr="00EA5B60">
        <w:rPr>
          <w:sz w:val="24"/>
          <w:szCs w:val="24"/>
        </w:rPr>
        <w:t xml:space="preserve">        public virtual string DoctorCode { get; set; }</w:t>
      </w:r>
    </w:p>
    <w:p w:rsidR="00EA5B60" w:rsidRPr="00EA5B60" w:rsidRDefault="00EA5B60" w:rsidP="00EA5B60">
      <w:pPr>
        <w:rPr>
          <w:sz w:val="24"/>
          <w:szCs w:val="24"/>
        </w:rPr>
      </w:pPr>
      <w:r w:rsidRPr="00EA5B60">
        <w:rPr>
          <w:sz w:val="24"/>
          <w:szCs w:val="24"/>
        </w:rPr>
        <w:t xml:space="preserve">        public virtual string Notes { get; set; }</w:t>
      </w:r>
    </w:p>
    <w:p w:rsidR="00EA5B60" w:rsidRDefault="00EA5B60" w:rsidP="00EA5B60">
      <w:pPr>
        <w:rPr>
          <w:sz w:val="24"/>
          <w:szCs w:val="24"/>
        </w:rPr>
      </w:pPr>
      <w:r w:rsidRPr="00EA5B60">
        <w:rPr>
          <w:sz w:val="24"/>
          <w:szCs w:val="24"/>
        </w:rPr>
        <w:t xml:space="preserve">        public virtual string OpeningHours { get; set; }</w:t>
      </w:r>
    </w:p>
    <w:p w:rsidR="00EA5B60" w:rsidRPr="00EA5B60" w:rsidRDefault="00EA5B60" w:rsidP="00EA5B60">
      <w:pPr>
        <w:rPr>
          <w:sz w:val="24"/>
          <w:szCs w:val="24"/>
        </w:rPr>
      </w:pPr>
      <w:r w:rsidRPr="00EA5B60">
        <w:rPr>
          <w:sz w:val="24"/>
          <w:szCs w:val="24"/>
        </w:rPr>
        <w:t xml:space="preserve">        public virtual IList&lt;Animal&gt; TreatingAnimals { get; set; }</w:t>
      </w:r>
    </w:p>
    <w:p w:rsidR="00EA5B60" w:rsidRPr="00EA5B60" w:rsidRDefault="00EA5B60" w:rsidP="00EA5B60">
      <w:pPr>
        <w:rPr>
          <w:sz w:val="24"/>
          <w:szCs w:val="24"/>
        </w:rPr>
      </w:pPr>
      <w:r w:rsidRPr="00EA5B60">
        <w:rPr>
          <w:sz w:val="24"/>
          <w:szCs w:val="24"/>
        </w:rPr>
        <w:t xml:space="preserve">        public virtual IList&lt;Recommendation&gt; Recommendations { get; set; }</w:t>
      </w:r>
    </w:p>
    <w:p w:rsidR="00481634" w:rsidRPr="00EA5B60" w:rsidRDefault="00EA5B60" w:rsidP="00EA5B60">
      <w:pPr>
        <w:rPr>
          <w:sz w:val="24"/>
          <w:szCs w:val="24"/>
        </w:rPr>
      </w:pPr>
      <w:r w:rsidRPr="00EA5B60">
        <w:rPr>
          <w:sz w:val="24"/>
          <w:szCs w:val="24"/>
        </w:rPr>
        <w:t xml:space="preserve">        public virtual IList&lt;AnimalTypeDecode&gt; AnimalTypes { get; set; }</w:t>
      </w:r>
    </w:p>
    <w:p w:rsidR="00481634" w:rsidRDefault="00481634">
      <w:pPr>
        <w:bidi/>
      </w:pPr>
    </w:p>
    <w:p w:rsidR="00481634" w:rsidRDefault="00471D70">
      <w:r>
        <w:br w:type="page"/>
      </w:r>
    </w:p>
    <w:p w:rsidR="00481634" w:rsidRDefault="00471D70" w:rsidP="00EA5B60">
      <w:pPr>
        <w:bidi/>
      </w:pPr>
      <w:r>
        <w:rPr>
          <w:b/>
          <w:sz w:val="24"/>
          <w:szCs w:val="24"/>
          <w:rtl/>
        </w:rPr>
        <w:lastRenderedPageBreak/>
        <w:t xml:space="preserve">מחלקת </w:t>
      </w:r>
      <w:r w:rsidR="00EA5B60">
        <w:rPr>
          <w:b/>
          <w:sz w:val="24"/>
          <w:szCs w:val="24"/>
        </w:rPr>
        <w:t>AnimalTypeDecode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סוג בעל חיים</w:t>
      </w:r>
      <w:r>
        <w:rPr>
          <w:sz w:val="24"/>
          <w:szCs w:val="24"/>
          <w:rtl/>
        </w:rPr>
        <w:t xml:space="preserve">. הערכים התקינים הם </w:t>
      </w:r>
      <w:r w:rsidR="00EA5B60">
        <w:rPr>
          <w:rFonts w:hint="cs"/>
          <w:sz w:val="24"/>
          <w:szCs w:val="24"/>
          <w:rtl/>
        </w:rPr>
        <w:t>חתול, כלב, דג וציפור</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pPr>
      <w:r>
        <w:rPr>
          <w:b/>
          <w:sz w:val="24"/>
          <w:szCs w:val="24"/>
          <w:rtl/>
        </w:rPr>
        <w:t xml:space="preserve">מחלקת </w:t>
      </w:r>
      <w:r w:rsidR="00EA5B60">
        <w:rPr>
          <w:b/>
          <w:sz w:val="24"/>
          <w:szCs w:val="24"/>
        </w:rPr>
        <w:t>GenderDecode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מגדרי בעלי חיים</w:t>
      </w:r>
      <w:r>
        <w:rPr>
          <w:sz w:val="24"/>
          <w:szCs w:val="24"/>
          <w:rtl/>
        </w:rPr>
        <w:t xml:space="preserve">. הערכים התקינים הם: </w:t>
      </w:r>
      <w:r w:rsidR="00EA5B60">
        <w:rPr>
          <w:rFonts w:hint="cs"/>
          <w:sz w:val="24"/>
          <w:szCs w:val="24"/>
          <w:rtl/>
        </w:rPr>
        <w:t>זכר ונקבה</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rPr>
          <w:rFonts w:hint="cs"/>
          <w:rtl/>
        </w:rPr>
      </w:pPr>
      <w:r>
        <w:rPr>
          <w:b/>
          <w:sz w:val="24"/>
          <w:szCs w:val="24"/>
          <w:rtl/>
        </w:rPr>
        <w:t xml:space="preserve">מחלקת </w:t>
      </w:r>
      <w:r w:rsidR="00EA5B60">
        <w:rPr>
          <w:b/>
          <w:sz w:val="24"/>
          <w:szCs w:val="24"/>
        </w:rPr>
        <w:t>TreatmentTypeDecode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את סוגי </w:t>
      </w:r>
      <w:r w:rsidR="00EA5B60">
        <w:rPr>
          <w:rFonts w:hint="cs"/>
          <w:sz w:val="24"/>
          <w:szCs w:val="24"/>
          <w:rtl/>
        </w:rPr>
        <w:t>הטיפולים האפשריים</w:t>
      </w:r>
      <w:r>
        <w:rPr>
          <w:sz w:val="24"/>
          <w:szCs w:val="24"/>
          <w:rtl/>
        </w:rPr>
        <w:t xml:space="preserve">. הערכים התקינים הם </w:t>
      </w:r>
      <w:r w:rsidR="00EA5B60">
        <w:rPr>
          <w:rFonts w:hint="cs"/>
          <w:sz w:val="24"/>
          <w:szCs w:val="24"/>
          <w:rtl/>
        </w:rPr>
        <w:t>חיסונים, תרופות וטיפולים כלליים</w:t>
      </w:r>
      <w:r>
        <w:rPr>
          <w:sz w:val="24"/>
          <w:szCs w:val="24"/>
          <w:rtl/>
        </w:rPr>
        <w:t>. מחלקה זו לא מכילה תכונות נוספות מעבר לתכונות במחלקת הבסיס.</w:t>
      </w:r>
    </w:p>
    <w:p w:rsidR="00481634" w:rsidRDefault="00471D70">
      <w:r>
        <w:br w:type="page"/>
      </w:r>
    </w:p>
    <w:p w:rsidR="00481634" w:rsidRDefault="00481634">
      <w:pPr>
        <w:bidi/>
        <w:rPr>
          <w:rFonts w:hint="cs"/>
        </w:rPr>
      </w:pPr>
    </w:p>
    <w:p w:rsidR="00481634" w:rsidRDefault="00471D70" w:rsidP="00EA5B60">
      <w:pPr>
        <w:bidi/>
        <w:rPr>
          <w:rFonts w:hint="cs"/>
          <w:rtl/>
        </w:rPr>
      </w:pPr>
      <w:r>
        <w:rPr>
          <w:b/>
          <w:sz w:val="24"/>
          <w:szCs w:val="24"/>
          <w:rtl/>
        </w:rPr>
        <w:t xml:space="preserve">מחלקת </w:t>
      </w:r>
      <w:r w:rsidR="00EA5B60">
        <w:rPr>
          <w:rFonts w:hint="cs"/>
          <w:b/>
          <w:sz w:val="24"/>
          <w:szCs w:val="24"/>
        </w:rPr>
        <w:t>A</w:t>
      </w:r>
      <w:r w:rsidR="00EA5B60">
        <w:rPr>
          <w:b/>
          <w:sz w:val="24"/>
          <w:szCs w:val="24"/>
        </w:rPr>
        <w:t>ddress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כתובת</w:t>
      </w:r>
      <w:r>
        <w:rPr>
          <w:sz w:val="24"/>
          <w:szCs w:val="24"/>
          <w:rtl/>
        </w:rPr>
        <w:t xml:space="preserve"> </w:t>
      </w:r>
      <w:r w:rsidR="00094DB5">
        <w:rPr>
          <w:rFonts w:hint="cs"/>
          <w:sz w:val="24"/>
          <w:szCs w:val="24"/>
          <w:rtl/>
        </w:rPr>
        <w:t>ש</w:t>
      </w:r>
      <w:r>
        <w:rPr>
          <w:sz w:val="24"/>
          <w:szCs w:val="24"/>
          <w:rtl/>
        </w:rPr>
        <w:t xml:space="preserve">ל משתמש במערכת. היא מכילה </w:t>
      </w:r>
      <w:r w:rsidR="00094DB5">
        <w:rPr>
          <w:rFonts w:hint="cs"/>
          <w:sz w:val="24"/>
          <w:szCs w:val="24"/>
          <w:rtl/>
        </w:rPr>
        <w:t>מדינה, עיר רחוב ומספר בית</w:t>
      </w:r>
      <w:r>
        <w:rPr>
          <w:sz w:val="24"/>
          <w:szCs w:val="24"/>
          <w:rtl/>
        </w:rPr>
        <w:t>. המחלקה בעלת התכונות הבאות:</w:t>
      </w:r>
    </w:p>
    <w:p w:rsidR="00EA5B60" w:rsidRPr="00EA5B60" w:rsidRDefault="00094DB5" w:rsidP="00EA5B60">
      <w:pPr>
        <w:rPr>
          <w:sz w:val="24"/>
          <w:szCs w:val="24"/>
        </w:rPr>
      </w:pPr>
      <w:r>
        <w:rPr>
          <w:rFonts w:ascii="Consolas" w:hAnsi="Consolas" w:cs="Consolas"/>
          <w:sz w:val="19"/>
          <w:szCs w:val="19"/>
          <w:highlight w:val="white"/>
        </w:rPr>
        <w:t xml:space="preserve">    </w:t>
      </w:r>
      <w:r>
        <w:rPr>
          <w:rFonts w:ascii="Consolas" w:hAnsi="Consolas" w:cs="Consolas"/>
          <w:sz w:val="19"/>
          <w:szCs w:val="19"/>
        </w:rPr>
        <w:t xml:space="preserve"> </w:t>
      </w:r>
      <w:r w:rsidR="00EA5B60" w:rsidRPr="00EA5B60">
        <w:rPr>
          <w:sz w:val="24"/>
          <w:szCs w:val="24"/>
        </w:rPr>
        <w:t>public virtual string Country { get; set; }</w:t>
      </w:r>
    </w:p>
    <w:p w:rsidR="00EA5B60" w:rsidRPr="00EA5B60" w:rsidRDefault="00EA5B60" w:rsidP="00EA5B60">
      <w:pPr>
        <w:rPr>
          <w:sz w:val="24"/>
          <w:szCs w:val="24"/>
        </w:rPr>
      </w:pPr>
      <w:r w:rsidRPr="00EA5B60">
        <w:rPr>
          <w:sz w:val="24"/>
          <w:szCs w:val="24"/>
        </w:rPr>
        <w:t xml:space="preserve">        public virtual string City { get; set; }</w:t>
      </w:r>
    </w:p>
    <w:p w:rsidR="00EA5B60" w:rsidRPr="00EA5B60" w:rsidRDefault="00EA5B60" w:rsidP="00EA5B60">
      <w:pPr>
        <w:rPr>
          <w:sz w:val="24"/>
          <w:szCs w:val="24"/>
        </w:rPr>
      </w:pPr>
      <w:r w:rsidRPr="00EA5B60">
        <w:rPr>
          <w:sz w:val="24"/>
          <w:szCs w:val="24"/>
        </w:rPr>
        <w:t xml:space="preserve">        public virtual string StreetName { get; set; }</w:t>
      </w:r>
    </w:p>
    <w:p w:rsidR="00EA5B60" w:rsidRDefault="00EA5B60" w:rsidP="00EA5B60">
      <w:pPr>
        <w:rPr>
          <w:sz w:val="24"/>
          <w:szCs w:val="24"/>
        </w:rPr>
      </w:pPr>
      <w:r w:rsidRPr="00EA5B60">
        <w:rPr>
          <w:sz w:val="24"/>
          <w:szCs w:val="24"/>
        </w:rPr>
        <w:t xml:space="preserve">        public virtual int StreetNumber { get; set; }</w:t>
      </w:r>
    </w:p>
    <w:p w:rsidR="00481634" w:rsidRDefault="00471D70" w:rsidP="00094DB5">
      <w:pPr>
        <w:bidi/>
      </w:pPr>
      <w:r>
        <w:rPr>
          <w:b/>
          <w:sz w:val="24"/>
          <w:szCs w:val="24"/>
          <w:rtl/>
        </w:rPr>
        <w:t xml:space="preserve">מחלקת </w:t>
      </w:r>
      <w:r w:rsidR="00094DB5">
        <w:rPr>
          <w:b/>
          <w:sz w:val="24"/>
          <w:szCs w:val="24"/>
        </w:rPr>
        <w:t>Animal</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 xml:space="preserve">בעל חיים </w:t>
      </w:r>
      <w:r>
        <w:rPr>
          <w:sz w:val="24"/>
          <w:szCs w:val="24"/>
          <w:rtl/>
        </w:rPr>
        <w:t xml:space="preserve">במערכת. היא מכילה את שם </w:t>
      </w:r>
      <w:r w:rsidR="00094DB5">
        <w:rPr>
          <w:rFonts w:hint="cs"/>
          <w:sz w:val="24"/>
          <w:szCs w:val="24"/>
          <w:rtl/>
        </w:rPr>
        <w:t>בעל החיים</w:t>
      </w:r>
      <w:r>
        <w:rPr>
          <w:sz w:val="24"/>
          <w:szCs w:val="24"/>
          <w:rtl/>
        </w:rPr>
        <w:t xml:space="preserve">, </w:t>
      </w:r>
      <w:r w:rsidR="00094DB5">
        <w:rPr>
          <w:rFonts w:hint="cs"/>
          <w:sz w:val="24"/>
          <w:szCs w:val="24"/>
          <w:rtl/>
        </w:rPr>
        <w:t>הפנייה לבעלים, הפנייה לרופא, הפנייה למגדר, הפנייה לסוג, משקל, צבע, הערות, תאריך ביקור הבא, תאריך לידה, רשימת מדידות ורשימת טיפולים</w:t>
      </w:r>
      <w:r>
        <w:rPr>
          <w:sz w:val="24"/>
          <w:szCs w:val="24"/>
          <w:rtl/>
        </w:rPr>
        <w:t>. היא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string Name { get; set; }</w:t>
      </w:r>
    </w:p>
    <w:p w:rsidR="00094DB5" w:rsidRPr="00094DB5" w:rsidRDefault="00094DB5" w:rsidP="00094DB5">
      <w:pPr>
        <w:rPr>
          <w:sz w:val="24"/>
          <w:szCs w:val="24"/>
        </w:rPr>
      </w:pPr>
      <w:r w:rsidRPr="00094DB5">
        <w:rPr>
          <w:sz w:val="24"/>
          <w:szCs w:val="24"/>
        </w:rPr>
        <w:t xml:space="preserve">        public virtual Owner Owner { get; set; }</w:t>
      </w:r>
    </w:p>
    <w:p w:rsidR="00094DB5" w:rsidRPr="00094DB5" w:rsidRDefault="00094DB5" w:rsidP="00094DB5">
      <w:pPr>
        <w:rPr>
          <w:sz w:val="24"/>
          <w:szCs w:val="24"/>
        </w:rPr>
      </w:pPr>
      <w:r w:rsidRPr="00094DB5">
        <w:rPr>
          <w:sz w:val="24"/>
          <w:szCs w:val="24"/>
        </w:rPr>
        <w:t xml:space="preserve">        public virtual IList&lt;TreatmentReport&gt; Orders { get; set; }</w:t>
      </w:r>
    </w:p>
    <w:p w:rsidR="00094DB5" w:rsidRPr="00094DB5" w:rsidRDefault="00094DB5" w:rsidP="00094DB5">
      <w:pPr>
        <w:rPr>
          <w:sz w:val="24"/>
          <w:szCs w:val="24"/>
        </w:rPr>
      </w:pPr>
      <w:r w:rsidRPr="00094DB5">
        <w:rPr>
          <w:sz w:val="24"/>
          <w:szCs w:val="24"/>
        </w:rPr>
        <w:t xml:space="preserve">        public virtual Doctor Doctor { get; set; }</w:t>
      </w:r>
    </w:p>
    <w:p w:rsidR="00094DB5" w:rsidRPr="00094DB5" w:rsidRDefault="00094DB5" w:rsidP="00094DB5">
      <w:pPr>
        <w:rPr>
          <w:sz w:val="24"/>
          <w:szCs w:val="24"/>
        </w:rPr>
      </w:pPr>
      <w:r w:rsidRPr="00094DB5">
        <w:rPr>
          <w:sz w:val="24"/>
          <w:szCs w:val="24"/>
        </w:rPr>
        <w:t xml:space="preserve">        public virtual IList&lt;AnimalMeasurements&gt; AnimalMeasurements { get; set; }</w:t>
      </w:r>
    </w:p>
    <w:p w:rsidR="00094DB5" w:rsidRPr="00094DB5" w:rsidRDefault="00094DB5" w:rsidP="00094DB5">
      <w:pPr>
        <w:rPr>
          <w:sz w:val="24"/>
          <w:szCs w:val="24"/>
        </w:rPr>
      </w:pPr>
      <w:r w:rsidRPr="00094DB5">
        <w:rPr>
          <w:sz w:val="24"/>
          <w:szCs w:val="24"/>
        </w:rPr>
        <w:t xml:space="preserve">        public virtual DateTime DateOfBirth { get; set; }</w:t>
      </w:r>
    </w:p>
    <w:p w:rsidR="00094DB5" w:rsidRPr="00094DB5" w:rsidRDefault="00094DB5" w:rsidP="00094DB5">
      <w:pPr>
        <w:rPr>
          <w:sz w:val="24"/>
          <w:szCs w:val="24"/>
        </w:rPr>
      </w:pPr>
      <w:r w:rsidRPr="00094DB5">
        <w:rPr>
          <w:sz w:val="24"/>
          <w:szCs w:val="24"/>
        </w:rPr>
        <w:t xml:space="preserve">        public virtual GenderDecode Gender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AnimalTypeDecode Type { get; set; }</w:t>
      </w:r>
    </w:p>
    <w:p w:rsidR="00094DB5" w:rsidRPr="00094DB5" w:rsidRDefault="00094DB5" w:rsidP="00094DB5">
      <w:pPr>
        <w:rPr>
          <w:sz w:val="24"/>
          <w:szCs w:val="24"/>
        </w:rPr>
      </w:pPr>
      <w:r w:rsidRPr="00094DB5">
        <w:rPr>
          <w:sz w:val="24"/>
          <w:szCs w:val="24"/>
        </w:rPr>
        <w:t xml:space="preserve">        public virtual string Notes { get; set; }</w:t>
      </w:r>
    </w:p>
    <w:p w:rsidR="00094DB5" w:rsidRPr="00094DB5" w:rsidRDefault="00094DB5" w:rsidP="00094DB5">
      <w:pPr>
        <w:rPr>
          <w:sz w:val="24"/>
          <w:szCs w:val="24"/>
        </w:rPr>
      </w:pPr>
      <w:r w:rsidRPr="00094DB5">
        <w:rPr>
          <w:sz w:val="24"/>
          <w:szCs w:val="24"/>
        </w:rPr>
        <w:t xml:space="preserve">        public virtual string ChipNumber { get; set; }</w:t>
      </w:r>
    </w:p>
    <w:p w:rsidR="00094DB5" w:rsidRPr="00094DB5" w:rsidRDefault="00094DB5" w:rsidP="00094DB5">
      <w:pPr>
        <w:rPr>
          <w:sz w:val="24"/>
          <w:szCs w:val="24"/>
        </w:rPr>
      </w:pPr>
      <w:r w:rsidRPr="00094DB5">
        <w:rPr>
          <w:sz w:val="24"/>
          <w:szCs w:val="24"/>
        </w:rPr>
        <w:t xml:space="preserve">        public virtual string Color { get; set; }</w:t>
      </w:r>
    </w:p>
    <w:p w:rsidR="00094DB5" w:rsidRPr="00094DB5" w:rsidRDefault="00094DB5" w:rsidP="00094DB5">
      <w:pPr>
        <w:rPr>
          <w:sz w:val="24"/>
          <w:szCs w:val="24"/>
        </w:rPr>
      </w:pPr>
      <w:r w:rsidRPr="00094DB5">
        <w:rPr>
          <w:sz w:val="24"/>
          <w:szCs w:val="24"/>
        </w:rPr>
        <w:t xml:space="preserve">        public virtual DateTime? DateNextVisit { get; set; }</w:t>
      </w:r>
    </w:p>
    <w:p w:rsidR="00481634" w:rsidRDefault="00471D70" w:rsidP="00094DB5">
      <w:pPr>
        <w:bidi/>
      </w:pPr>
      <w:r>
        <w:rPr>
          <w:b/>
          <w:sz w:val="24"/>
          <w:szCs w:val="24"/>
          <w:rtl/>
        </w:rPr>
        <w:t xml:space="preserve">מחלקת </w:t>
      </w:r>
      <w:r w:rsidR="00094DB5" w:rsidRPr="00094DB5">
        <w:rPr>
          <w:b/>
          <w:sz w:val="24"/>
          <w:szCs w:val="24"/>
        </w:rPr>
        <w:t>AnimalMeasurements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מדידה</w:t>
      </w:r>
      <w:r>
        <w:rPr>
          <w:sz w:val="24"/>
          <w:szCs w:val="24"/>
          <w:rtl/>
        </w:rPr>
        <w:t xml:space="preserve"> של </w:t>
      </w:r>
      <w:r w:rsidR="00094DB5">
        <w:rPr>
          <w:rFonts w:hint="cs"/>
          <w:sz w:val="24"/>
          <w:szCs w:val="24"/>
          <w:rtl/>
        </w:rPr>
        <w:t>בעל חיים כפי שבוצעה במהלך טיפול</w:t>
      </w:r>
      <w:r>
        <w:rPr>
          <w:sz w:val="24"/>
          <w:szCs w:val="24"/>
          <w:rtl/>
        </w:rPr>
        <w:t>.</w:t>
      </w:r>
      <w:r w:rsidR="00094DB5">
        <w:rPr>
          <w:rFonts w:hint="cs"/>
          <w:sz w:val="24"/>
          <w:szCs w:val="24"/>
          <w:rtl/>
        </w:rPr>
        <w:t xml:space="preserve"> היא מכילה דופק, משקל, לחץ דם סיסטולי, לחץ דם דיאסטולי, טמפרטורה והפנייה לטיפול המכיל</w:t>
      </w:r>
      <w:r>
        <w:rPr>
          <w:sz w:val="24"/>
          <w:szCs w:val="24"/>
          <w:rtl/>
        </w:rPr>
        <w:t>. המחלקה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TreatmentReport ContainingTreatment { get; set; }</w:t>
      </w:r>
    </w:p>
    <w:p w:rsidR="00094DB5" w:rsidRPr="00094DB5" w:rsidRDefault="00094DB5" w:rsidP="00094DB5">
      <w:pPr>
        <w:rPr>
          <w:sz w:val="24"/>
          <w:szCs w:val="24"/>
        </w:rPr>
      </w:pPr>
      <w:r w:rsidRPr="00094DB5">
        <w:rPr>
          <w:sz w:val="24"/>
          <w:szCs w:val="24"/>
        </w:rPr>
        <w:t xml:space="preserve">        public virtual int Pulse { get; set; }</w:t>
      </w:r>
    </w:p>
    <w:p w:rsidR="00094DB5" w:rsidRPr="00094DB5" w:rsidRDefault="00094DB5" w:rsidP="00094DB5">
      <w:pPr>
        <w:rPr>
          <w:sz w:val="24"/>
          <w:szCs w:val="24"/>
        </w:rPr>
      </w:pPr>
      <w:r w:rsidRPr="00094DB5">
        <w:rPr>
          <w:sz w:val="24"/>
          <w:szCs w:val="24"/>
        </w:rPr>
        <w:t xml:space="preserve">        public virtual double Temperature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int SystolicBloodPressure { get; set; }</w:t>
      </w:r>
    </w:p>
    <w:p w:rsidR="00481634" w:rsidRPr="00094DB5" w:rsidRDefault="00094DB5" w:rsidP="00094DB5">
      <w:pPr>
        <w:rPr>
          <w:sz w:val="24"/>
          <w:szCs w:val="24"/>
        </w:rPr>
      </w:pPr>
      <w:r w:rsidRPr="00094DB5">
        <w:rPr>
          <w:sz w:val="24"/>
          <w:szCs w:val="24"/>
        </w:rPr>
        <w:t xml:space="preserve">        public virtual int DiastolicBloodPressure { get; set; }</w:t>
      </w:r>
    </w:p>
    <w:p w:rsidR="00481634" w:rsidRDefault="00471D70" w:rsidP="00094DB5">
      <w:pPr>
        <w:bidi/>
      </w:pPr>
      <w:r>
        <w:rPr>
          <w:b/>
          <w:sz w:val="24"/>
          <w:szCs w:val="24"/>
          <w:rtl/>
        </w:rPr>
        <w:t xml:space="preserve">מחלקת </w:t>
      </w:r>
      <w:r w:rsidR="00094DB5" w:rsidRPr="00094DB5">
        <w:rPr>
          <w:b/>
          <w:sz w:val="24"/>
          <w:szCs w:val="24"/>
        </w:rPr>
        <w:t>Recommendation</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המלצה על וטרינר</w:t>
      </w:r>
      <w:r>
        <w:rPr>
          <w:sz w:val="24"/>
          <w:szCs w:val="24"/>
          <w:rtl/>
        </w:rPr>
        <w:t xml:space="preserve">. היא מכילה את תאריך </w:t>
      </w:r>
      <w:r w:rsidR="00094DB5">
        <w:rPr>
          <w:rFonts w:hint="cs"/>
          <w:sz w:val="24"/>
          <w:szCs w:val="24"/>
          <w:rtl/>
        </w:rPr>
        <w:t>ההמלצה</w:t>
      </w:r>
      <w:r>
        <w:rPr>
          <w:sz w:val="24"/>
          <w:szCs w:val="24"/>
          <w:rtl/>
        </w:rPr>
        <w:t>, הפנייה ל</w:t>
      </w:r>
      <w:r w:rsidR="00094DB5">
        <w:rPr>
          <w:rFonts w:hint="cs"/>
          <w:sz w:val="24"/>
          <w:szCs w:val="24"/>
          <w:rtl/>
        </w:rPr>
        <w:t>בעלים הממליץ</w:t>
      </w:r>
      <w:r>
        <w:rPr>
          <w:sz w:val="24"/>
          <w:szCs w:val="24"/>
          <w:rtl/>
        </w:rPr>
        <w:t xml:space="preserve">, </w:t>
      </w:r>
      <w:r w:rsidR="00094DB5">
        <w:rPr>
          <w:rFonts w:hint="cs"/>
          <w:sz w:val="24"/>
          <w:szCs w:val="24"/>
          <w:rtl/>
        </w:rPr>
        <w:t>ותוכן ההמלצה</w:t>
      </w:r>
      <w:r>
        <w:rPr>
          <w:sz w:val="24"/>
          <w:szCs w:val="24"/>
          <w:rtl/>
        </w:rPr>
        <w:t>. המחלקה מכילה את התכונות הבאות:</w:t>
      </w:r>
    </w:p>
    <w:p w:rsidR="00094DB5" w:rsidRPr="00094DB5" w:rsidRDefault="00094DB5" w:rsidP="00094DB5">
      <w:pPr>
        <w:rPr>
          <w:sz w:val="24"/>
          <w:szCs w:val="24"/>
        </w:rPr>
      </w:pPr>
      <w:r>
        <w:rPr>
          <w:rFonts w:ascii="Consolas" w:hAnsi="Consolas" w:cs="Consolas"/>
          <w:sz w:val="19"/>
          <w:szCs w:val="19"/>
          <w:highlight w:val="white"/>
        </w:rPr>
        <w:t xml:space="preserve">     </w:t>
      </w:r>
      <w:r w:rsidRPr="00094DB5">
        <w:rPr>
          <w:sz w:val="24"/>
          <w:szCs w:val="24"/>
        </w:rPr>
        <w:t>public virtual Owner Owner { get; set; }</w:t>
      </w:r>
    </w:p>
    <w:p w:rsidR="00094DB5" w:rsidRPr="00094DB5" w:rsidRDefault="00094DB5" w:rsidP="00094DB5">
      <w:pPr>
        <w:rPr>
          <w:sz w:val="24"/>
          <w:szCs w:val="24"/>
        </w:rPr>
      </w:pPr>
      <w:r w:rsidRPr="00094DB5">
        <w:rPr>
          <w:sz w:val="24"/>
          <w:szCs w:val="24"/>
        </w:rPr>
        <w:lastRenderedPageBreak/>
        <w:t xml:space="preserve">        public virtual string Text{ get; set; }</w:t>
      </w:r>
    </w:p>
    <w:p w:rsidR="00094DB5" w:rsidRPr="00094DB5" w:rsidRDefault="00094DB5" w:rsidP="00094DB5">
      <w:pPr>
        <w:rPr>
          <w:sz w:val="24"/>
          <w:szCs w:val="24"/>
        </w:rPr>
      </w:pPr>
      <w:r w:rsidRPr="00094DB5">
        <w:rPr>
          <w:sz w:val="24"/>
          <w:szCs w:val="24"/>
        </w:rPr>
        <w:t xml:space="preserve">        public virtual DateTime Date { get; set; }</w:t>
      </w:r>
    </w:p>
    <w:p w:rsidR="00481634" w:rsidRDefault="00471D70" w:rsidP="00094DB5">
      <w:pPr>
        <w:bidi/>
        <w:rPr>
          <w:rFonts w:hint="cs"/>
          <w:rtl/>
        </w:rPr>
      </w:pPr>
      <w:r>
        <w:rPr>
          <w:b/>
          <w:sz w:val="24"/>
          <w:szCs w:val="24"/>
          <w:rtl/>
        </w:rPr>
        <w:t xml:space="preserve">מחלקת </w:t>
      </w:r>
      <w:r w:rsidR="00094DB5" w:rsidRPr="00094DB5">
        <w:rPr>
          <w:b/>
          <w:sz w:val="24"/>
          <w:szCs w:val="24"/>
        </w:rPr>
        <w:t>Treatment</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טיפול שבוצע</w:t>
      </w:r>
      <w:r>
        <w:rPr>
          <w:sz w:val="24"/>
          <w:szCs w:val="24"/>
          <w:rtl/>
        </w:rPr>
        <w:t xml:space="preserve">. היא מכילה </w:t>
      </w:r>
      <w:r w:rsidR="00094DB5">
        <w:rPr>
          <w:rFonts w:hint="cs"/>
          <w:sz w:val="24"/>
          <w:szCs w:val="24"/>
          <w:rtl/>
        </w:rPr>
        <w:t>שם הטיפול, מחיר הטיפול, מינון הטיפול (במידה ומדובר בתרופה), סוג הטיפול ו</w:t>
      </w:r>
      <w:r w:rsidR="005B4BA2">
        <w:rPr>
          <w:rFonts w:hint="cs"/>
          <w:sz w:val="24"/>
          <w:szCs w:val="24"/>
          <w:rtl/>
        </w:rPr>
        <w:t xml:space="preserve">דו"ח </w:t>
      </w:r>
      <w:r w:rsidR="00094DB5">
        <w:rPr>
          <w:rFonts w:hint="cs"/>
          <w:sz w:val="24"/>
          <w:szCs w:val="24"/>
          <w:rtl/>
        </w:rPr>
        <w:t>טיפול מכיל</w:t>
      </w:r>
      <w:r>
        <w:rPr>
          <w:sz w:val="24"/>
          <w:szCs w:val="24"/>
          <w:rtl/>
        </w:rPr>
        <w:t>. המחלקה בעלת התכונות הבאות:</w:t>
      </w:r>
    </w:p>
    <w:p w:rsidR="00481634" w:rsidRDefault="00481634"/>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Name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Dose{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double Price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TreatmentTypeDecode Type { get; set; }</w:t>
      </w:r>
    </w:p>
    <w:p w:rsidR="00481634" w:rsidRPr="00094DB5" w:rsidRDefault="00094DB5" w:rsidP="00094DB5">
      <w:pPr>
        <w:rPr>
          <w:sz w:val="24"/>
          <w:szCs w:val="24"/>
        </w:rPr>
      </w:pPr>
      <w:r w:rsidRPr="00094DB5">
        <w:rPr>
          <w:sz w:val="24"/>
          <w:szCs w:val="24"/>
        </w:rPr>
        <w:t>public virtual TreatmentReport ContainingTreatment { get; set; }</w:t>
      </w:r>
    </w:p>
    <w:p w:rsidR="00481634" w:rsidRDefault="00481634"/>
    <w:p w:rsidR="004674E5" w:rsidRDefault="004674E5" w:rsidP="004674E5">
      <w:pPr>
        <w:bidi/>
        <w:rPr>
          <w:rFonts w:hint="cs"/>
          <w:rtl/>
        </w:rPr>
      </w:pPr>
      <w:r>
        <w:rPr>
          <w:b/>
          <w:sz w:val="24"/>
          <w:szCs w:val="24"/>
          <w:rtl/>
        </w:rPr>
        <w:t xml:space="preserve">מחלקת </w:t>
      </w:r>
      <w:r w:rsidRPr="004674E5">
        <w:rPr>
          <w:b/>
          <w:sz w:val="24"/>
          <w:szCs w:val="24"/>
        </w:rPr>
        <w:t>TreatmentReport</w:t>
      </w:r>
    </w:p>
    <w:p w:rsidR="004674E5" w:rsidRDefault="004674E5" w:rsidP="005B4BA2">
      <w:pPr>
        <w:bidi/>
      </w:pPr>
      <w:r>
        <w:rPr>
          <w:sz w:val="24"/>
          <w:szCs w:val="24"/>
          <w:rtl/>
        </w:rPr>
        <w:t xml:space="preserve">מחלקה זו יורשת ממחלקת </w:t>
      </w:r>
      <w:r>
        <w:rPr>
          <w:sz w:val="24"/>
          <w:szCs w:val="24"/>
        </w:rPr>
        <w:t>Entity</w:t>
      </w:r>
      <w:r>
        <w:rPr>
          <w:sz w:val="24"/>
          <w:szCs w:val="24"/>
          <w:rtl/>
        </w:rPr>
        <w:t xml:space="preserve"> ומייצגת </w:t>
      </w:r>
      <w:r>
        <w:rPr>
          <w:rFonts w:hint="cs"/>
          <w:sz w:val="24"/>
          <w:szCs w:val="24"/>
          <w:rtl/>
        </w:rPr>
        <w:t>דו"ח טיפול שבוצע</w:t>
      </w:r>
      <w:r>
        <w:rPr>
          <w:sz w:val="24"/>
          <w:szCs w:val="24"/>
          <w:rtl/>
        </w:rPr>
        <w:t>.</w:t>
      </w:r>
      <w:r w:rsidR="005B4BA2">
        <w:rPr>
          <w:rFonts w:hint="cs"/>
          <w:sz w:val="24"/>
          <w:szCs w:val="24"/>
          <w:rtl/>
        </w:rPr>
        <w:t xml:space="preserve"> היא מכילה רופא, בעל חיים, מדידות שבוצעו של בעל החיים, רשימת טיפולים, מחיר כולל, תאריך וסיכום טיפול</w:t>
      </w:r>
      <w:r>
        <w:rPr>
          <w:sz w:val="24"/>
          <w:szCs w:val="24"/>
          <w:rtl/>
        </w:rPr>
        <w:t>. המחלקה בעלת התכונות הבאות:</w:t>
      </w:r>
    </w:p>
    <w:p w:rsidR="004674E5" w:rsidRDefault="004674E5" w:rsidP="004674E5"/>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Doctor Doctor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 Animal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AnimalMeasurements AnimalMeasurements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IList&lt;Treatment&gt; Treatments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double TotalPrice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DateTime Date{ get; set; }</w:t>
      </w:r>
    </w:p>
    <w:p w:rsidR="00481634"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string Summary { get; set; }</w:t>
      </w:r>
    </w:p>
    <w:p w:rsidR="00481634" w:rsidRPr="004674E5" w:rsidRDefault="00481634" w:rsidP="004674E5">
      <w:pPr>
        <w:autoSpaceDE w:val="0"/>
        <w:autoSpaceDN w:val="0"/>
        <w:adjustRightInd w:val="0"/>
        <w:spacing w:line="240" w:lineRule="auto"/>
        <w:rPr>
          <w:sz w:val="24"/>
          <w:szCs w:val="24"/>
        </w:rPr>
      </w:pPr>
    </w:p>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pPr>
        <w:bidi/>
      </w:pPr>
      <w:r>
        <w:rPr>
          <w:sz w:val="36"/>
          <w:szCs w:val="36"/>
          <w:u w:val="single"/>
          <w:rtl/>
        </w:rPr>
        <w:t>פרויקט מיפויי הישויות (</w:t>
      </w:r>
      <w:r>
        <w:rPr>
          <w:sz w:val="36"/>
          <w:szCs w:val="36"/>
          <w:u w:val="single"/>
        </w:rPr>
        <w:t>Maps)</w:t>
      </w:r>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lastRenderedPageBreak/>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BD788B" w:rsidRDefault="00BD788B" w:rsidP="00BD788B">
      <w:pPr>
        <w:numPr>
          <w:ilvl w:val="0"/>
          <w:numId w:val="6"/>
        </w:numPr>
        <w:bidi/>
        <w:ind w:hanging="360"/>
        <w:contextualSpacing/>
        <w:rPr>
          <w:sz w:val="24"/>
          <w:szCs w:val="24"/>
        </w:rPr>
      </w:pPr>
      <w:r>
        <w:rPr>
          <w:sz w:val="24"/>
          <w:szCs w:val="24"/>
          <w:rtl/>
        </w:rPr>
        <w:t xml:space="preserve">הפונקציה </w:t>
      </w:r>
      <w:r>
        <w:rPr>
          <w:sz w:val="24"/>
          <w:szCs w:val="24"/>
        </w:rPr>
        <w:t>HasManyToMany</w:t>
      </w:r>
      <w:r>
        <w:rPr>
          <w:sz w:val="24"/>
          <w:szCs w:val="24"/>
          <w:rtl/>
        </w:rPr>
        <w:t xml:space="preserve"> - לצורך הגדרת מאפיין הממפה קשר מסוג </w:t>
      </w:r>
      <w:r>
        <w:rPr>
          <w:sz w:val="24"/>
          <w:szCs w:val="24"/>
        </w:rPr>
        <w:t>many-to-many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rPr>
          <w:rtl/>
        </w:rPr>
      </w:pPr>
    </w:p>
    <w:p w:rsidR="00BD788B" w:rsidRDefault="00BD788B" w:rsidP="00BD788B">
      <w:pPr>
        <w:bidi/>
      </w:pPr>
    </w:p>
    <w:p w:rsidR="00481634" w:rsidRPr="005B4BA2" w:rsidRDefault="00471D70" w:rsidP="005B4BA2">
      <w:pPr>
        <w:bidi/>
        <w:rPr>
          <w:rFonts w:cstheme="minorBidi" w:hint="cs"/>
          <w:rtl/>
        </w:rPr>
      </w:pPr>
      <w:r>
        <w:rPr>
          <w:b/>
          <w:sz w:val="24"/>
          <w:szCs w:val="24"/>
          <w:rtl/>
        </w:rPr>
        <w:t xml:space="preserve">מחלקת </w:t>
      </w:r>
      <w:r w:rsidR="005B4BA2" w:rsidRPr="00632FE7">
        <w:rPr>
          <w:b/>
          <w:sz w:val="24"/>
          <w:szCs w:val="24"/>
        </w:rPr>
        <w:t>EntityMap</w:t>
      </w:r>
      <w:r w:rsidR="005B4BA2">
        <w:rPr>
          <w:rFonts w:ascii="Consolas" w:hAnsi="Consolas" w:cs="Consolas"/>
          <w:color w:val="2B91AF"/>
          <w:sz w:val="19"/>
          <w:szCs w:val="19"/>
          <w:highlight w:val="white"/>
        </w:rPr>
        <w:t xml:space="preserve"> </w:t>
      </w:r>
    </w:p>
    <w:p w:rsidR="00481634" w:rsidRDefault="00471D70" w:rsidP="00632FE7">
      <w:pPr>
        <w:bidi/>
      </w:pPr>
      <w:r>
        <w:rPr>
          <w:sz w:val="24"/>
          <w:szCs w:val="24"/>
          <w:rtl/>
        </w:rPr>
        <w:t>מחלקה</w:t>
      </w:r>
      <w:r w:rsidR="00632FE7">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sidR="00632FE7">
        <w:rPr>
          <w:rFonts w:hint="cs"/>
          <w:sz w:val="24"/>
          <w:szCs w:val="24"/>
          <w:rtl/>
        </w:rPr>
        <w:t xml:space="preserve">התכונה </w:t>
      </w:r>
      <w:r w:rsidR="00632FE7">
        <w:rPr>
          <w:sz w:val="24"/>
          <w:szCs w:val="24"/>
        </w:rPr>
        <w:t>Id</w:t>
      </w:r>
      <w:r w:rsidR="00632FE7">
        <w:rPr>
          <w:rFonts w:hint="cs"/>
          <w:sz w:val="24"/>
          <w:szCs w:val="24"/>
          <w:rtl/>
        </w:rPr>
        <w:t xml:space="preserve"> לעמודת </w:t>
      </w:r>
      <w:r w:rsidR="00632FE7">
        <w:rPr>
          <w:sz w:val="24"/>
          <w:szCs w:val="24"/>
        </w:rPr>
        <w:t>Id</w:t>
      </w:r>
      <w:r w:rsidR="00632FE7">
        <w:rPr>
          <w:rFonts w:hint="cs"/>
          <w:sz w:val="24"/>
          <w:szCs w:val="24"/>
          <w:rtl/>
        </w:rPr>
        <w:t xml:space="preserve"> עבור </w:t>
      </w:r>
      <w:r>
        <w:rPr>
          <w:sz w:val="24"/>
          <w:szCs w:val="24"/>
          <w:rtl/>
        </w:rPr>
        <w:t>מחלק</w:t>
      </w:r>
      <w:r w:rsidR="00632FE7">
        <w:rPr>
          <w:rFonts w:hint="cs"/>
          <w:sz w:val="24"/>
          <w:szCs w:val="24"/>
          <w:rtl/>
        </w:rPr>
        <w:t>ה</w:t>
      </w:r>
      <w:r>
        <w:rPr>
          <w:sz w:val="24"/>
          <w:szCs w:val="24"/>
          <w:rtl/>
        </w:rPr>
        <w:t xml:space="preserve"> </w:t>
      </w:r>
      <w:r w:rsidR="00632FE7">
        <w:rPr>
          <w:rFonts w:hint="cs"/>
          <w:sz w:val="24"/>
          <w:szCs w:val="24"/>
          <w:rtl/>
        </w:rPr>
        <w:t xml:space="preserve">מסוג של </w:t>
      </w:r>
      <w:r w:rsidR="00632FE7">
        <w:rPr>
          <w:sz w:val="24"/>
          <w:szCs w:val="24"/>
        </w:rPr>
        <w:t>Entity</w:t>
      </w:r>
      <w:r w:rsidR="00632FE7">
        <w:rPr>
          <w:rFonts w:hint="cs"/>
          <w:sz w:val="24"/>
          <w:szCs w:val="24"/>
          <w:rtl/>
        </w:rPr>
        <w:t xml:space="preserve"> במסד הנתונים</w:t>
      </w:r>
      <w:r>
        <w:rPr>
          <w:sz w:val="24"/>
          <w:szCs w:val="24"/>
          <w:rtl/>
        </w:rPr>
        <w:t>.</w:t>
      </w:r>
    </w:p>
    <w:p w:rsidR="00481634" w:rsidRDefault="00481634">
      <w:pPr>
        <w:bidi/>
      </w:pPr>
    </w:p>
    <w:p w:rsidR="00481634" w:rsidRDefault="00471D70" w:rsidP="005B4BA2">
      <w:pPr>
        <w:bidi/>
        <w:rPr>
          <w:rFonts w:hint="cs"/>
          <w:rtl/>
        </w:rPr>
      </w:pPr>
      <w:r>
        <w:rPr>
          <w:b/>
          <w:sz w:val="24"/>
          <w:szCs w:val="24"/>
          <w:rtl/>
        </w:rPr>
        <w:t xml:space="preserve">מחלקת </w:t>
      </w:r>
      <w:r w:rsidR="005B4BA2" w:rsidRPr="00632FE7">
        <w:rPr>
          <w:b/>
          <w:sz w:val="24"/>
          <w:szCs w:val="24"/>
        </w:rPr>
        <w:t>DecodeMap</w:t>
      </w:r>
    </w:p>
    <w:p w:rsidR="00632FE7" w:rsidRDefault="00632FE7" w:rsidP="00632FE7">
      <w:pPr>
        <w:bidi/>
      </w:pPr>
      <w:r>
        <w:rPr>
          <w:sz w:val="24"/>
          <w:szCs w:val="24"/>
          <w:rtl/>
        </w:rPr>
        <w:t>מחלקה</w:t>
      </w:r>
      <w:r>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Pr>
          <w:rFonts w:hint="cs"/>
          <w:sz w:val="24"/>
          <w:szCs w:val="24"/>
          <w:rtl/>
        </w:rPr>
        <w:t xml:space="preserve">התכונה </w:t>
      </w:r>
      <w:r>
        <w:rPr>
          <w:sz w:val="24"/>
          <w:szCs w:val="24"/>
        </w:rPr>
        <w:t>Id</w:t>
      </w:r>
      <w:r>
        <w:rPr>
          <w:rFonts w:hint="cs"/>
          <w:sz w:val="24"/>
          <w:szCs w:val="24"/>
          <w:rtl/>
        </w:rPr>
        <w:t xml:space="preserve"> לעמודת </w:t>
      </w:r>
      <w:r>
        <w:rPr>
          <w:sz w:val="24"/>
          <w:szCs w:val="24"/>
        </w:rPr>
        <w:t>Id</w:t>
      </w:r>
      <w:r>
        <w:rPr>
          <w:rFonts w:hint="cs"/>
          <w:sz w:val="24"/>
          <w:szCs w:val="24"/>
          <w:rtl/>
        </w:rPr>
        <w:t xml:space="preserve"> ואת התכונה </w:t>
      </w:r>
      <w:r>
        <w:rPr>
          <w:sz w:val="24"/>
          <w:szCs w:val="24"/>
        </w:rPr>
        <w:t>Name</w:t>
      </w:r>
      <w:r>
        <w:rPr>
          <w:rFonts w:hint="cs"/>
          <w:sz w:val="24"/>
          <w:szCs w:val="24"/>
          <w:rtl/>
        </w:rPr>
        <w:t xml:space="preserve"> לעמודה </w:t>
      </w:r>
      <w:r>
        <w:rPr>
          <w:sz w:val="24"/>
          <w:szCs w:val="24"/>
        </w:rPr>
        <w:t>Name</w:t>
      </w:r>
      <w:r>
        <w:rPr>
          <w:rFonts w:hint="cs"/>
          <w:sz w:val="24"/>
          <w:szCs w:val="24"/>
          <w:rtl/>
        </w:rPr>
        <w:t xml:space="preserve"> עבור </w:t>
      </w:r>
      <w:r>
        <w:rPr>
          <w:sz w:val="24"/>
          <w:szCs w:val="24"/>
          <w:rtl/>
        </w:rPr>
        <w:t>מחלק</w:t>
      </w:r>
      <w:r>
        <w:rPr>
          <w:rFonts w:hint="cs"/>
          <w:sz w:val="24"/>
          <w:szCs w:val="24"/>
          <w:rtl/>
        </w:rPr>
        <w:t>ה</w:t>
      </w:r>
      <w:r>
        <w:rPr>
          <w:sz w:val="24"/>
          <w:szCs w:val="24"/>
          <w:rtl/>
        </w:rPr>
        <w:t xml:space="preserve"> </w:t>
      </w:r>
      <w:r>
        <w:rPr>
          <w:rFonts w:hint="cs"/>
          <w:sz w:val="24"/>
          <w:szCs w:val="24"/>
          <w:rtl/>
        </w:rPr>
        <w:t xml:space="preserve">מסוג של </w:t>
      </w:r>
      <w:r>
        <w:rPr>
          <w:rFonts w:hint="cs"/>
          <w:sz w:val="24"/>
          <w:szCs w:val="24"/>
        </w:rPr>
        <w:t>D</w:t>
      </w:r>
      <w:r>
        <w:rPr>
          <w:sz w:val="24"/>
          <w:szCs w:val="24"/>
        </w:rPr>
        <w:t>ecode</w:t>
      </w:r>
      <w:r>
        <w:rPr>
          <w:rFonts w:hint="cs"/>
          <w:sz w:val="24"/>
          <w:szCs w:val="24"/>
          <w:rtl/>
        </w:rPr>
        <w:t xml:space="preserve"> במסד הנתונים</w:t>
      </w:r>
      <w:r>
        <w:rPr>
          <w:sz w:val="24"/>
          <w:szCs w:val="24"/>
          <w:rtl/>
        </w:rPr>
        <w:t>.</w:t>
      </w:r>
    </w:p>
    <w:p w:rsidR="00481634" w:rsidRPr="00632FE7" w:rsidRDefault="00481634">
      <w:pPr>
        <w:bidi/>
        <w:rPr>
          <w:rFonts w:hint="cs"/>
        </w:rPr>
      </w:pPr>
    </w:p>
    <w:p w:rsidR="00481634" w:rsidRDefault="00471D70" w:rsidP="005B4BA2">
      <w:pPr>
        <w:bidi/>
      </w:pPr>
      <w:r>
        <w:rPr>
          <w:b/>
          <w:sz w:val="24"/>
          <w:szCs w:val="24"/>
          <w:rtl/>
        </w:rPr>
        <w:t xml:space="preserve">מחלקת </w:t>
      </w:r>
      <w:r w:rsidR="005B4BA2" w:rsidRPr="00632FE7">
        <w:rPr>
          <w:b/>
          <w:sz w:val="24"/>
          <w:szCs w:val="24"/>
        </w:rPr>
        <w:t>AnimalMeasurementsMap</w:t>
      </w:r>
    </w:p>
    <w:p w:rsidR="00481634" w:rsidRDefault="00471D70" w:rsidP="00632FE7">
      <w:pPr>
        <w:bidi/>
      </w:pPr>
      <w:r>
        <w:rPr>
          <w:sz w:val="24"/>
          <w:szCs w:val="24"/>
          <w:rtl/>
        </w:rPr>
        <w:t xml:space="preserve">מחלקה זו יורשת ממחלקת </w:t>
      </w:r>
      <w:r w:rsidR="00632FE7">
        <w:rPr>
          <w:sz w:val="24"/>
          <w:szCs w:val="24"/>
        </w:rPr>
        <w:t>EntityMap</w:t>
      </w:r>
      <w:r>
        <w:rPr>
          <w:sz w:val="24"/>
          <w:szCs w:val="24"/>
          <w:rtl/>
        </w:rPr>
        <w:t xml:space="preserve"> ומגדירה את הקשר בין מחלקת </w:t>
      </w:r>
      <w:r w:rsidR="00632FE7">
        <w:rPr>
          <w:sz w:val="24"/>
          <w:szCs w:val="24"/>
        </w:rPr>
        <w:t>AnimalMeasurement</w:t>
      </w:r>
      <w:r>
        <w:rPr>
          <w:sz w:val="24"/>
          <w:szCs w:val="24"/>
          <w:rtl/>
        </w:rPr>
        <w:t xml:space="preserve"> לטבלת </w:t>
      </w:r>
      <w:r w:rsidR="00632FE7">
        <w:rPr>
          <w:sz w:val="24"/>
          <w:szCs w:val="24"/>
        </w:rPr>
        <w:t>AnimalMeasurement</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AnimalTypeDecodeMap</w:t>
      </w:r>
    </w:p>
    <w:p w:rsidR="00481634" w:rsidRDefault="00471D70" w:rsidP="00632FE7">
      <w:pPr>
        <w:bidi/>
        <w:rPr>
          <w:rFonts w:hint="cs"/>
        </w:rPr>
      </w:pPr>
      <w:r>
        <w:rPr>
          <w:sz w:val="24"/>
          <w:szCs w:val="24"/>
          <w:rtl/>
        </w:rPr>
        <w:t xml:space="preserve">מחלקה זו יורשת ממחלקת </w:t>
      </w:r>
      <w:r w:rsidR="00632FE7">
        <w:rPr>
          <w:sz w:val="24"/>
          <w:szCs w:val="24"/>
        </w:rPr>
        <w:t>DecodeMap</w:t>
      </w:r>
      <w:r>
        <w:rPr>
          <w:sz w:val="24"/>
          <w:szCs w:val="24"/>
          <w:rtl/>
        </w:rPr>
        <w:t xml:space="preserve"> ומגדירה את הקשר בין מחלקת </w:t>
      </w:r>
      <w:r w:rsidR="00632FE7">
        <w:rPr>
          <w:sz w:val="24"/>
          <w:szCs w:val="24"/>
        </w:rPr>
        <w:t>AnimalTypeDecode</w:t>
      </w:r>
      <w:r>
        <w:rPr>
          <w:sz w:val="24"/>
          <w:szCs w:val="24"/>
          <w:rtl/>
        </w:rPr>
        <w:t xml:space="preserve"> לטבלת </w:t>
      </w:r>
      <w:r w:rsidR="00632FE7">
        <w:rPr>
          <w:sz w:val="24"/>
          <w:szCs w:val="24"/>
        </w:rPr>
        <w:t>AnimalTypeDecode</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Animal</w:t>
      </w:r>
      <w:r>
        <w:rPr>
          <w:rFonts w:hint="cs"/>
          <w:sz w:val="24"/>
          <w:szCs w:val="24"/>
          <w:rtl/>
        </w:rPr>
        <w:t xml:space="preserve"> </w:t>
      </w:r>
      <w:r>
        <w:rPr>
          <w:sz w:val="24"/>
          <w:szCs w:val="24"/>
          <w:rtl/>
        </w:rPr>
        <w:t xml:space="preserve">לטבלת </w:t>
      </w:r>
      <w:r>
        <w:rPr>
          <w:sz w:val="24"/>
          <w:szCs w:val="24"/>
        </w:rPr>
        <w:t>Animal</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DoctorMap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rFonts w:hint="cs"/>
          <w:sz w:val="24"/>
          <w:szCs w:val="24"/>
        </w:rPr>
        <w:t>D</w:t>
      </w:r>
      <w:r>
        <w:rPr>
          <w:sz w:val="24"/>
          <w:szCs w:val="24"/>
        </w:rPr>
        <w:t>octor</w:t>
      </w:r>
      <w:r>
        <w:rPr>
          <w:sz w:val="24"/>
          <w:szCs w:val="24"/>
          <w:rtl/>
        </w:rPr>
        <w:t xml:space="preserve"> לטבלת </w:t>
      </w:r>
      <w:r>
        <w:rPr>
          <w:sz w:val="24"/>
          <w:szCs w:val="24"/>
        </w:rPr>
        <w:t>Doctor</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GenderDecodeMap</w:t>
      </w:r>
    </w:p>
    <w:p w:rsidR="00632FE7" w:rsidRDefault="00632FE7" w:rsidP="00632FE7">
      <w:pPr>
        <w:bidi/>
      </w:pPr>
      <w:r>
        <w:rPr>
          <w:sz w:val="24"/>
          <w:szCs w:val="24"/>
          <w:rtl/>
        </w:rPr>
        <w:lastRenderedPageBreak/>
        <w:t xml:space="preserve">מחלקה זו יורשת ממחלקת </w:t>
      </w:r>
      <w:r>
        <w:rPr>
          <w:sz w:val="24"/>
          <w:szCs w:val="24"/>
        </w:rPr>
        <w:t>DecodeMap</w:t>
      </w:r>
      <w:r>
        <w:rPr>
          <w:sz w:val="24"/>
          <w:szCs w:val="24"/>
          <w:rtl/>
        </w:rPr>
        <w:t xml:space="preserve"> ומגדירה את הקשר בין מחלקת </w:t>
      </w:r>
      <w:r>
        <w:rPr>
          <w:sz w:val="24"/>
          <w:szCs w:val="24"/>
        </w:rPr>
        <w:t>GenderDecode</w:t>
      </w:r>
      <w:r>
        <w:rPr>
          <w:sz w:val="24"/>
          <w:szCs w:val="24"/>
          <w:rtl/>
        </w:rPr>
        <w:t xml:space="preserve"> לטבלת </w:t>
      </w:r>
      <w:r>
        <w:rPr>
          <w:sz w:val="24"/>
          <w:szCs w:val="24"/>
        </w:rPr>
        <w:t>GenderDecode</w:t>
      </w:r>
      <w:r>
        <w:rPr>
          <w:sz w:val="24"/>
          <w:szCs w:val="24"/>
          <w:rtl/>
        </w:rPr>
        <w:t xml:space="preserve"> </w:t>
      </w:r>
      <w:r>
        <w:rPr>
          <w:rFonts w:hint="cs"/>
          <w:sz w:val="24"/>
          <w:szCs w:val="24"/>
          <w:rtl/>
        </w:rPr>
        <w:t>ב</w:t>
      </w:r>
      <w:r>
        <w:rPr>
          <w:sz w:val="24"/>
          <w:szCs w:val="24"/>
          <w:rtl/>
        </w:rPr>
        <w:t>מסד הנתונים.</w:t>
      </w:r>
    </w:p>
    <w:p w:rsidR="00632FE7" w:rsidRDefault="00632FE7" w:rsidP="005B4BA2">
      <w:pPr>
        <w:bidi/>
        <w:rPr>
          <w:rFonts w:hint="cs"/>
          <w:b/>
          <w:sz w:val="24"/>
          <w:szCs w:val="24"/>
          <w:rtl/>
        </w:rPr>
      </w:pPr>
    </w:p>
    <w:p w:rsidR="00481634" w:rsidRDefault="00471D70" w:rsidP="00632FE7">
      <w:pPr>
        <w:bidi/>
        <w:rPr>
          <w:rFonts w:hint="cs"/>
          <w:rtl/>
        </w:rPr>
      </w:pPr>
      <w:r>
        <w:rPr>
          <w:b/>
          <w:sz w:val="24"/>
          <w:szCs w:val="24"/>
          <w:rtl/>
        </w:rPr>
        <w:t xml:space="preserve">מחלקת </w:t>
      </w:r>
      <w:r w:rsidR="005B4BA2" w:rsidRPr="00632FE7">
        <w:rPr>
          <w:b/>
          <w:sz w:val="24"/>
          <w:szCs w:val="24"/>
        </w:rPr>
        <w:t>AddressMap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Address</w:t>
      </w:r>
      <w:r>
        <w:rPr>
          <w:sz w:val="24"/>
          <w:szCs w:val="24"/>
          <w:rtl/>
        </w:rPr>
        <w:t xml:space="preserve"> לטבלת </w:t>
      </w:r>
      <w:r>
        <w:rPr>
          <w:sz w:val="24"/>
          <w:szCs w:val="24"/>
        </w:rPr>
        <w:t>Address</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OwnerMap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Owner</w:t>
      </w:r>
      <w:r>
        <w:rPr>
          <w:sz w:val="24"/>
          <w:szCs w:val="24"/>
          <w:rtl/>
        </w:rPr>
        <w:t xml:space="preserve"> לטבלת </w:t>
      </w:r>
      <w:r>
        <w:rPr>
          <w:sz w:val="24"/>
          <w:szCs w:val="24"/>
        </w:rPr>
        <w:t>Owner</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RecommendationMap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Recommendation</w:t>
      </w:r>
      <w:r>
        <w:rPr>
          <w:sz w:val="24"/>
          <w:szCs w:val="24"/>
          <w:rtl/>
        </w:rPr>
        <w:t xml:space="preserve"> לטבלת </w:t>
      </w:r>
      <w:r>
        <w:rPr>
          <w:sz w:val="24"/>
          <w:szCs w:val="24"/>
        </w:rPr>
        <w:t>Recommendation</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TreatmentMap</w:t>
      </w:r>
    </w:p>
    <w:p w:rsidR="00632FE7" w:rsidRDefault="00632FE7" w:rsidP="00632FE7">
      <w:pPr>
        <w:bidi/>
        <w:rPr>
          <w:rFonts w:hint="cs"/>
          <w:rtl/>
        </w:rPr>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w:t>
      </w:r>
      <w:r>
        <w:rPr>
          <w:sz w:val="24"/>
          <w:szCs w:val="24"/>
          <w:rtl/>
        </w:rPr>
        <w:t xml:space="preserve"> לטבלת </w:t>
      </w:r>
      <w:r>
        <w:rPr>
          <w:sz w:val="24"/>
          <w:szCs w:val="24"/>
        </w:rPr>
        <w:t>Treatment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TreatmentReportMap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TreatmentReport</w:t>
      </w:r>
      <w:r>
        <w:rPr>
          <w:sz w:val="24"/>
          <w:szCs w:val="24"/>
          <w:rtl/>
        </w:rPr>
        <w:t xml:space="preserve"> לטבלת </w:t>
      </w:r>
      <w:r>
        <w:rPr>
          <w:sz w:val="24"/>
          <w:szCs w:val="24"/>
        </w:rPr>
        <w:t>TreatmentReport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rPr>
          <w:rFonts w:hint="cs"/>
        </w:rPr>
      </w:pPr>
    </w:p>
    <w:p w:rsidR="00481634" w:rsidRDefault="00471D70" w:rsidP="005B4BA2">
      <w:pPr>
        <w:bidi/>
      </w:pPr>
      <w:r>
        <w:rPr>
          <w:b/>
          <w:sz w:val="24"/>
          <w:szCs w:val="24"/>
          <w:rtl/>
        </w:rPr>
        <w:t xml:space="preserve">מחלקת </w:t>
      </w:r>
      <w:r w:rsidR="005B4BA2" w:rsidRPr="00632FE7">
        <w:rPr>
          <w:b/>
          <w:sz w:val="24"/>
          <w:szCs w:val="24"/>
        </w:rPr>
        <w:t>TreatmentTypeDecodeMap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TreatmentTypeDecode</w:t>
      </w:r>
      <w:r>
        <w:rPr>
          <w:sz w:val="24"/>
          <w:szCs w:val="24"/>
          <w:rtl/>
        </w:rPr>
        <w:t xml:space="preserve"> לטבלת </w:t>
      </w:r>
      <w:r>
        <w:rPr>
          <w:sz w:val="24"/>
          <w:szCs w:val="24"/>
        </w:rPr>
        <w:t>TreatmentTypeDecode</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rPr>
          <w:rFonts w:hint="cs"/>
        </w:rPr>
      </w:pPr>
    </w:p>
    <w:p w:rsidR="00481634" w:rsidRDefault="00471D70" w:rsidP="004B53AE">
      <w:pPr>
        <w:bidi/>
      </w:pPr>
      <w:r>
        <w:rPr>
          <w:sz w:val="36"/>
          <w:szCs w:val="36"/>
          <w:u w:val="single"/>
          <w:rtl/>
        </w:rPr>
        <w:t>פרויקט השירותים</w:t>
      </w:r>
      <w:ins w:id="0" w:author="ron gal" w:date="2017-03-04T16:19:00Z">
        <w:r w:rsidR="00194AF4">
          <w:rPr>
            <w:rFonts w:hint="cs"/>
            <w:sz w:val="36"/>
            <w:szCs w:val="36"/>
            <w:u w:val="single"/>
            <w:rtl/>
          </w:rPr>
          <w:t xml:space="preserve"> והתצוגה</w:t>
        </w:r>
      </w:ins>
      <w:r>
        <w:rPr>
          <w:sz w:val="36"/>
          <w:szCs w:val="36"/>
          <w:u w:val="single"/>
          <w:rtl/>
        </w:rPr>
        <w:t xml:space="preserve"> (</w:t>
      </w:r>
      <w:del w:id="1" w:author="ron gal" w:date="2017-03-04T14:24:00Z">
        <w:r w:rsidDel="004B53AE">
          <w:rPr>
            <w:sz w:val="36"/>
            <w:szCs w:val="36"/>
            <w:u w:val="single"/>
          </w:rPr>
          <w:delText>PlaySimple</w:delText>
        </w:r>
      </w:del>
      <w:ins w:id="2" w:author="ron gal" w:date="2017-03-04T14:24:00Z">
        <w:r w:rsidR="004B53AE">
          <w:rPr>
            <w:sz w:val="36"/>
            <w:szCs w:val="36"/>
            <w:u w:val="single"/>
          </w:rPr>
          <w:t>EZVet</w:t>
        </w:r>
      </w:ins>
      <w:del w:id="3" w:author="ron gal" w:date="2017-03-04T14:24:00Z">
        <w:r w:rsidDel="004B53AE">
          <w:rPr>
            <w:sz w:val="36"/>
            <w:szCs w:val="36"/>
            <w:u w:val="single"/>
          </w:rPr>
          <w:delText>)</w:delText>
        </w:r>
      </w:del>
      <w:ins w:id="4" w:author="ron gal" w:date="2017-03-04T14:24:00Z">
        <w:r w:rsidR="004B53AE">
          <w:rPr>
            <w:rFonts w:hint="cs"/>
            <w:rtl/>
          </w:rPr>
          <w:t>)</w:t>
        </w:r>
      </w:ins>
    </w:p>
    <w:p w:rsidR="00481634" w:rsidRDefault="00471D70" w:rsidP="005E277A">
      <w:pPr>
        <w:bidi/>
        <w:rPr>
          <w:ins w:id="5" w:author="ron gal" w:date="2017-03-04T16:20:00Z"/>
          <w:sz w:val="24"/>
          <w:szCs w:val="24"/>
          <w:rtl/>
        </w:rPr>
        <w:pPrChange w:id="6" w:author="ron gal" w:date="2017-03-04T16:20:00Z">
          <w:pPr>
            <w:bidi/>
          </w:pPr>
        </w:pPrChange>
      </w:pPr>
      <w:r>
        <w:rPr>
          <w:sz w:val="24"/>
          <w:szCs w:val="24"/>
          <w:rtl/>
        </w:rPr>
        <w:t>פרויקט זה מהווה מימוש של שכבת השירותים</w:t>
      </w:r>
      <w:ins w:id="7" w:author="ron gal" w:date="2017-03-04T16:21:00Z">
        <w:r w:rsidR="005E277A">
          <w:rPr>
            <w:rFonts w:hint="cs"/>
            <w:sz w:val="24"/>
            <w:szCs w:val="24"/>
            <w:rtl/>
          </w:rPr>
          <w:t xml:space="preserve"> והתצוגה</w:t>
        </w:r>
      </w:ins>
      <w:bookmarkStart w:id="8" w:name="_GoBack"/>
      <w:bookmarkEnd w:id="8"/>
      <w:r>
        <w:rPr>
          <w:sz w:val="24"/>
          <w:szCs w:val="24"/>
          <w:rtl/>
        </w:rPr>
        <w:t>. כל המחלקות בפרויקט זה נועדו, בצורה ישירה או עקיפה, כדי להנגיש את הפונקציונאליות הקיימת בשכבת הלוגיקה ובשכבת הנתונים ל</w:t>
      </w:r>
      <w:del w:id="9" w:author="ron gal" w:date="2017-03-04T16:20:00Z">
        <w:r w:rsidDel="005E277A">
          <w:rPr>
            <w:sz w:val="24"/>
            <w:szCs w:val="24"/>
            <w:rtl/>
          </w:rPr>
          <w:delText>שכבת התצוגה</w:delText>
        </w:r>
      </w:del>
      <w:ins w:id="10" w:author="ron gal" w:date="2017-03-04T16:20:00Z">
        <w:r w:rsidR="005E277A">
          <w:rPr>
            <w:rFonts w:hint="cs"/>
            <w:sz w:val="24"/>
            <w:szCs w:val="24"/>
            <w:rtl/>
          </w:rPr>
          <w:t>לקוח</w:t>
        </w:r>
      </w:ins>
      <w:r>
        <w:rPr>
          <w:sz w:val="24"/>
          <w:szCs w:val="24"/>
          <w:rtl/>
        </w:rPr>
        <w:t xml:space="preserve">. </w:t>
      </w:r>
    </w:p>
    <w:p w:rsidR="005E277A" w:rsidRDefault="005E277A" w:rsidP="005E277A">
      <w:pPr>
        <w:bidi/>
        <w:rPr>
          <w:ins w:id="11" w:author="ron gal" w:date="2017-03-04T16:20:00Z"/>
        </w:rPr>
      </w:pPr>
      <w:ins w:id="12" w:author="ron gal" w:date="2017-03-04T16:20:00Z">
        <w:r>
          <w:rPr>
            <w:sz w:val="24"/>
            <w:szCs w:val="24"/>
            <w:rtl/>
          </w:rPr>
          <w:t xml:space="preserve">פרוייקט זה מהווה את שכבת התצוגה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ins>
    </w:p>
    <w:p w:rsidR="005E277A" w:rsidRDefault="005E277A" w:rsidP="005E277A">
      <w:pPr>
        <w:bidi/>
        <w:pPrChange w:id="13" w:author="ron gal" w:date="2017-03-04T16:20:00Z">
          <w:pPr>
            <w:bidi/>
          </w:pPr>
        </w:pPrChange>
      </w:pPr>
      <w:ins w:id="14" w:author="ron gal" w:date="2017-03-04T16:20:00Z">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w:t>
        </w:r>
      </w:ins>
    </w:p>
    <w:p w:rsidR="00481634" w:rsidRDefault="00481634">
      <w:pPr>
        <w:bidi/>
      </w:pPr>
    </w:p>
    <w:p w:rsidR="00481634" w:rsidRDefault="00471D70">
      <w:pPr>
        <w:bidi/>
      </w:pPr>
      <w:r>
        <w:rPr>
          <w:sz w:val="28"/>
          <w:szCs w:val="28"/>
          <w:rtl/>
        </w:rPr>
        <w:t>נינג'קט (</w:t>
      </w:r>
      <w:r>
        <w:rPr>
          <w:sz w:val="28"/>
          <w:szCs w:val="28"/>
        </w:rPr>
        <w:t>Ninject IoC Container</w:t>
      </w:r>
      <w:r>
        <w:rPr>
          <w:sz w:val="28"/>
          <w:szCs w:val="28"/>
          <w:rtl/>
        </w:rPr>
        <w:t>)</w:t>
      </w:r>
    </w:p>
    <w:p w:rsidR="00481634" w:rsidRDefault="00471D70">
      <w:pPr>
        <w:bidi/>
      </w:pPr>
      <w:r>
        <w:rPr>
          <w:sz w:val="24"/>
          <w:szCs w:val="24"/>
          <w:rtl/>
        </w:rPr>
        <w:lastRenderedPageBreak/>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p>
    <w:p w:rsidR="00481634" w:rsidRDefault="00471D70">
      <w:pPr>
        <w:bidi/>
      </w:pPr>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p>
    <w:p w:rsidR="00481634" w:rsidRDefault="00471D70">
      <w:pPr>
        <w:bidi/>
      </w:pPr>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p>
    <w:p w:rsidR="00481634" w:rsidRDefault="00471D70">
      <w:pPr>
        <w:bidi/>
      </w:pPr>
      <w:r>
        <w:rPr>
          <w:b/>
          <w:sz w:val="24"/>
          <w:szCs w:val="24"/>
        </w:rPr>
        <w:br/>
      </w:r>
      <w:r>
        <w:rPr>
          <w:b/>
          <w:sz w:val="24"/>
          <w:szCs w:val="24"/>
          <w:rtl/>
        </w:rPr>
        <w:t xml:space="preserve">מחלקת </w:t>
      </w:r>
      <w:r>
        <w:rPr>
          <w:b/>
          <w:sz w:val="24"/>
          <w:szCs w:val="24"/>
        </w:rPr>
        <w:t>NinjectDependencyResolver</w:t>
      </w:r>
    </w:p>
    <w:p w:rsidR="00481634" w:rsidRDefault="00471D70">
      <w:pPr>
        <w:bidi/>
      </w:pPr>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p>
    <w:p w:rsidR="00481634" w:rsidRDefault="00481634">
      <w:pPr>
        <w:bidi/>
      </w:pPr>
    </w:p>
    <w:p w:rsidR="00481634" w:rsidRDefault="00471D70">
      <w:r>
        <w:rPr>
          <w:sz w:val="24"/>
          <w:szCs w:val="24"/>
        </w:rPr>
        <w:t>public object GetService(Type serviceType)</w:t>
      </w:r>
    </w:p>
    <w:p w:rsidR="00481634" w:rsidRDefault="00481634"/>
    <w:p w:rsidR="00481634" w:rsidRDefault="00471D70">
      <w:r>
        <w:rPr>
          <w:sz w:val="24"/>
          <w:szCs w:val="24"/>
        </w:rPr>
        <w:t>public IEnumerable&lt;object&gt; GetServices(Type serviceType)</w:t>
      </w:r>
    </w:p>
    <w:p w:rsidR="00481634" w:rsidRDefault="00481634"/>
    <w:p w:rsidR="00481634" w:rsidRDefault="00471D70">
      <w:r>
        <w:rPr>
          <w:sz w:val="24"/>
          <w:szCs w:val="24"/>
        </w:rPr>
        <w:t>public IDependencyScope BeginScope()</w:t>
      </w:r>
    </w:p>
    <w:p w:rsidR="00481634" w:rsidRDefault="00481634"/>
    <w:p w:rsidR="00481634" w:rsidRDefault="00471D70">
      <w:r>
        <w:rPr>
          <w:sz w:val="24"/>
          <w:szCs w:val="24"/>
        </w:rPr>
        <w:t>public void Dispose()</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NinjectConfigurator</w:t>
      </w:r>
    </w:p>
    <w:p w:rsidR="00481634" w:rsidRDefault="00471D70">
      <w:pPr>
        <w:bidi/>
      </w:pPr>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המחלקה מכילה את הפונקציות הבאות:</w:t>
      </w:r>
    </w:p>
    <w:p w:rsidR="00481634" w:rsidRDefault="00481634">
      <w:pPr>
        <w:bidi/>
      </w:pPr>
    </w:p>
    <w:p w:rsidR="00481634" w:rsidRDefault="00471D70">
      <w:r>
        <w:rPr>
          <w:sz w:val="24"/>
          <w:szCs w:val="24"/>
        </w:rPr>
        <w:t>public void Configure(IKernel container)</w:t>
      </w:r>
    </w:p>
    <w:p w:rsidR="00481634" w:rsidRDefault="00481634"/>
    <w:p w:rsidR="00481634" w:rsidRDefault="00471D70">
      <w:r>
        <w:rPr>
          <w:sz w:val="24"/>
          <w:szCs w:val="24"/>
        </w:rPr>
        <w:t>public void AddBindings(IKernel container)</w:t>
      </w:r>
    </w:p>
    <w:p w:rsidR="00481634" w:rsidRDefault="00481634">
      <w:pPr>
        <w:bidi/>
      </w:pPr>
    </w:p>
    <w:p w:rsidR="00481634" w:rsidRDefault="00BD788B">
      <w:pPr>
        <w:bidi/>
        <w:rPr>
          <w:rFonts w:hint="cs"/>
          <w:rtl/>
        </w:rPr>
      </w:pPr>
      <w:r>
        <w:rPr>
          <w:sz w:val="28"/>
          <w:szCs w:val="28"/>
        </w:rPr>
        <w:t>Daos (Data Access Objects)</w:t>
      </w:r>
    </w:p>
    <w:p w:rsidR="00481634" w:rsidRDefault="00471D70" w:rsidP="00BD788B">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sidR="00BD788B">
        <w:rPr>
          <w:sz w:val="24"/>
          <w:szCs w:val="24"/>
        </w:rPr>
        <w:t>dao</w:t>
      </w:r>
      <w:r>
        <w:rPr>
          <w:sz w:val="24"/>
          <w:szCs w:val="24"/>
          <w:rtl/>
        </w:rPr>
        <w:t xml:space="preserve"> בודד אשר יכיל את הלוגיקה הקשורה באותה ישות. עבור כל מחלקה בקבוצה זו יוגדר ממשק מתאים. ממשק זה ישומש בעת שליפת ה-</w:t>
      </w:r>
      <w:r w:rsidR="00BD788B">
        <w:rPr>
          <w:sz w:val="24"/>
          <w:szCs w:val="24"/>
        </w:rPr>
        <w:t>dao</w:t>
      </w:r>
      <w:r>
        <w:rPr>
          <w:sz w:val="24"/>
          <w:szCs w:val="24"/>
          <w:rtl/>
        </w:rPr>
        <w:t xml:space="preserve"> מה-</w:t>
      </w:r>
      <w:r>
        <w:rPr>
          <w:sz w:val="24"/>
          <w:szCs w:val="24"/>
        </w:rPr>
        <w:t>IoC</w:t>
      </w:r>
      <w:r>
        <w:rPr>
          <w:sz w:val="24"/>
          <w:szCs w:val="24"/>
          <w:rtl/>
        </w:rPr>
        <w:t>. שם כל ממשק מסוג זה יהיה כשם ה-</w:t>
      </w:r>
      <w:r w:rsidR="00BD788B">
        <w:rPr>
          <w:sz w:val="24"/>
          <w:szCs w:val="24"/>
        </w:rPr>
        <w:t>dao</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sidR="00BD788B">
        <w:rPr>
          <w:sz w:val="24"/>
          <w:szCs w:val="24"/>
        </w:rPr>
        <w:t>dao</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r>
        <w:rPr>
          <w:sz w:val="24"/>
          <w:szCs w:val="24"/>
        </w:rPr>
        <w:t>void Update(int id, T entity);</w:t>
      </w:r>
    </w:p>
    <w:p w:rsidR="00481634" w:rsidRDefault="00481634"/>
    <w:p w:rsidR="00481634" w:rsidRDefault="00471D70">
      <w:r>
        <w:rPr>
          <w:sz w:val="24"/>
          <w:szCs w:val="24"/>
        </w:rPr>
        <w:t>T Save(T entity);</w:t>
      </w:r>
    </w:p>
    <w:p w:rsidR="00481634" w:rsidRDefault="00481634"/>
    <w:p w:rsidR="00481634" w:rsidRDefault="00471D70">
      <w:r>
        <w:rPr>
          <w:sz w:val="24"/>
          <w:szCs w:val="24"/>
        </w:rPr>
        <w:t>T Get(int id);</w:t>
      </w:r>
    </w:p>
    <w:p w:rsidR="00481634" w:rsidRDefault="00481634"/>
    <w:p w:rsidR="00481634" w:rsidRDefault="00471D70">
      <w:r>
        <w:rPr>
          <w:sz w:val="24"/>
          <w:szCs w:val="24"/>
        </w:rPr>
        <w:t>IQueryable&lt;T&gt; Query();</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RDefault="00471D70">
      <w:pPr>
        <w:bidi/>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r>
        <w:br w:type="page"/>
      </w:r>
    </w:p>
    <w:p w:rsidR="00481634" w:rsidRDefault="00481634">
      <w:pPr>
        <w:bidi/>
      </w:pPr>
    </w:p>
    <w:p w:rsidR="00481634" w:rsidRDefault="00471D70" w:rsidP="004B53AE">
      <w:pPr>
        <w:bidi/>
      </w:pPr>
      <w:r>
        <w:rPr>
          <w:b/>
          <w:sz w:val="24"/>
          <w:szCs w:val="24"/>
          <w:rtl/>
        </w:rPr>
        <w:t xml:space="preserve">מחלקת </w:t>
      </w:r>
      <w:ins w:id="15" w:author="ron gal" w:date="2017-03-04T14:27:00Z">
        <w:r w:rsidR="004B53AE" w:rsidRPr="004B53AE">
          <w:rPr>
            <w:b/>
            <w:sz w:val="24"/>
            <w:szCs w:val="24"/>
            <w:rPrChange w:id="16" w:author="ron gal" w:date="2017-03-04T14:28:00Z">
              <w:rPr>
                <w:rFonts w:ascii="Consolas" w:hAnsi="Consolas" w:cs="Consolas"/>
                <w:color w:val="2B91AF"/>
                <w:sz w:val="19"/>
                <w:szCs w:val="19"/>
                <w:highlight w:val="white"/>
              </w:rPr>
            </w:rPrChange>
          </w:rPr>
          <w:t>AnimalsDao</w:t>
        </w:r>
        <w:r w:rsidR="004B53AE" w:rsidDel="004B53AE">
          <w:rPr>
            <w:b/>
            <w:sz w:val="24"/>
            <w:szCs w:val="24"/>
          </w:rPr>
          <w:t xml:space="preserve"> </w:t>
        </w:r>
      </w:ins>
      <w:del w:id="17" w:author="ron gal" w:date="2017-03-04T14:27:00Z">
        <w:r w:rsidDel="004B53AE">
          <w:rPr>
            <w:b/>
            <w:sz w:val="24"/>
            <w:szCs w:val="24"/>
          </w:rPr>
          <w:delText>CustomersQueryProcessor</w:delText>
        </w:r>
      </w:del>
    </w:p>
    <w:p w:rsidR="00481634" w:rsidRDefault="00471D70" w:rsidP="00ED0DEE">
      <w:pPr>
        <w:bidi/>
        <w:pPrChange w:id="18" w:author="ron gal" w:date="2017-03-04T14:28:00Z">
          <w:pPr>
            <w:bidi/>
          </w:pPr>
        </w:pPrChange>
      </w:pPr>
      <w:r>
        <w:rPr>
          <w:sz w:val="24"/>
          <w:szCs w:val="24"/>
          <w:rtl/>
        </w:rPr>
        <w:t xml:space="preserve">מחלקה זו אחראית על ישות </w:t>
      </w:r>
      <w:del w:id="19" w:author="ron gal" w:date="2017-03-04T14:27:00Z">
        <w:r w:rsidDel="004B53AE">
          <w:rPr>
            <w:sz w:val="24"/>
            <w:szCs w:val="24"/>
            <w:rtl/>
          </w:rPr>
          <w:delText>הלקוח</w:delText>
        </w:r>
      </w:del>
      <w:ins w:id="20" w:author="ron gal" w:date="2017-03-04T14:27:00Z">
        <w:r w:rsidR="004B53AE">
          <w:rPr>
            <w:rFonts w:hint="cs"/>
            <w:sz w:val="24"/>
            <w:szCs w:val="24"/>
            <w:rtl/>
          </w:rPr>
          <w:t>הבע</w:t>
        </w:r>
      </w:ins>
      <w:ins w:id="21" w:author="ron gal" w:date="2017-03-04T14:28:00Z">
        <w:r w:rsidR="004B53AE">
          <w:rPr>
            <w:rFonts w:hint="cs"/>
            <w:sz w:val="24"/>
            <w:szCs w:val="24"/>
            <w:rtl/>
          </w:rPr>
          <w:t>"ח</w:t>
        </w:r>
      </w:ins>
      <w:r>
        <w:rPr>
          <w:sz w:val="24"/>
          <w:szCs w:val="24"/>
          <w:rtl/>
        </w:rPr>
        <w:t>. מחלקה זו יורשת מ&lt;</w:t>
      </w:r>
      <w:r>
        <w:rPr>
          <w:sz w:val="24"/>
          <w:szCs w:val="24"/>
        </w:rPr>
        <w:t>DBAccessBase&lt;</w:t>
      </w:r>
      <w:del w:id="22" w:author="ron gal" w:date="2017-03-04T14:28:00Z">
        <w:r w:rsidDel="004B53AE">
          <w:rPr>
            <w:sz w:val="24"/>
            <w:szCs w:val="24"/>
          </w:rPr>
          <w:delText>Customer</w:delText>
        </w:r>
        <w:r w:rsidDel="004B53AE">
          <w:rPr>
            <w:sz w:val="24"/>
            <w:szCs w:val="24"/>
            <w:rtl/>
          </w:rPr>
          <w:delText xml:space="preserve"> </w:delText>
        </w:r>
      </w:del>
      <w:ins w:id="23" w:author="ron gal" w:date="2017-03-04T14:28:00Z">
        <w:r w:rsidR="004B53AE">
          <w:rPr>
            <w:rFonts w:hint="cs"/>
            <w:sz w:val="24"/>
            <w:szCs w:val="24"/>
          </w:rPr>
          <w:t>A</w:t>
        </w:r>
        <w:r w:rsidR="004B53AE">
          <w:rPr>
            <w:sz w:val="24"/>
            <w:szCs w:val="24"/>
          </w:rPr>
          <w:t>nimal</w:t>
        </w:r>
        <w:r w:rsidR="004B53AE">
          <w:rPr>
            <w:sz w:val="24"/>
            <w:szCs w:val="24"/>
            <w:rtl/>
          </w:rPr>
          <w:t xml:space="preserve"> </w:t>
        </w:r>
      </w:ins>
      <w:r>
        <w:rPr>
          <w:sz w:val="24"/>
          <w:szCs w:val="24"/>
          <w:rtl/>
        </w:rPr>
        <w:t xml:space="preserve">ומממשת את הממשק </w:t>
      </w:r>
      <w:del w:id="24" w:author="ron gal" w:date="2017-03-04T14:28:00Z">
        <w:r w:rsidDel="004B53AE">
          <w:rPr>
            <w:sz w:val="24"/>
            <w:szCs w:val="24"/>
          </w:rPr>
          <w:delText>ICustomersQueryProcessor</w:delText>
        </w:r>
      </w:del>
      <w:ins w:id="25" w:author="ron gal" w:date="2017-03-04T14:28:00Z">
        <w:r w:rsidR="004B53AE">
          <w:rPr>
            <w:sz w:val="24"/>
            <w:szCs w:val="24"/>
          </w:rPr>
          <w:t>I</w:t>
        </w:r>
        <w:r w:rsidR="004B53AE" w:rsidRPr="004B53AE">
          <w:rPr>
            <w:sz w:val="24"/>
            <w:szCs w:val="24"/>
            <w:rPrChange w:id="26" w:author="ron gal" w:date="2017-03-04T14:28:00Z">
              <w:rPr>
                <w:rFonts w:ascii="Consolas" w:hAnsi="Consolas" w:cs="Consolas"/>
                <w:color w:val="2B91AF"/>
                <w:sz w:val="19"/>
                <w:szCs w:val="19"/>
                <w:highlight w:val="white"/>
              </w:rPr>
            </w:rPrChange>
          </w:rPr>
          <w:t>AnimalsDao</w:t>
        </w:r>
      </w:ins>
      <w:r>
        <w:rPr>
          <w:sz w:val="24"/>
          <w:szCs w:val="24"/>
          <w:rtl/>
        </w:rPr>
        <w:t xml:space="preserve">. </w:t>
      </w:r>
      <w:ins w:id="27" w:author="ron gal" w:date="2017-03-04T14:28:00Z">
        <w:r w:rsidR="00ED0DEE">
          <w:rPr>
            <w:rFonts w:hint="cs"/>
            <w:sz w:val="24"/>
            <w:szCs w:val="24"/>
            <w:rtl/>
          </w:rPr>
          <w:t xml:space="preserve">המחלקה </w:t>
        </w:r>
      </w:ins>
      <w:r>
        <w:rPr>
          <w:sz w:val="24"/>
          <w:szCs w:val="24"/>
          <w:rtl/>
        </w:rPr>
        <w:t>תבצע הכנס</w:t>
      </w:r>
      <w:ins w:id="28" w:author="ron gal" w:date="2017-03-04T14:34:00Z">
        <w:r w:rsidR="00ED0DEE">
          <w:rPr>
            <w:rFonts w:hint="cs"/>
            <w:sz w:val="24"/>
            <w:szCs w:val="24"/>
            <w:rtl/>
          </w:rPr>
          <w:t>ה</w:t>
        </w:r>
      </w:ins>
      <w:r>
        <w:rPr>
          <w:sz w:val="24"/>
          <w:szCs w:val="24"/>
          <w:rtl/>
        </w:rPr>
        <w:t xml:space="preserve"> ועדכון של </w:t>
      </w:r>
      <w:del w:id="29" w:author="ron gal" w:date="2017-03-04T14:28:00Z">
        <w:r w:rsidDel="00ED0DEE">
          <w:rPr>
            <w:sz w:val="24"/>
            <w:szCs w:val="24"/>
            <w:rtl/>
          </w:rPr>
          <w:delText xml:space="preserve">לקוחות </w:delText>
        </w:r>
      </w:del>
      <w:ins w:id="30" w:author="ron gal" w:date="2017-03-04T14:28:00Z">
        <w:r w:rsidR="00ED0DEE">
          <w:rPr>
            <w:rFonts w:hint="cs"/>
            <w:sz w:val="24"/>
            <w:szCs w:val="24"/>
            <w:rtl/>
          </w:rPr>
          <w:t xml:space="preserve">בעלי חיים </w:t>
        </w:r>
      </w:ins>
      <w:r>
        <w:rPr>
          <w:sz w:val="24"/>
          <w:szCs w:val="24"/>
          <w:rtl/>
        </w:rPr>
        <w:t xml:space="preserve">במסד הנתונים. כמו כן, מחלקה זו גם אחראית על החזרת </w:t>
      </w:r>
      <w:ins w:id="31" w:author="ron gal" w:date="2017-03-04T14:28:00Z">
        <w:r w:rsidR="00ED0DEE">
          <w:rPr>
            <w:rFonts w:hint="cs"/>
            <w:sz w:val="24"/>
            <w:szCs w:val="24"/>
            <w:rtl/>
          </w:rPr>
          <w:t xml:space="preserve">בעלי החיים </w:t>
        </w:r>
      </w:ins>
      <w:del w:id="32" w:author="ron gal" w:date="2017-03-04T14:28:00Z">
        <w:r w:rsidDel="00ED0DEE">
          <w:rPr>
            <w:sz w:val="24"/>
            <w:szCs w:val="24"/>
            <w:rtl/>
          </w:rPr>
          <w:delText xml:space="preserve">הלקוחות </w:delText>
        </w:r>
      </w:del>
      <w:r>
        <w:rPr>
          <w:sz w:val="24"/>
          <w:szCs w:val="24"/>
          <w:rtl/>
        </w:rPr>
        <w:t>ממסד הנתונים בהתאם לפרמטרים האפשרים ממסכי המערכת השונים. המחלקה תכיל את הפעולות הבאות:</w:t>
      </w:r>
    </w:p>
    <w:p w:rsidR="00481634" w:rsidRDefault="00481634"/>
    <w:p w:rsidR="00ED0DEE" w:rsidRPr="00ED0DEE" w:rsidRDefault="00ED0DEE" w:rsidP="00ED0DEE">
      <w:pPr>
        <w:rPr>
          <w:ins w:id="33" w:author="ron gal" w:date="2017-03-04T14:30:00Z"/>
          <w:sz w:val="24"/>
          <w:szCs w:val="24"/>
          <w:rPrChange w:id="34" w:author="ron gal" w:date="2017-03-04T14:30:00Z">
            <w:rPr>
              <w:ins w:id="35" w:author="ron gal" w:date="2017-03-04T14:30:00Z"/>
              <w:rFonts w:ascii="Consolas" w:hAnsi="Consolas" w:cs="Consolas"/>
              <w:sz w:val="19"/>
              <w:szCs w:val="19"/>
              <w:highlight w:val="white"/>
            </w:rPr>
          </w:rPrChange>
        </w:rPr>
        <w:pPrChange w:id="36" w:author="ron gal" w:date="2017-03-04T14:30:00Z">
          <w:pPr>
            <w:autoSpaceDE w:val="0"/>
            <w:autoSpaceDN w:val="0"/>
            <w:adjustRightInd w:val="0"/>
            <w:spacing w:line="240" w:lineRule="auto"/>
          </w:pPr>
        </w:pPrChange>
      </w:pPr>
      <w:ins w:id="37" w:author="ron gal" w:date="2017-03-04T14:30:00Z">
        <w:r w:rsidRPr="00ED0DEE">
          <w:rPr>
            <w:sz w:val="24"/>
            <w:szCs w:val="24"/>
            <w:rPrChange w:id="38" w:author="ron gal" w:date="2017-03-04T14:30:00Z">
              <w:rPr>
                <w:rFonts w:ascii="Consolas" w:hAnsi="Consolas" w:cs="Consolas"/>
                <w:sz w:val="19"/>
                <w:szCs w:val="19"/>
                <w:highlight w:val="white"/>
              </w:rPr>
            </w:rPrChange>
          </w:rPr>
          <w:t xml:space="preserve">        </w:t>
        </w:r>
        <w:r w:rsidRPr="00ED0DEE">
          <w:rPr>
            <w:sz w:val="24"/>
            <w:szCs w:val="24"/>
            <w:rPrChange w:id="39" w:author="ron gal" w:date="2017-03-04T14:30:00Z">
              <w:rPr>
                <w:rFonts w:ascii="Consolas" w:hAnsi="Consolas" w:cs="Consolas"/>
                <w:color w:val="2B91AF"/>
                <w:sz w:val="19"/>
                <w:szCs w:val="19"/>
                <w:highlight w:val="white"/>
              </w:rPr>
            </w:rPrChange>
          </w:rPr>
          <w:t>Animal</w:t>
        </w:r>
        <w:r w:rsidRPr="00ED0DEE">
          <w:rPr>
            <w:sz w:val="24"/>
            <w:szCs w:val="24"/>
            <w:rPrChange w:id="40" w:author="ron gal" w:date="2017-03-04T14:30:00Z">
              <w:rPr>
                <w:rFonts w:ascii="Consolas" w:hAnsi="Consolas" w:cs="Consolas"/>
                <w:sz w:val="19"/>
                <w:szCs w:val="19"/>
                <w:highlight w:val="white"/>
              </w:rPr>
            </w:rPrChange>
          </w:rPr>
          <w:t xml:space="preserve"> GetAnimal(</w:t>
        </w:r>
        <w:r w:rsidRPr="00ED0DEE">
          <w:rPr>
            <w:sz w:val="24"/>
            <w:szCs w:val="24"/>
            <w:rPrChange w:id="41" w:author="ron gal" w:date="2017-03-04T14:30:00Z">
              <w:rPr>
                <w:rFonts w:ascii="Consolas" w:hAnsi="Consolas" w:cs="Consolas"/>
                <w:color w:val="0000FF"/>
                <w:sz w:val="19"/>
                <w:szCs w:val="19"/>
                <w:highlight w:val="white"/>
              </w:rPr>
            </w:rPrChange>
          </w:rPr>
          <w:t>int</w:t>
        </w:r>
        <w:r w:rsidRPr="00ED0DEE">
          <w:rPr>
            <w:sz w:val="24"/>
            <w:szCs w:val="24"/>
            <w:rPrChange w:id="42" w:author="ron gal" w:date="2017-03-04T14:30:00Z">
              <w:rPr>
                <w:rFonts w:ascii="Consolas" w:hAnsi="Consolas" w:cs="Consolas"/>
                <w:sz w:val="19"/>
                <w:szCs w:val="19"/>
                <w:highlight w:val="white"/>
              </w:rPr>
            </w:rPrChange>
          </w:rPr>
          <w:t xml:space="preserve"> id);</w:t>
        </w:r>
      </w:ins>
    </w:p>
    <w:p w:rsidR="00ED0DEE" w:rsidRPr="00ED0DEE" w:rsidRDefault="00ED0DEE" w:rsidP="00ED0DEE">
      <w:pPr>
        <w:rPr>
          <w:ins w:id="43" w:author="ron gal" w:date="2017-03-04T14:30:00Z"/>
          <w:sz w:val="24"/>
          <w:szCs w:val="24"/>
          <w:rPrChange w:id="44" w:author="ron gal" w:date="2017-03-04T14:30:00Z">
            <w:rPr>
              <w:ins w:id="45" w:author="ron gal" w:date="2017-03-04T14:30:00Z"/>
              <w:rFonts w:ascii="Consolas" w:hAnsi="Consolas" w:cs="Consolas"/>
              <w:sz w:val="19"/>
              <w:szCs w:val="19"/>
              <w:highlight w:val="white"/>
            </w:rPr>
          </w:rPrChange>
        </w:rPr>
        <w:pPrChange w:id="46" w:author="ron gal" w:date="2017-03-04T14:30:00Z">
          <w:pPr>
            <w:autoSpaceDE w:val="0"/>
            <w:autoSpaceDN w:val="0"/>
            <w:adjustRightInd w:val="0"/>
            <w:spacing w:line="240" w:lineRule="auto"/>
          </w:pPr>
        </w:pPrChange>
      </w:pPr>
      <w:ins w:id="47" w:author="ron gal" w:date="2017-03-04T14:30:00Z">
        <w:r w:rsidRPr="00ED0DEE">
          <w:rPr>
            <w:sz w:val="24"/>
            <w:szCs w:val="24"/>
            <w:rPrChange w:id="48" w:author="ron gal" w:date="2017-03-04T14:30:00Z">
              <w:rPr>
                <w:rFonts w:ascii="Consolas" w:hAnsi="Consolas" w:cs="Consolas"/>
                <w:sz w:val="19"/>
                <w:szCs w:val="19"/>
                <w:highlight w:val="white"/>
              </w:rPr>
            </w:rPrChange>
          </w:rPr>
          <w:t xml:space="preserve">        </w:t>
        </w:r>
        <w:r w:rsidRPr="00ED0DEE">
          <w:rPr>
            <w:sz w:val="24"/>
            <w:szCs w:val="24"/>
            <w:rPrChange w:id="49" w:author="ron gal" w:date="2017-03-04T14:30:00Z">
              <w:rPr>
                <w:rFonts w:ascii="Consolas" w:hAnsi="Consolas" w:cs="Consolas"/>
                <w:color w:val="2B91AF"/>
                <w:sz w:val="19"/>
                <w:szCs w:val="19"/>
                <w:highlight w:val="white"/>
              </w:rPr>
            </w:rPrChange>
          </w:rPr>
          <w:t>Animal</w:t>
        </w:r>
        <w:r w:rsidRPr="00ED0DEE">
          <w:rPr>
            <w:sz w:val="24"/>
            <w:szCs w:val="24"/>
            <w:rPrChange w:id="50" w:author="ron gal" w:date="2017-03-04T14:30:00Z">
              <w:rPr>
                <w:rFonts w:ascii="Consolas" w:hAnsi="Consolas" w:cs="Consolas"/>
                <w:sz w:val="19"/>
                <w:szCs w:val="19"/>
                <w:highlight w:val="white"/>
              </w:rPr>
            </w:rPrChange>
          </w:rPr>
          <w:t xml:space="preserve"> Save(</w:t>
        </w:r>
        <w:r w:rsidRPr="00ED0DEE">
          <w:rPr>
            <w:sz w:val="24"/>
            <w:szCs w:val="24"/>
            <w:rPrChange w:id="51" w:author="ron gal" w:date="2017-03-04T14:30:00Z">
              <w:rPr>
                <w:rFonts w:ascii="Consolas" w:hAnsi="Consolas" w:cs="Consolas"/>
                <w:color w:val="2B91AF"/>
                <w:sz w:val="19"/>
                <w:szCs w:val="19"/>
                <w:highlight w:val="white"/>
              </w:rPr>
            </w:rPrChange>
          </w:rPr>
          <w:t>Animal</w:t>
        </w:r>
        <w:r w:rsidRPr="00ED0DEE">
          <w:rPr>
            <w:sz w:val="24"/>
            <w:szCs w:val="24"/>
            <w:rPrChange w:id="52" w:author="ron gal" w:date="2017-03-04T14:30:00Z">
              <w:rPr>
                <w:rFonts w:ascii="Consolas" w:hAnsi="Consolas" w:cs="Consolas"/>
                <w:sz w:val="19"/>
                <w:szCs w:val="19"/>
                <w:highlight w:val="white"/>
              </w:rPr>
            </w:rPrChange>
          </w:rPr>
          <w:t xml:space="preserve"> animal, </w:t>
        </w:r>
        <w:r w:rsidRPr="00ED0DEE">
          <w:rPr>
            <w:sz w:val="24"/>
            <w:szCs w:val="24"/>
            <w:rPrChange w:id="53" w:author="ron gal" w:date="2017-03-04T14:30:00Z">
              <w:rPr>
                <w:rFonts w:ascii="Consolas" w:hAnsi="Consolas" w:cs="Consolas"/>
                <w:color w:val="0000FF"/>
                <w:sz w:val="19"/>
                <w:szCs w:val="19"/>
                <w:highlight w:val="white"/>
              </w:rPr>
            </w:rPrChange>
          </w:rPr>
          <w:t>int</w:t>
        </w:r>
        <w:r w:rsidRPr="00ED0DEE">
          <w:rPr>
            <w:sz w:val="24"/>
            <w:szCs w:val="24"/>
            <w:rPrChange w:id="54" w:author="ron gal" w:date="2017-03-04T14:30:00Z">
              <w:rPr>
                <w:rFonts w:ascii="Consolas" w:hAnsi="Consolas" w:cs="Consolas"/>
                <w:sz w:val="19"/>
                <w:szCs w:val="19"/>
                <w:highlight w:val="white"/>
              </w:rPr>
            </w:rPrChange>
          </w:rPr>
          <w:t xml:space="preserve"> cotnactId);</w:t>
        </w:r>
      </w:ins>
    </w:p>
    <w:p w:rsidR="00ED0DEE" w:rsidRPr="00ED0DEE" w:rsidRDefault="00ED0DEE" w:rsidP="00ED0DEE">
      <w:pPr>
        <w:rPr>
          <w:ins w:id="55" w:author="ron gal" w:date="2017-03-04T14:30:00Z"/>
          <w:sz w:val="24"/>
          <w:szCs w:val="24"/>
          <w:rPrChange w:id="56" w:author="ron gal" w:date="2017-03-04T14:30:00Z">
            <w:rPr>
              <w:ins w:id="57" w:author="ron gal" w:date="2017-03-04T14:30:00Z"/>
              <w:rFonts w:ascii="Consolas" w:hAnsi="Consolas" w:cs="Consolas"/>
              <w:sz w:val="19"/>
              <w:szCs w:val="19"/>
              <w:highlight w:val="white"/>
            </w:rPr>
          </w:rPrChange>
        </w:rPr>
        <w:pPrChange w:id="58" w:author="ron gal" w:date="2017-03-04T14:30:00Z">
          <w:pPr>
            <w:autoSpaceDE w:val="0"/>
            <w:autoSpaceDN w:val="0"/>
            <w:adjustRightInd w:val="0"/>
            <w:spacing w:line="240" w:lineRule="auto"/>
          </w:pPr>
        </w:pPrChange>
      </w:pPr>
      <w:ins w:id="59" w:author="ron gal" w:date="2017-03-04T14:30:00Z">
        <w:r w:rsidRPr="00ED0DEE">
          <w:rPr>
            <w:sz w:val="24"/>
            <w:szCs w:val="24"/>
            <w:rPrChange w:id="60" w:author="ron gal" w:date="2017-03-04T14:30:00Z">
              <w:rPr>
                <w:rFonts w:ascii="Consolas" w:hAnsi="Consolas" w:cs="Consolas"/>
                <w:sz w:val="19"/>
                <w:szCs w:val="19"/>
                <w:highlight w:val="white"/>
              </w:rPr>
            </w:rPrChange>
          </w:rPr>
          <w:t xml:space="preserve">        Domain.</w:t>
        </w:r>
        <w:r w:rsidRPr="00ED0DEE">
          <w:rPr>
            <w:sz w:val="24"/>
            <w:szCs w:val="24"/>
            <w:rPrChange w:id="61" w:author="ron gal" w:date="2017-03-04T14:30:00Z">
              <w:rPr>
                <w:rFonts w:ascii="Consolas" w:hAnsi="Consolas" w:cs="Consolas"/>
                <w:color w:val="2B91AF"/>
                <w:sz w:val="19"/>
                <w:szCs w:val="19"/>
                <w:highlight w:val="white"/>
              </w:rPr>
            </w:rPrChange>
          </w:rPr>
          <w:t>Animal</w:t>
        </w:r>
        <w:r w:rsidRPr="00ED0DEE">
          <w:rPr>
            <w:sz w:val="24"/>
            <w:szCs w:val="24"/>
            <w:rPrChange w:id="62" w:author="ron gal" w:date="2017-03-04T14:30:00Z">
              <w:rPr>
                <w:rFonts w:ascii="Consolas" w:hAnsi="Consolas" w:cs="Consolas"/>
                <w:sz w:val="19"/>
                <w:szCs w:val="19"/>
                <w:highlight w:val="white"/>
              </w:rPr>
            </w:rPrChange>
          </w:rPr>
          <w:t xml:space="preserve"> Get(</w:t>
        </w:r>
        <w:r w:rsidRPr="00ED0DEE">
          <w:rPr>
            <w:sz w:val="24"/>
            <w:szCs w:val="24"/>
            <w:rPrChange w:id="63" w:author="ron gal" w:date="2017-03-04T14:30:00Z">
              <w:rPr>
                <w:rFonts w:ascii="Consolas" w:hAnsi="Consolas" w:cs="Consolas"/>
                <w:color w:val="0000FF"/>
                <w:sz w:val="19"/>
                <w:szCs w:val="19"/>
                <w:highlight w:val="white"/>
              </w:rPr>
            </w:rPrChange>
          </w:rPr>
          <w:t>int</w:t>
        </w:r>
        <w:r w:rsidRPr="00ED0DEE">
          <w:rPr>
            <w:sz w:val="24"/>
            <w:szCs w:val="24"/>
            <w:rPrChange w:id="64" w:author="ron gal" w:date="2017-03-04T14:30:00Z">
              <w:rPr>
                <w:rFonts w:ascii="Consolas" w:hAnsi="Consolas" w:cs="Consolas"/>
                <w:sz w:val="19"/>
                <w:szCs w:val="19"/>
                <w:highlight w:val="white"/>
              </w:rPr>
            </w:rPrChange>
          </w:rPr>
          <w:t xml:space="preserve"> animalId);</w:t>
        </w:r>
      </w:ins>
    </w:p>
    <w:p w:rsidR="00ED0DEE" w:rsidRPr="00ED0DEE" w:rsidRDefault="00ED0DEE" w:rsidP="00ED0DEE">
      <w:pPr>
        <w:rPr>
          <w:ins w:id="65" w:author="ron gal" w:date="2017-03-04T14:30:00Z"/>
          <w:sz w:val="24"/>
          <w:szCs w:val="24"/>
          <w:rPrChange w:id="66" w:author="ron gal" w:date="2017-03-04T14:30:00Z">
            <w:rPr>
              <w:ins w:id="67" w:author="ron gal" w:date="2017-03-04T14:30:00Z"/>
              <w:rFonts w:ascii="Consolas" w:hAnsi="Consolas" w:cs="Consolas"/>
              <w:sz w:val="19"/>
              <w:szCs w:val="19"/>
              <w:highlight w:val="white"/>
            </w:rPr>
          </w:rPrChange>
        </w:rPr>
        <w:pPrChange w:id="68" w:author="ron gal" w:date="2017-03-04T14:30:00Z">
          <w:pPr>
            <w:autoSpaceDE w:val="0"/>
            <w:autoSpaceDN w:val="0"/>
            <w:adjustRightInd w:val="0"/>
            <w:spacing w:line="240" w:lineRule="auto"/>
          </w:pPr>
        </w:pPrChange>
      </w:pPr>
      <w:ins w:id="69" w:author="ron gal" w:date="2017-03-04T14:30:00Z">
        <w:r w:rsidRPr="00ED0DEE">
          <w:rPr>
            <w:sz w:val="24"/>
            <w:szCs w:val="24"/>
            <w:rPrChange w:id="70" w:author="ron gal" w:date="2017-03-04T14:30:00Z">
              <w:rPr>
                <w:rFonts w:ascii="Consolas" w:hAnsi="Consolas" w:cs="Consolas"/>
                <w:sz w:val="19"/>
                <w:szCs w:val="19"/>
                <w:highlight w:val="white"/>
              </w:rPr>
            </w:rPrChange>
          </w:rPr>
          <w:t xml:space="preserve">        </w:t>
        </w:r>
        <w:r w:rsidRPr="00ED0DEE">
          <w:rPr>
            <w:sz w:val="24"/>
            <w:szCs w:val="24"/>
            <w:rPrChange w:id="71" w:author="ron gal" w:date="2017-03-04T14:30:00Z">
              <w:rPr>
                <w:rFonts w:ascii="Consolas" w:hAnsi="Consolas" w:cs="Consolas"/>
                <w:color w:val="0000FF"/>
                <w:sz w:val="19"/>
                <w:szCs w:val="19"/>
                <w:highlight w:val="white"/>
              </w:rPr>
            </w:rPrChange>
          </w:rPr>
          <w:t>void</w:t>
        </w:r>
        <w:r w:rsidRPr="00ED0DEE">
          <w:rPr>
            <w:sz w:val="24"/>
            <w:szCs w:val="24"/>
            <w:rPrChange w:id="72" w:author="ron gal" w:date="2017-03-04T14:30:00Z">
              <w:rPr>
                <w:rFonts w:ascii="Consolas" w:hAnsi="Consolas" w:cs="Consolas"/>
                <w:sz w:val="19"/>
                <w:szCs w:val="19"/>
                <w:highlight w:val="white"/>
              </w:rPr>
            </w:rPrChange>
          </w:rPr>
          <w:t xml:space="preserve"> AttachToDoctor(</w:t>
        </w:r>
        <w:r w:rsidRPr="00ED0DEE">
          <w:rPr>
            <w:sz w:val="24"/>
            <w:szCs w:val="24"/>
            <w:rPrChange w:id="73" w:author="ron gal" w:date="2017-03-04T14:30:00Z">
              <w:rPr>
                <w:rFonts w:ascii="Consolas" w:hAnsi="Consolas" w:cs="Consolas"/>
                <w:color w:val="0000FF"/>
                <w:sz w:val="19"/>
                <w:szCs w:val="19"/>
                <w:highlight w:val="white"/>
              </w:rPr>
            </w:rPrChange>
          </w:rPr>
          <w:t>int</w:t>
        </w:r>
        <w:r w:rsidRPr="00ED0DEE">
          <w:rPr>
            <w:sz w:val="24"/>
            <w:szCs w:val="24"/>
            <w:rPrChange w:id="74" w:author="ron gal" w:date="2017-03-04T14:30:00Z">
              <w:rPr>
                <w:rFonts w:ascii="Consolas" w:hAnsi="Consolas" w:cs="Consolas"/>
                <w:sz w:val="19"/>
                <w:szCs w:val="19"/>
                <w:highlight w:val="white"/>
              </w:rPr>
            </w:rPrChange>
          </w:rPr>
          <w:t xml:space="preserve"> vetId, </w:t>
        </w:r>
        <w:r w:rsidRPr="00ED0DEE">
          <w:rPr>
            <w:sz w:val="24"/>
            <w:szCs w:val="24"/>
            <w:rPrChange w:id="75" w:author="ron gal" w:date="2017-03-04T14:30:00Z">
              <w:rPr>
                <w:rFonts w:ascii="Consolas" w:hAnsi="Consolas" w:cs="Consolas"/>
                <w:color w:val="0000FF"/>
                <w:sz w:val="19"/>
                <w:szCs w:val="19"/>
                <w:highlight w:val="white"/>
              </w:rPr>
            </w:rPrChange>
          </w:rPr>
          <w:t>int</w:t>
        </w:r>
        <w:r w:rsidRPr="00ED0DEE">
          <w:rPr>
            <w:sz w:val="24"/>
            <w:szCs w:val="24"/>
            <w:rPrChange w:id="76" w:author="ron gal" w:date="2017-03-04T14:30:00Z">
              <w:rPr>
                <w:rFonts w:ascii="Consolas" w:hAnsi="Consolas" w:cs="Consolas"/>
                <w:sz w:val="19"/>
                <w:szCs w:val="19"/>
                <w:highlight w:val="white"/>
              </w:rPr>
            </w:rPrChange>
          </w:rPr>
          <w:t xml:space="preserve"> petId);</w:t>
        </w:r>
      </w:ins>
    </w:p>
    <w:p w:rsidR="00ED0DEE" w:rsidRPr="00ED0DEE" w:rsidRDefault="00ED0DEE" w:rsidP="00ED0DEE">
      <w:pPr>
        <w:rPr>
          <w:ins w:id="77" w:author="ron gal" w:date="2017-03-04T14:30:00Z"/>
          <w:sz w:val="24"/>
          <w:szCs w:val="24"/>
          <w:rPrChange w:id="78" w:author="ron gal" w:date="2017-03-04T14:30:00Z">
            <w:rPr>
              <w:ins w:id="79" w:author="ron gal" w:date="2017-03-04T14:30:00Z"/>
              <w:rFonts w:ascii="Consolas" w:hAnsi="Consolas" w:cs="Consolas"/>
              <w:sz w:val="19"/>
              <w:szCs w:val="19"/>
              <w:highlight w:val="white"/>
            </w:rPr>
          </w:rPrChange>
        </w:rPr>
        <w:pPrChange w:id="80" w:author="ron gal" w:date="2017-03-04T14:30:00Z">
          <w:pPr>
            <w:autoSpaceDE w:val="0"/>
            <w:autoSpaceDN w:val="0"/>
            <w:adjustRightInd w:val="0"/>
            <w:spacing w:line="240" w:lineRule="auto"/>
          </w:pPr>
        </w:pPrChange>
      </w:pPr>
      <w:ins w:id="81" w:author="ron gal" w:date="2017-03-04T14:30:00Z">
        <w:r w:rsidRPr="00ED0DEE">
          <w:rPr>
            <w:sz w:val="24"/>
            <w:szCs w:val="24"/>
            <w:rPrChange w:id="82" w:author="ron gal" w:date="2017-03-04T14:30:00Z">
              <w:rPr>
                <w:rFonts w:ascii="Consolas" w:hAnsi="Consolas" w:cs="Consolas"/>
                <w:sz w:val="19"/>
                <w:szCs w:val="19"/>
                <w:highlight w:val="white"/>
              </w:rPr>
            </w:rPrChange>
          </w:rPr>
          <w:t xml:space="preserve">        </w:t>
        </w:r>
        <w:r w:rsidRPr="00ED0DEE">
          <w:rPr>
            <w:sz w:val="24"/>
            <w:szCs w:val="24"/>
            <w:rPrChange w:id="83" w:author="ron gal" w:date="2017-03-04T14:30:00Z">
              <w:rPr>
                <w:rFonts w:ascii="Consolas" w:hAnsi="Consolas" w:cs="Consolas"/>
                <w:color w:val="0000FF"/>
                <w:sz w:val="19"/>
                <w:szCs w:val="19"/>
                <w:highlight w:val="white"/>
              </w:rPr>
            </w:rPrChange>
          </w:rPr>
          <w:t>void</w:t>
        </w:r>
        <w:r w:rsidRPr="00ED0DEE">
          <w:rPr>
            <w:sz w:val="24"/>
            <w:szCs w:val="24"/>
            <w:rPrChange w:id="84" w:author="ron gal" w:date="2017-03-04T14:30:00Z">
              <w:rPr>
                <w:rFonts w:ascii="Consolas" w:hAnsi="Consolas" w:cs="Consolas"/>
                <w:sz w:val="19"/>
                <w:szCs w:val="19"/>
                <w:highlight w:val="white"/>
              </w:rPr>
            </w:rPrChange>
          </w:rPr>
          <w:t xml:space="preserve"> Update(</w:t>
        </w:r>
        <w:r w:rsidRPr="00ED0DEE">
          <w:rPr>
            <w:sz w:val="24"/>
            <w:szCs w:val="24"/>
            <w:rPrChange w:id="85" w:author="ron gal" w:date="2017-03-04T14:30:00Z">
              <w:rPr>
                <w:rFonts w:ascii="Consolas" w:hAnsi="Consolas" w:cs="Consolas"/>
                <w:color w:val="0000FF"/>
                <w:sz w:val="19"/>
                <w:szCs w:val="19"/>
                <w:highlight w:val="white"/>
              </w:rPr>
            </w:rPrChange>
          </w:rPr>
          <w:t>int</w:t>
        </w:r>
        <w:r w:rsidRPr="00ED0DEE">
          <w:rPr>
            <w:sz w:val="24"/>
            <w:szCs w:val="24"/>
            <w:rPrChange w:id="86" w:author="ron gal" w:date="2017-03-04T14:30:00Z">
              <w:rPr>
                <w:rFonts w:ascii="Consolas" w:hAnsi="Consolas" w:cs="Consolas"/>
                <w:sz w:val="19"/>
                <w:szCs w:val="19"/>
                <w:highlight w:val="white"/>
              </w:rPr>
            </w:rPrChange>
          </w:rPr>
          <w:t xml:space="preserve"> animalId, Domain.</w:t>
        </w:r>
        <w:r w:rsidRPr="00ED0DEE">
          <w:rPr>
            <w:sz w:val="24"/>
            <w:szCs w:val="24"/>
            <w:rPrChange w:id="87" w:author="ron gal" w:date="2017-03-04T14:30:00Z">
              <w:rPr>
                <w:rFonts w:ascii="Consolas" w:hAnsi="Consolas" w:cs="Consolas"/>
                <w:color w:val="2B91AF"/>
                <w:sz w:val="19"/>
                <w:szCs w:val="19"/>
                <w:highlight w:val="white"/>
              </w:rPr>
            </w:rPrChange>
          </w:rPr>
          <w:t>Animal</w:t>
        </w:r>
        <w:r w:rsidRPr="00ED0DEE">
          <w:rPr>
            <w:sz w:val="24"/>
            <w:szCs w:val="24"/>
            <w:rPrChange w:id="88" w:author="ron gal" w:date="2017-03-04T14:30:00Z">
              <w:rPr>
                <w:rFonts w:ascii="Consolas" w:hAnsi="Consolas" w:cs="Consolas"/>
                <w:sz w:val="19"/>
                <w:szCs w:val="19"/>
                <w:highlight w:val="white"/>
              </w:rPr>
            </w:rPrChange>
          </w:rPr>
          <w:t xml:space="preserve"> animal);</w:t>
        </w:r>
      </w:ins>
    </w:p>
    <w:p w:rsidR="00ED0DEE" w:rsidRPr="00ED0DEE" w:rsidRDefault="00ED0DEE" w:rsidP="00ED0DEE">
      <w:pPr>
        <w:rPr>
          <w:ins w:id="89" w:author="ron gal" w:date="2017-03-04T14:30:00Z"/>
          <w:sz w:val="24"/>
          <w:szCs w:val="24"/>
          <w:rPrChange w:id="90" w:author="ron gal" w:date="2017-03-04T14:30:00Z">
            <w:rPr>
              <w:ins w:id="91" w:author="ron gal" w:date="2017-03-04T14:30:00Z"/>
              <w:rFonts w:ascii="Consolas" w:hAnsi="Consolas" w:cs="Consolas"/>
              <w:sz w:val="19"/>
              <w:szCs w:val="19"/>
              <w:highlight w:val="white"/>
            </w:rPr>
          </w:rPrChange>
        </w:rPr>
        <w:pPrChange w:id="92" w:author="ron gal" w:date="2017-03-04T14:30:00Z">
          <w:pPr>
            <w:autoSpaceDE w:val="0"/>
            <w:autoSpaceDN w:val="0"/>
            <w:adjustRightInd w:val="0"/>
            <w:spacing w:line="240" w:lineRule="auto"/>
          </w:pPr>
        </w:pPrChange>
      </w:pPr>
      <w:ins w:id="93" w:author="ron gal" w:date="2017-03-04T14:30:00Z">
        <w:r w:rsidRPr="00ED0DEE">
          <w:rPr>
            <w:sz w:val="24"/>
            <w:szCs w:val="24"/>
            <w:rPrChange w:id="94" w:author="ron gal" w:date="2017-03-04T14:30:00Z">
              <w:rPr>
                <w:rFonts w:ascii="Consolas" w:hAnsi="Consolas" w:cs="Consolas"/>
                <w:sz w:val="19"/>
                <w:szCs w:val="19"/>
                <w:highlight w:val="white"/>
              </w:rPr>
            </w:rPrChange>
          </w:rPr>
          <w:t xml:space="preserve">        </w:t>
        </w:r>
        <w:r w:rsidRPr="00ED0DEE">
          <w:rPr>
            <w:sz w:val="24"/>
            <w:szCs w:val="24"/>
            <w:rPrChange w:id="95" w:author="ron gal" w:date="2017-03-04T14:30:00Z">
              <w:rPr>
                <w:rFonts w:ascii="Consolas" w:hAnsi="Consolas" w:cs="Consolas"/>
                <w:color w:val="2B91AF"/>
                <w:sz w:val="19"/>
                <w:szCs w:val="19"/>
                <w:highlight w:val="white"/>
              </w:rPr>
            </w:rPrChange>
          </w:rPr>
          <w:t>IQueryable</w:t>
        </w:r>
        <w:r w:rsidRPr="00ED0DEE">
          <w:rPr>
            <w:sz w:val="24"/>
            <w:szCs w:val="24"/>
            <w:rPrChange w:id="96" w:author="ron gal" w:date="2017-03-04T14:30:00Z">
              <w:rPr>
                <w:rFonts w:ascii="Consolas" w:hAnsi="Consolas" w:cs="Consolas"/>
                <w:sz w:val="19"/>
                <w:szCs w:val="19"/>
                <w:highlight w:val="white"/>
              </w:rPr>
            </w:rPrChange>
          </w:rPr>
          <w:t>&lt;Domain.</w:t>
        </w:r>
        <w:r w:rsidRPr="00ED0DEE">
          <w:rPr>
            <w:sz w:val="24"/>
            <w:szCs w:val="24"/>
            <w:rPrChange w:id="97" w:author="ron gal" w:date="2017-03-04T14:30:00Z">
              <w:rPr>
                <w:rFonts w:ascii="Consolas" w:hAnsi="Consolas" w:cs="Consolas"/>
                <w:color w:val="2B91AF"/>
                <w:sz w:val="19"/>
                <w:szCs w:val="19"/>
                <w:highlight w:val="white"/>
              </w:rPr>
            </w:rPrChange>
          </w:rPr>
          <w:t>Animal</w:t>
        </w:r>
        <w:r w:rsidRPr="00ED0DEE">
          <w:rPr>
            <w:sz w:val="24"/>
            <w:szCs w:val="24"/>
            <w:rPrChange w:id="98" w:author="ron gal" w:date="2017-03-04T14:30:00Z">
              <w:rPr>
                <w:rFonts w:ascii="Consolas" w:hAnsi="Consolas" w:cs="Consolas"/>
                <w:sz w:val="19"/>
                <w:szCs w:val="19"/>
                <w:highlight w:val="white"/>
              </w:rPr>
            </w:rPrChange>
          </w:rPr>
          <w:t>&gt; Query();</w:t>
        </w:r>
      </w:ins>
    </w:p>
    <w:p w:rsidR="00481634" w:rsidRPr="00ED0DEE" w:rsidDel="00ED0DEE" w:rsidRDefault="00ED0DEE" w:rsidP="00ED0DEE">
      <w:pPr>
        <w:rPr>
          <w:del w:id="99" w:author="ron gal" w:date="2017-03-04T14:30:00Z"/>
          <w:sz w:val="24"/>
          <w:szCs w:val="24"/>
          <w:rPrChange w:id="100" w:author="ron gal" w:date="2017-03-04T14:30:00Z">
            <w:rPr>
              <w:del w:id="101" w:author="ron gal" w:date="2017-03-04T14:30:00Z"/>
            </w:rPr>
          </w:rPrChange>
        </w:rPr>
        <w:pPrChange w:id="102" w:author="ron gal" w:date="2017-03-04T14:30:00Z">
          <w:pPr/>
        </w:pPrChange>
      </w:pPr>
      <w:ins w:id="103" w:author="ron gal" w:date="2017-03-04T14:30:00Z">
        <w:r w:rsidRPr="00ED0DEE">
          <w:rPr>
            <w:sz w:val="24"/>
            <w:szCs w:val="24"/>
            <w:rPrChange w:id="104" w:author="ron gal" w:date="2017-03-04T14:30:00Z">
              <w:rPr>
                <w:rFonts w:ascii="Consolas" w:hAnsi="Consolas" w:cs="Consolas"/>
                <w:sz w:val="19"/>
                <w:szCs w:val="19"/>
                <w:highlight w:val="white"/>
              </w:rPr>
            </w:rPrChange>
          </w:rPr>
          <w:t xml:space="preserve">        </w:t>
        </w:r>
        <w:r w:rsidRPr="00ED0DEE">
          <w:rPr>
            <w:sz w:val="24"/>
            <w:szCs w:val="24"/>
            <w:rPrChange w:id="105" w:author="ron gal" w:date="2017-03-04T14:30:00Z">
              <w:rPr>
                <w:rFonts w:ascii="Consolas" w:hAnsi="Consolas" w:cs="Consolas"/>
                <w:color w:val="2B91AF"/>
                <w:sz w:val="19"/>
                <w:szCs w:val="19"/>
                <w:highlight w:val="white"/>
              </w:rPr>
            </w:rPrChange>
          </w:rPr>
          <w:t>List</w:t>
        </w:r>
        <w:r w:rsidRPr="00ED0DEE">
          <w:rPr>
            <w:sz w:val="24"/>
            <w:szCs w:val="24"/>
            <w:rPrChange w:id="106" w:author="ron gal" w:date="2017-03-04T14:30:00Z">
              <w:rPr>
                <w:rFonts w:ascii="Consolas" w:hAnsi="Consolas" w:cs="Consolas"/>
                <w:sz w:val="19"/>
                <w:szCs w:val="19"/>
                <w:highlight w:val="white"/>
              </w:rPr>
            </w:rPrChange>
          </w:rPr>
          <w:t>&lt;</w:t>
        </w:r>
        <w:r w:rsidRPr="00ED0DEE">
          <w:rPr>
            <w:sz w:val="24"/>
            <w:szCs w:val="24"/>
            <w:rPrChange w:id="107" w:author="ron gal" w:date="2017-03-04T14:30:00Z">
              <w:rPr>
                <w:rFonts w:ascii="Consolas" w:hAnsi="Consolas" w:cs="Consolas"/>
                <w:color w:val="2B91AF"/>
                <w:sz w:val="19"/>
                <w:szCs w:val="19"/>
                <w:highlight w:val="white"/>
              </w:rPr>
            </w:rPrChange>
          </w:rPr>
          <w:t>Animal</w:t>
        </w:r>
        <w:r w:rsidRPr="00ED0DEE">
          <w:rPr>
            <w:sz w:val="24"/>
            <w:szCs w:val="24"/>
            <w:rPrChange w:id="108" w:author="ron gal" w:date="2017-03-04T14:30:00Z">
              <w:rPr>
                <w:rFonts w:ascii="Consolas" w:hAnsi="Consolas" w:cs="Consolas"/>
                <w:sz w:val="19"/>
                <w:szCs w:val="19"/>
                <w:highlight w:val="white"/>
              </w:rPr>
            </w:rPrChange>
          </w:rPr>
          <w:t>&gt; Search(</w:t>
        </w:r>
        <w:r w:rsidRPr="00ED0DEE">
          <w:rPr>
            <w:sz w:val="24"/>
            <w:szCs w:val="24"/>
            <w:rPrChange w:id="109" w:author="ron gal" w:date="2017-03-04T14:30:00Z">
              <w:rPr>
                <w:rFonts w:ascii="Consolas" w:hAnsi="Consolas" w:cs="Consolas"/>
                <w:color w:val="0000FF"/>
                <w:sz w:val="19"/>
                <w:szCs w:val="19"/>
                <w:highlight w:val="white"/>
              </w:rPr>
            </w:rPrChange>
          </w:rPr>
          <w:t>int</w:t>
        </w:r>
        <w:r w:rsidRPr="00ED0DEE">
          <w:rPr>
            <w:sz w:val="24"/>
            <w:szCs w:val="24"/>
            <w:rPrChange w:id="110" w:author="ron gal" w:date="2017-03-04T14:30:00Z">
              <w:rPr>
                <w:rFonts w:ascii="Consolas" w:hAnsi="Consolas" w:cs="Consolas"/>
                <w:sz w:val="19"/>
                <w:szCs w:val="19"/>
                <w:highlight w:val="white"/>
              </w:rPr>
            </w:rPrChange>
          </w:rPr>
          <w:t xml:space="preserve"> doctorId, </w:t>
        </w:r>
        <w:r w:rsidRPr="00ED0DEE">
          <w:rPr>
            <w:sz w:val="24"/>
            <w:szCs w:val="24"/>
            <w:rPrChange w:id="111" w:author="ron gal" w:date="2017-03-04T14:30:00Z">
              <w:rPr>
                <w:rFonts w:ascii="Consolas" w:hAnsi="Consolas" w:cs="Consolas"/>
                <w:color w:val="0000FF"/>
                <w:sz w:val="19"/>
                <w:szCs w:val="19"/>
                <w:highlight w:val="white"/>
              </w:rPr>
            </w:rPrChange>
          </w:rPr>
          <w:t>int</w:t>
        </w:r>
        <w:r w:rsidRPr="00ED0DEE">
          <w:rPr>
            <w:sz w:val="24"/>
            <w:szCs w:val="24"/>
            <w:rPrChange w:id="112" w:author="ron gal" w:date="2017-03-04T14:30:00Z">
              <w:rPr>
                <w:rFonts w:ascii="Consolas" w:hAnsi="Consolas" w:cs="Consolas"/>
                <w:sz w:val="19"/>
                <w:szCs w:val="19"/>
                <w:highlight w:val="white"/>
              </w:rPr>
            </w:rPrChange>
          </w:rPr>
          <w:t xml:space="preserve"> ownerId, </w:t>
        </w:r>
        <w:r w:rsidRPr="00ED0DEE">
          <w:rPr>
            <w:sz w:val="24"/>
            <w:szCs w:val="24"/>
            <w:rPrChange w:id="113" w:author="ron gal" w:date="2017-03-04T14:30:00Z">
              <w:rPr>
                <w:rFonts w:ascii="Consolas" w:hAnsi="Consolas" w:cs="Consolas"/>
                <w:color w:val="0000FF"/>
                <w:sz w:val="19"/>
                <w:szCs w:val="19"/>
                <w:highlight w:val="white"/>
              </w:rPr>
            </w:rPrChange>
          </w:rPr>
          <w:t>int</w:t>
        </w:r>
        <w:r w:rsidRPr="00ED0DEE">
          <w:rPr>
            <w:sz w:val="24"/>
            <w:szCs w:val="24"/>
            <w:rPrChange w:id="114" w:author="ron gal" w:date="2017-03-04T14:30:00Z">
              <w:rPr>
                <w:rFonts w:ascii="Consolas" w:hAnsi="Consolas" w:cs="Consolas"/>
                <w:sz w:val="19"/>
                <w:szCs w:val="19"/>
                <w:highlight w:val="white"/>
              </w:rPr>
            </w:rPrChange>
          </w:rPr>
          <w:t xml:space="preserve">? id, </w:t>
        </w:r>
        <w:r w:rsidRPr="00ED0DEE">
          <w:rPr>
            <w:sz w:val="24"/>
            <w:szCs w:val="24"/>
            <w:rPrChange w:id="115" w:author="ron gal" w:date="2017-03-04T14:30:00Z">
              <w:rPr>
                <w:rFonts w:ascii="Consolas" w:hAnsi="Consolas" w:cs="Consolas"/>
                <w:color w:val="0000FF"/>
                <w:sz w:val="19"/>
                <w:szCs w:val="19"/>
                <w:highlight w:val="white"/>
              </w:rPr>
            </w:rPrChange>
          </w:rPr>
          <w:t>string</w:t>
        </w:r>
        <w:r w:rsidRPr="00ED0DEE">
          <w:rPr>
            <w:sz w:val="24"/>
            <w:szCs w:val="24"/>
            <w:rPrChange w:id="116" w:author="ron gal" w:date="2017-03-04T14:30:00Z">
              <w:rPr>
                <w:rFonts w:ascii="Consolas" w:hAnsi="Consolas" w:cs="Consolas"/>
                <w:sz w:val="19"/>
                <w:szCs w:val="19"/>
                <w:highlight w:val="white"/>
              </w:rPr>
            </w:rPrChange>
          </w:rPr>
          <w:t xml:space="preserve"> animalName, </w:t>
        </w:r>
        <w:r w:rsidRPr="00ED0DEE">
          <w:rPr>
            <w:sz w:val="24"/>
            <w:szCs w:val="24"/>
            <w:rPrChange w:id="117" w:author="ron gal" w:date="2017-03-04T14:30:00Z">
              <w:rPr>
                <w:rFonts w:ascii="Consolas" w:hAnsi="Consolas" w:cs="Consolas"/>
                <w:color w:val="0000FF"/>
                <w:sz w:val="19"/>
                <w:szCs w:val="19"/>
                <w:highlight w:val="white"/>
              </w:rPr>
            </w:rPrChange>
          </w:rPr>
          <w:t>string</w:t>
        </w:r>
        <w:r w:rsidRPr="00ED0DEE">
          <w:rPr>
            <w:sz w:val="24"/>
            <w:szCs w:val="24"/>
            <w:rPrChange w:id="118" w:author="ron gal" w:date="2017-03-04T14:30:00Z">
              <w:rPr>
                <w:rFonts w:ascii="Consolas" w:hAnsi="Consolas" w:cs="Consolas"/>
                <w:sz w:val="19"/>
                <w:szCs w:val="19"/>
                <w:highlight w:val="white"/>
              </w:rPr>
            </w:rPrChange>
          </w:rPr>
          <w:t xml:space="preserve"> doctorName, </w:t>
        </w:r>
        <w:r w:rsidRPr="00ED0DEE">
          <w:rPr>
            <w:sz w:val="24"/>
            <w:szCs w:val="24"/>
            <w:rPrChange w:id="119" w:author="ron gal" w:date="2017-03-04T14:30:00Z">
              <w:rPr>
                <w:rFonts w:ascii="Consolas" w:hAnsi="Consolas" w:cs="Consolas"/>
                <w:color w:val="0000FF"/>
                <w:sz w:val="19"/>
                <w:szCs w:val="19"/>
                <w:highlight w:val="white"/>
              </w:rPr>
            </w:rPrChange>
          </w:rPr>
          <w:t>string</w:t>
        </w:r>
        <w:r w:rsidRPr="00ED0DEE">
          <w:rPr>
            <w:sz w:val="24"/>
            <w:szCs w:val="24"/>
            <w:rPrChange w:id="120" w:author="ron gal" w:date="2017-03-04T14:30:00Z">
              <w:rPr>
                <w:rFonts w:ascii="Consolas" w:hAnsi="Consolas" w:cs="Consolas"/>
                <w:sz w:val="19"/>
                <w:szCs w:val="19"/>
                <w:highlight w:val="white"/>
              </w:rPr>
            </w:rPrChange>
          </w:rPr>
          <w:t xml:space="preserve"> ownerName, </w:t>
        </w:r>
        <w:r w:rsidRPr="00ED0DEE">
          <w:rPr>
            <w:sz w:val="24"/>
            <w:szCs w:val="24"/>
            <w:rPrChange w:id="121" w:author="ron gal" w:date="2017-03-04T14:30:00Z">
              <w:rPr>
                <w:rFonts w:ascii="Consolas" w:hAnsi="Consolas" w:cs="Consolas"/>
                <w:color w:val="0000FF"/>
                <w:sz w:val="19"/>
                <w:szCs w:val="19"/>
                <w:highlight w:val="white"/>
              </w:rPr>
            </w:rPrChange>
          </w:rPr>
          <w:t>int</w:t>
        </w:r>
        <w:r w:rsidRPr="00ED0DEE">
          <w:rPr>
            <w:sz w:val="24"/>
            <w:szCs w:val="24"/>
            <w:rPrChange w:id="122" w:author="ron gal" w:date="2017-03-04T14:30:00Z">
              <w:rPr>
                <w:rFonts w:ascii="Consolas" w:hAnsi="Consolas" w:cs="Consolas"/>
                <w:sz w:val="19"/>
                <w:szCs w:val="19"/>
                <w:highlight w:val="white"/>
              </w:rPr>
            </w:rPrChange>
          </w:rPr>
          <w:t xml:space="preserve">? type, </w:t>
        </w:r>
        <w:r w:rsidRPr="00ED0DEE">
          <w:rPr>
            <w:sz w:val="24"/>
            <w:szCs w:val="24"/>
            <w:rPrChange w:id="123" w:author="ron gal" w:date="2017-03-04T14:30:00Z">
              <w:rPr>
                <w:rFonts w:ascii="Consolas" w:hAnsi="Consolas" w:cs="Consolas"/>
                <w:color w:val="0000FF"/>
                <w:sz w:val="19"/>
                <w:szCs w:val="19"/>
                <w:highlight w:val="white"/>
              </w:rPr>
            </w:rPrChange>
          </w:rPr>
          <w:t>int</w:t>
        </w:r>
        <w:r w:rsidRPr="00ED0DEE">
          <w:rPr>
            <w:sz w:val="24"/>
            <w:szCs w:val="24"/>
            <w:rPrChange w:id="124" w:author="ron gal" w:date="2017-03-04T14:30:00Z">
              <w:rPr>
                <w:rFonts w:ascii="Consolas" w:hAnsi="Consolas" w:cs="Consolas"/>
                <w:sz w:val="19"/>
                <w:szCs w:val="19"/>
                <w:highlight w:val="white"/>
              </w:rPr>
            </w:rPrChange>
          </w:rPr>
          <w:t>? gender);</w:t>
        </w:r>
        <w:r w:rsidDel="00ED0DEE">
          <w:rPr>
            <w:sz w:val="24"/>
            <w:szCs w:val="24"/>
          </w:rPr>
          <w:t xml:space="preserve"> </w:t>
        </w:r>
      </w:ins>
      <w:del w:id="125" w:author="ron gal" w:date="2017-03-04T14:30:00Z">
        <w:r w:rsidR="00471D70" w:rsidDel="00ED0DEE">
          <w:rPr>
            <w:sz w:val="24"/>
            <w:szCs w:val="24"/>
          </w:rPr>
          <w:delText>IEnumerable&lt;DTOs.Customer&gt; Search(string firstName, string lastName, int? minAge, int? maxAge, int? region, int? customerId);</w:delText>
        </w:r>
      </w:del>
    </w:p>
    <w:p w:rsidR="00481634" w:rsidRPr="00ED0DEE" w:rsidDel="00ED0DEE" w:rsidRDefault="00481634" w:rsidP="00ED0DEE">
      <w:pPr>
        <w:rPr>
          <w:del w:id="126" w:author="ron gal" w:date="2017-03-04T14:30:00Z"/>
          <w:sz w:val="24"/>
          <w:szCs w:val="24"/>
          <w:rPrChange w:id="127" w:author="ron gal" w:date="2017-03-04T14:30:00Z">
            <w:rPr>
              <w:del w:id="128" w:author="ron gal" w:date="2017-03-04T14:30:00Z"/>
            </w:rPr>
          </w:rPrChange>
        </w:rPr>
        <w:pPrChange w:id="129" w:author="ron gal" w:date="2017-03-04T14:30:00Z">
          <w:pPr/>
        </w:pPrChange>
      </w:pPr>
    </w:p>
    <w:p w:rsidR="00481634" w:rsidRPr="00ED0DEE" w:rsidDel="00ED0DEE" w:rsidRDefault="00471D70" w:rsidP="00ED0DEE">
      <w:pPr>
        <w:rPr>
          <w:del w:id="130" w:author="ron gal" w:date="2017-03-04T14:30:00Z"/>
          <w:sz w:val="24"/>
          <w:szCs w:val="24"/>
          <w:rPrChange w:id="131" w:author="ron gal" w:date="2017-03-04T14:30:00Z">
            <w:rPr>
              <w:del w:id="132" w:author="ron gal" w:date="2017-03-04T14:30:00Z"/>
            </w:rPr>
          </w:rPrChange>
        </w:rPr>
        <w:pPrChange w:id="133" w:author="ron gal" w:date="2017-03-04T14:30:00Z">
          <w:pPr/>
        </w:pPrChange>
      </w:pPr>
      <w:del w:id="134" w:author="ron gal" w:date="2017-03-04T14:30:00Z">
        <w:r w:rsidDel="00ED0DEE">
          <w:rPr>
            <w:sz w:val="24"/>
            <w:szCs w:val="24"/>
          </w:rPr>
          <w:delText>DTOs.Customer GetCustomer(int id);</w:delText>
        </w:r>
      </w:del>
    </w:p>
    <w:p w:rsidR="00481634" w:rsidRPr="00ED0DEE" w:rsidDel="00ED0DEE" w:rsidRDefault="00481634" w:rsidP="00ED0DEE">
      <w:pPr>
        <w:rPr>
          <w:del w:id="135" w:author="ron gal" w:date="2017-03-04T14:30:00Z"/>
          <w:sz w:val="24"/>
          <w:szCs w:val="24"/>
          <w:rPrChange w:id="136" w:author="ron gal" w:date="2017-03-04T14:30:00Z">
            <w:rPr>
              <w:del w:id="137" w:author="ron gal" w:date="2017-03-04T14:30:00Z"/>
            </w:rPr>
          </w:rPrChange>
        </w:rPr>
        <w:pPrChange w:id="138" w:author="ron gal" w:date="2017-03-04T14:30:00Z">
          <w:pPr/>
        </w:pPrChange>
      </w:pPr>
    </w:p>
    <w:p w:rsidR="00481634" w:rsidRPr="00ED0DEE" w:rsidDel="00ED0DEE" w:rsidRDefault="00471D70" w:rsidP="00ED0DEE">
      <w:pPr>
        <w:rPr>
          <w:del w:id="139" w:author="ron gal" w:date="2017-03-04T14:30:00Z"/>
          <w:sz w:val="24"/>
          <w:szCs w:val="24"/>
          <w:rPrChange w:id="140" w:author="ron gal" w:date="2017-03-04T14:30:00Z">
            <w:rPr>
              <w:del w:id="141" w:author="ron gal" w:date="2017-03-04T14:30:00Z"/>
            </w:rPr>
          </w:rPrChange>
        </w:rPr>
        <w:pPrChange w:id="142" w:author="ron gal" w:date="2017-03-04T14:30:00Z">
          <w:pPr/>
        </w:pPrChange>
      </w:pPr>
      <w:del w:id="143" w:author="ron gal" w:date="2017-03-04T14:30:00Z">
        <w:r w:rsidDel="00ED0DEE">
          <w:rPr>
            <w:sz w:val="24"/>
            <w:szCs w:val="24"/>
          </w:rPr>
          <w:delText>DTOs.Customer Save(DTOs.Customer customer);</w:delText>
        </w:r>
      </w:del>
    </w:p>
    <w:p w:rsidR="00481634" w:rsidRPr="00ED0DEE" w:rsidDel="00ED0DEE" w:rsidRDefault="00481634" w:rsidP="00ED0DEE">
      <w:pPr>
        <w:rPr>
          <w:del w:id="144" w:author="ron gal" w:date="2017-03-04T14:30:00Z"/>
          <w:sz w:val="24"/>
          <w:szCs w:val="24"/>
          <w:rPrChange w:id="145" w:author="ron gal" w:date="2017-03-04T14:30:00Z">
            <w:rPr>
              <w:del w:id="146" w:author="ron gal" w:date="2017-03-04T14:30:00Z"/>
            </w:rPr>
          </w:rPrChange>
        </w:rPr>
        <w:pPrChange w:id="147" w:author="ron gal" w:date="2017-03-04T14:30:00Z">
          <w:pPr/>
        </w:pPrChange>
      </w:pPr>
    </w:p>
    <w:p w:rsidR="00481634" w:rsidRPr="00ED0DEE" w:rsidDel="00ED0DEE" w:rsidRDefault="00471D70" w:rsidP="00ED0DEE">
      <w:pPr>
        <w:rPr>
          <w:del w:id="148" w:author="ron gal" w:date="2017-03-04T14:30:00Z"/>
          <w:sz w:val="24"/>
          <w:szCs w:val="24"/>
          <w:rPrChange w:id="149" w:author="ron gal" w:date="2017-03-04T14:30:00Z">
            <w:rPr>
              <w:del w:id="150" w:author="ron gal" w:date="2017-03-04T14:30:00Z"/>
            </w:rPr>
          </w:rPrChange>
        </w:rPr>
        <w:pPrChange w:id="151" w:author="ron gal" w:date="2017-03-04T14:30:00Z">
          <w:pPr/>
        </w:pPrChange>
      </w:pPr>
      <w:del w:id="152" w:author="ron gal" w:date="2017-03-04T14:30:00Z">
        <w:r w:rsidDel="00ED0DEE">
          <w:rPr>
            <w:sz w:val="24"/>
            <w:szCs w:val="24"/>
          </w:rPr>
          <w:delText>DTOs.Customer Update(int id, DTOs.Customer customer);</w:delText>
        </w:r>
      </w:del>
    </w:p>
    <w:p w:rsidR="00481634" w:rsidRPr="00ED0DEE" w:rsidDel="00ED0DEE" w:rsidRDefault="00481634" w:rsidP="00ED0DEE">
      <w:pPr>
        <w:rPr>
          <w:del w:id="153" w:author="ron gal" w:date="2017-03-04T14:30:00Z"/>
          <w:sz w:val="24"/>
          <w:szCs w:val="24"/>
          <w:rPrChange w:id="154" w:author="ron gal" w:date="2017-03-04T14:30:00Z">
            <w:rPr>
              <w:del w:id="155" w:author="ron gal" w:date="2017-03-04T14:30:00Z"/>
            </w:rPr>
          </w:rPrChange>
        </w:rPr>
        <w:pPrChange w:id="156" w:author="ron gal" w:date="2017-03-04T14:30:00Z">
          <w:pPr/>
        </w:pPrChange>
      </w:pPr>
    </w:p>
    <w:p w:rsidR="00481634" w:rsidRPr="00ED0DEE" w:rsidDel="00ED0DEE" w:rsidRDefault="00471D70" w:rsidP="00ED0DEE">
      <w:pPr>
        <w:rPr>
          <w:del w:id="157" w:author="ron gal" w:date="2017-03-04T14:30:00Z"/>
          <w:sz w:val="24"/>
          <w:szCs w:val="24"/>
          <w:rPrChange w:id="158" w:author="ron gal" w:date="2017-03-04T14:30:00Z">
            <w:rPr>
              <w:del w:id="159" w:author="ron gal" w:date="2017-03-04T14:30:00Z"/>
            </w:rPr>
          </w:rPrChange>
        </w:rPr>
        <w:pPrChange w:id="160" w:author="ron gal" w:date="2017-03-04T14:30:00Z">
          <w:pPr/>
        </w:pPrChange>
      </w:pPr>
      <w:del w:id="161" w:author="ron gal" w:date="2017-03-04T14:30:00Z">
        <w:r w:rsidDel="00ED0DEE">
          <w:rPr>
            <w:sz w:val="24"/>
            <w:szCs w:val="24"/>
          </w:rPr>
          <w:delText>bool Exists(string username);</w:delText>
        </w:r>
      </w:del>
    </w:p>
    <w:p w:rsidR="00481634" w:rsidRPr="00ED0DEE" w:rsidRDefault="00481634" w:rsidP="00ED0DEE">
      <w:pPr>
        <w:rPr>
          <w:sz w:val="24"/>
          <w:szCs w:val="24"/>
          <w:rPrChange w:id="162" w:author="ron gal" w:date="2017-03-04T14:30:00Z">
            <w:rPr/>
          </w:rPrChange>
        </w:rPr>
        <w:pPrChange w:id="163" w:author="ron gal" w:date="2017-03-04T14:30:00Z">
          <w:pPr>
            <w:bidi/>
          </w:pPr>
        </w:pPrChange>
      </w:pPr>
    </w:p>
    <w:p w:rsidR="00481634" w:rsidRDefault="00471D70" w:rsidP="00ED0DEE">
      <w:pPr>
        <w:bidi/>
      </w:pPr>
      <w:r>
        <w:rPr>
          <w:b/>
          <w:sz w:val="24"/>
          <w:szCs w:val="24"/>
          <w:rtl/>
        </w:rPr>
        <w:t xml:space="preserve">מחלקת </w:t>
      </w:r>
      <w:ins w:id="164" w:author="ron gal" w:date="2017-03-04T14:35:00Z">
        <w:r w:rsidR="00ED0DEE" w:rsidRPr="00ED0DEE">
          <w:rPr>
            <w:b/>
            <w:sz w:val="24"/>
            <w:szCs w:val="24"/>
            <w:rPrChange w:id="165" w:author="ron gal" w:date="2017-03-04T14:37:00Z">
              <w:rPr>
                <w:rFonts w:ascii="Consolas" w:hAnsi="Consolas" w:cs="Consolas"/>
                <w:color w:val="2B91AF"/>
                <w:sz w:val="19"/>
                <w:szCs w:val="19"/>
                <w:highlight w:val="white"/>
              </w:rPr>
            </w:rPrChange>
          </w:rPr>
          <w:t>DecodesDao</w:t>
        </w:r>
        <w:r w:rsidR="00ED0DEE" w:rsidDel="00ED0DEE">
          <w:rPr>
            <w:b/>
            <w:sz w:val="24"/>
            <w:szCs w:val="24"/>
          </w:rPr>
          <w:t xml:space="preserve"> </w:t>
        </w:r>
      </w:ins>
      <w:del w:id="166" w:author="ron gal" w:date="2017-03-04T14:35:00Z">
        <w:r w:rsidDel="00ED0DEE">
          <w:rPr>
            <w:b/>
            <w:sz w:val="24"/>
            <w:szCs w:val="24"/>
          </w:rPr>
          <w:delText>EmployeesQueryProcessor</w:delText>
        </w:r>
      </w:del>
    </w:p>
    <w:p w:rsidR="00481634" w:rsidRDefault="00471D70" w:rsidP="00ED0DEE">
      <w:pPr>
        <w:bidi/>
        <w:pPrChange w:id="167" w:author="ron gal" w:date="2017-03-04T14:36:00Z">
          <w:pPr>
            <w:bidi/>
          </w:pPr>
        </w:pPrChange>
      </w:pPr>
      <w:r>
        <w:rPr>
          <w:sz w:val="24"/>
          <w:szCs w:val="24"/>
          <w:rtl/>
        </w:rPr>
        <w:t xml:space="preserve">מחלקה זו אחראית על </w:t>
      </w:r>
      <w:del w:id="168" w:author="ron gal" w:date="2017-03-04T14:35:00Z">
        <w:r w:rsidDel="00ED0DEE">
          <w:rPr>
            <w:sz w:val="24"/>
            <w:szCs w:val="24"/>
            <w:rtl/>
          </w:rPr>
          <w:delText>ישות העובד</w:delText>
        </w:r>
      </w:del>
      <w:ins w:id="169" w:author="ron gal" w:date="2017-03-04T14:35:00Z">
        <w:r w:rsidR="00ED0DEE">
          <w:rPr>
            <w:rFonts w:hint="cs"/>
            <w:sz w:val="24"/>
            <w:szCs w:val="24"/>
            <w:rtl/>
          </w:rPr>
          <w:t>כל טבלאות הפענוח</w:t>
        </w:r>
      </w:ins>
      <w:r>
        <w:rPr>
          <w:sz w:val="24"/>
          <w:szCs w:val="24"/>
          <w:rtl/>
        </w:rPr>
        <w:t xml:space="preserve">. מחלקה זו </w:t>
      </w:r>
      <w:del w:id="170" w:author="ron gal" w:date="2017-03-04T14:35:00Z">
        <w:r w:rsidDel="00ED0DEE">
          <w:rPr>
            <w:sz w:val="24"/>
            <w:szCs w:val="24"/>
            <w:rtl/>
          </w:rPr>
          <w:delText>יורשת מ&lt;</w:delText>
        </w:r>
        <w:r w:rsidDel="00ED0DEE">
          <w:rPr>
            <w:sz w:val="24"/>
            <w:szCs w:val="24"/>
          </w:rPr>
          <w:delText>DBAccessBase&lt;Employee</w:delText>
        </w:r>
        <w:r w:rsidDel="00ED0DEE">
          <w:rPr>
            <w:sz w:val="24"/>
            <w:szCs w:val="24"/>
            <w:rtl/>
          </w:rPr>
          <w:delText xml:space="preserve"> ו</w:delText>
        </w:r>
      </w:del>
      <w:r>
        <w:rPr>
          <w:sz w:val="24"/>
          <w:szCs w:val="24"/>
          <w:rtl/>
        </w:rPr>
        <w:t xml:space="preserve">מממשת את הממשק </w:t>
      </w:r>
      <w:ins w:id="171" w:author="ron gal" w:date="2017-03-04T14:35:00Z">
        <w:r w:rsidR="00ED0DEE" w:rsidRPr="00ED0DEE">
          <w:rPr>
            <w:sz w:val="24"/>
            <w:szCs w:val="24"/>
            <w:rPrChange w:id="172" w:author="ron gal" w:date="2017-03-04T14:37:00Z">
              <w:rPr>
                <w:rFonts w:ascii="Consolas" w:hAnsi="Consolas" w:cs="Consolas"/>
                <w:color w:val="2B91AF"/>
                <w:sz w:val="19"/>
                <w:szCs w:val="19"/>
                <w:highlight w:val="white"/>
              </w:rPr>
            </w:rPrChange>
          </w:rPr>
          <w:t>IDecodesDao</w:t>
        </w:r>
        <w:r w:rsidR="00ED0DEE" w:rsidDel="00ED0DEE">
          <w:rPr>
            <w:sz w:val="24"/>
            <w:szCs w:val="24"/>
          </w:rPr>
          <w:t xml:space="preserve"> </w:t>
        </w:r>
      </w:ins>
      <w:del w:id="173" w:author="ron gal" w:date="2017-03-04T14:35:00Z">
        <w:r w:rsidDel="00ED0DEE">
          <w:rPr>
            <w:sz w:val="24"/>
            <w:szCs w:val="24"/>
          </w:rPr>
          <w:delText>IEmployeesQueryProcessor</w:delText>
        </w:r>
      </w:del>
      <w:r>
        <w:rPr>
          <w:sz w:val="24"/>
          <w:szCs w:val="24"/>
          <w:rtl/>
        </w:rPr>
        <w:t xml:space="preserve">. </w:t>
      </w:r>
      <w:ins w:id="174" w:author="ron gal" w:date="2017-03-04T14:35:00Z">
        <w:r w:rsidR="00ED0DEE">
          <w:rPr>
            <w:rFonts w:hint="cs"/>
            <w:sz w:val="24"/>
            <w:szCs w:val="24"/>
            <w:rtl/>
          </w:rPr>
          <w:t xml:space="preserve">המחלה מבצעת שליפות </w:t>
        </w:r>
      </w:ins>
      <w:del w:id="175" w:author="ron gal" w:date="2017-03-04T14:36:00Z">
        <w:r w:rsidDel="00ED0DEE">
          <w:rPr>
            <w:sz w:val="24"/>
            <w:szCs w:val="24"/>
            <w:rtl/>
          </w:rPr>
          <w:delText>תבצע הכנסה, עדכון של עובדים במסד הנתונים</w:delText>
        </w:r>
      </w:del>
      <w:ins w:id="176" w:author="ron gal" w:date="2017-03-04T14:36:00Z">
        <w:r w:rsidR="00ED0DEE">
          <w:rPr>
            <w:rFonts w:hint="cs"/>
            <w:sz w:val="24"/>
            <w:szCs w:val="24"/>
            <w:rtl/>
          </w:rPr>
          <w:t>מטבלאות הפיענוח השונות במערכת</w:t>
        </w:r>
      </w:ins>
      <w:r>
        <w:rPr>
          <w:sz w:val="24"/>
          <w:szCs w:val="24"/>
          <w:rtl/>
        </w:rPr>
        <w:t xml:space="preserve">. </w:t>
      </w:r>
      <w:del w:id="177" w:author="ron gal" w:date="2017-03-04T14:36:00Z">
        <w:r w:rsidDel="00ED0DEE">
          <w:rPr>
            <w:sz w:val="24"/>
            <w:szCs w:val="24"/>
            <w:rtl/>
          </w:rPr>
          <w:delText xml:space="preserve">כמו כן מחלקה זו גם אחראית על החזרת העובדים ממסד הנתונים בהתאם לפרמטרים האפשרים ממסך חיפוש העובדים של מנהל. </w:delText>
        </w:r>
      </w:del>
      <w:r>
        <w:rPr>
          <w:sz w:val="24"/>
          <w:szCs w:val="24"/>
          <w:rtl/>
        </w:rPr>
        <w:t>המחלקה תכיל את הפעולות הבאות:</w:t>
      </w:r>
    </w:p>
    <w:p w:rsidR="00481634" w:rsidRDefault="00481634"/>
    <w:p w:rsidR="00ED0DEE" w:rsidRPr="00ED0DEE" w:rsidRDefault="00ED0DEE" w:rsidP="00ED0DEE">
      <w:pPr>
        <w:rPr>
          <w:ins w:id="178" w:author="ron gal" w:date="2017-03-04T14:37:00Z"/>
          <w:sz w:val="24"/>
          <w:szCs w:val="24"/>
          <w:rPrChange w:id="179" w:author="ron gal" w:date="2017-03-04T14:37:00Z">
            <w:rPr>
              <w:ins w:id="180" w:author="ron gal" w:date="2017-03-04T14:37:00Z"/>
              <w:rFonts w:ascii="Consolas" w:hAnsi="Consolas" w:cs="Consolas"/>
              <w:sz w:val="19"/>
              <w:szCs w:val="19"/>
              <w:highlight w:val="white"/>
            </w:rPr>
          </w:rPrChange>
        </w:rPr>
        <w:pPrChange w:id="181" w:author="ron gal" w:date="2017-03-04T14:37:00Z">
          <w:pPr>
            <w:autoSpaceDE w:val="0"/>
            <w:autoSpaceDN w:val="0"/>
            <w:adjustRightInd w:val="0"/>
            <w:spacing w:line="240" w:lineRule="auto"/>
          </w:pPr>
        </w:pPrChange>
      </w:pPr>
      <w:ins w:id="182" w:author="ron gal" w:date="2017-03-04T14:37:00Z">
        <w:r w:rsidRPr="00ED0DEE">
          <w:rPr>
            <w:sz w:val="24"/>
            <w:szCs w:val="24"/>
            <w:rPrChange w:id="183" w:author="ron gal" w:date="2017-03-04T14:37:00Z">
              <w:rPr>
                <w:rFonts w:ascii="Consolas" w:hAnsi="Consolas" w:cs="Consolas"/>
                <w:sz w:val="19"/>
                <w:szCs w:val="19"/>
                <w:highlight w:val="white"/>
              </w:rPr>
            </w:rPrChange>
          </w:rPr>
          <w:t xml:space="preserve">        </w:t>
        </w:r>
        <w:r w:rsidRPr="00ED0DEE">
          <w:rPr>
            <w:sz w:val="24"/>
            <w:szCs w:val="24"/>
            <w:rPrChange w:id="184" w:author="ron gal" w:date="2017-03-04T14:37:00Z">
              <w:rPr>
                <w:rFonts w:ascii="Consolas" w:hAnsi="Consolas" w:cs="Consolas"/>
                <w:color w:val="2B91AF"/>
                <w:sz w:val="19"/>
                <w:szCs w:val="19"/>
                <w:highlight w:val="white"/>
              </w:rPr>
            </w:rPrChange>
          </w:rPr>
          <w:t>IEnumerable</w:t>
        </w:r>
        <w:r w:rsidRPr="00ED0DEE">
          <w:rPr>
            <w:sz w:val="24"/>
            <w:szCs w:val="24"/>
            <w:rPrChange w:id="185" w:author="ron gal" w:date="2017-03-04T14:37:00Z">
              <w:rPr>
                <w:rFonts w:ascii="Consolas" w:hAnsi="Consolas" w:cs="Consolas"/>
                <w:sz w:val="19"/>
                <w:szCs w:val="19"/>
                <w:highlight w:val="white"/>
              </w:rPr>
            </w:rPrChange>
          </w:rPr>
          <w:t xml:space="preserve">&lt;T&gt; Query&lt;T&gt;() </w:t>
        </w:r>
        <w:r w:rsidRPr="00ED0DEE">
          <w:rPr>
            <w:sz w:val="24"/>
            <w:szCs w:val="24"/>
            <w:rPrChange w:id="186" w:author="ron gal" w:date="2017-03-04T14:37:00Z">
              <w:rPr>
                <w:rFonts w:ascii="Consolas" w:hAnsi="Consolas" w:cs="Consolas"/>
                <w:color w:val="0000FF"/>
                <w:sz w:val="19"/>
                <w:szCs w:val="19"/>
                <w:highlight w:val="white"/>
              </w:rPr>
            </w:rPrChange>
          </w:rPr>
          <w:t>where</w:t>
        </w:r>
        <w:r w:rsidRPr="00ED0DEE">
          <w:rPr>
            <w:sz w:val="24"/>
            <w:szCs w:val="24"/>
            <w:rPrChange w:id="187" w:author="ron gal" w:date="2017-03-04T14:37:00Z">
              <w:rPr>
                <w:rFonts w:ascii="Consolas" w:hAnsi="Consolas" w:cs="Consolas"/>
                <w:sz w:val="19"/>
                <w:szCs w:val="19"/>
                <w:highlight w:val="white"/>
              </w:rPr>
            </w:rPrChange>
          </w:rPr>
          <w:t xml:space="preserve"> T : </w:t>
        </w:r>
        <w:r w:rsidRPr="00ED0DEE">
          <w:rPr>
            <w:sz w:val="24"/>
            <w:szCs w:val="24"/>
            <w:rPrChange w:id="188" w:author="ron gal" w:date="2017-03-04T14:37:00Z">
              <w:rPr>
                <w:rFonts w:ascii="Consolas" w:hAnsi="Consolas" w:cs="Consolas"/>
                <w:color w:val="2B91AF"/>
                <w:sz w:val="19"/>
                <w:szCs w:val="19"/>
                <w:highlight w:val="white"/>
              </w:rPr>
            </w:rPrChange>
          </w:rPr>
          <w:t>Decode</w:t>
        </w:r>
        <w:r w:rsidRPr="00ED0DEE">
          <w:rPr>
            <w:sz w:val="24"/>
            <w:szCs w:val="24"/>
            <w:rPrChange w:id="189" w:author="ron gal" w:date="2017-03-04T14:37:00Z">
              <w:rPr>
                <w:rFonts w:ascii="Consolas" w:hAnsi="Consolas" w:cs="Consolas"/>
                <w:sz w:val="19"/>
                <w:szCs w:val="19"/>
                <w:highlight w:val="white"/>
              </w:rPr>
            </w:rPrChange>
          </w:rPr>
          <w:t>;</w:t>
        </w:r>
      </w:ins>
    </w:p>
    <w:p w:rsidR="00ED0DEE" w:rsidRPr="00ED0DEE" w:rsidRDefault="00ED0DEE" w:rsidP="00ED0DEE">
      <w:pPr>
        <w:rPr>
          <w:ins w:id="190" w:author="ron gal" w:date="2017-03-04T14:37:00Z"/>
          <w:sz w:val="24"/>
          <w:szCs w:val="24"/>
          <w:rPrChange w:id="191" w:author="ron gal" w:date="2017-03-04T14:37:00Z">
            <w:rPr>
              <w:ins w:id="192" w:author="ron gal" w:date="2017-03-04T14:37:00Z"/>
              <w:rFonts w:ascii="Consolas" w:hAnsi="Consolas" w:cs="Consolas"/>
              <w:sz w:val="19"/>
              <w:szCs w:val="19"/>
              <w:highlight w:val="white"/>
            </w:rPr>
          </w:rPrChange>
        </w:rPr>
        <w:pPrChange w:id="193" w:author="ron gal" w:date="2017-03-04T14:37:00Z">
          <w:pPr>
            <w:autoSpaceDE w:val="0"/>
            <w:autoSpaceDN w:val="0"/>
            <w:adjustRightInd w:val="0"/>
            <w:spacing w:line="240" w:lineRule="auto"/>
          </w:pPr>
        </w:pPrChange>
      </w:pPr>
      <w:ins w:id="194" w:author="ron gal" w:date="2017-03-04T14:37:00Z">
        <w:r w:rsidRPr="00ED0DEE">
          <w:rPr>
            <w:sz w:val="24"/>
            <w:szCs w:val="24"/>
            <w:rPrChange w:id="195" w:author="ron gal" w:date="2017-03-04T14:37:00Z">
              <w:rPr>
                <w:rFonts w:ascii="Consolas" w:hAnsi="Consolas" w:cs="Consolas"/>
                <w:sz w:val="19"/>
                <w:szCs w:val="19"/>
                <w:highlight w:val="white"/>
              </w:rPr>
            </w:rPrChange>
          </w:rPr>
          <w:t xml:space="preserve">        T Get&lt;T&gt;(</w:t>
        </w:r>
        <w:r w:rsidRPr="00ED0DEE">
          <w:rPr>
            <w:sz w:val="24"/>
            <w:szCs w:val="24"/>
            <w:rPrChange w:id="196" w:author="ron gal" w:date="2017-03-04T14:37:00Z">
              <w:rPr>
                <w:rFonts w:ascii="Consolas" w:hAnsi="Consolas" w:cs="Consolas"/>
                <w:color w:val="0000FF"/>
                <w:sz w:val="19"/>
                <w:szCs w:val="19"/>
                <w:highlight w:val="white"/>
              </w:rPr>
            </w:rPrChange>
          </w:rPr>
          <w:t>string</w:t>
        </w:r>
        <w:r w:rsidRPr="00ED0DEE">
          <w:rPr>
            <w:sz w:val="24"/>
            <w:szCs w:val="24"/>
            <w:rPrChange w:id="197" w:author="ron gal" w:date="2017-03-04T14:37:00Z">
              <w:rPr>
                <w:rFonts w:ascii="Consolas" w:hAnsi="Consolas" w:cs="Consolas"/>
                <w:sz w:val="19"/>
                <w:szCs w:val="19"/>
                <w:highlight w:val="white"/>
              </w:rPr>
            </w:rPrChange>
          </w:rPr>
          <w:t xml:space="preserve"> name) </w:t>
        </w:r>
        <w:r w:rsidRPr="00ED0DEE">
          <w:rPr>
            <w:sz w:val="24"/>
            <w:szCs w:val="24"/>
            <w:rPrChange w:id="198" w:author="ron gal" w:date="2017-03-04T14:37:00Z">
              <w:rPr>
                <w:rFonts w:ascii="Consolas" w:hAnsi="Consolas" w:cs="Consolas"/>
                <w:color w:val="0000FF"/>
                <w:sz w:val="19"/>
                <w:szCs w:val="19"/>
                <w:highlight w:val="white"/>
              </w:rPr>
            </w:rPrChange>
          </w:rPr>
          <w:t>where</w:t>
        </w:r>
        <w:r w:rsidRPr="00ED0DEE">
          <w:rPr>
            <w:sz w:val="24"/>
            <w:szCs w:val="24"/>
            <w:rPrChange w:id="199" w:author="ron gal" w:date="2017-03-04T14:37:00Z">
              <w:rPr>
                <w:rFonts w:ascii="Consolas" w:hAnsi="Consolas" w:cs="Consolas"/>
                <w:sz w:val="19"/>
                <w:szCs w:val="19"/>
                <w:highlight w:val="white"/>
              </w:rPr>
            </w:rPrChange>
          </w:rPr>
          <w:t xml:space="preserve"> T : </w:t>
        </w:r>
        <w:r w:rsidRPr="00ED0DEE">
          <w:rPr>
            <w:sz w:val="24"/>
            <w:szCs w:val="24"/>
            <w:rPrChange w:id="200" w:author="ron gal" w:date="2017-03-04T14:37:00Z">
              <w:rPr>
                <w:rFonts w:ascii="Consolas" w:hAnsi="Consolas" w:cs="Consolas"/>
                <w:color w:val="2B91AF"/>
                <w:sz w:val="19"/>
                <w:szCs w:val="19"/>
                <w:highlight w:val="white"/>
              </w:rPr>
            </w:rPrChange>
          </w:rPr>
          <w:t>Decode</w:t>
        </w:r>
        <w:r w:rsidRPr="00ED0DEE">
          <w:rPr>
            <w:sz w:val="24"/>
            <w:szCs w:val="24"/>
            <w:rPrChange w:id="201" w:author="ron gal" w:date="2017-03-04T14:37:00Z">
              <w:rPr>
                <w:rFonts w:ascii="Consolas" w:hAnsi="Consolas" w:cs="Consolas"/>
                <w:sz w:val="19"/>
                <w:szCs w:val="19"/>
                <w:highlight w:val="white"/>
              </w:rPr>
            </w:rPrChange>
          </w:rPr>
          <w:t>;</w:t>
        </w:r>
      </w:ins>
    </w:p>
    <w:p w:rsidR="00481634" w:rsidRPr="00ED0DEE" w:rsidDel="00ED0DEE" w:rsidRDefault="00ED0DEE" w:rsidP="00ED0DEE">
      <w:pPr>
        <w:rPr>
          <w:del w:id="202" w:author="ron gal" w:date="2017-03-04T14:37:00Z"/>
          <w:sz w:val="24"/>
          <w:szCs w:val="24"/>
          <w:rPrChange w:id="203" w:author="ron gal" w:date="2017-03-04T14:37:00Z">
            <w:rPr>
              <w:del w:id="204" w:author="ron gal" w:date="2017-03-04T14:37:00Z"/>
            </w:rPr>
          </w:rPrChange>
        </w:rPr>
      </w:pPr>
      <w:ins w:id="205" w:author="ron gal" w:date="2017-03-04T14:37:00Z">
        <w:r w:rsidRPr="00ED0DEE">
          <w:rPr>
            <w:sz w:val="24"/>
            <w:szCs w:val="24"/>
            <w:rPrChange w:id="206" w:author="ron gal" w:date="2017-03-04T14:37:00Z">
              <w:rPr>
                <w:rFonts w:ascii="Consolas" w:hAnsi="Consolas" w:cs="Consolas"/>
                <w:sz w:val="19"/>
                <w:szCs w:val="19"/>
                <w:highlight w:val="white"/>
              </w:rPr>
            </w:rPrChange>
          </w:rPr>
          <w:t xml:space="preserve">        T Get&lt;T&gt;(</w:t>
        </w:r>
        <w:r w:rsidRPr="00ED0DEE">
          <w:rPr>
            <w:sz w:val="24"/>
            <w:szCs w:val="24"/>
            <w:rPrChange w:id="207" w:author="ron gal" w:date="2017-03-04T14:37:00Z">
              <w:rPr>
                <w:rFonts w:ascii="Consolas" w:hAnsi="Consolas" w:cs="Consolas"/>
                <w:color w:val="0000FF"/>
                <w:sz w:val="19"/>
                <w:szCs w:val="19"/>
                <w:highlight w:val="white"/>
              </w:rPr>
            </w:rPrChange>
          </w:rPr>
          <w:t>int</w:t>
        </w:r>
        <w:r w:rsidRPr="00ED0DEE">
          <w:rPr>
            <w:sz w:val="24"/>
            <w:szCs w:val="24"/>
            <w:rPrChange w:id="208" w:author="ron gal" w:date="2017-03-04T14:37:00Z">
              <w:rPr>
                <w:rFonts w:ascii="Consolas" w:hAnsi="Consolas" w:cs="Consolas"/>
                <w:sz w:val="19"/>
                <w:szCs w:val="19"/>
                <w:highlight w:val="white"/>
              </w:rPr>
            </w:rPrChange>
          </w:rPr>
          <w:t xml:space="preserve">? id) </w:t>
        </w:r>
        <w:r w:rsidRPr="00ED0DEE">
          <w:rPr>
            <w:sz w:val="24"/>
            <w:szCs w:val="24"/>
            <w:rPrChange w:id="209" w:author="ron gal" w:date="2017-03-04T14:37:00Z">
              <w:rPr>
                <w:rFonts w:ascii="Consolas" w:hAnsi="Consolas" w:cs="Consolas"/>
                <w:color w:val="0000FF"/>
                <w:sz w:val="19"/>
                <w:szCs w:val="19"/>
                <w:highlight w:val="white"/>
              </w:rPr>
            </w:rPrChange>
          </w:rPr>
          <w:t>where</w:t>
        </w:r>
        <w:r w:rsidRPr="00ED0DEE">
          <w:rPr>
            <w:sz w:val="24"/>
            <w:szCs w:val="24"/>
            <w:rPrChange w:id="210" w:author="ron gal" w:date="2017-03-04T14:37:00Z">
              <w:rPr>
                <w:rFonts w:ascii="Consolas" w:hAnsi="Consolas" w:cs="Consolas"/>
                <w:sz w:val="19"/>
                <w:szCs w:val="19"/>
                <w:highlight w:val="white"/>
              </w:rPr>
            </w:rPrChange>
          </w:rPr>
          <w:t xml:space="preserve"> T : </w:t>
        </w:r>
        <w:r w:rsidRPr="00ED0DEE">
          <w:rPr>
            <w:sz w:val="24"/>
            <w:szCs w:val="24"/>
            <w:rPrChange w:id="211" w:author="ron gal" w:date="2017-03-04T14:37:00Z">
              <w:rPr>
                <w:rFonts w:ascii="Consolas" w:hAnsi="Consolas" w:cs="Consolas"/>
                <w:color w:val="2B91AF"/>
                <w:sz w:val="19"/>
                <w:szCs w:val="19"/>
                <w:highlight w:val="white"/>
              </w:rPr>
            </w:rPrChange>
          </w:rPr>
          <w:t>Decode</w:t>
        </w:r>
        <w:r w:rsidRPr="00ED0DEE">
          <w:rPr>
            <w:sz w:val="24"/>
            <w:szCs w:val="24"/>
            <w:rPrChange w:id="212" w:author="ron gal" w:date="2017-03-04T14:37:00Z">
              <w:rPr>
                <w:rFonts w:ascii="Consolas" w:hAnsi="Consolas" w:cs="Consolas"/>
                <w:sz w:val="19"/>
                <w:szCs w:val="19"/>
                <w:highlight w:val="white"/>
              </w:rPr>
            </w:rPrChange>
          </w:rPr>
          <w:t>;</w:t>
        </w:r>
        <w:r w:rsidDel="00ED0DEE">
          <w:rPr>
            <w:sz w:val="24"/>
            <w:szCs w:val="24"/>
          </w:rPr>
          <w:t xml:space="preserve"> </w:t>
        </w:r>
      </w:ins>
      <w:del w:id="213" w:author="ron gal" w:date="2017-03-04T14:37:00Z">
        <w:r w:rsidR="00471D70" w:rsidDel="00ED0DEE">
          <w:rPr>
            <w:sz w:val="24"/>
            <w:szCs w:val="24"/>
          </w:rPr>
          <w:delText xml:space="preserve">IEnumerable&lt;DTOs.Employee&gt; Search(string firstName, string lastName, </w:delText>
        </w:r>
        <w:r w:rsidR="00471D70" w:rsidDel="00ED0DEE">
          <w:rPr>
            <w:sz w:val="24"/>
            <w:szCs w:val="24"/>
          </w:rPr>
          <w:tab/>
          <w:delText>string eMail, int? id);</w:delText>
        </w:r>
      </w:del>
    </w:p>
    <w:p w:rsidR="00481634" w:rsidRPr="00ED0DEE" w:rsidDel="00ED0DEE" w:rsidRDefault="00481634">
      <w:pPr>
        <w:rPr>
          <w:del w:id="214" w:author="ron gal" w:date="2017-03-04T14:37:00Z"/>
          <w:sz w:val="24"/>
          <w:szCs w:val="24"/>
          <w:rPrChange w:id="215" w:author="ron gal" w:date="2017-03-04T14:37:00Z">
            <w:rPr>
              <w:del w:id="216" w:author="ron gal" w:date="2017-03-04T14:37:00Z"/>
            </w:rPr>
          </w:rPrChange>
        </w:rPr>
      </w:pPr>
    </w:p>
    <w:p w:rsidR="00481634" w:rsidRPr="00ED0DEE" w:rsidDel="00ED0DEE" w:rsidRDefault="00471D70">
      <w:pPr>
        <w:rPr>
          <w:del w:id="217" w:author="ron gal" w:date="2017-03-04T14:37:00Z"/>
          <w:sz w:val="24"/>
          <w:szCs w:val="24"/>
          <w:rPrChange w:id="218" w:author="ron gal" w:date="2017-03-04T14:37:00Z">
            <w:rPr>
              <w:del w:id="219" w:author="ron gal" w:date="2017-03-04T14:37:00Z"/>
            </w:rPr>
          </w:rPrChange>
        </w:rPr>
      </w:pPr>
      <w:del w:id="220" w:author="ron gal" w:date="2017-03-04T14:37:00Z">
        <w:r w:rsidDel="00ED0DEE">
          <w:rPr>
            <w:sz w:val="24"/>
            <w:szCs w:val="24"/>
          </w:rPr>
          <w:delText xml:space="preserve"> DTOs.Employee GetEmployee(int id);</w:delText>
        </w:r>
      </w:del>
    </w:p>
    <w:p w:rsidR="00481634" w:rsidRPr="00ED0DEE" w:rsidDel="00ED0DEE" w:rsidRDefault="00481634">
      <w:pPr>
        <w:rPr>
          <w:del w:id="221" w:author="ron gal" w:date="2017-03-04T14:37:00Z"/>
          <w:sz w:val="24"/>
          <w:szCs w:val="24"/>
          <w:rPrChange w:id="222" w:author="ron gal" w:date="2017-03-04T14:37:00Z">
            <w:rPr>
              <w:del w:id="223" w:author="ron gal" w:date="2017-03-04T14:37:00Z"/>
            </w:rPr>
          </w:rPrChange>
        </w:rPr>
      </w:pPr>
    </w:p>
    <w:p w:rsidR="00481634" w:rsidRPr="00ED0DEE" w:rsidDel="00ED0DEE" w:rsidRDefault="00471D70">
      <w:pPr>
        <w:rPr>
          <w:del w:id="224" w:author="ron gal" w:date="2017-03-04T14:37:00Z"/>
          <w:sz w:val="24"/>
          <w:szCs w:val="24"/>
          <w:rPrChange w:id="225" w:author="ron gal" w:date="2017-03-04T14:37:00Z">
            <w:rPr>
              <w:del w:id="226" w:author="ron gal" w:date="2017-03-04T14:37:00Z"/>
            </w:rPr>
          </w:rPrChange>
        </w:rPr>
      </w:pPr>
      <w:del w:id="227" w:author="ron gal" w:date="2017-03-04T14:37:00Z">
        <w:r w:rsidDel="00ED0DEE">
          <w:rPr>
            <w:sz w:val="24"/>
            <w:szCs w:val="24"/>
          </w:rPr>
          <w:delText>DTOs.Employee Save(DTOs.Employee employee);</w:delText>
        </w:r>
      </w:del>
    </w:p>
    <w:p w:rsidR="00481634" w:rsidRPr="00ED0DEE" w:rsidDel="00ED0DEE" w:rsidRDefault="00481634">
      <w:pPr>
        <w:rPr>
          <w:del w:id="228" w:author="ron gal" w:date="2017-03-04T14:37:00Z"/>
          <w:sz w:val="24"/>
          <w:szCs w:val="24"/>
          <w:rPrChange w:id="229" w:author="ron gal" w:date="2017-03-04T14:37:00Z">
            <w:rPr>
              <w:del w:id="230" w:author="ron gal" w:date="2017-03-04T14:37:00Z"/>
            </w:rPr>
          </w:rPrChange>
        </w:rPr>
      </w:pPr>
    </w:p>
    <w:p w:rsidR="00481634" w:rsidRPr="00ED0DEE" w:rsidDel="00ED0DEE" w:rsidRDefault="00471D70">
      <w:pPr>
        <w:rPr>
          <w:del w:id="231" w:author="ron gal" w:date="2017-03-04T14:37:00Z"/>
          <w:sz w:val="24"/>
          <w:szCs w:val="24"/>
          <w:rPrChange w:id="232" w:author="ron gal" w:date="2017-03-04T14:37:00Z">
            <w:rPr>
              <w:del w:id="233" w:author="ron gal" w:date="2017-03-04T14:37:00Z"/>
            </w:rPr>
          </w:rPrChange>
        </w:rPr>
      </w:pPr>
      <w:del w:id="234" w:author="ron gal" w:date="2017-03-04T14:37:00Z">
        <w:r w:rsidDel="00ED0DEE">
          <w:rPr>
            <w:sz w:val="24"/>
            <w:szCs w:val="24"/>
          </w:rPr>
          <w:delText>DTOs.Employee Update(int id, DTOs.Employee employee);</w:delText>
        </w:r>
      </w:del>
    </w:p>
    <w:p w:rsidR="00481634" w:rsidRPr="00ED0DEE" w:rsidDel="00ED0DEE" w:rsidRDefault="00481634">
      <w:pPr>
        <w:rPr>
          <w:del w:id="235" w:author="ron gal" w:date="2017-03-04T14:37:00Z"/>
          <w:sz w:val="24"/>
          <w:szCs w:val="24"/>
          <w:rPrChange w:id="236" w:author="ron gal" w:date="2017-03-04T14:37:00Z">
            <w:rPr>
              <w:del w:id="237" w:author="ron gal" w:date="2017-03-04T14:37:00Z"/>
            </w:rPr>
          </w:rPrChange>
        </w:rPr>
      </w:pPr>
    </w:p>
    <w:p w:rsidR="00481634" w:rsidRPr="00ED0DEE" w:rsidDel="00ED0DEE" w:rsidRDefault="00471D70">
      <w:pPr>
        <w:rPr>
          <w:del w:id="238" w:author="ron gal" w:date="2017-03-04T14:37:00Z"/>
          <w:sz w:val="24"/>
          <w:szCs w:val="24"/>
          <w:rPrChange w:id="239" w:author="ron gal" w:date="2017-03-04T14:37:00Z">
            <w:rPr>
              <w:del w:id="240" w:author="ron gal" w:date="2017-03-04T14:37:00Z"/>
            </w:rPr>
          </w:rPrChange>
        </w:rPr>
      </w:pPr>
      <w:del w:id="241" w:author="ron gal" w:date="2017-03-04T14:37:00Z">
        <w:r w:rsidDel="00ED0DEE">
          <w:rPr>
            <w:sz w:val="24"/>
            <w:szCs w:val="24"/>
          </w:rPr>
          <w:delText>void Delete(int id);</w:delText>
        </w:r>
      </w:del>
    </w:p>
    <w:p w:rsidR="00481634" w:rsidRPr="00ED0DEE" w:rsidRDefault="00481634">
      <w:pPr>
        <w:rPr>
          <w:sz w:val="24"/>
          <w:szCs w:val="24"/>
          <w:rPrChange w:id="242" w:author="ron gal" w:date="2017-03-04T14:37:00Z">
            <w:rPr/>
          </w:rPrChange>
        </w:rPr>
      </w:pPr>
    </w:p>
    <w:p w:rsidR="00481634" w:rsidRDefault="00481634">
      <w:pPr>
        <w:bidi/>
      </w:pPr>
    </w:p>
    <w:p w:rsidR="00481634" w:rsidRDefault="00471D70" w:rsidP="00ED0DEE">
      <w:pPr>
        <w:bidi/>
      </w:pPr>
      <w:r>
        <w:rPr>
          <w:b/>
          <w:sz w:val="24"/>
          <w:szCs w:val="24"/>
          <w:rtl/>
        </w:rPr>
        <w:t xml:space="preserve">מחלקת </w:t>
      </w:r>
      <w:ins w:id="243" w:author="ron gal" w:date="2017-03-04T14:39:00Z">
        <w:r w:rsidR="00ED0DEE" w:rsidRPr="002C5F7C">
          <w:rPr>
            <w:b/>
            <w:sz w:val="24"/>
            <w:szCs w:val="24"/>
            <w:rPrChange w:id="244" w:author="ron gal" w:date="2017-03-04T14:42:00Z">
              <w:rPr>
                <w:rFonts w:ascii="Consolas" w:hAnsi="Consolas" w:cs="Consolas"/>
                <w:color w:val="2B91AF"/>
                <w:sz w:val="19"/>
                <w:szCs w:val="19"/>
                <w:highlight w:val="white"/>
              </w:rPr>
            </w:rPrChange>
          </w:rPr>
          <w:t>PersonDao</w:t>
        </w:r>
      </w:ins>
      <w:ins w:id="245" w:author="ron gal" w:date="2017-03-04T14:42:00Z">
        <w:r w:rsidR="002C5F7C">
          <w:rPr>
            <w:b/>
            <w:sz w:val="24"/>
            <w:szCs w:val="24"/>
          </w:rPr>
          <w:t>&lt;T&gt;</w:t>
        </w:r>
      </w:ins>
      <w:ins w:id="246" w:author="ron gal" w:date="2017-03-04T14:39:00Z">
        <w:r w:rsidR="00ED0DEE" w:rsidDel="00ED0DEE">
          <w:rPr>
            <w:b/>
            <w:sz w:val="24"/>
            <w:szCs w:val="24"/>
          </w:rPr>
          <w:t xml:space="preserve"> </w:t>
        </w:r>
      </w:ins>
      <w:del w:id="247" w:author="ron gal" w:date="2017-03-04T14:38:00Z">
        <w:r w:rsidDel="00ED0DEE">
          <w:rPr>
            <w:b/>
            <w:sz w:val="24"/>
            <w:szCs w:val="24"/>
          </w:rPr>
          <w:delText>FieldsQueryProcessor</w:delText>
        </w:r>
      </w:del>
    </w:p>
    <w:p w:rsidR="00481634" w:rsidRDefault="00471D70" w:rsidP="002C5F7C">
      <w:pPr>
        <w:bidi/>
        <w:pPrChange w:id="248" w:author="ron gal" w:date="2017-03-04T14:42:00Z">
          <w:pPr>
            <w:bidi/>
          </w:pPr>
        </w:pPrChange>
      </w:pPr>
      <w:r>
        <w:rPr>
          <w:sz w:val="24"/>
          <w:szCs w:val="24"/>
          <w:rtl/>
        </w:rPr>
        <w:t xml:space="preserve">מחלקה </w:t>
      </w:r>
      <w:ins w:id="249" w:author="ron gal" w:date="2017-03-04T14:39:00Z">
        <w:r w:rsidR="00ED0DEE">
          <w:rPr>
            <w:rFonts w:hint="cs"/>
            <w:sz w:val="24"/>
            <w:szCs w:val="24"/>
            <w:rtl/>
          </w:rPr>
          <w:t xml:space="preserve">אבסטרקטית </w:t>
        </w:r>
      </w:ins>
      <w:r>
        <w:rPr>
          <w:sz w:val="24"/>
          <w:szCs w:val="24"/>
          <w:rtl/>
        </w:rPr>
        <w:t xml:space="preserve">זו אחראית על </w:t>
      </w:r>
      <w:ins w:id="250" w:author="ron gal" w:date="2017-03-04T14:40:00Z">
        <w:r w:rsidR="002C5F7C">
          <w:rPr>
            <w:rFonts w:hint="cs"/>
            <w:sz w:val="24"/>
            <w:szCs w:val="24"/>
            <w:rtl/>
          </w:rPr>
          <w:t xml:space="preserve">עדכון </w:t>
        </w:r>
      </w:ins>
      <w:del w:id="251" w:author="ron gal" w:date="2017-03-04T14:39:00Z">
        <w:r w:rsidDel="00ED0DEE">
          <w:rPr>
            <w:sz w:val="24"/>
            <w:szCs w:val="24"/>
            <w:rtl/>
          </w:rPr>
          <w:delText>ישות המגרש</w:delText>
        </w:r>
      </w:del>
      <w:ins w:id="252" w:author="ron gal" w:date="2017-03-04T14:39:00Z">
        <w:r w:rsidR="00ED0DEE">
          <w:rPr>
            <w:rFonts w:hint="cs"/>
            <w:sz w:val="24"/>
            <w:szCs w:val="24"/>
            <w:rtl/>
          </w:rPr>
          <w:t>חשבונות משתמשים</w:t>
        </w:r>
      </w:ins>
      <w:r>
        <w:rPr>
          <w:sz w:val="24"/>
          <w:szCs w:val="24"/>
          <w:rtl/>
        </w:rPr>
        <w:t xml:space="preserve">. </w:t>
      </w:r>
      <w:ins w:id="253" w:author="ron gal" w:date="2017-03-04T14:41:00Z">
        <w:r w:rsidR="002C5F7C">
          <w:rPr>
            <w:sz w:val="24"/>
            <w:szCs w:val="24"/>
            <w:rtl/>
          </w:rPr>
          <w:t>מחלקה זו יורשת מ&lt;</w:t>
        </w:r>
        <w:r w:rsidR="002C5F7C">
          <w:rPr>
            <w:sz w:val="24"/>
            <w:szCs w:val="24"/>
          </w:rPr>
          <w:t>DBAccessBase&lt;</w:t>
        </w:r>
      </w:ins>
      <w:ins w:id="254" w:author="ron gal" w:date="2017-03-04T14:42:00Z">
        <w:r w:rsidR="002C5F7C">
          <w:rPr>
            <w:sz w:val="24"/>
            <w:szCs w:val="24"/>
          </w:rPr>
          <w:t>T</w:t>
        </w:r>
      </w:ins>
      <w:ins w:id="255" w:author="ron gal" w:date="2017-03-04T14:41:00Z">
        <w:r w:rsidR="002C5F7C">
          <w:rPr>
            <w:sz w:val="24"/>
            <w:szCs w:val="24"/>
            <w:rtl/>
          </w:rPr>
          <w:t xml:space="preserve"> ומממשת</w:t>
        </w:r>
        <w:r w:rsidR="002C5F7C" w:rsidDel="002C5F7C">
          <w:rPr>
            <w:sz w:val="24"/>
            <w:szCs w:val="24"/>
            <w:rtl/>
          </w:rPr>
          <w:t xml:space="preserve"> </w:t>
        </w:r>
      </w:ins>
      <w:del w:id="256" w:author="ron gal" w:date="2017-03-04T14:41:00Z">
        <w:r w:rsidDel="002C5F7C">
          <w:rPr>
            <w:sz w:val="24"/>
            <w:szCs w:val="24"/>
            <w:rtl/>
          </w:rPr>
          <w:delText xml:space="preserve">מחלקה זו </w:delText>
        </w:r>
      </w:del>
      <w:del w:id="257" w:author="ron gal" w:date="2017-03-04T14:40:00Z">
        <w:r w:rsidDel="002C5F7C">
          <w:rPr>
            <w:sz w:val="24"/>
            <w:szCs w:val="24"/>
            <w:rtl/>
          </w:rPr>
          <w:delText>יורשת מ&lt;</w:delText>
        </w:r>
        <w:r w:rsidDel="002C5F7C">
          <w:rPr>
            <w:sz w:val="24"/>
            <w:szCs w:val="24"/>
          </w:rPr>
          <w:delText>DBAccessBase&lt;Field</w:delText>
        </w:r>
        <w:r w:rsidDel="002C5F7C">
          <w:rPr>
            <w:sz w:val="24"/>
            <w:szCs w:val="24"/>
            <w:rtl/>
          </w:rPr>
          <w:delText xml:space="preserve"> ו</w:delText>
        </w:r>
      </w:del>
      <w:del w:id="258" w:author="ron gal" w:date="2017-03-04T14:41:00Z">
        <w:r w:rsidDel="002C5F7C">
          <w:rPr>
            <w:sz w:val="24"/>
            <w:szCs w:val="24"/>
            <w:rtl/>
          </w:rPr>
          <w:delText xml:space="preserve">מממשת </w:delText>
        </w:r>
      </w:del>
      <w:r>
        <w:rPr>
          <w:sz w:val="24"/>
          <w:szCs w:val="24"/>
          <w:rtl/>
        </w:rPr>
        <w:t xml:space="preserve">את הממשק </w:t>
      </w:r>
      <w:ins w:id="259" w:author="ron gal" w:date="2017-03-04T14:40:00Z">
        <w:r w:rsidR="002C5F7C" w:rsidRPr="002C5F7C">
          <w:rPr>
            <w:sz w:val="24"/>
            <w:szCs w:val="24"/>
            <w:rPrChange w:id="260" w:author="ron gal" w:date="2017-03-04T14:42:00Z">
              <w:rPr>
                <w:rFonts w:ascii="Consolas" w:hAnsi="Consolas" w:cs="Consolas"/>
                <w:color w:val="2B91AF"/>
                <w:sz w:val="19"/>
                <w:szCs w:val="19"/>
                <w:highlight w:val="white"/>
              </w:rPr>
            </w:rPrChange>
          </w:rPr>
          <w:t>IPersonDao</w:t>
        </w:r>
        <w:r w:rsidR="002C5F7C" w:rsidDel="002C5F7C">
          <w:rPr>
            <w:sz w:val="24"/>
            <w:szCs w:val="24"/>
          </w:rPr>
          <w:t xml:space="preserve"> </w:t>
        </w:r>
      </w:ins>
      <w:del w:id="261" w:author="ron gal" w:date="2017-03-04T14:40:00Z">
        <w:r w:rsidDel="002C5F7C">
          <w:rPr>
            <w:sz w:val="24"/>
            <w:szCs w:val="24"/>
          </w:rPr>
          <w:delText>IFieldsQueryProcessor</w:delText>
        </w:r>
      </w:del>
      <w:r>
        <w:rPr>
          <w:sz w:val="24"/>
          <w:szCs w:val="24"/>
          <w:rtl/>
        </w:rPr>
        <w:t xml:space="preserve">. </w:t>
      </w:r>
      <w:ins w:id="262" w:author="ron gal" w:date="2017-03-04T14:40:00Z">
        <w:r w:rsidR="002C5F7C">
          <w:rPr>
            <w:rFonts w:hint="cs"/>
            <w:sz w:val="24"/>
            <w:szCs w:val="24"/>
            <w:rtl/>
          </w:rPr>
          <w:t>המחל</w:t>
        </w:r>
      </w:ins>
      <w:ins w:id="263" w:author="ron gal" w:date="2017-03-04T14:42:00Z">
        <w:r w:rsidR="002C5F7C">
          <w:rPr>
            <w:rFonts w:hint="cs"/>
            <w:sz w:val="24"/>
            <w:szCs w:val="24"/>
            <w:rtl/>
          </w:rPr>
          <w:t>ק</w:t>
        </w:r>
      </w:ins>
      <w:ins w:id="264" w:author="ron gal" w:date="2017-03-04T14:40:00Z">
        <w:r w:rsidR="002C5F7C">
          <w:rPr>
            <w:rFonts w:hint="cs"/>
            <w:sz w:val="24"/>
            <w:szCs w:val="24"/>
            <w:rtl/>
          </w:rPr>
          <w:t xml:space="preserve">ה </w:t>
        </w:r>
      </w:ins>
      <w:r>
        <w:rPr>
          <w:sz w:val="24"/>
          <w:szCs w:val="24"/>
          <w:rtl/>
        </w:rPr>
        <w:t>תבצע</w:t>
      </w:r>
      <w:del w:id="265" w:author="ron gal" w:date="2017-03-04T14:40:00Z">
        <w:r w:rsidDel="002C5F7C">
          <w:rPr>
            <w:sz w:val="24"/>
            <w:szCs w:val="24"/>
            <w:rtl/>
          </w:rPr>
          <w:delText xml:space="preserve"> הכנסה,</w:delText>
        </w:r>
      </w:del>
      <w:r>
        <w:rPr>
          <w:sz w:val="24"/>
          <w:szCs w:val="24"/>
          <w:rtl/>
        </w:rPr>
        <w:t xml:space="preserve"> עדכון </w:t>
      </w:r>
      <w:del w:id="266" w:author="ron gal" w:date="2017-03-04T14:41:00Z">
        <w:r w:rsidDel="002C5F7C">
          <w:rPr>
            <w:sz w:val="24"/>
            <w:szCs w:val="24"/>
            <w:rtl/>
          </w:rPr>
          <w:delText xml:space="preserve">של מגרש </w:delText>
        </w:r>
      </w:del>
      <w:ins w:id="267" w:author="ron gal" w:date="2017-03-04T14:41:00Z">
        <w:r w:rsidR="002C5F7C">
          <w:rPr>
            <w:rFonts w:hint="cs"/>
            <w:sz w:val="24"/>
            <w:szCs w:val="24"/>
            <w:rtl/>
          </w:rPr>
          <w:t xml:space="preserve">של פרטי משתמש </w:t>
        </w:r>
      </w:ins>
      <w:r>
        <w:rPr>
          <w:sz w:val="24"/>
          <w:szCs w:val="24"/>
          <w:rtl/>
        </w:rPr>
        <w:t xml:space="preserve">במסד הנתונים. </w:t>
      </w:r>
      <w:del w:id="268" w:author="ron gal" w:date="2017-03-04T14:41:00Z">
        <w:r w:rsidDel="002C5F7C">
          <w:rPr>
            <w:sz w:val="24"/>
            <w:szCs w:val="24"/>
            <w:rtl/>
          </w:rPr>
          <w:delText xml:space="preserve">כמו כן, מחלקה זו גם אחראית על החזרת המגרשים ממסד הנתונים בהתאם לפרמטרים האפשרים ממסכי המערכת השונים. </w:delText>
        </w:r>
      </w:del>
      <w:r>
        <w:rPr>
          <w:sz w:val="24"/>
          <w:szCs w:val="24"/>
          <w:rtl/>
        </w:rPr>
        <w:t>המחלקה תכיל את הפעולות הבאות:</w:t>
      </w:r>
    </w:p>
    <w:p w:rsidR="00481634" w:rsidRDefault="00481634">
      <w:pPr>
        <w:bidi/>
      </w:pPr>
    </w:p>
    <w:p w:rsidR="00481634" w:rsidRPr="002C5F7C" w:rsidDel="002C5F7C" w:rsidRDefault="002C5F7C">
      <w:pPr>
        <w:rPr>
          <w:del w:id="269" w:author="ron gal" w:date="2017-03-04T14:42:00Z"/>
          <w:sz w:val="24"/>
          <w:szCs w:val="24"/>
          <w:rPrChange w:id="270" w:author="ron gal" w:date="2017-03-04T14:42:00Z">
            <w:rPr>
              <w:del w:id="271" w:author="ron gal" w:date="2017-03-04T14:42:00Z"/>
            </w:rPr>
          </w:rPrChange>
        </w:rPr>
      </w:pPr>
      <w:ins w:id="272" w:author="ron gal" w:date="2017-03-04T14:42:00Z">
        <w:r w:rsidRPr="002C5F7C">
          <w:rPr>
            <w:sz w:val="24"/>
            <w:szCs w:val="24"/>
            <w:rPrChange w:id="273" w:author="ron gal" w:date="2017-03-04T14:42:00Z">
              <w:rPr>
                <w:rFonts w:ascii="Consolas" w:hAnsi="Consolas" w:cs="Consolas"/>
                <w:color w:val="0000FF"/>
                <w:sz w:val="19"/>
                <w:szCs w:val="19"/>
                <w:highlight w:val="white"/>
              </w:rPr>
            </w:rPrChange>
          </w:rPr>
          <w:t>bool</w:t>
        </w:r>
        <w:r w:rsidRPr="002C5F7C">
          <w:rPr>
            <w:sz w:val="24"/>
            <w:szCs w:val="24"/>
            <w:rPrChange w:id="274" w:author="ron gal" w:date="2017-03-04T14:42:00Z">
              <w:rPr>
                <w:rFonts w:ascii="Consolas" w:hAnsi="Consolas" w:cs="Consolas"/>
                <w:sz w:val="19"/>
                <w:szCs w:val="19"/>
                <w:highlight w:val="white"/>
              </w:rPr>
            </w:rPrChange>
          </w:rPr>
          <w:t xml:space="preserve"> UpdateProfile(</w:t>
        </w:r>
        <w:r w:rsidRPr="002C5F7C">
          <w:rPr>
            <w:sz w:val="24"/>
            <w:szCs w:val="24"/>
            <w:rPrChange w:id="275" w:author="ron gal" w:date="2017-03-04T14:42:00Z">
              <w:rPr>
                <w:rFonts w:ascii="Consolas" w:hAnsi="Consolas" w:cs="Consolas"/>
                <w:color w:val="0000FF"/>
                <w:sz w:val="19"/>
                <w:szCs w:val="19"/>
                <w:highlight w:val="white"/>
              </w:rPr>
            </w:rPrChange>
          </w:rPr>
          <w:t>int</w:t>
        </w:r>
        <w:r w:rsidRPr="002C5F7C">
          <w:rPr>
            <w:sz w:val="24"/>
            <w:szCs w:val="24"/>
            <w:rPrChange w:id="276" w:author="ron gal" w:date="2017-03-04T14:42:00Z">
              <w:rPr>
                <w:rFonts w:ascii="Consolas" w:hAnsi="Consolas" w:cs="Consolas"/>
                <w:sz w:val="19"/>
                <w:szCs w:val="19"/>
                <w:highlight w:val="white"/>
              </w:rPr>
            </w:rPrChange>
          </w:rPr>
          <w:t xml:space="preserve"> id, </w:t>
        </w:r>
        <w:r w:rsidRPr="002C5F7C">
          <w:rPr>
            <w:sz w:val="24"/>
            <w:szCs w:val="24"/>
            <w:rPrChange w:id="277" w:author="ron gal" w:date="2017-03-04T14:42:00Z">
              <w:rPr>
                <w:rFonts w:ascii="Consolas" w:hAnsi="Consolas" w:cs="Consolas"/>
                <w:color w:val="2B91AF"/>
                <w:sz w:val="19"/>
                <w:szCs w:val="19"/>
                <w:highlight w:val="white"/>
              </w:rPr>
            </w:rPrChange>
          </w:rPr>
          <w:t>PersonLogin</w:t>
        </w:r>
        <w:r w:rsidRPr="002C5F7C">
          <w:rPr>
            <w:sz w:val="24"/>
            <w:szCs w:val="24"/>
            <w:rPrChange w:id="278" w:author="ron gal" w:date="2017-03-04T14:42:00Z">
              <w:rPr>
                <w:rFonts w:ascii="Consolas" w:hAnsi="Consolas" w:cs="Consolas"/>
                <w:sz w:val="19"/>
                <w:szCs w:val="19"/>
                <w:highlight w:val="white"/>
              </w:rPr>
            </w:rPrChange>
          </w:rPr>
          <w:t xml:space="preserve"> entity);</w:t>
        </w:r>
        <w:r w:rsidDel="002C5F7C">
          <w:rPr>
            <w:sz w:val="24"/>
            <w:szCs w:val="24"/>
          </w:rPr>
          <w:t xml:space="preserve"> </w:t>
        </w:r>
      </w:ins>
      <w:del w:id="279" w:author="ron gal" w:date="2017-03-04T14:42:00Z">
        <w:r w:rsidR="00471D70" w:rsidDel="002C5F7C">
          <w:rPr>
            <w:sz w:val="24"/>
            <w:szCs w:val="24"/>
          </w:rPr>
          <w:delText>IEnumerable&lt;DTOs.Field&gt; Search(int? pageNum, int? fieldId, string fieldName, int? typeId);</w:delText>
        </w:r>
      </w:del>
    </w:p>
    <w:p w:rsidR="00481634" w:rsidRPr="002C5F7C" w:rsidDel="002C5F7C" w:rsidRDefault="00481634">
      <w:pPr>
        <w:rPr>
          <w:del w:id="280" w:author="ron gal" w:date="2017-03-04T14:42:00Z"/>
          <w:sz w:val="24"/>
          <w:szCs w:val="24"/>
          <w:rPrChange w:id="281" w:author="ron gal" w:date="2017-03-04T14:42:00Z">
            <w:rPr>
              <w:del w:id="282" w:author="ron gal" w:date="2017-03-04T14:42:00Z"/>
            </w:rPr>
          </w:rPrChange>
        </w:rPr>
      </w:pPr>
    </w:p>
    <w:p w:rsidR="00481634" w:rsidRPr="002C5F7C" w:rsidDel="002C5F7C" w:rsidRDefault="00471D70">
      <w:pPr>
        <w:rPr>
          <w:del w:id="283" w:author="ron gal" w:date="2017-03-04T14:42:00Z"/>
          <w:sz w:val="24"/>
          <w:szCs w:val="24"/>
          <w:rPrChange w:id="284" w:author="ron gal" w:date="2017-03-04T14:42:00Z">
            <w:rPr>
              <w:del w:id="285" w:author="ron gal" w:date="2017-03-04T14:42:00Z"/>
            </w:rPr>
          </w:rPrChange>
        </w:rPr>
      </w:pPr>
      <w:del w:id="286" w:author="ron gal" w:date="2017-03-04T14:42:00Z">
        <w:r w:rsidDel="002C5F7C">
          <w:rPr>
            <w:sz w:val="24"/>
            <w:szCs w:val="24"/>
          </w:rPr>
          <w:delText>DTOs.Field GetField(int id);</w:delText>
        </w:r>
      </w:del>
    </w:p>
    <w:p w:rsidR="00481634" w:rsidRPr="002C5F7C" w:rsidDel="002C5F7C" w:rsidRDefault="00481634">
      <w:pPr>
        <w:rPr>
          <w:del w:id="287" w:author="ron gal" w:date="2017-03-04T14:42:00Z"/>
          <w:sz w:val="24"/>
          <w:szCs w:val="24"/>
          <w:rPrChange w:id="288" w:author="ron gal" w:date="2017-03-04T14:42:00Z">
            <w:rPr>
              <w:del w:id="289" w:author="ron gal" w:date="2017-03-04T14:42:00Z"/>
            </w:rPr>
          </w:rPrChange>
        </w:rPr>
      </w:pPr>
    </w:p>
    <w:p w:rsidR="00481634" w:rsidRPr="002C5F7C" w:rsidDel="002C5F7C" w:rsidRDefault="00471D70">
      <w:pPr>
        <w:rPr>
          <w:del w:id="290" w:author="ron gal" w:date="2017-03-04T14:42:00Z"/>
          <w:sz w:val="24"/>
          <w:szCs w:val="24"/>
          <w:rPrChange w:id="291" w:author="ron gal" w:date="2017-03-04T14:42:00Z">
            <w:rPr>
              <w:del w:id="292" w:author="ron gal" w:date="2017-03-04T14:42:00Z"/>
            </w:rPr>
          </w:rPrChange>
        </w:rPr>
      </w:pPr>
      <w:del w:id="293" w:author="ron gal" w:date="2017-03-04T14:42:00Z">
        <w:r w:rsidDel="002C5F7C">
          <w:rPr>
            <w:sz w:val="24"/>
            <w:szCs w:val="24"/>
          </w:rPr>
          <w:delText>DTOs.Field Save(DTOs.Field field);</w:delText>
        </w:r>
      </w:del>
    </w:p>
    <w:p w:rsidR="00481634" w:rsidRPr="002C5F7C" w:rsidDel="002C5F7C" w:rsidRDefault="00481634">
      <w:pPr>
        <w:rPr>
          <w:del w:id="294" w:author="ron gal" w:date="2017-03-04T14:42:00Z"/>
          <w:sz w:val="24"/>
          <w:szCs w:val="24"/>
          <w:rPrChange w:id="295" w:author="ron gal" w:date="2017-03-04T14:42:00Z">
            <w:rPr>
              <w:del w:id="296" w:author="ron gal" w:date="2017-03-04T14:42:00Z"/>
            </w:rPr>
          </w:rPrChange>
        </w:rPr>
      </w:pPr>
    </w:p>
    <w:p w:rsidR="00481634" w:rsidRPr="002C5F7C" w:rsidDel="002C5F7C" w:rsidRDefault="00471D70">
      <w:pPr>
        <w:rPr>
          <w:del w:id="297" w:author="ron gal" w:date="2017-03-04T14:42:00Z"/>
          <w:sz w:val="24"/>
          <w:szCs w:val="24"/>
          <w:rPrChange w:id="298" w:author="ron gal" w:date="2017-03-04T14:42:00Z">
            <w:rPr>
              <w:del w:id="299" w:author="ron gal" w:date="2017-03-04T14:42:00Z"/>
            </w:rPr>
          </w:rPrChange>
        </w:rPr>
      </w:pPr>
      <w:del w:id="300" w:author="ron gal" w:date="2017-03-04T14:42:00Z">
        <w:r w:rsidDel="002C5F7C">
          <w:rPr>
            <w:sz w:val="24"/>
            <w:szCs w:val="24"/>
          </w:rPr>
          <w:delText>DTOs.Field Update(int id, DTOs.Field field);</w:delText>
        </w:r>
      </w:del>
    </w:p>
    <w:p w:rsidR="00481634" w:rsidRPr="002C5F7C" w:rsidDel="002C5F7C" w:rsidRDefault="00481634">
      <w:pPr>
        <w:rPr>
          <w:del w:id="301" w:author="ron gal" w:date="2017-03-04T14:42:00Z"/>
          <w:sz w:val="24"/>
          <w:szCs w:val="24"/>
          <w:rPrChange w:id="302" w:author="ron gal" w:date="2017-03-04T14:42:00Z">
            <w:rPr>
              <w:del w:id="303" w:author="ron gal" w:date="2017-03-04T14:42:00Z"/>
            </w:rPr>
          </w:rPrChange>
        </w:rPr>
      </w:pPr>
    </w:p>
    <w:p w:rsidR="00481634" w:rsidRPr="002C5F7C" w:rsidDel="002C5F7C" w:rsidRDefault="00471D70">
      <w:pPr>
        <w:rPr>
          <w:del w:id="304" w:author="ron gal" w:date="2017-03-04T14:42:00Z"/>
          <w:sz w:val="24"/>
          <w:szCs w:val="24"/>
          <w:rPrChange w:id="305" w:author="ron gal" w:date="2017-03-04T14:42:00Z">
            <w:rPr>
              <w:del w:id="306" w:author="ron gal" w:date="2017-03-04T14:42:00Z"/>
            </w:rPr>
          </w:rPrChange>
        </w:rPr>
      </w:pPr>
      <w:del w:id="307" w:author="ron gal" w:date="2017-03-04T14:42:00Z">
        <w:r w:rsidDel="002C5F7C">
          <w:rPr>
            <w:sz w:val="24"/>
            <w:szCs w:val="24"/>
          </w:rPr>
          <w:delText>void Delete(int id);</w:delText>
        </w:r>
      </w:del>
    </w:p>
    <w:p w:rsidR="00481634" w:rsidRPr="002C5F7C" w:rsidRDefault="00481634">
      <w:pPr>
        <w:rPr>
          <w:sz w:val="24"/>
          <w:szCs w:val="24"/>
          <w:rPrChange w:id="308" w:author="ron gal" w:date="2017-03-04T14:42:00Z">
            <w:rPr/>
          </w:rPrChange>
        </w:rPr>
      </w:pPr>
    </w:p>
    <w:p w:rsidR="00481634" w:rsidRDefault="00481634">
      <w:pPr>
        <w:bidi/>
      </w:pPr>
    </w:p>
    <w:p w:rsidR="00481634" w:rsidRDefault="00471D70" w:rsidP="002C5F7C">
      <w:pPr>
        <w:bidi/>
      </w:pPr>
      <w:r>
        <w:rPr>
          <w:b/>
          <w:sz w:val="24"/>
          <w:szCs w:val="24"/>
          <w:rtl/>
        </w:rPr>
        <w:t xml:space="preserve">מחלקת </w:t>
      </w:r>
      <w:ins w:id="309" w:author="ron gal" w:date="2017-03-04T14:43:00Z">
        <w:r w:rsidR="002C5F7C" w:rsidRPr="002C5F7C">
          <w:rPr>
            <w:b/>
            <w:sz w:val="24"/>
            <w:szCs w:val="24"/>
            <w:rPrChange w:id="310" w:author="ron gal" w:date="2017-03-04T14:43:00Z">
              <w:rPr>
                <w:rFonts w:ascii="Consolas" w:hAnsi="Consolas" w:cs="Consolas"/>
                <w:color w:val="2B91AF"/>
                <w:sz w:val="19"/>
                <w:szCs w:val="19"/>
                <w:highlight w:val="white"/>
              </w:rPr>
            </w:rPrChange>
          </w:rPr>
          <w:t>DoctorsDao</w:t>
        </w:r>
        <w:r w:rsidR="002C5F7C" w:rsidDel="002C5F7C">
          <w:rPr>
            <w:b/>
            <w:sz w:val="24"/>
            <w:szCs w:val="24"/>
          </w:rPr>
          <w:t xml:space="preserve"> </w:t>
        </w:r>
      </w:ins>
      <w:del w:id="311" w:author="ron gal" w:date="2017-03-04T14:43:00Z">
        <w:r w:rsidDel="002C5F7C">
          <w:rPr>
            <w:b/>
            <w:sz w:val="24"/>
            <w:szCs w:val="24"/>
          </w:rPr>
          <w:delText>OrdersQueryProcessor</w:delText>
        </w:r>
      </w:del>
    </w:p>
    <w:p w:rsidR="00481634" w:rsidRDefault="00471D70" w:rsidP="002C5F7C">
      <w:pPr>
        <w:bidi/>
        <w:pPrChange w:id="312" w:author="ron gal" w:date="2017-03-04T14:46:00Z">
          <w:pPr>
            <w:bidi/>
          </w:pPr>
        </w:pPrChange>
      </w:pPr>
      <w:r>
        <w:rPr>
          <w:sz w:val="24"/>
          <w:szCs w:val="24"/>
          <w:rtl/>
        </w:rPr>
        <w:t xml:space="preserve">מחלקה זו אחראית על יישות </w:t>
      </w:r>
      <w:del w:id="313" w:author="ron gal" w:date="2017-03-04T14:43:00Z">
        <w:r w:rsidDel="002C5F7C">
          <w:rPr>
            <w:sz w:val="24"/>
            <w:szCs w:val="24"/>
            <w:rtl/>
          </w:rPr>
          <w:delText>ההזמנה</w:delText>
        </w:r>
      </w:del>
      <w:ins w:id="314" w:author="ron gal" w:date="2017-03-04T14:43:00Z">
        <w:r w:rsidR="002C5F7C">
          <w:rPr>
            <w:rFonts w:hint="cs"/>
            <w:sz w:val="24"/>
            <w:szCs w:val="24"/>
            <w:rtl/>
          </w:rPr>
          <w:t>הרופא</w:t>
        </w:r>
      </w:ins>
      <w:r>
        <w:rPr>
          <w:sz w:val="24"/>
          <w:szCs w:val="24"/>
          <w:rtl/>
        </w:rPr>
        <w:t>. מחלקה זו יורשת מ</w:t>
      </w:r>
      <w:ins w:id="315" w:author="ron gal" w:date="2017-03-04T14:43:00Z">
        <w:r w:rsidR="002C5F7C">
          <w:rPr>
            <w:sz w:val="24"/>
            <w:szCs w:val="24"/>
          </w:rPr>
          <w:t xml:space="preserve"> </w:t>
        </w:r>
        <w:r w:rsidR="002C5F7C" w:rsidRPr="002C5F7C">
          <w:rPr>
            <w:sz w:val="24"/>
            <w:szCs w:val="24"/>
            <w:rPrChange w:id="316" w:author="ron gal" w:date="2017-03-04T14:43:00Z">
              <w:rPr>
                <w:rFonts w:ascii="Consolas" w:hAnsi="Consolas" w:cs="Consolas"/>
                <w:color w:val="2B91AF"/>
                <w:sz w:val="19"/>
                <w:szCs w:val="19"/>
                <w:highlight w:val="white"/>
              </w:rPr>
            </w:rPrChange>
          </w:rPr>
          <w:t>PersonDao</w:t>
        </w:r>
        <w:r w:rsidR="002C5F7C" w:rsidRPr="002C5F7C">
          <w:rPr>
            <w:sz w:val="24"/>
            <w:szCs w:val="24"/>
            <w:rPrChange w:id="317" w:author="ron gal" w:date="2017-03-04T14:43:00Z">
              <w:rPr>
                <w:rFonts w:ascii="Consolas" w:hAnsi="Consolas" w:cs="Consolas"/>
                <w:sz w:val="19"/>
                <w:szCs w:val="19"/>
                <w:highlight w:val="white"/>
              </w:rPr>
            </w:rPrChange>
          </w:rPr>
          <w:t>&lt;Domain.</w:t>
        </w:r>
        <w:r w:rsidR="002C5F7C" w:rsidRPr="002C5F7C">
          <w:rPr>
            <w:sz w:val="24"/>
            <w:szCs w:val="24"/>
            <w:rPrChange w:id="318" w:author="ron gal" w:date="2017-03-04T14:43:00Z">
              <w:rPr>
                <w:rFonts w:ascii="Consolas" w:hAnsi="Consolas" w:cs="Consolas"/>
                <w:color w:val="2B91AF"/>
                <w:sz w:val="19"/>
                <w:szCs w:val="19"/>
                <w:highlight w:val="white"/>
              </w:rPr>
            </w:rPrChange>
          </w:rPr>
          <w:t>Doctor</w:t>
        </w:r>
        <w:r w:rsidR="002C5F7C" w:rsidRPr="002C5F7C">
          <w:rPr>
            <w:sz w:val="24"/>
            <w:szCs w:val="24"/>
            <w:rPrChange w:id="319" w:author="ron gal" w:date="2017-03-04T14:43:00Z">
              <w:rPr>
                <w:rFonts w:ascii="Consolas" w:hAnsi="Consolas" w:cs="Consolas"/>
                <w:sz w:val="19"/>
                <w:szCs w:val="19"/>
                <w:highlight w:val="white"/>
              </w:rPr>
            </w:rPrChange>
          </w:rPr>
          <w:t>&gt;</w:t>
        </w:r>
        <w:r w:rsidR="002C5F7C" w:rsidDel="002C5F7C">
          <w:rPr>
            <w:sz w:val="24"/>
            <w:szCs w:val="24"/>
            <w:rtl/>
          </w:rPr>
          <w:t xml:space="preserve"> </w:t>
        </w:r>
        <w:r w:rsidR="002C5F7C">
          <w:rPr>
            <w:rFonts w:hint="cs"/>
            <w:sz w:val="24"/>
            <w:szCs w:val="24"/>
            <w:rtl/>
          </w:rPr>
          <w:t>ו</w:t>
        </w:r>
      </w:ins>
      <w:del w:id="320" w:author="ron gal" w:date="2017-03-04T14:43:00Z">
        <w:r w:rsidDel="002C5F7C">
          <w:rPr>
            <w:sz w:val="24"/>
            <w:szCs w:val="24"/>
            <w:rtl/>
          </w:rPr>
          <w:delText>&lt;</w:delText>
        </w:r>
        <w:r w:rsidDel="002C5F7C">
          <w:rPr>
            <w:sz w:val="24"/>
            <w:szCs w:val="24"/>
          </w:rPr>
          <w:delText>DBAccessBase&lt;Order</w:delText>
        </w:r>
        <w:r w:rsidDel="002C5F7C">
          <w:rPr>
            <w:sz w:val="24"/>
            <w:szCs w:val="24"/>
            <w:rtl/>
          </w:rPr>
          <w:delText xml:space="preserve"> ו</w:delText>
        </w:r>
      </w:del>
      <w:r>
        <w:rPr>
          <w:sz w:val="24"/>
          <w:szCs w:val="24"/>
          <w:rtl/>
        </w:rPr>
        <w:t xml:space="preserve">מממשת את הממשק </w:t>
      </w:r>
      <w:ins w:id="321" w:author="ron gal" w:date="2017-03-04T14:43:00Z">
        <w:r w:rsidR="002C5F7C" w:rsidRPr="002C5F7C">
          <w:rPr>
            <w:sz w:val="24"/>
            <w:szCs w:val="24"/>
            <w:rPrChange w:id="322" w:author="ron gal" w:date="2017-03-04T14:43:00Z">
              <w:rPr>
                <w:rFonts w:ascii="Consolas" w:hAnsi="Consolas" w:cs="Consolas"/>
                <w:color w:val="2B91AF"/>
                <w:sz w:val="19"/>
                <w:szCs w:val="19"/>
                <w:highlight w:val="white"/>
              </w:rPr>
            </w:rPrChange>
          </w:rPr>
          <w:t>IDoctorsDao</w:t>
        </w:r>
        <w:r w:rsidR="002C5F7C" w:rsidDel="002C5F7C">
          <w:rPr>
            <w:sz w:val="24"/>
            <w:szCs w:val="24"/>
          </w:rPr>
          <w:t xml:space="preserve"> </w:t>
        </w:r>
      </w:ins>
      <w:del w:id="323" w:author="ron gal" w:date="2017-03-04T14:43:00Z">
        <w:r w:rsidDel="002C5F7C">
          <w:rPr>
            <w:sz w:val="24"/>
            <w:szCs w:val="24"/>
          </w:rPr>
          <w:delText>IOrdersQueryProcessor</w:delText>
        </w:r>
      </w:del>
      <w:r>
        <w:rPr>
          <w:sz w:val="24"/>
          <w:szCs w:val="24"/>
          <w:rtl/>
        </w:rPr>
        <w:t xml:space="preserve">. </w:t>
      </w:r>
      <w:ins w:id="324" w:author="ron gal" w:date="2017-03-04T14:43:00Z">
        <w:r w:rsidR="002C5F7C">
          <w:rPr>
            <w:rFonts w:hint="cs"/>
            <w:sz w:val="24"/>
            <w:szCs w:val="24"/>
            <w:rtl/>
          </w:rPr>
          <w:t xml:space="preserve">המחלקה </w:t>
        </w:r>
      </w:ins>
      <w:r>
        <w:rPr>
          <w:sz w:val="24"/>
          <w:szCs w:val="24"/>
          <w:rtl/>
        </w:rPr>
        <w:t>תבצע הכנסה</w:t>
      </w:r>
      <w:ins w:id="325" w:author="ron gal" w:date="2017-03-04T14:45:00Z">
        <w:r w:rsidR="002C5F7C">
          <w:rPr>
            <w:rFonts w:hint="cs"/>
            <w:sz w:val="24"/>
            <w:szCs w:val="24"/>
            <w:rtl/>
          </w:rPr>
          <w:t xml:space="preserve"> ו</w:t>
        </w:r>
      </w:ins>
      <w:del w:id="326" w:author="ron gal" w:date="2017-03-04T14:45:00Z">
        <w:r w:rsidDel="002C5F7C">
          <w:rPr>
            <w:sz w:val="24"/>
            <w:szCs w:val="24"/>
            <w:rtl/>
          </w:rPr>
          <w:delText xml:space="preserve">, </w:delText>
        </w:r>
      </w:del>
      <w:r>
        <w:rPr>
          <w:sz w:val="24"/>
          <w:szCs w:val="24"/>
          <w:rtl/>
        </w:rPr>
        <w:t xml:space="preserve">עדכון של </w:t>
      </w:r>
      <w:del w:id="327" w:author="ron gal" w:date="2017-03-04T14:46:00Z">
        <w:r w:rsidDel="002C5F7C">
          <w:rPr>
            <w:sz w:val="24"/>
            <w:szCs w:val="24"/>
            <w:rtl/>
          </w:rPr>
          <w:delText xml:space="preserve">הזמנה </w:delText>
        </w:r>
      </w:del>
      <w:ins w:id="328" w:author="ron gal" w:date="2017-03-04T14:46:00Z">
        <w:r w:rsidR="002C5F7C">
          <w:rPr>
            <w:rFonts w:hint="cs"/>
            <w:sz w:val="24"/>
            <w:szCs w:val="24"/>
            <w:rtl/>
          </w:rPr>
          <w:t xml:space="preserve">רופא </w:t>
        </w:r>
      </w:ins>
      <w:r>
        <w:rPr>
          <w:sz w:val="24"/>
          <w:szCs w:val="24"/>
          <w:rtl/>
        </w:rPr>
        <w:t xml:space="preserve">במסד הנתונים. כמו כן, מחלקה זו אחראית על החזרת </w:t>
      </w:r>
      <w:del w:id="329" w:author="ron gal" w:date="2017-03-04T14:46:00Z">
        <w:r w:rsidDel="002C5F7C">
          <w:rPr>
            <w:sz w:val="24"/>
            <w:szCs w:val="24"/>
            <w:rtl/>
          </w:rPr>
          <w:delText xml:space="preserve">ההזמנות </w:delText>
        </w:r>
      </w:del>
      <w:ins w:id="330" w:author="ron gal" w:date="2017-03-04T14:46:00Z">
        <w:r w:rsidR="002C5F7C">
          <w:rPr>
            <w:rFonts w:hint="cs"/>
            <w:sz w:val="24"/>
            <w:szCs w:val="24"/>
            <w:rtl/>
          </w:rPr>
          <w:t>הרופאים</w:t>
        </w:r>
        <w:r w:rsidR="002C5F7C">
          <w:rPr>
            <w:sz w:val="24"/>
            <w:szCs w:val="24"/>
            <w:rtl/>
          </w:rPr>
          <w:t xml:space="preserve"> </w:t>
        </w:r>
      </w:ins>
      <w:r>
        <w:rPr>
          <w:sz w:val="24"/>
          <w:szCs w:val="24"/>
          <w:rtl/>
        </w:rPr>
        <w:t>בהתאם לפרמטרים האפשרים ממסכי המערכת השונים. המחלקה תכיל את הפעולות הבאות:</w:t>
      </w:r>
    </w:p>
    <w:p w:rsidR="002C5F7C" w:rsidRPr="002C5F7C" w:rsidRDefault="002C5F7C" w:rsidP="002C5F7C">
      <w:pPr>
        <w:rPr>
          <w:ins w:id="331" w:author="ron gal" w:date="2017-03-04T14:46:00Z"/>
          <w:sz w:val="24"/>
          <w:szCs w:val="24"/>
          <w:rPrChange w:id="332" w:author="ron gal" w:date="2017-03-04T14:46:00Z">
            <w:rPr>
              <w:ins w:id="333" w:author="ron gal" w:date="2017-03-04T14:46:00Z"/>
              <w:rFonts w:ascii="Consolas" w:hAnsi="Consolas" w:cs="Consolas"/>
              <w:sz w:val="19"/>
              <w:szCs w:val="19"/>
              <w:highlight w:val="white"/>
            </w:rPr>
          </w:rPrChange>
        </w:rPr>
        <w:pPrChange w:id="334" w:author="ron gal" w:date="2017-03-04T14:46:00Z">
          <w:pPr>
            <w:autoSpaceDE w:val="0"/>
            <w:autoSpaceDN w:val="0"/>
            <w:adjustRightInd w:val="0"/>
            <w:spacing w:line="240" w:lineRule="auto"/>
          </w:pPr>
        </w:pPrChange>
      </w:pPr>
      <w:ins w:id="335" w:author="ron gal" w:date="2017-03-04T14:46:00Z">
        <w:r>
          <w:rPr>
            <w:sz w:val="24"/>
            <w:szCs w:val="24"/>
          </w:rPr>
          <w:t xml:space="preserve">        </w:t>
        </w:r>
        <w:r w:rsidRPr="002C5F7C">
          <w:rPr>
            <w:sz w:val="24"/>
            <w:szCs w:val="24"/>
            <w:rPrChange w:id="336" w:author="ron gal" w:date="2017-03-04T14:46:00Z">
              <w:rPr>
                <w:rFonts w:ascii="Consolas" w:hAnsi="Consolas" w:cs="Consolas"/>
                <w:color w:val="2B91AF"/>
                <w:sz w:val="19"/>
                <w:szCs w:val="19"/>
                <w:highlight w:val="white"/>
              </w:rPr>
            </w:rPrChange>
          </w:rPr>
          <w:t>Doctor</w:t>
        </w:r>
        <w:r w:rsidRPr="002C5F7C">
          <w:rPr>
            <w:sz w:val="24"/>
            <w:szCs w:val="24"/>
            <w:rPrChange w:id="337" w:author="ron gal" w:date="2017-03-04T14:46:00Z">
              <w:rPr>
                <w:rFonts w:ascii="Consolas" w:hAnsi="Consolas" w:cs="Consolas"/>
                <w:sz w:val="19"/>
                <w:szCs w:val="19"/>
                <w:highlight w:val="white"/>
              </w:rPr>
            </w:rPrChange>
          </w:rPr>
          <w:t xml:space="preserve"> GetDoctor(</w:t>
        </w:r>
        <w:r w:rsidRPr="002C5F7C">
          <w:rPr>
            <w:sz w:val="24"/>
            <w:szCs w:val="24"/>
            <w:rPrChange w:id="338" w:author="ron gal" w:date="2017-03-04T14:46:00Z">
              <w:rPr>
                <w:rFonts w:ascii="Consolas" w:hAnsi="Consolas" w:cs="Consolas"/>
                <w:color w:val="0000FF"/>
                <w:sz w:val="19"/>
                <w:szCs w:val="19"/>
                <w:highlight w:val="white"/>
              </w:rPr>
            </w:rPrChange>
          </w:rPr>
          <w:t>int</w:t>
        </w:r>
        <w:r w:rsidRPr="002C5F7C">
          <w:rPr>
            <w:sz w:val="24"/>
            <w:szCs w:val="24"/>
            <w:rPrChange w:id="339" w:author="ron gal" w:date="2017-03-04T14:46:00Z">
              <w:rPr>
                <w:rFonts w:ascii="Consolas" w:hAnsi="Consolas" w:cs="Consolas"/>
                <w:sz w:val="19"/>
                <w:szCs w:val="19"/>
                <w:highlight w:val="white"/>
              </w:rPr>
            </w:rPrChange>
          </w:rPr>
          <w:t xml:space="preserve"> id);</w:t>
        </w:r>
      </w:ins>
    </w:p>
    <w:p w:rsidR="002C5F7C" w:rsidRPr="002C5F7C" w:rsidRDefault="002C5F7C" w:rsidP="002C5F7C">
      <w:pPr>
        <w:rPr>
          <w:ins w:id="340" w:author="ron gal" w:date="2017-03-04T14:46:00Z"/>
          <w:sz w:val="24"/>
          <w:szCs w:val="24"/>
          <w:rPrChange w:id="341" w:author="ron gal" w:date="2017-03-04T14:46:00Z">
            <w:rPr>
              <w:ins w:id="342" w:author="ron gal" w:date="2017-03-04T14:46:00Z"/>
              <w:rFonts w:ascii="Consolas" w:hAnsi="Consolas" w:cs="Consolas"/>
              <w:sz w:val="19"/>
              <w:szCs w:val="19"/>
              <w:highlight w:val="white"/>
            </w:rPr>
          </w:rPrChange>
        </w:rPr>
        <w:pPrChange w:id="343" w:author="ron gal" w:date="2017-03-04T14:46:00Z">
          <w:pPr>
            <w:autoSpaceDE w:val="0"/>
            <w:autoSpaceDN w:val="0"/>
            <w:adjustRightInd w:val="0"/>
            <w:spacing w:line="240" w:lineRule="auto"/>
          </w:pPr>
        </w:pPrChange>
      </w:pPr>
      <w:ins w:id="344" w:author="ron gal" w:date="2017-03-04T14:46:00Z">
        <w:r w:rsidRPr="002C5F7C">
          <w:rPr>
            <w:sz w:val="24"/>
            <w:szCs w:val="24"/>
            <w:rPrChange w:id="345" w:author="ron gal" w:date="2017-03-04T14:46:00Z">
              <w:rPr>
                <w:rFonts w:ascii="Consolas" w:hAnsi="Consolas" w:cs="Consolas"/>
                <w:sz w:val="19"/>
                <w:szCs w:val="19"/>
                <w:highlight w:val="white"/>
              </w:rPr>
            </w:rPrChange>
          </w:rPr>
          <w:t xml:space="preserve">        Domain.</w:t>
        </w:r>
        <w:r w:rsidRPr="002C5F7C">
          <w:rPr>
            <w:sz w:val="24"/>
            <w:szCs w:val="24"/>
            <w:rPrChange w:id="346" w:author="ron gal" w:date="2017-03-04T14:46:00Z">
              <w:rPr>
                <w:rFonts w:ascii="Consolas" w:hAnsi="Consolas" w:cs="Consolas"/>
                <w:color w:val="2B91AF"/>
                <w:sz w:val="19"/>
                <w:szCs w:val="19"/>
                <w:highlight w:val="white"/>
              </w:rPr>
            </w:rPrChange>
          </w:rPr>
          <w:t>Doctor</w:t>
        </w:r>
        <w:r w:rsidRPr="002C5F7C">
          <w:rPr>
            <w:sz w:val="24"/>
            <w:szCs w:val="24"/>
            <w:rPrChange w:id="347" w:author="ron gal" w:date="2017-03-04T14:46:00Z">
              <w:rPr>
                <w:rFonts w:ascii="Consolas" w:hAnsi="Consolas" w:cs="Consolas"/>
                <w:sz w:val="19"/>
                <w:szCs w:val="19"/>
                <w:highlight w:val="white"/>
              </w:rPr>
            </w:rPrChange>
          </w:rPr>
          <w:t xml:space="preserve"> Get(</w:t>
        </w:r>
        <w:r w:rsidRPr="002C5F7C">
          <w:rPr>
            <w:sz w:val="24"/>
            <w:szCs w:val="24"/>
            <w:rPrChange w:id="348" w:author="ron gal" w:date="2017-03-04T14:46:00Z">
              <w:rPr>
                <w:rFonts w:ascii="Consolas" w:hAnsi="Consolas" w:cs="Consolas"/>
                <w:color w:val="0000FF"/>
                <w:sz w:val="19"/>
                <w:szCs w:val="19"/>
                <w:highlight w:val="white"/>
              </w:rPr>
            </w:rPrChange>
          </w:rPr>
          <w:t>int</w:t>
        </w:r>
        <w:r w:rsidRPr="002C5F7C">
          <w:rPr>
            <w:sz w:val="24"/>
            <w:szCs w:val="24"/>
            <w:rPrChange w:id="349" w:author="ron gal" w:date="2017-03-04T14:46:00Z">
              <w:rPr>
                <w:rFonts w:ascii="Consolas" w:hAnsi="Consolas" w:cs="Consolas"/>
                <w:sz w:val="19"/>
                <w:szCs w:val="19"/>
                <w:highlight w:val="white"/>
              </w:rPr>
            </w:rPrChange>
          </w:rPr>
          <w:t xml:space="preserve"> id);</w:t>
        </w:r>
      </w:ins>
    </w:p>
    <w:p w:rsidR="002C5F7C" w:rsidRPr="002C5F7C" w:rsidRDefault="002C5F7C" w:rsidP="002C5F7C">
      <w:pPr>
        <w:rPr>
          <w:ins w:id="350" w:author="ron gal" w:date="2017-03-04T14:46:00Z"/>
          <w:sz w:val="24"/>
          <w:szCs w:val="24"/>
          <w:rPrChange w:id="351" w:author="ron gal" w:date="2017-03-04T14:46:00Z">
            <w:rPr>
              <w:ins w:id="352" w:author="ron gal" w:date="2017-03-04T14:46:00Z"/>
              <w:rFonts w:ascii="Consolas" w:hAnsi="Consolas" w:cs="Consolas"/>
              <w:sz w:val="19"/>
              <w:szCs w:val="19"/>
              <w:highlight w:val="white"/>
            </w:rPr>
          </w:rPrChange>
        </w:rPr>
        <w:pPrChange w:id="353" w:author="ron gal" w:date="2017-03-04T14:46:00Z">
          <w:pPr>
            <w:autoSpaceDE w:val="0"/>
            <w:autoSpaceDN w:val="0"/>
            <w:adjustRightInd w:val="0"/>
            <w:spacing w:line="240" w:lineRule="auto"/>
          </w:pPr>
        </w:pPrChange>
      </w:pPr>
      <w:ins w:id="354" w:author="ron gal" w:date="2017-03-04T14:46:00Z">
        <w:r w:rsidRPr="002C5F7C">
          <w:rPr>
            <w:sz w:val="24"/>
            <w:szCs w:val="24"/>
            <w:rPrChange w:id="355" w:author="ron gal" w:date="2017-03-04T14:46:00Z">
              <w:rPr>
                <w:rFonts w:ascii="Consolas" w:hAnsi="Consolas" w:cs="Consolas"/>
                <w:sz w:val="19"/>
                <w:szCs w:val="19"/>
                <w:highlight w:val="white"/>
              </w:rPr>
            </w:rPrChange>
          </w:rPr>
          <w:t xml:space="preserve">        </w:t>
        </w:r>
        <w:r w:rsidRPr="002C5F7C">
          <w:rPr>
            <w:sz w:val="24"/>
            <w:szCs w:val="24"/>
            <w:rPrChange w:id="356" w:author="ron gal" w:date="2017-03-04T14:46:00Z">
              <w:rPr>
                <w:rFonts w:ascii="Consolas" w:hAnsi="Consolas" w:cs="Consolas"/>
                <w:color w:val="2B91AF"/>
                <w:sz w:val="19"/>
                <w:szCs w:val="19"/>
                <w:highlight w:val="white"/>
              </w:rPr>
            </w:rPrChange>
          </w:rPr>
          <w:t>Doctor</w:t>
        </w:r>
        <w:r w:rsidRPr="002C5F7C">
          <w:rPr>
            <w:sz w:val="24"/>
            <w:szCs w:val="24"/>
            <w:rPrChange w:id="357" w:author="ron gal" w:date="2017-03-04T14:46:00Z">
              <w:rPr>
                <w:rFonts w:ascii="Consolas" w:hAnsi="Consolas" w:cs="Consolas"/>
                <w:sz w:val="19"/>
                <w:szCs w:val="19"/>
                <w:highlight w:val="white"/>
              </w:rPr>
            </w:rPrChange>
          </w:rPr>
          <w:t xml:space="preserve"> Save(</w:t>
        </w:r>
        <w:r w:rsidRPr="002C5F7C">
          <w:rPr>
            <w:sz w:val="24"/>
            <w:szCs w:val="24"/>
            <w:rPrChange w:id="358" w:author="ron gal" w:date="2017-03-04T14:46:00Z">
              <w:rPr>
                <w:rFonts w:ascii="Consolas" w:hAnsi="Consolas" w:cs="Consolas"/>
                <w:color w:val="2B91AF"/>
                <w:sz w:val="19"/>
                <w:szCs w:val="19"/>
                <w:highlight w:val="white"/>
              </w:rPr>
            </w:rPrChange>
          </w:rPr>
          <w:t>PersonLogin</w:t>
        </w:r>
        <w:r w:rsidRPr="002C5F7C">
          <w:rPr>
            <w:sz w:val="24"/>
            <w:szCs w:val="24"/>
            <w:rPrChange w:id="359" w:author="ron gal" w:date="2017-03-04T14:46:00Z">
              <w:rPr>
                <w:rFonts w:ascii="Consolas" w:hAnsi="Consolas" w:cs="Consolas"/>
                <w:sz w:val="19"/>
                <w:szCs w:val="19"/>
                <w:highlight w:val="white"/>
              </w:rPr>
            </w:rPrChange>
          </w:rPr>
          <w:t xml:space="preserve"> doctor);</w:t>
        </w:r>
      </w:ins>
    </w:p>
    <w:p w:rsidR="002C5F7C" w:rsidRPr="002C5F7C" w:rsidRDefault="002C5F7C" w:rsidP="002C5F7C">
      <w:pPr>
        <w:rPr>
          <w:ins w:id="360" w:author="ron gal" w:date="2017-03-04T14:46:00Z"/>
          <w:sz w:val="24"/>
          <w:szCs w:val="24"/>
          <w:rPrChange w:id="361" w:author="ron gal" w:date="2017-03-04T14:46:00Z">
            <w:rPr>
              <w:ins w:id="362" w:author="ron gal" w:date="2017-03-04T14:46:00Z"/>
              <w:rFonts w:ascii="Consolas" w:hAnsi="Consolas" w:cs="Consolas"/>
              <w:sz w:val="19"/>
              <w:szCs w:val="19"/>
              <w:highlight w:val="white"/>
            </w:rPr>
          </w:rPrChange>
        </w:rPr>
        <w:pPrChange w:id="363" w:author="ron gal" w:date="2017-03-04T14:46:00Z">
          <w:pPr>
            <w:autoSpaceDE w:val="0"/>
            <w:autoSpaceDN w:val="0"/>
            <w:adjustRightInd w:val="0"/>
            <w:spacing w:line="240" w:lineRule="auto"/>
          </w:pPr>
        </w:pPrChange>
      </w:pPr>
      <w:ins w:id="364" w:author="ron gal" w:date="2017-03-04T14:46:00Z">
        <w:r w:rsidRPr="002C5F7C">
          <w:rPr>
            <w:sz w:val="24"/>
            <w:szCs w:val="24"/>
            <w:rPrChange w:id="365" w:author="ron gal" w:date="2017-03-04T14:46:00Z">
              <w:rPr>
                <w:rFonts w:ascii="Consolas" w:hAnsi="Consolas" w:cs="Consolas"/>
                <w:sz w:val="19"/>
                <w:szCs w:val="19"/>
                <w:highlight w:val="white"/>
              </w:rPr>
            </w:rPrChange>
          </w:rPr>
          <w:t xml:space="preserve">        </w:t>
        </w:r>
        <w:r w:rsidRPr="002C5F7C">
          <w:rPr>
            <w:sz w:val="24"/>
            <w:szCs w:val="24"/>
            <w:rPrChange w:id="366" w:author="ron gal" w:date="2017-03-04T14:46:00Z">
              <w:rPr>
                <w:rFonts w:ascii="Consolas" w:hAnsi="Consolas" w:cs="Consolas"/>
                <w:color w:val="2B91AF"/>
                <w:sz w:val="19"/>
                <w:szCs w:val="19"/>
                <w:highlight w:val="white"/>
              </w:rPr>
            </w:rPrChange>
          </w:rPr>
          <w:t>Doctor</w:t>
        </w:r>
        <w:r w:rsidRPr="002C5F7C">
          <w:rPr>
            <w:sz w:val="24"/>
            <w:szCs w:val="24"/>
            <w:rPrChange w:id="367" w:author="ron gal" w:date="2017-03-04T14:46:00Z">
              <w:rPr>
                <w:rFonts w:ascii="Consolas" w:hAnsi="Consolas" w:cs="Consolas"/>
                <w:sz w:val="19"/>
                <w:szCs w:val="19"/>
                <w:highlight w:val="white"/>
              </w:rPr>
            </w:rPrChange>
          </w:rPr>
          <w:t xml:space="preserve"> Update(</w:t>
        </w:r>
        <w:r w:rsidRPr="002C5F7C">
          <w:rPr>
            <w:sz w:val="24"/>
            <w:szCs w:val="24"/>
            <w:rPrChange w:id="368" w:author="ron gal" w:date="2017-03-04T14:46:00Z">
              <w:rPr>
                <w:rFonts w:ascii="Consolas" w:hAnsi="Consolas" w:cs="Consolas"/>
                <w:color w:val="0000FF"/>
                <w:sz w:val="19"/>
                <w:szCs w:val="19"/>
                <w:highlight w:val="white"/>
              </w:rPr>
            </w:rPrChange>
          </w:rPr>
          <w:t>int</w:t>
        </w:r>
        <w:r w:rsidRPr="002C5F7C">
          <w:rPr>
            <w:sz w:val="24"/>
            <w:szCs w:val="24"/>
            <w:rPrChange w:id="369" w:author="ron gal" w:date="2017-03-04T14:46:00Z">
              <w:rPr>
                <w:rFonts w:ascii="Consolas" w:hAnsi="Consolas" w:cs="Consolas"/>
                <w:sz w:val="19"/>
                <w:szCs w:val="19"/>
                <w:highlight w:val="white"/>
              </w:rPr>
            </w:rPrChange>
          </w:rPr>
          <w:t xml:space="preserve"> id, </w:t>
        </w:r>
        <w:r w:rsidRPr="002C5F7C">
          <w:rPr>
            <w:sz w:val="24"/>
            <w:szCs w:val="24"/>
            <w:rPrChange w:id="370" w:author="ron gal" w:date="2017-03-04T14:46:00Z">
              <w:rPr>
                <w:rFonts w:ascii="Consolas" w:hAnsi="Consolas" w:cs="Consolas"/>
                <w:color w:val="2B91AF"/>
                <w:sz w:val="19"/>
                <w:szCs w:val="19"/>
                <w:highlight w:val="white"/>
              </w:rPr>
            </w:rPrChange>
          </w:rPr>
          <w:t>Doctor</w:t>
        </w:r>
        <w:r w:rsidRPr="002C5F7C">
          <w:rPr>
            <w:sz w:val="24"/>
            <w:szCs w:val="24"/>
            <w:rPrChange w:id="371" w:author="ron gal" w:date="2017-03-04T14:46:00Z">
              <w:rPr>
                <w:rFonts w:ascii="Consolas" w:hAnsi="Consolas" w:cs="Consolas"/>
                <w:sz w:val="19"/>
                <w:szCs w:val="19"/>
                <w:highlight w:val="white"/>
              </w:rPr>
            </w:rPrChange>
          </w:rPr>
          <w:t xml:space="preserve"> doctor);</w:t>
        </w:r>
      </w:ins>
    </w:p>
    <w:p w:rsidR="002C5F7C" w:rsidRPr="002C5F7C" w:rsidRDefault="002C5F7C" w:rsidP="002C5F7C">
      <w:pPr>
        <w:rPr>
          <w:ins w:id="372" w:author="ron gal" w:date="2017-03-04T14:46:00Z"/>
          <w:sz w:val="24"/>
          <w:szCs w:val="24"/>
          <w:rPrChange w:id="373" w:author="ron gal" w:date="2017-03-04T14:46:00Z">
            <w:rPr>
              <w:ins w:id="374" w:author="ron gal" w:date="2017-03-04T14:46:00Z"/>
              <w:rFonts w:ascii="Consolas" w:hAnsi="Consolas" w:cs="Consolas"/>
              <w:sz w:val="19"/>
              <w:szCs w:val="19"/>
              <w:highlight w:val="white"/>
            </w:rPr>
          </w:rPrChange>
        </w:rPr>
        <w:pPrChange w:id="375" w:author="ron gal" w:date="2017-03-04T14:46:00Z">
          <w:pPr>
            <w:autoSpaceDE w:val="0"/>
            <w:autoSpaceDN w:val="0"/>
            <w:adjustRightInd w:val="0"/>
            <w:spacing w:line="240" w:lineRule="auto"/>
          </w:pPr>
        </w:pPrChange>
      </w:pPr>
      <w:ins w:id="376" w:author="ron gal" w:date="2017-03-04T14:46:00Z">
        <w:r w:rsidRPr="002C5F7C">
          <w:rPr>
            <w:sz w:val="24"/>
            <w:szCs w:val="24"/>
            <w:rPrChange w:id="377" w:author="ron gal" w:date="2017-03-04T14:46:00Z">
              <w:rPr>
                <w:rFonts w:ascii="Consolas" w:hAnsi="Consolas" w:cs="Consolas"/>
                <w:sz w:val="19"/>
                <w:szCs w:val="19"/>
                <w:highlight w:val="white"/>
              </w:rPr>
            </w:rPrChange>
          </w:rPr>
          <w:t xml:space="preserve">        </w:t>
        </w:r>
        <w:r w:rsidRPr="002C5F7C">
          <w:rPr>
            <w:sz w:val="24"/>
            <w:szCs w:val="24"/>
            <w:rPrChange w:id="378" w:author="ron gal" w:date="2017-03-04T14:46:00Z">
              <w:rPr>
                <w:rFonts w:ascii="Consolas" w:hAnsi="Consolas" w:cs="Consolas"/>
                <w:color w:val="0000FF"/>
                <w:sz w:val="19"/>
                <w:szCs w:val="19"/>
                <w:highlight w:val="white"/>
              </w:rPr>
            </w:rPrChange>
          </w:rPr>
          <w:t>bool</w:t>
        </w:r>
        <w:r w:rsidRPr="002C5F7C">
          <w:rPr>
            <w:sz w:val="24"/>
            <w:szCs w:val="24"/>
            <w:rPrChange w:id="379" w:author="ron gal" w:date="2017-03-04T14:46:00Z">
              <w:rPr>
                <w:rFonts w:ascii="Consolas" w:hAnsi="Consolas" w:cs="Consolas"/>
                <w:sz w:val="19"/>
                <w:szCs w:val="19"/>
                <w:highlight w:val="white"/>
              </w:rPr>
            </w:rPrChange>
          </w:rPr>
          <w:t xml:space="preserve"> Exists(</w:t>
        </w:r>
        <w:r w:rsidRPr="002C5F7C">
          <w:rPr>
            <w:sz w:val="24"/>
            <w:szCs w:val="24"/>
            <w:rPrChange w:id="380" w:author="ron gal" w:date="2017-03-04T14:46:00Z">
              <w:rPr>
                <w:rFonts w:ascii="Consolas" w:hAnsi="Consolas" w:cs="Consolas"/>
                <w:color w:val="0000FF"/>
                <w:sz w:val="19"/>
                <w:szCs w:val="19"/>
                <w:highlight w:val="white"/>
              </w:rPr>
            </w:rPrChange>
          </w:rPr>
          <w:t>string username);</w:t>
        </w:r>
      </w:ins>
    </w:p>
    <w:p w:rsidR="002C5F7C" w:rsidRPr="002C5F7C" w:rsidRDefault="002C5F7C" w:rsidP="002C5F7C">
      <w:pPr>
        <w:rPr>
          <w:ins w:id="381" w:author="ron gal" w:date="2017-03-04T14:46:00Z"/>
          <w:sz w:val="24"/>
          <w:szCs w:val="24"/>
          <w:rPrChange w:id="382" w:author="ron gal" w:date="2017-03-04T14:46:00Z">
            <w:rPr>
              <w:ins w:id="383" w:author="ron gal" w:date="2017-03-04T14:46:00Z"/>
              <w:rFonts w:ascii="Consolas" w:hAnsi="Consolas" w:cs="Consolas"/>
              <w:sz w:val="19"/>
              <w:szCs w:val="19"/>
              <w:highlight w:val="white"/>
            </w:rPr>
          </w:rPrChange>
        </w:rPr>
        <w:pPrChange w:id="384" w:author="ron gal" w:date="2017-03-04T14:46:00Z">
          <w:pPr>
            <w:autoSpaceDE w:val="0"/>
            <w:autoSpaceDN w:val="0"/>
            <w:adjustRightInd w:val="0"/>
            <w:spacing w:line="240" w:lineRule="auto"/>
          </w:pPr>
        </w:pPrChange>
      </w:pPr>
      <w:ins w:id="385" w:author="ron gal" w:date="2017-03-04T14:46:00Z">
        <w:r w:rsidRPr="002C5F7C">
          <w:rPr>
            <w:sz w:val="24"/>
            <w:szCs w:val="24"/>
            <w:rPrChange w:id="386" w:author="ron gal" w:date="2017-03-04T14:46:00Z">
              <w:rPr>
                <w:rFonts w:ascii="Consolas" w:hAnsi="Consolas" w:cs="Consolas"/>
                <w:sz w:val="19"/>
                <w:szCs w:val="19"/>
                <w:highlight w:val="white"/>
              </w:rPr>
            </w:rPrChange>
          </w:rPr>
          <w:lastRenderedPageBreak/>
          <w:t xml:space="preserve">        </w:t>
        </w:r>
        <w:r w:rsidRPr="002C5F7C">
          <w:rPr>
            <w:sz w:val="24"/>
            <w:szCs w:val="24"/>
            <w:rPrChange w:id="387" w:author="ron gal" w:date="2017-03-04T14:46:00Z">
              <w:rPr>
                <w:rFonts w:ascii="Consolas" w:hAnsi="Consolas" w:cs="Consolas"/>
                <w:color w:val="2B91AF"/>
                <w:sz w:val="19"/>
                <w:szCs w:val="19"/>
                <w:highlight w:val="white"/>
              </w:rPr>
            </w:rPrChange>
          </w:rPr>
          <w:t>IEnumerable</w:t>
        </w:r>
        <w:r w:rsidRPr="002C5F7C">
          <w:rPr>
            <w:sz w:val="24"/>
            <w:szCs w:val="24"/>
            <w:rPrChange w:id="388" w:author="ron gal" w:date="2017-03-04T14:46:00Z">
              <w:rPr>
                <w:rFonts w:ascii="Consolas" w:hAnsi="Consolas" w:cs="Consolas"/>
                <w:sz w:val="19"/>
                <w:szCs w:val="19"/>
                <w:highlight w:val="white"/>
              </w:rPr>
            </w:rPrChange>
          </w:rPr>
          <w:t>&lt;</w:t>
        </w:r>
        <w:r w:rsidRPr="002C5F7C">
          <w:rPr>
            <w:sz w:val="24"/>
            <w:szCs w:val="24"/>
            <w:rPrChange w:id="389" w:author="ron gal" w:date="2017-03-04T14:46:00Z">
              <w:rPr>
                <w:rFonts w:ascii="Consolas" w:hAnsi="Consolas" w:cs="Consolas"/>
                <w:color w:val="2B91AF"/>
                <w:sz w:val="19"/>
                <w:szCs w:val="19"/>
                <w:highlight w:val="white"/>
              </w:rPr>
            </w:rPrChange>
          </w:rPr>
          <w:t>Doctor</w:t>
        </w:r>
        <w:r w:rsidRPr="002C5F7C">
          <w:rPr>
            <w:sz w:val="24"/>
            <w:szCs w:val="24"/>
            <w:rPrChange w:id="390" w:author="ron gal" w:date="2017-03-04T14:46:00Z">
              <w:rPr>
                <w:rFonts w:ascii="Consolas" w:hAnsi="Consolas" w:cs="Consolas"/>
                <w:sz w:val="19"/>
                <w:szCs w:val="19"/>
                <w:highlight w:val="white"/>
              </w:rPr>
            </w:rPrChange>
          </w:rPr>
          <w:t>&gt; Search(</w:t>
        </w:r>
        <w:r w:rsidRPr="002C5F7C">
          <w:rPr>
            <w:sz w:val="24"/>
            <w:szCs w:val="24"/>
            <w:rPrChange w:id="391" w:author="ron gal" w:date="2017-03-04T14:46:00Z">
              <w:rPr>
                <w:rFonts w:ascii="Consolas" w:hAnsi="Consolas" w:cs="Consolas"/>
                <w:color w:val="0000FF"/>
                <w:sz w:val="19"/>
                <w:szCs w:val="19"/>
                <w:highlight w:val="white"/>
              </w:rPr>
            </w:rPrChange>
          </w:rPr>
          <w:t>string</w:t>
        </w:r>
        <w:r w:rsidRPr="002C5F7C">
          <w:rPr>
            <w:sz w:val="24"/>
            <w:szCs w:val="24"/>
            <w:rPrChange w:id="392" w:author="ron gal" w:date="2017-03-04T14:46:00Z">
              <w:rPr>
                <w:rFonts w:ascii="Consolas" w:hAnsi="Consolas" w:cs="Consolas"/>
                <w:sz w:val="19"/>
                <w:szCs w:val="19"/>
                <w:highlight w:val="white"/>
              </w:rPr>
            </w:rPrChange>
          </w:rPr>
          <w:t xml:space="preserve"> firstName, </w:t>
        </w:r>
        <w:r w:rsidRPr="002C5F7C">
          <w:rPr>
            <w:sz w:val="24"/>
            <w:szCs w:val="24"/>
            <w:rPrChange w:id="393" w:author="ron gal" w:date="2017-03-04T14:46:00Z">
              <w:rPr>
                <w:rFonts w:ascii="Consolas" w:hAnsi="Consolas" w:cs="Consolas"/>
                <w:color w:val="0000FF"/>
                <w:sz w:val="19"/>
                <w:szCs w:val="19"/>
                <w:highlight w:val="white"/>
              </w:rPr>
            </w:rPrChange>
          </w:rPr>
          <w:t>string</w:t>
        </w:r>
        <w:r w:rsidRPr="002C5F7C">
          <w:rPr>
            <w:sz w:val="24"/>
            <w:szCs w:val="24"/>
            <w:rPrChange w:id="394" w:author="ron gal" w:date="2017-03-04T14:46:00Z">
              <w:rPr>
                <w:rFonts w:ascii="Consolas" w:hAnsi="Consolas" w:cs="Consolas"/>
                <w:sz w:val="19"/>
                <w:szCs w:val="19"/>
                <w:highlight w:val="white"/>
              </w:rPr>
            </w:rPrChange>
          </w:rPr>
          <w:t xml:space="preserve"> lastName, </w:t>
        </w:r>
        <w:r w:rsidRPr="002C5F7C">
          <w:rPr>
            <w:sz w:val="24"/>
            <w:szCs w:val="24"/>
            <w:rPrChange w:id="395" w:author="ron gal" w:date="2017-03-04T14:46:00Z">
              <w:rPr>
                <w:rFonts w:ascii="Consolas" w:hAnsi="Consolas" w:cs="Consolas"/>
                <w:color w:val="0000FF"/>
                <w:sz w:val="19"/>
                <w:szCs w:val="19"/>
                <w:highlight w:val="white"/>
              </w:rPr>
            </w:rPrChange>
          </w:rPr>
          <w:t>string</w:t>
        </w:r>
        <w:r w:rsidRPr="002C5F7C">
          <w:rPr>
            <w:sz w:val="24"/>
            <w:szCs w:val="24"/>
            <w:rPrChange w:id="396" w:author="ron gal" w:date="2017-03-04T14:46:00Z">
              <w:rPr>
                <w:rFonts w:ascii="Consolas" w:hAnsi="Consolas" w:cs="Consolas"/>
                <w:sz w:val="19"/>
                <w:szCs w:val="19"/>
                <w:highlight w:val="white"/>
              </w:rPr>
            </w:rPrChange>
          </w:rPr>
          <w:t xml:space="preserve"> address, </w:t>
        </w:r>
        <w:r w:rsidRPr="002C5F7C">
          <w:rPr>
            <w:sz w:val="24"/>
            <w:szCs w:val="24"/>
            <w:rPrChange w:id="397" w:author="ron gal" w:date="2017-03-04T14:46:00Z">
              <w:rPr>
                <w:rFonts w:ascii="Consolas" w:hAnsi="Consolas" w:cs="Consolas"/>
                <w:color w:val="0000FF"/>
                <w:sz w:val="19"/>
                <w:szCs w:val="19"/>
                <w:highlight w:val="white"/>
              </w:rPr>
            </w:rPrChange>
          </w:rPr>
          <w:t>int</w:t>
        </w:r>
        <w:r w:rsidRPr="002C5F7C">
          <w:rPr>
            <w:sz w:val="24"/>
            <w:szCs w:val="24"/>
            <w:rPrChange w:id="398" w:author="ron gal" w:date="2017-03-04T14:46:00Z">
              <w:rPr>
                <w:rFonts w:ascii="Consolas" w:hAnsi="Consolas" w:cs="Consolas"/>
                <w:sz w:val="19"/>
                <w:szCs w:val="19"/>
                <w:highlight w:val="white"/>
              </w:rPr>
            </w:rPrChange>
          </w:rPr>
          <w:t>? id);</w:t>
        </w:r>
      </w:ins>
    </w:p>
    <w:p w:rsidR="00481634" w:rsidRPr="002C5F7C" w:rsidDel="002C5F7C" w:rsidRDefault="002C5F7C" w:rsidP="002C5F7C">
      <w:pPr>
        <w:rPr>
          <w:del w:id="399" w:author="ron gal" w:date="2017-03-04T14:46:00Z"/>
          <w:sz w:val="24"/>
          <w:szCs w:val="24"/>
          <w:rPrChange w:id="400" w:author="ron gal" w:date="2017-03-04T14:46:00Z">
            <w:rPr>
              <w:del w:id="401" w:author="ron gal" w:date="2017-03-04T14:46:00Z"/>
            </w:rPr>
          </w:rPrChange>
        </w:rPr>
      </w:pPr>
      <w:ins w:id="402" w:author="ron gal" w:date="2017-03-04T14:46:00Z">
        <w:r w:rsidRPr="002C5F7C">
          <w:rPr>
            <w:sz w:val="24"/>
            <w:szCs w:val="24"/>
            <w:rPrChange w:id="403" w:author="ron gal" w:date="2017-03-04T14:46:00Z">
              <w:rPr>
                <w:rFonts w:ascii="Consolas" w:hAnsi="Consolas" w:cs="Consolas"/>
                <w:sz w:val="19"/>
                <w:szCs w:val="19"/>
                <w:highlight w:val="white"/>
              </w:rPr>
            </w:rPrChange>
          </w:rPr>
          <w:t xml:space="preserve">        </w:t>
        </w:r>
        <w:r w:rsidRPr="002C5F7C">
          <w:rPr>
            <w:sz w:val="24"/>
            <w:szCs w:val="24"/>
            <w:rPrChange w:id="404" w:author="ron gal" w:date="2017-03-04T14:46:00Z">
              <w:rPr>
                <w:rFonts w:ascii="Consolas" w:hAnsi="Consolas" w:cs="Consolas"/>
                <w:color w:val="2B91AF"/>
                <w:sz w:val="19"/>
                <w:szCs w:val="19"/>
                <w:highlight w:val="white"/>
              </w:rPr>
            </w:rPrChange>
          </w:rPr>
          <w:t>Doctor</w:t>
        </w:r>
        <w:r w:rsidRPr="002C5F7C">
          <w:rPr>
            <w:sz w:val="24"/>
            <w:szCs w:val="24"/>
            <w:rPrChange w:id="405" w:author="ron gal" w:date="2017-03-04T14:46:00Z">
              <w:rPr>
                <w:rFonts w:ascii="Consolas" w:hAnsi="Consolas" w:cs="Consolas"/>
                <w:sz w:val="19"/>
                <w:szCs w:val="19"/>
                <w:highlight w:val="white"/>
              </w:rPr>
            </w:rPrChange>
          </w:rPr>
          <w:t xml:space="preserve"> AddRecommendation(</w:t>
        </w:r>
        <w:r w:rsidRPr="002C5F7C">
          <w:rPr>
            <w:sz w:val="24"/>
            <w:szCs w:val="24"/>
            <w:rPrChange w:id="406" w:author="ron gal" w:date="2017-03-04T14:46:00Z">
              <w:rPr>
                <w:rFonts w:ascii="Consolas" w:hAnsi="Consolas" w:cs="Consolas"/>
                <w:color w:val="0000FF"/>
                <w:sz w:val="19"/>
                <w:szCs w:val="19"/>
                <w:highlight w:val="white"/>
              </w:rPr>
            </w:rPrChange>
          </w:rPr>
          <w:t>string</w:t>
        </w:r>
        <w:r w:rsidRPr="002C5F7C">
          <w:rPr>
            <w:sz w:val="24"/>
            <w:szCs w:val="24"/>
            <w:rPrChange w:id="407" w:author="ron gal" w:date="2017-03-04T14:46:00Z">
              <w:rPr>
                <w:rFonts w:ascii="Consolas" w:hAnsi="Consolas" w:cs="Consolas"/>
                <w:sz w:val="19"/>
                <w:szCs w:val="19"/>
                <w:highlight w:val="white"/>
              </w:rPr>
            </w:rPrChange>
          </w:rPr>
          <w:t xml:space="preserve"> recommendation, </w:t>
        </w:r>
        <w:r w:rsidRPr="002C5F7C">
          <w:rPr>
            <w:sz w:val="24"/>
            <w:szCs w:val="24"/>
            <w:rPrChange w:id="408" w:author="ron gal" w:date="2017-03-04T14:46:00Z">
              <w:rPr>
                <w:rFonts w:ascii="Consolas" w:hAnsi="Consolas" w:cs="Consolas"/>
                <w:color w:val="0000FF"/>
                <w:sz w:val="19"/>
                <w:szCs w:val="19"/>
                <w:highlight w:val="white"/>
              </w:rPr>
            </w:rPrChange>
          </w:rPr>
          <w:t>int</w:t>
        </w:r>
        <w:r w:rsidRPr="002C5F7C">
          <w:rPr>
            <w:sz w:val="24"/>
            <w:szCs w:val="24"/>
            <w:rPrChange w:id="409" w:author="ron gal" w:date="2017-03-04T14:46:00Z">
              <w:rPr>
                <w:rFonts w:ascii="Consolas" w:hAnsi="Consolas" w:cs="Consolas"/>
                <w:sz w:val="19"/>
                <w:szCs w:val="19"/>
                <w:highlight w:val="white"/>
              </w:rPr>
            </w:rPrChange>
          </w:rPr>
          <w:t xml:space="preserve"> vetId, </w:t>
        </w:r>
        <w:r w:rsidRPr="002C5F7C">
          <w:rPr>
            <w:sz w:val="24"/>
            <w:szCs w:val="24"/>
            <w:rPrChange w:id="410" w:author="ron gal" w:date="2017-03-04T14:46:00Z">
              <w:rPr>
                <w:rFonts w:ascii="Consolas" w:hAnsi="Consolas" w:cs="Consolas"/>
                <w:color w:val="0000FF"/>
                <w:sz w:val="19"/>
                <w:szCs w:val="19"/>
                <w:highlight w:val="white"/>
              </w:rPr>
            </w:rPrChange>
          </w:rPr>
          <w:t>int</w:t>
        </w:r>
        <w:r w:rsidRPr="002C5F7C">
          <w:rPr>
            <w:sz w:val="24"/>
            <w:szCs w:val="24"/>
            <w:rPrChange w:id="411" w:author="ron gal" w:date="2017-03-04T14:46:00Z">
              <w:rPr>
                <w:rFonts w:ascii="Consolas" w:hAnsi="Consolas" w:cs="Consolas"/>
                <w:sz w:val="19"/>
                <w:szCs w:val="19"/>
                <w:highlight w:val="white"/>
              </w:rPr>
            </w:rPrChange>
          </w:rPr>
          <w:t xml:space="preserve"> ownerId);</w:t>
        </w:r>
        <w:r w:rsidDel="002C5F7C">
          <w:rPr>
            <w:sz w:val="24"/>
            <w:szCs w:val="24"/>
          </w:rPr>
          <w:t xml:space="preserve"> </w:t>
        </w:r>
      </w:ins>
      <w:del w:id="412" w:author="ron gal" w:date="2017-03-04T14:46:00Z">
        <w:r w:rsidR="00471D70" w:rsidDel="002C5F7C">
          <w:rPr>
            <w:sz w:val="24"/>
            <w:szCs w:val="24"/>
          </w:rPr>
          <w:delText>List&lt;DTOs.Order&gt; Search(int? orderId, int? ownerId, string ownerName, int?[] orderStatusIds, int? fieldId, string fieldName, DateTime? startDate, DateTime? endDate);</w:delText>
        </w:r>
      </w:del>
    </w:p>
    <w:p w:rsidR="00481634" w:rsidRPr="002C5F7C" w:rsidDel="002C5F7C" w:rsidRDefault="00481634">
      <w:pPr>
        <w:rPr>
          <w:del w:id="413" w:author="ron gal" w:date="2017-03-04T14:46:00Z"/>
          <w:sz w:val="24"/>
          <w:szCs w:val="24"/>
          <w:rPrChange w:id="414" w:author="ron gal" w:date="2017-03-04T14:46:00Z">
            <w:rPr>
              <w:del w:id="415" w:author="ron gal" w:date="2017-03-04T14:46:00Z"/>
            </w:rPr>
          </w:rPrChange>
        </w:rPr>
      </w:pPr>
    </w:p>
    <w:p w:rsidR="00481634" w:rsidRPr="002C5F7C" w:rsidDel="002C5F7C" w:rsidRDefault="00471D70">
      <w:pPr>
        <w:rPr>
          <w:del w:id="416" w:author="ron gal" w:date="2017-03-04T14:46:00Z"/>
          <w:sz w:val="24"/>
          <w:szCs w:val="24"/>
          <w:rPrChange w:id="417" w:author="ron gal" w:date="2017-03-04T14:46:00Z">
            <w:rPr>
              <w:del w:id="418" w:author="ron gal" w:date="2017-03-04T14:46:00Z"/>
            </w:rPr>
          </w:rPrChange>
        </w:rPr>
      </w:pPr>
      <w:del w:id="419" w:author="ron gal" w:date="2017-03-04T14:46:00Z">
        <w:r w:rsidDel="002C5F7C">
          <w:rPr>
            <w:sz w:val="24"/>
            <w:szCs w:val="24"/>
          </w:rPr>
          <w:delText>DTOs.Order GetOrder(int id);</w:delText>
        </w:r>
      </w:del>
    </w:p>
    <w:p w:rsidR="00481634" w:rsidRPr="002C5F7C" w:rsidDel="002C5F7C" w:rsidRDefault="00481634">
      <w:pPr>
        <w:rPr>
          <w:del w:id="420" w:author="ron gal" w:date="2017-03-04T14:46:00Z"/>
          <w:sz w:val="24"/>
          <w:szCs w:val="24"/>
          <w:rPrChange w:id="421" w:author="ron gal" w:date="2017-03-04T14:46:00Z">
            <w:rPr>
              <w:del w:id="422" w:author="ron gal" w:date="2017-03-04T14:46:00Z"/>
            </w:rPr>
          </w:rPrChange>
        </w:rPr>
      </w:pPr>
    </w:p>
    <w:p w:rsidR="00481634" w:rsidRPr="002C5F7C" w:rsidDel="002C5F7C" w:rsidRDefault="00471D70">
      <w:pPr>
        <w:rPr>
          <w:del w:id="423" w:author="ron gal" w:date="2017-03-04T14:46:00Z"/>
          <w:sz w:val="24"/>
          <w:szCs w:val="24"/>
          <w:rPrChange w:id="424" w:author="ron gal" w:date="2017-03-04T14:46:00Z">
            <w:rPr>
              <w:del w:id="425" w:author="ron gal" w:date="2017-03-04T14:46:00Z"/>
            </w:rPr>
          </w:rPrChange>
        </w:rPr>
      </w:pPr>
      <w:del w:id="426" w:author="ron gal" w:date="2017-03-04T14:46:00Z">
        <w:r w:rsidDel="002C5F7C">
          <w:rPr>
            <w:sz w:val="24"/>
            <w:szCs w:val="24"/>
          </w:rPr>
          <w:delText>DTOs.Order Save(DTOs.Order order);</w:delText>
        </w:r>
      </w:del>
    </w:p>
    <w:p w:rsidR="00481634" w:rsidRPr="002C5F7C" w:rsidDel="002C5F7C" w:rsidRDefault="00481634">
      <w:pPr>
        <w:rPr>
          <w:del w:id="427" w:author="ron gal" w:date="2017-03-04T14:46:00Z"/>
          <w:sz w:val="24"/>
          <w:szCs w:val="24"/>
          <w:rPrChange w:id="428" w:author="ron gal" w:date="2017-03-04T14:46:00Z">
            <w:rPr>
              <w:del w:id="429" w:author="ron gal" w:date="2017-03-04T14:46:00Z"/>
            </w:rPr>
          </w:rPrChange>
        </w:rPr>
      </w:pPr>
    </w:p>
    <w:p w:rsidR="00481634" w:rsidRPr="002C5F7C" w:rsidDel="002C5F7C" w:rsidRDefault="00471D70">
      <w:pPr>
        <w:rPr>
          <w:del w:id="430" w:author="ron gal" w:date="2017-03-04T14:46:00Z"/>
          <w:sz w:val="24"/>
          <w:szCs w:val="24"/>
          <w:rPrChange w:id="431" w:author="ron gal" w:date="2017-03-04T14:46:00Z">
            <w:rPr>
              <w:del w:id="432" w:author="ron gal" w:date="2017-03-04T14:46:00Z"/>
            </w:rPr>
          </w:rPrChange>
        </w:rPr>
      </w:pPr>
      <w:del w:id="433" w:author="ron gal" w:date="2017-03-04T14:46:00Z">
        <w:r w:rsidDel="002C5F7C">
          <w:rPr>
            <w:sz w:val="24"/>
            <w:szCs w:val="24"/>
          </w:rPr>
          <w:delText>DTOs.Order Update(int id, DTOs.Order order);</w:delText>
        </w:r>
      </w:del>
    </w:p>
    <w:p w:rsidR="00481634" w:rsidRPr="002C5F7C" w:rsidDel="002C5F7C" w:rsidRDefault="00481634">
      <w:pPr>
        <w:rPr>
          <w:del w:id="434" w:author="ron gal" w:date="2017-03-04T14:46:00Z"/>
          <w:sz w:val="24"/>
          <w:szCs w:val="24"/>
          <w:rPrChange w:id="435" w:author="ron gal" w:date="2017-03-04T14:46:00Z">
            <w:rPr>
              <w:del w:id="436" w:author="ron gal" w:date="2017-03-04T14:46:00Z"/>
            </w:rPr>
          </w:rPrChange>
        </w:rPr>
      </w:pPr>
    </w:p>
    <w:p w:rsidR="00481634" w:rsidRPr="002C5F7C" w:rsidDel="002C5F7C" w:rsidRDefault="00471D70">
      <w:pPr>
        <w:rPr>
          <w:del w:id="437" w:author="ron gal" w:date="2017-03-04T14:46:00Z"/>
          <w:sz w:val="24"/>
          <w:szCs w:val="24"/>
          <w:rPrChange w:id="438" w:author="ron gal" w:date="2017-03-04T14:46:00Z">
            <w:rPr>
              <w:del w:id="439" w:author="ron gal" w:date="2017-03-04T14:46:00Z"/>
            </w:rPr>
          </w:rPrChange>
        </w:rPr>
      </w:pPr>
      <w:del w:id="440" w:author="ron gal" w:date="2017-03-04T14:46:00Z">
        <w:r w:rsidDel="002C5F7C">
          <w:rPr>
            <w:sz w:val="24"/>
            <w:szCs w:val="24"/>
          </w:rPr>
          <w:delText>List&lt;DTOs.Order&gt; SearchOptionalOrders(int? fieldId, string fieldName, int? fieldTypeId, DateTime date);</w:delText>
        </w:r>
      </w:del>
    </w:p>
    <w:p w:rsidR="00481634" w:rsidRPr="002C5F7C" w:rsidDel="002C5F7C" w:rsidRDefault="00481634">
      <w:pPr>
        <w:rPr>
          <w:del w:id="441" w:author="ron gal" w:date="2017-03-04T14:46:00Z"/>
          <w:sz w:val="24"/>
          <w:szCs w:val="24"/>
          <w:rPrChange w:id="442" w:author="ron gal" w:date="2017-03-04T14:46:00Z">
            <w:rPr>
              <w:del w:id="443" w:author="ron gal" w:date="2017-03-04T14:46:00Z"/>
            </w:rPr>
          </w:rPrChange>
        </w:rPr>
      </w:pPr>
    </w:p>
    <w:p w:rsidR="00481634" w:rsidRPr="002C5F7C" w:rsidRDefault="00471D70">
      <w:pPr>
        <w:rPr>
          <w:sz w:val="24"/>
          <w:szCs w:val="24"/>
          <w:rPrChange w:id="444" w:author="ron gal" w:date="2017-03-04T14:46:00Z">
            <w:rPr/>
          </w:rPrChange>
        </w:rPr>
      </w:pPr>
      <w:del w:id="445" w:author="ron gal" w:date="2017-03-04T14:46:00Z">
        <w:r w:rsidDel="002C5F7C">
          <w:rPr>
            <w:sz w:val="24"/>
            <w:szCs w:val="24"/>
          </w:rPr>
          <w:delText>IEnumerable&lt;DTOs.Order&gt; SearchAvailableOrdersToJoin(int? ownerId, string ownerName, int? orderId, int? orderStatusId, int? fieldId, string fieldName, DateTime? startDate, DateTime? endDate);</w:delText>
        </w:r>
      </w:del>
    </w:p>
    <w:p w:rsidR="00481634" w:rsidRDefault="00481634"/>
    <w:p w:rsidR="00481634" w:rsidRDefault="00481634"/>
    <w:p w:rsidR="00481634" w:rsidRDefault="00481634">
      <w:pPr>
        <w:bidi/>
      </w:pPr>
    </w:p>
    <w:p w:rsidR="00481634" w:rsidRDefault="00471D70" w:rsidP="00A27D69">
      <w:pPr>
        <w:bidi/>
      </w:pPr>
      <w:r>
        <w:rPr>
          <w:b/>
          <w:sz w:val="24"/>
          <w:szCs w:val="24"/>
          <w:rtl/>
        </w:rPr>
        <w:t xml:space="preserve">מחלקת </w:t>
      </w:r>
      <w:ins w:id="446" w:author="ron gal" w:date="2017-03-04T14:57:00Z">
        <w:r w:rsidR="00A27D69" w:rsidRPr="00A27D69">
          <w:rPr>
            <w:b/>
            <w:sz w:val="24"/>
            <w:szCs w:val="24"/>
            <w:rPrChange w:id="447" w:author="ron gal" w:date="2017-03-04T14:59:00Z">
              <w:rPr>
                <w:rFonts w:ascii="Consolas" w:hAnsi="Consolas" w:cs="Consolas"/>
                <w:color w:val="2B91AF"/>
                <w:sz w:val="19"/>
                <w:szCs w:val="19"/>
                <w:highlight w:val="white"/>
              </w:rPr>
            </w:rPrChange>
          </w:rPr>
          <w:t>OwnersDao</w:t>
        </w:r>
        <w:r w:rsidR="00A27D69" w:rsidDel="00A27D69">
          <w:rPr>
            <w:b/>
            <w:sz w:val="24"/>
            <w:szCs w:val="24"/>
          </w:rPr>
          <w:t xml:space="preserve"> </w:t>
        </w:r>
      </w:ins>
      <w:del w:id="448" w:author="ron gal" w:date="2017-03-04T14:57:00Z">
        <w:r w:rsidDel="00A27D69">
          <w:rPr>
            <w:b/>
            <w:sz w:val="24"/>
            <w:szCs w:val="24"/>
          </w:rPr>
          <w:delText>ComplaintsQueryProcessor</w:delText>
        </w:r>
      </w:del>
    </w:p>
    <w:p w:rsidR="00481634" w:rsidRPr="00A27D69" w:rsidRDefault="00471D70" w:rsidP="00A27D69">
      <w:pPr>
        <w:bidi/>
        <w:rPr>
          <w:sz w:val="24"/>
          <w:szCs w:val="24"/>
          <w:rPrChange w:id="449" w:author="ron gal" w:date="2017-03-04T14:59:00Z">
            <w:rPr/>
          </w:rPrChange>
        </w:rPr>
        <w:pPrChange w:id="450" w:author="ron gal" w:date="2017-03-04T14:59:00Z">
          <w:pPr>
            <w:bidi/>
          </w:pPr>
        </w:pPrChange>
      </w:pPr>
      <w:r>
        <w:rPr>
          <w:sz w:val="24"/>
          <w:szCs w:val="24"/>
          <w:rtl/>
        </w:rPr>
        <w:t xml:space="preserve">מחלקה זו אחראית על ישות </w:t>
      </w:r>
      <w:del w:id="451" w:author="ron gal" w:date="2017-03-04T14:57:00Z">
        <w:r w:rsidDel="00A27D69">
          <w:rPr>
            <w:sz w:val="24"/>
            <w:szCs w:val="24"/>
            <w:rtl/>
          </w:rPr>
          <w:delText>התלונה</w:delText>
        </w:r>
      </w:del>
      <w:ins w:id="452" w:author="ron gal" w:date="2017-03-04T14:57:00Z">
        <w:r w:rsidR="00A27D69">
          <w:rPr>
            <w:rFonts w:hint="cs"/>
            <w:sz w:val="24"/>
            <w:szCs w:val="24"/>
            <w:rtl/>
          </w:rPr>
          <w:t>הבעלים</w:t>
        </w:r>
      </w:ins>
      <w:r>
        <w:rPr>
          <w:sz w:val="24"/>
          <w:szCs w:val="24"/>
          <w:rtl/>
        </w:rPr>
        <w:t>. מחלקה זו יורשת מ</w:t>
      </w:r>
      <w:ins w:id="453" w:author="ron gal" w:date="2017-03-04T14:57:00Z">
        <w:r w:rsidR="00A27D69" w:rsidDel="00A27D69">
          <w:rPr>
            <w:sz w:val="24"/>
            <w:szCs w:val="24"/>
            <w:rtl/>
          </w:rPr>
          <w:t xml:space="preserve"> </w:t>
        </w:r>
      </w:ins>
      <w:del w:id="454" w:author="ron gal" w:date="2017-03-04T14:57:00Z">
        <w:r w:rsidDel="00A27D69">
          <w:rPr>
            <w:sz w:val="24"/>
            <w:szCs w:val="24"/>
            <w:rtl/>
          </w:rPr>
          <w:delText>&lt;</w:delText>
        </w:r>
        <w:r w:rsidDel="00A27D69">
          <w:rPr>
            <w:sz w:val="24"/>
            <w:szCs w:val="24"/>
          </w:rPr>
          <w:delText>DBAccessBase&lt;Complaint</w:delText>
        </w:r>
      </w:del>
      <w:ins w:id="455" w:author="ron gal" w:date="2017-03-04T14:57:00Z">
        <w:r w:rsidR="00A27D69" w:rsidRPr="00A27D69">
          <w:rPr>
            <w:sz w:val="24"/>
            <w:szCs w:val="24"/>
            <w:rPrChange w:id="456" w:author="ron gal" w:date="2017-03-04T14:59:00Z">
              <w:rPr>
                <w:rFonts w:ascii="Consolas" w:hAnsi="Consolas" w:cs="Consolas"/>
                <w:color w:val="2B91AF"/>
                <w:sz w:val="19"/>
                <w:szCs w:val="19"/>
                <w:highlight w:val="white"/>
              </w:rPr>
            </w:rPrChange>
          </w:rPr>
          <w:t xml:space="preserve"> PersonDao</w:t>
        </w:r>
        <w:r w:rsidR="00A27D69" w:rsidRPr="00A27D69">
          <w:rPr>
            <w:sz w:val="24"/>
            <w:szCs w:val="24"/>
            <w:rPrChange w:id="457" w:author="ron gal" w:date="2017-03-04T14:59:00Z">
              <w:rPr>
                <w:rFonts w:ascii="Consolas" w:hAnsi="Consolas" w:cs="Consolas"/>
                <w:sz w:val="19"/>
                <w:szCs w:val="19"/>
                <w:highlight w:val="white"/>
              </w:rPr>
            </w:rPrChange>
          </w:rPr>
          <w:t>&lt;Domain.</w:t>
        </w:r>
        <w:r w:rsidR="00A27D69" w:rsidRPr="00A27D69">
          <w:rPr>
            <w:sz w:val="24"/>
            <w:szCs w:val="24"/>
            <w:rPrChange w:id="458" w:author="ron gal" w:date="2017-03-04T14:59:00Z">
              <w:rPr>
                <w:rFonts w:ascii="Consolas" w:hAnsi="Consolas" w:cs="Consolas"/>
                <w:color w:val="2B91AF"/>
                <w:sz w:val="19"/>
                <w:szCs w:val="19"/>
                <w:highlight w:val="white"/>
              </w:rPr>
            </w:rPrChange>
          </w:rPr>
          <w:t>Owner</w:t>
        </w:r>
        <w:r w:rsidR="00A27D69" w:rsidRPr="00A27D69">
          <w:rPr>
            <w:sz w:val="24"/>
            <w:szCs w:val="24"/>
            <w:rPrChange w:id="459" w:author="ron gal" w:date="2017-03-04T14:59:00Z">
              <w:rPr>
                <w:rFonts w:ascii="Consolas" w:hAnsi="Consolas" w:cs="Consolas"/>
                <w:sz w:val="19"/>
                <w:szCs w:val="19"/>
                <w:highlight w:val="white"/>
              </w:rPr>
            </w:rPrChange>
          </w:rPr>
          <w:t>&gt;</w:t>
        </w:r>
      </w:ins>
      <w:r>
        <w:rPr>
          <w:sz w:val="24"/>
          <w:szCs w:val="24"/>
          <w:rtl/>
        </w:rPr>
        <w:t xml:space="preserve"> ומממשת את הממשק </w:t>
      </w:r>
      <w:ins w:id="460" w:author="ron gal" w:date="2017-03-04T14:58:00Z">
        <w:r w:rsidR="00A27D69" w:rsidRPr="00A27D69">
          <w:rPr>
            <w:sz w:val="24"/>
            <w:szCs w:val="24"/>
            <w:rPrChange w:id="461" w:author="ron gal" w:date="2017-03-04T14:59:00Z">
              <w:rPr>
                <w:rFonts w:ascii="Consolas" w:hAnsi="Consolas" w:cs="Consolas"/>
                <w:color w:val="2B91AF"/>
                <w:sz w:val="19"/>
                <w:szCs w:val="19"/>
                <w:highlight w:val="white"/>
              </w:rPr>
            </w:rPrChange>
          </w:rPr>
          <w:t>IOwnersDao</w:t>
        </w:r>
        <w:r w:rsidR="00A27D69" w:rsidDel="00A27D69">
          <w:rPr>
            <w:sz w:val="24"/>
            <w:szCs w:val="24"/>
          </w:rPr>
          <w:t xml:space="preserve"> </w:t>
        </w:r>
      </w:ins>
      <w:del w:id="462" w:author="ron gal" w:date="2017-03-04T14:58:00Z">
        <w:r w:rsidDel="00A27D69">
          <w:rPr>
            <w:sz w:val="24"/>
            <w:szCs w:val="24"/>
          </w:rPr>
          <w:delText>IComplaintsQueryProcessor</w:delText>
        </w:r>
      </w:del>
      <w:r>
        <w:rPr>
          <w:sz w:val="24"/>
          <w:szCs w:val="24"/>
          <w:rtl/>
        </w:rPr>
        <w:t xml:space="preserve">. </w:t>
      </w:r>
      <w:ins w:id="463" w:author="ron gal" w:date="2017-03-04T14:58:00Z">
        <w:r w:rsidR="00A27D69">
          <w:rPr>
            <w:rFonts w:hint="cs"/>
            <w:sz w:val="24"/>
            <w:szCs w:val="24"/>
            <w:rtl/>
          </w:rPr>
          <w:t xml:space="preserve">המחלה </w:t>
        </w:r>
      </w:ins>
      <w:del w:id="464" w:author="ron gal" w:date="2017-03-04T14:58:00Z">
        <w:r w:rsidDel="00A27D69">
          <w:rPr>
            <w:sz w:val="24"/>
            <w:szCs w:val="24"/>
            <w:rtl/>
          </w:rPr>
          <w:delText xml:space="preserve">תבצע </w:delText>
        </w:r>
      </w:del>
      <w:ins w:id="465" w:author="ron gal" w:date="2017-03-04T14:58:00Z">
        <w:r w:rsidR="00A27D69">
          <w:rPr>
            <w:rFonts w:hint="cs"/>
            <w:sz w:val="24"/>
            <w:szCs w:val="24"/>
            <w:rtl/>
          </w:rPr>
          <w:t xml:space="preserve">מבצעת </w:t>
        </w:r>
      </w:ins>
      <w:r>
        <w:rPr>
          <w:sz w:val="24"/>
          <w:szCs w:val="24"/>
          <w:rtl/>
        </w:rPr>
        <w:t>הכנסה</w:t>
      </w:r>
      <w:del w:id="466" w:author="ron gal" w:date="2017-03-04T14:58:00Z">
        <w:r w:rsidDel="00A27D69">
          <w:rPr>
            <w:sz w:val="24"/>
            <w:szCs w:val="24"/>
            <w:rtl/>
          </w:rPr>
          <w:delText>,</w:delText>
        </w:r>
      </w:del>
      <w:r>
        <w:rPr>
          <w:sz w:val="24"/>
          <w:szCs w:val="24"/>
          <w:rtl/>
        </w:rPr>
        <w:t xml:space="preserve"> </w:t>
      </w:r>
      <w:ins w:id="467" w:author="ron gal" w:date="2017-03-04T14:58:00Z">
        <w:r w:rsidR="00A27D69">
          <w:rPr>
            <w:rFonts w:hint="cs"/>
            <w:sz w:val="24"/>
            <w:szCs w:val="24"/>
            <w:rtl/>
          </w:rPr>
          <w:t>ו</w:t>
        </w:r>
      </w:ins>
      <w:r>
        <w:rPr>
          <w:sz w:val="24"/>
          <w:szCs w:val="24"/>
          <w:rtl/>
        </w:rPr>
        <w:t xml:space="preserve">עדכון של </w:t>
      </w:r>
      <w:del w:id="468" w:author="ron gal" w:date="2017-03-04T14:58:00Z">
        <w:r w:rsidDel="00A27D69">
          <w:rPr>
            <w:sz w:val="24"/>
            <w:szCs w:val="24"/>
            <w:rtl/>
          </w:rPr>
          <w:delText xml:space="preserve">תלונה </w:delText>
        </w:r>
      </w:del>
      <w:ins w:id="469" w:author="ron gal" w:date="2017-03-04T14:58:00Z">
        <w:r w:rsidR="00A27D69">
          <w:rPr>
            <w:rFonts w:hint="cs"/>
            <w:sz w:val="24"/>
            <w:szCs w:val="24"/>
            <w:rtl/>
          </w:rPr>
          <w:t>בעלים</w:t>
        </w:r>
        <w:r w:rsidR="00A27D69">
          <w:rPr>
            <w:sz w:val="24"/>
            <w:szCs w:val="24"/>
            <w:rtl/>
          </w:rPr>
          <w:t xml:space="preserve"> </w:t>
        </w:r>
      </w:ins>
      <w:r>
        <w:rPr>
          <w:sz w:val="24"/>
          <w:szCs w:val="24"/>
          <w:rtl/>
        </w:rPr>
        <w:t xml:space="preserve">במסד הנתונים. כמו כן, מחלקה זו אחראית על החזרת </w:t>
      </w:r>
      <w:del w:id="470" w:author="ron gal" w:date="2017-03-04T14:58:00Z">
        <w:r w:rsidDel="00A27D69">
          <w:rPr>
            <w:sz w:val="24"/>
            <w:szCs w:val="24"/>
            <w:rtl/>
          </w:rPr>
          <w:delText xml:space="preserve">התלונות </w:delText>
        </w:r>
      </w:del>
      <w:ins w:id="471" w:author="ron gal" w:date="2017-03-04T14:58:00Z">
        <w:r w:rsidR="00A27D69">
          <w:rPr>
            <w:rFonts w:hint="cs"/>
            <w:sz w:val="24"/>
            <w:szCs w:val="24"/>
            <w:rtl/>
          </w:rPr>
          <w:t xml:space="preserve">הבעלים </w:t>
        </w:r>
      </w:ins>
      <w:r>
        <w:rPr>
          <w:sz w:val="24"/>
          <w:szCs w:val="24"/>
          <w:rtl/>
        </w:rPr>
        <w:t>בהתאם לפרמטרים האפשרים ממסכי המערכת השונים. המחלקה תכיל את הפעולות הבאות:</w:t>
      </w:r>
    </w:p>
    <w:p w:rsidR="00A27D69" w:rsidRPr="00A27D69" w:rsidRDefault="00A27D69" w:rsidP="00A27D69">
      <w:pPr>
        <w:rPr>
          <w:ins w:id="472" w:author="ron gal" w:date="2017-03-04T14:59:00Z"/>
          <w:sz w:val="24"/>
          <w:szCs w:val="24"/>
          <w:rPrChange w:id="473" w:author="ron gal" w:date="2017-03-04T14:59:00Z">
            <w:rPr>
              <w:ins w:id="474" w:author="ron gal" w:date="2017-03-04T14:59:00Z"/>
              <w:rFonts w:ascii="Consolas" w:hAnsi="Consolas" w:cs="Consolas"/>
              <w:sz w:val="19"/>
              <w:szCs w:val="19"/>
              <w:highlight w:val="white"/>
            </w:rPr>
          </w:rPrChange>
        </w:rPr>
        <w:pPrChange w:id="475" w:author="ron gal" w:date="2017-03-04T14:59:00Z">
          <w:pPr>
            <w:autoSpaceDE w:val="0"/>
            <w:autoSpaceDN w:val="0"/>
            <w:adjustRightInd w:val="0"/>
            <w:spacing w:line="240" w:lineRule="auto"/>
          </w:pPr>
        </w:pPrChange>
      </w:pPr>
      <w:ins w:id="476" w:author="ron gal" w:date="2017-03-04T14:59:00Z">
        <w:r w:rsidRPr="00A27D69">
          <w:rPr>
            <w:sz w:val="24"/>
            <w:szCs w:val="24"/>
            <w:rPrChange w:id="477" w:author="ron gal" w:date="2017-03-04T14:59:00Z">
              <w:rPr>
                <w:rFonts w:ascii="Consolas" w:hAnsi="Consolas" w:cs="Consolas"/>
                <w:sz w:val="19"/>
                <w:szCs w:val="19"/>
                <w:highlight w:val="white"/>
              </w:rPr>
            </w:rPrChange>
          </w:rPr>
          <w:t xml:space="preserve">        Domain.</w:t>
        </w:r>
        <w:r w:rsidRPr="00A27D69">
          <w:rPr>
            <w:sz w:val="24"/>
            <w:szCs w:val="24"/>
            <w:rPrChange w:id="478" w:author="ron gal" w:date="2017-03-04T14:59:00Z">
              <w:rPr>
                <w:rFonts w:ascii="Consolas" w:hAnsi="Consolas" w:cs="Consolas"/>
                <w:color w:val="2B91AF"/>
                <w:sz w:val="19"/>
                <w:szCs w:val="19"/>
                <w:highlight w:val="white"/>
              </w:rPr>
            </w:rPrChange>
          </w:rPr>
          <w:t>Owner</w:t>
        </w:r>
        <w:r w:rsidRPr="00A27D69">
          <w:rPr>
            <w:sz w:val="24"/>
            <w:szCs w:val="24"/>
            <w:rPrChange w:id="479" w:author="ron gal" w:date="2017-03-04T14:59:00Z">
              <w:rPr>
                <w:rFonts w:ascii="Consolas" w:hAnsi="Consolas" w:cs="Consolas"/>
                <w:sz w:val="19"/>
                <w:szCs w:val="19"/>
                <w:highlight w:val="white"/>
              </w:rPr>
            </w:rPrChange>
          </w:rPr>
          <w:t xml:space="preserve"> Get(</w:t>
        </w:r>
        <w:r w:rsidRPr="00A27D69">
          <w:rPr>
            <w:sz w:val="24"/>
            <w:szCs w:val="24"/>
            <w:rPrChange w:id="480" w:author="ron gal" w:date="2017-03-04T14:59:00Z">
              <w:rPr>
                <w:rFonts w:ascii="Consolas" w:hAnsi="Consolas" w:cs="Consolas"/>
                <w:color w:val="0000FF"/>
                <w:sz w:val="19"/>
                <w:szCs w:val="19"/>
                <w:highlight w:val="white"/>
              </w:rPr>
            </w:rPrChange>
          </w:rPr>
          <w:t>int</w:t>
        </w:r>
        <w:r w:rsidRPr="00A27D69">
          <w:rPr>
            <w:sz w:val="24"/>
            <w:szCs w:val="24"/>
            <w:rPrChange w:id="481" w:author="ron gal" w:date="2017-03-04T14:59:00Z">
              <w:rPr>
                <w:rFonts w:ascii="Consolas" w:hAnsi="Consolas" w:cs="Consolas"/>
                <w:sz w:val="19"/>
                <w:szCs w:val="19"/>
                <w:highlight w:val="white"/>
              </w:rPr>
            </w:rPrChange>
          </w:rPr>
          <w:t xml:space="preserve"> id);</w:t>
        </w:r>
      </w:ins>
    </w:p>
    <w:p w:rsidR="00A27D69" w:rsidRPr="00A27D69" w:rsidRDefault="00A27D69" w:rsidP="00A27D69">
      <w:pPr>
        <w:rPr>
          <w:ins w:id="482" w:author="ron gal" w:date="2017-03-04T14:59:00Z"/>
          <w:sz w:val="24"/>
          <w:szCs w:val="24"/>
          <w:rPrChange w:id="483" w:author="ron gal" w:date="2017-03-04T14:59:00Z">
            <w:rPr>
              <w:ins w:id="484" w:author="ron gal" w:date="2017-03-04T14:59:00Z"/>
              <w:rFonts w:ascii="Consolas" w:hAnsi="Consolas" w:cs="Consolas"/>
              <w:sz w:val="19"/>
              <w:szCs w:val="19"/>
              <w:highlight w:val="white"/>
            </w:rPr>
          </w:rPrChange>
        </w:rPr>
        <w:pPrChange w:id="485" w:author="ron gal" w:date="2017-03-04T14:59:00Z">
          <w:pPr>
            <w:autoSpaceDE w:val="0"/>
            <w:autoSpaceDN w:val="0"/>
            <w:adjustRightInd w:val="0"/>
            <w:spacing w:line="240" w:lineRule="auto"/>
          </w:pPr>
        </w:pPrChange>
      </w:pPr>
      <w:ins w:id="486" w:author="ron gal" w:date="2017-03-04T14:59:00Z">
        <w:r w:rsidRPr="00A27D69">
          <w:rPr>
            <w:sz w:val="24"/>
            <w:szCs w:val="24"/>
            <w:rPrChange w:id="487" w:author="ron gal" w:date="2017-03-04T14:59:00Z">
              <w:rPr>
                <w:rFonts w:ascii="Consolas" w:hAnsi="Consolas" w:cs="Consolas"/>
                <w:sz w:val="19"/>
                <w:szCs w:val="19"/>
                <w:highlight w:val="white"/>
              </w:rPr>
            </w:rPrChange>
          </w:rPr>
          <w:t xml:space="preserve">        </w:t>
        </w:r>
        <w:r w:rsidRPr="00A27D69">
          <w:rPr>
            <w:sz w:val="24"/>
            <w:szCs w:val="24"/>
            <w:rPrChange w:id="488" w:author="ron gal" w:date="2017-03-04T14:59:00Z">
              <w:rPr>
                <w:rFonts w:ascii="Consolas" w:hAnsi="Consolas" w:cs="Consolas"/>
                <w:color w:val="2B91AF"/>
                <w:sz w:val="19"/>
                <w:szCs w:val="19"/>
                <w:highlight w:val="white"/>
              </w:rPr>
            </w:rPrChange>
          </w:rPr>
          <w:t>Owner</w:t>
        </w:r>
        <w:r w:rsidRPr="00A27D69">
          <w:rPr>
            <w:sz w:val="24"/>
            <w:szCs w:val="24"/>
            <w:rPrChange w:id="489" w:author="ron gal" w:date="2017-03-04T14:59:00Z">
              <w:rPr>
                <w:rFonts w:ascii="Consolas" w:hAnsi="Consolas" w:cs="Consolas"/>
                <w:sz w:val="19"/>
                <w:szCs w:val="19"/>
                <w:highlight w:val="white"/>
              </w:rPr>
            </w:rPrChange>
          </w:rPr>
          <w:t xml:space="preserve"> Save(</w:t>
        </w:r>
        <w:r w:rsidRPr="00A27D69">
          <w:rPr>
            <w:sz w:val="24"/>
            <w:szCs w:val="24"/>
            <w:rPrChange w:id="490" w:author="ron gal" w:date="2017-03-04T14:59:00Z">
              <w:rPr>
                <w:rFonts w:ascii="Consolas" w:hAnsi="Consolas" w:cs="Consolas"/>
                <w:color w:val="2B91AF"/>
                <w:sz w:val="19"/>
                <w:szCs w:val="19"/>
                <w:highlight w:val="white"/>
              </w:rPr>
            </w:rPrChange>
          </w:rPr>
          <w:t>PersonLogin</w:t>
        </w:r>
        <w:r w:rsidRPr="00A27D69">
          <w:rPr>
            <w:sz w:val="24"/>
            <w:szCs w:val="24"/>
            <w:rPrChange w:id="491" w:author="ron gal" w:date="2017-03-04T14:59:00Z">
              <w:rPr>
                <w:rFonts w:ascii="Consolas" w:hAnsi="Consolas" w:cs="Consolas"/>
                <w:sz w:val="19"/>
                <w:szCs w:val="19"/>
                <w:highlight w:val="white"/>
              </w:rPr>
            </w:rPrChange>
          </w:rPr>
          <w:t xml:space="preserve"> owner);</w:t>
        </w:r>
      </w:ins>
    </w:p>
    <w:p w:rsidR="00A27D69" w:rsidRDefault="00A27D69" w:rsidP="00A27D69">
      <w:pPr>
        <w:rPr>
          <w:ins w:id="492" w:author="ron gal" w:date="2017-03-04T14:59:00Z"/>
          <w:sz w:val="24"/>
          <w:szCs w:val="24"/>
        </w:rPr>
        <w:pPrChange w:id="493" w:author="ron gal" w:date="2017-03-04T14:59:00Z">
          <w:pPr>
            <w:bidi/>
          </w:pPr>
        </w:pPrChange>
      </w:pPr>
      <w:ins w:id="494" w:author="ron gal" w:date="2017-03-04T14:59:00Z">
        <w:r w:rsidRPr="00A27D69">
          <w:rPr>
            <w:sz w:val="24"/>
            <w:szCs w:val="24"/>
            <w:rPrChange w:id="495" w:author="ron gal" w:date="2017-03-04T14:59:00Z">
              <w:rPr>
                <w:rFonts w:ascii="Consolas" w:hAnsi="Consolas" w:cs="Consolas"/>
                <w:sz w:val="19"/>
                <w:szCs w:val="19"/>
                <w:highlight w:val="white"/>
              </w:rPr>
            </w:rPrChange>
          </w:rPr>
          <w:t xml:space="preserve">        </w:t>
        </w:r>
        <w:r w:rsidRPr="00A27D69">
          <w:rPr>
            <w:sz w:val="24"/>
            <w:szCs w:val="24"/>
            <w:rPrChange w:id="496" w:author="ron gal" w:date="2017-03-04T14:59:00Z">
              <w:rPr>
                <w:rFonts w:ascii="Consolas" w:hAnsi="Consolas" w:cs="Consolas"/>
                <w:color w:val="0000FF"/>
                <w:sz w:val="19"/>
                <w:szCs w:val="19"/>
                <w:highlight w:val="white"/>
              </w:rPr>
            </w:rPrChange>
          </w:rPr>
          <w:t>bool</w:t>
        </w:r>
        <w:r w:rsidRPr="00A27D69">
          <w:rPr>
            <w:sz w:val="24"/>
            <w:szCs w:val="24"/>
            <w:rPrChange w:id="497" w:author="ron gal" w:date="2017-03-04T14:59:00Z">
              <w:rPr>
                <w:rFonts w:ascii="Consolas" w:hAnsi="Consolas" w:cs="Consolas"/>
                <w:sz w:val="19"/>
                <w:szCs w:val="19"/>
                <w:highlight w:val="white"/>
              </w:rPr>
            </w:rPrChange>
          </w:rPr>
          <w:t xml:space="preserve"> Exists(</w:t>
        </w:r>
        <w:r w:rsidRPr="00A27D69">
          <w:rPr>
            <w:sz w:val="24"/>
            <w:szCs w:val="24"/>
            <w:rPrChange w:id="498" w:author="ron gal" w:date="2017-03-04T14:59:00Z">
              <w:rPr>
                <w:rFonts w:ascii="Consolas" w:hAnsi="Consolas" w:cs="Consolas"/>
                <w:color w:val="0000FF"/>
                <w:sz w:val="19"/>
                <w:szCs w:val="19"/>
                <w:highlight w:val="white"/>
              </w:rPr>
            </w:rPrChange>
          </w:rPr>
          <w:t>string</w:t>
        </w:r>
        <w:r w:rsidRPr="00A27D69">
          <w:rPr>
            <w:sz w:val="24"/>
            <w:szCs w:val="24"/>
            <w:rPrChange w:id="499" w:author="ron gal" w:date="2017-03-04T14:59:00Z">
              <w:rPr>
                <w:rFonts w:ascii="Consolas" w:hAnsi="Consolas" w:cs="Consolas"/>
                <w:sz w:val="19"/>
                <w:szCs w:val="19"/>
                <w:highlight w:val="white"/>
              </w:rPr>
            </w:rPrChange>
          </w:rPr>
          <w:t xml:space="preserve"> username);</w:t>
        </w:r>
        <w:r w:rsidDel="00A27D69">
          <w:rPr>
            <w:sz w:val="24"/>
            <w:szCs w:val="24"/>
          </w:rPr>
          <w:t xml:space="preserve"> </w:t>
        </w:r>
      </w:ins>
    </w:p>
    <w:p w:rsidR="00481634" w:rsidDel="00A27D69" w:rsidRDefault="00471D70" w:rsidP="00A27D69">
      <w:pPr>
        <w:bidi/>
        <w:rPr>
          <w:del w:id="500" w:author="ron gal" w:date="2017-03-04T14:59:00Z"/>
        </w:rPr>
        <w:pPrChange w:id="501" w:author="ron gal" w:date="2017-03-04T14:59:00Z">
          <w:pPr/>
        </w:pPrChange>
      </w:pPr>
      <w:del w:id="502" w:author="ron gal" w:date="2017-03-04T14:59:00Z">
        <w:r w:rsidDel="00A27D69">
          <w:rPr>
            <w:sz w:val="24"/>
            <w:szCs w:val="24"/>
          </w:rPr>
          <w:delText>IEnumerable&lt;DTOs.Complaint&gt; Search(int? customerId, DateTime? fromDate, DateTime? untilDate, int? complaintType);</w:delText>
        </w:r>
      </w:del>
    </w:p>
    <w:p w:rsidR="00481634" w:rsidDel="00A27D69" w:rsidRDefault="00481634" w:rsidP="00A27D69">
      <w:pPr>
        <w:bidi/>
        <w:rPr>
          <w:del w:id="503" w:author="ron gal" w:date="2017-03-04T14:59:00Z"/>
        </w:rPr>
        <w:pPrChange w:id="504" w:author="ron gal" w:date="2017-03-04T14:59:00Z">
          <w:pPr/>
        </w:pPrChange>
      </w:pPr>
    </w:p>
    <w:p w:rsidR="00481634" w:rsidDel="00A27D69" w:rsidRDefault="00471D70" w:rsidP="00A27D69">
      <w:pPr>
        <w:bidi/>
        <w:rPr>
          <w:del w:id="505" w:author="ron gal" w:date="2017-03-04T14:59:00Z"/>
        </w:rPr>
        <w:pPrChange w:id="506" w:author="ron gal" w:date="2017-03-04T14:59:00Z">
          <w:pPr/>
        </w:pPrChange>
      </w:pPr>
      <w:del w:id="507" w:author="ron gal" w:date="2017-03-04T14:59:00Z">
        <w:r w:rsidDel="00A27D69">
          <w:rPr>
            <w:sz w:val="24"/>
            <w:szCs w:val="24"/>
          </w:rPr>
          <w:delText>DTOs.Complaint GetComplaint(int id);</w:delText>
        </w:r>
      </w:del>
    </w:p>
    <w:p w:rsidR="00481634" w:rsidDel="00A27D69" w:rsidRDefault="00481634" w:rsidP="00A27D69">
      <w:pPr>
        <w:bidi/>
        <w:rPr>
          <w:del w:id="508" w:author="ron gal" w:date="2017-03-04T14:59:00Z"/>
        </w:rPr>
        <w:pPrChange w:id="509" w:author="ron gal" w:date="2017-03-04T14:59:00Z">
          <w:pPr/>
        </w:pPrChange>
      </w:pPr>
    </w:p>
    <w:p w:rsidR="00481634" w:rsidDel="00A27D69" w:rsidRDefault="00471D70" w:rsidP="00A27D69">
      <w:pPr>
        <w:bidi/>
        <w:rPr>
          <w:del w:id="510" w:author="ron gal" w:date="2017-03-04T14:59:00Z"/>
        </w:rPr>
        <w:pPrChange w:id="511" w:author="ron gal" w:date="2017-03-04T14:59:00Z">
          <w:pPr/>
        </w:pPrChange>
      </w:pPr>
      <w:del w:id="512" w:author="ron gal" w:date="2017-03-04T14:59:00Z">
        <w:r w:rsidDel="00A27D69">
          <w:rPr>
            <w:sz w:val="24"/>
            <w:szCs w:val="24"/>
          </w:rPr>
          <w:delText>DTOs.Complaint Save(DTOs.Complaint complaint);</w:delText>
        </w:r>
      </w:del>
    </w:p>
    <w:p w:rsidR="00481634" w:rsidDel="00A27D69" w:rsidRDefault="00471D70" w:rsidP="00A27D69">
      <w:pPr>
        <w:bidi/>
        <w:rPr>
          <w:del w:id="513" w:author="ron gal" w:date="2017-03-04T14:59:00Z"/>
        </w:rPr>
        <w:pPrChange w:id="514" w:author="ron gal" w:date="2017-03-04T14:59:00Z">
          <w:pPr>
            <w:bidi/>
          </w:pPr>
        </w:pPrChange>
      </w:pPr>
      <w:del w:id="515" w:author="ron gal" w:date="2017-03-04T14:59:00Z">
        <w:r w:rsidDel="00A27D69">
          <w:rPr>
            <w:b/>
            <w:sz w:val="24"/>
            <w:szCs w:val="24"/>
            <w:rtl/>
          </w:rPr>
          <w:delText xml:space="preserve">מחלקת </w:delText>
        </w:r>
      </w:del>
      <w:del w:id="516" w:author="ron gal" w:date="2017-03-04T14:57:00Z">
        <w:r w:rsidDel="00A27D69">
          <w:rPr>
            <w:b/>
            <w:sz w:val="24"/>
            <w:szCs w:val="24"/>
          </w:rPr>
          <w:delText>ReviewsQueryProcessor</w:delText>
        </w:r>
      </w:del>
    </w:p>
    <w:p w:rsidR="00481634" w:rsidDel="00A27D69" w:rsidRDefault="00471D70">
      <w:pPr>
        <w:bidi/>
        <w:rPr>
          <w:del w:id="517" w:author="ron gal" w:date="2017-03-04T14:59:00Z"/>
        </w:rPr>
      </w:pPr>
      <w:del w:id="518" w:author="ron gal" w:date="2017-03-04T14:59:00Z">
        <w:r w:rsidDel="00A27D69">
          <w:rPr>
            <w:sz w:val="24"/>
            <w:szCs w:val="24"/>
            <w:rtl/>
          </w:rPr>
          <w:delText xml:space="preserve">המחלקה אחראית על הישות חוות דעת של לקוחות על לקוחות אחרים. מחלקה זו יורשת </w:delText>
        </w:r>
      </w:del>
    </w:p>
    <w:p w:rsidR="00481634" w:rsidDel="00A27D69" w:rsidRDefault="00471D70">
      <w:pPr>
        <w:bidi/>
        <w:rPr>
          <w:del w:id="519" w:author="ron gal" w:date="2017-03-04T14:59:00Z"/>
        </w:rPr>
      </w:pPr>
      <w:del w:id="520" w:author="ron gal" w:date="2017-03-04T14:59:00Z">
        <w:r w:rsidDel="00A27D69">
          <w:rPr>
            <w:sz w:val="24"/>
            <w:szCs w:val="24"/>
            <w:rtl/>
          </w:rPr>
          <w:delText>מ &lt;</w:delText>
        </w:r>
        <w:r w:rsidDel="00A27D69">
          <w:rPr>
            <w:sz w:val="24"/>
            <w:szCs w:val="24"/>
          </w:rPr>
          <w:delText>DBAccessBase&lt;Review</w:delText>
        </w:r>
        <w:r w:rsidDel="00A27D69">
          <w:rPr>
            <w:sz w:val="24"/>
            <w:szCs w:val="24"/>
            <w:rtl/>
          </w:rPr>
          <w:delText xml:space="preserve"> ומממשת את הממשק </w:delText>
        </w:r>
        <w:r w:rsidDel="00A27D69">
          <w:rPr>
            <w:sz w:val="24"/>
            <w:szCs w:val="24"/>
          </w:rPr>
          <w:delText>IReviewsQueryProcessor</w:delText>
        </w:r>
        <w:r w:rsidDel="00A27D69">
          <w:rPr>
            <w:sz w:val="24"/>
            <w:szCs w:val="24"/>
            <w:rtl/>
          </w:rPr>
          <w:delText>. תבצע הכנסה, עדכון של חוות דעת במסד הנתונים. כמו כן, המחלקה תבצע שליפה של הישויות ממסד הנתונים בהתאם לפרמטרים האפשרים ממסכי המערכת השונים.</w:delText>
        </w:r>
      </w:del>
    </w:p>
    <w:p w:rsidR="00481634" w:rsidDel="00A27D69" w:rsidRDefault="00481634">
      <w:pPr>
        <w:bidi/>
        <w:rPr>
          <w:del w:id="521" w:author="ron gal" w:date="2017-03-04T14:59:00Z"/>
        </w:rPr>
      </w:pPr>
    </w:p>
    <w:p w:rsidR="00481634" w:rsidDel="00A27D69" w:rsidRDefault="00471D70">
      <w:pPr>
        <w:rPr>
          <w:del w:id="522" w:author="ron gal" w:date="2017-03-04T14:59:00Z"/>
        </w:rPr>
      </w:pPr>
      <w:del w:id="523" w:author="ron gal" w:date="2017-03-04T14:59:00Z">
        <w:r w:rsidDel="00A27D69">
          <w:rPr>
            <w:sz w:val="24"/>
            <w:szCs w:val="24"/>
          </w:rPr>
          <w:delText>IEnumerable&lt;DTOs.Review&gt; Search(int reviewedCustomerId);</w:delText>
        </w:r>
      </w:del>
    </w:p>
    <w:p w:rsidR="00481634" w:rsidDel="00A27D69" w:rsidRDefault="00481634">
      <w:pPr>
        <w:rPr>
          <w:del w:id="524" w:author="ron gal" w:date="2017-03-04T14:59:00Z"/>
        </w:rPr>
      </w:pPr>
    </w:p>
    <w:p w:rsidR="00481634" w:rsidDel="00A27D69" w:rsidRDefault="00471D70">
      <w:pPr>
        <w:rPr>
          <w:del w:id="525" w:author="ron gal" w:date="2017-03-04T14:59:00Z"/>
        </w:rPr>
      </w:pPr>
      <w:del w:id="526" w:author="ron gal" w:date="2017-03-04T14:59:00Z">
        <w:r w:rsidDel="00A27D69">
          <w:rPr>
            <w:sz w:val="24"/>
            <w:szCs w:val="24"/>
          </w:rPr>
          <w:delText>DTOs.Review GetReview(int id);</w:delText>
        </w:r>
      </w:del>
    </w:p>
    <w:p w:rsidR="00481634" w:rsidDel="00A27D69" w:rsidRDefault="00481634">
      <w:pPr>
        <w:rPr>
          <w:del w:id="527" w:author="ron gal" w:date="2017-03-04T14:59:00Z"/>
        </w:rPr>
      </w:pPr>
    </w:p>
    <w:p w:rsidR="00481634" w:rsidDel="00A27D69" w:rsidRDefault="00471D70">
      <w:pPr>
        <w:rPr>
          <w:del w:id="528" w:author="ron gal" w:date="2017-03-04T14:59:00Z"/>
        </w:rPr>
      </w:pPr>
      <w:del w:id="529" w:author="ron gal" w:date="2017-03-04T14:59:00Z">
        <w:r w:rsidDel="00A27D69">
          <w:rPr>
            <w:sz w:val="24"/>
            <w:szCs w:val="24"/>
          </w:rPr>
          <w:delText>DTOs.Review Save(DTOs.Review review);</w:delText>
        </w:r>
      </w:del>
    </w:p>
    <w:p w:rsidR="00481634" w:rsidDel="00A27D69" w:rsidRDefault="00481634">
      <w:pPr>
        <w:rPr>
          <w:del w:id="530" w:author="ron gal" w:date="2017-03-04T14:59:00Z"/>
        </w:rPr>
      </w:pPr>
    </w:p>
    <w:p w:rsidR="00481634" w:rsidDel="00A27D69" w:rsidRDefault="00471D70">
      <w:pPr>
        <w:rPr>
          <w:del w:id="531" w:author="ron gal" w:date="2017-03-04T14:59:00Z"/>
        </w:rPr>
      </w:pPr>
      <w:del w:id="532" w:author="ron gal" w:date="2017-03-04T14:59:00Z">
        <w:r w:rsidDel="00A27D69">
          <w:rPr>
            <w:sz w:val="24"/>
            <w:szCs w:val="24"/>
          </w:rPr>
          <w:delText>DTOs.Review Update(int id, DTOs.Review review);</w:delText>
        </w:r>
      </w:del>
    </w:p>
    <w:p w:rsidR="00481634" w:rsidRDefault="00481634"/>
    <w:p w:rsidR="00481634" w:rsidRDefault="00471D70" w:rsidP="00A27D69">
      <w:pPr>
        <w:bidi/>
      </w:pPr>
      <w:r>
        <w:rPr>
          <w:b/>
          <w:sz w:val="24"/>
          <w:szCs w:val="24"/>
          <w:rtl/>
        </w:rPr>
        <w:t xml:space="preserve">מחלקת </w:t>
      </w:r>
      <w:ins w:id="533" w:author="ron gal" w:date="2017-03-04T14:57:00Z">
        <w:r w:rsidR="00A27D69" w:rsidRPr="00A27D69">
          <w:rPr>
            <w:b/>
            <w:sz w:val="24"/>
            <w:szCs w:val="24"/>
            <w:rPrChange w:id="534" w:author="ron gal" w:date="2017-03-04T14:59:00Z">
              <w:rPr>
                <w:rFonts w:ascii="Consolas" w:hAnsi="Consolas" w:cs="Consolas"/>
                <w:color w:val="2B91AF"/>
                <w:sz w:val="19"/>
                <w:szCs w:val="19"/>
                <w:highlight w:val="white"/>
              </w:rPr>
            </w:rPrChange>
          </w:rPr>
          <w:t>TreatmentsDao</w:t>
        </w:r>
        <w:r w:rsidR="00A27D69" w:rsidDel="00A27D69">
          <w:rPr>
            <w:b/>
            <w:sz w:val="24"/>
            <w:szCs w:val="24"/>
          </w:rPr>
          <w:t xml:space="preserve"> </w:t>
        </w:r>
      </w:ins>
      <w:del w:id="535" w:author="ron gal" w:date="2017-03-04T14:57:00Z">
        <w:r w:rsidDel="00A27D69">
          <w:rPr>
            <w:b/>
            <w:sz w:val="24"/>
            <w:szCs w:val="24"/>
          </w:rPr>
          <w:delText>ParticipantsQueryProcessor</w:delText>
        </w:r>
      </w:del>
    </w:p>
    <w:p w:rsidR="00A27D69" w:rsidRPr="0010413E" w:rsidRDefault="00471D70" w:rsidP="00A27D69">
      <w:pPr>
        <w:bidi/>
        <w:rPr>
          <w:ins w:id="536" w:author="ron gal" w:date="2017-03-04T15:04:00Z"/>
          <w:sz w:val="24"/>
          <w:szCs w:val="24"/>
        </w:rPr>
      </w:pPr>
      <w:r>
        <w:rPr>
          <w:sz w:val="24"/>
          <w:szCs w:val="24"/>
          <w:rtl/>
        </w:rPr>
        <w:t xml:space="preserve">מחלקה זו אחראית על ישות </w:t>
      </w:r>
      <w:del w:id="537" w:author="ron gal" w:date="2017-03-04T15:00:00Z">
        <w:r w:rsidDel="00A27D69">
          <w:rPr>
            <w:sz w:val="24"/>
            <w:szCs w:val="24"/>
            <w:rtl/>
          </w:rPr>
          <w:delText xml:space="preserve">ההצטרפות </w:delText>
        </w:r>
      </w:del>
      <w:ins w:id="538" w:author="ron gal" w:date="2017-03-04T15:00:00Z">
        <w:r w:rsidR="00A27D69">
          <w:rPr>
            <w:rFonts w:hint="cs"/>
            <w:sz w:val="24"/>
            <w:szCs w:val="24"/>
            <w:rtl/>
          </w:rPr>
          <w:t>דו"ח הטיפול</w:t>
        </w:r>
      </w:ins>
      <w:del w:id="539" w:author="ron gal" w:date="2017-03-04T15:00:00Z">
        <w:r w:rsidDel="00A27D69">
          <w:rPr>
            <w:sz w:val="24"/>
            <w:szCs w:val="24"/>
            <w:rtl/>
          </w:rPr>
          <w:delText>להזמנה</w:delText>
        </w:r>
      </w:del>
      <w:r>
        <w:rPr>
          <w:sz w:val="24"/>
          <w:szCs w:val="24"/>
          <w:rtl/>
        </w:rPr>
        <w:t xml:space="preserve">. מחלקה זו יורשת מ </w:t>
      </w:r>
      <w:r>
        <w:rPr>
          <w:sz w:val="24"/>
          <w:szCs w:val="24"/>
          <w:rtl/>
        </w:rPr>
        <w:br/>
      </w:r>
      <w:del w:id="540" w:author="ron gal" w:date="2017-03-04T15:00:00Z">
        <w:r w:rsidDel="00A27D69">
          <w:rPr>
            <w:sz w:val="24"/>
            <w:szCs w:val="24"/>
            <w:rtl/>
          </w:rPr>
          <w:delText>&lt;</w:delText>
        </w:r>
        <w:r w:rsidDel="00A27D69">
          <w:rPr>
            <w:sz w:val="24"/>
            <w:szCs w:val="24"/>
          </w:rPr>
          <w:delText>DBAccessBase&lt;Participants</w:delText>
        </w:r>
        <w:r w:rsidDel="00A27D69">
          <w:rPr>
            <w:sz w:val="24"/>
            <w:szCs w:val="24"/>
            <w:rtl/>
          </w:rPr>
          <w:delText xml:space="preserve"> </w:delText>
        </w:r>
      </w:del>
      <w:ins w:id="541" w:author="ron gal" w:date="2017-03-04T15:00:00Z">
        <w:r w:rsidR="00A27D69" w:rsidRPr="00A27D69">
          <w:rPr>
            <w:sz w:val="24"/>
            <w:szCs w:val="24"/>
            <w:rPrChange w:id="542" w:author="ron gal" w:date="2017-03-04T15:00:00Z">
              <w:rPr>
                <w:rFonts w:ascii="Consolas" w:hAnsi="Consolas" w:cs="Consolas"/>
                <w:color w:val="2B91AF"/>
                <w:sz w:val="19"/>
                <w:szCs w:val="19"/>
                <w:highlight w:val="white"/>
              </w:rPr>
            </w:rPrChange>
          </w:rPr>
          <w:t>DBAccessBase</w:t>
        </w:r>
        <w:r w:rsidR="00A27D69" w:rsidRPr="00A27D69">
          <w:rPr>
            <w:sz w:val="24"/>
            <w:szCs w:val="24"/>
            <w:rPrChange w:id="543" w:author="ron gal" w:date="2017-03-04T15:00:00Z">
              <w:rPr>
                <w:rFonts w:ascii="Consolas" w:hAnsi="Consolas" w:cs="Consolas"/>
                <w:sz w:val="19"/>
                <w:szCs w:val="19"/>
                <w:highlight w:val="white"/>
              </w:rPr>
            </w:rPrChange>
          </w:rPr>
          <w:t>&lt;Domain.</w:t>
        </w:r>
        <w:r w:rsidR="00A27D69" w:rsidRPr="00A27D69">
          <w:rPr>
            <w:sz w:val="24"/>
            <w:szCs w:val="24"/>
            <w:rPrChange w:id="544" w:author="ron gal" w:date="2017-03-04T15:00:00Z">
              <w:rPr>
                <w:rFonts w:ascii="Consolas" w:hAnsi="Consolas" w:cs="Consolas"/>
                <w:color w:val="2B91AF"/>
                <w:sz w:val="19"/>
                <w:szCs w:val="19"/>
                <w:highlight w:val="white"/>
              </w:rPr>
            </w:rPrChange>
          </w:rPr>
          <w:t>TreatmentReport</w:t>
        </w:r>
        <w:r w:rsidR="00A27D69" w:rsidRPr="00A27D69">
          <w:rPr>
            <w:sz w:val="24"/>
            <w:szCs w:val="24"/>
            <w:rPrChange w:id="545" w:author="ron gal" w:date="2017-03-04T15:00:00Z">
              <w:rPr>
                <w:rFonts w:ascii="Consolas" w:hAnsi="Consolas" w:cs="Consolas"/>
                <w:sz w:val="19"/>
                <w:szCs w:val="19"/>
                <w:highlight w:val="white"/>
              </w:rPr>
            </w:rPrChange>
          </w:rPr>
          <w:t>&gt;</w:t>
        </w:r>
        <w:r w:rsidR="00A27D69">
          <w:rPr>
            <w:rFonts w:hint="cs"/>
            <w:sz w:val="24"/>
            <w:szCs w:val="24"/>
            <w:rtl/>
          </w:rPr>
          <w:t xml:space="preserve"> </w:t>
        </w:r>
      </w:ins>
      <w:r>
        <w:rPr>
          <w:sz w:val="24"/>
          <w:szCs w:val="24"/>
          <w:rtl/>
        </w:rPr>
        <w:t xml:space="preserve">ומממשת את הממשק </w:t>
      </w:r>
      <w:ins w:id="546" w:author="ron gal" w:date="2017-03-04T15:00:00Z">
        <w:r w:rsidR="00A27D69" w:rsidRPr="00A27D69">
          <w:rPr>
            <w:sz w:val="24"/>
            <w:szCs w:val="24"/>
            <w:rPrChange w:id="547" w:author="ron gal" w:date="2017-03-04T15:00:00Z">
              <w:rPr>
                <w:rFonts w:ascii="Consolas" w:hAnsi="Consolas" w:cs="Consolas"/>
                <w:color w:val="2B91AF"/>
                <w:sz w:val="19"/>
                <w:szCs w:val="19"/>
                <w:highlight w:val="white"/>
              </w:rPr>
            </w:rPrChange>
          </w:rPr>
          <w:t>ITreatmentsDao</w:t>
        </w:r>
      </w:ins>
      <w:del w:id="548" w:author="ron gal" w:date="2017-03-04T15:00:00Z">
        <w:r w:rsidDel="00A27D69">
          <w:rPr>
            <w:sz w:val="24"/>
            <w:szCs w:val="24"/>
          </w:rPr>
          <w:delText>IParticipantsQueryProcessor</w:delText>
        </w:r>
      </w:del>
      <w:r>
        <w:rPr>
          <w:sz w:val="24"/>
          <w:szCs w:val="24"/>
          <w:rtl/>
        </w:rPr>
        <w:t>. תבצע הכנסה, עדכון ושליפה של הישות במסד הנתונים בהתאם לפרמטרים האפשרים ממסכי המערכת השונים.</w:t>
      </w:r>
      <w:ins w:id="549" w:author="ron gal" w:date="2017-03-04T15:04:00Z">
        <w:r w:rsidR="00A27D69" w:rsidRPr="00A27D69">
          <w:rPr>
            <w:sz w:val="24"/>
            <w:szCs w:val="24"/>
            <w:rtl/>
          </w:rPr>
          <w:t xml:space="preserve"> </w:t>
        </w:r>
        <w:r w:rsidR="00A27D69">
          <w:rPr>
            <w:sz w:val="24"/>
            <w:szCs w:val="24"/>
            <w:rtl/>
          </w:rPr>
          <w:t>המחלקה תכיל את הפעולות הבאות:</w:t>
        </w:r>
      </w:ins>
    </w:p>
    <w:p w:rsidR="00481634" w:rsidRPr="00A27D69" w:rsidRDefault="00481634" w:rsidP="00A27D69">
      <w:pPr>
        <w:bidi/>
        <w:rPr>
          <w:sz w:val="24"/>
          <w:szCs w:val="24"/>
          <w:rPrChange w:id="550" w:author="ron gal" w:date="2017-03-04T15:04:00Z">
            <w:rPr/>
          </w:rPrChange>
        </w:rPr>
        <w:pPrChange w:id="551" w:author="ron gal" w:date="2017-03-04T15:01:00Z">
          <w:pPr>
            <w:bidi/>
          </w:pPr>
        </w:pPrChange>
      </w:pPr>
    </w:p>
    <w:p w:rsidR="00A27D69" w:rsidRPr="00A27D69" w:rsidRDefault="00A27D69" w:rsidP="00A27D69">
      <w:pPr>
        <w:rPr>
          <w:ins w:id="552" w:author="ron gal" w:date="2017-03-04T15:01:00Z"/>
          <w:sz w:val="24"/>
          <w:szCs w:val="24"/>
          <w:rPrChange w:id="553" w:author="ron gal" w:date="2017-03-04T15:01:00Z">
            <w:rPr>
              <w:ins w:id="554" w:author="ron gal" w:date="2017-03-04T15:01:00Z"/>
              <w:rFonts w:ascii="Consolas" w:hAnsi="Consolas" w:cs="Consolas"/>
              <w:sz w:val="19"/>
              <w:szCs w:val="19"/>
              <w:highlight w:val="white"/>
            </w:rPr>
          </w:rPrChange>
        </w:rPr>
        <w:pPrChange w:id="555" w:author="ron gal" w:date="2017-03-04T15:01:00Z">
          <w:pPr>
            <w:autoSpaceDE w:val="0"/>
            <w:autoSpaceDN w:val="0"/>
            <w:adjustRightInd w:val="0"/>
            <w:spacing w:line="240" w:lineRule="auto"/>
          </w:pPr>
        </w:pPrChange>
      </w:pPr>
      <w:ins w:id="556" w:author="ron gal" w:date="2017-03-04T15:01:00Z">
        <w:r w:rsidRPr="00A27D69">
          <w:rPr>
            <w:sz w:val="24"/>
            <w:szCs w:val="24"/>
            <w:rPrChange w:id="557" w:author="ron gal" w:date="2017-03-04T15:01:00Z">
              <w:rPr>
                <w:rFonts w:ascii="Consolas" w:hAnsi="Consolas" w:cs="Consolas"/>
                <w:sz w:val="19"/>
                <w:szCs w:val="19"/>
                <w:highlight w:val="white"/>
              </w:rPr>
            </w:rPrChange>
          </w:rPr>
          <w:t xml:space="preserve">        </w:t>
        </w:r>
        <w:r w:rsidRPr="00A27D69">
          <w:rPr>
            <w:sz w:val="24"/>
            <w:szCs w:val="24"/>
            <w:rPrChange w:id="558" w:author="ron gal" w:date="2017-03-04T15:01:00Z">
              <w:rPr>
                <w:rFonts w:ascii="Consolas" w:hAnsi="Consolas" w:cs="Consolas"/>
                <w:color w:val="2B91AF"/>
                <w:sz w:val="19"/>
                <w:szCs w:val="19"/>
                <w:highlight w:val="white"/>
              </w:rPr>
            </w:rPrChange>
          </w:rPr>
          <w:t>TreatmentReport</w:t>
        </w:r>
        <w:r w:rsidRPr="00A27D69">
          <w:rPr>
            <w:sz w:val="24"/>
            <w:szCs w:val="24"/>
            <w:rPrChange w:id="559" w:author="ron gal" w:date="2017-03-04T15:01:00Z">
              <w:rPr>
                <w:rFonts w:ascii="Consolas" w:hAnsi="Consolas" w:cs="Consolas"/>
                <w:sz w:val="19"/>
                <w:szCs w:val="19"/>
                <w:highlight w:val="white"/>
              </w:rPr>
            </w:rPrChange>
          </w:rPr>
          <w:t xml:space="preserve"> Save(</w:t>
        </w:r>
        <w:r w:rsidRPr="00A27D69">
          <w:rPr>
            <w:sz w:val="24"/>
            <w:szCs w:val="24"/>
            <w:rPrChange w:id="560" w:author="ron gal" w:date="2017-03-04T15:01:00Z">
              <w:rPr>
                <w:rFonts w:ascii="Consolas" w:hAnsi="Consolas" w:cs="Consolas"/>
                <w:color w:val="2B91AF"/>
                <w:sz w:val="19"/>
                <w:szCs w:val="19"/>
                <w:highlight w:val="white"/>
              </w:rPr>
            </w:rPrChange>
          </w:rPr>
          <w:t>TreatmentReport</w:t>
        </w:r>
        <w:r w:rsidRPr="00A27D69">
          <w:rPr>
            <w:sz w:val="24"/>
            <w:szCs w:val="24"/>
            <w:rPrChange w:id="561" w:author="ron gal" w:date="2017-03-04T15:01:00Z">
              <w:rPr>
                <w:rFonts w:ascii="Consolas" w:hAnsi="Consolas" w:cs="Consolas"/>
                <w:sz w:val="19"/>
                <w:szCs w:val="19"/>
                <w:highlight w:val="white"/>
              </w:rPr>
            </w:rPrChange>
          </w:rPr>
          <w:t xml:space="preserve"> treatment, </w:t>
        </w:r>
        <w:r w:rsidRPr="00A27D69">
          <w:rPr>
            <w:sz w:val="24"/>
            <w:szCs w:val="24"/>
            <w:rPrChange w:id="562" w:author="ron gal" w:date="2017-03-04T15:01:00Z">
              <w:rPr>
                <w:rFonts w:ascii="Consolas" w:hAnsi="Consolas" w:cs="Consolas"/>
                <w:color w:val="0000FF"/>
                <w:sz w:val="19"/>
                <w:szCs w:val="19"/>
                <w:highlight w:val="white"/>
              </w:rPr>
            </w:rPrChange>
          </w:rPr>
          <w:t>int</w:t>
        </w:r>
        <w:r w:rsidRPr="00A27D69">
          <w:rPr>
            <w:sz w:val="24"/>
            <w:szCs w:val="24"/>
            <w:rPrChange w:id="563" w:author="ron gal" w:date="2017-03-04T15:01:00Z">
              <w:rPr>
                <w:rFonts w:ascii="Consolas" w:hAnsi="Consolas" w:cs="Consolas"/>
                <w:sz w:val="19"/>
                <w:szCs w:val="19"/>
                <w:highlight w:val="white"/>
              </w:rPr>
            </w:rPrChange>
          </w:rPr>
          <w:t xml:space="preserve"> cotnactId);</w:t>
        </w:r>
      </w:ins>
    </w:p>
    <w:p w:rsidR="00A27D69" w:rsidRPr="00A27D69" w:rsidRDefault="00A27D69" w:rsidP="00A27D69">
      <w:pPr>
        <w:rPr>
          <w:ins w:id="564" w:author="ron gal" w:date="2017-03-04T15:01:00Z"/>
          <w:sz w:val="24"/>
          <w:szCs w:val="24"/>
          <w:rPrChange w:id="565" w:author="ron gal" w:date="2017-03-04T15:01:00Z">
            <w:rPr>
              <w:ins w:id="566" w:author="ron gal" w:date="2017-03-04T15:01:00Z"/>
              <w:rFonts w:ascii="Consolas" w:hAnsi="Consolas" w:cs="Consolas"/>
              <w:sz w:val="19"/>
              <w:szCs w:val="19"/>
              <w:highlight w:val="white"/>
            </w:rPr>
          </w:rPrChange>
        </w:rPr>
        <w:pPrChange w:id="567" w:author="ron gal" w:date="2017-03-04T15:01:00Z">
          <w:pPr>
            <w:autoSpaceDE w:val="0"/>
            <w:autoSpaceDN w:val="0"/>
            <w:adjustRightInd w:val="0"/>
            <w:spacing w:line="240" w:lineRule="auto"/>
          </w:pPr>
        </w:pPrChange>
      </w:pPr>
      <w:ins w:id="568" w:author="ron gal" w:date="2017-03-04T15:01:00Z">
        <w:r w:rsidRPr="00A27D69">
          <w:rPr>
            <w:sz w:val="24"/>
            <w:szCs w:val="24"/>
            <w:rPrChange w:id="569" w:author="ron gal" w:date="2017-03-04T15:01:00Z">
              <w:rPr>
                <w:rFonts w:ascii="Consolas" w:hAnsi="Consolas" w:cs="Consolas"/>
                <w:sz w:val="19"/>
                <w:szCs w:val="19"/>
                <w:highlight w:val="white"/>
              </w:rPr>
            </w:rPrChange>
          </w:rPr>
          <w:t xml:space="preserve">        </w:t>
        </w:r>
        <w:r w:rsidRPr="00A27D69">
          <w:rPr>
            <w:sz w:val="24"/>
            <w:szCs w:val="24"/>
            <w:rPrChange w:id="570" w:author="ron gal" w:date="2017-03-04T15:01:00Z">
              <w:rPr>
                <w:rFonts w:ascii="Consolas" w:hAnsi="Consolas" w:cs="Consolas"/>
                <w:color w:val="2B91AF"/>
                <w:sz w:val="19"/>
                <w:szCs w:val="19"/>
                <w:highlight w:val="white"/>
              </w:rPr>
            </w:rPrChange>
          </w:rPr>
          <w:t>IQueryable</w:t>
        </w:r>
        <w:r w:rsidRPr="00A27D69">
          <w:rPr>
            <w:sz w:val="24"/>
            <w:szCs w:val="24"/>
            <w:rPrChange w:id="571" w:author="ron gal" w:date="2017-03-04T15:01:00Z">
              <w:rPr>
                <w:rFonts w:ascii="Consolas" w:hAnsi="Consolas" w:cs="Consolas"/>
                <w:sz w:val="19"/>
                <w:szCs w:val="19"/>
                <w:highlight w:val="white"/>
              </w:rPr>
            </w:rPrChange>
          </w:rPr>
          <w:t>&lt;Domain.</w:t>
        </w:r>
        <w:r w:rsidRPr="00A27D69">
          <w:rPr>
            <w:sz w:val="24"/>
            <w:szCs w:val="24"/>
            <w:rPrChange w:id="572" w:author="ron gal" w:date="2017-03-04T15:01:00Z">
              <w:rPr>
                <w:rFonts w:ascii="Consolas" w:hAnsi="Consolas" w:cs="Consolas"/>
                <w:color w:val="2B91AF"/>
                <w:sz w:val="19"/>
                <w:szCs w:val="19"/>
                <w:highlight w:val="white"/>
              </w:rPr>
            </w:rPrChange>
          </w:rPr>
          <w:t>TreatmentReport</w:t>
        </w:r>
        <w:r w:rsidRPr="00A27D69">
          <w:rPr>
            <w:sz w:val="24"/>
            <w:szCs w:val="24"/>
            <w:rPrChange w:id="573" w:author="ron gal" w:date="2017-03-04T15:01:00Z">
              <w:rPr>
                <w:rFonts w:ascii="Consolas" w:hAnsi="Consolas" w:cs="Consolas"/>
                <w:sz w:val="19"/>
                <w:szCs w:val="19"/>
                <w:highlight w:val="white"/>
              </w:rPr>
            </w:rPrChange>
          </w:rPr>
          <w:t>&gt; Query();</w:t>
        </w:r>
      </w:ins>
    </w:p>
    <w:p w:rsidR="00481634" w:rsidRPr="00A27D69" w:rsidDel="00A27D69" w:rsidRDefault="00A27D69" w:rsidP="00A27D69">
      <w:pPr>
        <w:rPr>
          <w:del w:id="574" w:author="ron gal" w:date="2017-03-04T15:01:00Z"/>
          <w:sz w:val="24"/>
          <w:szCs w:val="24"/>
          <w:rPrChange w:id="575" w:author="ron gal" w:date="2017-03-04T15:01:00Z">
            <w:rPr>
              <w:del w:id="576" w:author="ron gal" w:date="2017-03-04T15:01:00Z"/>
            </w:rPr>
          </w:rPrChange>
        </w:rPr>
      </w:pPr>
      <w:ins w:id="577" w:author="ron gal" w:date="2017-03-04T15:01:00Z">
        <w:r w:rsidRPr="00A27D69">
          <w:rPr>
            <w:sz w:val="24"/>
            <w:szCs w:val="24"/>
            <w:rPrChange w:id="578" w:author="ron gal" w:date="2017-03-04T15:01:00Z">
              <w:rPr>
                <w:rFonts w:ascii="Consolas" w:hAnsi="Consolas" w:cs="Consolas"/>
                <w:sz w:val="19"/>
                <w:szCs w:val="19"/>
                <w:highlight w:val="white"/>
              </w:rPr>
            </w:rPrChange>
          </w:rPr>
          <w:t xml:space="preserve">        </w:t>
        </w:r>
        <w:r w:rsidRPr="00A27D69">
          <w:rPr>
            <w:sz w:val="24"/>
            <w:szCs w:val="24"/>
            <w:rPrChange w:id="579" w:author="ron gal" w:date="2017-03-04T15:01:00Z">
              <w:rPr>
                <w:rFonts w:ascii="Consolas" w:hAnsi="Consolas" w:cs="Consolas"/>
                <w:color w:val="2B91AF"/>
                <w:sz w:val="19"/>
                <w:szCs w:val="19"/>
                <w:highlight w:val="white"/>
              </w:rPr>
            </w:rPrChange>
          </w:rPr>
          <w:t>TreatmentReport</w:t>
        </w:r>
        <w:r w:rsidRPr="00A27D69">
          <w:rPr>
            <w:sz w:val="24"/>
            <w:szCs w:val="24"/>
            <w:rPrChange w:id="580" w:author="ron gal" w:date="2017-03-04T15:01:00Z">
              <w:rPr>
                <w:rFonts w:ascii="Consolas" w:hAnsi="Consolas" w:cs="Consolas"/>
                <w:sz w:val="19"/>
                <w:szCs w:val="19"/>
                <w:highlight w:val="white"/>
              </w:rPr>
            </w:rPrChange>
          </w:rPr>
          <w:t xml:space="preserve"> Get(</w:t>
        </w:r>
        <w:r w:rsidRPr="00A27D69">
          <w:rPr>
            <w:sz w:val="24"/>
            <w:szCs w:val="24"/>
            <w:rPrChange w:id="581" w:author="ron gal" w:date="2017-03-04T15:01:00Z">
              <w:rPr>
                <w:rFonts w:ascii="Consolas" w:hAnsi="Consolas" w:cs="Consolas"/>
                <w:color w:val="0000FF"/>
                <w:sz w:val="19"/>
                <w:szCs w:val="19"/>
                <w:highlight w:val="white"/>
              </w:rPr>
            </w:rPrChange>
          </w:rPr>
          <w:t>int</w:t>
        </w:r>
        <w:r w:rsidRPr="00A27D69">
          <w:rPr>
            <w:sz w:val="24"/>
            <w:szCs w:val="24"/>
            <w:rPrChange w:id="582" w:author="ron gal" w:date="2017-03-04T15:01:00Z">
              <w:rPr>
                <w:rFonts w:ascii="Consolas" w:hAnsi="Consolas" w:cs="Consolas"/>
                <w:sz w:val="19"/>
                <w:szCs w:val="19"/>
                <w:highlight w:val="white"/>
              </w:rPr>
            </w:rPrChange>
          </w:rPr>
          <w:t xml:space="preserve"> treatmentId, </w:t>
        </w:r>
        <w:r w:rsidRPr="00A27D69">
          <w:rPr>
            <w:sz w:val="24"/>
            <w:szCs w:val="24"/>
            <w:rPrChange w:id="583" w:author="ron gal" w:date="2017-03-04T15:01:00Z">
              <w:rPr>
                <w:rFonts w:ascii="Consolas" w:hAnsi="Consolas" w:cs="Consolas"/>
                <w:color w:val="0000FF"/>
                <w:sz w:val="19"/>
                <w:szCs w:val="19"/>
                <w:highlight w:val="white"/>
              </w:rPr>
            </w:rPrChange>
          </w:rPr>
          <w:t>int</w:t>
        </w:r>
        <w:r w:rsidRPr="00A27D69">
          <w:rPr>
            <w:sz w:val="24"/>
            <w:szCs w:val="24"/>
            <w:rPrChange w:id="584" w:author="ron gal" w:date="2017-03-04T15:01:00Z">
              <w:rPr>
                <w:rFonts w:ascii="Consolas" w:hAnsi="Consolas" w:cs="Consolas"/>
                <w:sz w:val="19"/>
                <w:szCs w:val="19"/>
                <w:highlight w:val="white"/>
              </w:rPr>
            </w:rPrChange>
          </w:rPr>
          <w:t xml:space="preserve"> petId);</w:t>
        </w:r>
      </w:ins>
      <w:del w:id="585" w:author="ron gal" w:date="2017-03-04T15:01:00Z">
        <w:r w:rsidR="00471D70" w:rsidDel="00A27D69">
          <w:rPr>
            <w:sz w:val="24"/>
            <w:szCs w:val="24"/>
          </w:rPr>
          <w:delText>IEnumerable&lt;DTOs.Participant&gt; Search(int? customerId, int? ownerId, int?[] statusIds, string ownerName, int? orderId, int? fieldId, string fieldName, DateTime? fromDate, DateTime? untilDate);</w:delText>
        </w:r>
      </w:del>
    </w:p>
    <w:p w:rsidR="00481634" w:rsidRPr="00A27D69" w:rsidDel="00A27D69" w:rsidRDefault="00481634">
      <w:pPr>
        <w:rPr>
          <w:del w:id="586" w:author="ron gal" w:date="2017-03-04T15:01:00Z"/>
          <w:sz w:val="24"/>
          <w:szCs w:val="24"/>
          <w:rPrChange w:id="587" w:author="ron gal" w:date="2017-03-04T15:01:00Z">
            <w:rPr>
              <w:del w:id="588" w:author="ron gal" w:date="2017-03-04T15:01:00Z"/>
            </w:rPr>
          </w:rPrChange>
        </w:rPr>
      </w:pPr>
    </w:p>
    <w:p w:rsidR="00481634" w:rsidRPr="00A27D69" w:rsidDel="00A27D69" w:rsidRDefault="00471D70">
      <w:pPr>
        <w:rPr>
          <w:del w:id="589" w:author="ron gal" w:date="2017-03-04T15:01:00Z"/>
          <w:sz w:val="24"/>
          <w:szCs w:val="24"/>
          <w:rPrChange w:id="590" w:author="ron gal" w:date="2017-03-04T15:01:00Z">
            <w:rPr>
              <w:del w:id="591" w:author="ron gal" w:date="2017-03-04T15:01:00Z"/>
            </w:rPr>
          </w:rPrChange>
        </w:rPr>
      </w:pPr>
      <w:del w:id="592" w:author="ron gal" w:date="2017-03-04T15:01:00Z">
        <w:r w:rsidDel="00A27D69">
          <w:rPr>
            <w:sz w:val="24"/>
            <w:szCs w:val="24"/>
          </w:rPr>
          <w:delText>DTOs.Participant GetParticipant(int id);</w:delText>
        </w:r>
      </w:del>
    </w:p>
    <w:p w:rsidR="00481634" w:rsidRPr="00A27D69" w:rsidDel="00A27D69" w:rsidRDefault="00481634">
      <w:pPr>
        <w:rPr>
          <w:del w:id="593" w:author="ron gal" w:date="2017-03-04T15:01:00Z"/>
          <w:sz w:val="24"/>
          <w:szCs w:val="24"/>
          <w:rPrChange w:id="594" w:author="ron gal" w:date="2017-03-04T15:01:00Z">
            <w:rPr>
              <w:del w:id="595" w:author="ron gal" w:date="2017-03-04T15:01:00Z"/>
            </w:rPr>
          </w:rPrChange>
        </w:rPr>
      </w:pPr>
    </w:p>
    <w:p w:rsidR="00481634" w:rsidRPr="00A27D69" w:rsidDel="00A27D69" w:rsidRDefault="00471D70">
      <w:pPr>
        <w:rPr>
          <w:del w:id="596" w:author="ron gal" w:date="2017-03-04T15:01:00Z"/>
          <w:sz w:val="24"/>
          <w:szCs w:val="24"/>
          <w:rPrChange w:id="597" w:author="ron gal" w:date="2017-03-04T15:01:00Z">
            <w:rPr>
              <w:del w:id="598" w:author="ron gal" w:date="2017-03-04T15:01:00Z"/>
            </w:rPr>
          </w:rPrChange>
        </w:rPr>
      </w:pPr>
      <w:del w:id="599" w:author="ron gal" w:date="2017-03-04T15:01:00Z">
        <w:r w:rsidDel="00A27D69">
          <w:rPr>
            <w:sz w:val="24"/>
            <w:szCs w:val="24"/>
          </w:rPr>
          <w:delText>DTOs.Participant Save(DTOs.Participant participant);</w:delText>
        </w:r>
      </w:del>
    </w:p>
    <w:p w:rsidR="00481634" w:rsidRPr="00A27D69" w:rsidDel="00A27D69" w:rsidRDefault="00481634">
      <w:pPr>
        <w:rPr>
          <w:del w:id="600" w:author="ron gal" w:date="2017-03-04T15:01:00Z"/>
          <w:sz w:val="24"/>
          <w:szCs w:val="24"/>
          <w:rPrChange w:id="601" w:author="ron gal" w:date="2017-03-04T15:01:00Z">
            <w:rPr>
              <w:del w:id="602" w:author="ron gal" w:date="2017-03-04T15:01:00Z"/>
            </w:rPr>
          </w:rPrChange>
        </w:rPr>
      </w:pPr>
    </w:p>
    <w:p w:rsidR="00481634" w:rsidRPr="00A27D69" w:rsidDel="00A27D69" w:rsidRDefault="00471D70">
      <w:pPr>
        <w:rPr>
          <w:del w:id="603" w:author="ron gal" w:date="2017-03-04T15:01:00Z"/>
          <w:sz w:val="24"/>
          <w:szCs w:val="24"/>
          <w:rPrChange w:id="604" w:author="ron gal" w:date="2017-03-04T15:01:00Z">
            <w:rPr>
              <w:del w:id="605" w:author="ron gal" w:date="2017-03-04T15:01:00Z"/>
            </w:rPr>
          </w:rPrChange>
        </w:rPr>
      </w:pPr>
      <w:del w:id="606" w:author="ron gal" w:date="2017-03-04T15:01:00Z">
        <w:r w:rsidDel="00A27D69">
          <w:rPr>
            <w:sz w:val="24"/>
            <w:szCs w:val="24"/>
          </w:rPr>
          <w:delText>DTOs.Participant Update(int id, DTOs.Participant participant);</w:delText>
        </w:r>
      </w:del>
    </w:p>
    <w:p w:rsidR="00481634" w:rsidRPr="00A27D69" w:rsidDel="00A27D69" w:rsidRDefault="00481634">
      <w:pPr>
        <w:rPr>
          <w:del w:id="607" w:author="ron gal" w:date="2017-03-04T15:01:00Z"/>
          <w:sz w:val="24"/>
          <w:szCs w:val="24"/>
          <w:rPrChange w:id="608" w:author="ron gal" w:date="2017-03-04T15:01:00Z">
            <w:rPr>
              <w:del w:id="609" w:author="ron gal" w:date="2017-03-04T15:01:00Z"/>
            </w:rPr>
          </w:rPrChange>
        </w:rPr>
      </w:pPr>
    </w:p>
    <w:p w:rsidR="00A27D69" w:rsidRDefault="00471D70">
      <w:pPr>
        <w:rPr>
          <w:ins w:id="610" w:author="ron gal" w:date="2017-03-04T15:00:00Z"/>
          <w:sz w:val="24"/>
          <w:szCs w:val="24"/>
        </w:rPr>
      </w:pPr>
      <w:del w:id="611" w:author="ron gal" w:date="2017-03-04T15:01:00Z">
        <w:r w:rsidDel="00A27D69">
          <w:rPr>
            <w:sz w:val="24"/>
            <w:szCs w:val="24"/>
          </w:rPr>
          <w:delText>void Delete(int id);</w:delText>
        </w:r>
      </w:del>
    </w:p>
    <w:p w:rsidR="00A27D69" w:rsidRDefault="00A27D69" w:rsidP="00A27D69">
      <w:pPr>
        <w:bidi/>
        <w:rPr>
          <w:ins w:id="612" w:author="ron gal" w:date="2017-03-04T15:00:00Z"/>
        </w:rPr>
      </w:pPr>
      <w:ins w:id="613" w:author="ron gal" w:date="2017-03-04T15:00:00Z">
        <w:r>
          <w:rPr>
            <w:b/>
            <w:sz w:val="24"/>
            <w:szCs w:val="24"/>
            <w:rtl/>
          </w:rPr>
          <w:t xml:space="preserve">מחלקת </w:t>
        </w:r>
        <w:r w:rsidRPr="0010413E">
          <w:rPr>
            <w:b/>
            <w:sz w:val="24"/>
            <w:szCs w:val="24"/>
          </w:rPr>
          <w:t>ReportsDao</w:t>
        </w:r>
        <w:r w:rsidDel="00A27D69">
          <w:rPr>
            <w:b/>
            <w:sz w:val="24"/>
            <w:szCs w:val="24"/>
          </w:rPr>
          <w:t xml:space="preserve"> </w:t>
        </w:r>
      </w:ins>
    </w:p>
    <w:p w:rsidR="00A27D69" w:rsidRPr="0010413E" w:rsidRDefault="00A27D69" w:rsidP="00A27D69">
      <w:pPr>
        <w:bidi/>
        <w:rPr>
          <w:ins w:id="614" w:author="ron gal" w:date="2017-03-04T15:04:00Z"/>
          <w:sz w:val="24"/>
          <w:szCs w:val="24"/>
        </w:rPr>
        <w:pPrChange w:id="615" w:author="ron gal" w:date="2017-03-04T15:05:00Z">
          <w:pPr>
            <w:bidi/>
          </w:pPr>
        </w:pPrChange>
      </w:pPr>
      <w:ins w:id="616" w:author="ron gal" w:date="2017-03-04T15:02:00Z">
        <w:r>
          <w:rPr>
            <w:rFonts w:hint="cs"/>
            <w:sz w:val="24"/>
            <w:szCs w:val="24"/>
            <w:rtl/>
          </w:rPr>
          <w:t xml:space="preserve">מחלקה זו היא מיוחדת מהבחינה שהיא אינה אחראית על ישות מסוימת, אלא על ייצוא דו"חות מכל הסוגים. </w:t>
        </w:r>
      </w:ins>
      <w:ins w:id="617" w:author="ron gal" w:date="2017-03-04T15:03:00Z">
        <w:r>
          <w:rPr>
            <w:rFonts w:hint="cs"/>
            <w:sz w:val="24"/>
            <w:szCs w:val="24"/>
            <w:rtl/>
          </w:rPr>
          <w:t xml:space="preserve">היא משתמשת בפונקציה </w:t>
        </w:r>
        <w:r>
          <w:rPr>
            <w:sz w:val="24"/>
            <w:szCs w:val="24"/>
          </w:rPr>
          <w:t>Query</w:t>
        </w:r>
        <w:r>
          <w:rPr>
            <w:rFonts w:hint="cs"/>
            <w:sz w:val="24"/>
            <w:szCs w:val="24"/>
            <w:rtl/>
          </w:rPr>
          <w:t xml:space="preserve"> שמיוצאת על ידי </w:t>
        </w:r>
        <w:r w:rsidRPr="00A27D69">
          <w:rPr>
            <w:sz w:val="24"/>
            <w:szCs w:val="24"/>
            <w:rPrChange w:id="618" w:author="ron gal" w:date="2017-03-04T15:05:00Z">
              <w:rPr>
                <w:b/>
                <w:sz w:val="24"/>
                <w:szCs w:val="24"/>
              </w:rPr>
            </w:rPrChange>
          </w:rPr>
          <w:t>TreatmentsDao</w:t>
        </w:r>
        <w:r>
          <w:rPr>
            <w:rFonts w:hint="cs"/>
            <w:sz w:val="24"/>
            <w:szCs w:val="24"/>
            <w:rtl/>
          </w:rPr>
          <w:t xml:space="preserve"> ו</w:t>
        </w:r>
        <w:r w:rsidRPr="00A27D69">
          <w:rPr>
            <w:sz w:val="24"/>
            <w:szCs w:val="24"/>
            <w:rPrChange w:id="619" w:author="ron gal" w:date="2017-03-04T15:05:00Z">
              <w:rPr>
                <w:b/>
                <w:sz w:val="24"/>
                <w:szCs w:val="24"/>
              </w:rPr>
            </w:rPrChange>
          </w:rPr>
          <w:t xml:space="preserve"> AnimalsDao</w:t>
        </w:r>
        <w:r w:rsidRPr="00A27D69">
          <w:rPr>
            <w:rFonts w:hint="cs"/>
            <w:sz w:val="24"/>
            <w:szCs w:val="24"/>
            <w:rtl/>
            <w:rPrChange w:id="620" w:author="ron gal" w:date="2017-03-04T15:05:00Z">
              <w:rPr>
                <w:rFonts w:hint="cs"/>
                <w:b/>
                <w:sz w:val="24"/>
                <w:szCs w:val="24"/>
                <w:rtl/>
              </w:rPr>
            </w:rPrChange>
          </w:rPr>
          <w:t xml:space="preserve"> כדי לבצע שאילתות מסובכות </w:t>
        </w:r>
        <w:r>
          <w:rPr>
            <w:rFonts w:hint="cs"/>
            <w:sz w:val="24"/>
            <w:szCs w:val="24"/>
            <w:rtl/>
          </w:rPr>
          <w:t xml:space="preserve">יותר. המחלקה מממשת את הממשק </w:t>
        </w:r>
      </w:ins>
      <w:ins w:id="621" w:author="ron gal" w:date="2017-03-04T15:04:00Z">
        <w:r w:rsidRPr="00A27D69">
          <w:rPr>
            <w:sz w:val="24"/>
            <w:szCs w:val="24"/>
            <w:rPrChange w:id="622" w:author="ron gal" w:date="2017-03-04T15:05:00Z">
              <w:rPr>
                <w:rFonts w:ascii="Consolas" w:hAnsi="Consolas" w:cs="Consolas"/>
                <w:color w:val="2B91AF"/>
                <w:sz w:val="19"/>
                <w:szCs w:val="19"/>
                <w:highlight w:val="white"/>
              </w:rPr>
            </w:rPrChange>
          </w:rPr>
          <w:t>IReportsDao</w:t>
        </w:r>
        <w:r w:rsidRPr="00A27D69">
          <w:rPr>
            <w:rFonts w:hint="cs"/>
            <w:sz w:val="24"/>
            <w:szCs w:val="24"/>
            <w:rtl/>
            <w:rPrChange w:id="623" w:author="ron gal" w:date="2017-03-04T15:05:00Z">
              <w:rPr>
                <w:rFonts w:ascii="Consolas" w:hAnsi="Consolas" w:cs="Consolas" w:hint="cs"/>
                <w:color w:val="2B91AF"/>
                <w:sz w:val="19"/>
                <w:szCs w:val="19"/>
                <w:rtl/>
              </w:rPr>
            </w:rPrChange>
          </w:rPr>
          <w:t xml:space="preserve"> ואחראית אך ורק על ייצוא מידע לדו"</w:t>
        </w:r>
        <w:r w:rsidRPr="00A27D69">
          <w:rPr>
            <w:rFonts w:hint="cs"/>
            <w:sz w:val="24"/>
            <w:szCs w:val="24"/>
            <w:rtl/>
            <w:rPrChange w:id="624" w:author="ron gal" w:date="2017-03-04T15:05:00Z">
              <w:rPr>
                <w:rFonts w:ascii="Consolas" w:hAnsi="Consolas" w:cs="Courier New" w:hint="cs"/>
                <w:color w:val="2B91AF"/>
                <w:sz w:val="19"/>
                <w:szCs w:val="19"/>
                <w:rtl/>
              </w:rPr>
            </w:rPrChange>
          </w:rPr>
          <w:t>חות.</w:t>
        </w:r>
        <w:r w:rsidRPr="00A27D69">
          <w:rPr>
            <w:sz w:val="24"/>
            <w:szCs w:val="24"/>
            <w:rtl/>
          </w:rPr>
          <w:t xml:space="preserve"> </w:t>
        </w:r>
        <w:r>
          <w:rPr>
            <w:sz w:val="24"/>
            <w:szCs w:val="24"/>
            <w:rtl/>
          </w:rPr>
          <w:t>המחלקה תכיל את הפעולות הבאות:</w:t>
        </w:r>
      </w:ins>
    </w:p>
    <w:p w:rsidR="00A27D69" w:rsidRPr="00A27D69" w:rsidRDefault="00A27D69" w:rsidP="00A27D69">
      <w:pPr>
        <w:rPr>
          <w:ins w:id="625" w:author="ron gal" w:date="2017-03-04T15:02:00Z"/>
          <w:sz w:val="24"/>
          <w:szCs w:val="24"/>
          <w:rPrChange w:id="626" w:author="ron gal" w:date="2017-03-04T15:05:00Z">
            <w:rPr>
              <w:ins w:id="627" w:author="ron gal" w:date="2017-03-04T15:02:00Z"/>
              <w:rFonts w:hint="cs"/>
              <w:sz w:val="24"/>
              <w:szCs w:val="24"/>
              <w:rtl/>
            </w:rPr>
          </w:rPrChange>
        </w:rPr>
        <w:pPrChange w:id="628" w:author="ron gal" w:date="2017-03-04T15:05:00Z">
          <w:pPr>
            <w:bidi/>
          </w:pPr>
        </w:pPrChange>
      </w:pPr>
    </w:p>
    <w:p w:rsidR="00A27D69" w:rsidRPr="00A27D69" w:rsidRDefault="00A27D69" w:rsidP="00A27D69">
      <w:pPr>
        <w:rPr>
          <w:ins w:id="629" w:author="ron gal" w:date="2017-03-04T15:00:00Z"/>
          <w:sz w:val="24"/>
          <w:szCs w:val="24"/>
          <w:rPrChange w:id="630" w:author="ron gal" w:date="2017-03-04T15:05:00Z">
            <w:rPr>
              <w:ins w:id="631" w:author="ron gal" w:date="2017-03-04T15:00:00Z"/>
            </w:rPr>
          </w:rPrChange>
        </w:rPr>
        <w:pPrChange w:id="632" w:author="ron gal" w:date="2017-03-04T15:05:00Z">
          <w:pPr>
            <w:bidi/>
          </w:pPr>
        </w:pPrChange>
      </w:pPr>
    </w:p>
    <w:p w:rsidR="00A27D69" w:rsidRPr="00A27D69" w:rsidRDefault="00A27D69" w:rsidP="00A27D69">
      <w:pPr>
        <w:rPr>
          <w:ins w:id="633" w:author="ron gal" w:date="2017-03-04T15:04:00Z"/>
          <w:sz w:val="24"/>
          <w:szCs w:val="24"/>
          <w:rPrChange w:id="634" w:author="ron gal" w:date="2017-03-04T15:05:00Z">
            <w:rPr>
              <w:ins w:id="635" w:author="ron gal" w:date="2017-03-04T15:04:00Z"/>
              <w:rFonts w:ascii="Consolas" w:hAnsi="Consolas" w:cs="Consolas"/>
              <w:sz w:val="19"/>
              <w:szCs w:val="19"/>
              <w:highlight w:val="white"/>
            </w:rPr>
          </w:rPrChange>
        </w:rPr>
        <w:pPrChange w:id="636" w:author="ron gal" w:date="2017-03-04T15:05:00Z">
          <w:pPr>
            <w:autoSpaceDE w:val="0"/>
            <w:autoSpaceDN w:val="0"/>
            <w:adjustRightInd w:val="0"/>
            <w:spacing w:line="240" w:lineRule="auto"/>
          </w:pPr>
        </w:pPrChange>
      </w:pPr>
      <w:ins w:id="637" w:author="ron gal" w:date="2017-03-04T15:04:00Z">
        <w:r w:rsidRPr="00A27D69">
          <w:rPr>
            <w:sz w:val="24"/>
            <w:szCs w:val="24"/>
            <w:rPrChange w:id="638" w:author="ron gal" w:date="2017-03-04T15:05:00Z">
              <w:rPr>
                <w:rFonts w:ascii="Consolas" w:hAnsi="Consolas" w:cs="Consolas"/>
                <w:color w:val="2B91AF"/>
                <w:sz w:val="19"/>
                <w:szCs w:val="19"/>
                <w:highlight w:val="white"/>
              </w:rPr>
            </w:rPrChange>
          </w:rPr>
          <w:t>IEnumerable</w:t>
        </w:r>
        <w:r w:rsidRPr="00A27D69">
          <w:rPr>
            <w:sz w:val="24"/>
            <w:szCs w:val="24"/>
            <w:rPrChange w:id="639" w:author="ron gal" w:date="2017-03-04T15:05:00Z">
              <w:rPr>
                <w:rFonts w:ascii="Consolas" w:hAnsi="Consolas" w:cs="Consolas"/>
                <w:sz w:val="19"/>
                <w:szCs w:val="19"/>
                <w:highlight w:val="white"/>
              </w:rPr>
            </w:rPrChange>
          </w:rPr>
          <w:t>&lt;</w:t>
        </w:r>
        <w:r w:rsidRPr="00A27D69">
          <w:rPr>
            <w:sz w:val="24"/>
            <w:szCs w:val="24"/>
            <w:rPrChange w:id="640" w:author="ron gal" w:date="2017-03-04T15:05:00Z">
              <w:rPr>
                <w:rFonts w:ascii="Consolas" w:hAnsi="Consolas" w:cs="Consolas"/>
                <w:color w:val="2B91AF"/>
                <w:sz w:val="19"/>
                <w:szCs w:val="19"/>
                <w:highlight w:val="white"/>
              </w:rPr>
            </w:rPrChange>
          </w:rPr>
          <w:t>FinanceReport</w:t>
        </w:r>
        <w:r w:rsidRPr="00A27D69">
          <w:rPr>
            <w:sz w:val="24"/>
            <w:szCs w:val="24"/>
            <w:rPrChange w:id="641" w:author="ron gal" w:date="2017-03-04T15:05:00Z">
              <w:rPr>
                <w:rFonts w:ascii="Consolas" w:hAnsi="Consolas" w:cs="Consolas"/>
                <w:sz w:val="19"/>
                <w:szCs w:val="19"/>
                <w:highlight w:val="white"/>
              </w:rPr>
            </w:rPrChange>
          </w:rPr>
          <w:t>&gt; GetFinanceReport(</w:t>
        </w:r>
        <w:r w:rsidRPr="00A27D69">
          <w:rPr>
            <w:sz w:val="24"/>
            <w:szCs w:val="24"/>
            <w:rPrChange w:id="642" w:author="ron gal" w:date="2017-03-04T15:05:00Z">
              <w:rPr>
                <w:rFonts w:ascii="Consolas" w:hAnsi="Consolas" w:cs="Consolas"/>
                <w:color w:val="2B91AF"/>
                <w:sz w:val="19"/>
                <w:szCs w:val="19"/>
                <w:highlight w:val="white"/>
              </w:rPr>
            </w:rPrChange>
          </w:rPr>
          <w:t>DateTime</w:t>
        </w:r>
        <w:r w:rsidRPr="00A27D69">
          <w:rPr>
            <w:sz w:val="24"/>
            <w:szCs w:val="24"/>
            <w:rPrChange w:id="643" w:author="ron gal" w:date="2017-03-04T15:05:00Z">
              <w:rPr>
                <w:rFonts w:ascii="Consolas" w:hAnsi="Consolas" w:cs="Consolas"/>
                <w:sz w:val="19"/>
                <w:szCs w:val="19"/>
                <w:highlight w:val="white"/>
              </w:rPr>
            </w:rPrChange>
          </w:rPr>
          <w:t xml:space="preserve">? startDate, </w:t>
        </w:r>
        <w:r w:rsidRPr="00A27D69">
          <w:rPr>
            <w:sz w:val="24"/>
            <w:szCs w:val="24"/>
            <w:rPrChange w:id="644" w:author="ron gal" w:date="2017-03-04T15:05:00Z">
              <w:rPr>
                <w:rFonts w:ascii="Consolas" w:hAnsi="Consolas" w:cs="Consolas"/>
                <w:color w:val="2B91AF"/>
                <w:sz w:val="19"/>
                <w:szCs w:val="19"/>
                <w:highlight w:val="white"/>
              </w:rPr>
            </w:rPrChange>
          </w:rPr>
          <w:t>DateTime</w:t>
        </w:r>
        <w:r w:rsidRPr="00A27D69">
          <w:rPr>
            <w:sz w:val="24"/>
            <w:szCs w:val="24"/>
            <w:rPrChange w:id="645" w:author="ron gal" w:date="2017-03-04T15:05:00Z">
              <w:rPr>
                <w:rFonts w:ascii="Consolas" w:hAnsi="Consolas" w:cs="Consolas"/>
                <w:sz w:val="19"/>
                <w:szCs w:val="19"/>
                <w:highlight w:val="white"/>
              </w:rPr>
            </w:rPrChange>
          </w:rPr>
          <w:t xml:space="preserve">? endDate, </w:t>
        </w:r>
        <w:r w:rsidRPr="00A27D69">
          <w:rPr>
            <w:sz w:val="24"/>
            <w:szCs w:val="24"/>
            <w:rPrChange w:id="646" w:author="ron gal" w:date="2017-03-04T15:05:00Z">
              <w:rPr>
                <w:rFonts w:ascii="Consolas" w:hAnsi="Consolas" w:cs="Consolas"/>
                <w:color w:val="0000FF"/>
                <w:sz w:val="19"/>
                <w:szCs w:val="19"/>
                <w:highlight w:val="white"/>
              </w:rPr>
            </w:rPrChange>
          </w:rPr>
          <w:t>int</w:t>
        </w:r>
        <w:r w:rsidRPr="00A27D69">
          <w:rPr>
            <w:sz w:val="24"/>
            <w:szCs w:val="24"/>
            <w:rPrChange w:id="647" w:author="ron gal" w:date="2017-03-04T15:05:00Z">
              <w:rPr>
                <w:rFonts w:ascii="Consolas" w:hAnsi="Consolas" w:cs="Consolas"/>
                <w:sz w:val="19"/>
                <w:szCs w:val="19"/>
                <w:highlight w:val="white"/>
              </w:rPr>
            </w:rPrChange>
          </w:rPr>
          <w:t xml:space="preserve">? datePart, </w:t>
        </w:r>
        <w:r w:rsidRPr="00A27D69">
          <w:rPr>
            <w:sz w:val="24"/>
            <w:szCs w:val="24"/>
            <w:rPrChange w:id="648" w:author="ron gal" w:date="2017-03-04T15:05:00Z">
              <w:rPr>
                <w:rFonts w:ascii="Consolas" w:hAnsi="Consolas" w:cs="Consolas"/>
                <w:color w:val="0000FF"/>
                <w:sz w:val="19"/>
                <w:szCs w:val="19"/>
                <w:highlight w:val="white"/>
              </w:rPr>
            </w:rPrChange>
          </w:rPr>
          <w:t>int</w:t>
        </w:r>
        <w:r w:rsidRPr="00A27D69">
          <w:rPr>
            <w:sz w:val="24"/>
            <w:szCs w:val="24"/>
            <w:rPrChange w:id="649" w:author="ron gal" w:date="2017-03-04T15:05:00Z">
              <w:rPr>
                <w:rFonts w:ascii="Consolas" w:hAnsi="Consolas" w:cs="Consolas"/>
                <w:sz w:val="19"/>
                <w:szCs w:val="19"/>
                <w:highlight w:val="white"/>
              </w:rPr>
            </w:rPrChange>
          </w:rPr>
          <w:t xml:space="preserve"> doctorId, </w:t>
        </w:r>
        <w:r w:rsidRPr="00A27D69">
          <w:rPr>
            <w:sz w:val="24"/>
            <w:szCs w:val="24"/>
            <w:rPrChange w:id="650" w:author="ron gal" w:date="2017-03-04T15:05:00Z">
              <w:rPr>
                <w:rFonts w:ascii="Consolas" w:hAnsi="Consolas" w:cs="Consolas"/>
                <w:color w:val="0000FF"/>
                <w:sz w:val="19"/>
                <w:szCs w:val="19"/>
                <w:highlight w:val="white"/>
              </w:rPr>
            </w:rPrChange>
          </w:rPr>
          <w:t>int</w:t>
        </w:r>
        <w:r w:rsidRPr="00A27D69">
          <w:rPr>
            <w:sz w:val="24"/>
            <w:szCs w:val="24"/>
            <w:rPrChange w:id="651" w:author="ron gal" w:date="2017-03-04T15:05:00Z">
              <w:rPr>
                <w:rFonts w:ascii="Consolas" w:hAnsi="Consolas" w:cs="Consolas"/>
                <w:sz w:val="19"/>
                <w:szCs w:val="19"/>
                <w:highlight w:val="white"/>
              </w:rPr>
            </w:rPrChange>
          </w:rPr>
          <w:t xml:space="preserve"> ownerId);</w:t>
        </w:r>
      </w:ins>
    </w:p>
    <w:p w:rsidR="00A27D69" w:rsidRPr="00A27D69" w:rsidRDefault="00A27D69" w:rsidP="00A27D69">
      <w:pPr>
        <w:rPr>
          <w:ins w:id="652" w:author="ron gal" w:date="2017-03-04T15:04:00Z"/>
          <w:sz w:val="24"/>
          <w:szCs w:val="24"/>
          <w:rPrChange w:id="653" w:author="ron gal" w:date="2017-03-04T15:05:00Z">
            <w:rPr>
              <w:ins w:id="654" w:author="ron gal" w:date="2017-03-04T15:04:00Z"/>
              <w:rFonts w:ascii="Consolas" w:hAnsi="Consolas" w:cs="Consolas"/>
              <w:sz w:val="19"/>
              <w:szCs w:val="19"/>
              <w:highlight w:val="white"/>
            </w:rPr>
          </w:rPrChange>
        </w:rPr>
        <w:pPrChange w:id="655" w:author="ron gal" w:date="2017-03-04T15:05:00Z">
          <w:pPr>
            <w:autoSpaceDE w:val="0"/>
            <w:autoSpaceDN w:val="0"/>
            <w:adjustRightInd w:val="0"/>
            <w:spacing w:line="240" w:lineRule="auto"/>
          </w:pPr>
        </w:pPrChange>
      </w:pPr>
      <w:ins w:id="656" w:author="ron gal" w:date="2017-03-04T15:04:00Z">
        <w:r w:rsidRPr="00A27D69">
          <w:rPr>
            <w:sz w:val="24"/>
            <w:szCs w:val="24"/>
            <w:rPrChange w:id="657" w:author="ron gal" w:date="2017-03-04T15:05:00Z">
              <w:rPr>
                <w:rFonts w:ascii="Consolas" w:hAnsi="Consolas" w:cs="Consolas"/>
                <w:color w:val="2B91AF"/>
                <w:sz w:val="19"/>
                <w:szCs w:val="19"/>
                <w:highlight w:val="white"/>
              </w:rPr>
            </w:rPrChange>
          </w:rPr>
          <w:t>IEnumerable</w:t>
        </w:r>
        <w:r w:rsidRPr="00A27D69">
          <w:rPr>
            <w:sz w:val="24"/>
            <w:szCs w:val="24"/>
            <w:rPrChange w:id="658" w:author="ron gal" w:date="2017-03-04T15:05:00Z">
              <w:rPr>
                <w:rFonts w:ascii="Consolas" w:hAnsi="Consolas" w:cs="Consolas"/>
                <w:sz w:val="19"/>
                <w:szCs w:val="19"/>
                <w:highlight w:val="white"/>
              </w:rPr>
            </w:rPrChange>
          </w:rPr>
          <w:t>&lt;</w:t>
        </w:r>
        <w:r w:rsidRPr="00A27D69">
          <w:rPr>
            <w:sz w:val="24"/>
            <w:szCs w:val="24"/>
            <w:rPrChange w:id="659" w:author="ron gal" w:date="2017-03-04T15:05:00Z">
              <w:rPr>
                <w:rFonts w:ascii="Consolas" w:hAnsi="Consolas" w:cs="Consolas"/>
                <w:color w:val="2B91AF"/>
                <w:sz w:val="19"/>
                <w:szCs w:val="19"/>
                <w:highlight w:val="white"/>
              </w:rPr>
            </w:rPrChange>
          </w:rPr>
          <w:t>ItemUsageReport</w:t>
        </w:r>
        <w:r w:rsidRPr="00A27D69">
          <w:rPr>
            <w:sz w:val="24"/>
            <w:szCs w:val="24"/>
            <w:rPrChange w:id="660" w:author="ron gal" w:date="2017-03-04T15:05:00Z">
              <w:rPr>
                <w:rFonts w:ascii="Consolas" w:hAnsi="Consolas" w:cs="Consolas"/>
                <w:sz w:val="19"/>
                <w:szCs w:val="19"/>
                <w:highlight w:val="white"/>
              </w:rPr>
            </w:rPrChange>
          </w:rPr>
          <w:t>&gt; GetPerItemReport(</w:t>
        </w:r>
        <w:r w:rsidRPr="00A27D69">
          <w:rPr>
            <w:sz w:val="24"/>
            <w:szCs w:val="24"/>
            <w:rPrChange w:id="661" w:author="ron gal" w:date="2017-03-04T15:05:00Z">
              <w:rPr>
                <w:rFonts w:ascii="Consolas" w:hAnsi="Consolas" w:cs="Consolas"/>
                <w:color w:val="2B91AF"/>
                <w:sz w:val="19"/>
                <w:szCs w:val="19"/>
                <w:highlight w:val="white"/>
              </w:rPr>
            </w:rPrChange>
          </w:rPr>
          <w:t>DateTime</w:t>
        </w:r>
        <w:r w:rsidRPr="00A27D69">
          <w:rPr>
            <w:sz w:val="24"/>
            <w:szCs w:val="24"/>
            <w:rPrChange w:id="662" w:author="ron gal" w:date="2017-03-04T15:05:00Z">
              <w:rPr>
                <w:rFonts w:ascii="Consolas" w:hAnsi="Consolas" w:cs="Consolas"/>
                <w:sz w:val="19"/>
                <w:szCs w:val="19"/>
                <w:highlight w:val="white"/>
              </w:rPr>
            </w:rPrChange>
          </w:rPr>
          <w:t xml:space="preserve">? startDate, </w:t>
        </w:r>
        <w:r w:rsidRPr="00A27D69">
          <w:rPr>
            <w:sz w:val="24"/>
            <w:szCs w:val="24"/>
            <w:rPrChange w:id="663" w:author="ron gal" w:date="2017-03-04T15:05:00Z">
              <w:rPr>
                <w:rFonts w:ascii="Consolas" w:hAnsi="Consolas" w:cs="Consolas"/>
                <w:color w:val="2B91AF"/>
                <w:sz w:val="19"/>
                <w:szCs w:val="19"/>
                <w:highlight w:val="white"/>
              </w:rPr>
            </w:rPrChange>
          </w:rPr>
          <w:t>DateTime</w:t>
        </w:r>
        <w:r w:rsidRPr="00A27D69">
          <w:rPr>
            <w:sz w:val="24"/>
            <w:szCs w:val="24"/>
            <w:rPrChange w:id="664" w:author="ron gal" w:date="2017-03-04T15:05:00Z">
              <w:rPr>
                <w:rFonts w:ascii="Consolas" w:hAnsi="Consolas" w:cs="Consolas"/>
                <w:sz w:val="19"/>
                <w:szCs w:val="19"/>
                <w:highlight w:val="white"/>
              </w:rPr>
            </w:rPrChange>
          </w:rPr>
          <w:t xml:space="preserve">? endDate, </w:t>
        </w:r>
        <w:r w:rsidRPr="00A27D69">
          <w:rPr>
            <w:sz w:val="24"/>
            <w:szCs w:val="24"/>
            <w:rPrChange w:id="665" w:author="ron gal" w:date="2017-03-04T15:05:00Z">
              <w:rPr>
                <w:rFonts w:ascii="Consolas" w:hAnsi="Consolas" w:cs="Consolas"/>
                <w:color w:val="0000FF"/>
                <w:sz w:val="19"/>
                <w:szCs w:val="19"/>
                <w:highlight w:val="white"/>
              </w:rPr>
            </w:rPrChange>
          </w:rPr>
          <w:t>int</w:t>
        </w:r>
        <w:r w:rsidRPr="00A27D69">
          <w:rPr>
            <w:sz w:val="24"/>
            <w:szCs w:val="24"/>
            <w:rPrChange w:id="666" w:author="ron gal" w:date="2017-03-04T15:05:00Z">
              <w:rPr>
                <w:rFonts w:ascii="Consolas" w:hAnsi="Consolas" w:cs="Consolas"/>
                <w:sz w:val="19"/>
                <w:szCs w:val="19"/>
                <w:highlight w:val="white"/>
              </w:rPr>
            </w:rPrChange>
          </w:rPr>
          <w:t xml:space="preserve">? datePart, </w:t>
        </w:r>
        <w:r w:rsidRPr="00A27D69">
          <w:rPr>
            <w:sz w:val="24"/>
            <w:szCs w:val="24"/>
            <w:rPrChange w:id="667" w:author="ron gal" w:date="2017-03-04T15:05:00Z">
              <w:rPr>
                <w:rFonts w:ascii="Consolas" w:hAnsi="Consolas" w:cs="Consolas"/>
                <w:color w:val="0000FF"/>
                <w:sz w:val="19"/>
                <w:szCs w:val="19"/>
                <w:highlight w:val="white"/>
              </w:rPr>
            </w:rPrChange>
          </w:rPr>
          <w:t>int</w:t>
        </w:r>
        <w:r w:rsidRPr="00A27D69">
          <w:rPr>
            <w:sz w:val="24"/>
            <w:szCs w:val="24"/>
            <w:rPrChange w:id="668" w:author="ron gal" w:date="2017-03-04T15:05:00Z">
              <w:rPr>
                <w:rFonts w:ascii="Consolas" w:hAnsi="Consolas" w:cs="Consolas"/>
                <w:sz w:val="19"/>
                <w:szCs w:val="19"/>
                <w:highlight w:val="white"/>
              </w:rPr>
            </w:rPrChange>
          </w:rPr>
          <w:t xml:space="preserve"> doctorId, </w:t>
        </w:r>
        <w:r w:rsidRPr="00A27D69">
          <w:rPr>
            <w:sz w:val="24"/>
            <w:szCs w:val="24"/>
            <w:rPrChange w:id="669" w:author="ron gal" w:date="2017-03-04T15:05:00Z">
              <w:rPr>
                <w:rFonts w:ascii="Consolas" w:hAnsi="Consolas" w:cs="Consolas"/>
                <w:color w:val="0000FF"/>
                <w:sz w:val="19"/>
                <w:szCs w:val="19"/>
                <w:highlight w:val="white"/>
              </w:rPr>
            </w:rPrChange>
          </w:rPr>
          <w:t>string</w:t>
        </w:r>
        <w:r w:rsidRPr="00A27D69">
          <w:rPr>
            <w:sz w:val="24"/>
            <w:szCs w:val="24"/>
            <w:rPrChange w:id="670" w:author="ron gal" w:date="2017-03-04T15:05:00Z">
              <w:rPr>
                <w:rFonts w:ascii="Consolas" w:hAnsi="Consolas" w:cs="Consolas"/>
                <w:sz w:val="19"/>
                <w:szCs w:val="19"/>
                <w:highlight w:val="white"/>
              </w:rPr>
            </w:rPrChange>
          </w:rPr>
          <w:t xml:space="preserve"> itemName);</w:t>
        </w:r>
      </w:ins>
    </w:p>
    <w:p w:rsidR="00A27D69" w:rsidRPr="00A27D69" w:rsidRDefault="00A27D69" w:rsidP="00A27D69">
      <w:pPr>
        <w:rPr>
          <w:ins w:id="671" w:author="ron gal" w:date="2017-03-04T15:04:00Z"/>
          <w:sz w:val="24"/>
          <w:szCs w:val="24"/>
          <w:rPrChange w:id="672" w:author="ron gal" w:date="2017-03-04T15:05:00Z">
            <w:rPr>
              <w:ins w:id="673" w:author="ron gal" w:date="2017-03-04T15:04:00Z"/>
              <w:rFonts w:ascii="Consolas" w:hAnsi="Consolas" w:cs="Consolas"/>
              <w:sz w:val="19"/>
              <w:szCs w:val="19"/>
              <w:highlight w:val="white"/>
            </w:rPr>
          </w:rPrChange>
        </w:rPr>
        <w:pPrChange w:id="674" w:author="ron gal" w:date="2017-03-04T15:05:00Z">
          <w:pPr>
            <w:autoSpaceDE w:val="0"/>
            <w:autoSpaceDN w:val="0"/>
            <w:adjustRightInd w:val="0"/>
            <w:spacing w:line="240" w:lineRule="auto"/>
          </w:pPr>
        </w:pPrChange>
      </w:pPr>
      <w:ins w:id="675" w:author="ron gal" w:date="2017-03-04T15:04:00Z">
        <w:r w:rsidRPr="00A27D69">
          <w:rPr>
            <w:sz w:val="24"/>
            <w:szCs w:val="24"/>
            <w:rPrChange w:id="676" w:author="ron gal" w:date="2017-03-04T15:05:00Z">
              <w:rPr>
                <w:rFonts w:ascii="Consolas" w:hAnsi="Consolas" w:cs="Consolas"/>
                <w:color w:val="2B91AF"/>
                <w:sz w:val="19"/>
                <w:szCs w:val="19"/>
                <w:highlight w:val="white"/>
              </w:rPr>
            </w:rPrChange>
          </w:rPr>
          <w:t>IEnumerable</w:t>
        </w:r>
        <w:r w:rsidRPr="00A27D69">
          <w:rPr>
            <w:sz w:val="24"/>
            <w:szCs w:val="24"/>
            <w:rPrChange w:id="677" w:author="ron gal" w:date="2017-03-04T15:05:00Z">
              <w:rPr>
                <w:rFonts w:ascii="Consolas" w:hAnsi="Consolas" w:cs="Consolas"/>
                <w:sz w:val="19"/>
                <w:szCs w:val="19"/>
                <w:highlight w:val="white"/>
              </w:rPr>
            </w:rPrChange>
          </w:rPr>
          <w:t>&lt;</w:t>
        </w:r>
        <w:r w:rsidRPr="00A27D69">
          <w:rPr>
            <w:sz w:val="24"/>
            <w:szCs w:val="24"/>
            <w:rPrChange w:id="678" w:author="ron gal" w:date="2017-03-04T15:05:00Z">
              <w:rPr>
                <w:rFonts w:ascii="Consolas" w:hAnsi="Consolas" w:cs="Consolas"/>
                <w:color w:val="2B91AF"/>
                <w:sz w:val="19"/>
                <w:szCs w:val="19"/>
                <w:highlight w:val="white"/>
              </w:rPr>
            </w:rPrChange>
          </w:rPr>
          <w:t>AnimalTypeReport</w:t>
        </w:r>
        <w:r w:rsidRPr="00A27D69">
          <w:rPr>
            <w:sz w:val="24"/>
            <w:szCs w:val="24"/>
            <w:rPrChange w:id="679" w:author="ron gal" w:date="2017-03-04T15:05:00Z">
              <w:rPr>
                <w:rFonts w:ascii="Consolas" w:hAnsi="Consolas" w:cs="Consolas"/>
                <w:sz w:val="19"/>
                <w:szCs w:val="19"/>
                <w:highlight w:val="white"/>
              </w:rPr>
            </w:rPrChange>
          </w:rPr>
          <w:t>&gt; GetPerTypeReport(</w:t>
        </w:r>
        <w:r w:rsidRPr="00A27D69">
          <w:rPr>
            <w:sz w:val="24"/>
            <w:szCs w:val="24"/>
            <w:rPrChange w:id="680" w:author="ron gal" w:date="2017-03-04T15:05:00Z">
              <w:rPr>
                <w:rFonts w:ascii="Consolas" w:hAnsi="Consolas" w:cs="Consolas"/>
                <w:color w:val="2B91AF"/>
                <w:sz w:val="19"/>
                <w:szCs w:val="19"/>
                <w:highlight w:val="white"/>
              </w:rPr>
            </w:rPrChange>
          </w:rPr>
          <w:t>DateTime</w:t>
        </w:r>
        <w:r w:rsidRPr="00A27D69">
          <w:rPr>
            <w:sz w:val="24"/>
            <w:szCs w:val="24"/>
            <w:rPrChange w:id="681" w:author="ron gal" w:date="2017-03-04T15:05:00Z">
              <w:rPr>
                <w:rFonts w:ascii="Consolas" w:hAnsi="Consolas" w:cs="Consolas"/>
                <w:sz w:val="19"/>
                <w:szCs w:val="19"/>
                <w:highlight w:val="white"/>
              </w:rPr>
            </w:rPrChange>
          </w:rPr>
          <w:t xml:space="preserve">? startDate, </w:t>
        </w:r>
        <w:r w:rsidRPr="00A27D69">
          <w:rPr>
            <w:sz w:val="24"/>
            <w:szCs w:val="24"/>
            <w:rPrChange w:id="682" w:author="ron gal" w:date="2017-03-04T15:05:00Z">
              <w:rPr>
                <w:rFonts w:ascii="Consolas" w:hAnsi="Consolas" w:cs="Consolas"/>
                <w:color w:val="2B91AF"/>
                <w:sz w:val="19"/>
                <w:szCs w:val="19"/>
                <w:highlight w:val="white"/>
              </w:rPr>
            </w:rPrChange>
          </w:rPr>
          <w:t>DateTime</w:t>
        </w:r>
        <w:r w:rsidRPr="00A27D69">
          <w:rPr>
            <w:sz w:val="24"/>
            <w:szCs w:val="24"/>
            <w:rPrChange w:id="683" w:author="ron gal" w:date="2017-03-04T15:05:00Z">
              <w:rPr>
                <w:rFonts w:ascii="Consolas" w:hAnsi="Consolas" w:cs="Consolas"/>
                <w:sz w:val="19"/>
                <w:szCs w:val="19"/>
                <w:highlight w:val="white"/>
              </w:rPr>
            </w:rPrChange>
          </w:rPr>
          <w:t xml:space="preserve">? endDate, </w:t>
        </w:r>
        <w:r w:rsidRPr="00A27D69">
          <w:rPr>
            <w:sz w:val="24"/>
            <w:szCs w:val="24"/>
            <w:rPrChange w:id="684" w:author="ron gal" w:date="2017-03-04T15:05:00Z">
              <w:rPr>
                <w:rFonts w:ascii="Consolas" w:hAnsi="Consolas" w:cs="Consolas"/>
                <w:color w:val="0000FF"/>
                <w:sz w:val="19"/>
                <w:szCs w:val="19"/>
                <w:highlight w:val="white"/>
              </w:rPr>
            </w:rPrChange>
          </w:rPr>
          <w:t>int</w:t>
        </w:r>
        <w:r w:rsidRPr="00A27D69">
          <w:rPr>
            <w:sz w:val="24"/>
            <w:szCs w:val="24"/>
            <w:rPrChange w:id="685" w:author="ron gal" w:date="2017-03-04T15:05:00Z">
              <w:rPr>
                <w:rFonts w:ascii="Consolas" w:hAnsi="Consolas" w:cs="Consolas"/>
                <w:sz w:val="19"/>
                <w:szCs w:val="19"/>
                <w:highlight w:val="white"/>
              </w:rPr>
            </w:rPrChange>
          </w:rPr>
          <w:t>? datePart,</w:t>
        </w:r>
      </w:ins>
      <w:ins w:id="686" w:author="ron gal" w:date="2017-03-04T15:05:00Z">
        <w:r>
          <w:rPr>
            <w:sz w:val="24"/>
            <w:szCs w:val="24"/>
          </w:rPr>
          <w:t xml:space="preserve"> </w:t>
        </w:r>
      </w:ins>
      <w:ins w:id="687" w:author="ron gal" w:date="2017-03-04T15:04:00Z">
        <w:r w:rsidRPr="00A27D69">
          <w:rPr>
            <w:sz w:val="24"/>
            <w:szCs w:val="24"/>
            <w:rPrChange w:id="688" w:author="ron gal" w:date="2017-03-04T15:05:00Z">
              <w:rPr>
                <w:rFonts w:ascii="Consolas" w:hAnsi="Consolas" w:cs="Consolas"/>
                <w:sz w:val="19"/>
                <w:szCs w:val="19"/>
                <w:highlight w:val="white"/>
              </w:rPr>
            </w:rPrChange>
          </w:rPr>
          <w:t xml:space="preserve"> </w:t>
        </w:r>
        <w:r w:rsidRPr="00A27D69">
          <w:rPr>
            <w:sz w:val="24"/>
            <w:szCs w:val="24"/>
            <w:rPrChange w:id="689" w:author="ron gal" w:date="2017-03-04T15:05:00Z">
              <w:rPr>
                <w:rFonts w:ascii="Consolas" w:hAnsi="Consolas" w:cs="Consolas"/>
                <w:color w:val="0000FF"/>
                <w:sz w:val="19"/>
                <w:szCs w:val="19"/>
                <w:highlight w:val="white"/>
              </w:rPr>
            </w:rPrChange>
          </w:rPr>
          <w:t>int</w:t>
        </w:r>
        <w:r w:rsidRPr="00A27D69">
          <w:rPr>
            <w:sz w:val="24"/>
            <w:szCs w:val="24"/>
            <w:rPrChange w:id="690" w:author="ron gal" w:date="2017-03-04T15:05:00Z">
              <w:rPr>
                <w:rFonts w:ascii="Consolas" w:hAnsi="Consolas" w:cs="Consolas"/>
                <w:sz w:val="19"/>
                <w:szCs w:val="19"/>
                <w:highlight w:val="white"/>
              </w:rPr>
            </w:rPrChange>
          </w:rPr>
          <w:t xml:space="preserve"> doctorId, </w:t>
        </w:r>
        <w:r w:rsidRPr="00A27D69">
          <w:rPr>
            <w:sz w:val="24"/>
            <w:szCs w:val="24"/>
            <w:rPrChange w:id="691" w:author="ron gal" w:date="2017-03-04T15:05:00Z">
              <w:rPr>
                <w:rFonts w:ascii="Consolas" w:hAnsi="Consolas" w:cs="Consolas"/>
                <w:color w:val="0000FF"/>
                <w:sz w:val="19"/>
                <w:szCs w:val="19"/>
                <w:highlight w:val="white"/>
              </w:rPr>
            </w:rPrChange>
          </w:rPr>
          <w:t>int</w:t>
        </w:r>
        <w:r w:rsidRPr="00A27D69">
          <w:rPr>
            <w:sz w:val="24"/>
            <w:szCs w:val="24"/>
            <w:rPrChange w:id="692" w:author="ron gal" w:date="2017-03-04T15:05:00Z">
              <w:rPr>
                <w:rFonts w:ascii="Consolas" w:hAnsi="Consolas" w:cs="Consolas"/>
                <w:sz w:val="19"/>
                <w:szCs w:val="19"/>
                <w:highlight w:val="white"/>
              </w:rPr>
            </w:rPrChange>
          </w:rPr>
          <w:t>? animalType);</w:t>
        </w:r>
      </w:ins>
    </w:p>
    <w:p w:rsidR="00A27D69" w:rsidRPr="00A27D69" w:rsidRDefault="00A27D69" w:rsidP="00A27D69">
      <w:pPr>
        <w:rPr>
          <w:ins w:id="693" w:author="ron gal" w:date="2017-03-04T15:04:00Z"/>
          <w:sz w:val="24"/>
          <w:szCs w:val="24"/>
          <w:rPrChange w:id="694" w:author="ron gal" w:date="2017-03-04T15:05:00Z">
            <w:rPr>
              <w:ins w:id="695" w:author="ron gal" w:date="2017-03-04T15:04:00Z"/>
              <w:rFonts w:ascii="Consolas" w:hAnsi="Consolas" w:cs="Consolas"/>
              <w:sz w:val="19"/>
              <w:szCs w:val="19"/>
              <w:highlight w:val="white"/>
            </w:rPr>
          </w:rPrChange>
        </w:rPr>
        <w:pPrChange w:id="696" w:author="ron gal" w:date="2017-03-04T15:05:00Z">
          <w:pPr>
            <w:autoSpaceDE w:val="0"/>
            <w:autoSpaceDN w:val="0"/>
            <w:adjustRightInd w:val="0"/>
            <w:spacing w:line="240" w:lineRule="auto"/>
          </w:pPr>
        </w:pPrChange>
      </w:pPr>
      <w:ins w:id="697" w:author="ron gal" w:date="2017-03-04T15:04:00Z">
        <w:r w:rsidRPr="00A27D69">
          <w:rPr>
            <w:sz w:val="24"/>
            <w:szCs w:val="24"/>
            <w:rPrChange w:id="698" w:author="ron gal" w:date="2017-03-04T15:05:00Z">
              <w:rPr>
                <w:rFonts w:ascii="Consolas" w:hAnsi="Consolas" w:cs="Consolas"/>
                <w:color w:val="2B91AF"/>
                <w:sz w:val="19"/>
                <w:szCs w:val="19"/>
                <w:highlight w:val="white"/>
              </w:rPr>
            </w:rPrChange>
          </w:rPr>
          <w:t>IEnumerable</w:t>
        </w:r>
        <w:r w:rsidRPr="00A27D69">
          <w:rPr>
            <w:sz w:val="24"/>
            <w:szCs w:val="24"/>
            <w:rPrChange w:id="699" w:author="ron gal" w:date="2017-03-04T15:05:00Z">
              <w:rPr>
                <w:rFonts w:ascii="Consolas" w:hAnsi="Consolas" w:cs="Consolas"/>
                <w:sz w:val="19"/>
                <w:szCs w:val="19"/>
                <w:highlight w:val="white"/>
              </w:rPr>
            </w:rPrChange>
          </w:rPr>
          <w:t>&lt;</w:t>
        </w:r>
        <w:r w:rsidRPr="00A27D69">
          <w:rPr>
            <w:sz w:val="24"/>
            <w:szCs w:val="24"/>
            <w:rPrChange w:id="700" w:author="ron gal" w:date="2017-03-04T15:05:00Z">
              <w:rPr>
                <w:rFonts w:ascii="Consolas" w:hAnsi="Consolas" w:cs="Consolas"/>
                <w:color w:val="2B91AF"/>
                <w:sz w:val="19"/>
                <w:szCs w:val="19"/>
                <w:highlight w:val="white"/>
              </w:rPr>
            </w:rPrChange>
          </w:rPr>
          <w:t>AnimalNameReport</w:t>
        </w:r>
        <w:r w:rsidRPr="00A27D69">
          <w:rPr>
            <w:sz w:val="24"/>
            <w:szCs w:val="24"/>
            <w:rPrChange w:id="701" w:author="ron gal" w:date="2017-03-04T15:05:00Z">
              <w:rPr>
                <w:rFonts w:ascii="Consolas" w:hAnsi="Consolas" w:cs="Consolas"/>
                <w:sz w:val="19"/>
                <w:szCs w:val="19"/>
                <w:highlight w:val="white"/>
              </w:rPr>
            </w:rPrChange>
          </w:rPr>
          <w:t>&gt; GetPerAnimalReport(</w:t>
        </w:r>
        <w:r w:rsidRPr="00A27D69">
          <w:rPr>
            <w:sz w:val="24"/>
            <w:szCs w:val="24"/>
            <w:rPrChange w:id="702" w:author="ron gal" w:date="2017-03-04T15:05:00Z">
              <w:rPr>
                <w:rFonts w:ascii="Consolas" w:hAnsi="Consolas" w:cs="Consolas"/>
                <w:color w:val="2B91AF"/>
                <w:sz w:val="19"/>
                <w:szCs w:val="19"/>
                <w:highlight w:val="white"/>
              </w:rPr>
            </w:rPrChange>
          </w:rPr>
          <w:t>DateTime</w:t>
        </w:r>
        <w:r w:rsidRPr="00A27D69">
          <w:rPr>
            <w:sz w:val="24"/>
            <w:szCs w:val="24"/>
            <w:rPrChange w:id="703" w:author="ron gal" w:date="2017-03-04T15:05:00Z">
              <w:rPr>
                <w:rFonts w:ascii="Consolas" w:hAnsi="Consolas" w:cs="Consolas"/>
                <w:sz w:val="19"/>
                <w:szCs w:val="19"/>
                <w:highlight w:val="white"/>
              </w:rPr>
            </w:rPrChange>
          </w:rPr>
          <w:t xml:space="preserve">? startDate, </w:t>
        </w:r>
        <w:r w:rsidRPr="00A27D69">
          <w:rPr>
            <w:sz w:val="24"/>
            <w:szCs w:val="24"/>
            <w:rPrChange w:id="704" w:author="ron gal" w:date="2017-03-04T15:05:00Z">
              <w:rPr>
                <w:rFonts w:ascii="Consolas" w:hAnsi="Consolas" w:cs="Consolas"/>
                <w:color w:val="2B91AF"/>
                <w:sz w:val="19"/>
                <w:szCs w:val="19"/>
                <w:highlight w:val="white"/>
              </w:rPr>
            </w:rPrChange>
          </w:rPr>
          <w:t>DateTime</w:t>
        </w:r>
        <w:r w:rsidRPr="00A27D69">
          <w:rPr>
            <w:sz w:val="24"/>
            <w:szCs w:val="24"/>
            <w:rPrChange w:id="705" w:author="ron gal" w:date="2017-03-04T15:05:00Z">
              <w:rPr>
                <w:rFonts w:ascii="Consolas" w:hAnsi="Consolas" w:cs="Consolas"/>
                <w:sz w:val="19"/>
                <w:szCs w:val="19"/>
                <w:highlight w:val="white"/>
              </w:rPr>
            </w:rPrChange>
          </w:rPr>
          <w:t xml:space="preserve">? endDate, </w:t>
        </w:r>
        <w:r w:rsidRPr="00A27D69">
          <w:rPr>
            <w:sz w:val="24"/>
            <w:szCs w:val="24"/>
            <w:rPrChange w:id="706" w:author="ron gal" w:date="2017-03-04T15:05:00Z">
              <w:rPr>
                <w:rFonts w:ascii="Consolas" w:hAnsi="Consolas" w:cs="Consolas"/>
                <w:color w:val="0000FF"/>
                <w:sz w:val="19"/>
                <w:szCs w:val="19"/>
                <w:highlight w:val="white"/>
              </w:rPr>
            </w:rPrChange>
          </w:rPr>
          <w:t>int</w:t>
        </w:r>
        <w:r w:rsidRPr="00A27D69">
          <w:rPr>
            <w:sz w:val="24"/>
            <w:szCs w:val="24"/>
            <w:rPrChange w:id="707" w:author="ron gal" w:date="2017-03-04T15:05:00Z">
              <w:rPr>
                <w:rFonts w:ascii="Consolas" w:hAnsi="Consolas" w:cs="Consolas"/>
                <w:sz w:val="19"/>
                <w:szCs w:val="19"/>
                <w:highlight w:val="white"/>
              </w:rPr>
            </w:rPrChange>
          </w:rPr>
          <w:t xml:space="preserve">? datePart, </w:t>
        </w:r>
        <w:r w:rsidRPr="00A27D69">
          <w:rPr>
            <w:sz w:val="24"/>
            <w:szCs w:val="24"/>
            <w:rPrChange w:id="708" w:author="ron gal" w:date="2017-03-04T15:05:00Z">
              <w:rPr>
                <w:rFonts w:ascii="Consolas" w:hAnsi="Consolas" w:cs="Consolas"/>
                <w:color w:val="0000FF"/>
                <w:sz w:val="19"/>
                <w:szCs w:val="19"/>
                <w:highlight w:val="white"/>
              </w:rPr>
            </w:rPrChange>
          </w:rPr>
          <w:t>int</w:t>
        </w:r>
        <w:r w:rsidRPr="00A27D69">
          <w:rPr>
            <w:sz w:val="24"/>
            <w:szCs w:val="24"/>
            <w:rPrChange w:id="709" w:author="ron gal" w:date="2017-03-04T15:05:00Z">
              <w:rPr>
                <w:rFonts w:ascii="Consolas" w:hAnsi="Consolas" w:cs="Consolas"/>
                <w:sz w:val="19"/>
                <w:szCs w:val="19"/>
                <w:highlight w:val="white"/>
              </w:rPr>
            </w:rPrChange>
          </w:rPr>
          <w:t xml:space="preserve"> ownerId, </w:t>
        </w:r>
        <w:r w:rsidRPr="00A27D69">
          <w:rPr>
            <w:sz w:val="24"/>
            <w:szCs w:val="24"/>
            <w:rPrChange w:id="710" w:author="ron gal" w:date="2017-03-04T15:05:00Z">
              <w:rPr>
                <w:rFonts w:ascii="Consolas" w:hAnsi="Consolas" w:cs="Consolas"/>
                <w:color w:val="0000FF"/>
                <w:sz w:val="19"/>
                <w:szCs w:val="19"/>
                <w:highlight w:val="white"/>
              </w:rPr>
            </w:rPrChange>
          </w:rPr>
          <w:t>int</w:t>
        </w:r>
        <w:r w:rsidRPr="00A27D69">
          <w:rPr>
            <w:sz w:val="24"/>
            <w:szCs w:val="24"/>
            <w:rPrChange w:id="711" w:author="ron gal" w:date="2017-03-04T15:05:00Z">
              <w:rPr>
                <w:rFonts w:ascii="Consolas" w:hAnsi="Consolas" w:cs="Consolas"/>
                <w:sz w:val="19"/>
                <w:szCs w:val="19"/>
                <w:highlight w:val="white"/>
              </w:rPr>
            </w:rPrChange>
          </w:rPr>
          <w:t>? animalId);</w:t>
        </w:r>
      </w:ins>
    </w:p>
    <w:p w:rsidR="00A27D69" w:rsidRPr="00A27D69" w:rsidRDefault="00A27D69" w:rsidP="00A27D69">
      <w:pPr>
        <w:rPr>
          <w:sz w:val="24"/>
          <w:szCs w:val="24"/>
          <w:rPrChange w:id="712" w:author="ron gal" w:date="2017-03-04T15:05:00Z">
            <w:rPr/>
          </w:rPrChange>
        </w:rPr>
        <w:pPrChange w:id="713" w:author="ron gal" w:date="2017-03-04T15:04:00Z">
          <w:pPr/>
        </w:pPrChange>
      </w:pPr>
      <w:ins w:id="714" w:author="ron gal" w:date="2017-03-04T15:04:00Z">
        <w:r w:rsidRPr="00A27D69">
          <w:rPr>
            <w:sz w:val="24"/>
            <w:szCs w:val="24"/>
            <w:rPrChange w:id="715" w:author="ron gal" w:date="2017-03-04T15:05:00Z">
              <w:rPr>
                <w:rFonts w:ascii="Consolas" w:hAnsi="Consolas" w:cs="Consolas"/>
                <w:color w:val="2B91AF"/>
                <w:sz w:val="19"/>
                <w:szCs w:val="19"/>
                <w:highlight w:val="white"/>
              </w:rPr>
            </w:rPrChange>
          </w:rPr>
          <w:t>IEnumerable</w:t>
        </w:r>
        <w:r w:rsidRPr="00A27D69">
          <w:rPr>
            <w:sz w:val="24"/>
            <w:szCs w:val="24"/>
            <w:rPrChange w:id="716" w:author="ron gal" w:date="2017-03-04T15:05:00Z">
              <w:rPr>
                <w:rFonts w:ascii="Consolas" w:hAnsi="Consolas" w:cs="Consolas"/>
                <w:sz w:val="19"/>
                <w:szCs w:val="19"/>
                <w:highlight w:val="white"/>
              </w:rPr>
            </w:rPrChange>
          </w:rPr>
          <w:t>&lt;</w:t>
        </w:r>
        <w:r w:rsidRPr="00A27D69">
          <w:rPr>
            <w:sz w:val="24"/>
            <w:szCs w:val="24"/>
            <w:rPrChange w:id="717" w:author="ron gal" w:date="2017-03-04T15:05:00Z">
              <w:rPr>
                <w:rFonts w:ascii="Consolas" w:hAnsi="Consolas" w:cs="Consolas"/>
                <w:color w:val="2B91AF"/>
                <w:sz w:val="19"/>
                <w:szCs w:val="19"/>
                <w:highlight w:val="white"/>
              </w:rPr>
            </w:rPrChange>
          </w:rPr>
          <w:t>VisitsReport</w:t>
        </w:r>
        <w:r w:rsidRPr="00A27D69">
          <w:rPr>
            <w:sz w:val="24"/>
            <w:szCs w:val="24"/>
            <w:rPrChange w:id="718" w:author="ron gal" w:date="2017-03-04T15:05:00Z">
              <w:rPr>
                <w:rFonts w:ascii="Consolas" w:hAnsi="Consolas" w:cs="Consolas"/>
                <w:sz w:val="19"/>
                <w:szCs w:val="19"/>
                <w:highlight w:val="white"/>
              </w:rPr>
            </w:rPrChange>
          </w:rPr>
          <w:t>&gt; GetVisitsReport(</w:t>
        </w:r>
        <w:r w:rsidRPr="00A27D69">
          <w:rPr>
            <w:sz w:val="24"/>
            <w:szCs w:val="24"/>
            <w:rPrChange w:id="719" w:author="ron gal" w:date="2017-03-04T15:05:00Z">
              <w:rPr>
                <w:rFonts w:ascii="Consolas" w:hAnsi="Consolas" w:cs="Consolas"/>
                <w:color w:val="0000FF"/>
                <w:sz w:val="19"/>
                <w:szCs w:val="19"/>
                <w:highlight w:val="white"/>
              </w:rPr>
            </w:rPrChange>
          </w:rPr>
          <w:t>int</w:t>
        </w:r>
        <w:r w:rsidRPr="00A27D69">
          <w:rPr>
            <w:sz w:val="24"/>
            <w:szCs w:val="24"/>
            <w:rPrChange w:id="720" w:author="ron gal" w:date="2017-03-04T15:05:00Z">
              <w:rPr>
                <w:rFonts w:ascii="Consolas" w:hAnsi="Consolas" w:cs="Consolas"/>
                <w:sz w:val="19"/>
                <w:szCs w:val="19"/>
                <w:highlight w:val="white"/>
              </w:rPr>
            </w:rPrChange>
          </w:rPr>
          <w:t xml:space="preserve">? time, </w:t>
        </w:r>
        <w:r w:rsidRPr="00A27D69">
          <w:rPr>
            <w:sz w:val="24"/>
            <w:szCs w:val="24"/>
            <w:rPrChange w:id="721" w:author="ron gal" w:date="2017-03-04T15:05:00Z">
              <w:rPr>
                <w:rFonts w:ascii="Consolas" w:hAnsi="Consolas" w:cs="Consolas"/>
                <w:color w:val="0000FF"/>
                <w:sz w:val="19"/>
                <w:szCs w:val="19"/>
                <w:highlight w:val="white"/>
              </w:rPr>
            </w:rPrChange>
          </w:rPr>
          <w:t>int</w:t>
        </w:r>
        <w:r w:rsidRPr="00A27D69">
          <w:rPr>
            <w:sz w:val="24"/>
            <w:szCs w:val="24"/>
            <w:rPrChange w:id="722" w:author="ron gal" w:date="2017-03-04T15:05:00Z">
              <w:rPr>
                <w:rFonts w:ascii="Consolas" w:hAnsi="Consolas" w:cs="Consolas"/>
                <w:sz w:val="19"/>
                <w:szCs w:val="19"/>
                <w:highlight w:val="white"/>
              </w:rPr>
            </w:rPrChange>
          </w:rPr>
          <w:t xml:space="preserve"> doctorId, </w:t>
        </w:r>
        <w:r w:rsidRPr="00A27D69">
          <w:rPr>
            <w:sz w:val="24"/>
            <w:szCs w:val="24"/>
            <w:rPrChange w:id="723" w:author="ron gal" w:date="2017-03-04T15:05:00Z">
              <w:rPr>
                <w:rFonts w:ascii="Consolas" w:hAnsi="Consolas" w:cs="Consolas"/>
                <w:color w:val="0000FF"/>
                <w:sz w:val="19"/>
                <w:szCs w:val="19"/>
                <w:highlight w:val="white"/>
              </w:rPr>
            </w:rPrChange>
          </w:rPr>
          <w:t>int</w:t>
        </w:r>
        <w:r w:rsidRPr="00A27D69">
          <w:rPr>
            <w:sz w:val="24"/>
            <w:szCs w:val="24"/>
            <w:rPrChange w:id="724" w:author="ron gal" w:date="2017-03-04T15:05:00Z">
              <w:rPr>
                <w:rFonts w:ascii="Consolas" w:hAnsi="Consolas" w:cs="Consolas"/>
                <w:sz w:val="19"/>
                <w:szCs w:val="19"/>
                <w:highlight w:val="white"/>
              </w:rPr>
            </w:rPrChange>
          </w:rPr>
          <w:t xml:space="preserve"> ownerId);</w:t>
        </w:r>
      </w:ins>
    </w:p>
    <w:p w:rsidR="00481634" w:rsidRDefault="00471D70">
      <w:pPr>
        <w:bidi/>
      </w:pPr>
      <w:r>
        <w:rPr>
          <w:sz w:val="28"/>
          <w:szCs w:val="28"/>
          <w:rtl/>
        </w:rPr>
        <w:t>קונטרולרים (</w:t>
      </w:r>
      <w:r>
        <w:rPr>
          <w:sz w:val="28"/>
          <w:szCs w:val="28"/>
        </w:rPr>
        <w:t>Controllers)</w:t>
      </w:r>
    </w:p>
    <w:p w:rsidR="00481634" w:rsidRDefault="00471D70" w:rsidP="000F3A1E">
      <w:pPr>
        <w:bidi/>
        <w:rPr>
          <w:rFonts w:hint="cs"/>
          <w:rtl/>
        </w:rPr>
        <w:pPrChange w:id="725" w:author="ron gal" w:date="2017-03-04T15:21:00Z">
          <w:pPr>
            <w:bidi/>
          </w:pPr>
        </w:pPrChange>
      </w:pPr>
      <w:r>
        <w:rPr>
          <w:sz w:val="24"/>
          <w:szCs w:val="24"/>
          <w:rtl/>
        </w:rPr>
        <w:lastRenderedPageBreak/>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del w:id="726" w:author="ron gal" w:date="2017-03-04T15:21:00Z">
        <w:r w:rsidDel="000F3A1E">
          <w:rPr>
            <w:sz w:val="24"/>
            <w:szCs w:val="24"/>
          </w:rPr>
          <w:delText>OrdersController</w:delText>
        </w:r>
        <w:r w:rsidDel="000F3A1E">
          <w:rPr>
            <w:sz w:val="24"/>
            <w:szCs w:val="24"/>
            <w:rtl/>
          </w:rPr>
          <w:delText xml:space="preserve"> </w:delText>
        </w:r>
      </w:del>
      <w:ins w:id="727" w:author="ron gal" w:date="2017-03-04T15:21:00Z">
        <w:r w:rsidR="000F3A1E">
          <w:rPr>
            <w:sz w:val="24"/>
            <w:szCs w:val="24"/>
          </w:rPr>
          <w:t>VetsController</w:t>
        </w:r>
        <w:r w:rsidR="000F3A1E">
          <w:rPr>
            <w:sz w:val="24"/>
            <w:szCs w:val="24"/>
            <w:rtl/>
          </w:rPr>
          <w:t xml:space="preserve"> </w:t>
        </w:r>
      </w:ins>
      <w:r>
        <w:rPr>
          <w:sz w:val="24"/>
          <w:szCs w:val="24"/>
          <w:rtl/>
        </w:rPr>
        <w:t xml:space="preserve">תהיה </w:t>
      </w:r>
      <w:r>
        <w:rPr>
          <w:sz w:val="24"/>
          <w:szCs w:val="24"/>
        </w:rPr>
        <w:t>api/</w:t>
      </w:r>
      <w:del w:id="728" w:author="ron gal" w:date="2017-03-04T15:21:00Z">
        <w:r w:rsidDel="000F3A1E">
          <w:rPr>
            <w:sz w:val="24"/>
            <w:szCs w:val="24"/>
          </w:rPr>
          <w:delText>orders</w:delText>
        </w:r>
      </w:del>
      <w:ins w:id="729" w:author="ron gal" w:date="2017-03-04T15:21:00Z">
        <w:r w:rsidR="000F3A1E">
          <w:rPr>
            <w:sz w:val="24"/>
            <w:szCs w:val="24"/>
          </w:rPr>
          <w:t>vets</w:t>
        </w:r>
      </w:ins>
      <w:r>
        <w:rPr>
          <w:sz w:val="24"/>
          <w:szCs w:val="24"/>
          <w:rtl/>
        </w:rPr>
        <w:t>/, אם נשלח בקשה ל-</w:t>
      </w:r>
      <w:r>
        <w:rPr>
          <w:sz w:val="24"/>
          <w:szCs w:val="24"/>
        </w:rPr>
        <w:t>api/</w:t>
      </w:r>
      <w:del w:id="730" w:author="ron gal" w:date="2017-03-04T15:21:00Z">
        <w:r w:rsidDel="000F3A1E">
          <w:rPr>
            <w:sz w:val="24"/>
            <w:szCs w:val="24"/>
          </w:rPr>
          <w:delText>orders</w:delText>
        </w:r>
      </w:del>
      <w:ins w:id="731" w:author="ron gal" w:date="2017-03-04T15:21:00Z">
        <w:r w:rsidR="000F3A1E">
          <w:rPr>
            <w:sz w:val="24"/>
            <w:szCs w:val="24"/>
          </w:rPr>
          <w:t>vets</w:t>
        </w:r>
      </w:ins>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del w:id="732" w:author="ron gal" w:date="2017-03-04T15:21:00Z">
        <w:r w:rsidDel="000F3A1E">
          <w:rPr>
            <w:sz w:val="24"/>
            <w:szCs w:val="24"/>
          </w:rPr>
          <w:delText>query processors</w:delText>
        </w:r>
      </w:del>
      <w:ins w:id="733" w:author="ron gal" w:date="2017-03-04T15:21:00Z">
        <w:r w:rsidR="000F3A1E">
          <w:rPr>
            <w:sz w:val="24"/>
            <w:szCs w:val="24"/>
          </w:rPr>
          <w:t>daos</w:t>
        </w:r>
      </w:ins>
      <w:r>
        <w:rPr>
          <w:sz w:val="24"/>
          <w:szCs w:val="24"/>
          <w:rtl/>
        </w:rPr>
        <w:t xml:space="preserve"> מתאימים אשר יבצעו את הלוגיקה עבורן.</w:t>
      </w:r>
    </w:p>
    <w:p w:rsidR="00481634" w:rsidRDefault="00481634">
      <w:pPr>
        <w:bidi/>
      </w:pPr>
    </w:p>
    <w:p w:rsidR="00481634" w:rsidRDefault="00471D70" w:rsidP="000F3A1E">
      <w:pPr>
        <w:bidi/>
      </w:pPr>
      <w:r>
        <w:rPr>
          <w:b/>
          <w:sz w:val="24"/>
          <w:szCs w:val="24"/>
          <w:rtl/>
        </w:rPr>
        <w:t xml:space="preserve">מחלקת </w:t>
      </w:r>
      <w:ins w:id="734" w:author="ron gal" w:date="2017-03-04T15:22:00Z">
        <w:r w:rsidR="000F3A1E" w:rsidRPr="000F3A1E">
          <w:rPr>
            <w:b/>
            <w:sz w:val="24"/>
            <w:szCs w:val="24"/>
            <w:rPrChange w:id="735" w:author="ron gal" w:date="2017-03-04T15:37:00Z">
              <w:rPr>
                <w:rFonts w:ascii="Consolas" w:hAnsi="Consolas" w:cs="Consolas"/>
                <w:color w:val="2B91AF"/>
                <w:sz w:val="19"/>
                <w:szCs w:val="19"/>
                <w:highlight w:val="white"/>
              </w:rPr>
            </w:rPrChange>
          </w:rPr>
          <w:t>AnimalsController</w:t>
        </w:r>
      </w:ins>
      <w:del w:id="736" w:author="ron gal" w:date="2017-03-04T15:22:00Z">
        <w:r w:rsidDel="000F3A1E">
          <w:rPr>
            <w:b/>
            <w:sz w:val="24"/>
            <w:szCs w:val="24"/>
          </w:rPr>
          <w:delText>CustomersController</w:delText>
        </w:r>
      </w:del>
    </w:p>
    <w:p w:rsidR="00481634" w:rsidRDefault="00471D70" w:rsidP="0096291C">
      <w:pPr>
        <w:bidi/>
        <w:rPr>
          <w:rFonts w:hint="cs"/>
          <w:rtl/>
        </w:rPr>
        <w:pPrChange w:id="737" w:author="ron gal" w:date="2017-03-04T15:38:00Z">
          <w:pPr>
            <w:bidi/>
          </w:pPr>
        </w:pPrChange>
      </w:pPr>
      <w:r>
        <w:rPr>
          <w:sz w:val="24"/>
          <w:szCs w:val="24"/>
          <w:rtl/>
        </w:rPr>
        <w:t>הקונטרולר יבצע פעולות חיפוש ושינוי פרטים</w:t>
      </w:r>
      <w:del w:id="738" w:author="ron gal" w:date="2017-03-04T15:38:00Z">
        <w:r w:rsidDel="0096291C">
          <w:rPr>
            <w:sz w:val="24"/>
            <w:szCs w:val="24"/>
            <w:rtl/>
          </w:rPr>
          <w:delText>, חיפוש והקפאת לקוחות</w:delText>
        </w:r>
      </w:del>
      <w:ins w:id="739" w:author="ron gal" w:date="2017-03-04T15:38:00Z">
        <w:r w:rsidR="0096291C">
          <w:rPr>
            <w:sz w:val="24"/>
            <w:szCs w:val="24"/>
          </w:rPr>
          <w:t xml:space="preserve"> </w:t>
        </w:r>
        <w:r w:rsidR="0096291C">
          <w:rPr>
            <w:rFonts w:hint="cs"/>
            <w:sz w:val="24"/>
            <w:szCs w:val="24"/>
            <w:rtl/>
          </w:rPr>
          <w:t>של בעלי חיים</w:t>
        </w:r>
      </w:ins>
      <w:r>
        <w:rPr>
          <w:sz w:val="24"/>
          <w:szCs w:val="24"/>
          <w:rtl/>
        </w:rPr>
        <w:t>. המחלקה תכיל את הפעולות הבאות:</w:t>
      </w:r>
    </w:p>
    <w:p w:rsidR="00481634" w:rsidRDefault="00481634">
      <w:pPr>
        <w:bidi/>
      </w:pPr>
    </w:p>
    <w:p w:rsidR="000F3A1E" w:rsidRDefault="000F3A1E" w:rsidP="000F3A1E">
      <w:pPr>
        <w:rPr>
          <w:ins w:id="740" w:author="ron gal" w:date="2017-03-04T15:22:00Z"/>
          <w:sz w:val="24"/>
          <w:szCs w:val="24"/>
          <w:rtl/>
        </w:rPr>
        <w:pPrChange w:id="741" w:author="ron gal" w:date="2017-03-04T15:37:00Z">
          <w:pPr/>
        </w:pPrChange>
      </w:pPr>
      <w:ins w:id="742" w:author="ron gal" w:date="2017-03-04T15:22:00Z">
        <w:r w:rsidRPr="000F3A1E">
          <w:rPr>
            <w:sz w:val="24"/>
            <w:szCs w:val="24"/>
            <w:rPrChange w:id="743" w:author="ron gal" w:date="2017-03-04T15:37:00Z">
              <w:rPr>
                <w:rFonts w:ascii="Consolas" w:hAnsi="Consolas" w:cs="Consolas"/>
                <w:color w:val="0000FF"/>
                <w:sz w:val="19"/>
                <w:szCs w:val="19"/>
                <w:highlight w:val="white"/>
              </w:rPr>
            </w:rPrChange>
          </w:rPr>
          <w:t>public</w:t>
        </w:r>
        <w:r w:rsidRPr="000F3A1E">
          <w:rPr>
            <w:sz w:val="24"/>
            <w:szCs w:val="24"/>
            <w:rPrChange w:id="744" w:author="ron gal" w:date="2017-03-04T15:37:00Z">
              <w:rPr>
                <w:rFonts w:ascii="Consolas" w:hAnsi="Consolas" w:cs="Consolas"/>
                <w:sz w:val="19"/>
                <w:szCs w:val="19"/>
                <w:highlight w:val="white"/>
              </w:rPr>
            </w:rPrChange>
          </w:rPr>
          <w:t xml:space="preserve"> </w:t>
        </w:r>
        <w:r w:rsidRPr="000F3A1E">
          <w:rPr>
            <w:sz w:val="24"/>
            <w:szCs w:val="24"/>
            <w:rPrChange w:id="745" w:author="ron gal" w:date="2017-03-04T15:37:00Z">
              <w:rPr>
                <w:rFonts w:ascii="Consolas" w:hAnsi="Consolas" w:cs="Consolas"/>
                <w:color w:val="2B91AF"/>
                <w:sz w:val="19"/>
                <w:szCs w:val="19"/>
                <w:highlight w:val="white"/>
              </w:rPr>
            </w:rPrChange>
          </w:rPr>
          <w:t>List</w:t>
        </w:r>
        <w:r w:rsidRPr="000F3A1E">
          <w:rPr>
            <w:sz w:val="24"/>
            <w:szCs w:val="24"/>
            <w:rPrChange w:id="746" w:author="ron gal" w:date="2017-03-04T15:37:00Z">
              <w:rPr>
                <w:rFonts w:ascii="Consolas" w:hAnsi="Consolas" w:cs="Consolas"/>
                <w:sz w:val="19"/>
                <w:szCs w:val="19"/>
                <w:highlight w:val="white"/>
              </w:rPr>
            </w:rPrChange>
          </w:rPr>
          <w:t>&lt;</w:t>
        </w:r>
        <w:r w:rsidRPr="000F3A1E">
          <w:rPr>
            <w:sz w:val="24"/>
            <w:szCs w:val="24"/>
            <w:rPrChange w:id="747" w:author="ron gal" w:date="2017-03-04T15:37:00Z">
              <w:rPr>
                <w:rFonts w:ascii="Consolas" w:hAnsi="Consolas" w:cs="Consolas"/>
                <w:color w:val="2B91AF"/>
                <w:sz w:val="19"/>
                <w:szCs w:val="19"/>
                <w:highlight w:val="white"/>
              </w:rPr>
            </w:rPrChange>
          </w:rPr>
          <w:t>Animal</w:t>
        </w:r>
        <w:r w:rsidRPr="000F3A1E">
          <w:rPr>
            <w:sz w:val="24"/>
            <w:szCs w:val="24"/>
            <w:rPrChange w:id="748" w:author="ron gal" w:date="2017-03-04T15:37:00Z">
              <w:rPr>
                <w:rFonts w:ascii="Consolas" w:hAnsi="Consolas" w:cs="Consolas"/>
                <w:sz w:val="19"/>
                <w:szCs w:val="19"/>
                <w:highlight w:val="white"/>
              </w:rPr>
            </w:rPrChange>
          </w:rPr>
          <w:t>&gt; MyAnimals(</w:t>
        </w:r>
        <w:r w:rsidRPr="000F3A1E">
          <w:rPr>
            <w:sz w:val="24"/>
            <w:szCs w:val="24"/>
            <w:rPrChange w:id="749" w:author="ron gal" w:date="2017-03-04T15:37:00Z">
              <w:rPr>
                <w:rFonts w:ascii="Consolas" w:hAnsi="Consolas" w:cs="Consolas"/>
                <w:color w:val="0000FF"/>
                <w:sz w:val="19"/>
                <w:szCs w:val="19"/>
                <w:highlight w:val="white"/>
              </w:rPr>
            </w:rPrChange>
          </w:rPr>
          <w:t>int</w:t>
        </w:r>
        <w:r w:rsidRPr="000F3A1E">
          <w:rPr>
            <w:sz w:val="24"/>
            <w:szCs w:val="24"/>
            <w:rPrChange w:id="750" w:author="ron gal" w:date="2017-03-04T15:37:00Z">
              <w:rPr>
                <w:rFonts w:ascii="Consolas" w:hAnsi="Consolas" w:cs="Consolas"/>
                <w:sz w:val="19"/>
                <w:szCs w:val="19"/>
                <w:highlight w:val="white"/>
              </w:rPr>
            </w:rPrChange>
          </w:rPr>
          <w:t xml:space="preserve">? id = </w:t>
        </w:r>
        <w:r w:rsidRPr="000F3A1E">
          <w:rPr>
            <w:sz w:val="24"/>
            <w:szCs w:val="24"/>
            <w:rPrChange w:id="751" w:author="ron gal" w:date="2017-03-04T15:37:00Z">
              <w:rPr>
                <w:rFonts w:ascii="Consolas" w:hAnsi="Consolas" w:cs="Consolas"/>
                <w:color w:val="0000FF"/>
                <w:sz w:val="19"/>
                <w:szCs w:val="19"/>
                <w:highlight w:val="white"/>
              </w:rPr>
            </w:rPrChange>
          </w:rPr>
          <w:t>null</w:t>
        </w:r>
        <w:r w:rsidRPr="000F3A1E">
          <w:rPr>
            <w:sz w:val="24"/>
            <w:szCs w:val="24"/>
            <w:rPrChange w:id="752" w:author="ron gal" w:date="2017-03-04T15:37:00Z">
              <w:rPr>
                <w:rFonts w:ascii="Consolas" w:hAnsi="Consolas" w:cs="Consolas"/>
                <w:sz w:val="19"/>
                <w:szCs w:val="19"/>
                <w:highlight w:val="white"/>
              </w:rPr>
            </w:rPrChange>
          </w:rPr>
          <w:t xml:space="preserve">, </w:t>
        </w:r>
        <w:r w:rsidRPr="000F3A1E">
          <w:rPr>
            <w:sz w:val="24"/>
            <w:szCs w:val="24"/>
            <w:rPrChange w:id="753" w:author="ron gal" w:date="2017-03-04T15:37:00Z">
              <w:rPr>
                <w:rFonts w:ascii="Consolas" w:hAnsi="Consolas" w:cs="Consolas"/>
                <w:color w:val="0000FF"/>
                <w:sz w:val="19"/>
                <w:szCs w:val="19"/>
                <w:highlight w:val="white"/>
              </w:rPr>
            </w:rPrChange>
          </w:rPr>
          <w:t>string</w:t>
        </w:r>
        <w:r w:rsidRPr="000F3A1E">
          <w:rPr>
            <w:sz w:val="24"/>
            <w:szCs w:val="24"/>
            <w:rPrChange w:id="754" w:author="ron gal" w:date="2017-03-04T15:37:00Z">
              <w:rPr>
                <w:rFonts w:ascii="Consolas" w:hAnsi="Consolas" w:cs="Consolas"/>
                <w:sz w:val="19"/>
                <w:szCs w:val="19"/>
                <w:highlight w:val="white"/>
              </w:rPr>
            </w:rPrChange>
          </w:rPr>
          <w:t xml:space="preserve"> animalName = </w:t>
        </w:r>
        <w:r w:rsidRPr="000F3A1E">
          <w:rPr>
            <w:sz w:val="24"/>
            <w:szCs w:val="24"/>
            <w:rPrChange w:id="755" w:author="ron gal" w:date="2017-03-04T15:37:00Z">
              <w:rPr>
                <w:rFonts w:ascii="Consolas" w:hAnsi="Consolas" w:cs="Consolas"/>
                <w:color w:val="A31515"/>
                <w:sz w:val="19"/>
                <w:szCs w:val="19"/>
                <w:highlight w:val="white"/>
              </w:rPr>
            </w:rPrChange>
          </w:rPr>
          <w:t>""</w:t>
        </w:r>
        <w:r w:rsidRPr="000F3A1E">
          <w:rPr>
            <w:sz w:val="24"/>
            <w:szCs w:val="24"/>
            <w:rPrChange w:id="756" w:author="ron gal" w:date="2017-03-04T15:37:00Z">
              <w:rPr>
                <w:rFonts w:ascii="Consolas" w:hAnsi="Consolas" w:cs="Consolas"/>
                <w:sz w:val="19"/>
                <w:szCs w:val="19"/>
                <w:highlight w:val="white"/>
              </w:rPr>
            </w:rPrChange>
          </w:rPr>
          <w:t xml:space="preserve">, </w:t>
        </w:r>
        <w:r w:rsidRPr="000F3A1E">
          <w:rPr>
            <w:sz w:val="24"/>
            <w:szCs w:val="24"/>
            <w:rPrChange w:id="757" w:author="ron gal" w:date="2017-03-04T15:37:00Z">
              <w:rPr>
                <w:rFonts w:ascii="Consolas" w:hAnsi="Consolas" w:cs="Consolas"/>
                <w:color w:val="0000FF"/>
                <w:sz w:val="19"/>
                <w:szCs w:val="19"/>
                <w:highlight w:val="white"/>
              </w:rPr>
            </w:rPrChange>
          </w:rPr>
          <w:t>string</w:t>
        </w:r>
        <w:r w:rsidRPr="000F3A1E">
          <w:rPr>
            <w:sz w:val="24"/>
            <w:szCs w:val="24"/>
            <w:rPrChange w:id="758" w:author="ron gal" w:date="2017-03-04T15:37:00Z">
              <w:rPr>
                <w:rFonts w:ascii="Consolas" w:hAnsi="Consolas" w:cs="Consolas"/>
                <w:sz w:val="19"/>
                <w:szCs w:val="19"/>
                <w:highlight w:val="white"/>
              </w:rPr>
            </w:rPrChange>
          </w:rPr>
          <w:t xml:space="preserve"> doctorName = </w:t>
        </w:r>
        <w:r w:rsidRPr="000F3A1E">
          <w:rPr>
            <w:sz w:val="24"/>
            <w:szCs w:val="24"/>
            <w:rPrChange w:id="759" w:author="ron gal" w:date="2017-03-04T15:37:00Z">
              <w:rPr>
                <w:rFonts w:ascii="Consolas" w:hAnsi="Consolas" w:cs="Consolas"/>
                <w:color w:val="A31515"/>
                <w:sz w:val="19"/>
                <w:szCs w:val="19"/>
                <w:highlight w:val="white"/>
              </w:rPr>
            </w:rPrChange>
          </w:rPr>
          <w:t>""</w:t>
        </w:r>
        <w:r w:rsidRPr="000F3A1E">
          <w:rPr>
            <w:sz w:val="24"/>
            <w:szCs w:val="24"/>
            <w:rPrChange w:id="760" w:author="ron gal" w:date="2017-03-04T15:37:00Z">
              <w:rPr>
                <w:rFonts w:ascii="Consolas" w:hAnsi="Consolas" w:cs="Consolas"/>
                <w:sz w:val="19"/>
                <w:szCs w:val="19"/>
                <w:highlight w:val="white"/>
              </w:rPr>
            </w:rPrChange>
          </w:rPr>
          <w:t xml:space="preserve">, </w:t>
        </w:r>
        <w:r w:rsidRPr="000F3A1E">
          <w:rPr>
            <w:sz w:val="24"/>
            <w:szCs w:val="24"/>
            <w:rPrChange w:id="761" w:author="ron gal" w:date="2017-03-04T15:37:00Z">
              <w:rPr>
                <w:rFonts w:ascii="Consolas" w:hAnsi="Consolas" w:cs="Consolas"/>
                <w:color w:val="0000FF"/>
                <w:sz w:val="19"/>
                <w:szCs w:val="19"/>
                <w:highlight w:val="white"/>
              </w:rPr>
            </w:rPrChange>
          </w:rPr>
          <w:t>string</w:t>
        </w:r>
        <w:r w:rsidRPr="000F3A1E">
          <w:rPr>
            <w:sz w:val="24"/>
            <w:szCs w:val="24"/>
            <w:rPrChange w:id="762" w:author="ron gal" w:date="2017-03-04T15:37:00Z">
              <w:rPr>
                <w:rFonts w:ascii="Consolas" w:hAnsi="Consolas" w:cs="Consolas"/>
                <w:sz w:val="19"/>
                <w:szCs w:val="19"/>
                <w:highlight w:val="white"/>
              </w:rPr>
            </w:rPrChange>
          </w:rPr>
          <w:t xml:space="preserve"> ownerName = </w:t>
        </w:r>
        <w:r w:rsidRPr="000F3A1E">
          <w:rPr>
            <w:sz w:val="24"/>
            <w:szCs w:val="24"/>
            <w:rPrChange w:id="763" w:author="ron gal" w:date="2017-03-04T15:37:00Z">
              <w:rPr>
                <w:rFonts w:ascii="Consolas" w:hAnsi="Consolas" w:cs="Consolas"/>
                <w:color w:val="A31515"/>
                <w:sz w:val="19"/>
                <w:szCs w:val="19"/>
                <w:highlight w:val="white"/>
              </w:rPr>
            </w:rPrChange>
          </w:rPr>
          <w:t>""</w:t>
        </w:r>
        <w:r w:rsidRPr="000F3A1E">
          <w:rPr>
            <w:sz w:val="24"/>
            <w:szCs w:val="24"/>
            <w:rPrChange w:id="764" w:author="ron gal" w:date="2017-03-04T15:37:00Z">
              <w:rPr>
                <w:rFonts w:ascii="Consolas" w:hAnsi="Consolas" w:cs="Consolas"/>
                <w:sz w:val="19"/>
                <w:szCs w:val="19"/>
                <w:highlight w:val="white"/>
              </w:rPr>
            </w:rPrChange>
          </w:rPr>
          <w:t xml:space="preserve">, </w:t>
        </w:r>
        <w:r w:rsidRPr="000F3A1E">
          <w:rPr>
            <w:sz w:val="24"/>
            <w:szCs w:val="24"/>
            <w:rPrChange w:id="765" w:author="ron gal" w:date="2017-03-04T15:37:00Z">
              <w:rPr>
                <w:rFonts w:ascii="Consolas" w:hAnsi="Consolas" w:cs="Consolas"/>
                <w:color w:val="0000FF"/>
                <w:sz w:val="19"/>
                <w:szCs w:val="19"/>
                <w:highlight w:val="white"/>
              </w:rPr>
            </w:rPrChange>
          </w:rPr>
          <w:t>int</w:t>
        </w:r>
        <w:r w:rsidRPr="000F3A1E">
          <w:rPr>
            <w:sz w:val="24"/>
            <w:szCs w:val="24"/>
            <w:rPrChange w:id="766" w:author="ron gal" w:date="2017-03-04T15:37:00Z">
              <w:rPr>
                <w:rFonts w:ascii="Consolas" w:hAnsi="Consolas" w:cs="Consolas"/>
                <w:sz w:val="19"/>
                <w:szCs w:val="19"/>
                <w:highlight w:val="white"/>
              </w:rPr>
            </w:rPrChange>
          </w:rPr>
          <w:t xml:space="preserve">? type = </w:t>
        </w:r>
        <w:r w:rsidRPr="000F3A1E">
          <w:rPr>
            <w:sz w:val="24"/>
            <w:szCs w:val="24"/>
            <w:rPrChange w:id="767" w:author="ron gal" w:date="2017-03-04T15:37:00Z">
              <w:rPr>
                <w:rFonts w:ascii="Consolas" w:hAnsi="Consolas" w:cs="Consolas"/>
                <w:color w:val="0000FF"/>
                <w:sz w:val="19"/>
                <w:szCs w:val="19"/>
                <w:highlight w:val="white"/>
              </w:rPr>
            </w:rPrChange>
          </w:rPr>
          <w:t>null</w:t>
        </w:r>
        <w:r w:rsidRPr="000F3A1E">
          <w:rPr>
            <w:sz w:val="24"/>
            <w:szCs w:val="24"/>
            <w:rPrChange w:id="768" w:author="ron gal" w:date="2017-03-04T15:37:00Z">
              <w:rPr>
                <w:rFonts w:ascii="Consolas" w:hAnsi="Consolas" w:cs="Consolas"/>
                <w:sz w:val="19"/>
                <w:szCs w:val="19"/>
                <w:highlight w:val="white"/>
              </w:rPr>
            </w:rPrChange>
          </w:rPr>
          <w:t xml:space="preserve">, </w:t>
        </w:r>
        <w:r w:rsidRPr="000F3A1E">
          <w:rPr>
            <w:sz w:val="24"/>
            <w:szCs w:val="24"/>
            <w:rPrChange w:id="769" w:author="ron gal" w:date="2017-03-04T15:37:00Z">
              <w:rPr>
                <w:rFonts w:ascii="Consolas" w:hAnsi="Consolas" w:cs="Consolas"/>
                <w:color w:val="0000FF"/>
                <w:sz w:val="19"/>
                <w:szCs w:val="19"/>
                <w:highlight w:val="white"/>
              </w:rPr>
            </w:rPrChange>
          </w:rPr>
          <w:t>int</w:t>
        </w:r>
        <w:r w:rsidRPr="000F3A1E">
          <w:rPr>
            <w:sz w:val="24"/>
            <w:szCs w:val="24"/>
            <w:rPrChange w:id="770" w:author="ron gal" w:date="2017-03-04T15:37:00Z">
              <w:rPr>
                <w:rFonts w:ascii="Consolas" w:hAnsi="Consolas" w:cs="Consolas"/>
                <w:sz w:val="19"/>
                <w:szCs w:val="19"/>
                <w:highlight w:val="white"/>
              </w:rPr>
            </w:rPrChange>
          </w:rPr>
          <w:t xml:space="preserve">? gender = </w:t>
        </w:r>
        <w:r w:rsidRPr="000F3A1E">
          <w:rPr>
            <w:sz w:val="24"/>
            <w:szCs w:val="24"/>
            <w:rPrChange w:id="771" w:author="ron gal" w:date="2017-03-04T15:37:00Z">
              <w:rPr>
                <w:rFonts w:ascii="Consolas" w:hAnsi="Consolas" w:cs="Consolas"/>
                <w:color w:val="0000FF"/>
                <w:sz w:val="19"/>
                <w:szCs w:val="19"/>
                <w:highlight w:val="white"/>
              </w:rPr>
            </w:rPrChange>
          </w:rPr>
          <w:t>null</w:t>
        </w:r>
        <w:r w:rsidRPr="000F3A1E">
          <w:rPr>
            <w:sz w:val="24"/>
            <w:szCs w:val="24"/>
            <w:rPrChange w:id="772" w:author="ron gal" w:date="2017-03-04T15:37:00Z">
              <w:rPr>
                <w:rFonts w:ascii="Consolas" w:hAnsi="Consolas" w:cs="Consolas"/>
                <w:sz w:val="19"/>
                <w:szCs w:val="19"/>
                <w:highlight w:val="white"/>
              </w:rPr>
            </w:rPrChange>
          </w:rPr>
          <w:t>)</w:t>
        </w:r>
      </w:ins>
    </w:p>
    <w:p w:rsidR="00481634" w:rsidRPr="000F3A1E" w:rsidDel="000F3A1E" w:rsidRDefault="000F3A1E" w:rsidP="000F3A1E">
      <w:pPr>
        <w:rPr>
          <w:del w:id="773" w:author="ron gal" w:date="2017-03-04T15:22:00Z"/>
          <w:sz w:val="24"/>
          <w:szCs w:val="24"/>
          <w:rPrChange w:id="774" w:author="ron gal" w:date="2017-03-04T15:37:00Z">
            <w:rPr>
              <w:del w:id="775" w:author="ron gal" w:date="2017-03-04T15:22:00Z"/>
            </w:rPr>
          </w:rPrChange>
        </w:rPr>
        <w:pPrChange w:id="776" w:author="ron gal" w:date="2017-03-04T15:37:00Z">
          <w:pPr/>
        </w:pPrChange>
      </w:pPr>
      <w:ins w:id="777" w:author="ron gal" w:date="2017-03-04T15:22:00Z">
        <w:r w:rsidRPr="000F3A1E">
          <w:rPr>
            <w:sz w:val="24"/>
            <w:szCs w:val="24"/>
            <w:rPrChange w:id="778" w:author="ron gal" w:date="2017-03-04T15:37:00Z">
              <w:rPr>
                <w:rFonts w:ascii="Consolas" w:hAnsi="Consolas" w:cs="Consolas"/>
                <w:color w:val="0000FF"/>
                <w:sz w:val="19"/>
                <w:szCs w:val="19"/>
                <w:highlight w:val="white"/>
              </w:rPr>
            </w:rPrChange>
          </w:rPr>
          <w:t>public</w:t>
        </w:r>
        <w:r w:rsidRPr="000F3A1E">
          <w:rPr>
            <w:sz w:val="24"/>
            <w:szCs w:val="24"/>
            <w:rPrChange w:id="779" w:author="ron gal" w:date="2017-03-04T15:37:00Z">
              <w:rPr>
                <w:rFonts w:ascii="Consolas" w:hAnsi="Consolas" w:cs="Consolas"/>
                <w:sz w:val="19"/>
                <w:szCs w:val="19"/>
                <w:highlight w:val="white"/>
              </w:rPr>
            </w:rPrChange>
          </w:rPr>
          <w:t xml:space="preserve"> </w:t>
        </w:r>
        <w:r w:rsidRPr="000F3A1E">
          <w:rPr>
            <w:sz w:val="24"/>
            <w:szCs w:val="24"/>
            <w:rPrChange w:id="780" w:author="ron gal" w:date="2017-03-04T15:37:00Z">
              <w:rPr>
                <w:rFonts w:ascii="Consolas" w:hAnsi="Consolas" w:cs="Consolas"/>
                <w:color w:val="2B91AF"/>
                <w:sz w:val="19"/>
                <w:szCs w:val="19"/>
                <w:highlight w:val="white"/>
              </w:rPr>
            </w:rPrChange>
          </w:rPr>
          <w:t>Animal</w:t>
        </w:r>
        <w:r w:rsidRPr="000F3A1E">
          <w:rPr>
            <w:sz w:val="24"/>
            <w:szCs w:val="24"/>
            <w:rPrChange w:id="781" w:author="ron gal" w:date="2017-03-04T15:37:00Z">
              <w:rPr>
                <w:rFonts w:ascii="Consolas" w:hAnsi="Consolas" w:cs="Consolas"/>
                <w:sz w:val="19"/>
                <w:szCs w:val="19"/>
                <w:highlight w:val="white"/>
              </w:rPr>
            </w:rPrChange>
          </w:rPr>
          <w:t xml:space="preserve"> </w:t>
        </w:r>
      </w:ins>
      <w:ins w:id="782" w:author="ron gal" w:date="2017-03-04T15:37:00Z">
        <w:r w:rsidRPr="000F3A1E">
          <w:rPr>
            <w:sz w:val="24"/>
            <w:szCs w:val="24"/>
            <w:rPrChange w:id="783" w:author="ron gal" w:date="2017-03-04T15:37:00Z">
              <w:rPr>
                <w:rFonts w:ascii="Consolas" w:hAnsi="Consolas" w:cs="Consolas"/>
                <w:sz w:val="19"/>
                <w:szCs w:val="19"/>
                <w:highlight w:val="white"/>
              </w:rPr>
            </w:rPrChange>
          </w:rPr>
          <w:t>Get</w:t>
        </w:r>
      </w:ins>
      <w:ins w:id="784" w:author="ron gal" w:date="2017-03-04T15:22:00Z">
        <w:r w:rsidRPr="000F3A1E">
          <w:rPr>
            <w:sz w:val="24"/>
            <w:szCs w:val="24"/>
            <w:rPrChange w:id="785" w:author="ron gal" w:date="2017-03-04T15:37:00Z">
              <w:rPr>
                <w:rFonts w:ascii="Consolas" w:hAnsi="Consolas" w:cs="Consolas"/>
                <w:sz w:val="19"/>
                <w:szCs w:val="19"/>
                <w:highlight w:val="white"/>
              </w:rPr>
            </w:rPrChange>
          </w:rPr>
          <w:t>(</w:t>
        </w:r>
        <w:r w:rsidRPr="000F3A1E">
          <w:rPr>
            <w:sz w:val="24"/>
            <w:szCs w:val="24"/>
            <w:rPrChange w:id="786" w:author="ron gal" w:date="2017-03-04T15:37:00Z">
              <w:rPr>
                <w:rFonts w:ascii="Consolas" w:hAnsi="Consolas" w:cs="Consolas"/>
                <w:color w:val="0000FF"/>
                <w:sz w:val="19"/>
                <w:szCs w:val="19"/>
                <w:highlight w:val="white"/>
              </w:rPr>
            </w:rPrChange>
          </w:rPr>
          <w:t>int</w:t>
        </w:r>
        <w:r w:rsidRPr="000F3A1E">
          <w:rPr>
            <w:sz w:val="24"/>
            <w:szCs w:val="24"/>
            <w:rPrChange w:id="787" w:author="ron gal" w:date="2017-03-04T15:37:00Z">
              <w:rPr>
                <w:rFonts w:ascii="Consolas" w:hAnsi="Consolas" w:cs="Consolas"/>
                <w:sz w:val="19"/>
                <w:szCs w:val="19"/>
                <w:highlight w:val="white"/>
              </w:rPr>
            </w:rPrChange>
          </w:rPr>
          <w:t xml:space="preserve"> id)</w:t>
        </w:r>
      </w:ins>
      <w:del w:id="788" w:author="ron gal" w:date="2017-03-04T15:22:00Z">
        <w:r w:rsidR="00471D70" w:rsidDel="000F3A1E">
          <w:rPr>
            <w:sz w:val="24"/>
            <w:szCs w:val="24"/>
          </w:rPr>
          <w:delText xml:space="preserve"> IEnumerable&lt;DTOs.Customer&gt; Search(string firstName, string lastName, int? minAge, int? maxAge, int? regionId, int? customerId);</w:delText>
        </w:r>
      </w:del>
    </w:p>
    <w:p w:rsidR="00481634" w:rsidRPr="000F3A1E" w:rsidDel="000F3A1E" w:rsidRDefault="00481634" w:rsidP="000F3A1E">
      <w:pPr>
        <w:rPr>
          <w:del w:id="789" w:author="ron gal" w:date="2017-03-04T15:22:00Z"/>
          <w:sz w:val="24"/>
          <w:szCs w:val="24"/>
          <w:rPrChange w:id="790" w:author="ron gal" w:date="2017-03-04T15:37:00Z">
            <w:rPr>
              <w:del w:id="791" w:author="ron gal" w:date="2017-03-04T15:22:00Z"/>
            </w:rPr>
          </w:rPrChange>
        </w:rPr>
        <w:pPrChange w:id="792" w:author="ron gal" w:date="2017-03-04T15:37:00Z">
          <w:pPr/>
        </w:pPrChange>
      </w:pPr>
    </w:p>
    <w:p w:rsidR="00481634" w:rsidRPr="000F3A1E" w:rsidDel="000F3A1E" w:rsidRDefault="00471D70" w:rsidP="000F3A1E">
      <w:pPr>
        <w:rPr>
          <w:del w:id="793" w:author="ron gal" w:date="2017-03-04T15:22:00Z"/>
          <w:sz w:val="24"/>
          <w:szCs w:val="24"/>
          <w:rPrChange w:id="794" w:author="ron gal" w:date="2017-03-04T15:37:00Z">
            <w:rPr>
              <w:del w:id="795" w:author="ron gal" w:date="2017-03-04T15:22:00Z"/>
            </w:rPr>
          </w:rPrChange>
        </w:rPr>
        <w:pPrChange w:id="796" w:author="ron gal" w:date="2017-03-04T15:37:00Z">
          <w:pPr/>
        </w:pPrChange>
      </w:pPr>
      <w:del w:id="797" w:author="ron gal" w:date="2017-03-04T15:22:00Z">
        <w:r w:rsidDel="000F3A1E">
          <w:rPr>
            <w:sz w:val="24"/>
            <w:szCs w:val="24"/>
          </w:rPr>
          <w:delText>DTOs.Customer Get(int id);</w:delText>
        </w:r>
      </w:del>
    </w:p>
    <w:p w:rsidR="00481634" w:rsidRPr="000F3A1E" w:rsidDel="000F3A1E" w:rsidRDefault="00481634" w:rsidP="000F3A1E">
      <w:pPr>
        <w:rPr>
          <w:del w:id="798" w:author="ron gal" w:date="2017-03-04T15:22:00Z"/>
          <w:sz w:val="24"/>
          <w:szCs w:val="24"/>
          <w:rPrChange w:id="799" w:author="ron gal" w:date="2017-03-04T15:37:00Z">
            <w:rPr>
              <w:del w:id="800" w:author="ron gal" w:date="2017-03-04T15:22:00Z"/>
            </w:rPr>
          </w:rPrChange>
        </w:rPr>
        <w:pPrChange w:id="801" w:author="ron gal" w:date="2017-03-04T15:37:00Z">
          <w:pPr/>
        </w:pPrChange>
      </w:pPr>
    </w:p>
    <w:p w:rsidR="00481634" w:rsidRPr="000F3A1E" w:rsidDel="000F3A1E" w:rsidRDefault="00471D70" w:rsidP="000F3A1E">
      <w:pPr>
        <w:rPr>
          <w:del w:id="802" w:author="ron gal" w:date="2017-03-04T15:22:00Z"/>
          <w:sz w:val="24"/>
          <w:szCs w:val="24"/>
          <w:rPrChange w:id="803" w:author="ron gal" w:date="2017-03-04T15:37:00Z">
            <w:rPr>
              <w:del w:id="804" w:author="ron gal" w:date="2017-03-04T15:22:00Z"/>
            </w:rPr>
          </w:rPrChange>
        </w:rPr>
        <w:pPrChange w:id="805" w:author="ron gal" w:date="2017-03-04T15:37:00Z">
          <w:pPr/>
        </w:pPrChange>
      </w:pPr>
      <w:del w:id="806" w:author="ron gal" w:date="2017-03-04T15:22:00Z">
        <w:r w:rsidDel="000F3A1E">
          <w:rPr>
            <w:sz w:val="24"/>
            <w:szCs w:val="24"/>
          </w:rPr>
          <w:delText>DTOs.Customer Save([FromBody]DTOs.Customer customer);</w:delText>
        </w:r>
      </w:del>
    </w:p>
    <w:p w:rsidR="00481634" w:rsidRPr="000F3A1E" w:rsidDel="000F3A1E" w:rsidRDefault="00481634" w:rsidP="000F3A1E">
      <w:pPr>
        <w:rPr>
          <w:del w:id="807" w:author="ron gal" w:date="2017-03-04T15:22:00Z"/>
          <w:sz w:val="24"/>
          <w:szCs w:val="24"/>
          <w:rPrChange w:id="808" w:author="ron gal" w:date="2017-03-04T15:37:00Z">
            <w:rPr>
              <w:del w:id="809" w:author="ron gal" w:date="2017-03-04T15:22:00Z"/>
            </w:rPr>
          </w:rPrChange>
        </w:rPr>
        <w:pPrChange w:id="810" w:author="ron gal" w:date="2017-03-04T15:37:00Z">
          <w:pPr/>
        </w:pPrChange>
      </w:pPr>
    </w:p>
    <w:p w:rsidR="00481634" w:rsidRPr="000F3A1E" w:rsidDel="000F3A1E" w:rsidRDefault="00471D70" w:rsidP="000F3A1E">
      <w:pPr>
        <w:rPr>
          <w:del w:id="811" w:author="ron gal" w:date="2017-03-04T15:22:00Z"/>
          <w:sz w:val="24"/>
          <w:szCs w:val="24"/>
          <w:rPrChange w:id="812" w:author="ron gal" w:date="2017-03-04T15:37:00Z">
            <w:rPr>
              <w:del w:id="813" w:author="ron gal" w:date="2017-03-04T15:22:00Z"/>
            </w:rPr>
          </w:rPrChange>
        </w:rPr>
        <w:pPrChange w:id="814" w:author="ron gal" w:date="2017-03-04T15:37:00Z">
          <w:pPr/>
        </w:pPrChange>
      </w:pPr>
      <w:del w:id="815" w:author="ron gal" w:date="2017-03-04T15:22:00Z">
        <w:r w:rsidDel="000F3A1E">
          <w:rPr>
            <w:sz w:val="24"/>
            <w:szCs w:val="24"/>
          </w:rPr>
          <w:delText>DTOs.Customer Update(int id, [FromBody]DTOs.Customer customer);</w:delText>
        </w:r>
      </w:del>
    </w:p>
    <w:p w:rsidR="00481634" w:rsidRPr="000F3A1E" w:rsidRDefault="00481634" w:rsidP="000F3A1E">
      <w:pPr>
        <w:rPr>
          <w:ins w:id="816" w:author="ron gal" w:date="2017-03-04T15:22:00Z"/>
          <w:sz w:val="24"/>
          <w:szCs w:val="24"/>
          <w:rPrChange w:id="817" w:author="ron gal" w:date="2017-03-04T15:37:00Z">
            <w:rPr>
              <w:ins w:id="818" w:author="ron gal" w:date="2017-03-04T15:22:00Z"/>
            </w:rPr>
          </w:rPrChange>
        </w:rPr>
        <w:pPrChange w:id="819" w:author="ron gal" w:date="2017-03-04T15:37:00Z">
          <w:pPr/>
        </w:pPrChange>
      </w:pPr>
    </w:p>
    <w:p w:rsidR="000F3A1E" w:rsidRPr="000F3A1E" w:rsidRDefault="000F3A1E" w:rsidP="000F3A1E">
      <w:pPr>
        <w:rPr>
          <w:sz w:val="24"/>
          <w:szCs w:val="24"/>
          <w:rPrChange w:id="820" w:author="ron gal" w:date="2017-03-04T15:37:00Z">
            <w:rPr/>
          </w:rPrChange>
        </w:rPr>
        <w:pPrChange w:id="821" w:author="ron gal" w:date="2017-03-04T15:37:00Z">
          <w:pPr/>
        </w:pPrChange>
      </w:pPr>
      <w:ins w:id="822" w:author="ron gal" w:date="2017-03-04T15:22:00Z">
        <w:r w:rsidRPr="000F3A1E">
          <w:rPr>
            <w:sz w:val="24"/>
            <w:szCs w:val="24"/>
            <w:rPrChange w:id="823" w:author="ron gal" w:date="2017-03-04T15:37:00Z">
              <w:rPr>
                <w:rFonts w:ascii="Consolas" w:hAnsi="Consolas" w:cs="Consolas"/>
                <w:color w:val="0000FF"/>
                <w:sz w:val="19"/>
                <w:szCs w:val="19"/>
                <w:highlight w:val="white"/>
              </w:rPr>
            </w:rPrChange>
          </w:rPr>
          <w:t>public</w:t>
        </w:r>
        <w:r w:rsidRPr="000F3A1E">
          <w:rPr>
            <w:sz w:val="24"/>
            <w:szCs w:val="24"/>
            <w:rPrChange w:id="824" w:author="ron gal" w:date="2017-03-04T15:37:00Z">
              <w:rPr>
                <w:rFonts w:ascii="Consolas" w:hAnsi="Consolas" w:cs="Consolas"/>
                <w:sz w:val="19"/>
                <w:szCs w:val="19"/>
                <w:highlight w:val="white"/>
              </w:rPr>
            </w:rPrChange>
          </w:rPr>
          <w:t xml:space="preserve"> </w:t>
        </w:r>
        <w:r w:rsidRPr="000F3A1E">
          <w:rPr>
            <w:sz w:val="24"/>
            <w:szCs w:val="24"/>
            <w:rPrChange w:id="825" w:author="ron gal" w:date="2017-03-04T15:37:00Z">
              <w:rPr>
                <w:rFonts w:ascii="Consolas" w:hAnsi="Consolas" w:cs="Consolas"/>
                <w:color w:val="2B91AF"/>
                <w:sz w:val="19"/>
                <w:szCs w:val="19"/>
                <w:highlight w:val="white"/>
              </w:rPr>
            </w:rPrChange>
          </w:rPr>
          <w:t>Animal</w:t>
        </w:r>
        <w:r w:rsidRPr="000F3A1E">
          <w:rPr>
            <w:sz w:val="24"/>
            <w:szCs w:val="24"/>
            <w:rPrChange w:id="826" w:author="ron gal" w:date="2017-03-04T15:37:00Z">
              <w:rPr>
                <w:rFonts w:ascii="Consolas" w:hAnsi="Consolas" w:cs="Consolas"/>
                <w:sz w:val="19"/>
                <w:szCs w:val="19"/>
                <w:highlight w:val="white"/>
              </w:rPr>
            </w:rPrChange>
          </w:rPr>
          <w:t xml:space="preserve"> </w:t>
        </w:r>
      </w:ins>
      <w:ins w:id="827" w:author="ron gal" w:date="2017-03-04T15:37:00Z">
        <w:r w:rsidRPr="000F3A1E">
          <w:rPr>
            <w:sz w:val="24"/>
            <w:szCs w:val="24"/>
            <w:rPrChange w:id="828" w:author="ron gal" w:date="2017-03-04T15:37:00Z">
              <w:rPr>
                <w:rFonts w:ascii="Consolas" w:hAnsi="Consolas" w:cs="Consolas"/>
                <w:sz w:val="19"/>
                <w:szCs w:val="19"/>
                <w:highlight w:val="white"/>
              </w:rPr>
            </w:rPrChange>
          </w:rPr>
          <w:t>Save</w:t>
        </w:r>
      </w:ins>
      <w:ins w:id="829" w:author="ron gal" w:date="2017-03-04T15:22:00Z">
        <w:r w:rsidRPr="000F3A1E">
          <w:rPr>
            <w:sz w:val="24"/>
            <w:szCs w:val="24"/>
            <w:rPrChange w:id="830" w:author="ron gal" w:date="2017-03-04T15:37:00Z">
              <w:rPr>
                <w:rFonts w:ascii="Consolas" w:hAnsi="Consolas" w:cs="Consolas"/>
                <w:sz w:val="19"/>
                <w:szCs w:val="19"/>
                <w:highlight w:val="white"/>
              </w:rPr>
            </w:rPrChange>
          </w:rPr>
          <w:t>(</w:t>
        </w:r>
        <w:r w:rsidRPr="000F3A1E">
          <w:rPr>
            <w:sz w:val="24"/>
            <w:szCs w:val="24"/>
            <w:rPrChange w:id="831" w:author="ron gal" w:date="2017-03-04T15:37:00Z">
              <w:rPr>
                <w:rFonts w:ascii="Consolas" w:hAnsi="Consolas" w:cs="Consolas"/>
                <w:color w:val="2B91AF"/>
                <w:sz w:val="19"/>
                <w:szCs w:val="19"/>
                <w:highlight w:val="white"/>
              </w:rPr>
            </w:rPrChange>
          </w:rPr>
          <w:t>Animal</w:t>
        </w:r>
        <w:r w:rsidRPr="000F3A1E">
          <w:rPr>
            <w:sz w:val="24"/>
            <w:szCs w:val="24"/>
            <w:rPrChange w:id="832" w:author="ron gal" w:date="2017-03-04T15:37:00Z">
              <w:rPr>
                <w:rFonts w:ascii="Consolas" w:hAnsi="Consolas" w:cs="Consolas"/>
                <w:sz w:val="19"/>
                <w:szCs w:val="19"/>
                <w:highlight w:val="white"/>
              </w:rPr>
            </w:rPrChange>
          </w:rPr>
          <w:t xml:space="preserve"> animal)</w:t>
        </w:r>
      </w:ins>
    </w:p>
    <w:p w:rsidR="00481634" w:rsidRDefault="00481634"/>
    <w:p w:rsidR="00481634" w:rsidRDefault="00471D70">
      <w:pPr>
        <w:bidi/>
      </w:pPr>
      <w:r>
        <w:rPr>
          <w:b/>
          <w:sz w:val="24"/>
          <w:szCs w:val="24"/>
          <w:rtl/>
        </w:rPr>
        <w:t xml:space="preserve">מחלקת </w:t>
      </w:r>
      <w:r>
        <w:rPr>
          <w:b/>
          <w:sz w:val="24"/>
          <w:szCs w:val="24"/>
        </w:rPr>
        <w:t>LoginController</w:t>
      </w:r>
    </w:p>
    <w:p w:rsidR="00481634" w:rsidRDefault="00471D70">
      <w:pPr>
        <w:bidi/>
      </w:pPr>
      <w:r>
        <w:rPr>
          <w:sz w:val="24"/>
          <w:szCs w:val="24"/>
          <w:rtl/>
        </w:rPr>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p>
    <w:p w:rsidR="00481634" w:rsidRPr="0096291C" w:rsidDel="0096291C" w:rsidRDefault="0096291C">
      <w:pPr>
        <w:rPr>
          <w:del w:id="833" w:author="ron gal" w:date="2017-03-04T15:37:00Z"/>
          <w:sz w:val="24"/>
          <w:szCs w:val="24"/>
          <w:rPrChange w:id="834" w:author="ron gal" w:date="2017-03-04T15:38:00Z">
            <w:rPr>
              <w:del w:id="835" w:author="ron gal" w:date="2017-03-04T15:37:00Z"/>
            </w:rPr>
          </w:rPrChange>
        </w:rPr>
      </w:pPr>
      <w:ins w:id="836" w:author="ron gal" w:date="2017-03-04T15:37:00Z">
        <w:r w:rsidRPr="0096291C">
          <w:rPr>
            <w:sz w:val="24"/>
            <w:szCs w:val="24"/>
            <w:rPrChange w:id="837" w:author="ron gal" w:date="2017-03-04T15:38:00Z">
              <w:rPr>
                <w:rFonts w:ascii="Consolas" w:hAnsi="Consolas" w:cs="Consolas"/>
                <w:color w:val="0000FF"/>
                <w:sz w:val="19"/>
                <w:szCs w:val="19"/>
                <w:highlight w:val="white"/>
              </w:rPr>
            </w:rPrChange>
          </w:rPr>
          <w:t>public</w:t>
        </w:r>
        <w:r w:rsidRPr="0096291C">
          <w:rPr>
            <w:sz w:val="24"/>
            <w:szCs w:val="24"/>
            <w:rPrChange w:id="838" w:author="ron gal" w:date="2017-03-04T15:38:00Z">
              <w:rPr>
                <w:rFonts w:ascii="Consolas" w:hAnsi="Consolas" w:cs="Consolas"/>
                <w:sz w:val="19"/>
                <w:szCs w:val="19"/>
                <w:highlight w:val="white"/>
              </w:rPr>
            </w:rPrChange>
          </w:rPr>
          <w:t xml:space="preserve"> </w:t>
        </w:r>
        <w:r w:rsidRPr="0096291C">
          <w:rPr>
            <w:sz w:val="24"/>
            <w:szCs w:val="24"/>
            <w:rPrChange w:id="839" w:author="ron gal" w:date="2017-03-04T15:38:00Z">
              <w:rPr>
                <w:rFonts w:ascii="Consolas" w:hAnsi="Consolas" w:cs="Consolas"/>
                <w:color w:val="2B91AF"/>
                <w:sz w:val="19"/>
                <w:szCs w:val="19"/>
                <w:highlight w:val="white"/>
              </w:rPr>
            </w:rPrChange>
          </w:rPr>
          <w:t>LoginResponse</w:t>
        </w:r>
        <w:r w:rsidRPr="0096291C">
          <w:rPr>
            <w:sz w:val="24"/>
            <w:szCs w:val="24"/>
            <w:rPrChange w:id="840" w:author="ron gal" w:date="2017-03-04T15:38:00Z">
              <w:rPr>
                <w:rFonts w:ascii="Consolas" w:hAnsi="Consolas" w:cs="Consolas"/>
                <w:sz w:val="19"/>
                <w:szCs w:val="19"/>
                <w:highlight w:val="white"/>
              </w:rPr>
            </w:rPrChange>
          </w:rPr>
          <w:t xml:space="preserve"> Login(</w:t>
        </w:r>
        <w:r w:rsidRPr="0096291C">
          <w:rPr>
            <w:sz w:val="24"/>
            <w:szCs w:val="24"/>
            <w:rPrChange w:id="841" w:author="ron gal" w:date="2017-03-04T15:38:00Z">
              <w:rPr>
                <w:rFonts w:ascii="Consolas" w:hAnsi="Consolas" w:cs="Consolas"/>
                <w:color w:val="2B91AF"/>
                <w:sz w:val="19"/>
                <w:szCs w:val="19"/>
                <w:highlight w:val="white"/>
              </w:rPr>
            </w:rPrChange>
          </w:rPr>
          <w:t>UserCredentials</w:t>
        </w:r>
        <w:r w:rsidRPr="0096291C">
          <w:rPr>
            <w:sz w:val="24"/>
            <w:szCs w:val="24"/>
            <w:rPrChange w:id="842" w:author="ron gal" w:date="2017-03-04T15:38:00Z">
              <w:rPr>
                <w:rFonts w:ascii="Consolas" w:hAnsi="Consolas" w:cs="Consolas"/>
                <w:sz w:val="19"/>
                <w:szCs w:val="19"/>
                <w:highlight w:val="white"/>
              </w:rPr>
            </w:rPrChange>
          </w:rPr>
          <w:t xml:space="preserve"> credentials)</w:t>
        </w:r>
      </w:ins>
      <w:del w:id="843" w:author="ron gal" w:date="2017-03-04T15:37:00Z">
        <w:r w:rsidR="00471D70" w:rsidDel="0096291C">
          <w:rPr>
            <w:sz w:val="24"/>
            <w:szCs w:val="24"/>
          </w:rPr>
          <w:delText>LoginResponse Login(UserCredentials credentials)</w:delText>
        </w:r>
      </w:del>
    </w:p>
    <w:p w:rsidR="00481634" w:rsidRPr="0096291C" w:rsidRDefault="00471D70">
      <w:pPr>
        <w:rPr>
          <w:sz w:val="24"/>
          <w:szCs w:val="24"/>
          <w:rPrChange w:id="844" w:author="ron gal" w:date="2017-03-04T15:38:00Z">
            <w:rPr/>
          </w:rPrChange>
        </w:rPr>
      </w:pPr>
      <w:r>
        <w:rPr>
          <w:sz w:val="24"/>
          <w:szCs w:val="24"/>
        </w:rPr>
        <w:t xml:space="preserve"> </w:t>
      </w:r>
    </w:p>
    <w:p w:rsidR="00481634" w:rsidRPr="0096291C" w:rsidDel="0096291C" w:rsidRDefault="0096291C">
      <w:pPr>
        <w:rPr>
          <w:del w:id="845" w:author="ron gal" w:date="2017-03-04T15:38:00Z"/>
          <w:sz w:val="24"/>
          <w:szCs w:val="24"/>
          <w:rPrChange w:id="846" w:author="ron gal" w:date="2017-03-04T15:38:00Z">
            <w:rPr>
              <w:del w:id="847" w:author="ron gal" w:date="2017-03-04T15:38:00Z"/>
            </w:rPr>
          </w:rPrChange>
        </w:rPr>
      </w:pPr>
      <w:ins w:id="848" w:author="ron gal" w:date="2017-03-04T15:38:00Z">
        <w:r w:rsidRPr="0096291C">
          <w:rPr>
            <w:sz w:val="24"/>
            <w:szCs w:val="24"/>
            <w:rPrChange w:id="849" w:author="ron gal" w:date="2017-03-04T15:38:00Z">
              <w:rPr>
                <w:rFonts w:ascii="Consolas" w:hAnsi="Consolas" w:cs="Consolas"/>
                <w:color w:val="0000FF"/>
                <w:sz w:val="19"/>
                <w:szCs w:val="19"/>
                <w:highlight w:val="white"/>
              </w:rPr>
            </w:rPrChange>
          </w:rPr>
          <w:t>public</w:t>
        </w:r>
        <w:r w:rsidRPr="0096291C">
          <w:rPr>
            <w:sz w:val="24"/>
            <w:szCs w:val="24"/>
            <w:rPrChange w:id="850" w:author="ron gal" w:date="2017-03-04T15:38:00Z">
              <w:rPr>
                <w:rFonts w:ascii="Consolas" w:hAnsi="Consolas" w:cs="Consolas"/>
                <w:sz w:val="19"/>
                <w:szCs w:val="19"/>
                <w:highlight w:val="white"/>
              </w:rPr>
            </w:rPrChange>
          </w:rPr>
          <w:t xml:space="preserve"> </w:t>
        </w:r>
        <w:r w:rsidRPr="0096291C">
          <w:rPr>
            <w:sz w:val="24"/>
            <w:szCs w:val="24"/>
            <w:rPrChange w:id="851" w:author="ron gal" w:date="2017-03-04T15:38:00Z">
              <w:rPr>
                <w:rFonts w:ascii="Consolas" w:hAnsi="Consolas" w:cs="Consolas"/>
                <w:color w:val="2B91AF"/>
                <w:sz w:val="19"/>
                <w:szCs w:val="19"/>
                <w:highlight w:val="white"/>
              </w:rPr>
            </w:rPrChange>
          </w:rPr>
          <w:t>RegistrationReponse</w:t>
        </w:r>
        <w:r w:rsidRPr="0096291C">
          <w:rPr>
            <w:sz w:val="24"/>
            <w:szCs w:val="24"/>
            <w:rPrChange w:id="852" w:author="ron gal" w:date="2017-03-04T15:38:00Z">
              <w:rPr>
                <w:rFonts w:ascii="Consolas" w:hAnsi="Consolas" w:cs="Consolas"/>
                <w:sz w:val="19"/>
                <w:szCs w:val="19"/>
                <w:highlight w:val="white"/>
              </w:rPr>
            </w:rPrChange>
          </w:rPr>
          <w:t xml:space="preserve"> Registration(</w:t>
        </w:r>
        <w:r w:rsidRPr="0096291C">
          <w:rPr>
            <w:sz w:val="24"/>
            <w:szCs w:val="24"/>
            <w:rPrChange w:id="853" w:author="ron gal" w:date="2017-03-04T15:38:00Z">
              <w:rPr>
                <w:rFonts w:ascii="Consolas" w:hAnsi="Consolas" w:cs="Consolas"/>
                <w:color w:val="2B91AF"/>
                <w:sz w:val="19"/>
                <w:szCs w:val="19"/>
                <w:highlight w:val="white"/>
              </w:rPr>
            </w:rPrChange>
          </w:rPr>
          <w:t>PersonLogin</w:t>
        </w:r>
        <w:r w:rsidRPr="0096291C">
          <w:rPr>
            <w:sz w:val="24"/>
            <w:szCs w:val="24"/>
            <w:rPrChange w:id="854" w:author="ron gal" w:date="2017-03-04T15:38:00Z">
              <w:rPr>
                <w:rFonts w:ascii="Consolas" w:hAnsi="Consolas" w:cs="Consolas"/>
                <w:sz w:val="19"/>
                <w:szCs w:val="19"/>
                <w:highlight w:val="white"/>
              </w:rPr>
            </w:rPrChange>
          </w:rPr>
          <w:t xml:space="preserve"> entity)</w:t>
        </w:r>
      </w:ins>
      <w:del w:id="855" w:author="ron gal" w:date="2017-03-04T15:38:00Z">
        <w:r w:rsidR="00471D70" w:rsidDel="0096291C">
          <w:rPr>
            <w:sz w:val="24"/>
            <w:szCs w:val="24"/>
          </w:rPr>
          <w:delText>RegistrationReponse Registration(DTOs.Customer customer)</w:delText>
        </w:r>
      </w:del>
    </w:p>
    <w:p w:rsidR="00481634" w:rsidRPr="0096291C" w:rsidRDefault="00481634">
      <w:pPr>
        <w:rPr>
          <w:sz w:val="24"/>
          <w:szCs w:val="24"/>
          <w:rPrChange w:id="856" w:author="ron gal" w:date="2017-03-04T15:38:00Z">
            <w:rPr/>
          </w:rPrChange>
        </w:rPr>
      </w:pPr>
    </w:p>
    <w:p w:rsidR="00481634" w:rsidRDefault="00471D70">
      <w:r>
        <w:br w:type="page"/>
      </w:r>
    </w:p>
    <w:p w:rsidR="00481634" w:rsidRDefault="00481634"/>
    <w:p w:rsidR="00481634" w:rsidRDefault="00471D70" w:rsidP="0096291C">
      <w:pPr>
        <w:bidi/>
      </w:pPr>
      <w:r>
        <w:rPr>
          <w:b/>
          <w:sz w:val="24"/>
          <w:szCs w:val="24"/>
          <w:rtl/>
        </w:rPr>
        <w:t xml:space="preserve">מחלקת </w:t>
      </w:r>
      <w:ins w:id="857" w:author="ron gal" w:date="2017-03-04T15:38:00Z">
        <w:r w:rsidR="0096291C" w:rsidRPr="0096291C">
          <w:rPr>
            <w:b/>
            <w:sz w:val="24"/>
            <w:szCs w:val="24"/>
            <w:rPrChange w:id="858" w:author="ron gal" w:date="2017-03-04T15:44:00Z">
              <w:rPr>
                <w:rFonts w:ascii="Consolas" w:hAnsi="Consolas" w:cs="Consolas"/>
                <w:color w:val="2B91AF"/>
                <w:sz w:val="19"/>
                <w:szCs w:val="19"/>
                <w:highlight w:val="white"/>
              </w:rPr>
            </w:rPrChange>
          </w:rPr>
          <w:t>ProfileController</w:t>
        </w:r>
      </w:ins>
      <w:del w:id="859" w:author="ron gal" w:date="2017-03-04T15:38:00Z">
        <w:r w:rsidDel="0096291C">
          <w:rPr>
            <w:b/>
            <w:sz w:val="24"/>
            <w:szCs w:val="24"/>
          </w:rPr>
          <w:delText>EmployeesController</w:delText>
        </w:r>
      </w:del>
    </w:p>
    <w:p w:rsidR="00481634" w:rsidRDefault="00471D70" w:rsidP="0096291C">
      <w:pPr>
        <w:bidi/>
        <w:pPrChange w:id="860" w:author="ron gal" w:date="2017-03-04T15:40:00Z">
          <w:pPr>
            <w:bidi/>
          </w:pPr>
        </w:pPrChange>
      </w:pPr>
      <w:r>
        <w:rPr>
          <w:sz w:val="24"/>
          <w:szCs w:val="24"/>
          <w:rtl/>
        </w:rPr>
        <w:t xml:space="preserve">הקונטרולר יבצע את הפעולות הקשורות לטיפול </w:t>
      </w:r>
      <w:del w:id="861" w:author="ron gal" w:date="2017-03-04T15:39:00Z">
        <w:r w:rsidDel="0096291C">
          <w:rPr>
            <w:sz w:val="24"/>
            <w:szCs w:val="24"/>
            <w:rtl/>
          </w:rPr>
          <w:delText>במשתמשים מסוג עובדים: שליפה, הוספה, שינוי ומחיקה</w:delText>
        </w:r>
      </w:del>
      <w:ins w:id="862" w:author="ron gal" w:date="2017-03-04T15:39:00Z">
        <w:r w:rsidR="0096291C">
          <w:rPr>
            <w:rFonts w:hint="cs"/>
            <w:sz w:val="24"/>
            <w:szCs w:val="24"/>
            <w:rtl/>
          </w:rPr>
          <w:t xml:space="preserve">בעדכון פרטי לקוח, באופן ספציפי לכתובת ומספר טלפון, שיכולים להשתנות </w:t>
        </w:r>
      </w:ins>
      <w:ins w:id="863" w:author="ron gal" w:date="2017-03-04T15:40:00Z">
        <w:r w:rsidR="0096291C">
          <w:rPr>
            <w:rFonts w:hint="cs"/>
            <w:sz w:val="24"/>
            <w:szCs w:val="24"/>
            <w:rtl/>
          </w:rPr>
          <w:t>במהלך חיי המשתמש</w:t>
        </w:r>
      </w:ins>
      <w:r>
        <w:rPr>
          <w:sz w:val="24"/>
          <w:szCs w:val="24"/>
          <w:rtl/>
        </w:rPr>
        <w:t>. המחלקה תכיל את הפעולות הבאות:</w:t>
      </w:r>
    </w:p>
    <w:p w:rsidR="00481634" w:rsidRDefault="00481634">
      <w:pPr>
        <w:bidi/>
      </w:pPr>
    </w:p>
    <w:p w:rsidR="00481634" w:rsidRPr="0096291C" w:rsidDel="0096291C" w:rsidRDefault="0096291C" w:rsidP="0096291C">
      <w:pPr>
        <w:rPr>
          <w:del w:id="864" w:author="ron gal" w:date="2017-03-04T15:39:00Z"/>
          <w:sz w:val="24"/>
          <w:szCs w:val="24"/>
          <w:rPrChange w:id="865" w:author="ron gal" w:date="2017-03-04T15:39:00Z">
            <w:rPr>
              <w:del w:id="866" w:author="ron gal" w:date="2017-03-04T15:39:00Z"/>
            </w:rPr>
          </w:rPrChange>
        </w:rPr>
        <w:pPrChange w:id="867" w:author="ron gal" w:date="2017-03-04T15:39:00Z">
          <w:pPr/>
        </w:pPrChange>
      </w:pPr>
      <w:ins w:id="868" w:author="ron gal" w:date="2017-03-04T15:39:00Z">
        <w:r w:rsidRPr="0096291C">
          <w:rPr>
            <w:sz w:val="24"/>
            <w:szCs w:val="24"/>
            <w:rPrChange w:id="869" w:author="ron gal" w:date="2017-03-04T15:39:00Z">
              <w:rPr>
                <w:rFonts w:ascii="Consolas" w:hAnsi="Consolas" w:cs="Consolas"/>
                <w:color w:val="0000FF"/>
                <w:sz w:val="19"/>
                <w:szCs w:val="19"/>
                <w:highlight w:val="white"/>
              </w:rPr>
            </w:rPrChange>
          </w:rPr>
          <w:t>public</w:t>
        </w:r>
        <w:r w:rsidRPr="0096291C">
          <w:rPr>
            <w:sz w:val="24"/>
            <w:szCs w:val="24"/>
            <w:rPrChange w:id="870" w:author="ron gal" w:date="2017-03-04T15:39:00Z">
              <w:rPr>
                <w:rFonts w:ascii="Consolas" w:hAnsi="Consolas" w:cs="Consolas"/>
                <w:sz w:val="19"/>
                <w:szCs w:val="19"/>
                <w:highlight w:val="white"/>
              </w:rPr>
            </w:rPrChange>
          </w:rPr>
          <w:t xml:space="preserve"> </w:t>
        </w:r>
        <w:r w:rsidRPr="0096291C">
          <w:rPr>
            <w:sz w:val="24"/>
            <w:szCs w:val="24"/>
            <w:rPrChange w:id="871" w:author="ron gal" w:date="2017-03-04T15:39:00Z">
              <w:rPr>
                <w:rFonts w:ascii="Consolas" w:hAnsi="Consolas" w:cs="Consolas"/>
                <w:color w:val="0000FF"/>
                <w:sz w:val="19"/>
                <w:szCs w:val="19"/>
                <w:highlight w:val="white"/>
              </w:rPr>
            </w:rPrChange>
          </w:rPr>
          <w:t>void</w:t>
        </w:r>
        <w:r w:rsidRPr="0096291C">
          <w:rPr>
            <w:sz w:val="24"/>
            <w:szCs w:val="24"/>
            <w:rPrChange w:id="872" w:author="ron gal" w:date="2017-03-04T15:39:00Z">
              <w:rPr>
                <w:rFonts w:ascii="Consolas" w:hAnsi="Consolas" w:cs="Consolas"/>
                <w:sz w:val="19"/>
                <w:szCs w:val="19"/>
                <w:highlight w:val="white"/>
              </w:rPr>
            </w:rPrChange>
          </w:rPr>
          <w:t xml:space="preserve"> Update(</w:t>
        </w:r>
        <w:r w:rsidRPr="0096291C">
          <w:rPr>
            <w:sz w:val="24"/>
            <w:szCs w:val="24"/>
            <w:rPrChange w:id="873" w:author="ron gal" w:date="2017-03-04T15:39:00Z">
              <w:rPr>
                <w:rFonts w:ascii="Consolas" w:hAnsi="Consolas" w:cs="Consolas"/>
                <w:color w:val="2B91AF"/>
                <w:sz w:val="19"/>
                <w:szCs w:val="19"/>
                <w:highlight w:val="white"/>
              </w:rPr>
            </w:rPrChange>
          </w:rPr>
          <w:t>PersonLogin</w:t>
        </w:r>
        <w:r w:rsidRPr="0096291C">
          <w:rPr>
            <w:sz w:val="24"/>
            <w:szCs w:val="24"/>
            <w:rPrChange w:id="874" w:author="ron gal" w:date="2017-03-04T15:39:00Z">
              <w:rPr>
                <w:rFonts w:ascii="Consolas" w:hAnsi="Consolas" w:cs="Consolas"/>
                <w:sz w:val="19"/>
                <w:szCs w:val="19"/>
                <w:highlight w:val="white"/>
              </w:rPr>
            </w:rPrChange>
          </w:rPr>
          <w:t xml:space="preserve"> updateData)</w:t>
        </w:r>
      </w:ins>
      <w:del w:id="875" w:author="ron gal" w:date="2017-03-04T15:39:00Z">
        <w:r w:rsidR="00471D70" w:rsidDel="0096291C">
          <w:rPr>
            <w:sz w:val="24"/>
            <w:szCs w:val="24"/>
          </w:rPr>
          <w:delText>public IEnumerable&lt;DTOs.Employee&gt; Search(string firstName, string lastName, int eMail, int id);</w:delText>
        </w:r>
      </w:del>
    </w:p>
    <w:p w:rsidR="00481634" w:rsidRPr="0096291C" w:rsidDel="0096291C" w:rsidRDefault="00481634" w:rsidP="0096291C">
      <w:pPr>
        <w:rPr>
          <w:del w:id="876" w:author="ron gal" w:date="2017-03-04T15:39:00Z"/>
          <w:sz w:val="24"/>
          <w:szCs w:val="24"/>
          <w:rPrChange w:id="877" w:author="ron gal" w:date="2017-03-04T15:39:00Z">
            <w:rPr>
              <w:del w:id="878" w:author="ron gal" w:date="2017-03-04T15:39:00Z"/>
            </w:rPr>
          </w:rPrChange>
        </w:rPr>
        <w:pPrChange w:id="879" w:author="ron gal" w:date="2017-03-04T15:39:00Z">
          <w:pPr/>
        </w:pPrChange>
      </w:pPr>
    </w:p>
    <w:p w:rsidR="00481634" w:rsidRPr="0096291C" w:rsidDel="0096291C" w:rsidRDefault="00471D70" w:rsidP="0096291C">
      <w:pPr>
        <w:rPr>
          <w:del w:id="880" w:author="ron gal" w:date="2017-03-04T15:39:00Z"/>
          <w:sz w:val="24"/>
          <w:szCs w:val="24"/>
          <w:rPrChange w:id="881" w:author="ron gal" w:date="2017-03-04T15:39:00Z">
            <w:rPr>
              <w:del w:id="882" w:author="ron gal" w:date="2017-03-04T15:39:00Z"/>
            </w:rPr>
          </w:rPrChange>
        </w:rPr>
        <w:pPrChange w:id="883" w:author="ron gal" w:date="2017-03-04T15:39:00Z">
          <w:pPr/>
        </w:pPrChange>
      </w:pPr>
      <w:del w:id="884" w:author="ron gal" w:date="2017-03-04T15:39:00Z">
        <w:r w:rsidDel="0096291C">
          <w:rPr>
            <w:sz w:val="24"/>
            <w:szCs w:val="24"/>
          </w:rPr>
          <w:delText>public DTOs.Employee Get(int id);</w:delText>
        </w:r>
      </w:del>
    </w:p>
    <w:p w:rsidR="00481634" w:rsidRPr="0096291C" w:rsidDel="0096291C" w:rsidRDefault="00481634" w:rsidP="0096291C">
      <w:pPr>
        <w:rPr>
          <w:del w:id="885" w:author="ron gal" w:date="2017-03-04T15:39:00Z"/>
          <w:sz w:val="24"/>
          <w:szCs w:val="24"/>
          <w:rPrChange w:id="886" w:author="ron gal" w:date="2017-03-04T15:39:00Z">
            <w:rPr>
              <w:del w:id="887" w:author="ron gal" w:date="2017-03-04T15:39:00Z"/>
            </w:rPr>
          </w:rPrChange>
        </w:rPr>
        <w:pPrChange w:id="888" w:author="ron gal" w:date="2017-03-04T15:39:00Z">
          <w:pPr/>
        </w:pPrChange>
      </w:pPr>
    </w:p>
    <w:p w:rsidR="00481634" w:rsidRPr="0096291C" w:rsidDel="0096291C" w:rsidRDefault="00471D70" w:rsidP="0096291C">
      <w:pPr>
        <w:rPr>
          <w:del w:id="889" w:author="ron gal" w:date="2017-03-04T15:39:00Z"/>
          <w:sz w:val="24"/>
          <w:szCs w:val="24"/>
          <w:rPrChange w:id="890" w:author="ron gal" w:date="2017-03-04T15:39:00Z">
            <w:rPr>
              <w:del w:id="891" w:author="ron gal" w:date="2017-03-04T15:39:00Z"/>
            </w:rPr>
          </w:rPrChange>
        </w:rPr>
        <w:pPrChange w:id="892" w:author="ron gal" w:date="2017-03-04T15:39:00Z">
          <w:pPr/>
        </w:pPrChange>
      </w:pPr>
      <w:del w:id="893" w:author="ron gal" w:date="2017-03-04T15:39:00Z">
        <w:r w:rsidDel="0096291C">
          <w:rPr>
            <w:sz w:val="24"/>
            <w:szCs w:val="24"/>
          </w:rPr>
          <w:delText>public DTOs.Employee Save(DTOs.Employees employees);</w:delText>
        </w:r>
      </w:del>
    </w:p>
    <w:p w:rsidR="00481634" w:rsidRPr="0096291C" w:rsidDel="0096291C" w:rsidRDefault="00481634" w:rsidP="0096291C">
      <w:pPr>
        <w:rPr>
          <w:del w:id="894" w:author="ron gal" w:date="2017-03-04T15:39:00Z"/>
          <w:sz w:val="24"/>
          <w:szCs w:val="24"/>
          <w:rPrChange w:id="895" w:author="ron gal" w:date="2017-03-04T15:39:00Z">
            <w:rPr>
              <w:del w:id="896" w:author="ron gal" w:date="2017-03-04T15:39:00Z"/>
            </w:rPr>
          </w:rPrChange>
        </w:rPr>
        <w:pPrChange w:id="897" w:author="ron gal" w:date="2017-03-04T15:39:00Z">
          <w:pPr/>
        </w:pPrChange>
      </w:pPr>
    </w:p>
    <w:p w:rsidR="00481634" w:rsidRPr="0096291C" w:rsidDel="0096291C" w:rsidRDefault="00471D70" w:rsidP="0096291C">
      <w:pPr>
        <w:rPr>
          <w:del w:id="898" w:author="ron gal" w:date="2017-03-04T15:39:00Z"/>
          <w:sz w:val="24"/>
          <w:szCs w:val="24"/>
          <w:rPrChange w:id="899" w:author="ron gal" w:date="2017-03-04T15:39:00Z">
            <w:rPr>
              <w:del w:id="900" w:author="ron gal" w:date="2017-03-04T15:39:00Z"/>
            </w:rPr>
          </w:rPrChange>
        </w:rPr>
        <w:pPrChange w:id="901" w:author="ron gal" w:date="2017-03-04T15:39:00Z">
          <w:pPr/>
        </w:pPrChange>
      </w:pPr>
      <w:del w:id="902" w:author="ron gal" w:date="2017-03-04T15:39:00Z">
        <w:r w:rsidDel="0096291C">
          <w:rPr>
            <w:sz w:val="24"/>
            <w:szCs w:val="24"/>
          </w:rPr>
          <w:delText>public DTOs.Employee Update(int id, DTOs.Employees employees);</w:delText>
        </w:r>
      </w:del>
    </w:p>
    <w:p w:rsidR="00481634" w:rsidRPr="0096291C" w:rsidDel="0096291C" w:rsidRDefault="00481634" w:rsidP="0096291C">
      <w:pPr>
        <w:rPr>
          <w:del w:id="903" w:author="ron gal" w:date="2017-03-04T15:39:00Z"/>
          <w:sz w:val="24"/>
          <w:szCs w:val="24"/>
          <w:rPrChange w:id="904" w:author="ron gal" w:date="2017-03-04T15:39:00Z">
            <w:rPr>
              <w:del w:id="905" w:author="ron gal" w:date="2017-03-04T15:39:00Z"/>
            </w:rPr>
          </w:rPrChange>
        </w:rPr>
        <w:pPrChange w:id="906" w:author="ron gal" w:date="2017-03-04T15:39:00Z">
          <w:pPr/>
        </w:pPrChange>
      </w:pPr>
    </w:p>
    <w:p w:rsidR="00481634" w:rsidRPr="0096291C" w:rsidDel="0096291C" w:rsidRDefault="00471D70" w:rsidP="0096291C">
      <w:pPr>
        <w:rPr>
          <w:del w:id="907" w:author="ron gal" w:date="2017-03-04T15:39:00Z"/>
          <w:sz w:val="24"/>
          <w:szCs w:val="24"/>
          <w:rPrChange w:id="908" w:author="ron gal" w:date="2017-03-04T15:39:00Z">
            <w:rPr>
              <w:del w:id="909" w:author="ron gal" w:date="2017-03-04T15:39:00Z"/>
            </w:rPr>
          </w:rPrChange>
        </w:rPr>
        <w:pPrChange w:id="910" w:author="ron gal" w:date="2017-03-04T15:39:00Z">
          <w:pPr/>
        </w:pPrChange>
      </w:pPr>
      <w:del w:id="911" w:author="ron gal" w:date="2017-03-04T15:39:00Z">
        <w:r w:rsidDel="0096291C">
          <w:rPr>
            <w:sz w:val="24"/>
            <w:szCs w:val="24"/>
          </w:rPr>
          <w:delText>public void Delete(int id);</w:delText>
        </w:r>
      </w:del>
    </w:p>
    <w:p w:rsidR="00481634" w:rsidRPr="0096291C" w:rsidRDefault="00481634" w:rsidP="0096291C">
      <w:pPr>
        <w:rPr>
          <w:ins w:id="912" w:author="ron gal" w:date="2017-03-04T15:39:00Z"/>
          <w:sz w:val="24"/>
          <w:szCs w:val="24"/>
          <w:rtl/>
          <w:rPrChange w:id="913" w:author="ron gal" w:date="2017-03-04T15:39:00Z">
            <w:rPr>
              <w:ins w:id="914" w:author="ron gal" w:date="2017-03-04T15:39:00Z"/>
              <w:rtl/>
            </w:rPr>
          </w:rPrChange>
        </w:rPr>
        <w:pPrChange w:id="915" w:author="ron gal" w:date="2017-03-04T15:39:00Z">
          <w:pPr>
            <w:bidi/>
          </w:pPr>
        </w:pPrChange>
      </w:pPr>
    </w:p>
    <w:p w:rsidR="0096291C" w:rsidRPr="0096291C" w:rsidRDefault="0096291C" w:rsidP="0096291C">
      <w:pPr>
        <w:rPr>
          <w:rFonts w:hint="cs"/>
          <w:sz w:val="24"/>
          <w:szCs w:val="24"/>
          <w:rPrChange w:id="916" w:author="ron gal" w:date="2017-03-04T15:39:00Z">
            <w:rPr>
              <w:rFonts w:hint="cs"/>
            </w:rPr>
          </w:rPrChange>
        </w:rPr>
        <w:pPrChange w:id="917" w:author="ron gal" w:date="2017-03-04T15:39:00Z">
          <w:pPr>
            <w:bidi/>
          </w:pPr>
        </w:pPrChange>
      </w:pPr>
      <w:ins w:id="918" w:author="ron gal" w:date="2017-03-04T15:39:00Z">
        <w:r w:rsidRPr="0096291C">
          <w:rPr>
            <w:sz w:val="24"/>
            <w:szCs w:val="24"/>
            <w:rPrChange w:id="919" w:author="ron gal" w:date="2017-03-04T15:39:00Z">
              <w:rPr>
                <w:rFonts w:ascii="Consolas" w:hAnsi="Consolas" w:cs="Consolas"/>
                <w:color w:val="0000FF"/>
                <w:sz w:val="19"/>
                <w:szCs w:val="19"/>
                <w:highlight w:val="white"/>
              </w:rPr>
            </w:rPrChange>
          </w:rPr>
          <w:t>public</w:t>
        </w:r>
        <w:r w:rsidRPr="0096291C">
          <w:rPr>
            <w:sz w:val="24"/>
            <w:szCs w:val="24"/>
            <w:rPrChange w:id="920" w:author="ron gal" w:date="2017-03-04T15:39:00Z">
              <w:rPr>
                <w:rFonts w:ascii="Consolas" w:hAnsi="Consolas" w:cs="Consolas"/>
                <w:sz w:val="19"/>
                <w:szCs w:val="19"/>
                <w:highlight w:val="white"/>
              </w:rPr>
            </w:rPrChange>
          </w:rPr>
          <w:t xml:space="preserve"> </w:t>
        </w:r>
        <w:r w:rsidRPr="0096291C">
          <w:rPr>
            <w:sz w:val="24"/>
            <w:szCs w:val="24"/>
            <w:rPrChange w:id="921" w:author="ron gal" w:date="2017-03-04T15:39:00Z">
              <w:rPr>
                <w:rFonts w:ascii="Consolas" w:hAnsi="Consolas" w:cs="Consolas"/>
                <w:color w:val="0000FF"/>
                <w:sz w:val="19"/>
                <w:szCs w:val="19"/>
                <w:highlight w:val="white"/>
              </w:rPr>
            </w:rPrChange>
          </w:rPr>
          <w:t>object</w:t>
        </w:r>
        <w:r w:rsidRPr="0096291C">
          <w:rPr>
            <w:sz w:val="24"/>
            <w:szCs w:val="24"/>
            <w:rPrChange w:id="922" w:author="ron gal" w:date="2017-03-04T15:39:00Z">
              <w:rPr>
                <w:rFonts w:ascii="Consolas" w:hAnsi="Consolas" w:cs="Consolas"/>
                <w:sz w:val="19"/>
                <w:szCs w:val="19"/>
                <w:highlight w:val="white"/>
              </w:rPr>
            </w:rPrChange>
          </w:rPr>
          <w:t xml:space="preserve"> Get()</w:t>
        </w:r>
      </w:ins>
    </w:p>
    <w:p w:rsidR="00481634" w:rsidRDefault="00471D70" w:rsidP="0096291C">
      <w:pPr>
        <w:bidi/>
      </w:pPr>
      <w:r>
        <w:rPr>
          <w:b/>
          <w:sz w:val="24"/>
          <w:szCs w:val="24"/>
          <w:rtl/>
        </w:rPr>
        <w:t xml:space="preserve">מחלקת </w:t>
      </w:r>
      <w:ins w:id="923" w:author="ron gal" w:date="2017-03-04T15:42:00Z">
        <w:r w:rsidR="0096291C" w:rsidRPr="0096291C">
          <w:rPr>
            <w:b/>
            <w:sz w:val="24"/>
            <w:szCs w:val="24"/>
            <w:rPrChange w:id="924" w:author="ron gal" w:date="2017-03-04T15:44:00Z">
              <w:rPr>
                <w:rFonts w:ascii="Consolas" w:hAnsi="Consolas" w:cs="Consolas"/>
                <w:color w:val="2B91AF"/>
                <w:sz w:val="19"/>
                <w:szCs w:val="19"/>
                <w:highlight w:val="white"/>
              </w:rPr>
            </w:rPrChange>
          </w:rPr>
          <w:t>TreatmentsController</w:t>
        </w:r>
      </w:ins>
      <w:del w:id="925" w:author="ron gal" w:date="2017-03-04T15:42:00Z">
        <w:r w:rsidDel="0096291C">
          <w:rPr>
            <w:b/>
            <w:sz w:val="24"/>
            <w:szCs w:val="24"/>
          </w:rPr>
          <w:delText>FieldsController</w:delText>
        </w:r>
      </w:del>
    </w:p>
    <w:p w:rsidR="00481634" w:rsidRDefault="00471D70" w:rsidP="0096291C">
      <w:pPr>
        <w:bidi/>
        <w:pPrChange w:id="926" w:author="ron gal" w:date="2017-03-04T15:44:00Z">
          <w:pPr>
            <w:bidi/>
          </w:pPr>
        </w:pPrChange>
      </w:pPr>
      <w:r>
        <w:rPr>
          <w:sz w:val="24"/>
          <w:szCs w:val="24"/>
          <w:rtl/>
        </w:rPr>
        <w:t xml:space="preserve">הקונטרולר יבצע את הפעולות הקשורות לטיפול </w:t>
      </w:r>
      <w:del w:id="927" w:author="ron gal" w:date="2017-03-04T15:44:00Z">
        <w:r w:rsidDel="0096291C">
          <w:rPr>
            <w:sz w:val="24"/>
            <w:szCs w:val="24"/>
            <w:rtl/>
          </w:rPr>
          <w:delText>במגרשים: שליפה, הוספה, שינוי ומחיקה</w:delText>
        </w:r>
      </w:del>
      <w:ins w:id="928" w:author="ron gal" w:date="2017-03-04T15:44:00Z">
        <w:r w:rsidR="0096291C">
          <w:rPr>
            <w:rFonts w:hint="cs"/>
            <w:sz w:val="24"/>
            <w:szCs w:val="24"/>
            <w:rtl/>
          </w:rPr>
          <w:t>בטיפולים</w:t>
        </w:r>
      </w:ins>
      <w:r>
        <w:rPr>
          <w:sz w:val="24"/>
          <w:szCs w:val="24"/>
          <w:rtl/>
        </w:rPr>
        <w:t>. המחלקה תכיל את הפעולות הבאות:</w:t>
      </w:r>
    </w:p>
    <w:p w:rsidR="00481634" w:rsidRDefault="00481634">
      <w:pPr>
        <w:bidi/>
      </w:pPr>
    </w:p>
    <w:p w:rsidR="0096291C" w:rsidRDefault="0096291C">
      <w:pPr>
        <w:rPr>
          <w:ins w:id="929" w:author="ron gal" w:date="2017-03-04T15:44:00Z"/>
          <w:sz w:val="24"/>
          <w:szCs w:val="24"/>
          <w:rtl/>
        </w:rPr>
      </w:pPr>
      <w:ins w:id="930" w:author="ron gal" w:date="2017-03-04T15:44:00Z">
        <w:r w:rsidRPr="0096291C">
          <w:rPr>
            <w:sz w:val="24"/>
            <w:szCs w:val="24"/>
            <w:rPrChange w:id="931" w:author="ron gal" w:date="2017-03-04T15:44:00Z">
              <w:rPr>
                <w:rFonts w:ascii="Consolas" w:hAnsi="Consolas" w:cs="Consolas"/>
                <w:color w:val="0000FF"/>
                <w:sz w:val="19"/>
                <w:szCs w:val="19"/>
                <w:highlight w:val="white"/>
              </w:rPr>
            </w:rPrChange>
          </w:rPr>
          <w:t>public</w:t>
        </w:r>
        <w:r w:rsidRPr="0096291C">
          <w:rPr>
            <w:sz w:val="24"/>
            <w:szCs w:val="24"/>
            <w:rPrChange w:id="932" w:author="ron gal" w:date="2017-03-04T15:44:00Z">
              <w:rPr>
                <w:rFonts w:ascii="Consolas" w:hAnsi="Consolas" w:cs="Consolas"/>
                <w:sz w:val="19"/>
                <w:szCs w:val="19"/>
                <w:highlight w:val="white"/>
              </w:rPr>
            </w:rPrChange>
          </w:rPr>
          <w:t xml:space="preserve"> </w:t>
        </w:r>
        <w:r w:rsidRPr="0096291C">
          <w:rPr>
            <w:sz w:val="24"/>
            <w:szCs w:val="24"/>
            <w:rPrChange w:id="933" w:author="ron gal" w:date="2017-03-04T15:44:00Z">
              <w:rPr>
                <w:rFonts w:ascii="Consolas" w:hAnsi="Consolas" w:cs="Consolas"/>
                <w:color w:val="2B91AF"/>
                <w:sz w:val="19"/>
                <w:szCs w:val="19"/>
                <w:highlight w:val="white"/>
              </w:rPr>
            </w:rPrChange>
          </w:rPr>
          <w:t>TreatmentReport</w:t>
        </w:r>
        <w:r w:rsidRPr="0096291C">
          <w:rPr>
            <w:sz w:val="24"/>
            <w:szCs w:val="24"/>
            <w:rPrChange w:id="934" w:author="ron gal" w:date="2017-03-04T15:44:00Z">
              <w:rPr>
                <w:rFonts w:ascii="Consolas" w:hAnsi="Consolas" w:cs="Consolas"/>
                <w:sz w:val="19"/>
                <w:szCs w:val="19"/>
                <w:highlight w:val="white"/>
              </w:rPr>
            </w:rPrChange>
          </w:rPr>
          <w:t xml:space="preserve"> Save(</w:t>
        </w:r>
        <w:r w:rsidRPr="0096291C">
          <w:rPr>
            <w:sz w:val="24"/>
            <w:szCs w:val="24"/>
            <w:rPrChange w:id="935" w:author="ron gal" w:date="2017-03-04T15:44:00Z">
              <w:rPr>
                <w:rFonts w:ascii="Consolas" w:hAnsi="Consolas" w:cs="Consolas"/>
                <w:color w:val="2B91AF"/>
                <w:sz w:val="19"/>
                <w:szCs w:val="19"/>
                <w:highlight w:val="white"/>
              </w:rPr>
            </w:rPrChange>
          </w:rPr>
          <w:t>TreatmentReport</w:t>
        </w:r>
        <w:r w:rsidRPr="0096291C">
          <w:rPr>
            <w:sz w:val="24"/>
            <w:szCs w:val="24"/>
            <w:rPrChange w:id="936" w:author="ron gal" w:date="2017-03-04T15:44:00Z">
              <w:rPr>
                <w:rFonts w:ascii="Consolas" w:hAnsi="Consolas" w:cs="Consolas"/>
                <w:sz w:val="19"/>
                <w:szCs w:val="19"/>
                <w:highlight w:val="white"/>
              </w:rPr>
            </w:rPrChange>
          </w:rPr>
          <w:t xml:space="preserve"> treatmentReport)</w:t>
        </w:r>
      </w:ins>
    </w:p>
    <w:p w:rsidR="00481634" w:rsidRPr="0096291C" w:rsidDel="0096291C" w:rsidRDefault="0096291C">
      <w:pPr>
        <w:rPr>
          <w:del w:id="937" w:author="ron gal" w:date="2017-03-04T15:44:00Z"/>
          <w:sz w:val="24"/>
          <w:szCs w:val="24"/>
          <w:rPrChange w:id="938" w:author="ron gal" w:date="2017-03-04T15:44:00Z">
            <w:rPr>
              <w:del w:id="939" w:author="ron gal" w:date="2017-03-04T15:44:00Z"/>
            </w:rPr>
          </w:rPrChange>
        </w:rPr>
      </w:pPr>
      <w:ins w:id="940" w:author="ron gal" w:date="2017-03-04T15:44:00Z">
        <w:r w:rsidRPr="0096291C">
          <w:rPr>
            <w:sz w:val="24"/>
            <w:szCs w:val="24"/>
            <w:rPrChange w:id="941" w:author="ron gal" w:date="2017-03-04T15:44:00Z">
              <w:rPr>
                <w:rFonts w:ascii="Consolas" w:hAnsi="Consolas" w:cs="Consolas"/>
                <w:color w:val="0000FF"/>
                <w:sz w:val="19"/>
                <w:szCs w:val="19"/>
                <w:highlight w:val="white"/>
              </w:rPr>
            </w:rPrChange>
          </w:rPr>
          <w:t>public</w:t>
        </w:r>
        <w:r w:rsidRPr="0096291C">
          <w:rPr>
            <w:sz w:val="24"/>
            <w:szCs w:val="24"/>
            <w:rPrChange w:id="942" w:author="ron gal" w:date="2017-03-04T15:44:00Z">
              <w:rPr>
                <w:rFonts w:ascii="Consolas" w:hAnsi="Consolas" w:cs="Consolas"/>
                <w:sz w:val="19"/>
                <w:szCs w:val="19"/>
                <w:highlight w:val="white"/>
              </w:rPr>
            </w:rPrChange>
          </w:rPr>
          <w:t xml:space="preserve"> </w:t>
        </w:r>
        <w:r w:rsidRPr="0096291C">
          <w:rPr>
            <w:sz w:val="24"/>
            <w:szCs w:val="24"/>
            <w:rPrChange w:id="943" w:author="ron gal" w:date="2017-03-04T15:44:00Z">
              <w:rPr>
                <w:rFonts w:ascii="Consolas" w:hAnsi="Consolas" w:cs="Consolas"/>
                <w:color w:val="2B91AF"/>
                <w:sz w:val="19"/>
                <w:szCs w:val="19"/>
                <w:highlight w:val="white"/>
              </w:rPr>
            </w:rPrChange>
          </w:rPr>
          <w:t>TreatmentReport</w:t>
        </w:r>
        <w:r w:rsidRPr="0096291C">
          <w:rPr>
            <w:sz w:val="24"/>
            <w:szCs w:val="24"/>
            <w:rPrChange w:id="944" w:author="ron gal" w:date="2017-03-04T15:44:00Z">
              <w:rPr>
                <w:rFonts w:ascii="Consolas" w:hAnsi="Consolas" w:cs="Consolas"/>
                <w:sz w:val="19"/>
                <w:szCs w:val="19"/>
                <w:highlight w:val="white"/>
              </w:rPr>
            </w:rPrChange>
          </w:rPr>
          <w:t xml:space="preserve"> Get(</w:t>
        </w:r>
        <w:r w:rsidRPr="0096291C">
          <w:rPr>
            <w:sz w:val="24"/>
            <w:szCs w:val="24"/>
            <w:rPrChange w:id="945" w:author="ron gal" w:date="2017-03-04T15:44:00Z">
              <w:rPr>
                <w:rFonts w:ascii="Consolas" w:hAnsi="Consolas" w:cs="Consolas"/>
                <w:color w:val="0000FF"/>
                <w:sz w:val="19"/>
                <w:szCs w:val="19"/>
                <w:highlight w:val="white"/>
              </w:rPr>
            </w:rPrChange>
          </w:rPr>
          <w:t>int</w:t>
        </w:r>
        <w:r w:rsidRPr="0096291C">
          <w:rPr>
            <w:sz w:val="24"/>
            <w:szCs w:val="24"/>
            <w:rPrChange w:id="946" w:author="ron gal" w:date="2017-03-04T15:44:00Z">
              <w:rPr>
                <w:rFonts w:ascii="Consolas" w:hAnsi="Consolas" w:cs="Consolas"/>
                <w:sz w:val="19"/>
                <w:szCs w:val="19"/>
                <w:highlight w:val="white"/>
              </w:rPr>
            </w:rPrChange>
          </w:rPr>
          <w:t xml:space="preserve"> petId, </w:t>
        </w:r>
        <w:r w:rsidRPr="0096291C">
          <w:rPr>
            <w:sz w:val="24"/>
            <w:szCs w:val="24"/>
            <w:rPrChange w:id="947" w:author="ron gal" w:date="2017-03-04T15:44:00Z">
              <w:rPr>
                <w:rFonts w:ascii="Consolas" w:hAnsi="Consolas" w:cs="Consolas"/>
                <w:color w:val="0000FF"/>
                <w:sz w:val="19"/>
                <w:szCs w:val="19"/>
                <w:highlight w:val="white"/>
              </w:rPr>
            </w:rPrChange>
          </w:rPr>
          <w:t>int</w:t>
        </w:r>
        <w:r w:rsidRPr="0096291C">
          <w:rPr>
            <w:sz w:val="24"/>
            <w:szCs w:val="24"/>
            <w:rPrChange w:id="948" w:author="ron gal" w:date="2017-03-04T15:44:00Z">
              <w:rPr>
                <w:rFonts w:ascii="Consolas" w:hAnsi="Consolas" w:cs="Consolas"/>
                <w:sz w:val="19"/>
                <w:szCs w:val="19"/>
                <w:highlight w:val="white"/>
              </w:rPr>
            </w:rPrChange>
          </w:rPr>
          <w:t xml:space="preserve"> treatmentId)</w:t>
        </w:r>
      </w:ins>
      <w:del w:id="949" w:author="ron gal" w:date="2017-03-04T15:44:00Z">
        <w:r w:rsidR="00471D70" w:rsidDel="0096291C">
          <w:rPr>
            <w:sz w:val="24"/>
            <w:szCs w:val="24"/>
          </w:rPr>
          <w:delText>IEnumerable&lt;DTOs.Employee&gt; Search(string firstName, string lastName, string eMail, int? id)</w:delText>
        </w:r>
      </w:del>
    </w:p>
    <w:p w:rsidR="00481634" w:rsidRPr="0096291C" w:rsidDel="0096291C" w:rsidRDefault="00481634">
      <w:pPr>
        <w:rPr>
          <w:del w:id="950" w:author="ron gal" w:date="2017-03-04T15:44:00Z"/>
          <w:sz w:val="24"/>
          <w:szCs w:val="24"/>
          <w:rPrChange w:id="951" w:author="ron gal" w:date="2017-03-04T15:44:00Z">
            <w:rPr>
              <w:del w:id="952" w:author="ron gal" w:date="2017-03-04T15:44:00Z"/>
            </w:rPr>
          </w:rPrChange>
        </w:rPr>
      </w:pPr>
    </w:p>
    <w:p w:rsidR="00481634" w:rsidRPr="0096291C" w:rsidDel="0096291C" w:rsidRDefault="00471D70">
      <w:pPr>
        <w:rPr>
          <w:del w:id="953" w:author="ron gal" w:date="2017-03-04T15:44:00Z"/>
          <w:sz w:val="24"/>
          <w:szCs w:val="24"/>
          <w:rPrChange w:id="954" w:author="ron gal" w:date="2017-03-04T15:44:00Z">
            <w:rPr>
              <w:del w:id="955" w:author="ron gal" w:date="2017-03-04T15:44:00Z"/>
            </w:rPr>
          </w:rPrChange>
        </w:rPr>
      </w:pPr>
      <w:del w:id="956" w:author="ron gal" w:date="2017-03-04T15:44:00Z">
        <w:r w:rsidDel="0096291C">
          <w:rPr>
            <w:sz w:val="24"/>
            <w:szCs w:val="24"/>
          </w:rPr>
          <w:delText>DTOs.Employee Get(int id)</w:delText>
        </w:r>
      </w:del>
    </w:p>
    <w:p w:rsidR="00481634" w:rsidRPr="0096291C" w:rsidDel="0096291C" w:rsidRDefault="00481634">
      <w:pPr>
        <w:rPr>
          <w:del w:id="957" w:author="ron gal" w:date="2017-03-04T15:44:00Z"/>
          <w:sz w:val="24"/>
          <w:szCs w:val="24"/>
          <w:rPrChange w:id="958" w:author="ron gal" w:date="2017-03-04T15:44:00Z">
            <w:rPr>
              <w:del w:id="959" w:author="ron gal" w:date="2017-03-04T15:44:00Z"/>
            </w:rPr>
          </w:rPrChange>
        </w:rPr>
      </w:pPr>
    </w:p>
    <w:p w:rsidR="00481634" w:rsidRPr="0096291C" w:rsidDel="0096291C" w:rsidRDefault="00471D70">
      <w:pPr>
        <w:rPr>
          <w:del w:id="960" w:author="ron gal" w:date="2017-03-04T15:44:00Z"/>
          <w:sz w:val="24"/>
          <w:szCs w:val="24"/>
          <w:rPrChange w:id="961" w:author="ron gal" w:date="2017-03-04T15:44:00Z">
            <w:rPr>
              <w:del w:id="962" w:author="ron gal" w:date="2017-03-04T15:44:00Z"/>
            </w:rPr>
          </w:rPrChange>
        </w:rPr>
      </w:pPr>
      <w:del w:id="963" w:author="ron gal" w:date="2017-03-04T15:44:00Z">
        <w:r w:rsidDel="0096291C">
          <w:rPr>
            <w:sz w:val="24"/>
            <w:szCs w:val="24"/>
          </w:rPr>
          <w:delText>DTOs.Employee Save([FromBody]DTOs.Employee employee)</w:delText>
        </w:r>
      </w:del>
    </w:p>
    <w:p w:rsidR="00481634" w:rsidRPr="0096291C" w:rsidDel="0096291C" w:rsidRDefault="00481634">
      <w:pPr>
        <w:rPr>
          <w:del w:id="964" w:author="ron gal" w:date="2017-03-04T15:44:00Z"/>
          <w:sz w:val="24"/>
          <w:szCs w:val="24"/>
          <w:rPrChange w:id="965" w:author="ron gal" w:date="2017-03-04T15:44:00Z">
            <w:rPr>
              <w:del w:id="966" w:author="ron gal" w:date="2017-03-04T15:44:00Z"/>
            </w:rPr>
          </w:rPrChange>
        </w:rPr>
      </w:pPr>
    </w:p>
    <w:p w:rsidR="00481634" w:rsidRPr="0096291C" w:rsidDel="0096291C" w:rsidRDefault="00471D70">
      <w:pPr>
        <w:rPr>
          <w:del w:id="967" w:author="ron gal" w:date="2017-03-04T15:44:00Z"/>
          <w:sz w:val="24"/>
          <w:szCs w:val="24"/>
          <w:rPrChange w:id="968" w:author="ron gal" w:date="2017-03-04T15:44:00Z">
            <w:rPr>
              <w:del w:id="969" w:author="ron gal" w:date="2017-03-04T15:44:00Z"/>
            </w:rPr>
          </w:rPrChange>
        </w:rPr>
      </w:pPr>
      <w:del w:id="970" w:author="ron gal" w:date="2017-03-04T15:44:00Z">
        <w:r w:rsidDel="0096291C">
          <w:rPr>
            <w:sz w:val="24"/>
            <w:szCs w:val="24"/>
          </w:rPr>
          <w:delText>DTOs.Employee Update([FromUri]int id, [FromBody]DTOs.Employee employee)</w:delText>
        </w:r>
      </w:del>
    </w:p>
    <w:p w:rsidR="00481634" w:rsidRPr="0096291C" w:rsidDel="0096291C" w:rsidRDefault="00481634">
      <w:pPr>
        <w:rPr>
          <w:del w:id="971" w:author="ron gal" w:date="2017-03-04T15:44:00Z"/>
          <w:sz w:val="24"/>
          <w:szCs w:val="24"/>
          <w:rPrChange w:id="972" w:author="ron gal" w:date="2017-03-04T15:44:00Z">
            <w:rPr>
              <w:del w:id="973" w:author="ron gal" w:date="2017-03-04T15:44:00Z"/>
            </w:rPr>
          </w:rPrChange>
        </w:rPr>
      </w:pPr>
    </w:p>
    <w:p w:rsidR="00481634" w:rsidRPr="0096291C" w:rsidDel="0096291C" w:rsidRDefault="00471D70">
      <w:pPr>
        <w:rPr>
          <w:del w:id="974" w:author="ron gal" w:date="2017-03-04T15:44:00Z"/>
          <w:sz w:val="24"/>
          <w:szCs w:val="24"/>
          <w:rPrChange w:id="975" w:author="ron gal" w:date="2017-03-04T15:44:00Z">
            <w:rPr>
              <w:del w:id="976" w:author="ron gal" w:date="2017-03-04T15:44:00Z"/>
            </w:rPr>
          </w:rPrChange>
        </w:rPr>
      </w:pPr>
      <w:del w:id="977" w:author="ron gal" w:date="2017-03-04T15:44:00Z">
        <w:r w:rsidDel="0096291C">
          <w:rPr>
            <w:sz w:val="24"/>
            <w:szCs w:val="24"/>
          </w:rPr>
          <w:delText>void Delete([FromUri]int id)</w:delText>
        </w:r>
      </w:del>
    </w:p>
    <w:p w:rsidR="00481634" w:rsidRPr="0096291C" w:rsidRDefault="00481634">
      <w:pPr>
        <w:rPr>
          <w:sz w:val="24"/>
          <w:szCs w:val="24"/>
          <w:rPrChange w:id="978" w:author="ron gal" w:date="2017-03-04T15:44:00Z">
            <w:rPr/>
          </w:rPrChange>
        </w:rPr>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96291C">
      <w:pPr>
        <w:bidi/>
      </w:pPr>
      <w:r>
        <w:rPr>
          <w:b/>
          <w:sz w:val="24"/>
          <w:szCs w:val="24"/>
          <w:rtl/>
        </w:rPr>
        <w:t xml:space="preserve">מחלקת </w:t>
      </w:r>
      <w:ins w:id="979" w:author="ron gal" w:date="2017-03-04T15:42:00Z">
        <w:r w:rsidR="0096291C" w:rsidRPr="0096291C">
          <w:rPr>
            <w:b/>
            <w:sz w:val="24"/>
            <w:szCs w:val="24"/>
            <w:rPrChange w:id="980" w:author="ron gal" w:date="2017-03-04T15:43:00Z">
              <w:rPr>
                <w:rFonts w:ascii="Consolas" w:hAnsi="Consolas" w:cs="Consolas"/>
                <w:color w:val="2B91AF"/>
                <w:sz w:val="19"/>
                <w:szCs w:val="19"/>
                <w:highlight w:val="white"/>
              </w:rPr>
            </w:rPrChange>
          </w:rPr>
          <w:t>VetsController</w:t>
        </w:r>
      </w:ins>
      <w:del w:id="981" w:author="ron gal" w:date="2017-03-04T15:42:00Z">
        <w:r w:rsidDel="0096291C">
          <w:rPr>
            <w:b/>
            <w:sz w:val="24"/>
            <w:szCs w:val="24"/>
          </w:rPr>
          <w:delText>OrdersController</w:delText>
        </w:r>
      </w:del>
    </w:p>
    <w:p w:rsidR="0096291C" w:rsidRDefault="00471D70" w:rsidP="0096291C">
      <w:pPr>
        <w:bidi/>
        <w:rPr>
          <w:ins w:id="982" w:author="ron gal" w:date="2017-03-04T15:44:00Z"/>
        </w:rPr>
      </w:pPr>
      <w:r>
        <w:rPr>
          <w:sz w:val="24"/>
          <w:szCs w:val="24"/>
          <w:rtl/>
        </w:rPr>
        <w:t xml:space="preserve">הקונטרולר יבצע את כלל </w:t>
      </w:r>
      <w:del w:id="983" w:author="ron gal" w:date="2017-03-04T15:42:00Z">
        <w:r w:rsidDel="0096291C">
          <w:rPr>
            <w:sz w:val="24"/>
            <w:szCs w:val="24"/>
            <w:rtl/>
          </w:rPr>
          <w:delText xml:space="preserve">הפועלות הקשורות להזמנה ובניהן הפעולות </w:delText>
        </w:r>
      </w:del>
      <w:ins w:id="984" w:author="ron gal" w:date="2017-03-04T15:42:00Z">
        <w:r w:rsidR="0096291C">
          <w:rPr>
            <w:rFonts w:hint="cs"/>
            <w:sz w:val="24"/>
            <w:szCs w:val="24"/>
            <w:rtl/>
          </w:rPr>
          <w:t>הפעולות ה</w:t>
        </w:r>
      </w:ins>
      <w:r>
        <w:rPr>
          <w:sz w:val="24"/>
          <w:szCs w:val="24"/>
          <w:rtl/>
        </w:rPr>
        <w:t xml:space="preserve">קשורות </w:t>
      </w:r>
      <w:del w:id="985" w:author="ron gal" w:date="2017-03-04T15:43:00Z">
        <w:r w:rsidDel="0096291C">
          <w:rPr>
            <w:sz w:val="24"/>
            <w:szCs w:val="24"/>
            <w:rtl/>
          </w:rPr>
          <w:delText>להצטרפות שחקנים אחרים להזמנה קיימת</w:delText>
        </w:r>
      </w:del>
      <w:ins w:id="986" w:author="ron gal" w:date="2017-03-04T15:43:00Z">
        <w:r w:rsidR="0096291C">
          <w:rPr>
            <w:rFonts w:hint="cs"/>
            <w:sz w:val="24"/>
            <w:szCs w:val="24"/>
            <w:rtl/>
          </w:rPr>
          <w:t>לרופאים</w:t>
        </w:r>
      </w:ins>
      <w:r>
        <w:rPr>
          <w:sz w:val="24"/>
          <w:szCs w:val="24"/>
          <w:rtl/>
        </w:rPr>
        <w:t>.</w:t>
      </w:r>
      <w:ins w:id="987" w:author="ron gal" w:date="2017-03-04T15:44:00Z">
        <w:r w:rsidR="0096291C">
          <w:rPr>
            <w:rFonts w:hint="cs"/>
            <w:rtl/>
          </w:rPr>
          <w:t xml:space="preserve"> </w:t>
        </w:r>
        <w:r w:rsidR="0096291C">
          <w:rPr>
            <w:sz w:val="24"/>
            <w:szCs w:val="24"/>
            <w:rtl/>
          </w:rPr>
          <w:t>המחלקה תכיל את הפעולות הבאות:</w:t>
        </w:r>
      </w:ins>
    </w:p>
    <w:p w:rsidR="00481634" w:rsidRPr="0096291C" w:rsidDel="0096291C" w:rsidRDefault="00481634" w:rsidP="0096291C">
      <w:pPr>
        <w:bidi/>
        <w:rPr>
          <w:del w:id="988" w:author="ron gal" w:date="2017-03-04T15:44:00Z"/>
          <w:rPrChange w:id="989" w:author="ron gal" w:date="2017-03-04T15:44:00Z">
            <w:rPr>
              <w:del w:id="990" w:author="ron gal" w:date="2017-03-04T15:44:00Z"/>
            </w:rPr>
          </w:rPrChange>
        </w:rPr>
        <w:pPrChange w:id="991" w:author="ron gal" w:date="2017-03-04T15:43:00Z">
          <w:pPr>
            <w:bidi/>
          </w:pPr>
        </w:pPrChange>
      </w:pPr>
    </w:p>
    <w:p w:rsidR="0096291C" w:rsidRDefault="0096291C" w:rsidP="0096291C">
      <w:pPr>
        <w:rPr>
          <w:ins w:id="992" w:author="ron gal" w:date="2017-03-04T15:43:00Z"/>
          <w:sz w:val="24"/>
          <w:szCs w:val="24"/>
          <w:rtl/>
        </w:rPr>
        <w:pPrChange w:id="993" w:author="ron gal" w:date="2017-03-04T15:43:00Z">
          <w:pPr>
            <w:ind w:left="1440"/>
          </w:pPr>
        </w:pPrChange>
      </w:pPr>
      <w:ins w:id="994" w:author="ron gal" w:date="2017-03-04T15:43:00Z">
        <w:r w:rsidRPr="0096291C">
          <w:rPr>
            <w:sz w:val="24"/>
            <w:szCs w:val="24"/>
            <w:rPrChange w:id="995" w:author="ron gal" w:date="2017-03-04T15:43:00Z">
              <w:rPr>
                <w:rFonts w:ascii="Consolas" w:hAnsi="Consolas" w:cs="Consolas"/>
                <w:color w:val="0000FF"/>
                <w:sz w:val="19"/>
                <w:szCs w:val="19"/>
                <w:highlight w:val="white"/>
              </w:rPr>
            </w:rPrChange>
          </w:rPr>
          <w:t>public</w:t>
        </w:r>
        <w:r w:rsidRPr="0096291C">
          <w:rPr>
            <w:sz w:val="24"/>
            <w:szCs w:val="24"/>
            <w:rPrChange w:id="996" w:author="ron gal" w:date="2017-03-04T15:43:00Z">
              <w:rPr>
                <w:rFonts w:ascii="Consolas" w:hAnsi="Consolas" w:cs="Consolas"/>
                <w:sz w:val="19"/>
                <w:szCs w:val="19"/>
                <w:highlight w:val="white"/>
              </w:rPr>
            </w:rPrChange>
          </w:rPr>
          <w:t xml:space="preserve"> </w:t>
        </w:r>
        <w:r w:rsidRPr="0096291C">
          <w:rPr>
            <w:sz w:val="24"/>
            <w:szCs w:val="24"/>
            <w:rPrChange w:id="997" w:author="ron gal" w:date="2017-03-04T15:43:00Z">
              <w:rPr>
                <w:rFonts w:ascii="Consolas" w:hAnsi="Consolas" w:cs="Consolas"/>
                <w:color w:val="2B91AF"/>
                <w:sz w:val="19"/>
                <w:szCs w:val="19"/>
                <w:highlight w:val="white"/>
              </w:rPr>
            </w:rPrChange>
          </w:rPr>
          <w:t>List</w:t>
        </w:r>
        <w:r w:rsidRPr="0096291C">
          <w:rPr>
            <w:sz w:val="24"/>
            <w:szCs w:val="24"/>
            <w:rPrChange w:id="998" w:author="ron gal" w:date="2017-03-04T15:43:00Z">
              <w:rPr>
                <w:rFonts w:ascii="Consolas" w:hAnsi="Consolas" w:cs="Consolas"/>
                <w:sz w:val="19"/>
                <w:szCs w:val="19"/>
                <w:highlight w:val="white"/>
              </w:rPr>
            </w:rPrChange>
          </w:rPr>
          <w:t>&lt;</w:t>
        </w:r>
        <w:r w:rsidRPr="0096291C">
          <w:rPr>
            <w:sz w:val="24"/>
            <w:szCs w:val="24"/>
            <w:rPrChange w:id="999" w:author="ron gal" w:date="2017-03-04T15:43:00Z">
              <w:rPr>
                <w:rFonts w:ascii="Consolas" w:hAnsi="Consolas" w:cs="Consolas"/>
                <w:color w:val="2B91AF"/>
                <w:sz w:val="19"/>
                <w:szCs w:val="19"/>
                <w:highlight w:val="white"/>
              </w:rPr>
            </w:rPrChange>
          </w:rPr>
          <w:t>Doctor</w:t>
        </w:r>
        <w:r w:rsidRPr="0096291C">
          <w:rPr>
            <w:sz w:val="24"/>
            <w:szCs w:val="24"/>
            <w:rPrChange w:id="1000" w:author="ron gal" w:date="2017-03-04T15:43:00Z">
              <w:rPr>
                <w:rFonts w:ascii="Consolas" w:hAnsi="Consolas" w:cs="Consolas"/>
                <w:sz w:val="19"/>
                <w:szCs w:val="19"/>
                <w:highlight w:val="white"/>
              </w:rPr>
            </w:rPrChange>
          </w:rPr>
          <w:t>&gt; All(</w:t>
        </w:r>
        <w:r w:rsidRPr="0096291C">
          <w:rPr>
            <w:sz w:val="24"/>
            <w:szCs w:val="24"/>
            <w:rPrChange w:id="1001" w:author="ron gal" w:date="2017-03-04T15:43:00Z">
              <w:rPr>
                <w:rFonts w:ascii="Consolas" w:hAnsi="Consolas" w:cs="Consolas"/>
                <w:color w:val="0000FF"/>
                <w:sz w:val="19"/>
                <w:szCs w:val="19"/>
                <w:highlight w:val="white"/>
              </w:rPr>
            </w:rPrChange>
          </w:rPr>
          <w:t>string</w:t>
        </w:r>
        <w:r w:rsidRPr="0096291C">
          <w:rPr>
            <w:sz w:val="24"/>
            <w:szCs w:val="24"/>
            <w:rPrChange w:id="1002" w:author="ron gal" w:date="2017-03-04T15:43:00Z">
              <w:rPr>
                <w:rFonts w:ascii="Consolas" w:hAnsi="Consolas" w:cs="Consolas"/>
                <w:sz w:val="19"/>
                <w:szCs w:val="19"/>
                <w:highlight w:val="white"/>
              </w:rPr>
            </w:rPrChange>
          </w:rPr>
          <w:t xml:space="preserve"> firstName = </w:t>
        </w:r>
        <w:r w:rsidRPr="0096291C">
          <w:rPr>
            <w:sz w:val="24"/>
            <w:szCs w:val="24"/>
            <w:rPrChange w:id="1003" w:author="ron gal" w:date="2017-03-04T15:43:00Z">
              <w:rPr>
                <w:rFonts w:ascii="Consolas" w:hAnsi="Consolas" w:cs="Consolas"/>
                <w:color w:val="0000FF"/>
                <w:sz w:val="19"/>
                <w:szCs w:val="19"/>
                <w:highlight w:val="white"/>
              </w:rPr>
            </w:rPrChange>
          </w:rPr>
          <w:t>null</w:t>
        </w:r>
        <w:r w:rsidRPr="0096291C">
          <w:rPr>
            <w:sz w:val="24"/>
            <w:szCs w:val="24"/>
            <w:rPrChange w:id="1004" w:author="ron gal" w:date="2017-03-04T15:43:00Z">
              <w:rPr>
                <w:rFonts w:ascii="Consolas" w:hAnsi="Consolas" w:cs="Consolas"/>
                <w:sz w:val="19"/>
                <w:szCs w:val="19"/>
                <w:highlight w:val="white"/>
              </w:rPr>
            </w:rPrChange>
          </w:rPr>
          <w:t xml:space="preserve">, </w:t>
        </w:r>
        <w:r w:rsidRPr="0096291C">
          <w:rPr>
            <w:sz w:val="24"/>
            <w:szCs w:val="24"/>
            <w:rPrChange w:id="1005" w:author="ron gal" w:date="2017-03-04T15:43:00Z">
              <w:rPr>
                <w:rFonts w:ascii="Consolas" w:hAnsi="Consolas" w:cs="Consolas"/>
                <w:color w:val="0000FF"/>
                <w:sz w:val="19"/>
                <w:szCs w:val="19"/>
                <w:highlight w:val="white"/>
              </w:rPr>
            </w:rPrChange>
          </w:rPr>
          <w:t>string</w:t>
        </w:r>
        <w:r w:rsidRPr="0096291C">
          <w:rPr>
            <w:sz w:val="24"/>
            <w:szCs w:val="24"/>
            <w:rPrChange w:id="1006" w:author="ron gal" w:date="2017-03-04T15:43:00Z">
              <w:rPr>
                <w:rFonts w:ascii="Consolas" w:hAnsi="Consolas" w:cs="Consolas"/>
                <w:sz w:val="19"/>
                <w:szCs w:val="19"/>
                <w:highlight w:val="white"/>
              </w:rPr>
            </w:rPrChange>
          </w:rPr>
          <w:t xml:space="preserve"> lastName = </w:t>
        </w:r>
        <w:r w:rsidRPr="0096291C">
          <w:rPr>
            <w:sz w:val="24"/>
            <w:szCs w:val="24"/>
            <w:rPrChange w:id="1007" w:author="ron gal" w:date="2017-03-04T15:43:00Z">
              <w:rPr>
                <w:rFonts w:ascii="Consolas" w:hAnsi="Consolas" w:cs="Consolas"/>
                <w:color w:val="0000FF"/>
                <w:sz w:val="19"/>
                <w:szCs w:val="19"/>
                <w:highlight w:val="white"/>
              </w:rPr>
            </w:rPrChange>
          </w:rPr>
          <w:t>null</w:t>
        </w:r>
        <w:r w:rsidRPr="0096291C">
          <w:rPr>
            <w:sz w:val="24"/>
            <w:szCs w:val="24"/>
            <w:rPrChange w:id="1008" w:author="ron gal" w:date="2017-03-04T15:43:00Z">
              <w:rPr>
                <w:rFonts w:ascii="Consolas" w:hAnsi="Consolas" w:cs="Consolas"/>
                <w:sz w:val="19"/>
                <w:szCs w:val="19"/>
                <w:highlight w:val="white"/>
              </w:rPr>
            </w:rPrChange>
          </w:rPr>
          <w:t xml:space="preserve">, </w:t>
        </w:r>
        <w:r w:rsidRPr="0096291C">
          <w:rPr>
            <w:sz w:val="24"/>
            <w:szCs w:val="24"/>
            <w:rPrChange w:id="1009" w:author="ron gal" w:date="2017-03-04T15:43:00Z">
              <w:rPr>
                <w:rFonts w:ascii="Consolas" w:hAnsi="Consolas" w:cs="Consolas"/>
                <w:color w:val="0000FF"/>
                <w:sz w:val="19"/>
                <w:szCs w:val="19"/>
                <w:highlight w:val="white"/>
              </w:rPr>
            </w:rPrChange>
          </w:rPr>
          <w:t>string</w:t>
        </w:r>
        <w:r w:rsidRPr="0096291C">
          <w:rPr>
            <w:sz w:val="24"/>
            <w:szCs w:val="24"/>
            <w:rPrChange w:id="1010" w:author="ron gal" w:date="2017-03-04T15:43:00Z">
              <w:rPr>
                <w:rFonts w:ascii="Consolas" w:hAnsi="Consolas" w:cs="Consolas"/>
                <w:sz w:val="19"/>
                <w:szCs w:val="19"/>
                <w:highlight w:val="white"/>
              </w:rPr>
            </w:rPrChange>
          </w:rPr>
          <w:t xml:space="preserve"> address = </w:t>
        </w:r>
        <w:r w:rsidRPr="0096291C">
          <w:rPr>
            <w:sz w:val="24"/>
            <w:szCs w:val="24"/>
            <w:rPrChange w:id="1011" w:author="ron gal" w:date="2017-03-04T15:43:00Z">
              <w:rPr>
                <w:rFonts w:ascii="Consolas" w:hAnsi="Consolas" w:cs="Consolas"/>
                <w:color w:val="0000FF"/>
                <w:sz w:val="19"/>
                <w:szCs w:val="19"/>
                <w:highlight w:val="white"/>
              </w:rPr>
            </w:rPrChange>
          </w:rPr>
          <w:t>null</w:t>
        </w:r>
        <w:r w:rsidRPr="0096291C">
          <w:rPr>
            <w:sz w:val="24"/>
            <w:szCs w:val="24"/>
            <w:rPrChange w:id="1012" w:author="ron gal" w:date="2017-03-04T15:43:00Z">
              <w:rPr>
                <w:rFonts w:ascii="Consolas" w:hAnsi="Consolas" w:cs="Consolas"/>
                <w:sz w:val="19"/>
                <w:szCs w:val="19"/>
                <w:highlight w:val="white"/>
              </w:rPr>
            </w:rPrChange>
          </w:rPr>
          <w:t xml:space="preserve">, </w:t>
        </w:r>
        <w:r w:rsidRPr="0096291C">
          <w:rPr>
            <w:sz w:val="24"/>
            <w:szCs w:val="24"/>
            <w:rPrChange w:id="1013" w:author="ron gal" w:date="2017-03-04T15:43:00Z">
              <w:rPr>
                <w:rFonts w:ascii="Consolas" w:hAnsi="Consolas" w:cs="Consolas"/>
                <w:color w:val="0000FF"/>
                <w:sz w:val="19"/>
                <w:szCs w:val="19"/>
                <w:highlight w:val="white"/>
              </w:rPr>
            </w:rPrChange>
          </w:rPr>
          <w:t>int</w:t>
        </w:r>
        <w:r w:rsidRPr="0096291C">
          <w:rPr>
            <w:sz w:val="24"/>
            <w:szCs w:val="24"/>
            <w:rPrChange w:id="1014" w:author="ron gal" w:date="2017-03-04T15:43:00Z">
              <w:rPr>
                <w:rFonts w:ascii="Consolas" w:hAnsi="Consolas" w:cs="Consolas"/>
                <w:sz w:val="19"/>
                <w:szCs w:val="19"/>
                <w:highlight w:val="white"/>
              </w:rPr>
            </w:rPrChange>
          </w:rPr>
          <w:t xml:space="preserve">? id = </w:t>
        </w:r>
        <w:r w:rsidRPr="0096291C">
          <w:rPr>
            <w:sz w:val="24"/>
            <w:szCs w:val="24"/>
            <w:rPrChange w:id="1015" w:author="ron gal" w:date="2017-03-04T15:43:00Z">
              <w:rPr>
                <w:rFonts w:ascii="Consolas" w:hAnsi="Consolas" w:cs="Consolas"/>
                <w:color w:val="0000FF"/>
                <w:sz w:val="19"/>
                <w:szCs w:val="19"/>
                <w:highlight w:val="white"/>
              </w:rPr>
            </w:rPrChange>
          </w:rPr>
          <w:t>null</w:t>
        </w:r>
        <w:r w:rsidRPr="0096291C">
          <w:rPr>
            <w:sz w:val="24"/>
            <w:szCs w:val="24"/>
            <w:rPrChange w:id="1016" w:author="ron gal" w:date="2017-03-04T15:43:00Z">
              <w:rPr>
                <w:rFonts w:ascii="Consolas" w:hAnsi="Consolas" w:cs="Consolas"/>
                <w:sz w:val="19"/>
                <w:szCs w:val="19"/>
                <w:highlight w:val="white"/>
              </w:rPr>
            </w:rPrChange>
          </w:rPr>
          <w:t>)</w:t>
        </w:r>
      </w:ins>
    </w:p>
    <w:p w:rsidR="00481634" w:rsidRPr="0096291C" w:rsidDel="0096291C" w:rsidRDefault="0096291C" w:rsidP="0096291C">
      <w:pPr>
        <w:rPr>
          <w:del w:id="1017" w:author="ron gal" w:date="2017-03-04T15:43:00Z"/>
          <w:sz w:val="24"/>
          <w:szCs w:val="24"/>
          <w:rPrChange w:id="1018" w:author="ron gal" w:date="2017-03-04T15:43:00Z">
            <w:rPr>
              <w:del w:id="1019" w:author="ron gal" w:date="2017-03-04T15:43:00Z"/>
            </w:rPr>
          </w:rPrChange>
        </w:rPr>
        <w:pPrChange w:id="1020" w:author="ron gal" w:date="2017-03-04T15:43:00Z">
          <w:pPr/>
        </w:pPrChange>
      </w:pPr>
      <w:ins w:id="1021" w:author="ron gal" w:date="2017-03-04T15:43:00Z">
        <w:r w:rsidRPr="0096291C">
          <w:rPr>
            <w:sz w:val="24"/>
            <w:szCs w:val="24"/>
            <w:rPrChange w:id="1022" w:author="ron gal" w:date="2017-03-04T15:43:00Z">
              <w:rPr>
                <w:rFonts w:ascii="Consolas" w:hAnsi="Consolas" w:cs="Consolas"/>
                <w:color w:val="0000FF"/>
                <w:sz w:val="19"/>
                <w:szCs w:val="19"/>
                <w:highlight w:val="white"/>
              </w:rPr>
            </w:rPrChange>
          </w:rPr>
          <w:t>public</w:t>
        </w:r>
        <w:r w:rsidRPr="0096291C">
          <w:rPr>
            <w:sz w:val="24"/>
            <w:szCs w:val="24"/>
            <w:rPrChange w:id="1023" w:author="ron gal" w:date="2017-03-04T15:43:00Z">
              <w:rPr>
                <w:rFonts w:ascii="Consolas" w:hAnsi="Consolas" w:cs="Consolas"/>
                <w:sz w:val="19"/>
                <w:szCs w:val="19"/>
                <w:highlight w:val="white"/>
              </w:rPr>
            </w:rPrChange>
          </w:rPr>
          <w:t xml:space="preserve"> </w:t>
        </w:r>
        <w:r w:rsidRPr="0096291C">
          <w:rPr>
            <w:sz w:val="24"/>
            <w:szCs w:val="24"/>
            <w:rPrChange w:id="1024" w:author="ron gal" w:date="2017-03-04T15:43:00Z">
              <w:rPr>
                <w:rFonts w:ascii="Consolas" w:hAnsi="Consolas" w:cs="Consolas"/>
                <w:color w:val="0000FF"/>
                <w:sz w:val="19"/>
                <w:szCs w:val="19"/>
                <w:highlight w:val="white"/>
              </w:rPr>
            </w:rPrChange>
          </w:rPr>
          <w:t>void</w:t>
        </w:r>
        <w:r w:rsidRPr="0096291C">
          <w:rPr>
            <w:sz w:val="24"/>
            <w:szCs w:val="24"/>
            <w:rPrChange w:id="1025" w:author="ron gal" w:date="2017-03-04T15:43:00Z">
              <w:rPr>
                <w:rFonts w:ascii="Consolas" w:hAnsi="Consolas" w:cs="Consolas"/>
                <w:sz w:val="19"/>
                <w:szCs w:val="19"/>
                <w:highlight w:val="white"/>
              </w:rPr>
            </w:rPrChange>
          </w:rPr>
          <w:t xml:space="preserve"> Assign(</w:t>
        </w:r>
        <w:r w:rsidRPr="0096291C">
          <w:rPr>
            <w:sz w:val="24"/>
            <w:szCs w:val="24"/>
            <w:rPrChange w:id="1026" w:author="ron gal" w:date="2017-03-04T15:43:00Z">
              <w:rPr>
                <w:rFonts w:ascii="Consolas" w:hAnsi="Consolas" w:cs="Consolas"/>
                <w:color w:val="0000FF"/>
                <w:sz w:val="19"/>
                <w:szCs w:val="19"/>
                <w:highlight w:val="white"/>
              </w:rPr>
            </w:rPrChange>
          </w:rPr>
          <w:t>int</w:t>
        </w:r>
        <w:r w:rsidRPr="0096291C">
          <w:rPr>
            <w:sz w:val="24"/>
            <w:szCs w:val="24"/>
            <w:rPrChange w:id="1027" w:author="ron gal" w:date="2017-03-04T15:43:00Z">
              <w:rPr>
                <w:rFonts w:ascii="Consolas" w:hAnsi="Consolas" w:cs="Consolas"/>
                <w:sz w:val="19"/>
                <w:szCs w:val="19"/>
                <w:highlight w:val="white"/>
              </w:rPr>
            </w:rPrChange>
          </w:rPr>
          <w:t xml:space="preserve"> vetId, </w:t>
        </w:r>
        <w:r w:rsidRPr="0096291C">
          <w:rPr>
            <w:sz w:val="24"/>
            <w:szCs w:val="24"/>
            <w:rPrChange w:id="1028" w:author="ron gal" w:date="2017-03-04T15:43:00Z">
              <w:rPr>
                <w:rFonts w:ascii="Consolas" w:hAnsi="Consolas" w:cs="Consolas"/>
                <w:color w:val="0000FF"/>
                <w:sz w:val="19"/>
                <w:szCs w:val="19"/>
                <w:highlight w:val="white"/>
              </w:rPr>
            </w:rPrChange>
          </w:rPr>
          <w:t>int</w:t>
        </w:r>
        <w:r w:rsidRPr="0096291C">
          <w:rPr>
            <w:sz w:val="24"/>
            <w:szCs w:val="24"/>
            <w:rPrChange w:id="1029" w:author="ron gal" w:date="2017-03-04T15:43:00Z">
              <w:rPr>
                <w:rFonts w:ascii="Consolas" w:hAnsi="Consolas" w:cs="Consolas"/>
                <w:sz w:val="19"/>
                <w:szCs w:val="19"/>
                <w:highlight w:val="white"/>
              </w:rPr>
            </w:rPrChange>
          </w:rPr>
          <w:t xml:space="preserve"> petId)</w:t>
        </w:r>
      </w:ins>
      <w:del w:id="1030" w:author="ron gal" w:date="2017-03-04T15:43:00Z">
        <w:r w:rsidR="00471D70" w:rsidDel="0096291C">
          <w:rPr>
            <w:sz w:val="24"/>
            <w:szCs w:val="24"/>
          </w:rPr>
          <w:delText>List&lt;DTOs.Order&gt; SearchMyOrders(int? orderId, int? orderStatusId, int? fieldId, string fieldName, DateTime? fromDate, DateTime? untilDate);</w:delText>
        </w:r>
      </w:del>
    </w:p>
    <w:p w:rsidR="00481634" w:rsidRPr="0096291C" w:rsidDel="0096291C" w:rsidRDefault="00481634" w:rsidP="0096291C">
      <w:pPr>
        <w:rPr>
          <w:del w:id="1031" w:author="ron gal" w:date="2017-03-04T15:43:00Z"/>
          <w:sz w:val="24"/>
          <w:szCs w:val="24"/>
          <w:rPrChange w:id="1032" w:author="ron gal" w:date="2017-03-04T15:43:00Z">
            <w:rPr>
              <w:del w:id="1033" w:author="ron gal" w:date="2017-03-04T15:43:00Z"/>
            </w:rPr>
          </w:rPrChange>
        </w:rPr>
        <w:pPrChange w:id="1034" w:author="ron gal" w:date="2017-03-04T15:43:00Z">
          <w:pPr>
            <w:ind w:left="1440"/>
          </w:pPr>
        </w:pPrChange>
      </w:pPr>
    </w:p>
    <w:p w:rsidR="00481634" w:rsidRPr="0096291C" w:rsidDel="0096291C" w:rsidRDefault="00471D70" w:rsidP="0096291C">
      <w:pPr>
        <w:rPr>
          <w:del w:id="1035" w:author="ron gal" w:date="2017-03-04T15:43:00Z"/>
          <w:sz w:val="24"/>
          <w:szCs w:val="24"/>
          <w:rPrChange w:id="1036" w:author="ron gal" w:date="2017-03-04T15:43:00Z">
            <w:rPr>
              <w:del w:id="1037" w:author="ron gal" w:date="2017-03-04T15:43:00Z"/>
            </w:rPr>
          </w:rPrChange>
        </w:rPr>
        <w:pPrChange w:id="1038" w:author="ron gal" w:date="2017-03-04T15:43:00Z">
          <w:pPr/>
        </w:pPrChange>
      </w:pPr>
      <w:del w:id="1039" w:author="ron gal" w:date="2017-03-04T15:43:00Z">
        <w:r w:rsidDel="0096291C">
          <w:rPr>
            <w:sz w:val="24"/>
            <w:szCs w:val="24"/>
          </w:rPr>
          <w:delText>List&lt;DTOs.Order&gt; Search(int? orderId, int? ownerId, string ownerName, int? orderStatusId, int? fieldId, string fieldName, DateTime? fromDate, DateTime? untilDate);</w:delText>
        </w:r>
      </w:del>
    </w:p>
    <w:p w:rsidR="00481634" w:rsidRPr="0096291C" w:rsidDel="0096291C" w:rsidRDefault="00471D70" w:rsidP="0096291C">
      <w:pPr>
        <w:rPr>
          <w:del w:id="1040" w:author="ron gal" w:date="2017-03-04T15:43:00Z"/>
          <w:sz w:val="24"/>
          <w:szCs w:val="24"/>
          <w:rPrChange w:id="1041" w:author="ron gal" w:date="2017-03-04T15:43:00Z">
            <w:rPr>
              <w:del w:id="1042" w:author="ron gal" w:date="2017-03-04T15:43:00Z"/>
            </w:rPr>
          </w:rPrChange>
        </w:rPr>
        <w:pPrChange w:id="1043" w:author="ron gal" w:date="2017-03-04T15:43:00Z">
          <w:pPr>
            <w:ind w:left="1440"/>
          </w:pPr>
        </w:pPrChange>
      </w:pPr>
      <w:del w:id="1044" w:author="ron gal" w:date="2017-03-04T15:43:00Z">
        <w:r w:rsidDel="0096291C">
          <w:rPr>
            <w:sz w:val="24"/>
            <w:szCs w:val="24"/>
          </w:rPr>
          <w:delText xml:space="preserve"> </w:delText>
        </w:r>
      </w:del>
    </w:p>
    <w:p w:rsidR="00481634" w:rsidRPr="0096291C" w:rsidDel="0096291C" w:rsidRDefault="00471D70" w:rsidP="0096291C">
      <w:pPr>
        <w:rPr>
          <w:del w:id="1045" w:author="ron gal" w:date="2017-03-04T15:43:00Z"/>
          <w:sz w:val="24"/>
          <w:szCs w:val="24"/>
          <w:rPrChange w:id="1046" w:author="ron gal" w:date="2017-03-04T15:43:00Z">
            <w:rPr>
              <w:del w:id="1047" w:author="ron gal" w:date="2017-03-04T15:43:00Z"/>
            </w:rPr>
          </w:rPrChange>
        </w:rPr>
        <w:pPrChange w:id="1048" w:author="ron gal" w:date="2017-03-04T15:43:00Z">
          <w:pPr/>
        </w:pPrChange>
      </w:pPr>
      <w:del w:id="1049" w:author="ron gal" w:date="2017-03-04T15:43:00Z">
        <w:r w:rsidDel="0096291C">
          <w:rPr>
            <w:sz w:val="24"/>
            <w:szCs w:val="24"/>
          </w:rPr>
          <w:delText>List&lt;DTOs.Order&gt; SearchAvailableOrdersToJoin(int? ownerId, string ownerName, int? orderId, int? orderStatusId, int? fieldId, string fieldName, DateTime? fromDate, DateTime? untilDate);</w:delText>
        </w:r>
      </w:del>
    </w:p>
    <w:p w:rsidR="00481634" w:rsidRPr="0096291C" w:rsidDel="0096291C" w:rsidRDefault="00481634" w:rsidP="0096291C">
      <w:pPr>
        <w:rPr>
          <w:del w:id="1050" w:author="ron gal" w:date="2017-03-04T15:43:00Z"/>
          <w:sz w:val="24"/>
          <w:szCs w:val="24"/>
          <w:rPrChange w:id="1051" w:author="ron gal" w:date="2017-03-04T15:43:00Z">
            <w:rPr>
              <w:del w:id="1052" w:author="ron gal" w:date="2017-03-04T15:43:00Z"/>
            </w:rPr>
          </w:rPrChange>
        </w:rPr>
        <w:pPrChange w:id="1053" w:author="ron gal" w:date="2017-03-04T15:43:00Z">
          <w:pPr>
            <w:ind w:left="1440"/>
          </w:pPr>
        </w:pPrChange>
      </w:pPr>
    </w:p>
    <w:p w:rsidR="00481634" w:rsidRPr="0096291C" w:rsidDel="0096291C" w:rsidRDefault="00471D70" w:rsidP="0096291C">
      <w:pPr>
        <w:rPr>
          <w:del w:id="1054" w:author="ron gal" w:date="2017-03-04T15:43:00Z"/>
          <w:sz w:val="24"/>
          <w:szCs w:val="24"/>
          <w:rPrChange w:id="1055" w:author="ron gal" w:date="2017-03-04T15:43:00Z">
            <w:rPr>
              <w:del w:id="1056" w:author="ron gal" w:date="2017-03-04T15:43:00Z"/>
            </w:rPr>
          </w:rPrChange>
        </w:rPr>
        <w:pPrChange w:id="1057" w:author="ron gal" w:date="2017-03-04T15:43:00Z">
          <w:pPr/>
        </w:pPrChange>
      </w:pPr>
      <w:del w:id="1058" w:author="ron gal" w:date="2017-03-04T15:43:00Z">
        <w:r w:rsidDel="0096291C">
          <w:rPr>
            <w:sz w:val="24"/>
            <w:szCs w:val="24"/>
          </w:rPr>
          <w:delText>DTOs.Order Get(int id);</w:delText>
        </w:r>
      </w:del>
    </w:p>
    <w:p w:rsidR="00481634" w:rsidRPr="0096291C" w:rsidDel="0096291C" w:rsidRDefault="00481634" w:rsidP="0096291C">
      <w:pPr>
        <w:rPr>
          <w:del w:id="1059" w:author="ron gal" w:date="2017-03-04T15:43:00Z"/>
          <w:sz w:val="24"/>
          <w:szCs w:val="24"/>
          <w:rPrChange w:id="1060" w:author="ron gal" w:date="2017-03-04T15:43:00Z">
            <w:rPr>
              <w:del w:id="1061" w:author="ron gal" w:date="2017-03-04T15:43:00Z"/>
            </w:rPr>
          </w:rPrChange>
        </w:rPr>
        <w:pPrChange w:id="1062" w:author="ron gal" w:date="2017-03-04T15:43:00Z">
          <w:pPr>
            <w:ind w:left="1440"/>
          </w:pPr>
        </w:pPrChange>
      </w:pPr>
    </w:p>
    <w:p w:rsidR="00481634" w:rsidRPr="0096291C" w:rsidDel="0096291C" w:rsidRDefault="00471D70" w:rsidP="0096291C">
      <w:pPr>
        <w:rPr>
          <w:del w:id="1063" w:author="ron gal" w:date="2017-03-04T15:43:00Z"/>
          <w:sz w:val="24"/>
          <w:szCs w:val="24"/>
          <w:rPrChange w:id="1064" w:author="ron gal" w:date="2017-03-04T15:43:00Z">
            <w:rPr>
              <w:del w:id="1065" w:author="ron gal" w:date="2017-03-04T15:43:00Z"/>
            </w:rPr>
          </w:rPrChange>
        </w:rPr>
        <w:pPrChange w:id="1066" w:author="ron gal" w:date="2017-03-04T15:43:00Z">
          <w:pPr/>
        </w:pPrChange>
      </w:pPr>
      <w:del w:id="1067" w:author="ron gal" w:date="2017-03-04T15:43:00Z">
        <w:r w:rsidDel="0096291C">
          <w:rPr>
            <w:sz w:val="24"/>
            <w:szCs w:val="24"/>
          </w:rPr>
          <w:delText>DTOs.Order Save([FromBody]DTOs.Order order);</w:delText>
        </w:r>
      </w:del>
    </w:p>
    <w:p w:rsidR="00481634" w:rsidRPr="0096291C" w:rsidDel="0096291C" w:rsidRDefault="00481634" w:rsidP="0096291C">
      <w:pPr>
        <w:rPr>
          <w:del w:id="1068" w:author="ron gal" w:date="2017-03-04T15:43:00Z"/>
          <w:sz w:val="24"/>
          <w:szCs w:val="24"/>
          <w:rPrChange w:id="1069" w:author="ron gal" w:date="2017-03-04T15:43:00Z">
            <w:rPr>
              <w:del w:id="1070" w:author="ron gal" w:date="2017-03-04T15:43:00Z"/>
            </w:rPr>
          </w:rPrChange>
        </w:rPr>
        <w:pPrChange w:id="1071" w:author="ron gal" w:date="2017-03-04T15:43:00Z">
          <w:pPr>
            <w:ind w:left="1440"/>
          </w:pPr>
        </w:pPrChange>
      </w:pPr>
    </w:p>
    <w:p w:rsidR="00481634" w:rsidRPr="0096291C" w:rsidDel="0096291C" w:rsidRDefault="00471D70" w:rsidP="0096291C">
      <w:pPr>
        <w:rPr>
          <w:del w:id="1072" w:author="ron gal" w:date="2017-03-04T15:43:00Z"/>
          <w:sz w:val="24"/>
          <w:szCs w:val="24"/>
          <w:rPrChange w:id="1073" w:author="ron gal" w:date="2017-03-04T15:43:00Z">
            <w:rPr>
              <w:del w:id="1074" w:author="ron gal" w:date="2017-03-04T15:43:00Z"/>
            </w:rPr>
          </w:rPrChange>
        </w:rPr>
        <w:pPrChange w:id="1075" w:author="ron gal" w:date="2017-03-04T15:43:00Z">
          <w:pPr/>
        </w:pPrChange>
      </w:pPr>
      <w:del w:id="1076" w:author="ron gal" w:date="2017-03-04T15:43:00Z">
        <w:r w:rsidDel="0096291C">
          <w:rPr>
            <w:sz w:val="24"/>
            <w:szCs w:val="24"/>
          </w:rPr>
          <w:delText>DTOs.Order Update([FromUri]int id, [FromBody]DTOs.Order order);</w:delText>
        </w:r>
      </w:del>
    </w:p>
    <w:p w:rsidR="00481634" w:rsidRPr="0096291C" w:rsidDel="0096291C" w:rsidRDefault="00481634" w:rsidP="0096291C">
      <w:pPr>
        <w:rPr>
          <w:del w:id="1077" w:author="ron gal" w:date="2017-03-04T15:43:00Z"/>
          <w:sz w:val="24"/>
          <w:szCs w:val="24"/>
          <w:rPrChange w:id="1078" w:author="ron gal" w:date="2017-03-04T15:43:00Z">
            <w:rPr>
              <w:del w:id="1079" w:author="ron gal" w:date="2017-03-04T15:43:00Z"/>
            </w:rPr>
          </w:rPrChange>
        </w:rPr>
        <w:pPrChange w:id="1080" w:author="ron gal" w:date="2017-03-04T15:43:00Z">
          <w:pPr>
            <w:ind w:left="1440"/>
          </w:pPr>
        </w:pPrChange>
      </w:pPr>
    </w:p>
    <w:p w:rsidR="00481634" w:rsidRPr="0096291C" w:rsidDel="0096291C" w:rsidRDefault="00471D70" w:rsidP="0096291C">
      <w:pPr>
        <w:rPr>
          <w:del w:id="1081" w:author="ron gal" w:date="2017-03-04T15:43:00Z"/>
          <w:sz w:val="24"/>
          <w:szCs w:val="24"/>
          <w:rPrChange w:id="1082" w:author="ron gal" w:date="2017-03-04T15:43:00Z">
            <w:rPr>
              <w:del w:id="1083" w:author="ron gal" w:date="2017-03-04T15:43:00Z"/>
            </w:rPr>
          </w:rPrChange>
        </w:rPr>
        <w:pPrChange w:id="1084" w:author="ron gal" w:date="2017-03-04T15:43:00Z">
          <w:pPr/>
        </w:pPrChange>
      </w:pPr>
      <w:del w:id="1085" w:author="ron gal" w:date="2017-03-04T15:43:00Z">
        <w:r w:rsidDel="0096291C">
          <w:rPr>
            <w:sz w:val="24"/>
            <w:szCs w:val="24"/>
          </w:rPr>
          <w:delText>IEnumerable&lt;DTOs.Participant&gt; SearchParticipants(int orderId, int? customerId);</w:delText>
        </w:r>
      </w:del>
    </w:p>
    <w:p w:rsidR="00481634" w:rsidRPr="0096291C" w:rsidDel="0096291C" w:rsidRDefault="00481634" w:rsidP="0096291C">
      <w:pPr>
        <w:rPr>
          <w:del w:id="1086" w:author="ron gal" w:date="2017-03-04T15:43:00Z"/>
          <w:sz w:val="24"/>
          <w:szCs w:val="24"/>
          <w:rPrChange w:id="1087" w:author="ron gal" w:date="2017-03-04T15:43:00Z">
            <w:rPr>
              <w:del w:id="1088" w:author="ron gal" w:date="2017-03-04T15:43:00Z"/>
            </w:rPr>
          </w:rPrChange>
        </w:rPr>
        <w:pPrChange w:id="1089" w:author="ron gal" w:date="2017-03-04T15:43:00Z">
          <w:pPr>
            <w:ind w:left="1440"/>
          </w:pPr>
        </w:pPrChange>
      </w:pPr>
    </w:p>
    <w:p w:rsidR="00481634" w:rsidRPr="0096291C" w:rsidDel="0096291C" w:rsidRDefault="00471D70" w:rsidP="0096291C">
      <w:pPr>
        <w:rPr>
          <w:del w:id="1090" w:author="ron gal" w:date="2017-03-04T15:43:00Z"/>
          <w:sz w:val="24"/>
          <w:szCs w:val="24"/>
          <w:rPrChange w:id="1091" w:author="ron gal" w:date="2017-03-04T15:43:00Z">
            <w:rPr>
              <w:del w:id="1092" w:author="ron gal" w:date="2017-03-04T15:43:00Z"/>
            </w:rPr>
          </w:rPrChange>
        </w:rPr>
        <w:pPrChange w:id="1093" w:author="ron gal" w:date="2017-03-04T15:43:00Z">
          <w:pPr/>
        </w:pPrChange>
      </w:pPr>
      <w:del w:id="1094" w:author="ron gal" w:date="2017-03-04T15:43:00Z">
        <w:r w:rsidDel="0096291C">
          <w:rPr>
            <w:sz w:val="24"/>
            <w:szCs w:val="24"/>
          </w:rPr>
          <w:delText>List&lt;DTOs.Order&gt; SearchAvailableOrders(int? fieldId, string fieldName, int? fieldType, DateTime? date);</w:delText>
        </w:r>
      </w:del>
    </w:p>
    <w:p w:rsidR="00481634" w:rsidRPr="0096291C" w:rsidDel="0096291C" w:rsidRDefault="00481634" w:rsidP="0096291C">
      <w:pPr>
        <w:rPr>
          <w:del w:id="1095" w:author="ron gal" w:date="2017-03-04T15:43:00Z"/>
          <w:sz w:val="24"/>
          <w:szCs w:val="24"/>
          <w:rPrChange w:id="1096" w:author="ron gal" w:date="2017-03-04T15:43:00Z">
            <w:rPr>
              <w:del w:id="1097" w:author="ron gal" w:date="2017-03-04T15:43:00Z"/>
            </w:rPr>
          </w:rPrChange>
        </w:rPr>
        <w:pPrChange w:id="1098" w:author="ron gal" w:date="2017-03-04T15:43:00Z">
          <w:pPr>
            <w:ind w:left="1440"/>
          </w:pPr>
        </w:pPrChange>
      </w:pPr>
    </w:p>
    <w:p w:rsidR="00481634" w:rsidRPr="0096291C" w:rsidDel="0096291C" w:rsidRDefault="00471D70" w:rsidP="0096291C">
      <w:pPr>
        <w:rPr>
          <w:del w:id="1099" w:author="ron gal" w:date="2017-03-04T15:43:00Z"/>
          <w:sz w:val="24"/>
          <w:szCs w:val="24"/>
          <w:rPrChange w:id="1100" w:author="ron gal" w:date="2017-03-04T15:43:00Z">
            <w:rPr>
              <w:del w:id="1101" w:author="ron gal" w:date="2017-03-04T15:43:00Z"/>
            </w:rPr>
          </w:rPrChange>
        </w:rPr>
        <w:pPrChange w:id="1102" w:author="ron gal" w:date="2017-03-04T15:43:00Z">
          <w:pPr/>
        </w:pPrChange>
      </w:pPr>
      <w:del w:id="1103" w:author="ron gal" w:date="2017-03-04T15:43:00Z">
        <w:r w:rsidDel="0096291C">
          <w:rPr>
            <w:sz w:val="24"/>
            <w:szCs w:val="24"/>
          </w:rPr>
          <w:delText>List&lt;DTOs.Order&gt; SearchOptionalsOrders(int? orderId, int? fieldId, int? fieldType, DateTime? date);</w:delText>
        </w:r>
      </w:del>
    </w:p>
    <w:p w:rsidR="00481634" w:rsidRPr="0096291C" w:rsidDel="0096291C" w:rsidRDefault="00481634" w:rsidP="0096291C">
      <w:pPr>
        <w:rPr>
          <w:del w:id="1104" w:author="ron gal" w:date="2017-03-04T15:43:00Z"/>
          <w:sz w:val="24"/>
          <w:szCs w:val="24"/>
          <w:rPrChange w:id="1105" w:author="ron gal" w:date="2017-03-04T15:43:00Z">
            <w:rPr>
              <w:del w:id="1106" w:author="ron gal" w:date="2017-03-04T15:43:00Z"/>
            </w:rPr>
          </w:rPrChange>
        </w:rPr>
        <w:pPrChange w:id="1107" w:author="ron gal" w:date="2017-03-04T15:43:00Z">
          <w:pPr/>
        </w:pPrChange>
      </w:pPr>
    </w:p>
    <w:p w:rsidR="00481634" w:rsidRPr="0096291C" w:rsidDel="0096291C" w:rsidRDefault="00471D70" w:rsidP="0096291C">
      <w:pPr>
        <w:rPr>
          <w:del w:id="1108" w:author="ron gal" w:date="2017-03-04T15:43:00Z"/>
          <w:sz w:val="24"/>
          <w:szCs w:val="24"/>
          <w:rPrChange w:id="1109" w:author="ron gal" w:date="2017-03-04T15:43:00Z">
            <w:rPr>
              <w:del w:id="1110" w:author="ron gal" w:date="2017-03-04T15:43:00Z"/>
            </w:rPr>
          </w:rPrChange>
        </w:rPr>
        <w:pPrChange w:id="1111" w:author="ron gal" w:date="2017-03-04T15:43:00Z">
          <w:pPr/>
        </w:pPrChange>
      </w:pPr>
      <w:del w:id="1112" w:author="ron gal" w:date="2017-03-04T15:43:00Z">
        <w:r w:rsidDel="0096291C">
          <w:rPr>
            <w:sz w:val="24"/>
            <w:szCs w:val="24"/>
          </w:rPr>
          <w:delText>DTOs.Order UpdatePraticipant([FromUri]int id, [FromBody]DTOs.Participant participant);</w:delText>
        </w:r>
      </w:del>
    </w:p>
    <w:p w:rsidR="00481634" w:rsidRPr="0096291C" w:rsidDel="0096291C" w:rsidRDefault="00481634" w:rsidP="0096291C">
      <w:pPr>
        <w:rPr>
          <w:del w:id="1113" w:author="ron gal" w:date="2017-03-04T15:43:00Z"/>
          <w:sz w:val="24"/>
          <w:szCs w:val="24"/>
          <w:rPrChange w:id="1114" w:author="ron gal" w:date="2017-03-04T15:43:00Z">
            <w:rPr>
              <w:del w:id="1115" w:author="ron gal" w:date="2017-03-04T15:43:00Z"/>
            </w:rPr>
          </w:rPrChange>
        </w:rPr>
        <w:pPrChange w:id="1116" w:author="ron gal" w:date="2017-03-04T15:43:00Z">
          <w:pPr>
            <w:ind w:left="1440"/>
          </w:pPr>
        </w:pPrChange>
      </w:pPr>
    </w:p>
    <w:p w:rsidR="00481634" w:rsidRPr="0096291C" w:rsidDel="0096291C" w:rsidRDefault="00471D70" w:rsidP="0096291C">
      <w:pPr>
        <w:rPr>
          <w:del w:id="1117" w:author="ron gal" w:date="2017-03-04T15:43:00Z"/>
          <w:sz w:val="24"/>
          <w:szCs w:val="24"/>
          <w:rPrChange w:id="1118" w:author="ron gal" w:date="2017-03-04T15:43:00Z">
            <w:rPr>
              <w:del w:id="1119" w:author="ron gal" w:date="2017-03-04T15:43:00Z"/>
            </w:rPr>
          </w:rPrChange>
        </w:rPr>
        <w:pPrChange w:id="1120" w:author="ron gal" w:date="2017-03-04T15:43:00Z">
          <w:pPr/>
        </w:pPrChange>
      </w:pPr>
      <w:del w:id="1121" w:author="ron gal" w:date="2017-03-04T15:43:00Z">
        <w:r w:rsidDel="0096291C">
          <w:rPr>
            <w:sz w:val="24"/>
            <w:szCs w:val="24"/>
          </w:rPr>
          <w:delText>DTOs.Participant JoinToOrder(int? orderId);</w:delText>
        </w:r>
      </w:del>
    </w:p>
    <w:p w:rsidR="00481634" w:rsidRPr="0096291C" w:rsidDel="0096291C" w:rsidRDefault="00481634" w:rsidP="0096291C">
      <w:pPr>
        <w:rPr>
          <w:del w:id="1122" w:author="ron gal" w:date="2017-03-04T15:43:00Z"/>
          <w:sz w:val="24"/>
          <w:szCs w:val="24"/>
          <w:rPrChange w:id="1123" w:author="ron gal" w:date="2017-03-04T15:43:00Z">
            <w:rPr>
              <w:del w:id="1124" w:author="ron gal" w:date="2017-03-04T15:43:00Z"/>
            </w:rPr>
          </w:rPrChange>
        </w:rPr>
        <w:pPrChange w:id="1125" w:author="ron gal" w:date="2017-03-04T15:43:00Z">
          <w:pPr>
            <w:ind w:left="1440"/>
          </w:pPr>
        </w:pPrChange>
      </w:pPr>
    </w:p>
    <w:p w:rsidR="00481634" w:rsidRPr="0096291C" w:rsidRDefault="00481634" w:rsidP="0096291C">
      <w:pPr>
        <w:rPr>
          <w:ins w:id="1126" w:author="ron gal" w:date="2017-03-04T15:43:00Z"/>
          <w:sz w:val="24"/>
          <w:szCs w:val="24"/>
          <w:rPrChange w:id="1127" w:author="ron gal" w:date="2017-03-04T15:43:00Z">
            <w:rPr>
              <w:ins w:id="1128" w:author="ron gal" w:date="2017-03-04T15:43:00Z"/>
            </w:rPr>
          </w:rPrChange>
        </w:rPr>
        <w:pPrChange w:id="1129" w:author="ron gal" w:date="2017-03-04T15:43:00Z">
          <w:pPr>
            <w:ind w:left="1440"/>
          </w:pPr>
        </w:pPrChange>
      </w:pPr>
    </w:p>
    <w:p w:rsidR="0096291C" w:rsidRPr="0096291C" w:rsidRDefault="0096291C" w:rsidP="0096291C">
      <w:pPr>
        <w:rPr>
          <w:ins w:id="1130" w:author="ron gal" w:date="2017-03-04T15:43:00Z"/>
          <w:sz w:val="24"/>
          <w:szCs w:val="24"/>
          <w:rPrChange w:id="1131" w:author="ron gal" w:date="2017-03-04T15:43:00Z">
            <w:rPr>
              <w:ins w:id="1132" w:author="ron gal" w:date="2017-03-04T15:43:00Z"/>
            </w:rPr>
          </w:rPrChange>
        </w:rPr>
        <w:pPrChange w:id="1133" w:author="ron gal" w:date="2017-03-04T15:43:00Z">
          <w:pPr>
            <w:ind w:left="1440"/>
          </w:pPr>
        </w:pPrChange>
      </w:pPr>
      <w:ins w:id="1134" w:author="ron gal" w:date="2017-03-04T15:43:00Z">
        <w:r w:rsidRPr="0096291C">
          <w:rPr>
            <w:sz w:val="24"/>
            <w:szCs w:val="24"/>
            <w:rPrChange w:id="1135" w:author="ron gal" w:date="2017-03-04T15:43:00Z">
              <w:rPr>
                <w:rFonts w:ascii="Consolas" w:hAnsi="Consolas" w:cs="Consolas"/>
                <w:color w:val="0000FF"/>
                <w:sz w:val="19"/>
                <w:szCs w:val="19"/>
                <w:highlight w:val="white"/>
              </w:rPr>
            </w:rPrChange>
          </w:rPr>
          <w:t>public</w:t>
        </w:r>
        <w:r w:rsidRPr="0096291C">
          <w:rPr>
            <w:sz w:val="24"/>
            <w:szCs w:val="24"/>
            <w:rPrChange w:id="1136" w:author="ron gal" w:date="2017-03-04T15:43:00Z">
              <w:rPr>
                <w:rFonts w:ascii="Consolas" w:hAnsi="Consolas" w:cs="Consolas"/>
                <w:sz w:val="19"/>
                <w:szCs w:val="19"/>
                <w:highlight w:val="white"/>
              </w:rPr>
            </w:rPrChange>
          </w:rPr>
          <w:t xml:space="preserve"> </w:t>
        </w:r>
        <w:r w:rsidRPr="0096291C">
          <w:rPr>
            <w:sz w:val="24"/>
            <w:szCs w:val="24"/>
            <w:rPrChange w:id="1137" w:author="ron gal" w:date="2017-03-04T15:43:00Z">
              <w:rPr>
                <w:rFonts w:ascii="Consolas" w:hAnsi="Consolas" w:cs="Consolas"/>
                <w:color w:val="2B91AF"/>
                <w:sz w:val="19"/>
                <w:szCs w:val="19"/>
                <w:highlight w:val="white"/>
              </w:rPr>
            </w:rPrChange>
          </w:rPr>
          <w:t>Doctor</w:t>
        </w:r>
        <w:r w:rsidRPr="0096291C">
          <w:rPr>
            <w:sz w:val="24"/>
            <w:szCs w:val="24"/>
            <w:rPrChange w:id="1138" w:author="ron gal" w:date="2017-03-04T15:43:00Z">
              <w:rPr>
                <w:rFonts w:ascii="Consolas" w:hAnsi="Consolas" w:cs="Consolas"/>
                <w:sz w:val="19"/>
                <w:szCs w:val="19"/>
                <w:highlight w:val="white"/>
              </w:rPr>
            </w:rPrChange>
          </w:rPr>
          <w:t xml:space="preserve"> Get(</w:t>
        </w:r>
        <w:r w:rsidRPr="0096291C">
          <w:rPr>
            <w:sz w:val="24"/>
            <w:szCs w:val="24"/>
            <w:rPrChange w:id="1139" w:author="ron gal" w:date="2017-03-04T15:43:00Z">
              <w:rPr>
                <w:rFonts w:ascii="Consolas" w:hAnsi="Consolas" w:cs="Consolas"/>
                <w:color w:val="0000FF"/>
                <w:sz w:val="19"/>
                <w:szCs w:val="19"/>
                <w:highlight w:val="white"/>
              </w:rPr>
            </w:rPrChange>
          </w:rPr>
          <w:t>int</w:t>
        </w:r>
        <w:r w:rsidRPr="0096291C">
          <w:rPr>
            <w:sz w:val="24"/>
            <w:szCs w:val="24"/>
            <w:rPrChange w:id="1140" w:author="ron gal" w:date="2017-03-04T15:43:00Z">
              <w:rPr>
                <w:rFonts w:ascii="Consolas" w:hAnsi="Consolas" w:cs="Consolas"/>
                <w:sz w:val="19"/>
                <w:szCs w:val="19"/>
                <w:highlight w:val="white"/>
              </w:rPr>
            </w:rPrChange>
          </w:rPr>
          <w:t>? vetId)</w:t>
        </w:r>
      </w:ins>
    </w:p>
    <w:p w:rsidR="0096291C" w:rsidRPr="0096291C" w:rsidRDefault="0096291C" w:rsidP="0096291C">
      <w:pPr>
        <w:rPr>
          <w:ins w:id="1141" w:author="ron gal" w:date="2017-03-04T15:43:00Z"/>
          <w:sz w:val="24"/>
          <w:szCs w:val="24"/>
          <w:rPrChange w:id="1142" w:author="ron gal" w:date="2017-03-04T15:43:00Z">
            <w:rPr>
              <w:ins w:id="1143" w:author="ron gal" w:date="2017-03-04T15:43:00Z"/>
              <w:rFonts w:ascii="Consolas" w:hAnsi="Consolas" w:cs="Consolas"/>
              <w:sz w:val="19"/>
              <w:szCs w:val="19"/>
            </w:rPr>
          </w:rPrChange>
        </w:rPr>
        <w:pPrChange w:id="1144" w:author="ron gal" w:date="2017-03-04T15:43:00Z">
          <w:pPr>
            <w:ind w:left="1440"/>
          </w:pPr>
        </w:pPrChange>
      </w:pPr>
      <w:ins w:id="1145" w:author="ron gal" w:date="2017-03-04T15:43:00Z">
        <w:r w:rsidRPr="0096291C">
          <w:rPr>
            <w:sz w:val="24"/>
            <w:szCs w:val="24"/>
            <w:rPrChange w:id="1146" w:author="ron gal" w:date="2017-03-04T15:43:00Z">
              <w:rPr>
                <w:rFonts w:ascii="Consolas" w:hAnsi="Consolas" w:cs="Consolas"/>
                <w:color w:val="0000FF"/>
                <w:sz w:val="19"/>
                <w:szCs w:val="19"/>
                <w:highlight w:val="white"/>
              </w:rPr>
            </w:rPrChange>
          </w:rPr>
          <w:t>public</w:t>
        </w:r>
        <w:r w:rsidRPr="0096291C">
          <w:rPr>
            <w:sz w:val="24"/>
            <w:szCs w:val="24"/>
            <w:rPrChange w:id="1147" w:author="ron gal" w:date="2017-03-04T15:43:00Z">
              <w:rPr>
                <w:rFonts w:ascii="Consolas" w:hAnsi="Consolas" w:cs="Consolas"/>
                <w:sz w:val="19"/>
                <w:szCs w:val="19"/>
                <w:highlight w:val="white"/>
              </w:rPr>
            </w:rPrChange>
          </w:rPr>
          <w:t xml:space="preserve"> </w:t>
        </w:r>
        <w:r w:rsidRPr="0096291C">
          <w:rPr>
            <w:sz w:val="24"/>
            <w:szCs w:val="24"/>
            <w:rPrChange w:id="1148" w:author="ron gal" w:date="2017-03-04T15:43:00Z">
              <w:rPr>
                <w:rFonts w:ascii="Consolas" w:hAnsi="Consolas" w:cs="Consolas"/>
                <w:color w:val="2B91AF"/>
                <w:sz w:val="19"/>
                <w:szCs w:val="19"/>
                <w:highlight w:val="white"/>
              </w:rPr>
            </w:rPrChange>
          </w:rPr>
          <w:t>Doctor</w:t>
        </w:r>
        <w:r w:rsidRPr="0096291C">
          <w:rPr>
            <w:sz w:val="24"/>
            <w:szCs w:val="24"/>
            <w:rPrChange w:id="1149" w:author="ron gal" w:date="2017-03-04T15:43:00Z">
              <w:rPr>
                <w:rFonts w:ascii="Consolas" w:hAnsi="Consolas" w:cs="Consolas"/>
                <w:sz w:val="19"/>
                <w:szCs w:val="19"/>
                <w:highlight w:val="white"/>
              </w:rPr>
            </w:rPrChange>
          </w:rPr>
          <w:t xml:space="preserve"> Save(</w:t>
        </w:r>
        <w:r w:rsidRPr="0096291C">
          <w:rPr>
            <w:sz w:val="24"/>
            <w:szCs w:val="24"/>
            <w:rPrChange w:id="1150" w:author="ron gal" w:date="2017-03-04T15:43:00Z">
              <w:rPr>
                <w:rFonts w:ascii="Consolas" w:hAnsi="Consolas" w:cs="Consolas"/>
                <w:color w:val="2B91AF"/>
                <w:sz w:val="19"/>
                <w:szCs w:val="19"/>
                <w:highlight w:val="white"/>
              </w:rPr>
            </w:rPrChange>
          </w:rPr>
          <w:t>Doctor</w:t>
        </w:r>
        <w:r w:rsidRPr="0096291C">
          <w:rPr>
            <w:sz w:val="24"/>
            <w:szCs w:val="24"/>
            <w:rPrChange w:id="1151" w:author="ron gal" w:date="2017-03-04T15:43:00Z">
              <w:rPr>
                <w:rFonts w:ascii="Consolas" w:hAnsi="Consolas" w:cs="Consolas"/>
                <w:sz w:val="19"/>
                <w:szCs w:val="19"/>
                <w:highlight w:val="white"/>
              </w:rPr>
            </w:rPrChange>
          </w:rPr>
          <w:t xml:space="preserve"> doctor)</w:t>
        </w:r>
      </w:ins>
    </w:p>
    <w:p w:rsidR="0096291C" w:rsidRPr="0096291C" w:rsidDel="0096291C" w:rsidRDefault="0096291C" w:rsidP="0096291C">
      <w:pPr>
        <w:rPr>
          <w:del w:id="1152" w:author="ron gal" w:date="2017-03-04T15:44:00Z"/>
          <w:sz w:val="24"/>
          <w:szCs w:val="24"/>
          <w:rPrChange w:id="1153" w:author="ron gal" w:date="2017-03-04T15:43:00Z">
            <w:rPr>
              <w:del w:id="1154" w:author="ron gal" w:date="2017-03-04T15:44:00Z"/>
            </w:rPr>
          </w:rPrChange>
        </w:rPr>
        <w:pPrChange w:id="1155" w:author="ron gal" w:date="2017-03-04T15:43:00Z">
          <w:pPr>
            <w:ind w:left="1440"/>
          </w:pPr>
        </w:pPrChange>
      </w:pPr>
      <w:ins w:id="1156" w:author="ron gal" w:date="2017-03-04T15:43:00Z">
        <w:r w:rsidRPr="0096291C">
          <w:rPr>
            <w:sz w:val="24"/>
            <w:szCs w:val="24"/>
            <w:rPrChange w:id="1157" w:author="ron gal" w:date="2017-03-04T15:43:00Z">
              <w:rPr>
                <w:rFonts w:ascii="Consolas" w:hAnsi="Consolas" w:cs="Consolas"/>
                <w:color w:val="0000FF"/>
                <w:sz w:val="19"/>
                <w:szCs w:val="19"/>
                <w:highlight w:val="white"/>
              </w:rPr>
            </w:rPrChange>
          </w:rPr>
          <w:t>public</w:t>
        </w:r>
        <w:r w:rsidRPr="0096291C">
          <w:rPr>
            <w:sz w:val="24"/>
            <w:szCs w:val="24"/>
            <w:rPrChange w:id="1158" w:author="ron gal" w:date="2017-03-04T15:43:00Z">
              <w:rPr>
                <w:rFonts w:ascii="Consolas" w:hAnsi="Consolas" w:cs="Consolas"/>
                <w:sz w:val="19"/>
                <w:szCs w:val="19"/>
                <w:highlight w:val="white"/>
              </w:rPr>
            </w:rPrChange>
          </w:rPr>
          <w:t xml:space="preserve"> </w:t>
        </w:r>
        <w:r w:rsidRPr="0096291C">
          <w:rPr>
            <w:sz w:val="24"/>
            <w:szCs w:val="24"/>
            <w:rPrChange w:id="1159" w:author="ron gal" w:date="2017-03-04T15:43:00Z">
              <w:rPr>
                <w:rFonts w:ascii="Consolas" w:hAnsi="Consolas" w:cs="Consolas"/>
                <w:color w:val="2B91AF"/>
                <w:sz w:val="19"/>
                <w:szCs w:val="19"/>
                <w:highlight w:val="white"/>
              </w:rPr>
            </w:rPrChange>
          </w:rPr>
          <w:t>Doctor</w:t>
        </w:r>
        <w:r w:rsidRPr="0096291C">
          <w:rPr>
            <w:sz w:val="24"/>
            <w:szCs w:val="24"/>
            <w:rPrChange w:id="1160" w:author="ron gal" w:date="2017-03-04T15:43:00Z">
              <w:rPr>
                <w:rFonts w:ascii="Consolas" w:hAnsi="Consolas" w:cs="Consolas"/>
                <w:sz w:val="19"/>
                <w:szCs w:val="19"/>
                <w:highlight w:val="white"/>
              </w:rPr>
            </w:rPrChange>
          </w:rPr>
          <w:t xml:space="preserve"> SaveRecommendation([</w:t>
        </w:r>
        <w:r w:rsidRPr="0096291C">
          <w:rPr>
            <w:sz w:val="24"/>
            <w:szCs w:val="24"/>
            <w:rPrChange w:id="1161" w:author="ron gal" w:date="2017-03-04T15:43:00Z">
              <w:rPr>
                <w:rFonts w:ascii="Consolas" w:hAnsi="Consolas" w:cs="Consolas"/>
                <w:color w:val="2B91AF"/>
                <w:sz w:val="19"/>
                <w:szCs w:val="19"/>
                <w:highlight w:val="white"/>
              </w:rPr>
            </w:rPrChange>
          </w:rPr>
          <w:t>FromBody</w:t>
        </w:r>
        <w:r w:rsidRPr="0096291C">
          <w:rPr>
            <w:sz w:val="24"/>
            <w:szCs w:val="24"/>
            <w:rPrChange w:id="1162" w:author="ron gal" w:date="2017-03-04T15:43:00Z">
              <w:rPr>
                <w:rFonts w:ascii="Consolas" w:hAnsi="Consolas" w:cs="Consolas"/>
                <w:sz w:val="19"/>
                <w:szCs w:val="19"/>
                <w:highlight w:val="white"/>
              </w:rPr>
            </w:rPrChange>
          </w:rPr>
          <w:t>]</w:t>
        </w:r>
        <w:r w:rsidRPr="0096291C">
          <w:rPr>
            <w:sz w:val="24"/>
            <w:szCs w:val="24"/>
            <w:rPrChange w:id="1163" w:author="ron gal" w:date="2017-03-04T15:43:00Z">
              <w:rPr>
                <w:rFonts w:ascii="Consolas" w:hAnsi="Consolas" w:cs="Consolas"/>
                <w:color w:val="2B91AF"/>
                <w:sz w:val="19"/>
                <w:szCs w:val="19"/>
                <w:highlight w:val="white"/>
              </w:rPr>
            </w:rPrChange>
          </w:rPr>
          <w:t>Recommendation</w:t>
        </w:r>
        <w:r w:rsidRPr="0096291C">
          <w:rPr>
            <w:sz w:val="24"/>
            <w:szCs w:val="24"/>
            <w:rPrChange w:id="1164" w:author="ron gal" w:date="2017-03-04T15:43:00Z">
              <w:rPr>
                <w:rFonts w:ascii="Consolas" w:hAnsi="Consolas" w:cs="Consolas"/>
                <w:sz w:val="19"/>
                <w:szCs w:val="19"/>
                <w:highlight w:val="white"/>
              </w:rPr>
            </w:rPrChange>
          </w:rPr>
          <w:t xml:space="preserve"> recommendation, [</w:t>
        </w:r>
        <w:r w:rsidRPr="0096291C">
          <w:rPr>
            <w:sz w:val="24"/>
            <w:szCs w:val="24"/>
            <w:rPrChange w:id="1165" w:author="ron gal" w:date="2017-03-04T15:43:00Z">
              <w:rPr>
                <w:rFonts w:ascii="Consolas" w:hAnsi="Consolas" w:cs="Consolas"/>
                <w:color w:val="2B91AF"/>
                <w:sz w:val="19"/>
                <w:szCs w:val="19"/>
                <w:highlight w:val="white"/>
              </w:rPr>
            </w:rPrChange>
          </w:rPr>
          <w:t>FromUri</w:t>
        </w:r>
        <w:r w:rsidRPr="0096291C">
          <w:rPr>
            <w:sz w:val="24"/>
            <w:szCs w:val="24"/>
            <w:rPrChange w:id="1166" w:author="ron gal" w:date="2017-03-04T15:43:00Z">
              <w:rPr>
                <w:rFonts w:ascii="Consolas" w:hAnsi="Consolas" w:cs="Consolas"/>
                <w:sz w:val="19"/>
                <w:szCs w:val="19"/>
                <w:highlight w:val="white"/>
              </w:rPr>
            </w:rPrChange>
          </w:rPr>
          <w:t>]</w:t>
        </w:r>
        <w:r w:rsidRPr="0096291C">
          <w:rPr>
            <w:sz w:val="24"/>
            <w:szCs w:val="24"/>
            <w:rPrChange w:id="1167" w:author="ron gal" w:date="2017-03-04T15:43:00Z">
              <w:rPr>
                <w:rFonts w:ascii="Consolas" w:hAnsi="Consolas" w:cs="Consolas"/>
                <w:color w:val="0000FF"/>
                <w:sz w:val="19"/>
                <w:szCs w:val="19"/>
                <w:highlight w:val="white"/>
              </w:rPr>
            </w:rPrChange>
          </w:rPr>
          <w:t>int</w:t>
        </w:r>
        <w:r w:rsidRPr="0096291C">
          <w:rPr>
            <w:sz w:val="24"/>
            <w:szCs w:val="24"/>
            <w:rPrChange w:id="1168" w:author="ron gal" w:date="2017-03-04T15:43:00Z">
              <w:rPr>
                <w:rFonts w:ascii="Consolas" w:hAnsi="Consolas" w:cs="Consolas"/>
                <w:sz w:val="19"/>
                <w:szCs w:val="19"/>
                <w:highlight w:val="white"/>
              </w:rPr>
            </w:rPrChange>
          </w:rPr>
          <w:t xml:space="preserve"> id)</w:t>
        </w:r>
      </w:ins>
    </w:p>
    <w:p w:rsidR="00481634" w:rsidDel="0096291C" w:rsidRDefault="00471D70" w:rsidP="0096291C">
      <w:pPr>
        <w:rPr>
          <w:del w:id="1169" w:author="ron gal" w:date="2017-03-04T15:44:00Z"/>
        </w:rPr>
        <w:pPrChange w:id="1170" w:author="ron gal" w:date="2017-03-04T15:44:00Z">
          <w:pPr/>
        </w:pPrChange>
      </w:pPr>
      <w:del w:id="1171" w:author="ron gal" w:date="2017-03-04T15:44:00Z">
        <w:r w:rsidDel="0096291C">
          <w:rPr>
            <w:sz w:val="28"/>
            <w:szCs w:val="28"/>
          </w:rPr>
          <w:delText xml:space="preserve"> </w:delText>
        </w:r>
        <w:r w:rsidDel="0096291C">
          <w:rPr>
            <w:sz w:val="28"/>
            <w:szCs w:val="28"/>
          </w:rPr>
          <w:tab/>
          <w:delText xml:space="preserve"> </w:delText>
        </w:r>
        <w:r w:rsidDel="0096291C">
          <w:rPr>
            <w:sz w:val="28"/>
            <w:szCs w:val="28"/>
          </w:rPr>
          <w:tab/>
        </w:r>
      </w:del>
    </w:p>
    <w:p w:rsidR="00481634" w:rsidDel="0096291C" w:rsidRDefault="00481634" w:rsidP="0096291C">
      <w:pPr>
        <w:rPr>
          <w:del w:id="1172" w:author="ron gal" w:date="2017-03-04T15:44:00Z"/>
        </w:rPr>
        <w:pPrChange w:id="1173" w:author="ron gal" w:date="2017-03-04T15:44:00Z">
          <w:pPr>
            <w:bidi/>
          </w:pPr>
        </w:pPrChange>
      </w:pPr>
    </w:p>
    <w:p w:rsidR="00481634" w:rsidRDefault="00471D70">
      <w:del w:id="1174" w:author="ron gal" w:date="2017-03-04T15:44:00Z">
        <w:r w:rsidDel="0096291C">
          <w:br w:type="page"/>
        </w:r>
      </w:del>
    </w:p>
    <w:p w:rsidR="00481634" w:rsidRDefault="00481634">
      <w:pPr>
        <w:bidi/>
      </w:pPr>
    </w:p>
    <w:p w:rsidR="00481634" w:rsidRDefault="00471D70" w:rsidP="0096291C">
      <w:pPr>
        <w:bidi/>
      </w:pPr>
      <w:r>
        <w:rPr>
          <w:b/>
          <w:sz w:val="24"/>
          <w:szCs w:val="24"/>
          <w:rtl/>
        </w:rPr>
        <w:t xml:space="preserve">מחלקת </w:t>
      </w:r>
      <w:ins w:id="1175" w:author="ron gal" w:date="2017-03-04T15:40:00Z">
        <w:r w:rsidR="0096291C" w:rsidRPr="0096291C">
          <w:rPr>
            <w:b/>
            <w:sz w:val="24"/>
            <w:szCs w:val="24"/>
            <w:rPrChange w:id="1176" w:author="ron gal" w:date="2017-03-04T15:42:00Z">
              <w:rPr>
                <w:rFonts w:ascii="Consolas" w:hAnsi="Consolas" w:cs="Consolas"/>
                <w:color w:val="2B91AF"/>
                <w:sz w:val="19"/>
                <w:szCs w:val="19"/>
                <w:highlight w:val="white"/>
              </w:rPr>
            </w:rPrChange>
          </w:rPr>
          <w:t>ReportsController</w:t>
        </w:r>
      </w:ins>
      <w:del w:id="1177" w:author="ron gal" w:date="2017-03-04T15:40:00Z">
        <w:r w:rsidDel="0096291C">
          <w:rPr>
            <w:b/>
            <w:sz w:val="24"/>
            <w:szCs w:val="24"/>
          </w:rPr>
          <w:delText>ReportsController</w:delText>
        </w:r>
      </w:del>
    </w:p>
    <w:p w:rsidR="00481634" w:rsidRDefault="00471D70" w:rsidP="0096291C">
      <w:pPr>
        <w:bidi/>
        <w:pPrChange w:id="1178" w:author="ron gal" w:date="2017-03-04T15:40:00Z">
          <w:pPr>
            <w:bidi/>
          </w:pPr>
        </w:pPrChange>
      </w:pPr>
      <w:r>
        <w:rPr>
          <w:sz w:val="24"/>
          <w:szCs w:val="24"/>
          <w:rtl/>
        </w:rPr>
        <w:t xml:space="preserve">הקונטרולר יבצע את הפקת כלל הדוחות, יחזיר </w:t>
      </w:r>
      <w:del w:id="1179" w:author="ron gal" w:date="2017-03-04T15:40:00Z">
        <w:r w:rsidDel="0096291C">
          <w:rPr>
            <w:sz w:val="24"/>
            <w:szCs w:val="24"/>
            <w:rtl/>
          </w:rPr>
          <w:delText>לעובד או למנהל</w:delText>
        </w:r>
      </w:del>
      <w:ins w:id="1180" w:author="ron gal" w:date="2017-03-04T15:40:00Z">
        <w:r w:rsidR="0096291C">
          <w:rPr>
            <w:rFonts w:hint="cs"/>
            <w:sz w:val="24"/>
            <w:szCs w:val="24"/>
            <w:rtl/>
          </w:rPr>
          <w:t>לבעלים או לרופא</w:t>
        </w:r>
      </w:ins>
      <w:r>
        <w:rPr>
          <w:sz w:val="24"/>
          <w:szCs w:val="24"/>
          <w:rtl/>
        </w:rPr>
        <w:t xml:space="preserve"> את הדוחות ע"פ הפרמטרים המתקבלים לכל דו"ח. המחלקה תכיל את הפעולות הבאות:</w:t>
      </w:r>
    </w:p>
    <w:p w:rsidR="00481634" w:rsidRDefault="00481634">
      <w:pPr>
        <w:bidi/>
        <w:rPr>
          <w:rFonts w:hint="cs"/>
        </w:rPr>
      </w:pPr>
    </w:p>
    <w:p w:rsidR="0096291C" w:rsidRPr="0096291C" w:rsidRDefault="0096291C" w:rsidP="0096291C">
      <w:pPr>
        <w:rPr>
          <w:sz w:val="24"/>
          <w:szCs w:val="24"/>
          <w:rtl/>
          <w:rPrChange w:id="1181" w:author="ron gal" w:date="2017-03-04T15:42:00Z">
            <w:rPr>
              <w:sz w:val="24"/>
              <w:szCs w:val="24"/>
              <w:rtl/>
            </w:rPr>
          </w:rPrChange>
        </w:rPr>
        <w:pPrChange w:id="1182" w:author="ron gal" w:date="2017-03-04T15:42:00Z">
          <w:pPr>
            <w:ind w:firstLine="720"/>
          </w:pPr>
        </w:pPrChange>
      </w:pPr>
      <w:r w:rsidRPr="0096291C">
        <w:rPr>
          <w:sz w:val="24"/>
          <w:szCs w:val="24"/>
          <w:rPrChange w:id="1183" w:author="ron gal" w:date="2017-03-04T15:42:00Z">
            <w:rPr>
              <w:rFonts w:ascii="Consolas" w:hAnsi="Consolas" w:cs="Consolas"/>
              <w:color w:val="0000FF"/>
              <w:sz w:val="19"/>
              <w:szCs w:val="19"/>
              <w:highlight w:val="white"/>
            </w:rPr>
          </w:rPrChange>
        </w:rPr>
        <w:t>public</w:t>
      </w:r>
      <w:r w:rsidRPr="0096291C">
        <w:rPr>
          <w:sz w:val="24"/>
          <w:szCs w:val="24"/>
          <w:rPrChange w:id="1184" w:author="ron gal" w:date="2017-03-04T15:42:00Z">
            <w:rPr>
              <w:rFonts w:ascii="Consolas" w:hAnsi="Consolas" w:cs="Consolas"/>
              <w:sz w:val="19"/>
              <w:szCs w:val="19"/>
              <w:highlight w:val="white"/>
            </w:rPr>
          </w:rPrChange>
        </w:rPr>
        <w:t xml:space="preserve"> </w:t>
      </w:r>
      <w:r w:rsidRPr="0096291C">
        <w:rPr>
          <w:sz w:val="24"/>
          <w:szCs w:val="24"/>
          <w:rPrChange w:id="1185" w:author="ron gal" w:date="2017-03-04T15:42:00Z">
            <w:rPr>
              <w:rFonts w:ascii="Consolas" w:hAnsi="Consolas" w:cs="Consolas"/>
              <w:color w:val="2B91AF"/>
              <w:sz w:val="19"/>
              <w:szCs w:val="19"/>
              <w:highlight w:val="white"/>
            </w:rPr>
          </w:rPrChange>
        </w:rPr>
        <w:t>List</w:t>
      </w:r>
      <w:r w:rsidRPr="0096291C">
        <w:rPr>
          <w:sz w:val="24"/>
          <w:szCs w:val="24"/>
          <w:rPrChange w:id="1186" w:author="ron gal" w:date="2017-03-04T15:42:00Z">
            <w:rPr>
              <w:rFonts w:ascii="Consolas" w:hAnsi="Consolas" w:cs="Consolas"/>
              <w:sz w:val="19"/>
              <w:szCs w:val="19"/>
              <w:highlight w:val="white"/>
            </w:rPr>
          </w:rPrChange>
        </w:rPr>
        <w:t>&lt;</w:t>
      </w:r>
      <w:r w:rsidRPr="0096291C">
        <w:rPr>
          <w:sz w:val="24"/>
          <w:szCs w:val="24"/>
          <w:rPrChange w:id="1187" w:author="ron gal" w:date="2017-03-04T15:42:00Z">
            <w:rPr>
              <w:rFonts w:ascii="Consolas" w:hAnsi="Consolas" w:cs="Consolas"/>
              <w:color w:val="2B91AF"/>
              <w:sz w:val="19"/>
              <w:szCs w:val="19"/>
              <w:highlight w:val="white"/>
            </w:rPr>
          </w:rPrChange>
        </w:rPr>
        <w:t>FinanceReport</w:t>
      </w:r>
      <w:r w:rsidRPr="0096291C">
        <w:rPr>
          <w:sz w:val="24"/>
          <w:szCs w:val="24"/>
          <w:rPrChange w:id="1188" w:author="ron gal" w:date="2017-03-04T15:42:00Z">
            <w:rPr>
              <w:rFonts w:ascii="Consolas" w:hAnsi="Consolas" w:cs="Consolas"/>
              <w:sz w:val="19"/>
              <w:szCs w:val="19"/>
              <w:highlight w:val="white"/>
            </w:rPr>
          </w:rPrChange>
        </w:rPr>
        <w:t>&gt; Finance([</w:t>
      </w:r>
      <w:r w:rsidRPr="0096291C">
        <w:rPr>
          <w:sz w:val="24"/>
          <w:szCs w:val="24"/>
          <w:rPrChange w:id="1189" w:author="ron gal" w:date="2017-03-04T15:42:00Z">
            <w:rPr>
              <w:rFonts w:ascii="Consolas" w:hAnsi="Consolas" w:cs="Consolas"/>
              <w:color w:val="2B91AF"/>
              <w:sz w:val="19"/>
              <w:szCs w:val="19"/>
              <w:highlight w:val="white"/>
            </w:rPr>
          </w:rPrChange>
        </w:rPr>
        <w:t>DateTimeParameter</w:t>
      </w:r>
      <w:r w:rsidRPr="0096291C">
        <w:rPr>
          <w:sz w:val="24"/>
          <w:szCs w:val="24"/>
          <w:rPrChange w:id="1190" w:author="ron gal" w:date="2017-03-04T15:42:00Z">
            <w:rPr>
              <w:rFonts w:ascii="Consolas" w:hAnsi="Consolas" w:cs="Consolas"/>
              <w:sz w:val="19"/>
              <w:szCs w:val="19"/>
              <w:highlight w:val="white"/>
            </w:rPr>
          </w:rPrChange>
        </w:rPr>
        <w:t>]</w:t>
      </w:r>
      <w:r w:rsidRPr="0096291C">
        <w:rPr>
          <w:sz w:val="24"/>
          <w:szCs w:val="24"/>
          <w:rPrChange w:id="1191" w:author="ron gal" w:date="2017-03-04T15:42:00Z">
            <w:rPr>
              <w:rFonts w:ascii="Consolas" w:hAnsi="Consolas" w:cs="Consolas"/>
              <w:color w:val="2B91AF"/>
              <w:sz w:val="19"/>
              <w:szCs w:val="19"/>
              <w:highlight w:val="white"/>
            </w:rPr>
          </w:rPrChange>
        </w:rPr>
        <w:t>DateTime</w:t>
      </w:r>
      <w:r w:rsidRPr="0096291C">
        <w:rPr>
          <w:sz w:val="24"/>
          <w:szCs w:val="24"/>
          <w:rPrChange w:id="1192" w:author="ron gal" w:date="2017-03-04T15:42:00Z">
            <w:rPr>
              <w:rFonts w:ascii="Consolas" w:hAnsi="Consolas" w:cs="Consolas"/>
              <w:sz w:val="19"/>
              <w:szCs w:val="19"/>
              <w:highlight w:val="white"/>
            </w:rPr>
          </w:rPrChange>
        </w:rPr>
        <w:t xml:space="preserve">? startDate = </w:t>
      </w:r>
      <w:r w:rsidRPr="0096291C">
        <w:rPr>
          <w:sz w:val="24"/>
          <w:szCs w:val="24"/>
          <w:rPrChange w:id="1193" w:author="ron gal" w:date="2017-03-04T15:42:00Z">
            <w:rPr>
              <w:rFonts w:ascii="Consolas" w:hAnsi="Consolas" w:cs="Consolas"/>
              <w:color w:val="0000FF"/>
              <w:sz w:val="19"/>
              <w:szCs w:val="19"/>
              <w:highlight w:val="white"/>
            </w:rPr>
          </w:rPrChange>
        </w:rPr>
        <w:t>null</w:t>
      </w:r>
      <w:r w:rsidRPr="0096291C">
        <w:rPr>
          <w:sz w:val="24"/>
          <w:szCs w:val="24"/>
          <w:rPrChange w:id="1194" w:author="ron gal" w:date="2017-03-04T15:42:00Z">
            <w:rPr>
              <w:rFonts w:ascii="Consolas" w:hAnsi="Consolas" w:cs="Consolas"/>
              <w:sz w:val="19"/>
              <w:szCs w:val="19"/>
              <w:highlight w:val="white"/>
            </w:rPr>
          </w:rPrChange>
        </w:rPr>
        <w:t>, [</w:t>
      </w:r>
      <w:r w:rsidRPr="0096291C">
        <w:rPr>
          <w:sz w:val="24"/>
          <w:szCs w:val="24"/>
          <w:rPrChange w:id="1195" w:author="ron gal" w:date="2017-03-04T15:42:00Z">
            <w:rPr>
              <w:rFonts w:ascii="Consolas" w:hAnsi="Consolas" w:cs="Consolas"/>
              <w:color w:val="2B91AF"/>
              <w:sz w:val="19"/>
              <w:szCs w:val="19"/>
              <w:highlight w:val="white"/>
            </w:rPr>
          </w:rPrChange>
        </w:rPr>
        <w:t>DateTimeParameter</w:t>
      </w:r>
      <w:r w:rsidRPr="0096291C">
        <w:rPr>
          <w:sz w:val="24"/>
          <w:szCs w:val="24"/>
          <w:rPrChange w:id="1196" w:author="ron gal" w:date="2017-03-04T15:42:00Z">
            <w:rPr>
              <w:rFonts w:ascii="Consolas" w:hAnsi="Consolas" w:cs="Consolas"/>
              <w:sz w:val="19"/>
              <w:szCs w:val="19"/>
              <w:highlight w:val="white"/>
            </w:rPr>
          </w:rPrChange>
        </w:rPr>
        <w:t>]</w:t>
      </w:r>
      <w:r w:rsidRPr="0096291C">
        <w:rPr>
          <w:sz w:val="24"/>
          <w:szCs w:val="24"/>
          <w:rPrChange w:id="1197" w:author="ron gal" w:date="2017-03-04T15:42:00Z">
            <w:rPr>
              <w:rFonts w:ascii="Consolas" w:hAnsi="Consolas" w:cs="Consolas"/>
              <w:color w:val="2B91AF"/>
              <w:sz w:val="19"/>
              <w:szCs w:val="19"/>
              <w:highlight w:val="white"/>
            </w:rPr>
          </w:rPrChange>
        </w:rPr>
        <w:t>DateTime</w:t>
      </w:r>
      <w:r w:rsidRPr="0096291C">
        <w:rPr>
          <w:sz w:val="24"/>
          <w:szCs w:val="24"/>
          <w:rPrChange w:id="1198" w:author="ron gal" w:date="2017-03-04T15:42:00Z">
            <w:rPr>
              <w:rFonts w:ascii="Consolas" w:hAnsi="Consolas" w:cs="Consolas"/>
              <w:sz w:val="19"/>
              <w:szCs w:val="19"/>
              <w:highlight w:val="white"/>
            </w:rPr>
          </w:rPrChange>
        </w:rPr>
        <w:t xml:space="preserve">? endDate = </w:t>
      </w:r>
      <w:r w:rsidRPr="0096291C">
        <w:rPr>
          <w:sz w:val="24"/>
          <w:szCs w:val="24"/>
          <w:rPrChange w:id="1199" w:author="ron gal" w:date="2017-03-04T15:42:00Z">
            <w:rPr>
              <w:rFonts w:ascii="Consolas" w:hAnsi="Consolas" w:cs="Consolas"/>
              <w:color w:val="0000FF"/>
              <w:sz w:val="19"/>
              <w:szCs w:val="19"/>
              <w:highlight w:val="white"/>
            </w:rPr>
          </w:rPrChange>
        </w:rPr>
        <w:t>null</w:t>
      </w:r>
      <w:r w:rsidRPr="0096291C">
        <w:rPr>
          <w:sz w:val="24"/>
          <w:szCs w:val="24"/>
          <w:rPrChange w:id="1200" w:author="ron gal" w:date="2017-03-04T15:42:00Z">
            <w:rPr>
              <w:rFonts w:ascii="Consolas" w:hAnsi="Consolas" w:cs="Consolas"/>
              <w:sz w:val="19"/>
              <w:szCs w:val="19"/>
              <w:highlight w:val="white"/>
            </w:rPr>
          </w:rPrChange>
        </w:rPr>
        <w:t xml:space="preserve">, </w:t>
      </w:r>
      <w:r w:rsidRPr="0096291C">
        <w:rPr>
          <w:sz w:val="24"/>
          <w:szCs w:val="24"/>
          <w:rPrChange w:id="1201" w:author="ron gal" w:date="2017-03-04T15:42:00Z">
            <w:rPr>
              <w:rFonts w:ascii="Consolas" w:hAnsi="Consolas" w:cs="Consolas"/>
              <w:color w:val="0000FF"/>
              <w:sz w:val="19"/>
              <w:szCs w:val="19"/>
              <w:highlight w:val="white"/>
            </w:rPr>
          </w:rPrChange>
        </w:rPr>
        <w:t>int</w:t>
      </w:r>
      <w:r w:rsidRPr="0096291C">
        <w:rPr>
          <w:sz w:val="24"/>
          <w:szCs w:val="24"/>
          <w:rPrChange w:id="1202" w:author="ron gal" w:date="2017-03-04T15:42:00Z">
            <w:rPr>
              <w:rFonts w:ascii="Consolas" w:hAnsi="Consolas" w:cs="Consolas"/>
              <w:sz w:val="19"/>
              <w:szCs w:val="19"/>
              <w:highlight w:val="white"/>
            </w:rPr>
          </w:rPrChange>
        </w:rPr>
        <w:t xml:space="preserve">? datePart = </w:t>
      </w:r>
      <w:r w:rsidRPr="0096291C">
        <w:rPr>
          <w:sz w:val="24"/>
          <w:szCs w:val="24"/>
          <w:rPrChange w:id="1203" w:author="ron gal" w:date="2017-03-04T15:42:00Z">
            <w:rPr>
              <w:rFonts w:ascii="Consolas" w:hAnsi="Consolas" w:cs="Consolas"/>
              <w:color w:val="0000FF"/>
              <w:sz w:val="19"/>
              <w:szCs w:val="19"/>
              <w:highlight w:val="white"/>
            </w:rPr>
          </w:rPrChange>
        </w:rPr>
        <w:t>null</w:t>
      </w:r>
      <w:r w:rsidRPr="0096291C">
        <w:rPr>
          <w:sz w:val="24"/>
          <w:szCs w:val="24"/>
          <w:rPrChange w:id="1204" w:author="ron gal" w:date="2017-03-04T15:42:00Z">
            <w:rPr>
              <w:rFonts w:ascii="Consolas" w:hAnsi="Consolas" w:cs="Consolas"/>
              <w:sz w:val="19"/>
              <w:szCs w:val="19"/>
              <w:highlight w:val="white"/>
            </w:rPr>
          </w:rPrChange>
        </w:rPr>
        <w:t>)</w:t>
      </w:r>
    </w:p>
    <w:p w:rsidR="0096291C" w:rsidRPr="0096291C" w:rsidRDefault="0096291C" w:rsidP="0096291C">
      <w:pPr>
        <w:rPr>
          <w:sz w:val="24"/>
          <w:szCs w:val="24"/>
          <w:rtl/>
          <w:rPrChange w:id="1205" w:author="ron gal" w:date="2017-03-04T15:42:00Z">
            <w:rPr>
              <w:sz w:val="24"/>
              <w:szCs w:val="24"/>
              <w:rtl/>
            </w:rPr>
          </w:rPrChange>
        </w:rPr>
        <w:pPrChange w:id="1206" w:author="ron gal" w:date="2017-03-04T15:42:00Z">
          <w:pPr>
            <w:ind w:firstLine="720"/>
          </w:pPr>
        </w:pPrChange>
      </w:pPr>
      <w:r w:rsidRPr="0096291C">
        <w:rPr>
          <w:sz w:val="24"/>
          <w:szCs w:val="24"/>
          <w:rPrChange w:id="1207" w:author="ron gal" w:date="2017-03-04T15:42:00Z">
            <w:rPr>
              <w:rFonts w:ascii="Consolas" w:hAnsi="Consolas" w:cs="Consolas"/>
              <w:color w:val="0000FF"/>
              <w:sz w:val="19"/>
              <w:szCs w:val="19"/>
              <w:highlight w:val="white"/>
            </w:rPr>
          </w:rPrChange>
        </w:rPr>
        <w:t>public</w:t>
      </w:r>
      <w:r w:rsidRPr="0096291C">
        <w:rPr>
          <w:sz w:val="24"/>
          <w:szCs w:val="24"/>
          <w:rPrChange w:id="1208" w:author="ron gal" w:date="2017-03-04T15:42:00Z">
            <w:rPr>
              <w:rFonts w:ascii="Consolas" w:hAnsi="Consolas" w:cs="Consolas"/>
              <w:sz w:val="19"/>
              <w:szCs w:val="19"/>
              <w:highlight w:val="white"/>
            </w:rPr>
          </w:rPrChange>
        </w:rPr>
        <w:t xml:space="preserve"> </w:t>
      </w:r>
      <w:r w:rsidRPr="0096291C">
        <w:rPr>
          <w:sz w:val="24"/>
          <w:szCs w:val="24"/>
          <w:rPrChange w:id="1209" w:author="ron gal" w:date="2017-03-04T15:42:00Z">
            <w:rPr>
              <w:rFonts w:ascii="Consolas" w:hAnsi="Consolas" w:cs="Consolas"/>
              <w:color w:val="2B91AF"/>
              <w:sz w:val="19"/>
              <w:szCs w:val="19"/>
              <w:highlight w:val="white"/>
            </w:rPr>
          </w:rPrChange>
        </w:rPr>
        <w:t>List</w:t>
      </w:r>
      <w:r w:rsidRPr="0096291C">
        <w:rPr>
          <w:sz w:val="24"/>
          <w:szCs w:val="24"/>
          <w:rPrChange w:id="1210" w:author="ron gal" w:date="2017-03-04T15:42:00Z">
            <w:rPr>
              <w:rFonts w:ascii="Consolas" w:hAnsi="Consolas" w:cs="Consolas"/>
              <w:sz w:val="19"/>
              <w:szCs w:val="19"/>
              <w:highlight w:val="white"/>
            </w:rPr>
          </w:rPrChange>
        </w:rPr>
        <w:t>&lt;</w:t>
      </w:r>
      <w:r w:rsidRPr="0096291C">
        <w:rPr>
          <w:sz w:val="24"/>
          <w:szCs w:val="24"/>
          <w:rPrChange w:id="1211" w:author="ron gal" w:date="2017-03-04T15:42:00Z">
            <w:rPr>
              <w:rFonts w:ascii="Consolas" w:hAnsi="Consolas" w:cs="Consolas"/>
              <w:color w:val="2B91AF"/>
              <w:sz w:val="19"/>
              <w:szCs w:val="19"/>
              <w:highlight w:val="white"/>
            </w:rPr>
          </w:rPrChange>
        </w:rPr>
        <w:t>ItemUsageReport</w:t>
      </w:r>
      <w:r w:rsidRPr="0096291C">
        <w:rPr>
          <w:sz w:val="24"/>
          <w:szCs w:val="24"/>
          <w:rPrChange w:id="1212" w:author="ron gal" w:date="2017-03-04T15:42:00Z">
            <w:rPr>
              <w:rFonts w:ascii="Consolas" w:hAnsi="Consolas" w:cs="Consolas"/>
              <w:sz w:val="19"/>
              <w:szCs w:val="19"/>
              <w:highlight w:val="white"/>
            </w:rPr>
          </w:rPrChange>
        </w:rPr>
        <w:t>&gt; PerItem([</w:t>
      </w:r>
      <w:r w:rsidRPr="0096291C">
        <w:rPr>
          <w:sz w:val="24"/>
          <w:szCs w:val="24"/>
          <w:rPrChange w:id="1213" w:author="ron gal" w:date="2017-03-04T15:42:00Z">
            <w:rPr>
              <w:rFonts w:ascii="Consolas" w:hAnsi="Consolas" w:cs="Consolas"/>
              <w:color w:val="2B91AF"/>
              <w:sz w:val="19"/>
              <w:szCs w:val="19"/>
              <w:highlight w:val="white"/>
            </w:rPr>
          </w:rPrChange>
        </w:rPr>
        <w:t>DateTimeParameter</w:t>
      </w:r>
      <w:r w:rsidRPr="0096291C">
        <w:rPr>
          <w:sz w:val="24"/>
          <w:szCs w:val="24"/>
          <w:rPrChange w:id="1214" w:author="ron gal" w:date="2017-03-04T15:42:00Z">
            <w:rPr>
              <w:rFonts w:ascii="Consolas" w:hAnsi="Consolas" w:cs="Consolas"/>
              <w:sz w:val="19"/>
              <w:szCs w:val="19"/>
              <w:highlight w:val="white"/>
            </w:rPr>
          </w:rPrChange>
        </w:rPr>
        <w:t>]</w:t>
      </w:r>
      <w:r w:rsidRPr="0096291C">
        <w:rPr>
          <w:sz w:val="24"/>
          <w:szCs w:val="24"/>
          <w:rPrChange w:id="1215" w:author="ron gal" w:date="2017-03-04T15:42:00Z">
            <w:rPr>
              <w:rFonts w:ascii="Consolas" w:hAnsi="Consolas" w:cs="Consolas"/>
              <w:color w:val="2B91AF"/>
              <w:sz w:val="19"/>
              <w:szCs w:val="19"/>
              <w:highlight w:val="white"/>
            </w:rPr>
          </w:rPrChange>
        </w:rPr>
        <w:t>DateTime</w:t>
      </w:r>
      <w:r w:rsidRPr="0096291C">
        <w:rPr>
          <w:sz w:val="24"/>
          <w:szCs w:val="24"/>
          <w:rPrChange w:id="1216" w:author="ron gal" w:date="2017-03-04T15:42:00Z">
            <w:rPr>
              <w:rFonts w:ascii="Consolas" w:hAnsi="Consolas" w:cs="Consolas"/>
              <w:sz w:val="19"/>
              <w:szCs w:val="19"/>
              <w:highlight w:val="white"/>
            </w:rPr>
          </w:rPrChange>
        </w:rPr>
        <w:t xml:space="preserve">? startDate = </w:t>
      </w:r>
      <w:r w:rsidRPr="0096291C">
        <w:rPr>
          <w:sz w:val="24"/>
          <w:szCs w:val="24"/>
          <w:rPrChange w:id="1217" w:author="ron gal" w:date="2017-03-04T15:42:00Z">
            <w:rPr>
              <w:rFonts w:ascii="Consolas" w:hAnsi="Consolas" w:cs="Consolas"/>
              <w:color w:val="0000FF"/>
              <w:sz w:val="19"/>
              <w:szCs w:val="19"/>
              <w:highlight w:val="white"/>
            </w:rPr>
          </w:rPrChange>
        </w:rPr>
        <w:t>null</w:t>
      </w:r>
      <w:r w:rsidRPr="0096291C">
        <w:rPr>
          <w:sz w:val="24"/>
          <w:szCs w:val="24"/>
          <w:rPrChange w:id="1218" w:author="ron gal" w:date="2017-03-04T15:42:00Z">
            <w:rPr>
              <w:rFonts w:ascii="Consolas" w:hAnsi="Consolas" w:cs="Consolas"/>
              <w:sz w:val="19"/>
              <w:szCs w:val="19"/>
              <w:highlight w:val="white"/>
            </w:rPr>
          </w:rPrChange>
        </w:rPr>
        <w:t>, [</w:t>
      </w:r>
      <w:r w:rsidRPr="0096291C">
        <w:rPr>
          <w:sz w:val="24"/>
          <w:szCs w:val="24"/>
          <w:rPrChange w:id="1219" w:author="ron gal" w:date="2017-03-04T15:42:00Z">
            <w:rPr>
              <w:rFonts w:ascii="Consolas" w:hAnsi="Consolas" w:cs="Consolas"/>
              <w:color w:val="2B91AF"/>
              <w:sz w:val="19"/>
              <w:szCs w:val="19"/>
              <w:highlight w:val="white"/>
            </w:rPr>
          </w:rPrChange>
        </w:rPr>
        <w:t>DateTimeParameter</w:t>
      </w:r>
      <w:r w:rsidRPr="0096291C">
        <w:rPr>
          <w:sz w:val="24"/>
          <w:szCs w:val="24"/>
          <w:rPrChange w:id="1220" w:author="ron gal" w:date="2017-03-04T15:42:00Z">
            <w:rPr>
              <w:rFonts w:ascii="Consolas" w:hAnsi="Consolas" w:cs="Consolas"/>
              <w:sz w:val="19"/>
              <w:szCs w:val="19"/>
              <w:highlight w:val="white"/>
            </w:rPr>
          </w:rPrChange>
        </w:rPr>
        <w:t>]</w:t>
      </w:r>
      <w:r w:rsidRPr="0096291C">
        <w:rPr>
          <w:sz w:val="24"/>
          <w:szCs w:val="24"/>
          <w:rPrChange w:id="1221" w:author="ron gal" w:date="2017-03-04T15:42:00Z">
            <w:rPr>
              <w:rFonts w:ascii="Consolas" w:hAnsi="Consolas" w:cs="Consolas"/>
              <w:color w:val="2B91AF"/>
              <w:sz w:val="19"/>
              <w:szCs w:val="19"/>
              <w:highlight w:val="white"/>
            </w:rPr>
          </w:rPrChange>
        </w:rPr>
        <w:t>DateTime</w:t>
      </w:r>
      <w:r w:rsidRPr="0096291C">
        <w:rPr>
          <w:sz w:val="24"/>
          <w:szCs w:val="24"/>
          <w:rPrChange w:id="1222" w:author="ron gal" w:date="2017-03-04T15:42:00Z">
            <w:rPr>
              <w:rFonts w:ascii="Consolas" w:hAnsi="Consolas" w:cs="Consolas"/>
              <w:sz w:val="19"/>
              <w:szCs w:val="19"/>
              <w:highlight w:val="white"/>
            </w:rPr>
          </w:rPrChange>
        </w:rPr>
        <w:t xml:space="preserve">? endDate = </w:t>
      </w:r>
      <w:r w:rsidRPr="0096291C">
        <w:rPr>
          <w:sz w:val="24"/>
          <w:szCs w:val="24"/>
          <w:rPrChange w:id="1223" w:author="ron gal" w:date="2017-03-04T15:42:00Z">
            <w:rPr>
              <w:rFonts w:ascii="Consolas" w:hAnsi="Consolas" w:cs="Consolas"/>
              <w:color w:val="0000FF"/>
              <w:sz w:val="19"/>
              <w:szCs w:val="19"/>
              <w:highlight w:val="white"/>
            </w:rPr>
          </w:rPrChange>
        </w:rPr>
        <w:t>null</w:t>
      </w:r>
      <w:r w:rsidRPr="0096291C">
        <w:rPr>
          <w:sz w:val="24"/>
          <w:szCs w:val="24"/>
          <w:rPrChange w:id="1224" w:author="ron gal" w:date="2017-03-04T15:42:00Z">
            <w:rPr>
              <w:rFonts w:ascii="Consolas" w:hAnsi="Consolas" w:cs="Consolas"/>
              <w:sz w:val="19"/>
              <w:szCs w:val="19"/>
              <w:highlight w:val="white"/>
            </w:rPr>
          </w:rPrChange>
        </w:rPr>
        <w:t xml:space="preserve">, </w:t>
      </w:r>
      <w:r w:rsidRPr="0096291C">
        <w:rPr>
          <w:sz w:val="24"/>
          <w:szCs w:val="24"/>
          <w:rPrChange w:id="1225" w:author="ron gal" w:date="2017-03-04T15:42:00Z">
            <w:rPr>
              <w:rFonts w:ascii="Consolas" w:hAnsi="Consolas" w:cs="Consolas"/>
              <w:color w:val="0000FF"/>
              <w:sz w:val="19"/>
              <w:szCs w:val="19"/>
              <w:highlight w:val="white"/>
            </w:rPr>
          </w:rPrChange>
        </w:rPr>
        <w:t>int</w:t>
      </w:r>
      <w:r w:rsidRPr="0096291C">
        <w:rPr>
          <w:sz w:val="24"/>
          <w:szCs w:val="24"/>
          <w:rPrChange w:id="1226" w:author="ron gal" w:date="2017-03-04T15:42:00Z">
            <w:rPr>
              <w:rFonts w:ascii="Consolas" w:hAnsi="Consolas" w:cs="Consolas"/>
              <w:sz w:val="19"/>
              <w:szCs w:val="19"/>
              <w:highlight w:val="white"/>
            </w:rPr>
          </w:rPrChange>
        </w:rPr>
        <w:t xml:space="preserve">? datePart = </w:t>
      </w:r>
      <w:r w:rsidRPr="0096291C">
        <w:rPr>
          <w:sz w:val="24"/>
          <w:szCs w:val="24"/>
          <w:rPrChange w:id="1227" w:author="ron gal" w:date="2017-03-04T15:42:00Z">
            <w:rPr>
              <w:rFonts w:ascii="Consolas" w:hAnsi="Consolas" w:cs="Consolas"/>
              <w:color w:val="0000FF"/>
              <w:sz w:val="19"/>
              <w:szCs w:val="19"/>
              <w:highlight w:val="white"/>
            </w:rPr>
          </w:rPrChange>
        </w:rPr>
        <w:t>null</w:t>
      </w:r>
      <w:r w:rsidRPr="0096291C">
        <w:rPr>
          <w:sz w:val="24"/>
          <w:szCs w:val="24"/>
          <w:rPrChange w:id="1228" w:author="ron gal" w:date="2017-03-04T15:42:00Z">
            <w:rPr>
              <w:rFonts w:ascii="Consolas" w:hAnsi="Consolas" w:cs="Consolas"/>
              <w:sz w:val="19"/>
              <w:szCs w:val="19"/>
              <w:highlight w:val="white"/>
            </w:rPr>
          </w:rPrChange>
        </w:rPr>
        <w:t xml:space="preserve">, </w:t>
      </w:r>
      <w:r w:rsidRPr="0096291C">
        <w:rPr>
          <w:sz w:val="24"/>
          <w:szCs w:val="24"/>
          <w:rPrChange w:id="1229" w:author="ron gal" w:date="2017-03-04T15:42:00Z">
            <w:rPr>
              <w:rFonts w:ascii="Consolas" w:hAnsi="Consolas" w:cs="Consolas"/>
              <w:color w:val="0000FF"/>
              <w:sz w:val="19"/>
              <w:szCs w:val="19"/>
              <w:highlight w:val="white"/>
            </w:rPr>
          </w:rPrChange>
        </w:rPr>
        <w:t>string</w:t>
      </w:r>
      <w:r w:rsidRPr="0096291C">
        <w:rPr>
          <w:sz w:val="24"/>
          <w:szCs w:val="24"/>
          <w:rPrChange w:id="1230" w:author="ron gal" w:date="2017-03-04T15:42:00Z">
            <w:rPr>
              <w:rFonts w:ascii="Consolas" w:hAnsi="Consolas" w:cs="Consolas"/>
              <w:sz w:val="19"/>
              <w:szCs w:val="19"/>
              <w:highlight w:val="white"/>
            </w:rPr>
          </w:rPrChange>
        </w:rPr>
        <w:t xml:space="preserve"> itemName = </w:t>
      </w:r>
      <w:r w:rsidRPr="0096291C">
        <w:rPr>
          <w:sz w:val="24"/>
          <w:szCs w:val="24"/>
          <w:rPrChange w:id="1231" w:author="ron gal" w:date="2017-03-04T15:42:00Z">
            <w:rPr>
              <w:rFonts w:ascii="Consolas" w:hAnsi="Consolas" w:cs="Consolas"/>
              <w:color w:val="A31515"/>
              <w:sz w:val="19"/>
              <w:szCs w:val="19"/>
              <w:highlight w:val="white"/>
            </w:rPr>
          </w:rPrChange>
        </w:rPr>
        <w:t>""</w:t>
      </w:r>
      <w:r w:rsidRPr="0096291C">
        <w:rPr>
          <w:sz w:val="24"/>
          <w:szCs w:val="24"/>
          <w:rPrChange w:id="1232" w:author="ron gal" w:date="2017-03-04T15:42:00Z">
            <w:rPr>
              <w:rFonts w:ascii="Consolas" w:hAnsi="Consolas" w:cs="Consolas"/>
              <w:sz w:val="19"/>
              <w:szCs w:val="19"/>
              <w:highlight w:val="white"/>
            </w:rPr>
          </w:rPrChange>
        </w:rPr>
        <w:t>)</w:t>
      </w:r>
    </w:p>
    <w:p w:rsidR="0096291C" w:rsidRPr="0096291C" w:rsidRDefault="0096291C" w:rsidP="0096291C">
      <w:pPr>
        <w:rPr>
          <w:sz w:val="24"/>
          <w:szCs w:val="24"/>
          <w:rtl/>
          <w:rPrChange w:id="1233" w:author="ron gal" w:date="2017-03-04T15:42:00Z">
            <w:rPr>
              <w:sz w:val="24"/>
              <w:szCs w:val="24"/>
              <w:rtl/>
            </w:rPr>
          </w:rPrChange>
        </w:rPr>
        <w:pPrChange w:id="1234" w:author="ron gal" w:date="2017-03-04T15:42:00Z">
          <w:pPr>
            <w:ind w:firstLine="720"/>
          </w:pPr>
        </w:pPrChange>
      </w:pPr>
      <w:r w:rsidRPr="0096291C">
        <w:rPr>
          <w:sz w:val="24"/>
          <w:szCs w:val="24"/>
          <w:rPrChange w:id="1235" w:author="ron gal" w:date="2017-03-04T15:42:00Z">
            <w:rPr>
              <w:rFonts w:ascii="Consolas" w:hAnsi="Consolas" w:cs="Consolas"/>
              <w:color w:val="0000FF"/>
              <w:sz w:val="19"/>
              <w:szCs w:val="19"/>
              <w:highlight w:val="white"/>
            </w:rPr>
          </w:rPrChange>
        </w:rPr>
        <w:t>public</w:t>
      </w:r>
      <w:r w:rsidRPr="0096291C">
        <w:rPr>
          <w:sz w:val="24"/>
          <w:szCs w:val="24"/>
          <w:rPrChange w:id="1236" w:author="ron gal" w:date="2017-03-04T15:42:00Z">
            <w:rPr>
              <w:rFonts w:ascii="Consolas" w:hAnsi="Consolas" w:cs="Consolas"/>
              <w:sz w:val="19"/>
              <w:szCs w:val="19"/>
              <w:highlight w:val="white"/>
            </w:rPr>
          </w:rPrChange>
        </w:rPr>
        <w:t xml:space="preserve"> </w:t>
      </w:r>
      <w:r w:rsidRPr="0096291C">
        <w:rPr>
          <w:sz w:val="24"/>
          <w:szCs w:val="24"/>
          <w:rPrChange w:id="1237" w:author="ron gal" w:date="2017-03-04T15:42:00Z">
            <w:rPr>
              <w:rFonts w:ascii="Consolas" w:hAnsi="Consolas" w:cs="Consolas"/>
              <w:color w:val="2B91AF"/>
              <w:sz w:val="19"/>
              <w:szCs w:val="19"/>
              <w:highlight w:val="white"/>
            </w:rPr>
          </w:rPrChange>
        </w:rPr>
        <w:t>List</w:t>
      </w:r>
      <w:r w:rsidRPr="0096291C">
        <w:rPr>
          <w:sz w:val="24"/>
          <w:szCs w:val="24"/>
          <w:rPrChange w:id="1238" w:author="ron gal" w:date="2017-03-04T15:42:00Z">
            <w:rPr>
              <w:rFonts w:ascii="Consolas" w:hAnsi="Consolas" w:cs="Consolas"/>
              <w:sz w:val="19"/>
              <w:szCs w:val="19"/>
              <w:highlight w:val="white"/>
            </w:rPr>
          </w:rPrChange>
        </w:rPr>
        <w:t>&lt;</w:t>
      </w:r>
      <w:r w:rsidRPr="0096291C">
        <w:rPr>
          <w:sz w:val="24"/>
          <w:szCs w:val="24"/>
          <w:rPrChange w:id="1239" w:author="ron gal" w:date="2017-03-04T15:42:00Z">
            <w:rPr>
              <w:rFonts w:ascii="Consolas" w:hAnsi="Consolas" w:cs="Consolas"/>
              <w:color w:val="2B91AF"/>
              <w:sz w:val="19"/>
              <w:szCs w:val="19"/>
              <w:highlight w:val="white"/>
            </w:rPr>
          </w:rPrChange>
        </w:rPr>
        <w:t>AnimalTypeReport</w:t>
      </w:r>
      <w:r w:rsidRPr="0096291C">
        <w:rPr>
          <w:sz w:val="24"/>
          <w:szCs w:val="24"/>
          <w:rPrChange w:id="1240" w:author="ron gal" w:date="2017-03-04T15:42:00Z">
            <w:rPr>
              <w:rFonts w:ascii="Consolas" w:hAnsi="Consolas" w:cs="Consolas"/>
              <w:sz w:val="19"/>
              <w:szCs w:val="19"/>
              <w:highlight w:val="white"/>
            </w:rPr>
          </w:rPrChange>
        </w:rPr>
        <w:t>&gt; PerType([</w:t>
      </w:r>
      <w:r w:rsidRPr="0096291C">
        <w:rPr>
          <w:sz w:val="24"/>
          <w:szCs w:val="24"/>
          <w:rPrChange w:id="1241" w:author="ron gal" w:date="2017-03-04T15:42:00Z">
            <w:rPr>
              <w:rFonts w:ascii="Consolas" w:hAnsi="Consolas" w:cs="Consolas"/>
              <w:color w:val="2B91AF"/>
              <w:sz w:val="19"/>
              <w:szCs w:val="19"/>
              <w:highlight w:val="white"/>
            </w:rPr>
          </w:rPrChange>
        </w:rPr>
        <w:t>DateTimeParameter</w:t>
      </w:r>
      <w:r w:rsidRPr="0096291C">
        <w:rPr>
          <w:sz w:val="24"/>
          <w:szCs w:val="24"/>
          <w:rPrChange w:id="1242" w:author="ron gal" w:date="2017-03-04T15:42:00Z">
            <w:rPr>
              <w:rFonts w:ascii="Consolas" w:hAnsi="Consolas" w:cs="Consolas"/>
              <w:sz w:val="19"/>
              <w:szCs w:val="19"/>
              <w:highlight w:val="white"/>
            </w:rPr>
          </w:rPrChange>
        </w:rPr>
        <w:t>]</w:t>
      </w:r>
      <w:r w:rsidRPr="0096291C">
        <w:rPr>
          <w:sz w:val="24"/>
          <w:szCs w:val="24"/>
          <w:rPrChange w:id="1243" w:author="ron gal" w:date="2017-03-04T15:42:00Z">
            <w:rPr>
              <w:rFonts w:ascii="Consolas" w:hAnsi="Consolas" w:cs="Consolas"/>
              <w:color w:val="2B91AF"/>
              <w:sz w:val="19"/>
              <w:szCs w:val="19"/>
              <w:highlight w:val="white"/>
            </w:rPr>
          </w:rPrChange>
        </w:rPr>
        <w:t>DateTime</w:t>
      </w:r>
      <w:r w:rsidRPr="0096291C">
        <w:rPr>
          <w:sz w:val="24"/>
          <w:szCs w:val="24"/>
          <w:rPrChange w:id="1244" w:author="ron gal" w:date="2017-03-04T15:42:00Z">
            <w:rPr>
              <w:rFonts w:ascii="Consolas" w:hAnsi="Consolas" w:cs="Consolas"/>
              <w:sz w:val="19"/>
              <w:szCs w:val="19"/>
              <w:highlight w:val="white"/>
            </w:rPr>
          </w:rPrChange>
        </w:rPr>
        <w:t xml:space="preserve">? startDate = </w:t>
      </w:r>
      <w:r w:rsidRPr="0096291C">
        <w:rPr>
          <w:sz w:val="24"/>
          <w:szCs w:val="24"/>
          <w:rPrChange w:id="1245" w:author="ron gal" w:date="2017-03-04T15:42:00Z">
            <w:rPr>
              <w:rFonts w:ascii="Consolas" w:hAnsi="Consolas" w:cs="Consolas"/>
              <w:color w:val="0000FF"/>
              <w:sz w:val="19"/>
              <w:szCs w:val="19"/>
              <w:highlight w:val="white"/>
            </w:rPr>
          </w:rPrChange>
        </w:rPr>
        <w:t>null</w:t>
      </w:r>
      <w:r w:rsidRPr="0096291C">
        <w:rPr>
          <w:sz w:val="24"/>
          <w:szCs w:val="24"/>
          <w:rPrChange w:id="1246" w:author="ron gal" w:date="2017-03-04T15:42:00Z">
            <w:rPr>
              <w:rFonts w:ascii="Consolas" w:hAnsi="Consolas" w:cs="Consolas"/>
              <w:sz w:val="19"/>
              <w:szCs w:val="19"/>
              <w:highlight w:val="white"/>
            </w:rPr>
          </w:rPrChange>
        </w:rPr>
        <w:t>, [</w:t>
      </w:r>
      <w:r w:rsidRPr="0096291C">
        <w:rPr>
          <w:sz w:val="24"/>
          <w:szCs w:val="24"/>
          <w:rPrChange w:id="1247" w:author="ron gal" w:date="2017-03-04T15:42:00Z">
            <w:rPr>
              <w:rFonts w:ascii="Consolas" w:hAnsi="Consolas" w:cs="Consolas"/>
              <w:color w:val="2B91AF"/>
              <w:sz w:val="19"/>
              <w:szCs w:val="19"/>
              <w:highlight w:val="white"/>
            </w:rPr>
          </w:rPrChange>
        </w:rPr>
        <w:t>DateTimeParameter</w:t>
      </w:r>
      <w:r w:rsidRPr="0096291C">
        <w:rPr>
          <w:sz w:val="24"/>
          <w:szCs w:val="24"/>
          <w:rPrChange w:id="1248" w:author="ron gal" w:date="2017-03-04T15:42:00Z">
            <w:rPr>
              <w:rFonts w:ascii="Consolas" w:hAnsi="Consolas" w:cs="Consolas"/>
              <w:sz w:val="19"/>
              <w:szCs w:val="19"/>
              <w:highlight w:val="white"/>
            </w:rPr>
          </w:rPrChange>
        </w:rPr>
        <w:t>]</w:t>
      </w:r>
      <w:r w:rsidRPr="0096291C">
        <w:rPr>
          <w:sz w:val="24"/>
          <w:szCs w:val="24"/>
          <w:rPrChange w:id="1249" w:author="ron gal" w:date="2017-03-04T15:42:00Z">
            <w:rPr>
              <w:rFonts w:ascii="Consolas" w:hAnsi="Consolas" w:cs="Consolas"/>
              <w:color w:val="2B91AF"/>
              <w:sz w:val="19"/>
              <w:szCs w:val="19"/>
              <w:highlight w:val="white"/>
            </w:rPr>
          </w:rPrChange>
        </w:rPr>
        <w:t>DateTime</w:t>
      </w:r>
      <w:r w:rsidRPr="0096291C">
        <w:rPr>
          <w:sz w:val="24"/>
          <w:szCs w:val="24"/>
          <w:rPrChange w:id="1250" w:author="ron gal" w:date="2017-03-04T15:42:00Z">
            <w:rPr>
              <w:rFonts w:ascii="Consolas" w:hAnsi="Consolas" w:cs="Consolas"/>
              <w:sz w:val="19"/>
              <w:szCs w:val="19"/>
              <w:highlight w:val="white"/>
            </w:rPr>
          </w:rPrChange>
        </w:rPr>
        <w:t xml:space="preserve">? endDate = </w:t>
      </w:r>
      <w:r w:rsidRPr="0096291C">
        <w:rPr>
          <w:sz w:val="24"/>
          <w:szCs w:val="24"/>
          <w:rPrChange w:id="1251" w:author="ron gal" w:date="2017-03-04T15:42:00Z">
            <w:rPr>
              <w:rFonts w:ascii="Consolas" w:hAnsi="Consolas" w:cs="Consolas"/>
              <w:color w:val="0000FF"/>
              <w:sz w:val="19"/>
              <w:szCs w:val="19"/>
              <w:highlight w:val="white"/>
            </w:rPr>
          </w:rPrChange>
        </w:rPr>
        <w:t>null</w:t>
      </w:r>
      <w:r w:rsidRPr="0096291C">
        <w:rPr>
          <w:sz w:val="24"/>
          <w:szCs w:val="24"/>
          <w:rPrChange w:id="1252" w:author="ron gal" w:date="2017-03-04T15:42:00Z">
            <w:rPr>
              <w:rFonts w:ascii="Consolas" w:hAnsi="Consolas" w:cs="Consolas"/>
              <w:sz w:val="19"/>
              <w:szCs w:val="19"/>
              <w:highlight w:val="white"/>
            </w:rPr>
          </w:rPrChange>
        </w:rPr>
        <w:t xml:space="preserve">, </w:t>
      </w:r>
      <w:r w:rsidRPr="0096291C">
        <w:rPr>
          <w:sz w:val="24"/>
          <w:szCs w:val="24"/>
          <w:rPrChange w:id="1253" w:author="ron gal" w:date="2017-03-04T15:42:00Z">
            <w:rPr>
              <w:rFonts w:ascii="Consolas" w:hAnsi="Consolas" w:cs="Consolas"/>
              <w:color w:val="0000FF"/>
              <w:sz w:val="19"/>
              <w:szCs w:val="19"/>
              <w:highlight w:val="white"/>
            </w:rPr>
          </w:rPrChange>
        </w:rPr>
        <w:t>int</w:t>
      </w:r>
      <w:r w:rsidRPr="0096291C">
        <w:rPr>
          <w:sz w:val="24"/>
          <w:szCs w:val="24"/>
          <w:rPrChange w:id="1254" w:author="ron gal" w:date="2017-03-04T15:42:00Z">
            <w:rPr>
              <w:rFonts w:ascii="Consolas" w:hAnsi="Consolas" w:cs="Consolas"/>
              <w:sz w:val="19"/>
              <w:szCs w:val="19"/>
              <w:highlight w:val="white"/>
            </w:rPr>
          </w:rPrChange>
        </w:rPr>
        <w:t xml:space="preserve">? datePart = </w:t>
      </w:r>
      <w:r w:rsidRPr="0096291C">
        <w:rPr>
          <w:sz w:val="24"/>
          <w:szCs w:val="24"/>
          <w:rPrChange w:id="1255" w:author="ron gal" w:date="2017-03-04T15:42:00Z">
            <w:rPr>
              <w:rFonts w:ascii="Consolas" w:hAnsi="Consolas" w:cs="Consolas"/>
              <w:color w:val="0000FF"/>
              <w:sz w:val="19"/>
              <w:szCs w:val="19"/>
              <w:highlight w:val="white"/>
            </w:rPr>
          </w:rPrChange>
        </w:rPr>
        <w:t>null</w:t>
      </w:r>
      <w:r w:rsidRPr="0096291C">
        <w:rPr>
          <w:sz w:val="24"/>
          <w:szCs w:val="24"/>
          <w:rPrChange w:id="1256" w:author="ron gal" w:date="2017-03-04T15:42:00Z">
            <w:rPr>
              <w:rFonts w:ascii="Consolas" w:hAnsi="Consolas" w:cs="Consolas"/>
              <w:sz w:val="19"/>
              <w:szCs w:val="19"/>
              <w:highlight w:val="white"/>
            </w:rPr>
          </w:rPrChange>
        </w:rPr>
        <w:t xml:space="preserve">, </w:t>
      </w:r>
      <w:r w:rsidRPr="0096291C">
        <w:rPr>
          <w:sz w:val="24"/>
          <w:szCs w:val="24"/>
          <w:rPrChange w:id="1257" w:author="ron gal" w:date="2017-03-04T15:42:00Z">
            <w:rPr>
              <w:rFonts w:ascii="Consolas" w:hAnsi="Consolas" w:cs="Consolas"/>
              <w:color w:val="0000FF"/>
              <w:sz w:val="19"/>
              <w:szCs w:val="19"/>
              <w:highlight w:val="white"/>
            </w:rPr>
          </w:rPrChange>
        </w:rPr>
        <w:t>int</w:t>
      </w:r>
      <w:r w:rsidRPr="0096291C">
        <w:rPr>
          <w:sz w:val="24"/>
          <w:szCs w:val="24"/>
          <w:rPrChange w:id="1258" w:author="ron gal" w:date="2017-03-04T15:42:00Z">
            <w:rPr>
              <w:rFonts w:ascii="Consolas" w:hAnsi="Consolas" w:cs="Consolas"/>
              <w:sz w:val="19"/>
              <w:szCs w:val="19"/>
              <w:highlight w:val="white"/>
            </w:rPr>
          </w:rPrChange>
        </w:rPr>
        <w:t xml:space="preserve">? animalType = </w:t>
      </w:r>
      <w:r w:rsidRPr="0096291C">
        <w:rPr>
          <w:sz w:val="24"/>
          <w:szCs w:val="24"/>
          <w:rPrChange w:id="1259" w:author="ron gal" w:date="2017-03-04T15:42:00Z">
            <w:rPr>
              <w:rFonts w:ascii="Consolas" w:hAnsi="Consolas" w:cs="Consolas"/>
              <w:color w:val="0000FF"/>
              <w:sz w:val="19"/>
              <w:szCs w:val="19"/>
              <w:highlight w:val="white"/>
            </w:rPr>
          </w:rPrChange>
        </w:rPr>
        <w:t>null</w:t>
      </w:r>
      <w:r w:rsidRPr="0096291C">
        <w:rPr>
          <w:sz w:val="24"/>
          <w:szCs w:val="24"/>
          <w:rPrChange w:id="1260" w:author="ron gal" w:date="2017-03-04T15:42:00Z">
            <w:rPr>
              <w:rFonts w:ascii="Consolas" w:hAnsi="Consolas" w:cs="Consolas"/>
              <w:sz w:val="19"/>
              <w:szCs w:val="19"/>
              <w:highlight w:val="white"/>
            </w:rPr>
          </w:rPrChange>
        </w:rPr>
        <w:t>)</w:t>
      </w:r>
    </w:p>
    <w:p w:rsidR="00481634" w:rsidRPr="0096291C" w:rsidDel="0096291C" w:rsidRDefault="0096291C" w:rsidP="0096291C">
      <w:pPr>
        <w:rPr>
          <w:del w:id="1261" w:author="ron gal" w:date="2017-03-04T15:40:00Z"/>
          <w:sz w:val="24"/>
          <w:szCs w:val="24"/>
          <w:rPrChange w:id="1262" w:author="ron gal" w:date="2017-03-04T15:42:00Z">
            <w:rPr>
              <w:del w:id="1263" w:author="ron gal" w:date="2017-03-04T15:40:00Z"/>
            </w:rPr>
          </w:rPrChange>
        </w:rPr>
        <w:pPrChange w:id="1264" w:author="ron gal" w:date="2017-03-04T15:42:00Z">
          <w:pPr>
            <w:ind w:firstLine="720"/>
          </w:pPr>
        </w:pPrChange>
      </w:pPr>
      <w:r w:rsidRPr="0096291C">
        <w:rPr>
          <w:sz w:val="24"/>
          <w:szCs w:val="24"/>
          <w:rPrChange w:id="1265" w:author="ron gal" w:date="2017-03-04T15:42:00Z">
            <w:rPr>
              <w:rFonts w:ascii="Consolas" w:hAnsi="Consolas" w:cs="Consolas"/>
              <w:color w:val="0000FF"/>
              <w:sz w:val="19"/>
              <w:szCs w:val="19"/>
              <w:highlight w:val="white"/>
            </w:rPr>
          </w:rPrChange>
        </w:rPr>
        <w:t>public</w:t>
      </w:r>
      <w:r w:rsidRPr="0096291C">
        <w:rPr>
          <w:sz w:val="24"/>
          <w:szCs w:val="24"/>
          <w:rPrChange w:id="1266" w:author="ron gal" w:date="2017-03-04T15:42:00Z">
            <w:rPr>
              <w:rFonts w:ascii="Consolas" w:hAnsi="Consolas" w:cs="Consolas"/>
              <w:sz w:val="19"/>
              <w:szCs w:val="19"/>
              <w:highlight w:val="white"/>
            </w:rPr>
          </w:rPrChange>
        </w:rPr>
        <w:t xml:space="preserve"> </w:t>
      </w:r>
      <w:r w:rsidRPr="0096291C">
        <w:rPr>
          <w:sz w:val="24"/>
          <w:szCs w:val="24"/>
          <w:rPrChange w:id="1267" w:author="ron gal" w:date="2017-03-04T15:42:00Z">
            <w:rPr>
              <w:rFonts w:ascii="Consolas" w:hAnsi="Consolas" w:cs="Consolas"/>
              <w:color w:val="2B91AF"/>
              <w:sz w:val="19"/>
              <w:szCs w:val="19"/>
              <w:highlight w:val="white"/>
            </w:rPr>
          </w:rPrChange>
        </w:rPr>
        <w:t>List</w:t>
      </w:r>
      <w:r w:rsidRPr="0096291C">
        <w:rPr>
          <w:sz w:val="24"/>
          <w:szCs w:val="24"/>
          <w:rPrChange w:id="1268" w:author="ron gal" w:date="2017-03-04T15:42:00Z">
            <w:rPr>
              <w:rFonts w:ascii="Consolas" w:hAnsi="Consolas" w:cs="Consolas"/>
              <w:sz w:val="19"/>
              <w:szCs w:val="19"/>
              <w:highlight w:val="white"/>
            </w:rPr>
          </w:rPrChange>
        </w:rPr>
        <w:t>&lt;</w:t>
      </w:r>
      <w:r w:rsidRPr="0096291C">
        <w:rPr>
          <w:sz w:val="24"/>
          <w:szCs w:val="24"/>
          <w:rPrChange w:id="1269" w:author="ron gal" w:date="2017-03-04T15:42:00Z">
            <w:rPr>
              <w:rFonts w:ascii="Consolas" w:hAnsi="Consolas" w:cs="Consolas"/>
              <w:color w:val="2B91AF"/>
              <w:sz w:val="19"/>
              <w:szCs w:val="19"/>
              <w:highlight w:val="white"/>
            </w:rPr>
          </w:rPrChange>
        </w:rPr>
        <w:t>AnimalNameReport</w:t>
      </w:r>
      <w:r w:rsidRPr="0096291C">
        <w:rPr>
          <w:sz w:val="24"/>
          <w:szCs w:val="24"/>
          <w:rPrChange w:id="1270" w:author="ron gal" w:date="2017-03-04T15:42:00Z">
            <w:rPr>
              <w:rFonts w:ascii="Consolas" w:hAnsi="Consolas" w:cs="Consolas"/>
              <w:sz w:val="19"/>
              <w:szCs w:val="19"/>
              <w:highlight w:val="white"/>
            </w:rPr>
          </w:rPrChange>
        </w:rPr>
        <w:t>&gt; PerAnimal([</w:t>
      </w:r>
      <w:r w:rsidRPr="0096291C">
        <w:rPr>
          <w:sz w:val="24"/>
          <w:szCs w:val="24"/>
          <w:rPrChange w:id="1271" w:author="ron gal" w:date="2017-03-04T15:42:00Z">
            <w:rPr>
              <w:rFonts w:ascii="Consolas" w:hAnsi="Consolas" w:cs="Consolas"/>
              <w:color w:val="2B91AF"/>
              <w:sz w:val="19"/>
              <w:szCs w:val="19"/>
              <w:highlight w:val="white"/>
            </w:rPr>
          </w:rPrChange>
        </w:rPr>
        <w:t>DateTimeParameter</w:t>
      </w:r>
      <w:r w:rsidRPr="0096291C">
        <w:rPr>
          <w:sz w:val="24"/>
          <w:szCs w:val="24"/>
          <w:rPrChange w:id="1272" w:author="ron gal" w:date="2017-03-04T15:42:00Z">
            <w:rPr>
              <w:rFonts w:ascii="Consolas" w:hAnsi="Consolas" w:cs="Consolas"/>
              <w:sz w:val="19"/>
              <w:szCs w:val="19"/>
              <w:highlight w:val="white"/>
            </w:rPr>
          </w:rPrChange>
        </w:rPr>
        <w:t>]</w:t>
      </w:r>
      <w:r w:rsidRPr="0096291C">
        <w:rPr>
          <w:sz w:val="24"/>
          <w:szCs w:val="24"/>
          <w:rPrChange w:id="1273" w:author="ron gal" w:date="2017-03-04T15:42:00Z">
            <w:rPr>
              <w:rFonts w:ascii="Consolas" w:hAnsi="Consolas" w:cs="Consolas"/>
              <w:color w:val="2B91AF"/>
              <w:sz w:val="19"/>
              <w:szCs w:val="19"/>
              <w:highlight w:val="white"/>
            </w:rPr>
          </w:rPrChange>
        </w:rPr>
        <w:t>DateTime</w:t>
      </w:r>
      <w:r w:rsidRPr="0096291C">
        <w:rPr>
          <w:sz w:val="24"/>
          <w:szCs w:val="24"/>
          <w:rPrChange w:id="1274" w:author="ron gal" w:date="2017-03-04T15:42:00Z">
            <w:rPr>
              <w:rFonts w:ascii="Consolas" w:hAnsi="Consolas" w:cs="Consolas"/>
              <w:sz w:val="19"/>
              <w:szCs w:val="19"/>
              <w:highlight w:val="white"/>
            </w:rPr>
          </w:rPrChange>
        </w:rPr>
        <w:t xml:space="preserve">? startDate = </w:t>
      </w:r>
      <w:r w:rsidRPr="0096291C">
        <w:rPr>
          <w:sz w:val="24"/>
          <w:szCs w:val="24"/>
          <w:rPrChange w:id="1275" w:author="ron gal" w:date="2017-03-04T15:42:00Z">
            <w:rPr>
              <w:rFonts w:ascii="Consolas" w:hAnsi="Consolas" w:cs="Consolas"/>
              <w:color w:val="0000FF"/>
              <w:sz w:val="19"/>
              <w:szCs w:val="19"/>
              <w:highlight w:val="white"/>
            </w:rPr>
          </w:rPrChange>
        </w:rPr>
        <w:t>null</w:t>
      </w:r>
      <w:r w:rsidRPr="0096291C">
        <w:rPr>
          <w:sz w:val="24"/>
          <w:szCs w:val="24"/>
          <w:rPrChange w:id="1276" w:author="ron gal" w:date="2017-03-04T15:42:00Z">
            <w:rPr>
              <w:rFonts w:ascii="Consolas" w:hAnsi="Consolas" w:cs="Consolas"/>
              <w:sz w:val="19"/>
              <w:szCs w:val="19"/>
              <w:highlight w:val="white"/>
            </w:rPr>
          </w:rPrChange>
        </w:rPr>
        <w:t>, [</w:t>
      </w:r>
      <w:r w:rsidRPr="0096291C">
        <w:rPr>
          <w:sz w:val="24"/>
          <w:szCs w:val="24"/>
          <w:rPrChange w:id="1277" w:author="ron gal" w:date="2017-03-04T15:42:00Z">
            <w:rPr>
              <w:rFonts w:ascii="Consolas" w:hAnsi="Consolas" w:cs="Consolas"/>
              <w:color w:val="2B91AF"/>
              <w:sz w:val="19"/>
              <w:szCs w:val="19"/>
              <w:highlight w:val="white"/>
            </w:rPr>
          </w:rPrChange>
        </w:rPr>
        <w:t>DateTimeParameter</w:t>
      </w:r>
      <w:r w:rsidRPr="0096291C">
        <w:rPr>
          <w:sz w:val="24"/>
          <w:szCs w:val="24"/>
          <w:rPrChange w:id="1278" w:author="ron gal" w:date="2017-03-04T15:42:00Z">
            <w:rPr>
              <w:rFonts w:ascii="Consolas" w:hAnsi="Consolas" w:cs="Consolas"/>
              <w:sz w:val="19"/>
              <w:szCs w:val="19"/>
              <w:highlight w:val="white"/>
            </w:rPr>
          </w:rPrChange>
        </w:rPr>
        <w:t>]</w:t>
      </w:r>
      <w:r w:rsidRPr="0096291C">
        <w:rPr>
          <w:sz w:val="24"/>
          <w:szCs w:val="24"/>
          <w:rPrChange w:id="1279" w:author="ron gal" w:date="2017-03-04T15:42:00Z">
            <w:rPr>
              <w:rFonts w:ascii="Consolas" w:hAnsi="Consolas" w:cs="Consolas"/>
              <w:color w:val="2B91AF"/>
              <w:sz w:val="19"/>
              <w:szCs w:val="19"/>
              <w:highlight w:val="white"/>
            </w:rPr>
          </w:rPrChange>
        </w:rPr>
        <w:t>DateTime</w:t>
      </w:r>
      <w:r w:rsidRPr="0096291C">
        <w:rPr>
          <w:sz w:val="24"/>
          <w:szCs w:val="24"/>
          <w:rPrChange w:id="1280" w:author="ron gal" w:date="2017-03-04T15:42:00Z">
            <w:rPr>
              <w:rFonts w:ascii="Consolas" w:hAnsi="Consolas" w:cs="Consolas"/>
              <w:sz w:val="19"/>
              <w:szCs w:val="19"/>
              <w:highlight w:val="white"/>
            </w:rPr>
          </w:rPrChange>
        </w:rPr>
        <w:t xml:space="preserve">? endDate = </w:t>
      </w:r>
      <w:r w:rsidRPr="0096291C">
        <w:rPr>
          <w:sz w:val="24"/>
          <w:szCs w:val="24"/>
          <w:rPrChange w:id="1281" w:author="ron gal" w:date="2017-03-04T15:42:00Z">
            <w:rPr>
              <w:rFonts w:ascii="Consolas" w:hAnsi="Consolas" w:cs="Consolas"/>
              <w:color w:val="0000FF"/>
              <w:sz w:val="19"/>
              <w:szCs w:val="19"/>
              <w:highlight w:val="white"/>
            </w:rPr>
          </w:rPrChange>
        </w:rPr>
        <w:t>null</w:t>
      </w:r>
      <w:r w:rsidRPr="0096291C">
        <w:rPr>
          <w:sz w:val="24"/>
          <w:szCs w:val="24"/>
          <w:rPrChange w:id="1282" w:author="ron gal" w:date="2017-03-04T15:42:00Z">
            <w:rPr>
              <w:rFonts w:ascii="Consolas" w:hAnsi="Consolas" w:cs="Consolas"/>
              <w:sz w:val="19"/>
              <w:szCs w:val="19"/>
              <w:highlight w:val="white"/>
            </w:rPr>
          </w:rPrChange>
        </w:rPr>
        <w:t xml:space="preserve">, </w:t>
      </w:r>
      <w:r w:rsidRPr="0096291C">
        <w:rPr>
          <w:sz w:val="24"/>
          <w:szCs w:val="24"/>
          <w:rPrChange w:id="1283" w:author="ron gal" w:date="2017-03-04T15:42:00Z">
            <w:rPr>
              <w:rFonts w:ascii="Consolas" w:hAnsi="Consolas" w:cs="Consolas"/>
              <w:color w:val="0000FF"/>
              <w:sz w:val="19"/>
              <w:szCs w:val="19"/>
              <w:highlight w:val="white"/>
            </w:rPr>
          </w:rPrChange>
        </w:rPr>
        <w:t>int</w:t>
      </w:r>
      <w:r w:rsidRPr="0096291C">
        <w:rPr>
          <w:sz w:val="24"/>
          <w:szCs w:val="24"/>
          <w:rPrChange w:id="1284" w:author="ron gal" w:date="2017-03-04T15:42:00Z">
            <w:rPr>
              <w:rFonts w:ascii="Consolas" w:hAnsi="Consolas" w:cs="Consolas"/>
              <w:sz w:val="19"/>
              <w:szCs w:val="19"/>
              <w:highlight w:val="white"/>
            </w:rPr>
          </w:rPrChange>
        </w:rPr>
        <w:t xml:space="preserve">? datePart = </w:t>
      </w:r>
      <w:r w:rsidRPr="0096291C">
        <w:rPr>
          <w:sz w:val="24"/>
          <w:szCs w:val="24"/>
          <w:rPrChange w:id="1285" w:author="ron gal" w:date="2017-03-04T15:42:00Z">
            <w:rPr>
              <w:rFonts w:ascii="Consolas" w:hAnsi="Consolas" w:cs="Consolas"/>
              <w:color w:val="0000FF"/>
              <w:sz w:val="19"/>
              <w:szCs w:val="19"/>
              <w:highlight w:val="white"/>
            </w:rPr>
          </w:rPrChange>
        </w:rPr>
        <w:t>null</w:t>
      </w:r>
      <w:r w:rsidRPr="0096291C">
        <w:rPr>
          <w:sz w:val="24"/>
          <w:szCs w:val="24"/>
          <w:rPrChange w:id="1286" w:author="ron gal" w:date="2017-03-04T15:42:00Z">
            <w:rPr>
              <w:rFonts w:ascii="Consolas" w:hAnsi="Consolas" w:cs="Consolas"/>
              <w:sz w:val="19"/>
              <w:szCs w:val="19"/>
              <w:highlight w:val="white"/>
            </w:rPr>
          </w:rPrChange>
        </w:rPr>
        <w:t xml:space="preserve">, </w:t>
      </w:r>
      <w:r w:rsidRPr="0096291C">
        <w:rPr>
          <w:sz w:val="24"/>
          <w:szCs w:val="24"/>
          <w:rPrChange w:id="1287" w:author="ron gal" w:date="2017-03-04T15:42:00Z">
            <w:rPr>
              <w:rFonts w:ascii="Consolas" w:hAnsi="Consolas" w:cs="Consolas"/>
              <w:color w:val="0000FF"/>
              <w:sz w:val="19"/>
              <w:szCs w:val="19"/>
              <w:highlight w:val="white"/>
            </w:rPr>
          </w:rPrChange>
        </w:rPr>
        <w:t>int</w:t>
      </w:r>
      <w:r w:rsidRPr="0096291C">
        <w:rPr>
          <w:sz w:val="24"/>
          <w:szCs w:val="24"/>
          <w:rPrChange w:id="1288" w:author="ron gal" w:date="2017-03-04T15:42:00Z">
            <w:rPr>
              <w:rFonts w:ascii="Consolas" w:hAnsi="Consolas" w:cs="Consolas"/>
              <w:sz w:val="19"/>
              <w:szCs w:val="19"/>
              <w:highlight w:val="white"/>
            </w:rPr>
          </w:rPrChange>
        </w:rPr>
        <w:t xml:space="preserve">? animalId = </w:t>
      </w:r>
      <w:r w:rsidRPr="0096291C">
        <w:rPr>
          <w:sz w:val="24"/>
          <w:szCs w:val="24"/>
          <w:rPrChange w:id="1289" w:author="ron gal" w:date="2017-03-04T15:42:00Z">
            <w:rPr>
              <w:rFonts w:ascii="Consolas" w:hAnsi="Consolas" w:cs="Consolas"/>
              <w:color w:val="0000FF"/>
              <w:sz w:val="19"/>
              <w:szCs w:val="19"/>
              <w:highlight w:val="white"/>
            </w:rPr>
          </w:rPrChange>
        </w:rPr>
        <w:t>null</w:t>
      </w:r>
      <w:r w:rsidRPr="0096291C">
        <w:rPr>
          <w:sz w:val="24"/>
          <w:szCs w:val="24"/>
          <w:rPrChange w:id="1290" w:author="ron gal" w:date="2017-03-04T15:42:00Z">
            <w:rPr>
              <w:rFonts w:ascii="Consolas" w:hAnsi="Consolas" w:cs="Consolas"/>
              <w:sz w:val="19"/>
              <w:szCs w:val="19"/>
              <w:highlight w:val="white"/>
            </w:rPr>
          </w:rPrChange>
        </w:rPr>
        <w:t>)</w:t>
      </w:r>
      <w:del w:id="1291" w:author="ron gal" w:date="2017-03-04T15:40:00Z">
        <w:r w:rsidR="00471D70" w:rsidRPr="0096291C" w:rsidDel="0096291C">
          <w:rPr>
            <w:sz w:val="24"/>
            <w:szCs w:val="24"/>
            <w:rPrChange w:id="1292" w:author="ron gal" w:date="2017-03-04T15:42:00Z">
              <w:rPr>
                <w:sz w:val="24"/>
                <w:szCs w:val="24"/>
              </w:rPr>
            </w:rPrChange>
          </w:rPr>
          <w:delText>List&lt;OffendingCustomersReport&gt; GetOffendingCustomersReport(DateTime? fromDate, DateTime? untilDate, int? complaintType)</w:delText>
        </w:r>
      </w:del>
    </w:p>
    <w:p w:rsidR="00481634" w:rsidRPr="0096291C" w:rsidDel="0096291C" w:rsidRDefault="00481634" w:rsidP="0096291C">
      <w:pPr>
        <w:rPr>
          <w:del w:id="1293" w:author="ron gal" w:date="2017-03-04T15:40:00Z"/>
          <w:sz w:val="24"/>
          <w:szCs w:val="24"/>
          <w:rPrChange w:id="1294" w:author="ron gal" w:date="2017-03-04T15:42:00Z">
            <w:rPr>
              <w:del w:id="1295" w:author="ron gal" w:date="2017-03-04T15:40:00Z"/>
            </w:rPr>
          </w:rPrChange>
        </w:rPr>
        <w:pPrChange w:id="1296" w:author="ron gal" w:date="2017-03-04T15:42:00Z">
          <w:pPr>
            <w:ind w:firstLine="720"/>
          </w:pPr>
        </w:pPrChange>
      </w:pPr>
    </w:p>
    <w:p w:rsidR="00481634" w:rsidRPr="0096291C" w:rsidDel="0096291C" w:rsidRDefault="00471D70" w:rsidP="0096291C">
      <w:pPr>
        <w:rPr>
          <w:del w:id="1297" w:author="ron gal" w:date="2017-03-04T15:40:00Z"/>
          <w:sz w:val="24"/>
          <w:szCs w:val="24"/>
          <w:rPrChange w:id="1298" w:author="ron gal" w:date="2017-03-04T15:42:00Z">
            <w:rPr>
              <w:del w:id="1299" w:author="ron gal" w:date="2017-03-04T15:40:00Z"/>
            </w:rPr>
          </w:rPrChange>
        </w:rPr>
        <w:pPrChange w:id="1300" w:author="ron gal" w:date="2017-03-04T15:42:00Z">
          <w:pPr>
            <w:ind w:firstLine="720"/>
          </w:pPr>
        </w:pPrChange>
      </w:pPr>
      <w:del w:id="1301" w:author="ron gal" w:date="2017-03-04T15:40:00Z">
        <w:r w:rsidRPr="0096291C" w:rsidDel="0096291C">
          <w:rPr>
            <w:sz w:val="24"/>
            <w:szCs w:val="24"/>
            <w:rPrChange w:id="1302" w:author="ron gal" w:date="2017-03-04T15:42:00Z">
              <w:rPr>
                <w:sz w:val="24"/>
                <w:szCs w:val="24"/>
              </w:rPr>
            </w:rPrChange>
          </w:rPr>
          <w:delText>List&lt;CustomersActivityReport&gt; GetCustomersActivityReport(string firstName, string lastName, int? minAge, int? maxAge, DateTime? fromDate, DateTime? untilDate)</w:delText>
        </w:r>
      </w:del>
    </w:p>
    <w:p w:rsidR="00481634" w:rsidRPr="0096291C" w:rsidDel="0096291C" w:rsidRDefault="00481634" w:rsidP="0096291C">
      <w:pPr>
        <w:rPr>
          <w:del w:id="1303" w:author="ron gal" w:date="2017-03-04T15:40:00Z"/>
          <w:sz w:val="24"/>
          <w:szCs w:val="24"/>
          <w:rPrChange w:id="1304" w:author="ron gal" w:date="2017-03-04T15:42:00Z">
            <w:rPr>
              <w:del w:id="1305" w:author="ron gal" w:date="2017-03-04T15:40:00Z"/>
            </w:rPr>
          </w:rPrChange>
        </w:rPr>
        <w:pPrChange w:id="1306" w:author="ron gal" w:date="2017-03-04T15:42:00Z">
          <w:pPr>
            <w:ind w:firstLine="720"/>
          </w:pPr>
        </w:pPrChange>
      </w:pPr>
    </w:p>
    <w:p w:rsidR="00481634" w:rsidRPr="0096291C" w:rsidDel="0096291C" w:rsidRDefault="00471D70" w:rsidP="0096291C">
      <w:pPr>
        <w:rPr>
          <w:del w:id="1307" w:author="ron gal" w:date="2017-03-04T15:40:00Z"/>
          <w:sz w:val="24"/>
          <w:szCs w:val="24"/>
          <w:rPrChange w:id="1308" w:author="ron gal" w:date="2017-03-04T15:42:00Z">
            <w:rPr>
              <w:del w:id="1309" w:author="ron gal" w:date="2017-03-04T15:40:00Z"/>
            </w:rPr>
          </w:rPrChange>
        </w:rPr>
        <w:pPrChange w:id="1310" w:author="ron gal" w:date="2017-03-04T15:42:00Z">
          <w:pPr>
            <w:ind w:firstLine="720"/>
          </w:pPr>
        </w:pPrChange>
      </w:pPr>
      <w:del w:id="1311" w:author="ron gal" w:date="2017-03-04T15:40:00Z">
        <w:r w:rsidRPr="0096291C" w:rsidDel="0096291C">
          <w:rPr>
            <w:sz w:val="24"/>
            <w:szCs w:val="24"/>
            <w:rPrChange w:id="1312" w:author="ron gal" w:date="2017-03-04T15:42:00Z">
              <w:rPr>
                <w:sz w:val="24"/>
                <w:szCs w:val="24"/>
              </w:rPr>
            </w:rPrChange>
          </w:rPr>
          <w:delText>List&lt;UsingFieldsReport&gt; GetUsingFieldsReport(string fieldName, int? fieldId, DateTime? fromDate, DateTime? untilDate)</w:delText>
        </w:r>
      </w:del>
    </w:p>
    <w:p w:rsidR="00481634" w:rsidRPr="0096291C" w:rsidRDefault="00481634" w:rsidP="0096291C">
      <w:pPr>
        <w:rPr>
          <w:ins w:id="1313" w:author="ron gal" w:date="2017-03-04T15:41:00Z"/>
          <w:sz w:val="24"/>
          <w:szCs w:val="24"/>
          <w:rPrChange w:id="1314" w:author="ron gal" w:date="2017-03-04T15:42:00Z">
            <w:rPr>
              <w:ins w:id="1315" w:author="ron gal" w:date="2017-03-04T15:41:00Z"/>
            </w:rPr>
          </w:rPrChange>
        </w:rPr>
        <w:pPrChange w:id="1316" w:author="ron gal" w:date="2017-03-04T15:42:00Z">
          <w:pPr>
            <w:ind w:firstLine="720"/>
          </w:pPr>
        </w:pPrChange>
      </w:pPr>
    </w:p>
    <w:p w:rsidR="0096291C" w:rsidRPr="0096291C" w:rsidRDefault="0096291C" w:rsidP="0096291C">
      <w:pPr>
        <w:rPr>
          <w:sz w:val="24"/>
          <w:szCs w:val="24"/>
          <w:rPrChange w:id="1317" w:author="ron gal" w:date="2017-03-04T15:42:00Z">
            <w:rPr/>
          </w:rPrChange>
        </w:rPr>
        <w:pPrChange w:id="1318" w:author="ron gal" w:date="2017-03-04T15:42:00Z">
          <w:pPr>
            <w:ind w:firstLine="720"/>
          </w:pPr>
        </w:pPrChange>
      </w:pPr>
      <w:ins w:id="1319" w:author="ron gal" w:date="2017-03-04T15:41:00Z">
        <w:r w:rsidRPr="0096291C">
          <w:rPr>
            <w:sz w:val="24"/>
            <w:szCs w:val="24"/>
            <w:rPrChange w:id="1320" w:author="ron gal" w:date="2017-03-04T15:42:00Z">
              <w:rPr>
                <w:rFonts w:ascii="Consolas" w:hAnsi="Consolas" w:cs="Consolas"/>
                <w:color w:val="0000FF"/>
                <w:sz w:val="19"/>
                <w:szCs w:val="19"/>
                <w:highlight w:val="white"/>
              </w:rPr>
            </w:rPrChange>
          </w:rPr>
          <w:t>public</w:t>
        </w:r>
        <w:r w:rsidRPr="0096291C">
          <w:rPr>
            <w:sz w:val="24"/>
            <w:szCs w:val="24"/>
            <w:rPrChange w:id="1321" w:author="ron gal" w:date="2017-03-04T15:42:00Z">
              <w:rPr>
                <w:rFonts w:ascii="Consolas" w:hAnsi="Consolas" w:cs="Consolas"/>
                <w:sz w:val="19"/>
                <w:szCs w:val="19"/>
                <w:highlight w:val="white"/>
              </w:rPr>
            </w:rPrChange>
          </w:rPr>
          <w:t xml:space="preserve"> </w:t>
        </w:r>
        <w:r w:rsidRPr="0096291C">
          <w:rPr>
            <w:sz w:val="24"/>
            <w:szCs w:val="24"/>
            <w:rPrChange w:id="1322" w:author="ron gal" w:date="2017-03-04T15:42:00Z">
              <w:rPr>
                <w:rFonts w:ascii="Consolas" w:hAnsi="Consolas" w:cs="Consolas"/>
                <w:color w:val="2B91AF"/>
                <w:sz w:val="19"/>
                <w:szCs w:val="19"/>
                <w:highlight w:val="white"/>
              </w:rPr>
            </w:rPrChange>
          </w:rPr>
          <w:t>List</w:t>
        </w:r>
        <w:r w:rsidRPr="0096291C">
          <w:rPr>
            <w:sz w:val="24"/>
            <w:szCs w:val="24"/>
            <w:rPrChange w:id="1323" w:author="ron gal" w:date="2017-03-04T15:42:00Z">
              <w:rPr>
                <w:rFonts w:ascii="Consolas" w:hAnsi="Consolas" w:cs="Consolas"/>
                <w:sz w:val="19"/>
                <w:szCs w:val="19"/>
                <w:highlight w:val="white"/>
              </w:rPr>
            </w:rPrChange>
          </w:rPr>
          <w:t>&lt;</w:t>
        </w:r>
        <w:r w:rsidRPr="0096291C">
          <w:rPr>
            <w:sz w:val="24"/>
            <w:szCs w:val="24"/>
            <w:rPrChange w:id="1324" w:author="ron gal" w:date="2017-03-04T15:42:00Z">
              <w:rPr>
                <w:rFonts w:ascii="Consolas" w:hAnsi="Consolas" w:cs="Consolas"/>
                <w:color w:val="2B91AF"/>
                <w:sz w:val="19"/>
                <w:szCs w:val="19"/>
                <w:highlight w:val="white"/>
              </w:rPr>
            </w:rPrChange>
          </w:rPr>
          <w:t>VisitsReport</w:t>
        </w:r>
        <w:r w:rsidRPr="0096291C">
          <w:rPr>
            <w:sz w:val="24"/>
            <w:szCs w:val="24"/>
            <w:rPrChange w:id="1325" w:author="ron gal" w:date="2017-03-04T15:42:00Z">
              <w:rPr>
                <w:rFonts w:ascii="Consolas" w:hAnsi="Consolas" w:cs="Consolas"/>
                <w:sz w:val="19"/>
                <w:szCs w:val="19"/>
                <w:highlight w:val="white"/>
              </w:rPr>
            </w:rPrChange>
          </w:rPr>
          <w:t>&gt; Visits(</w:t>
        </w:r>
        <w:r w:rsidRPr="0096291C">
          <w:rPr>
            <w:sz w:val="24"/>
            <w:szCs w:val="24"/>
            <w:rPrChange w:id="1326" w:author="ron gal" w:date="2017-03-04T15:42:00Z">
              <w:rPr>
                <w:rFonts w:ascii="Consolas" w:hAnsi="Consolas" w:cs="Consolas"/>
                <w:color w:val="0000FF"/>
                <w:sz w:val="19"/>
                <w:szCs w:val="19"/>
                <w:highlight w:val="white"/>
              </w:rPr>
            </w:rPrChange>
          </w:rPr>
          <w:t>int</w:t>
        </w:r>
        <w:r w:rsidRPr="0096291C">
          <w:rPr>
            <w:sz w:val="24"/>
            <w:szCs w:val="24"/>
            <w:rPrChange w:id="1327" w:author="ron gal" w:date="2017-03-04T15:42:00Z">
              <w:rPr>
                <w:rFonts w:ascii="Consolas" w:hAnsi="Consolas" w:cs="Consolas"/>
                <w:sz w:val="19"/>
                <w:szCs w:val="19"/>
                <w:highlight w:val="white"/>
              </w:rPr>
            </w:rPrChange>
          </w:rPr>
          <w:t xml:space="preserve">? time = </w:t>
        </w:r>
        <w:r w:rsidRPr="0096291C">
          <w:rPr>
            <w:sz w:val="24"/>
            <w:szCs w:val="24"/>
            <w:rPrChange w:id="1328" w:author="ron gal" w:date="2017-03-04T15:42:00Z">
              <w:rPr>
                <w:rFonts w:ascii="Consolas" w:hAnsi="Consolas" w:cs="Consolas"/>
                <w:color w:val="0000FF"/>
                <w:sz w:val="19"/>
                <w:szCs w:val="19"/>
                <w:highlight w:val="white"/>
              </w:rPr>
            </w:rPrChange>
          </w:rPr>
          <w:t>null</w:t>
        </w:r>
        <w:r w:rsidRPr="0096291C">
          <w:rPr>
            <w:sz w:val="24"/>
            <w:szCs w:val="24"/>
            <w:rPrChange w:id="1329" w:author="ron gal" w:date="2017-03-04T15:42:00Z">
              <w:rPr>
                <w:rFonts w:ascii="Consolas" w:hAnsi="Consolas" w:cs="Consolas"/>
                <w:sz w:val="19"/>
                <w:szCs w:val="19"/>
                <w:highlight w:val="white"/>
              </w:rPr>
            </w:rPrChange>
          </w:rPr>
          <w:t>)</w:t>
        </w:r>
      </w:ins>
    </w:p>
    <w:p w:rsidR="00481634" w:rsidDel="0096291C" w:rsidRDefault="00471D70">
      <w:pPr>
        <w:bidi/>
        <w:rPr>
          <w:del w:id="1330" w:author="ron gal" w:date="2017-03-04T15:42:00Z"/>
        </w:rPr>
      </w:pPr>
      <w:del w:id="1331" w:author="ron gal" w:date="2017-03-04T15:42:00Z">
        <w:r w:rsidDel="0096291C">
          <w:rPr>
            <w:sz w:val="28"/>
            <w:szCs w:val="28"/>
            <w:rtl/>
          </w:rPr>
          <w:delText xml:space="preserve">מחלקת </w:delText>
        </w:r>
        <w:r w:rsidDel="0096291C">
          <w:rPr>
            <w:sz w:val="28"/>
            <w:szCs w:val="28"/>
          </w:rPr>
          <w:delText>ReviewsController</w:delText>
        </w:r>
      </w:del>
    </w:p>
    <w:p w:rsidR="00481634" w:rsidDel="0096291C" w:rsidRDefault="00471D70">
      <w:pPr>
        <w:bidi/>
        <w:rPr>
          <w:del w:id="1332" w:author="ron gal" w:date="2017-03-04T15:42:00Z"/>
        </w:rPr>
      </w:pPr>
      <w:del w:id="1333" w:author="ron gal" w:date="2017-03-04T15:42:00Z">
        <w:r w:rsidDel="0096291C">
          <w:rPr>
            <w:sz w:val="24"/>
            <w:szCs w:val="24"/>
            <w:rtl/>
          </w:rPr>
          <w:delText>הקונטרולר יבצע את כלל הפועלות הקשורות להזנת חוות דעת של לקוחות על לקחות אחרים.  המחלקה תכיל את הפעולות הבאות:</w:delText>
        </w:r>
      </w:del>
    </w:p>
    <w:p w:rsidR="00481634" w:rsidDel="0096291C" w:rsidRDefault="00471D70">
      <w:pPr>
        <w:rPr>
          <w:del w:id="1334" w:author="ron gal" w:date="2017-03-04T15:42:00Z"/>
        </w:rPr>
      </w:pPr>
      <w:del w:id="1335" w:author="ron gal" w:date="2017-03-04T15:42:00Z">
        <w:r w:rsidDel="0096291C">
          <w:rPr>
            <w:sz w:val="28"/>
            <w:szCs w:val="28"/>
          </w:rPr>
          <w:delText>List&lt;DTOs.Review&gt; Search(int? customerId = null)</w:delText>
        </w:r>
      </w:del>
    </w:p>
    <w:p w:rsidR="00481634" w:rsidDel="0096291C" w:rsidRDefault="00481634">
      <w:pPr>
        <w:rPr>
          <w:del w:id="1336" w:author="ron gal" w:date="2017-03-04T15:42:00Z"/>
        </w:rPr>
      </w:pPr>
    </w:p>
    <w:p w:rsidR="00481634" w:rsidDel="0096291C" w:rsidRDefault="00471D70">
      <w:pPr>
        <w:rPr>
          <w:del w:id="1337" w:author="ron gal" w:date="2017-03-04T15:42:00Z"/>
        </w:rPr>
      </w:pPr>
      <w:del w:id="1338" w:author="ron gal" w:date="2017-03-04T15:42:00Z">
        <w:r w:rsidDel="0096291C">
          <w:rPr>
            <w:sz w:val="28"/>
            <w:szCs w:val="28"/>
          </w:rPr>
          <w:delText>DTOs.Review Get(int id)</w:delText>
        </w:r>
      </w:del>
    </w:p>
    <w:p w:rsidR="00481634" w:rsidDel="0096291C" w:rsidRDefault="00481634">
      <w:pPr>
        <w:rPr>
          <w:del w:id="1339" w:author="ron gal" w:date="2017-03-04T15:42:00Z"/>
        </w:rPr>
      </w:pPr>
    </w:p>
    <w:p w:rsidR="00481634" w:rsidDel="0096291C" w:rsidRDefault="00471D70">
      <w:pPr>
        <w:rPr>
          <w:del w:id="1340" w:author="ron gal" w:date="2017-03-04T15:42:00Z"/>
        </w:rPr>
      </w:pPr>
      <w:del w:id="1341" w:author="ron gal" w:date="2017-03-04T15:42:00Z">
        <w:r w:rsidDel="0096291C">
          <w:rPr>
            <w:sz w:val="28"/>
            <w:szCs w:val="28"/>
          </w:rPr>
          <w:delText>DTOs.Review Save([FromBody]DTOs.Review Review)</w:delText>
        </w:r>
      </w:del>
    </w:p>
    <w:p w:rsidR="00481634" w:rsidDel="0096291C" w:rsidRDefault="00481634">
      <w:pPr>
        <w:rPr>
          <w:del w:id="1342" w:author="ron gal" w:date="2017-03-04T15:42:00Z"/>
        </w:rPr>
      </w:pPr>
    </w:p>
    <w:p w:rsidR="00481634" w:rsidDel="0096291C" w:rsidRDefault="00471D70">
      <w:pPr>
        <w:rPr>
          <w:del w:id="1343" w:author="ron gal" w:date="2017-03-04T15:42:00Z"/>
        </w:rPr>
      </w:pPr>
      <w:del w:id="1344" w:author="ron gal" w:date="2017-03-04T15:42:00Z">
        <w:r w:rsidDel="0096291C">
          <w:rPr>
            <w:sz w:val="28"/>
            <w:szCs w:val="28"/>
          </w:rPr>
          <w:delText>DTOs.Review Update([FromUri]int id, [FromBody]DTOs.Review Review)</w:delText>
        </w:r>
      </w:del>
    </w:p>
    <w:p w:rsidR="00481634" w:rsidDel="0096291C" w:rsidRDefault="00481634">
      <w:pPr>
        <w:rPr>
          <w:del w:id="1345" w:author="ron gal" w:date="2017-03-04T15:42:00Z"/>
        </w:rPr>
      </w:pPr>
    </w:p>
    <w:p w:rsidR="00481634" w:rsidDel="0096291C" w:rsidRDefault="00471D70">
      <w:pPr>
        <w:bidi/>
        <w:rPr>
          <w:del w:id="1346" w:author="ron gal" w:date="2017-03-04T15:42:00Z"/>
        </w:rPr>
      </w:pPr>
      <w:del w:id="1347" w:author="ron gal" w:date="2017-03-04T15:42:00Z">
        <w:r w:rsidDel="0096291C">
          <w:rPr>
            <w:sz w:val="28"/>
            <w:szCs w:val="28"/>
            <w:rtl/>
          </w:rPr>
          <w:delText xml:space="preserve">מחלקת </w:delText>
        </w:r>
        <w:r w:rsidDel="0096291C">
          <w:rPr>
            <w:sz w:val="28"/>
            <w:szCs w:val="28"/>
          </w:rPr>
          <w:delText>ComplaintsController</w:delText>
        </w:r>
      </w:del>
    </w:p>
    <w:p w:rsidR="00481634" w:rsidDel="0096291C" w:rsidRDefault="00471D70">
      <w:pPr>
        <w:bidi/>
        <w:rPr>
          <w:del w:id="1348" w:author="ron gal" w:date="2017-03-04T15:42:00Z"/>
        </w:rPr>
      </w:pPr>
      <w:del w:id="1349" w:author="ron gal" w:date="2017-03-04T15:42:00Z">
        <w:r w:rsidDel="0096291C">
          <w:rPr>
            <w:sz w:val="24"/>
            <w:szCs w:val="24"/>
            <w:rtl/>
          </w:rPr>
          <w:delText>הקונטרולר יבצע את כלל הפועלות הקשורות להזנת תלונות לקוחות על לקחות אחרים.  המחלקה תכיל את הפעולות הבאות:</w:delText>
        </w:r>
      </w:del>
    </w:p>
    <w:p w:rsidR="00481634" w:rsidDel="0096291C" w:rsidRDefault="00471D70">
      <w:pPr>
        <w:rPr>
          <w:del w:id="1350" w:author="ron gal" w:date="2017-03-04T15:42:00Z"/>
        </w:rPr>
      </w:pPr>
      <w:del w:id="1351" w:author="ron gal" w:date="2017-03-04T15:42:00Z">
        <w:r w:rsidDel="0096291C">
          <w:rPr>
            <w:sz w:val="28"/>
            <w:szCs w:val="28"/>
          </w:rPr>
          <w:delText>ComplaintsController(IComplaintsQueryProcessor ComplaintsQueryProcessor);</w:delText>
        </w:r>
      </w:del>
    </w:p>
    <w:p w:rsidR="00481634" w:rsidDel="0096291C" w:rsidRDefault="00481634">
      <w:pPr>
        <w:rPr>
          <w:del w:id="1352" w:author="ron gal" w:date="2017-03-04T15:42:00Z"/>
        </w:rPr>
      </w:pPr>
    </w:p>
    <w:p w:rsidR="00481634" w:rsidDel="0096291C" w:rsidRDefault="00471D70">
      <w:pPr>
        <w:rPr>
          <w:del w:id="1353" w:author="ron gal" w:date="2017-03-04T15:42:00Z"/>
        </w:rPr>
      </w:pPr>
      <w:del w:id="1354" w:author="ron gal" w:date="2017-03-04T15:42:00Z">
        <w:r w:rsidDel="0096291C">
          <w:rPr>
            <w:sz w:val="28"/>
            <w:szCs w:val="28"/>
          </w:rPr>
          <w:delText>List&lt;DTOs.Complaint&gt; Search(int? customerId = null);</w:delText>
        </w:r>
      </w:del>
    </w:p>
    <w:p w:rsidR="00481634" w:rsidDel="0096291C" w:rsidRDefault="00481634">
      <w:pPr>
        <w:rPr>
          <w:del w:id="1355" w:author="ron gal" w:date="2017-03-04T15:42:00Z"/>
        </w:rPr>
      </w:pPr>
    </w:p>
    <w:p w:rsidR="00481634" w:rsidDel="0096291C" w:rsidRDefault="00471D70">
      <w:pPr>
        <w:rPr>
          <w:del w:id="1356" w:author="ron gal" w:date="2017-03-04T15:42:00Z"/>
        </w:rPr>
      </w:pPr>
      <w:del w:id="1357" w:author="ron gal" w:date="2017-03-04T15:42:00Z">
        <w:r w:rsidDel="0096291C">
          <w:rPr>
            <w:sz w:val="28"/>
            <w:szCs w:val="28"/>
          </w:rPr>
          <w:delText>DTOs.Complaint Get(int id);</w:delText>
        </w:r>
      </w:del>
    </w:p>
    <w:p w:rsidR="00481634" w:rsidDel="0096291C" w:rsidRDefault="00481634">
      <w:pPr>
        <w:rPr>
          <w:del w:id="1358" w:author="ron gal" w:date="2017-03-04T15:42:00Z"/>
        </w:rPr>
      </w:pPr>
    </w:p>
    <w:p w:rsidR="00481634" w:rsidDel="0096291C" w:rsidRDefault="00471D70">
      <w:pPr>
        <w:rPr>
          <w:del w:id="1359" w:author="ron gal" w:date="2017-03-04T15:42:00Z"/>
        </w:rPr>
      </w:pPr>
      <w:del w:id="1360" w:author="ron gal" w:date="2017-03-04T15:42:00Z">
        <w:r w:rsidDel="0096291C">
          <w:rPr>
            <w:sz w:val="28"/>
            <w:szCs w:val="28"/>
          </w:rPr>
          <w:delText>DTOs.Complaint Save([FromBody]DTOs.Complaint complaint);</w:delText>
        </w:r>
      </w:del>
    </w:p>
    <w:p w:rsidR="00481634" w:rsidDel="0096291C" w:rsidRDefault="00481634">
      <w:pPr>
        <w:bidi/>
        <w:rPr>
          <w:del w:id="1361" w:author="ron gal" w:date="2017-03-04T15:42:00Z"/>
        </w:rPr>
      </w:pPr>
    </w:p>
    <w:p w:rsidR="00481634" w:rsidDel="0096291C" w:rsidRDefault="00471D70">
      <w:pPr>
        <w:bidi/>
        <w:rPr>
          <w:del w:id="1362" w:author="ron gal" w:date="2017-03-04T15:42:00Z"/>
        </w:rPr>
      </w:pPr>
      <w:del w:id="1363" w:author="ron gal" w:date="2017-03-04T15:42:00Z">
        <w:r w:rsidDel="0096291C">
          <w:rPr>
            <w:b/>
            <w:color w:val="FFFFFF"/>
            <w:sz w:val="28"/>
            <w:szCs w:val="28"/>
          </w:rPr>
          <w:delText>sd</w:delText>
        </w:r>
        <w:r w:rsidDel="0096291C">
          <w:rPr>
            <w:sz w:val="28"/>
            <w:szCs w:val="28"/>
            <w:rtl/>
          </w:rPr>
          <w:delText xml:space="preserve">מחלקת </w:delText>
        </w:r>
        <w:r w:rsidDel="0096291C">
          <w:rPr>
            <w:sz w:val="28"/>
            <w:szCs w:val="28"/>
          </w:rPr>
          <w:delText>ParticipantsController</w:delText>
        </w:r>
      </w:del>
    </w:p>
    <w:p w:rsidR="00481634" w:rsidDel="0096291C" w:rsidRDefault="00471D70">
      <w:pPr>
        <w:bidi/>
        <w:rPr>
          <w:del w:id="1364" w:author="ron gal" w:date="2017-03-04T15:42:00Z"/>
        </w:rPr>
      </w:pPr>
      <w:del w:id="1365" w:author="ron gal" w:date="2017-03-04T15:42:00Z">
        <w:r w:rsidDel="0096291C">
          <w:rPr>
            <w:sz w:val="24"/>
            <w:szCs w:val="24"/>
            <w:rtl/>
          </w:rPr>
          <w:delText>הקונטרולר יבצע פועלות הקשורות להצטרפות של לקוחות להזמנות של לקחות אחרים. המחלקה תכיל את הפעולות הבאות:</w:delText>
        </w:r>
      </w:del>
    </w:p>
    <w:p w:rsidR="00481634" w:rsidDel="0096291C" w:rsidRDefault="00481634">
      <w:pPr>
        <w:bidi/>
        <w:rPr>
          <w:del w:id="1366" w:author="ron gal" w:date="2017-03-04T15:42:00Z"/>
        </w:rPr>
      </w:pPr>
    </w:p>
    <w:p w:rsidR="00481634" w:rsidDel="0096291C" w:rsidRDefault="00471D70">
      <w:pPr>
        <w:rPr>
          <w:del w:id="1367" w:author="ron gal" w:date="2017-03-04T15:42:00Z"/>
        </w:rPr>
      </w:pPr>
      <w:del w:id="1368" w:author="ron gal" w:date="2017-03-04T15:42:00Z">
        <w:r w:rsidDel="0096291C">
          <w:rPr>
            <w:sz w:val="28"/>
            <w:szCs w:val="28"/>
          </w:rPr>
          <w:delText>List&lt;DTOs.Participant&gt; SearchParticipants(int? ownerId, string ownerName, int? orderId, int? invitationStatusId, int? fieldIdl, string fieldName, DateTime? fromDate, DateTime? untilDate);</w:delText>
        </w:r>
      </w:del>
    </w:p>
    <w:p w:rsidR="00481634" w:rsidDel="0096291C" w:rsidRDefault="00481634">
      <w:pPr>
        <w:rPr>
          <w:del w:id="1369" w:author="ron gal" w:date="2017-03-04T15:42:00Z"/>
        </w:rPr>
      </w:pPr>
    </w:p>
    <w:p w:rsidR="00481634" w:rsidDel="0096291C" w:rsidRDefault="00471D70">
      <w:pPr>
        <w:rPr>
          <w:del w:id="1370" w:author="ron gal" w:date="2017-03-04T15:42:00Z"/>
        </w:rPr>
      </w:pPr>
      <w:del w:id="1371" w:author="ron gal" w:date="2017-03-04T15:42:00Z">
        <w:r w:rsidDel="0096291C">
          <w:rPr>
            <w:sz w:val="28"/>
            <w:szCs w:val="28"/>
          </w:rPr>
          <w:delText>DTOs.Participant Get(int id);</w:delText>
        </w:r>
      </w:del>
    </w:p>
    <w:p w:rsidR="00481634" w:rsidDel="0096291C" w:rsidRDefault="00481634">
      <w:pPr>
        <w:rPr>
          <w:del w:id="1372" w:author="ron gal" w:date="2017-03-04T15:42:00Z"/>
        </w:rPr>
      </w:pPr>
    </w:p>
    <w:p w:rsidR="00481634" w:rsidDel="0096291C" w:rsidRDefault="00471D70">
      <w:pPr>
        <w:rPr>
          <w:del w:id="1373" w:author="ron gal" w:date="2017-03-04T15:42:00Z"/>
        </w:rPr>
      </w:pPr>
      <w:del w:id="1374" w:author="ron gal" w:date="2017-03-04T15:42:00Z">
        <w:r w:rsidDel="0096291C">
          <w:rPr>
            <w:sz w:val="28"/>
            <w:szCs w:val="28"/>
          </w:rPr>
          <w:delText>DTOs.Participant Save([FromBody]DTOs.Participant Participant);</w:delText>
        </w:r>
      </w:del>
    </w:p>
    <w:p w:rsidR="00481634" w:rsidDel="0096291C" w:rsidRDefault="00481634">
      <w:pPr>
        <w:rPr>
          <w:del w:id="1375" w:author="ron gal" w:date="2017-03-04T15:42:00Z"/>
        </w:rPr>
      </w:pPr>
    </w:p>
    <w:p w:rsidR="00481634" w:rsidDel="0096291C" w:rsidRDefault="00471D70">
      <w:pPr>
        <w:rPr>
          <w:del w:id="1376" w:author="ron gal" w:date="2017-03-04T15:42:00Z"/>
        </w:rPr>
      </w:pPr>
      <w:del w:id="1377" w:author="ron gal" w:date="2017-03-04T15:42:00Z">
        <w:r w:rsidDel="0096291C">
          <w:rPr>
            <w:sz w:val="28"/>
            <w:szCs w:val="28"/>
          </w:rPr>
          <w:delText>DTOs.Participant Update([FromUri]int id, [FromBody]DTOs.Participant Participant);</w:delText>
        </w:r>
      </w:del>
    </w:p>
    <w:p w:rsidR="00481634" w:rsidDel="0096291C" w:rsidRDefault="00481634">
      <w:pPr>
        <w:rPr>
          <w:del w:id="1378" w:author="ron gal" w:date="2017-03-04T15:42:00Z"/>
        </w:rPr>
      </w:pPr>
    </w:p>
    <w:p w:rsidR="00481634" w:rsidDel="0096291C" w:rsidRDefault="00471D70">
      <w:pPr>
        <w:rPr>
          <w:del w:id="1379" w:author="ron gal" w:date="2017-03-04T15:42:00Z"/>
        </w:rPr>
      </w:pPr>
      <w:del w:id="1380" w:author="ron gal" w:date="2017-03-04T15:42:00Z">
        <w:r w:rsidDel="0096291C">
          <w:rPr>
            <w:sz w:val="28"/>
            <w:szCs w:val="28"/>
          </w:rPr>
          <w:delText>void Delete([FromUri]int id);</w:delText>
        </w:r>
      </w:del>
    </w:p>
    <w:p w:rsidR="00481634" w:rsidDel="0096291C" w:rsidRDefault="00471D70">
      <w:pPr>
        <w:rPr>
          <w:del w:id="1381" w:author="ron gal" w:date="2017-03-04T15:42:00Z"/>
        </w:rPr>
      </w:pPr>
      <w:del w:id="1382" w:author="ron gal" w:date="2017-03-04T15:42:00Z">
        <w:r w:rsidDel="0096291C">
          <w:br w:type="page"/>
        </w:r>
      </w:del>
    </w:p>
    <w:p w:rsidR="00481634" w:rsidRDefault="00481634"/>
    <w:p w:rsidR="00817880" w:rsidRDefault="00817880">
      <w:pPr>
        <w:rPr>
          <w:ins w:id="1383" w:author="ron gal" w:date="2017-03-04T15:45:00Z"/>
          <w:sz w:val="28"/>
          <w:szCs w:val="28"/>
          <w:rtl/>
        </w:rPr>
      </w:pPr>
      <w:ins w:id="1384" w:author="ron gal" w:date="2017-03-04T15:45:00Z">
        <w:r>
          <w:rPr>
            <w:sz w:val="28"/>
            <w:szCs w:val="28"/>
            <w:rtl/>
          </w:rPr>
          <w:br w:type="page"/>
        </w:r>
      </w:ins>
    </w:p>
    <w:p w:rsidR="00481634" w:rsidRDefault="00471D70">
      <w:pPr>
        <w:bidi/>
      </w:pPr>
      <w:r>
        <w:rPr>
          <w:sz w:val="28"/>
          <w:szCs w:val="28"/>
          <w:rtl/>
        </w:rPr>
        <w:lastRenderedPageBreak/>
        <w:t>ולידטורים (</w:t>
      </w:r>
      <w:r>
        <w:rPr>
          <w:sz w:val="28"/>
          <w:szCs w:val="28"/>
        </w:rPr>
        <w:t>Validators)</w:t>
      </w:r>
    </w:p>
    <w:p w:rsidR="00481634" w:rsidRDefault="00471D70">
      <w:pPr>
        <w:bidi/>
      </w:pPr>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p>
    <w:p w:rsidR="00481634" w:rsidRDefault="00481634">
      <w:pPr>
        <w:bidi/>
      </w:pPr>
    </w:p>
    <w:p w:rsidR="00481634" w:rsidRDefault="00471D70">
      <w:pPr>
        <w:bidi/>
      </w:pPr>
      <w:r>
        <w:rPr>
          <w:b/>
          <w:sz w:val="24"/>
          <w:szCs w:val="24"/>
          <w:rtl/>
        </w:rPr>
        <w:t xml:space="preserve">מחלקת </w:t>
      </w:r>
      <w:r>
        <w:rPr>
          <w:b/>
          <w:sz w:val="24"/>
          <w:szCs w:val="24"/>
        </w:rPr>
        <w:t>AboveAttribute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p>
    <w:p w:rsidR="00481634" w:rsidRDefault="00481634">
      <w:pPr>
        <w:bidi/>
      </w:pPr>
    </w:p>
    <w:p w:rsidR="00481634" w:rsidRDefault="00471D70">
      <w:pPr>
        <w:bidi/>
      </w:pPr>
      <w:r>
        <w:rPr>
          <w:b/>
          <w:sz w:val="24"/>
          <w:szCs w:val="24"/>
          <w:rtl/>
        </w:rPr>
        <w:t xml:space="preserve">מחלקת </w:t>
      </w:r>
      <w:r>
        <w:rPr>
          <w:b/>
          <w:sz w:val="24"/>
          <w:szCs w:val="24"/>
        </w:rPr>
        <w:t>ExistsInDBAttribute</w:t>
      </w:r>
    </w:p>
    <w:p w:rsidR="00481634" w:rsidRDefault="00471D70" w:rsidP="00F3722B">
      <w:pPr>
        <w:bidi/>
        <w:pPrChange w:id="1385" w:author="ron gal" w:date="2017-03-04T16:08:00Z">
          <w:pPr>
            <w:bidi/>
          </w:pPr>
        </w:pPrChange>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ישות שקיימת במסד הנתונים. למשל הולידטור משמש לוידוא </w:t>
      </w:r>
      <w:del w:id="1386" w:author="ron gal" w:date="2017-03-04T15:46:00Z">
        <w:r w:rsidDel="00110E29">
          <w:rPr>
            <w:sz w:val="24"/>
            <w:szCs w:val="24"/>
            <w:rtl/>
          </w:rPr>
          <w:delText xml:space="preserve">שמשתמש </w:delText>
        </w:r>
      </w:del>
      <w:ins w:id="1387" w:author="ron gal" w:date="2017-03-04T16:08:00Z">
        <w:r w:rsidR="00F3722B">
          <w:rPr>
            <w:rFonts w:hint="cs"/>
            <w:sz w:val="24"/>
            <w:szCs w:val="24"/>
            <w:rtl/>
          </w:rPr>
          <w:t>שבע"ח באמת קיים לפני ששומרים עבורו טיפול חדש.</w:t>
        </w:r>
      </w:ins>
      <w:del w:id="1388" w:author="ron gal" w:date="2017-03-04T16:08:00Z">
        <w:r w:rsidDel="00F3722B">
          <w:rPr>
            <w:sz w:val="24"/>
            <w:szCs w:val="24"/>
            <w:rtl/>
          </w:rPr>
          <w:delText xml:space="preserve">אכן קיים בעת </w:delText>
        </w:r>
      </w:del>
      <w:del w:id="1389" w:author="ron gal" w:date="2017-03-04T15:46:00Z">
        <w:r w:rsidDel="00213013">
          <w:rPr>
            <w:sz w:val="24"/>
            <w:szCs w:val="24"/>
            <w:rtl/>
          </w:rPr>
          <w:delText>הגשת תלונה עליו</w:delText>
        </w:r>
      </w:del>
      <w:del w:id="1390" w:author="ron gal" w:date="2017-03-04T16:08:00Z">
        <w:r w:rsidDel="00F3722B">
          <w:rPr>
            <w:sz w:val="24"/>
            <w:szCs w:val="24"/>
            <w:rtl/>
          </w:rPr>
          <w:delText>.</w:delText>
        </w:r>
      </w:del>
    </w:p>
    <w:p w:rsidR="00481634" w:rsidRDefault="00481634">
      <w:pPr>
        <w:bidi/>
        <w:rPr>
          <w:rFonts w:hint="cs"/>
        </w:rPr>
      </w:pPr>
    </w:p>
    <w:p w:rsidR="00481634" w:rsidRDefault="00471D70">
      <w:pPr>
        <w:bidi/>
      </w:pPr>
      <w:r>
        <w:rPr>
          <w:b/>
          <w:sz w:val="24"/>
          <w:szCs w:val="24"/>
          <w:rtl/>
        </w:rPr>
        <w:t xml:space="preserve">מחלקת </w:t>
      </w:r>
      <w:r>
        <w:rPr>
          <w:b/>
          <w:sz w:val="24"/>
          <w:szCs w:val="24"/>
        </w:rPr>
        <w:t>IsEnumOfTypeAttribute</w:t>
      </w:r>
    </w:p>
    <w:p w:rsidR="00481634" w:rsidRDefault="00471D70" w:rsidP="00817880">
      <w:pPr>
        <w:bidi/>
        <w:rPr>
          <w:rFonts w:hint="cs"/>
        </w:rPr>
        <w:pPrChange w:id="1391" w:author="ron gal" w:date="2017-03-04T15:45:00Z">
          <w:pPr>
            <w:bidi/>
          </w:pPr>
        </w:pPrChange>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w:t>
      </w:r>
      <w:del w:id="1392" w:author="ron gal" w:date="2017-03-04T15:45:00Z">
        <w:r w:rsidDel="00817880">
          <w:rPr>
            <w:sz w:val="24"/>
            <w:szCs w:val="24"/>
            <w:rtl/>
          </w:rPr>
          <w:delText xml:space="preserve">'חיפה' </w:delText>
        </w:r>
      </w:del>
      <w:ins w:id="1393" w:author="ron gal" w:date="2017-03-04T15:45:00Z">
        <w:r w:rsidR="00817880">
          <w:rPr>
            <w:rFonts w:hint="cs"/>
            <w:sz w:val="24"/>
            <w:szCs w:val="24"/>
            <w:rtl/>
          </w:rPr>
          <w:t>"חתול"</w:t>
        </w:r>
        <w:r w:rsidR="00817880">
          <w:rPr>
            <w:sz w:val="24"/>
            <w:szCs w:val="24"/>
            <w:rtl/>
          </w:rPr>
          <w:t xml:space="preserve"> </w:t>
        </w:r>
      </w:ins>
      <w:r>
        <w:rPr>
          <w:sz w:val="24"/>
          <w:szCs w:val="24"/>
          <w:rtl/>
        </w:rPr>
        <w:t xml:space="preserve">אכן נמצא ברשימת פיענוח </w:t>
      </w:r>
      <w:ins w:id="1394" w:author="ron gal" w:date="2017-03-04T15:45:00Z">
        <w:r w:rsidR="00817880">
          <w:rPr>
            <w:rFonts w:hint="cs"/>
            <w:sz w:val="24"/>
            <w:szCs w:val="24"/>
            <w:rtl/>
          </w:rPr>
          <w:t xml:space="preserve">סוגי </w:t>
        </w:r>
      </w:ins>
      <w:del w:id="1395" w:author="ron gal" w:date="2017-03-04T15:45:00Z">
        <w:r w:rsidDel="00817880">
          <w:rPr>
            <w:sz w:val="24"/>
            <w:szCs w:val="24"/>
            <w:rtl/>
          </w:rPr>
          <w:delText xml:space="preserve">האיזורים - </w:delText>
        </w:r>
        <w:r w:rsidDel="00817880">
          <w:rPr>
            <w:sz w:val="24"/>
            <w:szCs w:val="24"/>
          </w:rPr>
          <w:delText>RegionDecode</w:delText>
        </w:r>
      </w:del>
      <w:ins w:id="1396" w:author="ron gal" w:date="2017-03-04T15:45:00Z">
        <w:r w:rsidR="00817880">
          <w:rPr>
            <w:rFonts w:hint="cs"/>
            <w:sz w:val="24"/>
            <w:szCs w:val="24"/>
            <w:rtl/>
          </w:rPr>
          <w:t xml:space="preserve">בעלי החיים - </w:t>
        </w:r>
        <w:r w:rsidR="00817880">
          <w:rPr>
            <w:sz w:val="24"/>
            <w:szCs w:val="24"/>
          </w:rPr>
          <w:t>AnimalTypeDecode</w:t>
        </w:r>
      </w:ins>
      <w:del w:id="1397" w:author="ron gal" w:date="2017-03-04T15:45:00Z">
        <w:r w:rsidDel="00817880">
          <w:rPr>
            <w:sz w:val="24"/>
            <w:szCs w:val="24"/>
            <w:rtl/>
          </w:rPr>
          <w:delText>.</w:delText>
        </w:r>
      </w:del>
      <w:ins w:id="1398" w:author="ron gal" w:date="2017-03-04T15:45:00Z">
        <w:r w:rsidR="001B3738">
          <w:rPr>
            <w:rFonts w:hint="cs"/>
            <w:sz w:val="24"/>
            <w:szCs w:val="24"/>
            <w:rtl/>
          </w:rPr>
          <w:t>.</w:t>
        </w:r>
      </w:ins>
    </w:p>
    <w:p w:rsidR="00481634" w:rsidRDefault="00481634">
      <w:pPr>
        <w:bidi/>
      </w:pPr>
    </w:p>
    <w:p w:rsidR="00481634" w:rsidDel="00EC1DDE" w:rsidRDefault="00471D70">
      <w:pPr>
        <w:bidi/>
        <w:rPr>
          <w:del w:id="1399" w:author="ron gal" w:date="2017-03-04T15:53:00Z"/>
        </w:rPr>
      </w:pPr>
      <w:del w:id="1400" w:author="ron gal" w:date="2017-03-04T15:53:00Z">
        <w:r w:rsidDel="00EC1DDE">
          <w:rPr>
            <w:b/>
            <w:sz w:val="24"/>
            <w:szCs w:val="24"/>
            <w:rtl/>
          </w:rPr>
          <w:delText xml:space="preserve">מחלקת </w:delText>
        </w:r>
        <w:r w:rsidDel="00EC1DDE">
          <w:rPr>
            <w:b/>
            <w:sz w:val="24"/>
            <w:szCs w:val="24"/>
          </w:rPr>
          <w:delText>ListExistsInDbAttribute</w:delText>
        </w:r>
      </w:del>
    </w:p>
    <w:p w:rsidR="00481634" w:rsidDel="00EC1DDE" w:rsidRDefault="00471D70">
      <w:pPr>
        <w:bidi/>
        <w:rPr>
          <w:del w:id="1401" w:author="ron gal" w:date="2017-03-04T15:53:00Z"/>
        </w:rPr>
      </w:pPr>
      <w:del w:id="1402" w:author="ron gal" w:date="2017-03-04T15:53:00Z">
        <w:r w:rsidDel="00EC1DDE">
          <w:rPr>
            <w:sz w:val="24"/>
            <w:szCs w:val="24"/>
            <w:rtl/>
          </w:rPr>
          <w:delText xml:space="preserve">מחלקה זו יורשת מהמחלקה </w:delText>
        </w:r>
        <w:r w:rsidDel="00EC1DDE">
          <w:rPr>
            <w:sz w:val="24"/>
            <w:szCs w:val="24"/>
          </w:rPr>
          <w:delText>ValidationAttribute</w:delText>
        </w:r>
        <w:r w:rsidDel="00EC1DDE">
          <w:rPr>
            <w:sz w:val="24"/>
            <w:szCs w:val="24"/>
            <w:rtl/>
          </w:rPr>
          <w:delText xml:space="preserve"> של </w:delText>
        </w:r>
        <w:r w:rsidDel="00EC1DDE">
          <w:rPr>
            <w:sz w:val="24"/>
            <w:szCs w:val="24"/>
          </w:rPr>
          <w:delText>Net</w:delText>
        </w:r>
        <w:r w:rsidDel="00EC1DDE">
          <w:rPr>
            <w:sz w:val="24"/>
            <w:szCs w:val="24"/>
            <w:rtl/>
          </w:rPr>
          <w:delText xml:space="preserve">. ודורסת את המתודה </w:delText>
        </w:r>
        <w:r w:rsidDel="00EC1DDE">
          <w:rPr>
            <w:sz w:val="24"/>
            <w:szCs w:val="24"/>
          </w:rPr>
          <w:delText>IsValid</w:delText>
        </w:r>
        <w:r w:rsidDel="00EC1DDE">
          <w:rPr>
            <w:sz w:val="24"/>
            <w:szCs w:val="24"/>
            <w:rtl/>
          </w:rPr>
          <w:delText xml:space="preserve">. ולידטור זה משמש לאכיפה שערך תכונה מייצג רשימה של ישויות שקיימות במסד הנתונים. </w:delText>
        </w:r>
      </w:del>
    </w:p>
    <w:p w:rsidR="00481634" w:rsidDel="00EC1DDE" w:rsidRDefault="00481634">
      <w:pPr>
        <w:bidi/>
        <w:rPr>
          <w:del w:id="1403" w:author="ron gal" w:date="2017-03-04T15:53:00Z"/>
        </w:rPr>
      </w:pPr>
    </w:p>
    <w:p w:rsidR="00481634" w:rsidRDefault="00471D70">
      <w:pPr>
        <w:bidi/>
      </w:pPr>
      <w:r>
        <w:rPr>
          <w:b/>
          <w:sz w:val="24"/>
          <w:szCs w:val="24"/>
          <w:rtl/>
        </w:rPr>
        <w:t xml:space="preserve">מחלקת </w:t>
      </w:r>
      <w:r>
        <w:rPr>
          <w:b/>
          <w:sz w:val="24"/>
          <w:szCs w:val="24"/>
        </w:rPr>
        <w:t>NotInFutureAttribute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ins w:id="1404" w:author="ron gal" w:date="2017-03-04T16:09:00Z">
        <w:r w:rsidR="00F3722B">
          <w:rPr>
            <w:rFonts w:hint="cs"/>
            <w:sz w:val="24"/>
            <w:szCs w:val="24"/>
            <w:rtl/>
          </w:rPr>
          <w:t xml:space="preserve"> משמש בעיקר לוידוא תאריכי לידה, שאינם יכולים להיות בעתיד.</w:t>
        </w:r>
      </w:ins>
    </w:p>
    <w:p w:rsidR="00481634" w:rsidRDefault="00481634">
      <w:pPr>
        <w:bidi/>
        <w:rPr>
          <w:rFonts w:hint="cs"/>
        </w:rPr>
      </w:pPr>
    </w:p>
    <w:p w:rsidR="00481634" w:rsidRDefault="00471D70">
      <w:pPr>
        <w:bidi/>
      </w:pPr>
      <w:r>
        <w:rPr>
          <w:b/>
          <w:sz w:val="24"/>
          <w:szCs w:val="24"/>
          <w:rtl/>
        </w:rPr>
        <w:t xml:space="preserve">מחלקת </w:t>
      </w:r>
      <w:r>
        <w:rPr>
          <w:b/>
          <w:sz w:val="24"/>
          <w:szCs w:val="24"/>
        </w:rPr>
        <w:t>NotInPastAttribute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ins w:id="1405" w:author="ron gal" w:date="2017-03-04T16:08:00Z">
        <w:r w:rsidR="00F3722B">
          <w:rPr>
            <w:rFonts w:hint="cs"/>
            <w:rtl/>
          </w:rPr>
          <w:t xml:space="preserve"> משמש בעיקר לוידוא ששתאריך הבא לטיפול אינו בעבר.</w:t>
        </w:r>
      </w:ins>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פילטרים (</w:t>
      </w:r>
      <w:r>
        <w:rPr>
          <w:sz w:val="28"/>
          <w:szCs w:val="28"/>
        </w:rPr>
        <w:t>Filters)</w:t>
      </w:r>
    </w:p>
    <w:p w:rsidR="00481634" w:rsidRDefault="00471D70">
      <w:pPr>
        <w:bidi/>
      </w:pPr>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p>
    <w:p w:rsidR="00481634" w:rsidRDefault="00481634">
      <w:pPr>
        <w:bidi/>
      </w:pPr>
    </w:p>
    <w:p w:rsidR="00481634" w:rsidRDefault="00471D70">
      <w:pPr>
        <w:bidi/>
      </w:pPr>
      <w:r>
        <w:rPr>
          <w:b/>
          <w:sz w:val="24"/>
          <w:szCs w:val="24"/>
          <w:rtl/>
        </w:rPr>
        <w:t xml:space="preserve">מחלקת </w:t>
      </w:r>
      <w:r>
        <w:rPr>
          <w:b/>
          <w:sz w:val="24"/>
          <w:szCs w:val="24"/>
        </w:rPr>
        <w:t>GlobalAuthorizationFilter</w:t>
      </w:r>
    </w:p>
    <w:p w:rsidR="00481634" w:rsidRDefault="00471D70" w:rsidP="00694F4E">
      <w:pPr>
        <w:bidi/>
        <w:pPrChange w:id="1406" w:author="ron gal" w:date="2017-03-04T16:09:00Z">
          <w:pPr>
            <w:bidi/>
          </w:pPr>
        </w:pPrChange>
      </w:pPr>
      <w:r>
        <w:rPr>
          <w:sz w:val="24"/>
          <w:szCs w:val="24"/>
          <w:rtl/>
        </w:rPr>
        <w:t>פילטר זה מופעל לפני כל בקשה לשרת ומקבל את פרטי המשתמש (שם וסיסמה), ומאמתת אותם מול מסד הנתונים. אם הנתונים אומתו בהצלחה ישמרו הרשאות המשתמש (</w:t>
      </w:r>
      <w:del w:id="1407" w:author="ron gal" w:date="2017-03-04T16:09:00Z">
        <w:r w:rsidDel="00694F4E">
          <w:rPr>
            <w:sz w:val="24"/>
            <w:szCs w:val="24"/>
            <w:rtl/>
          </w:rPr>
          <w:delText>משתמש, עובד, מנהל</w:delText>
        </w:r>
      </w:del>
      <w:ins w:id="1408" w:author="ron gal" w:date="2017-03-04T16:09:00Z">
        <w:r w:rsidR="00694F4E">
          <w:rPr>
            <w:rFonts w:hint="cs"/>
            <w:sz w:val="24"/>
            <w:szCs w:val="24"/>
            <w:rtl/>
          </w:rPr>
          <w:t>רופא\בעלים</w:t>
        </w:r>
      </w:ins>
      <w:r>
        <w:rPr>
          <w:sz w:val="24"/>
          <w:szCs w:val="24"/>
          <w:rtl/>
        </w:rPr>
        <w:t xml:space="preserve">)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p>
    <w:p w:rsidR="00481634" w:rsidRDefault="00481634">
      <w:pPr>
        <w:bidi/>
      </w:pPr>
    </w:p>
    <w:p w:rsidR="00481634" w:rsidRDefault="00471D70">
      <w:pPr>
        <w:bidi/>
      </w:pPr>
      <w:r>
        <w:rPr>
          <w:b/>
          <w:sz w:val="24"/>
          <w:szCs w:val="24"/>
          <w:rtl/>
        </w:rPr>
        <w:t xml:space="preserve">מחלקת </w:t>
      </w:r>
      <w:r>
        <w:rPr>
          <w:b/>
          <w:sz w:val="24"/>
          <w:szCs w:val="24"/>
        </w:rPr>
        <w:t>ValidateModelAttribute</w:t>
      </w:r>
    </w:p>
    <w:p w:rsidR="00481634" w:rsidRDefault="00471D70" w:rsidP="007E4D19">
      <w:pPr>
        <w:bidi/>
        <w:pPrChange w:id="1409" w:author="ron gal" w:date="2017-03-04T16:10:00Z">
          <w:pPr>
            <w:bidi/>
          </w:pPr>
        </w:pPrChange>
      </w:pPr>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w:t>
      </w:r>
      <w:del w:id="1410" w:author="ron gal" w:date="2017-03-04T16:10:00Z">
        <w:r w:rsidDel="007E4D19">
          <w:rPr>
            <w:sz w:val="24"/>
            <w:szCs w:val="24"/>
            <w:rtl/>
          </w:rPr>
          <w:delText xml:space="preserve">403 </w:delText>
        </w:r>
      </w:del>
      <w:ins w:id="1411" w:author="ron gal" w:date="2017-03-04T16:10:00Z">
        <w:r w:rsidR="007E4D19">
          <w:rPr>
            <w:sz w:val="24"/>
            <w:szCs w:val="24"/>
            <w:rtl/>
          </w:rPr>
          <w:t>4</w:t>
        </w:r>
        <w:r w:rsidR="007E4D19">
          <w:rPr>
            <w:rFonts w:hint="cs"/>
            <w:sz w:val="24"/>
            <w:szCs w:val="24"/>
            <w:rtl/>
          </w:rPr>
          <w:t>00</w:t>
        </w:r>
        <w:r w:rsidR="007E4D19">
          <w:rPr>
            <w:sz w:val="24"/>
            <w:szCs w:val="24"/>
            <w:rtl/>
          </w:rPr>
          <w:t xml:space="preserve"> </w:t>
        </w:r>
      </w:ins>
      <w:r>
        <w:rPr>
          <w:sz w:val="24"/>
          <w:szCs w:val="24"/>
          <w:rtl/>
        </w:rPr>
        <w:t>- המייצג בקשה לא תקינה.</w:t>
      </w:r>
    </w:p>
    <w:p w:rsidR="00481634" w:rsidRDefault="00481634">
      <w:pPr>
        <w:bidi/>
      </w:pPr>
    </w:p>
    <w:p w:rsidR="00481634" w:rsidRDefault="00471D70">
      <w:pPr>
        <w:bidi/>
      </w:pPr>
      <w:r>
        <w:rPr>
          <w:b/>
          <w:sz w:val="24"/>
          <w:szCs w:val="24"/>
          <w:rtl/>
        </w:rPr>
        <w:t xml:space="preserve">מחלקת </w:t>
      </w:r>
      <w:r>
        <w:rPr>
          <w:b/>
          <w:sz w:val="24"/>
          <w:szCs w:val="24"/>
        </w:rPr>
        <w:t>TransactionFilterAttribute</w:t>
      </w:r>
    </w:p>
    <w:p w:rsidR="00481634" w:rsidRDefault="00471D70">
      <w:pPr>
        <w:bidi/>
      </w:pPr>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מעבר (</w:t>
      </w:r>
      <w:r>
        <w:rPr>
          <w:sz w:val="28"/>
          <w:szCs w:val="28"/>
        </w:rPr>
        <w:t>Dtos)</w:t>
      </w:r>
    </w:p>
    <w:p w:rsidR="00481634" w:rsidRDefault="00471D70">
      <w:pPr>
        <w:bidi/>
      </w:pPr>
      <w:r>
        <w:rPr>
          <w:sz w:val="24"/>
          <w:szCs w:val="24"/>
          <w:rtl/>
        </w:rPr>
        <w:t>קבוצת מחלקות זו 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481634" w:rsidRDefault="00471D70">
      <w:pPr>
        <w:bidi/>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r>
        <w:rPr>
          <w:sz w:val="24"/>
          <w:szCs w:val="24"/>
        </w:rPr>
        <w:t>public int Id { get; set; }</w:t>
      </w:r>
    </w:p>
    <w:p w:rsidR="00481634" w:rsidRDefault="00481634"/>
    <w:p w:rsidR="00481634" w:rsidRDefault="00471D70">
      <w:r>
        <w:rPr>
          <w:sz w:val="24"/>
          <w:szCs w:val="24"/>
        </w:rPr>
        <w:t>public abstract TDTO Initialize(TDomain domain);</w:t>
      </w:r>
    </w:p>
    <w:p w:rsidR="00481634" w:rsidRDefault="00481634">
      <w:pPr>
        <w:bidi/>
      </w:pPr>
    </w:p>
    <w:p w:rsidR="00481634" w:rsidRDefault="00471D70">
      <w:pPr>
        <w:bidi/>
      </w:pPr>
      <w:r>
        <w:rPr>
          <w:b/>
          <w:sz w:val="24"/>
          <w:szCs w:val="24"/>
          <w:rtl/>
        </w:rPr>
        <w:t xml:space="preserve">מחלקת </w:t>
      </w:r>
      <w:r>
        <w:rPr>
          <w:b/>
          <w:sz w:val="24"/>
          <w:szCs w:val="24"/>
        </w:rPr>
        <w:t>Complaint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תלונה.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 w:rsidR="00481634" w:rsidRDefault="00471D70">
      <w:r>
        <w:rPr>
          <w:sz w:val="24"/>
          <w:szCs w:val="24"/>
        </w:rPr>
        <w:t>public virtual string Description { get; set; }</w:t>
      </w:r>
    </w:p>
    <w:p w:rsidR="00481634" w:rsidRDefault="00471D70">
      <w:r>
        <w:rPr>
          <w:sz w:val="24"/>
          <w:szCs w:val="24"/>
        </w:rPr>
        <w:t xml:space="preserve">   </w:t>
      </w:r>
    </w:p>
    <w:p w:rsidR="00481634" w:rsidRDefault="00471D70">
      <w:r>
        <w:rPr>
          <w:sz w:val="24"/>
          <w:szCs w:val="24"/>
        </w:rPr>
        <w:t>public virtual int Type { get; set; }</w:t>
      </w:r>
      <w:r>
        <w:rPr>
          <w:sz w:val="24"/>
          <w:szCs w:val="24"/>
        </w:rPr>
        <w:tab/>
      </w:r>
    </w:p>
    <w:p w:rsidR="00481634" w:rsidRDefault="00471D70">
      <w:r>
        <w:rPr>
          <w:sz w:val="24"/>
          <w:szCs w:val="24"/>
        </w:rPr>
        <w:tab/>
        <w:t xml:space="preserve">    </w:t>
      </w:r>
    </w:p>
    <w:p w:rsidR="00481634" w:rsidRDefault="00471D70">
      <w:r>
        <w:rPr>
          <w:sz w:val="24"/>
          <w:szCs w:val="24"/>
        </w:rPr>
        <w:t>public virtual Customer OffendingCustomer { get; set; }</w:t>
      </w:r>
    </w:p>
    <w:p w:rsidR="00481634" w:rsidRDefault="00481634"/>
    <w:p w:rsidR="00481634" w:rsidRDefault="00471D70">
      <w:r>
        <w:rPr>
          <w:sz w:val="24"/>
          <w:szCs w:val="24"/>
        </w:rPr>
        <w:t>public virtual Customer OffendedCustomer { get; set; }</w:t>
      </w:r>
    </w:p>
    <w:p w:rsidR="00481634" w:rsidRDefault="00481634">
      <w:pPr>
        <w:bidi/>
      </w:pPr>
    </w:p>
    <w:p w:rsidR="00481634" w:rsidRDefault="00471D70">
      <w:pPr>
        <w:bidi/>
      </w:pPr>
      <w:r>
        <w:rPr>
          <w:b/>
          <w:sz w:val="24"/>
          <w:szCs w:val="24"/>
          <w:rtl/>
        </w:rPr>
        <w:lastRenderedPageBreak/>
        <w:t xml:space="preserve">מחלקת </w:t>
      </w:r>
      <w:r>
        <w:rPr>
          <w:b/>
          <w:sz w:val="24"/>
          <w:szCs w:val="24"/>
        </w:rPr>
        <w:t>Employee</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עובד.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int Salary { get; set; }</w:t>
      </w:r>
    </w:p>
    <w:p w:rsidR="00481634" w:rsidRDefault="00481634"/>
    <w:p w:rsidR="00481634" w:rsidRDefault="00471D70">
      <w:r>
        <w:rPr>
          <w:sz w:val="24"/>
          <w:szCs w:val="24"/>
        </w:rPr>
        <w:t>public virtual string Email { get; set; }</w:t>
      </w:r>
    </w:p>
    <w:p w:rsidR="00481634" w:rsidRDefault="00481634">
      <w:pPr>
        <w:bidi/>
      </w:pPr>
    </w:p>
    <w:p w:rsidR="00481634" w:rsidRDefault="00471D70">
      <w:pPr>
        <w:bidi/>
      </w:pPr>
      <w:r>
        <w:rPr>
          <w:b/>
          <w:sz w:val="24"/>
          <w:szCs w:val="24"/>
          <w:rtl/>
        </w:rPr>
        <w:t xml:space="preserve">מחלקת </w:t>
      </w:r>
      <w:r>
        <w:rPr>
          <w:b/>
          <w:sz w:val="24"/>
          <w:szCs w:val="24"/>
        </w:rPr>
        <w:t>Field</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מגרש.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int Name { get; set; }</w:t>
      </w:r>
    </w:p>
    <w:p w:rsidR="00481634" w:rsidRDefault="00481634"/>
    <w:p w:rsidR="00481634" w:rsidRDefault="00471D70">
      <w:r>
        <w:rPr>
          <w:sz w:val="24"/>
          <w:szCs w:val="24"/>
        </w:rPr>
        <w:t>public virtual int Type { get; set; }</w:t>
      </w:r>
    </w:p>
    <w:p w:rsidR="00481634" w:rsidRDefault="00481634"/>
    <w:p w:rsidR="00481634" w:rsidRDefault="00471D70">
      <w:r>
        <w:rPr>
          <w:sz w:val="24"/>
          <w:szCs w:val="24"/>
        </w:rPr>
        <w:t>public virtual int Size { get; set;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Order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הזמנה.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long StartDate { get; set; }</w:t>
      </w:r>
    </w:p>
    <w:p w:rsidR="00481634" w:rsidRDefault="00481634"/>
    <w:p w:rsidR="00481634" w:rsidRDefault="00471D70">
      <w:r>
        <w:rPr>
          <w:sz w:val="24"/>
          <w:szCs w:val="24"/>
        </w:rPr>
        <w:t>public virtual Customer Owner { get; set; }</w:t>
      </w:r>
    </w:p>
    <w:p w:rsidR="00481634" w:rsidRDefault="00481634"/>
    <w:p w:rsidR="00481634" w:rsidRDefault="00471D70">
      <w:r>
        <w:rPr>
          <w:sz w:val="24"/>
          <w:szCs w:val="24"/>
        </w:rPr>
        <w:t>public virtual int PlayersNumber { get; set; }</w:t>
      </w:r>
    </w:p>
    <w:p w:rsidR="00481634" w:rsidRDefault="00481634"/>
    <w:p w:rsidR="00481634" w:rsidRDefault="00471D70">
      <w:r>
        <w:rPr>
          <w:sz w:val="24"/>
          <w:szCs w:val="24"/>
        </w:rPr>
        <w:t>public virtual int Status { get; set; }</w:t>
      </w:r>
    </w:p>
    <w:p w:rsidR="00481634" w:rsidRDefault="00481634"/>
    <w:p w:rsidR="00481634" w:rsidRDefault="00471D70">
      <w:r>
        <w:rPr>
          <w:sz w:val="24"/>
          <w:szCs w:val="24"/>
        </w:rPr>
        <w:t>public virtual Field Field { get; set; }</w:t>
      </w:r>
    </w:p>
    <w:p w:rsidR="00481634" w:rsidRDefault="00481634"/>
    <w:p w:rsidR="00481634" w:rsidRDefault="00471D70">
      <w:r>
        <w:rPr>
          <w:sz w:val="24"/>
          <w:szCs w:val="24"/>
        </w:rPr>
        <w:lastRenderedPageBreak/>
        <w:t>public virtual IList&lt;int&gt; Participants { get; set; }</w:t>
      </w:r>
    </w:p>
    <w:p w:rsidR="00481634" w:rsidRDefault="00481634">
      <w:pPr>
        <w:bidi/>
      </w:pPr>
    </w:p>
    <w:p w:rsidR="00481634" w:rsidRDefault="00471D70">
      <w:pPr>
        <w:bidi/>
      </w:pPr>
      <w:r>
        <w:rPr>
          <w:b/>
          <w:sz w:val="24"/>
          <w:szCs w:val="24"/>
          <w:rtl/>
        </w:rPr>
        <w:t xml:space="preserve">מחלקת </w:t>
      </w:r>
      <w:r>
        <w:rPr>
          <w:b/>
          <w:sz w:val="24"/>
          <w:szCs w:val="24"/>
        </w:rPr>
        <w:t>Participant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בקשת הצטרפות להזמנה קיימת.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Customer Customer { get; set; }</w:t>
      </w:r>
    </w:p>
    <w:p w:rsidR="00481634" w:rsidRDefault="00481634"/>
    <w:p w:rsidR="00481634" w:rsidRDefault="00471D70">
      <w:r>
        <w:rPr>
          <w:sz w:val="24"/>
          <w:szCs w:val="24"/>
        </w:rPr>
        <w:t>public virtual Order Order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int Status { get; set; }</w:t>
      </w:r>
    </w:p>
    <w:p w:rsidR="00481634" w:rsidRDefault="00481634">
      <w:pPr>
        <w:bidi/>
      </w:pPr>
    </w:p>
    <w:p w:rsidR="00481634" w:rsidRDefault="00471D70">
      <w:pPr>
        <w:bidi/>
      </w:pPr>
      <w:r>
        <w:rPr>
          <w:b/>
          <w:sz w:val="24"/>
          <w:szCs w:val="24"/>
          <w:rtl/>
        </w:rPr>
        <w:t xml:space="preserve">מחלקת </w:t>
      </w:r>
      <w:r>
        <w:rPr>
          <w:b/>
          <w:sz w:val="24"/>
          <w:szCs w:val="24"/>
        </w:rPr>
        <w:t>Review</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ביקורת על משתמש.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Title { get; set; }</w:t>
      </w:r>
    </w:p>
    <w:p w:rsidR="00481634" w:rsidRDefault="00481634"/>
    <w:p w:rsidR="00481634" w:rsidRDefault="00471D70">
      <w:r>
        <w:rPr>
          <w:sz w:val="24"/>
          <w:szCs w:val="24"/>
        </w:rPr>
        <w:t>public virtual string Description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Customer Reviewer { get; set; }</w:t>
      </w:r>
    </w:p>
    <w:p w:rsidR="00481634" w:rsidRDefault="00481634"/>
    <w:p w:rsidR="00481634" w:rsidRDefault="00471D70">
      <w:r>
        <w:rPr>
          <w:sz w:val="24"/>
          <w:szCs w:val="24"/>
        </w:rPr>
        <w:t>public virtual Customer ReviewedCustomer { get; set; }</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לקוח.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DateTime BirthDate { get; set; }</w:t>
      </w:r>
    </w:p>
    <w:p w:rsidR="00481634" w:rsidRDefault="00471D70">
      <w:r>
        <w:rPr>
          <w:sz w:val="24"/>
          <w:szCs w:val="24"/>
        </w:rPr>
        <w:t xml:space="preserve">        </w:t>
      </w:r>
    </w:p>
    <w:p w:rsidR="00481634" w:rsidRDefault="00471D70">
      <w:r>
        <w:rPr>
          <w:sz w:val="24"/>
          <w:szCs w:val="24"/>
        </w:rPr>
        <w:t>public virtual string Email { get; set; }</w:t>
      </w:r>
    </w:p>
    <w:p w:rsidR="00481634" w:rsidRDefault="00481634"/>
    <w:p w:rsidR="00481634" w:rsidRDefault="00471D70">
      <w:r>
        <w:rPr>
          <w:sz w:val="24"/>
          <w:szCs w:val="24"/>
        </w:rPr>
        <w:t>public virtual int Region { get; set; }</w:t>
      </w:r>
    </w:p>
    <w:p w:rsidR="00481634" w:rsidRDefault="00481634">
      <w:pPr>
        <w:bidi/>
      </w:pPr>
    </w:p>
    <w:p w:rsidR="00481634" w:rsidRDefault="00471D70">
      <w:pPr>
        <w:bidi/>
      </w:pPr>
      <w:r>
        <w:rPr>
          <w:b/>
          <w:sz w:val="24"/>
          <w:szCs w:val="24"/>
          <w:rtl/>
        </w:rPr>
        <w:t xml:space="preserve">מחלקת </w:t>
      </w:r>
      <w:r>
        <w:rPr>
          <w:b/>
          <w:sz w:val="24"/>
          <w:szCs w:val="24"/>
        </w:rPr>
        <w:t>UsingFieldsReport</w:t>
      </w:r>
    </w:p>
    <w:p w:rsidR="00481634" w:rsidRDefault="00471D70">
      <w:pPr>
        <w:bidi/>
      </w:pPr>
      <w:r>
        <w:rPr>
          <w:sz w:val="24"/>
          <w:szCs w:val="24"/>
          <w:rtl/>
        </w:rPr>
        <w:t xml:space="preserve">מחלקה מייצגת אובייקט מעבר של דוח המופק על מידת השימושיות של מרגשים ע"פ שעות וע"פ ימים.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 xml:space="preserve">        public virtual int FieldId { get; set; }</w:t>
      </w:r>
    </w:p>
    <w:p w:rsidR="00481634" w:rsidRDefault="00481634"/>
    <w:p w:rsidR="00481634" w:rsidRDefault="00471D70">
      <w:r>
        <w:rPr>
          <w:sz w:val="24"/>
          <w:szCs w:val="24"/>
        </w:rPr>
        <w:t xml:space="preserve">        public virtual string FieldName { get; set; }</w:t>
      </w:r>
    </w:p>
    <w:p w:rsidR="00481634" w:rsidRDefault="00481634"/>
    <w:p w:rsidR="00481634" w:rsidRDefault="00471D70">
      <w:r>
        <w:rPr>
          <w:sz w:val="24"/>
          <w:szCs w:val="24"/>
        </w:rPr>
        <w:t xml:space="preserve">        public virtual int WeekDayOrders { get; set; }</w:t>
      </w:r>
    </w:p>
    <w:p w:rsidR="00481634" w:rsidRDefault="00481634"/>
    <w:p w:rsidR="00481634" w:rsidRDefault="00471D70">
      <w:r>
        <w:rPr>
          <w:sz w:val="24"/>
          <w:szCs w:val="24"/>
        </w:rPr>
        <w:t xml:space="preserve">        public virtual int WeekEndOrders { get; set; }</w:t>
      </w:r>
    </w:p>
    <w:p w:rsidR="00481634" w:rsidRDefault="00481634"/>
    <w:p w:rsidR="00481634" w:rsidRDefault="00471D70">
      <w:r>
        <w:rPr>
          <w:sz w:val="24"/>
          <w:szCs w:val="24"/>
        </w:rPr>
        <w:t xml:space="preserve">        public virtual int hours16_18Orders { get; set; }</w:t>
      </w:r>
    </w:p>
    <w:p w:rsidR="00481634" w:rsidRDefault="00481634"/>
    <w:p w:rsidR="00481634" w:rsidRDefault="00471D70">
      <w:r>
        <w:rPr>
          <w:sz w:val="24"/>
          <w:szCs w:val="24"/>
        </w:rPr>
        <w:t xml:space="preserve">        public virtual int hours18_20Orders { get; set; }</w:t>
      </w:r>
    </w:p>
    <w:p w:rsidR="00481634" w:rsidRDefault="00481634"/>
    <w:p w:rsidR="00481634" w:rsidRDefault="00471D70">
      <w:r>
        <w:rPr>
          <w:sz w:val="24"/>
          <w:szCs w:val="24"/>
        </w:rPr>
        <w:t xml:space="preserve">        public virtual int hours20_22Orders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CustomersActivityReport</w:t>
      </w:r>
    </w:p>
    <w:p w:rsidR="00481634" w:rsidRDefault="00471D70">
      <w:pPr>
        <w:bidi/>
      </w:pPr>
      <w:r>
        <w:rPr>
          <w:sz w:val="24"/>
          <w:szCs w:val="24"/>
          <w:rtl/>
        </w:rPr>
        <w:t xml:space="preserve">מחלקה מייצגת אובייקט מעבר של דוח המופק על פעילות משתמשים.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ind w:firstLine="720"/>
      </w:pPr>
    </w:p>
    <w:p w:rsidR="00481634" w:rsidRDefault="00471D70">
      <w:pPr>
        <w:ind w:left="720"/>
      </w:pPr>
      <w:r>
        <w:rPr>
          <w:sz w:val="24"/>
          <w:szCs w:val="24"/>
        </w:rPr>
        <w:t>public virtual int Age { get; set; }</w:t>
      </w:r>
    </w:p>
    <w:p w:rsidR="00481634" w:rsidRDefault="00481634">
      <w:pPr>
        <w:ind w:left="720"/>
      </w:pPr>
    </w:p>
    <w:p w:rsidR="00481634" w:rsidRDefault="00471D70">
      <w:pPr>
        <w:ind w:left="720"/>
      </w:pPr>
      <w:r>
        <w:rPr>
          <w:sz w:val="24"/>
          <w:szCs w:val="24"/>
        </w:rPr>
        <w:t>public virtual long LastGameDate { get; set; }</w:t>
      </w:r>
    </w:p>
    <w:p w:rsidR="00481634" w:rsidRDefault="00481634">
      <w:pPr>
        <w:bidi/>
      </w:pPr>
    </w:p>
    <w:p w:rsidR="00481634" w:rsidRDefault="00471D70">
      <w:pPr>
        <w:ind w:firstLine="720"/>
      </w:pPr>
      <w:r>
        <w:rPr>
          <w:sz w:val="24"/>
          <w:szCs w:val="24"/>
        </w:rPr>
        <w:t>public virtual int NumberOfOrders { get; set; }</w:t>
      </w:r>
    </w:p>
    <w:p w:rsidR="00481634" w:rsidRDefault="00481634">
      <w:pPr>
        <w:ind w:firstLine="720"/>
      </w:pPr>
    </w:p>
    <w:p w:rsidR="00481634" w:rsidRDefault="00471D70">
      <w:pPr>
        <w:ind w:firstLine="720"/>
      </w:pPr>
      <w:r>
        <w:rPr>
          <w:sz w:val="24"/>
          <w:szCs w:val="24"/>
        </w:rPr>
        <w:t>public virtual int NumberOfCanceledOrders { get; set; }</w:t>
      </w:r>
    </w:p>
    <w:p w:rsidR="00481634" w:rsidRDefault="00481634">
      <w:pPr>
        <w:ind w:firstLine="720"/>
      </w:pPr>
    </w:p>
    <w:p w:rsidR="00481634" w:rsidRDefault="00471D70">
      <w:pPr>
        <w:ind w:firstLine="720"/>
      </w:pPr>
      <w:r>
        <w:rPr>
          <w:sz w:val="24"/>
          <w:szCs w:val="24"/>
        </w:rPr>
        <w:t>public virtual int NumberOfJoiningAsGuest { get; set; }</w:t>
      </w:r>
    </w:p>
    <w:p w:rsidR="00481634" w:rsidRDefault="00481634">
      <w:pPr>
        <w:bidi/>
      </w:pPr>
    </w:p>
    <w:p w:rsidR="00481634" w:rsidRDefault="00471D70">
      <w:pPr>
        <w:bidi/>
      </w:pPr>
      <w:r>
        <w:rPr>
          <w:b/>
          <w:sz w:val="24"/>
          <w:szCs w:val="24"/>
          <w:rtl/>
        </w:rPr>
        <w:t xml:space="preserve">מחלקת </w:t>
      </w:r>
      <w:r>
        <w:rPr>
          <w:b/>
          <w:sz w:val="24"/>
          <w:szCs w:val="24"/>
        </w:rPr>
        <w:t>OffendingCustomersReport</w:t>
      </w:r>
    </w:p>
    <w:p w:rsidR="00481634" w:rsidRDefault="00471D70">
      <w:pPr>
        <w:bidi/>
      </w:pPr>
      <w:r>
        <w:rPr>
          <w:sz w:val="24"/>
          <w:szCs w:val="24"/>
          <w:rtl/>
        </w:rPr>
        <w:t xml:space="preserve">מחלקה מייצגת אובייקט מעבר של דוח המופק על כמות התלונות על לקוח שמסויים.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bidi/>
      </w:pPr>
    </w:p>
    <w:p w:rsidR="00481634" w:rsidRDefault="00471D70">
      <w:pPr>
        <w:ind w:firstLine="720"/>
      </w:pPr>
      <w:r>
        <w:rPr>
          <w:sz w:val="24"/>
          <w:szCs w:val="24"/>
        </w:rPr>
        <w:t>public virtual int NumberOfComplaints{ get; set; }</w:t>
      </w:r>
    </w:p>
    <w:p w:rsidR="00481634" w:rsidRDefault="00481634">
      <w:pPr>
        <w:bidi/>
      </w:pPr>
    </w:p>
    <w:p w:rsidR="00481634" w:rsidRDefault="00471D70">
      <w:pPr>
        <w:bidi/>
      </w:pPr>
      <w:r>
        <w:rPr>
          <w:sz w:val="28"/>
          <w:szCs w:val="28"/>
        </w:rPr>
        <w:t xml:space="preserve">   </w:t>
      </w:r>
    </w:p>
    <w:p w:rsidR="00481634" w:rsidRDefault="00471D70">
      <w:r>
        <w:br w:type="page"/>
      </w:r>
    </w:p>
    <w:p w:rsidR="00481634" w:rsidRDefault="00481634"/>
    <w:p w:rsidR="00481634" w:rsidRDefault="00471D70">
      <w:pPr>
        <w:bidi/>
      </w:pPr>
      <w:r>
        <w:rPr>
          <w:b/>
          <w:sz w:val="24"/>
          <w:szCs w:val="24"/>
          <w:rtl/>
        </w:rPr>
        <w:t xml:space="preserve">מחלקת </w:t>
      </w:r>
      <w:r>
        <w:rPr>
          <w:b/>
          <w:sz w:val="24"/>
          <w:szCs w:val="24"/>
        </w:rPr>
        <w:t>LoginResponse</w:t>
      </w:r>
    </w:p>
    <w:p w:rsidR="00481634" w:rsidRDefault="00471D70">
      <w:pPr>
        <w:bidi/>
      </w:pPr>
      <w:r>
        <w:rPr>
          <w:sz w:val="24"/>
          <w:szCs w:val="24"/>
          <w:rtl/>
        </w:rPr>
        <w:t xml:space="preserve">מחלקה מייצגת אובייקט מעבר של היוזר המחובר למערכת והרשאותיו המתאימות.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int UserId { get; set; }</w:t>
      </w:r>
    </w:p>
    <w:p w:rsidR="00481634" w:rsidRDefault="00471D70">
      <w:r>
        <w:rPr>
          <w:sz w:val="24"/>
          <w:szCs w:val="24"/>
        </w:rPr>
        <w:tab/>
      </w:r>
      <w:r>
        <w:rPr>
          <w:sz w:val="24"/>
          <w:szCs w:val="24"/>
        </w:rPr>
        <w:tab/>
      </w:r>
    </w:p>
    <w:p w:rsidR="00481634" w:rsidRDefault="00471D70">
      <w:r>
        <w:rPr>
          <w:sz w:val="24"/>
          <w:szCs w:val="24"/>
        </w:rPr>
        <w:t>public bool IsUserFrozen { get; set; }</w:t>
      </w:r>
    </w:p>
    <w:p w:rsidR="00481634" w:rsidRDefault="00481634"/>
    <w:p w:rsidR="00481634" w:rsidRDefault="00471D70">
      <w:r>
        <w:rPr>
          <w:sz w:val="24"/>
          <w:szCs w:val="24"/>
        </w:rPr>
        <w:t>public string Role { get; set; }</w:t>
      </w:r>
    </w:p>
    <w:p w:rsidR="00481634" w:rsidRDefault="00481634"/>
    <w:p w:rsidR="00481634" w:rsidRDefault="00471D70">
      <w:r>
        <w:rPr>
          <w:sz w:val="24"/>
          <w:szCs w:val="24"/>
        </w:rPr>
        <w:t>public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r>
        <w:rPr>
          <w:sz w:val="24"/>
          <w:szCs w:val="24"/>
        </w:rPr>
        <w:t>public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string Username { get; set; }</w:t>
      </w:r>
    </w:p>
    <w:p w:rsidR="00481634" w:rsidRDefault="00481634"/>
    <w:p w:rsidR="00481634" w:rsidRDefault="00471D70">
      <w:r>
        <w:rPr>
          <w:sz w:val="24"/>
          <w:szCs w:val="24"/>
        </w:rPr>
        <w:t>public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תשתית (</w:t>
      </w:r>
      <w:r>
        <w:rPr>
          <w:sz w:val="28"/>
          <w:szCs w:val="28"/>
        </w:rPr>
        <w:t>Common</w:t>
      </w:r>
      <w:r>
        <w:rPr>
          <w:sz w:val="28"/>
          <w:szCs w:val="28"/>
          <w:rtl/>
        </w:rPr>
        <w:t>)</w:t>
      </w:r>
    </w:p>
    <w:p w:rsidR="00481634" w:rsidRDefault="00481634">
      <w:pPr>
        <w:bidi/>
      </w:pPr>
    </w:p>
    <w:p w:rsidR="00481634" w:rsidRDefault="00471D70">
      <w:pPr>
        <w:bidi/>
      </w:pPr>
      <w:r>
        <w:rPr>
          <w:b/>
          <w:sz w:val="24"/>
          <w:szCs w:val="24"/>
          <w:rtl/>
        </w:rPr>
        <w:t xml:space="preserve">מחלקת </w:t>
      </w:r>
      <w:r>
        <w:rPr>
          <w:b/>
          <w:sz w:val="24"/>
          <w:szCs w:val="24"/>
        </w:rPr>
        <w:t>Consts</w:t>
      </w:r>
    </w:p>
    <w:p w:rsidR="00481634" w:rsidRDefault="00471D70">
      <w:pPr>
        <w:bidi/>
      </w:pPr>
      <w:r>
        <w:rPr>
          <w:sz w:val="24"/>
          <w:szCs w:val="24"/>
          <w:rtl/>
        </w:rPr>
        <w:t>מחלקה סטאטית זו מכילה קבועים שונים אשר רלוונטים לכל המערכת. המחלקה בעלת התכונות ותת המחלקות הבאות:</w:t>
      </w:r>
    </w:p>
    <w:p w:rsidR="00C7601C" w:rsidRPr="00C7601C" w:rsidRDefault="00C7601C" w:rsidP="00C7601C">
      <w:pPr>
        <w:rPr>
          <w:ins w:id="1412" w:author="ron gal" w:date="2017-03-04T16:12:00Z"/>
          <w:sz w:val="24"/>
          <w:szCs w:val="24"/>
          <w:rPrChange w:id="1413" w:author="ron gal" w:date="2017-03-04T16:12:00Z">
            <w:rPr>
              <w:ins w:id="1414" w:author="ron gal" w:date="2017-03-04T16:12:00Z"/>
              <w:rFonts w:ascii="Consolas" w:hAnsi="Consolas" w:cs="Consolas"/>
              <w:sz w:val="19"/>
              <w:szCs w:val="19"/>
              <w:highlight w:val="white"/>
            </w:rPr>
          </w:rPrChange>
        </w:rPr>
        <w:pPrChange w:id="1415" w:author="ron gal" w:date="2017-03-04T16:12:00Z">
          <w:pPr>
            <w:autoSpaceDE w:val="0"/>
            <w:autoSpaceDN w:val="0"/>
            <w:adjustRightInd w:val="0"/>
            <w:spacing w:line="240" w:lineRule="auto"/>
          </w:pPr>
        </w:pPrChange>
      </w:pPr>
      <w:ins w:id="1416" w:author="ron gal" w:date="2017-03-04T16:12:00Z">
        <w:r w:rsidRPr="00C7601C">
          <w:rPr>
            <w:sz w:val="24"/>
            <w:szCs w:val="24"/>
            <w:rPrChange w:id="1417" w:author="ron gal" w:date="2017-03-04T16:12:00Z">
              <w:rPr>
                <w:rFonts w:ascii="Consolas" w:hAnsi="Consolas" w:cs="Consolas"/>
                <w:color w:val="0000FF"/>
                <w:sz w:val="19"/>
                <w:szCs w:val="19"/>
                <w:highlight w:val="white"/>
              </w:rPr>
            </w:rPrChange>
          </w:rPr>
          <w:t>public</w:t>
        </w:r>
        <w:r w:rsidRPr="00C7601C">
          <w:rPr>
            <w:sz w:val="24"/>
            <w:szCs w:val="24"/>
            <w:rPrChange w:id="1418" w:author="ron gal" w:date="2017-03-04T16:12:00Z">
              <w:rPr>
                <w:rFonts w:ascii="Consolas" w:hAnsi="Consolas" w:cs="Consolas"/>
                <w:sz w:val="19"/>
                <w:szCs w:val="19"/>
                <w:highlight w:val="white"/>
              </w:rPr>
            </w:rPrChange>
          </w:rPr>
          <w:t xml:space="preserve"> </w:t>
        </w:r>
        <w:r w:rsidRPr="00C7601C">
          <w:rPr>
            <w:sz w:val="24"/>
            <w:szCs w:val="24"/>
            <w:rPrChange w:id="1419" w:author="ron gal" w:date="2017-03-04T16:12:00Z">
              <w:rPr>
                <w:rFonts w:ascii="Consolas" w:hAnsi="Consolas" w:cs="Consolas"/>
                <w:color w:val="0000FF"/>
                <w:sz w:val="19"/>
                <w:szCs w:val="19"/>
                <w:highlight w:val="white"/>
              </w:rPr>
            </w:rPrChange>
          </w:rPr>
          <w:t>const</w:t>
        </w:r>
        <w:r w:rsidRPr="00C7601C">
          <w:rPr>
            <w:sz w:val="24"/>
            <w:szCs w:val="24"/>
            <w:rPrChange w:id="1420" w:author="ron gal" w:date="2017-03-04T16:12:00Z">
              <w:rPr>
                <w:rFonts w:ascii="Consolas" w:hAnsi="Consolas" w:cs="Consolas"/>
                <w:sz w:val="19"/>
                <w:szCs w:val="19"/>
                <w:highlight w:val="white"/>
              </w:rPr>
            </w:rPrChange>
          </w:rPr>
          <w:t xml:space="preserve"> </w:t>
        </w:r>
        <w:r w:rsidRPr="00C7601C">
          <w:rPr>
            <w:sz w:val="24"/>
            <w:szCs w:val="24"/>
            <w:rPrChange w:id="1421" w:author="ron gal" w:date="2017-03-04T16:12:00Z">
              <w:rPr>
                <w:rFonts w:ascii="Consolas" w:hAnsi="Consolas" w:cs="Consolas"/>
                <w:color w:val="0000FF"/>
                <w:sz w:val="19"/>
                <w:szCs w:val="19"/>
                <w:highlight w:val="white"/>
              </w:rPr>
            </w:rPrChange>
          </w:rPr>
          <w:t>string</w:t>
        </w:r>
        <w:r w:rsidRPr="00C7601C">
          <w:rPr>
            <w:sz w:val="24"/>
            <w:szCs w:val="24"/>
            <w:rPrChange w:id="1422" w:author="ron gal" w:date="2017-03-04T16:12:00Z">
              <w:rPr>
                <w:rFonts w:ascii="Consolas" w:hAnsi="Consolas" w:cs="Consolas"/>
                <w:sz w:val="19"/>
                <w:szCs w:val="19"/>
                <w:highlight w:val="white"/>
              </w:rPr>
            </w:rPrChange>
          </w:rPr>
          <w:t xml:space="preserve"> DB_PATH = </w:t>
        </w:r>
        <w:r w:rsidRPr="00C7601C">
          <w:rPr>
            <w:sz w:val="24"/>
            <w:szCs w:val="24"/>
            <w:rPrChange w:id="1423" w:author="ron gal" w:date="2017-03-04T16:12:00Z">
              <w:rPr>
                <w:rFonts w:ascii="Consolas" w:hAnsi="Consolas" w:cs="Consolas"/>
                <w:color w:val="A31515"/>
                <w:sz w:val="19"/>
                <w:szCs w:val="19"/>
                <w:highlight w:val="white"/>
              </w:rPr>
            </w:rPrChange>
          </w:rPr>
          <w:t>"~/App_Data/db.sqlite"</w:t>
        </w:r>
        <w:r w:rsidRPr="00C7601C">
          <w:rPr>
            <w:sz w:val="24"/>
            <w:szCs w:val="24"/>
            <w:rPrChange w:id="1424" w:author="ron gal" w:date="2017-03-04T16:12:00Z">
              <w:rPr>
                <w:rFonts w:ascii="Consolas" w:hAnsi="Consolas" w:cs="Consolas"/>
                <w:sz w:val="19"/>
                <w:szCs w:val="19"/>
                <w:highlight w:val="white"/>
              </w:rPr>
            </w:rPrChange>
          </w:rPr>
          <w:t>;</w:t>
        </w:r>
      </w:ins>
    </w:p>
    <w:p w:rsidR="00C7601C" w:rsidRPr="00C7601C" w:rsidRDefault="00C7601C" w:rsidP="00C7601C">
      <w:pPr>
        <w:rPr>
          <w:ins w:id="1425" w:author="ron gal" w:date="2017-03-04T16:12:00Z"/>
          <w:sz w:val="24"/>
          <w:szCs w:val="24"/>
          <w:rPrChange w:id="1426" w:author="ron gal" w:date="2017-03-04T16:12:00Z">
            <w:rPr>
              <w:ins w:id="1427" w:author="ron gal" w:date="2017-03-04T16:12:00Z"/>
              <w:rFonts w:ascii="Consolas" w:hAnsi="Consolas" w:cs="Consolas"/>
              <w:sz w:val="19"/>
              <w:szCs w:val="19"/>
              <w:highlight w:val="white"/>
            </w:rPr>
          </w:rPrChange>
        </w:rPr>
        <w:pPrChange w:id="1428" w:author="ron gal" w:date="2017-03-04T16:12:00Z">
          <w:pPr>
            <w:autoSpaceDE w:val="0"/>
            <w:autoSpaceDN w:val="0"/>
            <w:adjustRightInd w:val="0"/>
            <w:spacing w:line="240" w:lineRule="auto"/>
          </w:pPr>
        </w:pPrChange>
      </w:pPr>
    </w:p>
    <w:p w:rsidR="00C7601C" w:rsidRPr="00C7601C" w:rsidRDefault="00C7601C" w:rsidP="00C7601C">
      <w:pPr>
        <w:rPr>
          <w:ins w:id="1429" w:author="ron gal" w:date="2017-03-04T16:12:00Z"/>
          <w:sz w:val="24"/>
          <w:szCs w:val="24"/>
          <w:rPrChange w:id="1430" w:author="ron gal" w:date="2017-03-04T16:12:00Z">
            <w:rPr>
              <w:ins w:id="1431" w:author="ron gal" w:date="2017-03-04T16:12:00Z"/>
              <w:rFonts w:ascii="Consolas" w:hAnsi="Consolas" w:cs="Consolas"/>
              <w:sz w:val="19"/>
              <w:szCs w:val="19"/>
              <w:highlight w:val="white"/>
            </w:rPr>
          </w:rPrChange>
        </w:rPr>
        <w:pPrChange w:id="1432" w:author="ron gal" w:date="2017-03-04T16:12:00Z">
          <w:pPr>
            <w:autoSpaceDE w:val="0"/>
            <w:autoSpaceDN w:val="0"/>
            <w:adjustRightInd w:val="0"/>
            <w:spacing w:line="240" w:lineRule="auto"/>
          </w:pPr>
        </w:pPrChange>
      </w:pPr>
      <w:ins w:id="1433" w:author="ron gal" w:date="2017-03-04T16:12:00Z">
        <w:r w:rsidRPr="00C7601C">
          <w:rPr>
            <w:sz w:val="24"/>
            <w:szCs w:val="24"/>
            <w:rPrChange w:id="1434" w:author="ron gal" w:date="2017-03-04T16:12:00Z">
              <w:rPr>
                <w:rFonts w:ascii="Consolas" w:hAnsi="Consolas" w:cs="Consolas"/>
                <w:sz w:val="19"/>
                <w:szCs w:val="19"/>
                <w:highlight w:val="white"/>
              </w:rPr>
            </w:rPrChange>
          </w:rPr>
          <w:t xml:space="preserve">        </w:t>
        </w:r>
        <w:r w:rsidRPr="00C7601C">
          <w:rPr>
            <w:sz w:val="24"/>
            <w:szCs w:val="24"/>
            <w:rPrChange w:id="1435" w:author="ron gal" w:date="2017-03-04T16:12:00Z">
              <w:rPr>
                <w:rFonts w:ascii="Consolas" w:hAnsi="Consolas" w:cs="Consolas"/>
                <w:color w:val="0000FF"/>
                <w:sz w:val="19"/>
                <w:szCs w:val="19"/>
                <w:highlight w:val="white"/>
              </w:rPr>
            </w:rPrChange>
          </w:rPr>
          <w:t>public</w:t>
        </w:r>
        <w:r w:rsidRPr="00C7601C">
          <w:rPr>
            <w:sz w:val="24"/>
            <w:szCs w:val="24"/>
            <w:rPrChange w:id="1436" w:author="ron gal" w:date="2017-03-04T16:12:00Z">
              <w:rPr>
                <w:rFonts w:ascii="Consolas" w:hAnsi="Consolas" w:cs="Consolas"/>
                <w:sz w:val="19"/>
                <w:szCs w:val="19"/>
                <w:highlight w:val="white"/>
              </w:rPr>
            </w:rPrChange>
          </w:rPr>
          <w:t xml:space="preserve"> </w:t>
        </w:r>
        <w:r w:rsidRPr="00C7601C">
          <w:rPr>
            <w:sz w:val="24"/>
            <w:szCs w:val="24"/>
            <w:rPrChange w:id="1437" w:author="ron gal" w:date="2017-03-04T16:12:00Z">
              <w:rPr>
                <w:rFonts w:ascii="Consolas" w:hAnsi="Consolas" w:cs="Consolas"/>
                <w:color w:val="0000FF"/>
                <w:sz w:val="19"/>
                <w:szCs w:val="19"/>
                <w:highlight w:val="white"/>
              </w:rPr>
            </w:rPrChange>
          </w:rPr>
          <w:t>static</w:t>
        </w:r>
        <w:r w:rsidRPr="00C7601C">
          <w:rPr>
            <w:sz w:val="24"/>
            <w:szCs w:val="24"/>
            <w:rPrChange w:id="1438" w:author="ron gal" w:date="2017-03-04T16:12:00Z">
              <w:rPr>
                <w:rFonts w:ascii="Consolas" w:hAnsi="Consolas" w:cs="Consolas"/>
                <w:sz w:val="19"/>
                <w:szCs w:val="19"/>
                <w:highlight w:val="white"/>
              </w:rPr>
            </w:rPrChange>
          </w:rPr>
          <w:t xml:space="preserve"> </w:t>
        </w:r>
        <w:r w:rsidRPr="00C7601C">
          <w:rPr>
            <w:sz w:val="24"/>
            <w:szCs w:val="24"/>
            <w:rPrChange w:id="1439" w:author="ron gal" w:date="2017-03-04T16:12:00Z">
              <w:rPr>
                <w:rFonts w:ascii="Consolas" w:hAnsi="Consolas" w:cs="Consolas"/>
                <w:color w:val="0000FF"/>
                <w:sz w:val="19"/>
                <w:szCs w:val="19"/>
                <w:highlight w:val="white"/>
              </w:rPr>
            </w:rPrChange>
          </w:rPr>
          <w:t>class</w:t>
        </w:r>
        <w:r w:rsidRPr="00C7601C">
          <w:rPr>
            <w:sz w:val="24"/>
            <w:szCs w:val="24"/>
            <w:rPrChange w:id="1440" w:author="ron gal" w:date="2017-03-04T16:12:00Z">
              <w:rPr>
                <w:rFonts w:ascii="Consolas" w:hAnsi="Consolas" w:cs="Consolas"/>
                <w:sz w:val="19"/>
                <w:szCs w:val="19"/>
                <w:highlight w:val="white"/>
              </w:rPr>
            </w:rPrChange>
          </w:rPr>
          <w:t xml:space="preserve"> </w:t>
        </w:r>
        <w:r w:rsidRPr="00C7601C">
          <w:rPr>
            <w:sz w:val="24"/>
            <w:szCs w:val="24"/>
            <w:rPrChange w:id="1441" w:author="ron gal" w:date="2017-03-04T16:12:00Z">
              <w:rPr>
                <w:rFonts w:ascii="Consolas" w:hAnsi="Consolas" w:cs="Consolas"/>
                <w:color w:val="2B91AF"/>
                <w:sz w:val="19"/>
                <w:szCs w:val="19"/>
                <w:highlight w:val="white"/>
              </w:rPr>
            </w:rPrChange>
          </w:rPr>
          <w:t>Roles</w:t>
        </w:r>
      </w:ins>
    </w:p>
    <w:p w:rsidR="00C7601C" w:rsidRPr="00C7601C" w:rsidRDefault="00C7601C" w:rsidP="00C7601C">
      <w:pPr>
        <w:rPr>
          <w:ins w:id="1442" w:author="ron gal" w:date="2017-03-04T16:12:00Z"/>
          <w:sz w:val="24"/>
          <w:szCs w:val="24"/>
          <w:rPrChange w:id="1443" w:author="ron gal" w:date="2017-03-04T16:12:00Z">
            <w:rPr>
              <w:ins w:id="1444" w:author="ron gal" w:date="2017-03-04T16:12:00Z"/>
              <w:rFonts w:ascii="Consolas" w:hAnsi="Consolas" w:cs="Consolas"/>
              <w:sz w:val="19"/>
              <w:szCs w:val="19"/>
              <w:highlight w:val="white"/>
            </w:rPr>
          </w:rPrChange>
        </w:rPr>
        <w:pPrChange w:id="1445" w:author="ron gal" w:date="2017-03-04T16:12:00Z">
          <w:pPr>
            <w:autoSpaceDE w:val="0"/>
            <w:autoSpaceDN w:val="0"/>
            <w:adjustRightInd w:val="0"/>
            <w:spacing w:line="240" w:lineRule="auto"/>
          </w:pPr>
        </w:pPrChange>
      </w:pPr>
      <w:ins w:id="1446" w:author="ron gal" w:date="2017-03-04T16:12:00Z">
        <w:r w:rsidRPr="00C7601C">
          <w:rPr>
            <w:sz w:val="24"/>
            <w:szCs w:val="24"/>
            <w:rPrChange w:id="1447"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448" w:author="ron gal" w:date="2017-03-04T16:12:00Z"/>
          <w:sz w:val="24"/>
          <w:szCs w:val="24"/>
          <w:rPrChange w:id="1449" w:author="ron gal" w:date="2017-03-04T16:12:00Z">
            <w:rPr>
              <w:ins w:id="1450" w:author="ron gal" w:date="2017-03-04T16:12:00Z"/>
              <w:rFonts w:ascii="Consolas" w:hAnsi="Consolas" w:cs="Consolas"/>
              <w:sz w:val="19"/>
              <w:szCs w:val="19"/>
              <w:highlight w:val="white"/>
            </w:rPr>
          </w:rPrChange>
        </w:rPr>
        <w:pPrChange w:id="1451" w:author="ron gal" w:date="2017-03-04T16:12:00Z">
          <w:pPr>
            <w:autoSpaceDE w:val="0"/>
            <w:autoSpaceDN w:val="0"/>
            <w:adjustRightInd w:val="0"/>
            <w:spacing w:line="240" w:lineRule="auto"/>
          </w:pPr>
        </w:pPrChange>
      </w:pPr>
      <w:ins w:id="1452" w:author="ron gal" w:date="2017-03-04T16:12:00Z">
        <w:r w:rsidRPr="00C7601C">
          <w:rPr>
            <w:sz w:val="24"/>
            <w:szCs w:val="24"/>
            <w:rPrChange w:id="1453" w:author="ron gal" w:date="2017-03-04T16:12:00Z">
              <w:rPr>
                <w:rFonts w:ascii="Consolas" w:hAnsi="Consolas" w:cs="Consolas"/>
                <w:sz w:val="19"/>
                <w:szCs w:val="19"/>
                <w:highlight w:val="white"/>
              </w:rPr>
            </w:rPrChange>
          </w:rPr>
          <w:t xml:space="preserve">            </w:t>
        </w:r>
        <w:r w:rsidRPr="00C7601C">
          <w:rPr>
            <w:sz w:val="24"/>
            <w:szCs w:val="24"/>
            <w:rPrChange w:id="1454" w:author="ron gal" w:date="2017-03-04T16:12:00Z">
              <w:rPr>
                <w:rFonts w:ascii="Consolas" w:hAnsi="Consolas" w:cs="Consolas"/>
                <w:color w:val="0000FF"/>
                <w:sz w:val="19"/>
                <w:szCs w:val="19"/>
                <w:highlight w:val="white"/>
              </w:rPr>
            </w:rPrChange>
          </w:rPr>
          <w:t>public</w:t>
        </w:r>
        <w:r w:rsidRPr="00C7601C">
          <w:rPr>
            <w:sz w:val="24"/>
            <w:szCs w:val="24"/>
            <w:rPrChange w:id="1455" w:author="ron gal" w:date="2017-03-04T16:12:00Z">
              <w:rPr>
                <w:rFonts w:ascii="Consolas" w:hAnsi="Consolas" w:cs="Consolas"/>
                <w:sz w:val="19"/>
                <w:szCs w:val="19"/>
                <w:highlight w:val="white"/>
              </w:rPr>
            </w:rPrChange>
          </w:rPr>
          <w:t xml:space="preserve"> </w:t>
        </w:r>
        <w:r w:rsidRPr="00C7601C">
          <w:rPr>
            <w:sz w:val="24"/>
            <w:szCs w:val="24"/>
            <w:rPrChange w:id="1456" w:author="ron gal" w:date="2017-03-04T16:12:00Z">
              <w:rPr>
                <w:rFonts w:ascii="Consolas" w:hAnsi="Consolas" w:cs="Consolas"/>
                <w:color w:val="0000FF"/>
                <w:sz w:val="19"/>
                <w:szCs w:val="19"/>
                <w:highlight w:val="white"/>
              </w:rPr>
            </w:rPrChange>
          </w:rPr>
          <w:t>const</w:t>
        </w:r>
        <w:r w:rsidRPr="00C7601C">
          <w:rPr>
            <w:sz w:val="24"/>
            <w:szCs w:val="24"/>
            <w:rPrChange w:id="1457" w:author="ron gal" w:date="2017-03-04T16:12:00Z">
              <w:rPr>
                <w:rFonts w:ascii="Consolas" w:hAnsi="Consolas" w:cs="Consolas"/>
                <w:sz w:val="19"/>
                <w:szCs w:val="19"/>
                <w:highlight w:val="white"/>
              </w:rPr>
            </w:rPrChange>
          </w:rPr>
          <w:t xml:space="preserve"> </w:t>
        </w:r>
        <w:r w:rsidRPr="00C7601C">
          <w:rPr>
            <w:sz w:val="24"/>
            <w:szCs w:val="24"/>
            <w:rPrChange w:id="1458" w:author="ron gal" w:date="2017-03-04T16:12:00Z">
              <w:rPr>
                <w:rFonts w:ascii="Consolas" w:hAnsi="Consolas" w:cs="Consolas"/>
                <w:color w:val="0000FF"/>
                <w:sz w:val="19"/>
                <w:szCs w:val="19"/>
                <w:highlight w:val="white"/>
              </w:rPr>
            </w:rPrChange>
          </w:rPr>
          <w:t>string</w:t>
        </w:r>
        <w:r w:rsidRPr="00C7601C">
          <w:rPr>
            <w:sz w:val="24"/>
            <w:szCs w:val="24"/>
            <w:rPrChange w:id="1459" w:author="ron gal" w:date="2017-03-04T16:12:00Z">
              <w:rPr>
                <w:rFonts w:ascii="Consolas" w:hAnsi="Consolas" w:cs="Consolas"/>
                <w:sz w:val="19"/>
                <w:szCs w:val="19"/>
                <w:highlight w:val="white"/>
              </w:rPr>
            </w:rPrChange>
          </w:rPr>
          <w:t xml:space="preserve"> Owner = </w:t>
        </w:r>
        <w:r w:rsidRPr="00C7601C">
          <w:rPr>
            <w:sz w:val="24"/>
            <w:szCs w:val="24"/>
            <w:rPrChange w:id="1460" w:author="ron gal" w:date="2017-03-04T16:12:00Z">
              <w:rPr>
                <w:rFonts w:ascii="Consolas" w:hAnsi="Consolas" w:cs="Consolas"/>
                <w:color w:val="A31515"/>
                <w:sz w:val="19"/>
                <w:szCs w:val="19"/>
                <w:highlight w:val="white"/>
              </w:rPr>
            </w:rPrChange>
          </w:rPr>
          <w:t>"Owner"</w:t>
        </w:r>
        <w:r w:rsidRPr="00C7601C">
          <w:rPr>
            <w:sz w:val="24"/>
            <w:szCs w:val="24"/>
            <w:rPrChange w:id="1461" w:author="ron gal" w:date="2017-03-04T16:12:00Z">
              <w:rPr>
                <w:rFonts w:ascii="Consolas" w:hAnsi="Consolas" w:cs="Consolas"/>
                <w:sz w:val="19"/>
                <w:szCs w:val="19"/>
                <w:highlight w:val="white"/>
              </w:rPr>
            </w:rPrChange>
          </w:rPr>
          <w:t>;</w:t>
        </w:r>
      </w:ins>
    </w:p>
    <w:p w:rsidR="00C7601C" w:rsidRPr="00C7601C" w:rsidRDefault="00C7601C" w:rsidP="00C7601C">
      <w:pPr>
        <w:rPr>
          <w:ins w:id="1462" w:author="ron gal" w:date="2017-03-04T16:12:00Z"/>
          <w:sz w:val="24"/>
          <w:szCs w:val="24"/>
          <w:rPrChange w:id="1463" w:author="ron gal" w:date="2017-03-04T16:12:00Z">
            <w:rPr>
              <w:ins w:id="1464" w:author="ron gal" w:date="2017-03-04T16:12:00Z"/>
              <w:rFonts w:ascii="Consolas" w:hAnsi="Consolas" w:cs="Consolas"/>
              <w:sz w:val="19"/>
              <w:szCs w:val="19"/>
              <w:highlight w:val="white"/>
            </w:rPr>
          </w:rPrChange>
        </w:rPr>
        <w:pPrChange w:id="1465" w:author="ron gal" w:date="2017-03-04T16:12:00Z">
          <w:pPr>
            <w:autoSpaceDE w:val="0"/>
            <w:autoSpaceDN w:val="0"/>
            <w:adjustRightInd w:val="0"/>
            <w:spacing w:line="240" w:lineRule="auto"/>
          </w:pPr>
        </w:pPrChange>
      </w:pPr>
      <w:ins w:id="1466" w:author="ron gal" w:date="2017-03-04T16:12:00Z">
        <w:r w:rsidRPr="00C7601C">
          <w:rPr>
            <w:sz w:val="24"/>
            <w:szCs w:val="24"/>
            <w:rPrChange w:id="1467" w:author="ron gal" w:date="2017-03-04T16:12:00Z">
              <w:rPr>
                <w:rFonts w:ascii="Consolas" w:hAnsi="Consolas" w:cs="Consolas"/>
                <w:sz w:val="19"/>
                <w:szCs w:val="19"/>
                <w:highlight w:val="white"/>
              </w:rPr>
            </w:rPrChange>
          </w:rPr>
          <w:t xml:space="preserve">            </w:t>
        </w:r>
        <w:r w:rsidRPr="00C7601C">
          <w:rPr>
            <w:sz w:val="24"/>
            <w:szCs w:val="24"/>
            <w:rPrChange w:id="1468" w:author="ron gal" w:date="2017-03-04T16:12:00Z">
              <w:rPr>
                <w:rFonts w:ascii="Consolas" w:hAnsi="Consolas" w:cs="Consolas"/>
                <w:color w:val="0000FF"/>
                <w:sz w:val="19"/>
                <w:szCs w:val="19"/>
                <w:highlight w:val="white"/>
              </w:rPr>
            </w:rPrChange>
          </w:rPr>
          <w:t>public</w:t>
        </w:r>
        <w:r w:rsidRPr="00C7601C">
          <w:rPr>
            <w:sz w:val="24"/>
            <w:szCs w:val="24"/>
            <w:rPrChange w:id="1469" w:author="ron gal" w:date="2017-03-04T16:12:00Z">
              <w:rPr>
                <w:rFonts w:ascii="Consolas" w:hAnsi="Consolas" w:cs="Consolas"/>
                <w:sz w:val="19"/>
                <w:szCs w:val="19"/>
                <w:highlight w:val="white"/>
              </w:rPr>
            </w:rPrChange>
          </w:rPr>
          <w:t xml:space="preserve"> </w:t>
        </w:r>
        <w:r w:rsidRPr="00C7601C">
          <w:rPr>
            <w:sz w:val="24"/>
            <w:szCs w:val="24"/>
            <w:rPrChange w:id="1470" w:author="ron gal" w:date="2017-03-04T16:12:00Z">
              <w:rPr>
                <w:rFonts w:ascii="Consolas" w:hAnsi="Consolas" w:cs="Consolas"/>
                <w:color w:val="0000FF"/>
                <w:sz w:val="19"/>
                <w:szCs w:val="19"/>
                <w:highlight w:val="white"/>
              </w:rPr>
            </w:rPrChange>
          </w:rPr>
          <w:t>const</w:t>
        </w:r>
        <w:r w:rsidRPr="00C7601C">
          <w:rPr>
            <w:sz w:val="24"/>
            <w:szCs w:val="24"/>
            <w:rPrChange w:id="1471" w:author="ron gal" w:date="2017-03-04T16:12:00Z">
              <w:rPr>
                <w:rFonts w:ascii="Consolas" w:hAnsi="Consolas" w:cs="Consolas"/>
                <w:sz w:val="19"/>
                <w:szCs w:val="19"/>
                <w:highlight w:val="white"/>
              </w:rPr>
            </w:rPrChange>
          </w:rPr>
          <w:t xml:space="preserve"> </w:t>
        </w:r>
        <w:r w:rsidRPr="00C7601C">
          <w:rPr>
            <w:sz w:val="24"/>
            <w:szCs w:val="24"/>
            <w:rPrChange w:id="1472" w:author="ron gal" w:date="2017-03-04T16:12:00Z">
              <w:rPr>
                <w:rFonts w:ascii="Consolas" w:hAnsi="Consolas" w:cs="Consolas"/>
                <w:color w:val="0000FF"/>
                <w:sz w:val="19"/>
                <w:szCs w:val="19"/>
                <w:highlight w:val="white"/>
              </w:rPr>
            </w:rPrChange>
          </w:rPr>
          <w:t>string</w:t>
        </w:r>
        <w:r w:rsidRPr="00C7601C">
          <w:rPr>
            <w:sz w:val="24"/>
            <w:szCs w:val="24"/>
            <w:rPrChange w:id="1473" w:author="ron gal" w:date="2017-03-04T16:12:00Z">
              <w:rPr>
                <w:rFonts w:ascii="Consolas" w:hAnsi="Consolas" w:cs="Consolas"/>
                <w:sz w:val="19"/>
                <w:szCs w:val="19"/>
                <w:highlight w:val="white"/>
              </w:rPr>
            </w:rPrChange>
          </w:rPr>
          <w:t xml:space="preserve"> Doctor = </w:t>
        </w:r>
        <w:r w:rsidRPr="00C7601C">
          <w:rPr>
            <w:sz w:val="24"/>
            <w:szCs w:val="24"/>
            <w:rPrChange w:id="1474" w:author="ron gal" w:date="2017-03-04T16:12:00Z">
              <w:rPr>
                <w:rFonts w:ascii="Consolas" w:hAnsi="Consolas" w:cs="Consolas"/>
                <w:color w:val="A31515"/>
                <w:sz w:val="19"/>
                <w:szCs w:val="19"/>
                <w:highlight w:val="white"/>
              </w:rPr>
            </w:rPrChange>
          </w:rPr>
          <w:t>"Doctor"</w:t>
        </w:r>
        <w:r w:rsidRPr="00C7601C">
          <w:rPr>
            <w:sz w:val="24"/>
            <w:szCs w:val="24"/>
            <w:rPrChange w:id="1475" w:author="ron gal" w:date="2017-03-04T16:12:00Z">
              <w:rPr>
                <w:rFonts w:ascii="Consolas" w:hAnsi="Consolas" w:cs="Consolas"/>
                <w:sz w:val="19"/>
                <w:szCs w:val="19"/>
                <w:highlight w:val="white"/>
              </w:rPr>
            </w:rPrChange>
          </w:rPr>
          <w:t>;</w:t>
        </w:r>
      </w:ins>
    </w:p>
    <w:p w:rsidR="00C7601C" w:rsidRPr="00C7601C" w:rsidRDefault="00C7601C" w:rsidP="00C7601C">
      <w:pPr>
        <w:rPr>
          <w:ins w:id="1476" w:author="ron gal" w:date="2017-03-04T16:12:00Z"/>
          <w:sz w:val="24"/>
          <w:szCs w:val="24"/>
          <w:rPrChange w:id="1477" w:author="ron gal" w:date="2017-03-04T16:12:00Z">
            <w:rPr>
              <w:ins w:id="1478" w:author="ron gal" w:date="2017-03-04T16:12:00Z"/>
              <w:rFonts w:ascii="Consolas" w:hAnsi="Consolas" w:cs="Consolas"/>
              <w:sz w:val="19"/>
              <w:szCs w:val="19"/>
              <w:highlight w:val="white"/>
            </w:rPr>
          </w:rPrChange>
        </w:rPr>
        <w:pPrChange w:id="1479" w:author="ron gal" w:date="2017-03-04T16:12:00Z">
          <w:pPr>
            <w:autoSpaceDE w:val="0"/>
            <w:autoSpaceDN w:val="0"/>
            <w:adjustRightInd w:val="0"/>
            <w:spacing w:line="240" w:lineRule="auto"/>
          </w:pPr>
        </w:pPrChange>
      </w:pPr>
      <w:ins w:id="1480" w:author="ron gal" w:date="2017-03-04T16:12:00Z">
        <w:r w:rsidRPr="00C7601C">
          <w:rPr>
            <w:sz w:val="24"/>
            <w:szCs w:val="24"/>
            <w:rPrChange w:id="1481" w:author="ron gal" w:date="2017-03-04T16:12:00Z">
              <w:rPr>
                <w:rFonts w:ascii="Consolas" w:hAnsi="Consolas" w:cs="Consolas"/>
                <w:sz w:val="19"/>
                <w:szCs w:val="19"/>
                <w:highlight w:val="white"/>
              </w:rPr>
            </w:rPrChange>
          </w:rPr>
          <w:t xml:space="preserve">            </w:t>
        </w:r>
        <w:r w:rsidRPr="00C7601C">
          <w:rPr>
            <w:sz w:val="24"/>
            <w:szCs w:val="24"/>
            <w:rPrChange w:id="1482" w:author="ron gal" w:date="2017-03-04T16:12:00Z">
              <w:rPr>
                <w:rFonts w:ascii="Consolas" w:hAnsi="Consolas" w:cs="Consolas"/>
                <w:color w:val="0000FF"/>
                <w:sz w:val="19"/>
                <w:szCs w:val="19"/>
                <w:highlight w:val="white"/>
              </w:rPr>
            </w:rPrChange>
          </w:rPr>
          <w:t>public</w:t>
        </w:r>
        <w:r w:rsidRPr="00C7601C">
          <w:rPr>
            <w:sz w:val="24"/>
            <w:szCs w:val="24"/>
            <w:rPrChange w:id="1483" w:author="ron gal" w:date="2017-03-04T16:12:00Z">
              <w:rPr>
                <w:rFonts w:ascii="Consolas" w:hAnsi="Consolas" w:cs="Consolas"/>
                <w:sz w:val="19"/>
                <w:szCs w:val="19"/>
                <w:highlight w:val="white"/>
              </w:rPr>
            </w:rPrChange>
          </w:rPr>
          <w:t xml:space="preserve"> </w:t>
        </w:r>
        <w:r w:rsidRPr="00C7601C">
          <w:rPr>
            <w:sz w:val="24"/>
            <w:szCs w:val="24"/>
            <w:rPrChange w:id="1484" w:author="ron gal" w:date="2017-03-04T16:12:00Z">
              <w:rPr>
                <w:rFonts w:ascii="Consolas" w:hAnsi="Consolas" w:cs="Consolas"/>
                <w:color w:val="0000FF"/>
                <w:sz w:val="19"/>
                <w:szCs w:val="19"/>
                <w:highlight w:val="white"/>
              </w:rPr>
            </w:rPrChange>
          </w:rPr>
          <w:t>const</w:t>
        </w:r>
        <w:r w:rsidRPr="00C7601C">
          <w:rPr>
            <w:sz w:val="24"/>
            <w:szCs w:val="24"/>
            <w:rPrChange w:id="1485" w:author="ron gal" w:date="2017-03-04T16:12:00Z">
              <w:rPr>
                <w:rFonts w:ascii="Consolas" w:hAnsi="Consolas" w:cs="Consolas"/>
                <w:sz w:val="19"/>
                <w:szCs w:val="19"/>
                <w:highlight w:val="white"/>
              </w:rPr>
            </w:rPrChange>
          </w:rPr>
          <w:t xml:space="preserve"> </w:t>
        </w:r>
        <w:r w:rsidRPr="00C7601C">
          <w:rPr>
            <w:sz w:val="24"/>
            <w:szCs w:val="24"/>
            <w:rPrChange w:id="1486" w:author="ron gal" w:date="2017-03-04T16:12:00Z">
              <w:rPr>
                <w:rFonts w:ascii="Consolas" w:hAnsi="Consolas" w:cs="Consolas"/>
                <w:color w:val="0000FF"/>
                <w:sz w:val="19"/>
                <w:szCs w:val="19"/>
                <w:highlight w:val="white"/>
              </w:rPr>
            </w:rPrChange>
          </w:rPr>
          <w:t>string</w:t>
        </w:r>
        <w:r w:rsidRPr="00C7601C">
          <w:rPr>
            <w:sz w:val="24"/>
            <w:szCs w:val="24"/>
            <w:rPrChange w:id="1487" w:author="ron gal" w:date="2017-03-04T16:12:00Z">
              <w:rPr>
                <w:rFonts w:ascii="Consolas" w:hAnsi="Consolas" w:cs="Consolas"/>
                <w:sz w:val="19"/>
                <w:szCs w:val="19"/>
                <w:highlight w:val="white"/>
              </w:rPr>
            </w:rPrChange>
          </w:rPr>
          <w:t xml:space="preserve"> None = </w:t>
        </w:r>
        <w:r w:rsidRPr="00C7601C">
          <w:rPr>
            <w:sz w:val="24"/>
            <w:szCs w:val="24"/>
            <w:rPrChange w:id="1488" w:author="ron gal" w:date="2017-03-04T16:12:00Z">
              <w:rPr>
                <w:rFonts w:ascii="Consolas" w:hAnsi="Consolas" w:cs="Consolas"/>
                <w:color w:val="A31515"/>
                <w:sz w:val="19"/>
                <w:szCs w:val="19"/>
                <w:highlight w:val="white"/>
              </w:rPr>
            </w:rPrChange>
          </w:rPr>
          <w:t>"None"</w:t>
        </w:r>
        <w:r w:rsidRPr="00C7601C">
          <w:rPr>
            <w:sz w:val="24"/>
            <w:szCs w:val="24"/>
            <w:rPrChange w:id="1489" w:author="ron gal" w:date="2017-03-04T16:12:00Z">
              <w:rPr>
                <w:rFonts w:ascii="Consolas" w:hAnsi="Consolas" w:cs="Consolas"/>
                <w:sz w:val="19"/>
                <w:szCs w:val="19"/>
                <w:highlight w:val="white"/>
              </w:rPr>
            </w:rPrChange>
          </w:rPr>
          <w:t>;</w:t>
        </w:r>
      </w:ins>
    </w:p>
    <w:p w:rsidR="00C7601C" w:rsidRPr="00C7601C" w:rsidRDefault="00C7601C" w:rsidP="00C7601C">
      <w:pPr>
        <w:rPr>
          <w:ins w:id="1490" w:author="ron gal" w:date="2017-03-04T16:12:00Z"/>
          <w:sz w:val="24"/>
          <w:szCs w:val="24"/>
          <w:rPrChange w:id="1491" w:author="ron gal" w:date="2017-03-04T16:12:00Z">
            <w:rPr>
              <w:ins w:id="1492" w:author="ron gal" w:date="2017-03-04T16:12:00Z"/>
              <w:rFonts w:ascii="Consolas" w:hAnsi="Consolas" w:cs="Consolas"/>
              <w:sz w:val="19"/>
              <w:szCs w:val="19"/>
              <w:highlight w:val="white"/>
            </w:rPr>
          </w:rPrChange>
        </w:rPr>
        <w:pPrChange w:id="1493" w:author="ron gal" w:date="2017-03-04T16:12:00Z">
          <w:pPr>
            <w:autoSpaceDE w:val="0"/>
            <w:autoSpaceDN w:val="0"/>
            <w:adjustRightInd w:val="0"/>
            <w:spacing w:line="240" w:lineRule="auto"/>
          </w:pPr>
        </w:pPrChange>
      </w:pPr>
      <w:ins w:id="1494" w:author="ron gal" w:date="2017-03-04T16:12:00Z">
        <w:r w:rsidRPr="00C7601C">
          <w:rPr>
            <w:sz w:val="24"/>
            <w:szCs w:val="24"/>
            <w:rPrChange w:id="1495"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496" w:author="ron gal" w:date="2017-03-04T16:12:00Z"/>
          <w:sz w:val="24"/>
          <w:szCs w:val="24"/>
          <w:rPrChange w:id="1497" w:author="ron gal" w:date="2017-03-04T16:12:00Z">
            <w:rPr>
              <w:ins w:id="1498" w:author="ron gal" w:date="2017-03-04T16:12:00Z"/>
              <w:rFonts w:ascii="Consolas" w:hAnsi="Consolas" w:cs="Consolas"/>
              <w:sz w:val="19"/>
              <w:szCs w:val="19"/>
              <w:highlight w:val="white"/>
            </w:rPr>
          </w:rPrChange>
        </w:rPr>
        <w:pPrChange w:id="1499" w:author="ron gal" w:date="2017-03-04T16:12:00Z">
          <w:pPr>
            <w:autoSpaceDE w:val="0"/>
            <w:autoSpaceDN w:val="0"/>
            <w:adjustRightInd w:val="0"/>
            <w:spacing w:line="240" w:lineRule="auto"/>
          </w:pPr>
        </w:pPrChange>
      </w:pPr>
    </w:p>
    <w:p w:rsidR="00C7601C" w:rsidRPr="00C7601C" w:rsidRDefault="00C7601C" w:rsidP="00C7601C">
      <w:pPr>
        <w:rPr>
          <w:ins w:id="1500" w:author="ron gal" w:date="2017-03-04T16:12:00Z"/>
          <w:sz w:val="24"/>
          <w:szCs w:val="24"/>
          <w:rPrChange w:id="1501" w:author="ron gal" w:date="2017-03-04T16:12:00Z">
            <w:rPr>
              <w:ins w:id="1502" w:author="ron gal" w:date="2017-03-04T16:12:00Z"/>
              <w:rFonts w:ascii="Consolas" w:hAnsi="Consolas" w:cs="Consolas"/>
              <w:sz w:val="19"/>
              <w:szCs w:val="19"/>
              <w:highlight w:val="white"/>
            </w:rPr>
          </w:rPrChange>
        </w:rPr>
        <w:pPrChange w:id="1503" w:author="ron gal" w:date="2017-03-04T16:12:00Z">
          <w:pPr>
            <w:autoSpaceDE w:val="0"/>
            <w:autoSpaceDN w:val="0"/>
            <w:adjustRightInd w:val="0"/>
            <w:spacing w:line="240" w:lineRule="auto"/>
          </w:pPr>
        </w:pPrChange>
      </w:pPr>
      <w:ins w:id="1504" w:author="ron gal" w:date="2017-03-04T16:12:00Z">
        <w:r w:rsidRPr="00C7601C">
          <w:rPr>
            <w:sz w:val="24"/>
            <w:szCs w:val="24"/>
            <w:rPrChange w:id="1505" w:author="ron gal" w:date="2017-03-04T16:12:00Z">
              <w:rPr>
                <w:rFonts w:ascii="Consolas" w:hAnsi="Consolas" w:cs="Consolas"/>
                <w:sz w:val="19"/>
                <w:szCs w:val="19"/>
                <w:highlight w:val="white"/>
              </w:rPr>
            </w:rPrChange>
          </w:rPr>
          <w:t xml:space="preserve">        </w:t>
        </w:r>
        <w:r w:rsidRPr="00C7601C">
          <w:rPr>
            <w:sz w:val="24"/>
            <w:szCs w:val="24"/>
            <w:rPrChange w:id="1506" w:author="ron gal" w:date="2017-03-04T16:12:00Z">
              <w:rPr>
                <w:rFonts w:ascii="Consolas" w:hAnsi="Consolas" w:cs="Consolas"/>
                <w:color w:val="0000FF"/>
                <w:sz w:val="19"/>
                <w:szCs w:val="19"/>
                <w:highlight w:val="white"/>
              </w:rPr>
            </w:rPrChange>
          </w:rPr>
          <w:t>public</w:t>
        </w:r>
        <w:r w:rsidRPr="00C7601C">
          <w:rPr>
            <w:sz w:val="24"/>
            <w:szCs w:val="24"/>
            <w:rPrChange w:id="1507" w:author="ron gal" w:date="2017-03-04T16:12:00Z">
              <w:rPr>
                <w:rFonts w:ascii="Consolas" w:hAnsi="Consolas" w:cs="Consolas"/>
                <w:sz w:val="19"/>
                <w:szCs w:val="19"/>
                <w:highlight w:val="white"/>
              </w:rPr>
            </w:rPrChange>
          </w:rPr>
          <w:t xml:space="preserve"> </w:t>
        </w:r>
        <w:r w:rsidRPr="00C7601C">
          <w:rPr>
            <w:sz w:val="24"/>
            <w:szCs w:val="24"/>
            <w:rPrChange w:id="1508" w:author="ron gal" w:date="2017-03-04T16:12:00Z">
              <w:rPr>
                <w:rFonts w:ascii="Consolas" w:hAnsi="Consolas" w:cs="Consolas"/>
                <w:color w:val="0000FF"/>
                <w:sz w:val="19"/>
                <w:szCs w:val="19"/>
                <w:highlight w:val="white"/>
              </w:rPr>
            </w:rPrChange>
          </w:rPr>
          <w:t>static</w:t>
        </w:r>
        <w:r w:rsidRPr="00C7601C">
          <w:rPr>
            <w:sz w:val="24"/>
            <w:szCs w:val="24"/>
            <w:rPrChange w:id="1509" w:author="ron gal" w:date="2017-03-04T16:12:00Z">
              <w:rPr>
                <w:rFonts w:ascii="Consolas" w:hAnsi="Consolas" w:cs="Consolas"/>
                <w:sz w:val="19"/>
                <w:szCs w:val="19"/>
                <w:highlight w:val="white"/>
              </w:rPr>
            </w:rPrChange>
          </w:rPr>
          <w:t xml:space="preserve"> </w:t>
        </w:r>
        <w:r w:rsidRPr="00C7601C">
          <w:rPr>
            <w:sz w:val="24"/>
            <w:szCs w:val="24"/>
            <w:rPrChange w:id="1510" w:author="ron gal" w:date="2017-03-04T16:12:00Z">
              <w:rPr>
                <w:rFonts w:ascii="Consolas" w:hAnsi="Consolas" w:cs="Consolas"/>
                <w:color w:val="0000FF"/>
                <w:sz w:val="19"/>
                <w:szCs w:val="19"/>
                <w:highlight w:val="white"/>
              </w:rPr>
            </w:rPrChange>
          </w:rPr>
          <w:t>class</w:t>
        </w:r>
        <w:r w:rsidRPr="00C7601C">
          <w:rPr>
            <w:sz w:val="24"/>
            <w:szCs w:val="24"/>
            <w:rPrChange w:id="1511" w:author="ron gal" w:date="2017-03-04T16:12:00Z">
              <w:rPr>
                <w:rFonts w:ascii="Consolas" w:hAnsi="Consolas" w:cs="Consolas"/>
                <w:sz w:val="19"/>
                <w:szCs w:val="19"/>
                <w:highlight w:val="white"/>
              </w:rPr>
            </w:rPrChange>
          </w:rPr>
          <w:t xml:space="preserve"> </w:t>
        </w:r>
        <w:r w:rsidRPr="00C7601C">
          <w:rPr>
            <w:sz w:val="24"/>
            <w:szCs w:val="24"/>
            <w:rPrChange w:id="1512" w:author="ron gal" w:date="2017-03-04T16:12:00Z">
              <w:rPr>
                <w:rFonts w:ascii="Consolas" w:hAnsi="Consolas" w:cs="Consolas"/>
                <w:color w:val="2B91AF"/>
                <w:sz w:val="19"/>
                <w:szCs w:val="19"/>
                <w:highlight w:val="white"/>
              </w:rPr>
            </w:rPrChange>
          </w:rPr>
          <w:t>Decodes</w:t>
        </w:r>
      </w:ins>
    </w:p>
    <w:p w:rsidR="00C7601C" w:rsidRPr="00C7601C" w:rsidRDefault="00C7601C" w:rsidP="00C7601C">
      <w:pPr>
        <w:rPr>
          <w:ins w:id="1513" w:author="ron gal" w:date="2017-03-04T16:12:00Z"/>
          <w:sz w:val="24"/>
          <w:szCs w:val="24"/>
          <w:rPrChange w:id="1514" w:author="ron gal" w:date="2017-03-04T16:12:00Z">
            <w:rPr>
              <w:ins w:id="1515" w:author="ron gal" w:date="2017-03-04T16:12:00Z"/>
              <w:rFonts w:ascii="Consolas" w:hAnsi="Consolas" w:cs="Consolas"/>
              <w:sz w:val="19"/>
              <w:szCs w:val="19"/>
              <w:highlight w:val="white"/>
            </w:rPr>
          </w:rPrChange>
        </w:rPr>
        <w:pPrChange w:id="1516" w:author="ron gal" w:date="2017-03-04T16:12:00Z">
          <w:pPr>
            <w:autoSpaceDE w:val="0"/>
            <w:autoSpaceDN w:val="0"/>
            <w:adjustRightInd w:val="0"/>
            <w:spacing w:line="240" w:lineRule="auto"/>
          </w:pPr>
        </w:pPrChange>
      </w:pPr>
      <w:ins w:id="1517" w:author="ron gal" w:date="2017-03-04T16:12:00Z">
        <w:r w:rsidRPr="00C7601C">
          <w:rPr>
            <w:sz w:val="24"/>
            <w:szCs w:val="24"/>
            <w:rPrChange w:id="1518"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519" w:author="ron gal" w:date="2017-03-04T16:12:00Z"/>
          <w:sz w:val="24"/>
          <w:szCs w:val="24"/>
          <w:rPrChange w:id="1520" w:author="ron gal" w:date="2017-03-04T16:12:00Z">
            <w:rPr>
              <w:ins w:id="1521" w:author="ron gal" w:date="2017-03-04T16:12:00Z"/>
              <w:rFonts w:ascii="Consolas" w:hAnsi="Consolas" w:cs="Consolas"/>
              <w:sz w:val="19"/>
              <w:szCs w:val="19"/>
              <w:highlight w:val="white"/>
            </w:rPr>
          </w:rPrChange>
        </w:rPr>
        <w:pPrChange w:id="1522" w:author="ron gal" w:date="2017-03-04T16:12:00Z">
          <w:pPr>
            <w:autoSpaceDE w:val="0"/>
            <w:autoSpaceDN w:val="0"/>
            <w:adjustRightInd w:val="0"/>
            <w:spacing w:line="240" w:lineRule="auto"/>
          </w:pPr>
        </w:pPrChange>
      </w:pPr>
      <w:ins w:id="1523" w:author="ron gal" w:date="2017-03-04T16:12:00Z">
        <w:r w:rsidRPr="00C7601C">
          <w:rPr>
            <w:sz w:val="24"/>
            <w:szCs w:val="24"/>
            <w:rPrChange w:id="1524" w:author="ron gal" w:date="2017-03-04T16:12:00Z">
              <w:rPr>
                <w:rFonts w:ascii="Consolas" w:hAnsi="Consolas" w:cs="Consolas"/>
                <w:sz w:val="19"/>
                <w:szCs w:val="19"/>
                <w:highlight w:val="white"/>
              </w:rPr>
            </w:rPrChange>
          </w:rPr>
          <w:t xml:space="preserve">            </w:t>
        </w:r>
        <w:r w:rsidRPr="00C7601C">
          <w:rPr>
            <w:sz w:val="24"/>
            <w:szCs w:val="24"/>
            <w:rPrChange w:id="1525" w:author="ron gal" w:date="2017-03-04T16:12:00Z">
              <w:rPr>
                <w:rFonts w:ascii="Consolas" w:hAnsi="Consolas" w:cs="Consolas"/>
                <w:color w:val="0000FF"/>
                <w:sz w:val="19"/>
                <w:szCs w:val="19"/>
                <w:highlight w:val="white"/>
              </w:rPr>
            </w:rPrChange>
          </w:rPr>
          <w:t>public</w:t>
        </w:r>
        <w:r w:rsidRPr="00C7601C">
          <w:rPr>
            <w:sz w:val="24"/>
            <w:szCs w:val="24"/>
            <w:rPrChange w:id="1526" w:author="ron gal" w:date="2017-03-04T16:12:00Z">
              <w:rPr>
                <w:rFonts w:ascii="Consolas" w:hAnsi="Consolas" w:cs="Consolas"/>
                <w:sz w:val="19"/>
                <w:szCs w:val="19"/>
                <w:highlight w:val="white"/>
              </w:rPr>
            </w:rPrChange>
          </w:rPr>
          <w:t xml:space="preserve"> </w:t>
        </w:r>
        <w:r w:rsidRPr="00C7601C">
          <w:rPr>
            <w:sz w:val="24"/>
            <w:szCs w:val="24"/>
            <w:rPrChange w:id="1527" w:author="ron gal" w:date="2017-03-04T16:12:00Z">
              <w:rPr>
                <w:rFonts w:ascii="Consolas" w:hAnsi="Consolas" w:cs="Consolas"/>
                <w:color w:val="0000FF"/>
                <w:sz w:val="19"/>
                <w:szCs w:val="19"/>
                <w:highlight w:val="white"/>
              </w:rPr>
            </w:rPrChange>
          </w:rPr>
          <w:t>enum</w:t>
        </w:r>
        <w:r w:rsidRPr="00C7601C">
          <w:rPr>
            <w:sz w:val="24"/>
            <w:szCs w:val="24"/>
            <w:rPrChange w:id="1528" w:author="ron gal" w:date="2017-03-04T16:12:00Z">
              <w:rPr>
                <w:rFonts w:ascii="Consolas" w:hAnsi="Consolas" w:cs="Consolas"/>
                <w:sz w:val="19"/>
                <w:szCs w:val="19"/>
                <w:highlight w:val="white"/>
              </w:rPr>
            </w:rPrChange>
          </w:rPr>
          <w:t xml:space="preserve"> </w:t>
        </w:r>
        <w:r w:rsidRPr="00C7601C">
          <w:rPr>
            <w:sz w:val="24"/>
            <w:szCs w:val="24"/>
            <w:rPrChange w:id="1529" w:author="ron gal" w:date="2017-03-04T16:12:00Z">
              <w:rPr>
                <w:rFonts w:ascii="Consolas" w:hAnsi="Consolas" w:cs="Consolas"/>
                <w:color w:val="2B91AF"/>
                <w:sz w:val="19"/>
                <w:szCs w:val="19"/>
                <w:highlight w:val="white"/>
              </w:rPr>
            </w:rPrChange>
          </w:rPr>
          <w:t>AnimalType</w:t>
        </w:r>
      </w:ins>
    </w:p>
    <w:p w:rsidR="00C7601C" w:rsidRPr="00C7601C" w:rsidRDefault="00C7601C" w:rsidP="00C7601C">
      <w:pPr>
        <w:rPr>
          <w:ins w:id="1530" w:author="ron gal" w:date="2017-03-04T16:12:00Z"/>
          <w:sz w:val="24"/>
          <w:szCs w:val="24"/>
          <w:rPrChange w:id="1531" w:author="ron gal" w:date="2017-03-04T16:12:00Z">
            <w:rPr>
              <w:ins w:id="1532" w:author="ron gal" w:date="2017-03-04T16:12:00Z"/>
              <w:rFonts w:ascii="Consolas" w:hAnsi="Consolas" w:cs="Consolas"/>
              <w:sz w:val="19"/>
              <w:szCs w:val="19"/>
              <w:highlight w:val="white"/>
            </w:rPr>
          </w:rPrChange>
        </w:rPr>
        <w:pPrChange w:id="1533" w:author="ron gal" w:date="2017-03-04T16:12:00Z">
          <w:pPr>
            <w:autoSpaceDE w:val="0"/>
            <w:autoSpaceDN w:val="0"/>
            <w:adjustRightInd w:val="0"/>
            <w:spacing w:line="240" w:lineRule="auto"/>
          </w:pPr>
        </w:pPrChange>
      </w:pPr>
      <w:ins w:id="1534" w:author="ron gal" w:date="2017-03-04T16:12:00Z">
        <w:r w:rsidRPr="00C7601C">
          <w:rPr>
            <w:sz w:val="24"/>
            <w:szCs w:val="24"/>
            <w:rPrChange w:id="1535"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536" w:author="ron gal" w:date="2017-03-04T16:12:00Z"/>
          <w:sz w:val="24"/>
          <w:szCs w:val="24"/>
          <w:rPrChange w:id="1537" w:author="ron gal" w:date="2017-03-04T16:12:00Z">
            <w:rPr>
              <w:ins w:id="1538" w:author="ron gal" w:date="2017-03-04T16:12:00Z"/>
              <w:rFonts w:ascii="Consolas" w:hAnsi="Consolas" w:cs="Consolas"/>
              <w:sz w:val="19"/>
              <w:szCs w:val="19"/>
              <w:highlight w:val="white"/>
            </w:rPr>
          </w:rPrChange>
        </w:rPr>
        <w:pPrChange w:id="1539" w:author="ron gal" w:date="2017-03-04T16:12:00Z">
          <w:pPr>
            <w:autoSpaceDE w:val="0"/>
            <w:autoSpaceDN w:val="0"/>
            <w:adjustRightInd w:val="0"/>
            <w:spacing w:line="240" w:lineRule="auto"/>
          </w:pPr>
        </w:pPrChange>
      </w:pPr>
      <w:ins w:id="1540" w:author="ron gal" w:date="2017-03-04T16:12:00Z">
        <w:r w:rsidRPr="00C7601C">
          <w:rPr>
            <w:sz w:val="24"/>
            <w:szCs w:val="24"/>
            <w:rPrChange w:id="1541" w:author="ron gal" w:date="2017-03-04T16:12:00Z">
              <w:rPr>
                <w:rFonts w:ascii="Consolas" w:hAnsi="Consolas" w:cs="Consolas"/>
                <w:sz w:val="19"/>
                <w:szCs w:val="19"/>
                <w:highlight w:val="white"/>
              </w:rPr>
            </w:rPrChange>
          </w:rPr>
          <w:t xml:space="preserve">                Cat=1,</w:t>
        </w:r>
      </w:ins>
    </w:p>
    <w:p w:rsidR="00C7601C" w:rsidRPr="00C7601C" w:rsidRDefault="00C7601C" w:rsidP="00C7601C">
      <w:pPr>
        <w:rPr>
          <w:ins w:id="1542" w:author="ron gal" w:date="2017-03-04T16:12:00Z"/>
          <w:sz w:val="24"/>
          <w:szCs w:val="24"/>
          <w:rPrChange w:id="1543" w:author="ron gal" w:date="2017-03-04T16:12:00Z">
            <w:rPr>
              <w:ins w:id="1544" w:author="ron gal" w:date="2017-03-04T16:12:00Z"/>
              <w:rFonts w:ascii="Consolas" w:hAnsi="Consolas" w:cs="Consolas"/>
              <w:sz w:val="19"/>
              <w:szCs w:val="19"/>
              <w:highlight w:val="white"/>
            </w:rPr>
          </w:rPrChange>
        </w:rPr>
        <w:pPrChange w:id="1545" w:author="ron gal" w:date="2017-03-04T16:12:00Z">
          <w:pPr>
            <w:autoSpaceDE w:val="0"/>
            <w:autoSpaceDN w:val="0"/>
            <w:adjustRightInd w:val="0"/>
            <w:spacing w:line="240" w:lineRule="auto"/>
          </w:pPr>
        </w:pPrChange>
      </w:pPr>
      <w:ins w:id="1546" w:author="ron gal" w:date="2017-03-04T16:12:00Z">
        <w:r w:rsidRPr="00C7601C">
          <w:rPr>
            <w:sz w:val="24"/>
            <w:szCs w:val="24"/>
            <w:rPrChange w:id="1547" w:author="ron gal" w:date="2017-03-04T16:12:00Z">
              <w:rPr>
                <w:rFonts w:ascii="Consolas" w:hAnsi="Consolas" w:cs="Consolas"/>
                <w:sz w:val="19"/>
                <w:szCs w:val="19"/>
                <w:highlight w:val="white"/>
              </w:rPr>
            </w:rPrChange>
          </w:rPr>
          <w:t xml:space="preserve">                Dog,</w:t>
        </w:r>
      </w:ins>
    </w:p>
    <w:p w:rsidR="00C7601C" w:rsidRPr="00C7601C" w:rsidRDefault="00C7601C" w:rsidP="00C7601C">
      <w:pPr>
        <w:rPr>
          <w:ins w:id="1548" w:author="ron gal" w:date="2017-03-04T16:12:00Z"/>
          <w:sz w:val="24"/>
          <w:szCs w:val="24"/>
          <w:rPrChange w:id="1549" w:author="ron gal" w:date="2017-03-04T16:12:00Z">
            <w:rPr>
              <w:ins w:id="1550" w:author="ron gal" w:date="2017-03-04T16:12:00Z"/>
              <w:rFonts w:ascii="Consolas" w:hAnsi="Consolas" w:cs="Consolas"/>
              <w:sz w:val="19"/>
              <w:szCs w:val="19"/>
              <w:highlight w:val="white"/>
            </w:rPr>
          </w:rPrChange>
        </w:rPr>
        <w:pPrChange w:id="1551" w:author="ron gal" w:date="2017-03-04T16:12:00Z">
          <w:pPr>
            <w:autoSpaceDE w:val="0"/>
            <w:autoSpaceDN w:val="0"/>
            <w:adjustRightInd w:val="0"/>
            <w:spacing w:line="240" w:lineRule="auto"/>
          </w:pPr>
        </w:pPrChange>
      </w:pPr>
      <w:ins w:id="1552" w:author="ron gal" w:date="2017-03-04T16:12:00Z">
        <w:r w:rsidRPr="00C7601C">
          <w:rPr>
            <w:sz w:val="24"/>
            <w:szCs w:val="24"/>
            <w:rPrChange w:id="1553" w:author="ron gal" w:date="2017-03-04T16:12:00Z">
              <w:rPr>
                <w:rFonts w:ascii="Consolas" w:hAnsi="Consolas" w:cs="Consolas"/>
                <w:sz w:val="19"/>
                <w:szCs w:val="19"/>
                <w:highlight w:val="white"/>
              </w:rPr>
            </w:rPrChange>
          </w:rPr>
          <w:t xml:space="preserve">                Fish,</w:t>
        </w:r>
      </w:ins>
    </w:p>
    <w:p w:rsidR="00C7601C" w:rsidRPr="00C7601C" w:rsidRDefault="00C7601C" w:rsidP="00C7601C">
      <w:pPr>
        <w:rPr>
          <w:ins w:id="1554" w:author="ron gal" w:date="2017-03-04T16:12:00Z"/>
          <w:sz w:val="24"/>
          <w:szCs w:val="24"/>
          <w:rPrChange w:id="1555" w:author="ron gal" w:date="2017-03-04T16:12:00Z">
            <w:rPr>
              <w:ins w:id="1556" w:author="ron gal" w:date="2017-03-04T16:12:00Z"/>
              <w:rFonts w:ascii="Consolas" w:hAnsi="Consolas" w:cs="Consolas"/>
              <w:sz w:val="19"/>
              <w:szCs w:val="19"/>
              <w:highlight w:val="white"/>
            </w:rPr>
          </w:rPrChange>
        </w:rPr>
        <w:pPrChange w:id="1557" w:author="ron gal" w:date="2017-03-04T16:12:00Z">
          <w:pPr>
            <w:autoSpaceDE w:val="0"/>
            <w:autoSpaceDN w:val="0"/>
            <w:adjustRightInd w:val="0"/>
            <w:spacing w:line="240" w:lineRule="auto"/>
          </w:pPr>
        </w:pPrChange>
      </w:pPr>
      <w:ins w:id="1558" w:author="ron gal" w:date="2017-03-04T16:12:00Z">
        <w:r w:rsidRPr="00C7601C">
          <w:rPr>
            <w:sz w:val="24"/>
            <w:szCs w:val="24"/>
            <w:rPrChange w:id="1559" w:author="ron gal" w:date="2017-03-04T16:12:00Z">
              <w:rPr>
                <w:rFonts w:ascii="Consolas" w:hAnsi="Consolas" w:cs="Consolas"/>
                <w:sz w:val="19"/>
                <w:szCs w:val="19"/>
                <w:highlight w:val="white"/>
              </w:rPr>
            </w:rPrChange>
          </w:rPr>
          <w:t xml:space="preserve">                Bird</w:t>
        </w:r>
      </w:ins>
    </w:p>
    <w:p w:rsidR="00C7601C" w:rsidRPr="00C7601C" w:rsidRDefault="00C7601C" w:rsidP="00C7601C">
      <w:pPr>
        <w:rPr>
          <w:ins w:id="1560" w:author="ron gal" w:date="2017-03-04T16:12:00Z"/>
          <w:sz w:val="24"/>
          <w:szCs w:val="24"/>
          <w:rPrChange w:id="1561" w:author="ron gal" w:date="2017-03-04T16:12:00Z">
            <w:rPr>
              <w:ins w:id="1562" w:author="ron gal" w:date="2017-03-04T16:12:00Z"/>
              <w:rFonts w:ascii="Consolas" w:hAnsi="Consolas" w:cs="Consolas"/>
              <w:sz w:val="19"/>
              <w:szCs w:val="19"/>
              <w:highlight w:val="white"/>
            </w:rPr>
          </w:rPrChange>
        </w:rPr>
        <w:pPrChange w:id="1563" w:author="ron gal" w:date="2017-03-04T16:12:00Z">
          <w:pPr>
            <w:autoSpaceDE w:val="0"/>
            <w:autoSpaceDN w:val="0"/>
            <w:adjustRightInd w:val="0"/>
            <w:spacing w:line="240" w:lineRule="auto"/>
          </w:pPr>
        </w:pPrChange>
      </w:pPr>
      <w:ins w:id="1564" w:author="ron gal" w:date="2017-03-04T16:12:00Z">
        <w:r w:rsidRPr="00C7601C">
          <w:rPr>
            <w:sz w:val="24"/>
            <w:szCs w:val="24"/>
            <w:rPrChange w:id="1565"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566" w:author="ron gal" w:date="2017-03-04T16:12:00Z"/>
          <w:sz w:val="24"/>
          <w:szCs w:val="24"/>
          <w:rPrChange w:id="1567" w:author="ron gal" w:date="2017-03-04T16:12:00Z">
            <w:rPr>
              <w:ins w:id="1568" w:author="ron gal" w:date="2017-03-04T16:12:00Z"/>
              <w:rFonts w:ascii="Consolas" w:hAnsi="Consolas" w:cs="Consolas"/>
              <w:sz w:val="19"/>
              <w:szCs w:val="19"/>
              <w:highlight w:val="white"/>
            </w:rPr>
          </w:rPrChange>
        </w:rPr>
        <w:pPrChange w:id="1569" w:author="ron gal" w:date="2017-03-04T16:12:00Z">
          <w:pPr>
            <w:autoSpaceDE w:val="0"/>
            <w:autoSpaceDN w:val="0"/>
            <w:adjustRightInd w:val="0"/>
            <w:spacing w:line="240" w:lineRule="auto"/>
          </w:pPr>
        </w:pPrChange>
      </w:pPr>
    </w:p>
    <w:p w:rsidR="00C7601C" w:rsidRPr="00C7601C" w:rsidRDefault="00C7601C" w:rsidP="00C7601C">
      <w:pPr>
        <w:rPr>
          <w:ins w:id="1570" w:author="ron gal" w:date="2017-03-04T16:12:00Z"/>
          <w:sz w:val="24"/>
          <w:szCs w:val="24"/>
          <w:rPrChange w:id="1571" w:author="ron gal" w:date="2017-03-04T16:12:00Z">
            <w:rPr>
              <w:ins w:id="1572" w:author="ron gal" w:date="2017-03-04T16:12:00Z"/>
              <w:rFonts w:ascii="Consolas" w:hAnsi="Consolas" w:cs="Consolas"/>
              <w:sz w:val="19"/>
              <w:szCs w:val="19"/>
              <w:highlight w:val="white"/>
            </w:rPr>
          </w:rPrChange>
        </w:rPr>
        <w:pPrChange w:id="1573" w:author="ron gal" w:date="2017-03-04T16:12:00Z">
          <w:pPr>
            <w:autoSpaceDE w:val="0"/>
            <w:autoSpaceDN w:val="0"/>
            <w:adjustRightInd w:val="0"/>
            <w:spacing w:line="240" w:lineRule="auto"/>
          </w:pPr>
        </w:pPrChange>
      </w:pPr>
      <w:ins w:id="1574" w:author="ron gal" w:date="2017-03-04T16:12:00Z">
        <w:r w:rsidRPr="00C7601C">
          <w:rPr>
            <w:sz w:val="24"/>
            <w:szCs w:val="24"/>
            <w:rPrChange w:id="1575" w:author="ron gal" w:date="2017-03-04T16:12:00Z">
              <w:rPr>
                <w:rFonts w:ascii="Consolas" w:hAnsi="Consolas" w:cs="Consolas"/>
                <w:sz w:val="19"/>
                <w:szCs w:val="19"/>
                <w:highlight w:val="white"/>
              </w:rPr>
            </w:rPrChange>
          </w:rPr>
          <w:t xml:space="preserve">            </w:t>
        </w:r>
        <w:r w:rsidRPr="00C7601C">
          <w:rPr>
            <w:sz w:val="24"/>
            <w:szCs w:val="24"/>
            <w:rPrChange w:id="1576" w:author="ron gal" w:date="2017-03-04T16:12:00Z">
              <w:rPr>
                <w:rFonts w:ascii="Consolas" w:hAnsi="Consolas" w:cs="Consolas"/>
                <w:color w:val="0000FF"/>
                <w:sz w:val="19"/>
                <w:szCs w:val="19"/>
                <w:highlight w:val="white"/>
              </w:rPr>
            </w:rPrChange>
          </w:rPr>
          <w:t>public</w:t>
        </w:r>
        <w:r w:rsidRPr="00C7601C">
          <w:rPr>
            <w:sz w:val="24"/>
            <w:szCs w:val="24"/>
            <w:rPrChange w:id="1577" w:author="ron gal" w:date="2017-03-04T16:12:00Z">
              <w:rPr>
                <w:rFonts w:ascii="Consolas" w:hAnsi="Consolas" w:cs="Consolas"/>
                <w:sz w:val="19"/>
                <w:szCs w:val="19"/>
                <w:highlight w:val="white"/>
              </w:rPr>
            </w:rPrChange>
          </w:rPr>
          <w:t xml:space="preserve"> </w:t>
        </w:r>
        <w:r w:rsidRPr="00C7601C">
          <w:rPr>
            <w:sz w:val="24"/>
            <w:szCs w:val="24"/>
            <w:rPrChange w:id="1578" w:author="ron gal" w:date="2017-03-04T16:12:00Z">
              <w:rPr>
                <w:rFonts w:ascii="Consolas" w:hAnsi="Consolas" w:cs="Consolas"/>
                <w:color w:val="0000FF"/>
                <w:sz w:val="19"/>
                <w:szCs w:val="19"/>
                <w:highlight w:val="white"/>
              </w:rPr>
            </w:rPrChange>
          </w:rPr>
          <w:t>enum</w:t>
        </w:r>
        <w:r w:rsidRPr="00C7601C">
          <w:rPr>
            <w:sz w:val="24"/>
            <w:szCs w:val="24"/>
            <w:rPrChange w:id="1579" w:author="ron gal" w:date="2017-03-04T16:12:00Z">
              <w:rPr>
                <w:rFonts w:ascii="Consolas" w:hAnsi="Consolas" w:cs="Consolas"/>
                <w:sz w:val="19"/>
                <w:szCs w:val="19"/>
                <w:highlight w:val="white"/>
              </w:rPr>
            </w:rPrChange>
          </w:rPr>
          <w:t xml:space="preserve"> </w:t>
        </w:r>
        <w:r w:rsidRPr="00C7601C">
          <w:rPr>
            <w:sz w:val="24"/>
            <w:szCs w:val="24"/>
            <w:rPrChange w:id="1580" w:author="ron gal" w:date="2017-03-04T16:12:00Z">
              <w:rPr>
                <w:rFonts w:ascii="Consolas" w:hAnsi="Consolas" w:cs="Consolas"/>
                <w:color w:val="2B91AF"/>
                <w:sz w:val="19"/>
                <w:szCs w:val="19"/>
                <w:highlight w:val="white"/>
              </w:rPr>
            </w:rPrChange>
          </w:rPr>
          <w:t>Gender</w:t>
        </w:r>
      </w:ins>
    </w:p>
    <w:p w:rsidR="00C7601C" w:rsidRPr="00C7601C" w:rsidRDefault="00C7601C" w:rsidP="00C7601C">
      <w:pPr>
        <w:rPr>
          <w:ins w:id="1581" w:author="ron gal" w:date="2017-03-04T16:12:00Z"/>
          <w:sz w:val="24"/>
          <w:szCs w:val="24"/>
          <w:rPrChange w:id="1582" w:author="ron gal" w:date="2017-03-04T16:12:00Z">
            <w:rPr>
              <w:ins w:id="1583" w:author="ron gal" w:date="2017-03-04T16:12:00Z"/>
              <w:rFonts w:ascii="Consolas" w:hAnsi="Consolas" w:cs="Consolas"/>
              <w:sz w:val="19"/>
              <w:szCs w:val="19"/>
              <w:highlight w:val="white"/>
            </w:rPr>
          </w:rPrChange>
        </w:rPr>
        <w:pPrChange w:id="1584" w:author="ron gal" w:date="2017-03-04T16:12:00Z">
          <w:pPr>
            <w:autoSpaceDE w:val="0"/>
            <w:autoSpaceDN w:val="0"/>
            <w:adjustRightInd w:val="0"/>
            <w:spacing w:line="240" w:lineRule="auto"/>
          </w:pPr>
        </w:pPrChange>
      </w:pPr>
      <w:ins w:id="1585" w:author="ron gal" w:date="2017-03-04T16:12:00Z">
        <w:r w:rsidRPr="00C7601C">
          <w:rPr>
            <w:sz w:val="24"/>
            <w:szCs w:val="24"/>
            <w:rPrChange w:id="1586"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587" w:author="ron gal" w:date="2017-03-04T16:12:00Z"/>
          <w:sz w:val="24"/>
          <w:szCs w:val="24"/>
          <w:rPrChange w:id="1588" w:author="ron gal" w:date="2017-03-04T16:12:00Z">
            <w:rPr>
              <w:ins w:id="1589" w:author="ron gal" w:date="2017-03-04T16:12:00Z"/>
              <w:rFonts w:ascii="Consolas" w:hAnsi="Consolas" w:cs="Consolas"/>
              <w:sz w:val="19"/>
              <w:szCs w:val="19"/>
              <w:highlight w:val="white"/>
            </w:rPr>
          </w:rPrChange>
        </w:rPr>
        <w:pPrChange w:id="1590" w:author="ron gal" w:date="2017-03-04T16:12:00Z">
          <w:pPr>
            <w:autoSpaceDE w:val="0"/>
            <w:autoSpaceDN w:val="0"/>
            <w:adjustRightInd w:val="0"/>
            <w:spacing w:line="240" w:lineRule="auto"/>
          </w:pPr>
        </w:pPrChange>
      </w:pPr>
      <w:ins w:id="1591" w:author="ron gal" w:date="2017-03-04T16:12:00Z">
        <w:r w:rsidRPr="00C7601C">
          <w:rPr>
            <w:sz w:val="24"/>
            <w:szCs w:val="24"/>
            <w:rPrChange w:id="1592" w:author="ron gal" w:date="2017-03-04T16:12:00Z">
              <w:rPr>
                <w:rFonts w:ascii="Consolas" w:hAnsi="Consolas" w:cs="Consolas"/>
                <w:sz w:val="19"/>
                <w:szCs w:val="19"/>
                <w:highlight w:val="white"/>
              </w:rPr>
            </w:rPrChange>
          </w:rPr>
          <w:t xml:space="preserve">                Male=1,</w:t>
        </w:r>
      </w:ins>
    </w:p>
    <w:p w:rsidR="00C7601C" w:rsidRPr="00C7601C" w:rsidRDefault="00C7601C" w:rsidP="00C7601C">
      <w:pPr>
        <w:rPr>
          <w:ins w:id="1593" w:author="ron gal" w:date="2017-03-04T16:12:00Z"/>
          <w:sz w:val="24"/>
          <w:szCs w:val="24"/>
          <w:rPrChange w:id="1594" w:author="ron gal" w:date="2017-03-04T16:12:00Z">
            <w:rPr>
              <w:ins w:id="1595" w:author="ron gal" w:date="2017-03-04T16:12:00Z"/>
              <w:rFonts w:ascii="Consolas" w:hAnsi="Consolas" w:cs="Consolas"/>
              <w:sz w:val="19"/>
              <w:szCs w:val="19"/>
              <w:highlight w:val="white"/>
            </w:rPr>
          </w:rPrChange>
        </w:rPr>
        <w:pPrChange w:id="1596" w:author="ron gal" w:date="2017-03-04T16:12:00Z">
          <w:pPr>
            <w:autoSpaceDE w:val="0"/>
            <w:autoSpaceDN w:val="0"/>
            <w:adjustRightInd w:val="0"/>
            <w:spacing w:line="240" w:lineRule="auto"/>
          </w:pPr>
        </w:pPrChange>
      </w:pPr>
      <w:ins w:id="1597" w:author="ron gal" w:date="2017-03-04T16:12:00Z">
        <w:r w:rsidRPr="00C7601C">
          <w:rPr>
            <w:sz w:val="24"/>
            <w:szCs w:val="24"/>
            <w:rPrChange w:id="1598" w:author="ron gal" w:date="2017-03-04T16:12:00Z">
              <w:rPr>
                <w:rFonts w:ascii="Consolas" w:hAnsi="Consolas" w:cs="Consolas"/>
                <w:sz w:val="19"/>
                <w:szCs w:val="19"/>
                <w:highlight w:val="white"/>
              </w:rPr>
            </w:rPrChange>
          </w:rPr>
          <w:t xml:space="preserve">                Female</w:t>
        </w:r>
      </w:ins>
    </w:p>
    <w:p w:rsidR="00C7601C" w:rsidRPr="00C7601C" w:rsidRDefault="00C7601C" w:rsidP="00C7601C">
      <w:pPr>
        <w:rPr>
          <w:ins w:id="1599" w:author="ron gal" w:date="2017-03-04T16:12:00Z"/>
          <w:sz w:val="24"/>
          <w:szCs w:val="24"/>
          <w:rPrChange w:id="1600" w:author="ron gal" w:date="2017-03-04T16:12:00Z">
            <w:rPr>
              <w:ins w:id="1601" w:author="ron gal" w:date="2017-03-04T16:12:00Z"/>
              <w:rFonts w:ascii="Consolas" w:hAnsi="Consolas" w:cs="Consolas"/>
              <w:sz w:val="19"/>
              <w:szCs w:val="19"/>
              <w:highlight w:val="white"/>
            </w:rPr>
          </w:rPrChange>
        </w:rPr>
        <w:pPrChange w:id="1602" w:author="ron gal" w:date="2017-03-04T16:12:00Z">
          <w:pPr>
            <w:autoSpaceDE w:val="0"/>
            <w:autoSpaceDN w:val="0"/>
            <w:adjustRightInd w:val="0"/>
            <w:spacing w:line="240" w:lineRule="auto"/>
          </w:pPr>
        </w:pPrChange>
      </w:pPr>
      <w:ins w:id="1603" w:author="ron gal" w:date="2017-03-04T16:12:00Z">
        <w:r w:rsidRPr="00C7601C">
          <w:rPr>
            <w:sz w:val="24"/>
            <w:szCs w:val="24"/>
            <w:rPrChange w:id="1604"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605" w:author="ron gal" w:date="2017-03-04T16:12:00Z"/>
          <w:sz w:val="24"/>
          <w:szCs w:val="24"/>
          <w:rPrChange w:id="1606" w:author="ron gal" w:date="2017-03-04T16:12:00Z">
            <w:rPr>
              <w:ins w:id="1607" w:author="ron gal" w:date="2017-03-04T16:12:00Z"/>
              <w:rFonts w:ascii="Consolas" w:hAnsi="Consolas" w:cs="Consolas"/>
              <w:sz w:val="19"/>
              <w:szCs w:val="19"/>
              <w:highlight w:val="white"/>
            </w:rPr>
          </w:rPrChange>
        </w:rPr>
        <w:pPrChange w:id="1608" w:author="ron gal" w:date="2017-03-04T16:12:00Z">
          <w:pPr>
            <w:autoSpaceDE w:val="0"/>
            <w:autoSpaceDN w:val="0"/>
            <w:adjustRightInd w:val="0"/>
            <w:spacing w:line="240" w:lineRule="auto"/>
          </w:pPr>
        </w:pPrChange>
      </w:pPr>
    </w:p>
    <w:p w:rsidR="00C7601C" w:rsidRPr="00C7601C" w:rsidRDefault="00C7601C" w:rsidP="00C7601C">
      <w:pPr>
        <w:rPr>
          <w:ins w:id="1609" w:author="ron gal" w:date="2017-03-04T16:12:00Z"/>
          <w:sz w:val="24"/>
          <w:szCs w:val="24"/>
          <w:rPrChange w:id="1610" w:author="ron gal" w:date="2017-03-04T16:12:00Z">
            <w:rPr>
              <w:ins w:id="1611" w:author="ron gal" w:date="2017-03-04T16:12:00Z"/>
              <w:rFonts w:ascii="Consolas" w:hAnsi="Consolas" w:cs="Consolas"/>
              <w:sz w:val="19"/>
              <w:szCs w:val="19"/>
              <w:highlight w:val="white"/>
            </w:rPr>
          </w:rPrChange>
        </w:rPr>
        <w:pPrChange w:id="1612" w:author="ron gal" w:date="2017-03-04T16:12:00Z">
          <w:pPr>
            <w:autoSpaceDE w:val="0"/>
            <w:autoSpaceDN w:val="0"/>
            <w:adjustRightInd w:val="0"/>
            <w:spacing w:line="240" w:lineRule="auto"/>
          </w:pPr>
        </w:pPrChange>
      </w:pPr>
      <w:ins w:id="1613" w:author="ron gal" w:date="2017-03-04T16:12:00Z">
        <w:r w:rsidRPr="00C7601C">
          <w:rPr>
            <w:sz w:val="24"/>
            <w:szCs w:val="24"/>
            <w:rPrChange w:id="1614" w:author="ron gal" w:date="2017-03-04T16:12:00Z">
              <w:rPr>
                <w:rFonts w:ascii="Consolas" w:hAnsi="Consolas" w:cs="Consolas"/>
                <w:sz w:val="19"/>
                <w:szCs w:val="19"/>
                <w:highlight w:val="white"/>
              </w:rPr>
            </w:rPrChange>
          </w:rPr>
          <w:t xml:space="preserve">            </w:t>
        </w:r>
        <w:r w:rsidRPr="00C7601C">
          <w:rPr>
            <w:sz w:val="24"/>
            <w:szCs w:val="24"/>
            <w:rPrChange w:id="1615" w:author="ron gal" w:date="2017-03-04T16:12:00Z">
              <w:rPr>
                <w:rFonts w:ascii="Consolas" w:hAnsi="Consolas" w:cs="Consolas"/>
                <w:color w:val="0000FF"/>
                <w:sz w:val="19"/>
                <w:szCs w:val="19"/>
                <w:highlight w:val="white"/>
              </w:rPr>
            </w:rPrChange>
          </w:rPr>
          <w:t>public</w:t>
        </w:r>
        <w:r w:rsidRPr="00C7601C">
          <w:rPr>
            <w:sz w:val="24"/>
            <w:szCs w:val="24"/>
            <w:rPrChange w:id="1616" w:author="ron gal" w:date="2017-03-04T16:12:00Z">
              <w:rPr>
                <w:rFonts w:ascii="Consolas" w:hAnsi="Consolas" w:cs="Consolas"/>
                <w:sz w:val="19"/>
                <w:szCs w:val="19"/>
                <w:highlight w:val="white"/>
              </w:rPr>
            </w:rPrChange>
          </w:rPr>
          <w:t xml:space="preserve"> </w:t>
        </w:r>
        <w:r w:rsidRPr="00C7601C">
          <w:rPr>
            <w:sz w:val="24"/>
            <w:szCs w:val="24"/>
            <w:rPrChange w:id="1617" w:author="ron gal" w:date="2017-03-04T16:12:00Z">
              <w:rPr>
                <w:rFonts w:ascii="Consolas" w:hAnsi="Consolas" w:cs="Consolas"/>
                <w:color w:val="0000FF"/>
                <w:sz w:val="19"/>
                <w:szCs w:val="19"/>
                <w:highlight w:val="white"/>
              </w:rPr>
            </w:rPrChange>
          </w:rPr>
          <w:t>enum</w:t>
        </w:r>
        <w:r w:rsidRPr="00C7601C">
          <w:rPr>
            <w:sz w:val="24"/>
            <w:szCs w:val="24"/>
            <w:rPrChange w:id="1618" w:author="ron gal" w:date="2017-03-04T16:12:00Z">
              <w:rPr>
                <w:rFonts w:ascii="Consolas" w:hAnsi="Consolas" w:cs="Consolas"/>
                <w:sz w:val="19"/>
                <w:szCs w:val="19"/>
                <w:highlight w:val="white"/>
              </w:rPr>
            </w:rPrChange>
          </w:rPr>
          <w:t xml:space="preserve"> </w:t>
        </w:r>
        <w:r w:rsidRPr="00C7601C">
          <w:rPr>
            <w:sz w:val="24"/>
            <w:szCs w:val="24"/>
            <w:rPrChange w:id="1619" w:author="ron gal" w:date="2017-03-04T16:12:00Z">
              <w:rPr>
                <w:rFonts w:ascii="Consolas" w:hAnsi="Consolas" w:cs="Consolas"/>
                <w:color w:val="2B91AF"/>
                <w:sz w:val="19"/>
                <w:szCs w:val="19"/>
                <w:highlight w:val="white"/>
              </w:rPr>
            </w:rPrChange>
          </w:rPr>
          <w:t>TreatmentType</w:t>
        </w:r>
      </w:ins>
    </w:p>
    <w:p w:rsidR="00C7601C" w:rsidRPr="00C7601C" w:rsidRDefault="00C7601C" w:rsidP="00C7601C">
      <w:pPr>
        <w:rPr>
          <w:ins w:id="1620" w:author="ron gal" w:date="2017-03-04T16:12:00Z"/>
          <w:sz w:val="24"/>
          <w:szCs w:val="24"/>
          <w:rPrChange w:id="1621" w:author="ron gal" w:date="2017-03-04T16:12:00Z">
            <w:rPr>
              <w:ins w:id="1622" w:author="ron gal" w:date="2017-03-04T16:12:00Z"/>
              <w:rFonts w:ascii="Consolas" w:hAnsi="Consolas" w:cs="Consolas"/>
              <w:sz w:val="19"/>
              <w:szCs w:val="19"/>
              <w:highlight w:val="white"/>
            </w:rPr>
          </w:rPrChange>
        </w:rPr>
        <w:pPrChange w:id="1623" w:author="ron gal" w:date="2017-03-04T16:12:00Z">
          <w:pPr>
            <w:autoSpaceDE w:val="0"/>
            <w:autoSpaceDN w:val="0"/>
            <w:adjustRightInd w:val="0"/>
            <w:spacing w:line="240" w:lineRule="auto"/>
          </w:pPr>
        </w:pPrChange>
      </w:pPr>
      <w:ins w:id="1624" w:author="ron gal" w:date="2017-03-04T16:12:00Z">
        <w:r w:rsidRPr="00C7601C">
          <w:rPr>
            <w:sz w:val="24"/>
            <w:szCs w:val="24"/>
            <w:rPrChange w:id="1625" w:author="ron gal" w:date="2017-03-04T16:12:00Z">
              <w:rPr>
                <w:rFonts w:ascii="Consolas" w:hAnsi="Consolas" w:cs="Consolas"/>
                <w:sz w:val="19"/>
                <w:szCs w:val="19"/>
                <w:highlight w:val="white"/>
              </w:rPr>
            </w:rPrChange>
          </w:rPr>
          <w:t xml:space="preserve">            {</w:t>
        </w:r>
      </w:ins>
    </w:p>
    <w:p w:rsidR="00C7601C" w:rsidRPr="00C7601C" w:rsidRDefault="00C7601C" w:rsidP="00C7601C">
      <w:pPr>
        <w:rPr>
          <w:ins w:id="1626" w:author="ron gal" w:date="2017-03-04T16:12:00Z"/>
          <w:sz w:val="24"/>
          <w:szCs w:val="24"/>
          <w:rPrChange w:id="1627" w:author="ron gal" w:date="2017-03-04T16:12:00Z">
            <w:rPr>
              <w:ins w:id="1628" w:author="ron gal" w:date="2017-03-04T16:12:00Z"/>
              <w:rFonts w:ascii="Consolas" w:hAnsi="Consolas" w:cs="Consolas"/>
              <w:sz w:val="19"/>
              <w:szCs w:val="19"/>
              <w:highlight w:val="white"/>
            </w:rPr>
          </w:rPrChange>
        </w:rPr>
        <w:pPrChange w:id="1629" w:author="ron gal" w:date="2017-03-04T16:12:00Z">
          <w:pPr>
            <w:autoSpaceDE w:val="0"/>
            <w:autoSpaceDN w:val="0"/>
            <w:adjustRightInd w:val="0"/>
            <w:spacing w:line="240" w:lineRule="auto"/>
          </w:pPr>
        </w:pPrChange>
      </w:pPr>
      <w:ins w:id="1630" w:author="ron gal" w:date="2017-03-04T16:12:00Z">
        <w:r w:rsidRPr="00C7601C">
          <w:rPr>
            <w:sz w:val="24"/>
            <w:szCs w:val="24"/>
            <w:rPrChange w:id="1631" w:author="ron gal" w:date="2017-03-04T16:12:00Z">
              <w:rPr>
                <w:rFonts w:ascii="Consolas" w:hAnsi="Consolas" w:cs="Consolas"/>
                <w:sz w:val="19"/>
                <w:szCs w:val="19"/>
                <w:highlight w:val="white"/>
              </w:rPr>
            </w:rPrChange>
          </w:rPr>
          <w:t xml:space="preserve">                Treatment = 1,</w:t>
        </w:r>
      </w:ins>
    </w:p>
    <w:p w:rsidR="00C7601C" w:rsidRPr="00C7601C" w:rsidRDefault="00C7601C" w:rsidP="00C7601C">
      <w:pPr>
        <w:rPr>
          <w:ins w:id="1632" w:author="ron gal" w:date="2017-03-04T16:12:00Z"/>
          <w:sz w:val="24"/>
          <w:szCs w:val="24"/>
          <w:rPrChange w:id="1633" w:author="ron gal" w:date="2017-03-04T16:12:00Z">
            <w:rPr>
              <w:ins w:id="1634" w:author="ron gal" w:date="2017-03-04T16:12:00Z"/>
              <w:rFonts w:ascii="Consolas" w:hAnsi="Consolas" w:cs="Consolas"/>
              <w:sz w:val="19"/>
              <w:szCs w:val="19"/>
              <w:highlight w:val="white"/>
            </w:rPr>
          </w:rPrChange>
        </w:rPr>
        <w:pPrChange w:id="1635" w:author="ron gal" w:date="2017-03-04T16:12:00Z">
          <w:pPr>
            <w:autoSpaceDE w:val="0"/>
            <w:autoSpaceDN w:val="0"/>
            <w:adjustRightInd w:val="0"/>
            <w:spacing w:line="240" w:lineRule="auto"/>
          </w:pPr>
        </w:pPrChange>
      </w:pPr>
      <w:ins w:id="1636" w:author="ron gal" w:date="2017-03-04T16:12:00Z">
        <w:r w:rsidRPr="00C7601C">
          <w:rPr>
            <w:sz w:val="24"/>
            <w:szCs w:val="24"/>
            <w:rPrChange w:id="1637" w:author="ron gal" w:date="2017-03-04T16:12:00Z">
              <w:rPr>
                <w:rFonts w:ascii="Consolas" w:hAnsi="Consolas" w:cs="Consolas"/>
                <w:sz w:val="19"/>
                <w:szCs w:val="19"/>
                <w:highlight w:val="white"/>
              </w:rPr>
            </w:rPrChange>
          </w:rPr>
          <w:t xml:space="preserve">                Medicine,</w:t>
        </w:r>
      </w:ins>
    </w:p>
    <w:p w:rsidR="00C7601C" w:rsidRPr="00C7601C" w:rsidRDefault="00C7601C" w:rsidP="00C7601C">
      <w:pPr>
        <w:rPr>
          <w:ins w:id="1638" w:author="ron gal" w:date="2017-03-04T16:12:00Z"/>
          <w:sz w:val="24"/>
          <w:szCs w:val="24"/>
          <w:rPrChange w:id="1639" w:author="ron gal" w:date="2017-03-04T16:12:00Z">
            <w:rPr>
              <w:ins w:id="1640" w:author="ron gal" w:date="2017-03-04T16:12:00Z"/>
              <w:rFonts w:ascii="Consolas" w:hAnsi="Consolas" w:cs="Consolas"/>
              <w:sz w:val="19"/>
              <w:szCs w:val="19"/>
              <w:highlight w:val="white"/>
            </w:rPr>
          </w:rPrChange>
        </w:rPr>
        <w:pPrChange w:id="1641" w:author="ron gal" w:date="2017-03-04T16:12:00Z">
          <w:pPr>
            <w:autoSpaceDE w:val="0"/>
            <w:autoSpaceDN w:val="0"/>
            <w:adjustRightInd w:val="0"/>
            <w:spacing w:line="240" w:lineRule="auto"/>
          </w:pPr>
        </w:pPrChange>
      </w:pPr>
      <w:ins w:id="1642" w:author="ron gal" w:date="2017-03-04T16:12:00Z">
        <w:r w:rsidRPr="00C7601C">
          <w:rPr>
            <w:sz w:val="24"/>
            <w:szCs w:val="24"/>
            <w:rPrChange w:id="1643" w:author="ron gal" w:date="2017-03-04T16:12:00Z">
              <w:rPr>
                <w:rFonts w:ascii="Consolas" w:hAnsi="Consolas" w:cs="Consolas"/>
                <w:sz w:val="19"/>
                <w:szCs w:val="19"/>
                <w:highlight w:val="white"/>
              </w:rPr>
            </w:rPrChange>
          </w:rPr>
          <w:t xml:space="preserve">                Vaccine</w:t>
        </w:r>
      </w:ins>
    </w:p>
    <w:p w:rsidR="00C7601C" w:rsidRPr="00C7601C" w:rsidRDefault="00C7601C" w:rsidP="00C7601C">
      <w:pPr>
        <w:rPr>
          <w:ins w:id="1644" w:author="ron gal" w:date="2017-03-04T16:12:00Z"/>
          <w:sz w:val="24"/>
          <w:szCs w:val="24"/>
          <w:rPrChange w:id="1645" w:author="ron gal" w:date="2017-03-04T16:12:00Z">
            <w:rPr>
              <w:ins w:id="1646" w:author="ron gal" w:date="2017-03-04T16:12:00Z"/>
              <w:rFonts w:ascii="Consolas" w:hAnsi="Consolas" w:cs="Consolas"/>
              <w:sz w:val="19"/>
              <w:szCs w:val="19"/>
              <w:highlight w:val="white"/>
            </w:rPr>
          </w:rPrChange>
        </w:rPr>
        <w:pPrChange w:id="1647" w:author="ron gal" w:date="2017-03-04T16:12:00Z">
          <w:pPr>
            <w:autoSpaceDE w:val="0"/>
            <w:autoSpaceDN w:val="0"/>
            <w:adjustRightInd w:val="0"/>
            <w:spacing w:line="240" w:lineRule="auto"/>
          </w:pPr>
        </w:pPrChange>
      </w:pPr>
      <w:ins w:id="1648" w:author="ron gal" w:date="2017-03-04T16:12:00Z">
        <w:r w:rsidRPr="00C7601C">
          <w:rPr>
            <w:sz w:val="24"/>
            <w:szCs w:val="24"/>
            <w:rPrChange w:id="1649" w:author="ron gal" w:date="2017-03-04T16:12:00Z">
              <w:rPr>
                <w:rFonts w:ascii="Consolas" w:hAnsi="Consolas" w:cs="Consolas"/>
                <w:sz w:val="19"/>
                <w:szCs w:val="19"/>
                <w:highlight w:val="white"/>
              </w:rPr>
            </w:rPrChange>
          </w:rPr>
          <w:t xml:space="preserve">            }</w:t>
        </w:r>
      </w:ins>
    </w:p>
    <w:p w:rsidR="00481634" w:rsidRPr="00C7601C" w:rsidDel="00C7601C" w:rsidRDefault="00C7601C" w:rsidP="00C7601C">
      <w:pPr>
        <w:rPr>
          <w:del w:id="1650" w:author="ron gal" w:date="2017-03-04T16:12:00Z"/>
          <w:sz w:val="24"/>
          <w:szCs w:val="24"/>
          <w:rPrChange w:id="1651" w:author="ron gal" w:date="2017-03-04T16:12:00Z">
            <w:rPr>
              <w:del w:id="1652" w:author="ron gal" w:date="2017-03-04T16:12:00Z"/>
            </w:rPr>
          </w:rPrChange>
        </w:rPr>
        <w:pPrChange w:id="1653" w:author="ron gal" w:date="2017-03-04T16:12:00Z">
          <w:pPr/>
        </w:pPrChange>
      </w:pPr>
      <w:ins w:id="1654" w:author="ron gal" w:date="2017-03-04T16:12:00Z">
        <w:r w:rsidRPr="00C7601C">
          <w:rPr>
            <w:sz w:val="24"/>
            <w:szCs w:val="24"/>
            <w:rPrChange w:id="1655" w:author="ron gal" w:date="2017-03-04T16:12:00Z">
              <w:rPr>
                <w:rFonts w:ascii="Consolas" w:hAnsi="Consolas" w:cs="Consolas"/>
                <w:sz w:val="19"/>
                <w:szCs w:val="19"/>
                <w:highlight w:val="white"/>
              </w:rPr>
            </w:rPrChange>
          </w:rPr>
          <w:t xml:space="preserve">       }</w:t>
        </w:r>
      </w:ins>
      <w:del w:id="1656" w:author="ron gal" w:date="2017-03-04T16:12:00Z">
        <w:r w:rsidR="00471D70" w:rsidDel="00C7601C">
          <w:rPr>
            <w:sz w:val="24"/>
            <w:szCs w:val="24"/>
          </w:rPr>
          <w:delText xml:space="preserve">        public const string DB_PATH = "~/App_Data/db.sqlite";</w:delText>
        </w:r>
      </w:del>
    </w:p>
    <w:p w:rsidR="00481634" w:rsidRPr="00C7601C" w:rsidDel="00C7601C" w:rsidRDefault="00481634" w:rsidP="00C7601C">
      <w:pPr>
        <w:rPr>
          <w:del w:id="1657" w:author="ron gal" w:date="2017-03-04T16:12:00Z"/>
          <w:sz w:val="24"/>
          <w:szCs w:val="24"/>
          <w:rPrChange w:id="1658" w:author="ron gal" w:date="2017-03-04T16:12:00Z">
            <w:rPr>
              <w:del w:id="1659" w:author="ron gal" w:date="2017-03-04T16:12:00Z"/>
            </w:rPr>
          </w:rPrChange>
        </w:rPr>
        <w:pPrChange w:id="1660" w:author="ron gal" w:date="2017-03-04T16:12:00Z">
          <w:pPr/>
        </w:pPrChange>
      </w:pPr>
    </w:p>
    <w:p w:rsidR="00481634" w:rsidRPr="00C7601C" w:rsidDel="00C7601C" w:rsidRDefault="00471D70" w:rsidP="00C7601C">
      <w:pPr>
        <w:rPr>
          <w:del w:id="1661" w:author="ron gal" w:date="2017-03-04T16:12:00Z"/>
          <w:sz w:val="24"/>
          <w:szCs w:val="24"/>
          <w:rPrChange w:id="1662" w:author="ron gal" w:date="2017-03-04T16:12:00Z">
            <w:rPr>
              <w:del w:id="1663" w:author="ron gal" w:date="2017-03-04T16:12:00Z"/>
            </w:rPr>
          </w:rPrChange>
        </w:rPr>
        <w:pPrChange w:id="1664" w:author="ron gal" w:date="2017-03-04T16:12:00Z">
          <w:pPr/>
        </w:pPrChange>
      </w:pPr>
      <w:del w:id="1665" w:author="ron gal" w:date="2017-03-04T16:12:00Z">
        <w:r w:rsidDel="00C7601C">
          <w:rPr>
            <w:sz w:val="24"/>
            <w:szCs w:val="24"/>
          </w:rPr>
          <w:delText xml:space="preserve">        public static class Roles</w:delText>
        </w:r>
      </w:del>
    </w:p>
    <w:p w:rsidR="00481634" w:rsidRPr="00C7601C" w:rsidDel="00C7601C" w:rsidRDefault="00471D70" w:rsidP="00C7601C">
      <w:pPr>
        <w:rPr>
          <w:del w:id="1666" w:author="ron gal" w:date="2017-03-04T16:12:00Z"/>
          <w:sz w:val="24"/>
          <w:szCs w:val="24"/>
          <w:rPrChange w:id="1667" w:author="ron gal" w:date="2017-03-04T16:12:00Z">
            <w:rPr>
              <w:del w:id="1668" w:author="ron gal" w:date="2017-03-04T16:12:00Z"/>
            </w:rPr>
          </w:rPrChange>
        </w:rPr>
        <w:pPrChange w:id="1669" w:author="ron gal" w:date="2017-03-04T16:12:00Z">
          <w:pPr/>
        </w:pPrChange>
      </w:pPr>
      <w:del w:id="1670" w:author="ron gal" w:date="2017-03-04T16:12:00Z">
        <w:r w:rsidDel="00C7601C">
          <w:rPr>
            <w:sz w:val="24"/>
            <w:szCs w:val="24"/>
          </w:rPr>
          <w:delText xml:space="preserve">        {</w:delText>
        </w:r>
      </w:del>
    </w:p>
    <w:p w:rsidR="00481634" w:rsidRPr="00C7601C" w:rsidDel="00C7601C" w:rsidRDefault="00471D70" w:rsidP="00C7601C">
      <w:pPr>
        <w:rPr>
          <w:del w:id="1671" w:author="ron gal" w:date="2017-03-04T16:12:00Z"/>
          <w:sz w:val="24"/>
          <w:szCs w:val="24"/>
          <w:rPrChange w:id="1672" w:author="ron gal" w:date="2017-03-04T16:12:00Z">
            <w:rPr>
              <w:del w:id="1673" w:author="ron gal" w:date="2017-03-04T16:12:00Z"/>
            </w:rPr>
          </w:rPrChange>
        </w:rPr>
        <w:pPrChange w:id="1674" w:author="ron gal" w:date="2017-03-04T16:12:00Z">
          <w:pPr/>
        </w:pPrChange>
      </w:pPr>
      <w:del w:id="1675" w:author="ron gal" w:date="2017-03-04T16:12:00Z">
        <w:r w:rsidDel="00C7601C">
          <w:rPr>
            <w:sz w:val="24"/>
            <w:szCs w:val="24"/>
          </w:rPr>
          <w:delText xml:space="preserve">            public const string Customer = "Customer";</w:delText>
        </w:r>
      </w:del>
    </w:p>
    <w:p w:rsidR="00481634" w:rsidRPr="00C7601C" w:rsidDel="00C7601C" w:rsidRDefault="00471D70" w:rsidP="00C7601C">
      <w:pPr>
        <w:rPr>
          <w:del w:id="1676" w:author="ron gal" w:date="2017-03-04T16:12:00Z"/>
          <w:sz w:val="24"/>
          <w:szCs w:val="24"/>
          <w:rPrChange w:id="1677" w:author="ron gal" w:date="2017-03-04T16:12:00Z">
            <w:rPr>
              <w:del w:id="1678" w:author="ron gal" w:date="2017-03-04T16:12:00Z"/>
            </w:rPr>
          </w:rPrChange>
        </w:rPr>
        <w:pPrChange w:id="1679" w:author="ron gal" w:date="2017-03-04T16:12:00Z">
          <w:pPr/>
        </w:pPrChange>
      </w:pPr>
      <w:del w:id="1680" w:author="ron gal" w:date="2017-03-04T16:12:00Z">
        <w:r w:rsidDel="00C7601C">
          <w:rPr>
            <w:sz w:val="24"/>
            <w:szCs w:val="24"/>
          </w:rPr>
          <w:delText xml:space="preserve">            public const string Employee = "Employee";</w:delText>
        </w:r>
      </w:del>
    </w:p>
    <w:p w:rsidR="00481634" w:rsidRPr="00C7601C" w:rsidDel="00C7601C" w:rsidRDefault="00471D70" w:rsidP="00C7601C">
      <w:pPr>
        <w:rPr>
          <w:del w:id="1681" w:author="ron gal" w:date="2017-03-04T16:12:00Z"/>
          <w:sz w:val="24"/>
          <w:szCs w:val="24"/>
          <w:rPrChange w:id="1682" w:author="ron gal" w:date="2017-03-04T16:12:00Z">
            <w:rPr>
              <w:del w:id="1683" w:author="ron gal" w:date="2017-03-04T16:12:00Z"/>
            </w:rPr>
          </w:rPrChange>
        </w:rPr>
        <w:pPrChange w:id="1684" w:author="ron gal" w:date="2017-03-04T16:12:00Z">
          <w:pPr/>
        </w:pPrChange>
      </w:pPr>
      <w:del w:id="1685" w:author="ron gal" w:date="2017-03-04T16:12:00Z">
        <w:r w:rsidDel="00C7601C">
          <w:rPr>
            <w:sz w:val="24"/>
            <w:szCs w:val="24"/>
          </w:rPr>
          <w:delText xml:space="preserve">            public const string Admin = "Admin";</w:delText>
        </w:r>
      </w:del>
    </w:p>
    <w:p w:rsidR="00481634" w:rsidRPr="00C7601C" w:rsidDel="00C7601C" w:rsidRDefault="00471D70" w:rsidP="00C7601C">
      <w:pPr>
        <w:rPr>
          <w:del w:id="1686" w:author="ron gal" w:date="2017-03-04T16:12:00Z"/>
          <w:sz w:val="24"/>
          <w:szCs w:val="24"/>
          <w:rPrChange w:id="1687" w:author="ron gal" w:date="2017-03-04T16:12:00Z">
            <w:rPr>
              <w:del w:id="1688" w:author="ron gal" w:date="2017-03-04T16:12:00Z"/>
            </w:rPr>
          </w:rPrChange>
        </w:rPr>
        <w:pPrChange w:id="1689" w:author="ron gal" w:date="2017-03-04T16:12:00Z">
          <w:pPr/>
        </w:pPrChange>
      </w:pPr>
      <w:del w:id="1690" w:author="ron gal" w:date="2017-03-04T16:12:00Z">
        <w:r w:rsidDel="00C7601C">
          <w:rPr>
            <w:sz w:val="24"/>
            <w:szCs w:val="24"/>
          </w:rPr>
          <w:delText xml:space="preserve">        }</w:delText>
        </w:r>
      </w:del>
    </w:p>
    <w:p w:rsidR="00481634" w:rsidRPr="00C7601C" w:rsidDel="00C7601C" w:rsidRDefault="00481634" w:rsidP="00C7601C">
      <w:pPr>
        <w:rPr>
          <w:del w:id="1691" w:author="ron gal" w:date="2017-03-04T16:12:00Z"/>
          <w:sz w:val="24"/>
          <w:szCs w:val="24"/>
          <w:rPrChange w:id="1692" w:author="ron gal" w:date="2017-03-04T16:12:00Z">
            <w:rPr>
              <w:del w:id="1693" w:author="ron gal" w:date="2017-03-04T16:12:00Z"/>
            </w:rPr>
          </w:rPrChange>
        </w:rPr>
        <w:pPrChange w:id="1694" w:author="ron gal" w:date="2017-03-04T16:12:00Z">
          <w:pPr/>
        </w:pPrChange>
      </w:pPr>
    </w:p>
    <w:p w:rsidR="00481634" w:rsidRPr="00C7601C" w:rsidDel="00C7601C" w:rsidRDefault="00471D70" w:rsidP="00C7601C">
      <w:pPr>
        <w:rPr>
          <w:del w:id="1695" w:author="ron gal" w:date="2017-03-04T16:12:00Z"/>
          <w:sz w:val="24"/>
          <w:szCs w:val="24"/>
          <w:rPrChange w:id="1696" w:author="ron gal" w:date="2017-03-04T16:12:00Z">
            <w:rPr>
              <w:del w:id="1697" w:author="ron gal" w:date="2017-03-04T16:12:00Z"/>
            </w:rPr>
          </w:rPrChange>
        </w:rPr>
        <w:pPrChange w:id="1698" w:author="ron gal" w:date="2017-03-04T16:12:00Z">
          <w:pPr/>
        </w:pPrChange>
      </w:pPr>
      <w:del w:id="1699" w:author="ron gal" w:date="2017-03-04T16:12:00Z">
        <w:r w:rsidDel="00C7601C">
          <w:rPr>
            <w:sz w:val="24"/>
            <w:szCs w:val="24"/>
          </w:rPr>
          <w:delText xml:space="preserve">    public static class Decodes</w:delText>
        </w:r>
      </w:del>
    </w:p>
    <w:p w:rsidR="00481634" w:rsidRPr="00C7601C" w:rsidDel="00C7601C" w:rsidRDefault="00471D70" w:rsidP="00C7601C">
      <w:pPr>
        <w:rPr>
          <w:del w:id="1700" w:author="ron gal" w:date="2017-03-04T16:12:00Z"/>
          <w:sz w:val="24"/>
          <w:szCs w:val="24"/>
          <w:rPrChange w:id="1701" w:author="ron gal" w:date="2017-03-04T16:12:00Z">
            <w:rPr>
              <w:del w:id="1702" w:author="ron gal" w:date="2017-03-04T16:12:00Z"/>
            </w:rPr>
          </w:rPrChange>
        </w:rPr>
        <w:pPrChange w:id="1703" w:author="ron gal" w:date="2017-03-04T16:12:00Z">
          <w:pPr/>
        </w:pPrChange>
      </w:pPr>
      <w:del w:id="1704" w:author="ron gal" w:date="2017-03-04T16:12:00Z">
        <w:r w:rsidDel="00C7601C">
          <w:rPr>
            <w:sz w:val="24"/>
            <w:szCs w:val="24"/>
          </w:rPr>
          <w:delText xml:space="preserve">        {</w:delText>
        </w:r>
      </w:del>
    </w:p>
    <w:p w:rsidR="00481634" w:rsidRPr="00C7601C" w:rsidDel="00C7601C" w:rsidRDefault="00471D70" w:rsidP="00C7601C">
      <w:pPr>
        <w:rPr>
          <w:del w:id="1705" w:author="ron gal" w:date="2017-03-04T16:12:00Z"/>
          <w:sz w:val="24"/>
          <w:szCs w:val="24"/>
          <w:rPrChange w:id="1706" w:author="ron gal" w:date="2017-03-04T16:12:00Z">
            <w:rPr>
              <w:del w:id="1707" w:author="ron gal" w:date="2017-03-04T16:12:00Z"/>
            </w:rPr>
          </w:rPrChange>
        </w:rPr>
        <w:pPrChange w:id="1708" w:author="ron gal" w:date="2017-03-04T16:12:00Z">
          <w:pPr/>
        </w:pPrChange>
      </w:pPr>
      <w:del w:id="1709" w:author="ron gal" w:date="2017-03-04T16:12:00Z">
        <w:r w:rsidDel="00C7601C">
          <w:rPr>
            <w:sz w:val="24"/>
            <w:szCs w:val="24"/>
          </w:rPr>
          <w:delText xml:space="preserve">            public enum OrderStatus</w:delText>
        </w:r>
      </w:del>
    </w:p>
    <w:p w:rsidR="00481634" w:rsidRPr="00C7601C" w:rsidDel="00C7601C" w:rsidRDefault="00471D70" w:rsidP="00C7601C">
      <w:pPr>
        <w:rPr>
          <w:del w:id="1710" w:author="ron gal" w:date="2017-03-04T16:12:00Z"/>
          <w:sz w:val="24"/>
          <w:szCs w:val="24"/>
          <w:rPrChange w:id="1711" w:author="ron gal" w:date="2017-03-04T16:12:00Z">
            <w:rPr>
              <w:del w:id="1712" w:author="ron gal" w:date="2017-03-04T16:12:00Z"/>
            </w:rPr>
          </w:rPrChange>
        </w:rPr>
        <w:pPrChange w:id="1713" w:author="ron gal" w:date="2017-03-04T16:12:00Z">
          <w:pPr/>
        </w:pPrChange>
      </w:pPr>
      <w:del w:id="1714" w:author="ron gal" w:date="2017-03-04T16:12:00Z">
        <w:r w:rsidDel="00C7601C">
          <w:rPr>
            <w:sz w:val="24"/>
            <w:szCs w:val="24"/>
          </w:rPr>
          <w:delText xml:space="preserve">            {</w:delText>
        </w:r>
      </w:del>
    </w:p>
    <w:p w:rsidR="00481634" w:rsidRPr="00C7601C" w:rsidDel="00C7601C" w:rsidRDefault="00471D70" w:rsidP="00C7601C">
      <w:pPr>
        <w:rPr>
          <w:del w:id="1715" w:author="ron gal" w:date="2017-03-04T16:12:00Z"/>
          <w:sz w:val="24"/>
          <w:szCs w:val="24"/>
          <w:rPrChange w:id="1716" w:author="ron gal" w:date="2017-03-04T16:12:00Z">
            <w:rPr>
              <w:del w:id="1717" w:author="ron gal" w:date="2017-03-04T16:12:00Z"/>
            </w:rPr>
          </w:rPrChange>
        </w:rPr>
        <w:pPrChange w:id="1718" w:author="ron gal" w:date="2017-03-04T16:12:00Z">
          <w:pPr/>
        </w:pPrChange>
      </w:pPr>
      <w:del w:id="1719" w:author="ron gal" w:date="2017-03-04T16:12:00Z">
        <w:r w:rsidDel="00C7601C">
          <w:rPr>
            <w:sz w:val="24"/>
            <w:szCs w:val="24"/>
          </w:rPr>
          <w:delText xml:space="preserve">                Sent=1,</w:delText>
        </w:r>
      </w:del>
    </w:p>
    <w:p w:rsidR="00481634" w:rsidRPr="00C7601C" w:rsidDel="00C7601C" w:rsidRDefault="00471D70" w:rsidP="00C7601C">
      <w:pPr>
        <w:rPr>
          <w:del w:id="1720" w:author="ron gal" w:date="2017-03-04T16:12:00Z"/>
          <w:sz w:val="24"/>
          <w:szCs w:val="24"/>
          <w:rPrChange w:id="1721" w:author="ron gal" w:date="2017-03-04T16:12:00Z">
            <w:rPr>
              <w:del w:id="1722" w:author="ron gal" w:date="2017-03-04T16:12:00Z"/>
            </w:rPr>
          </w:rPrChange>
        </w:rPr>
        <w:pPrChange w:id="1723" w:author="ron gal" w:date="2017-03-04T16:12:00Z">
          <w:pPr/>
        </w:pPrChange>
      </w:pPr>
      <w:del w:id="1724" w:author="ron gal" w:date="2017-03-04T16:12:00Z">
        <w:r w:rsidDel="00C7601C">
          <w:rPr>
            <w:sz w:val="24"/>
            <w:szCs w:val="24"/>
          </w:rPr>
          <w:delText xml:space="preserve">                Accepted,</w:delText>
        </w:r>
      </w:del>
    </w:p>
    <w:p w:rsidR="00481634" w:rsidRPr="00C7601C" w:rsidDel="00C7601C" w:rsidRDefault="00471D70" w:rsidP="00C7601C">
      <w:pPr>
        <w:rPr>
          <w:del w:id="1725" w:author="ron gal" w:date="2017-03-04T16:12:00Z"/>
          <w:sz w:val="24"/>
          <w:szCs w:val="24"/>
          <w:rPrChange w:id="1726" w:author="ron gal" w:date="2017-03-04T16:12:00Z">
            <w:rPr>
              <w:del w:id="1727" w:author="ron gal" w:date="2017-03-04T16:12:00Z"/>
            </w:rPr>
          </w:rPrChange>
        </w:rPr>
        <w:pPrChange w:id="1728" w:author="ron gal" w:date="2017-03-04T16:12:00Z">
          <w:pPr/>
        </w:pPrChange>
      </w:pPr>
      <w:del w:id="1729" w:author="ron gal" w:date="2017-03-04T16:12:00Z">
        <w:r w:rsidDel="00C7601C">
          <w:rPr>
            <w:sz w:val="24"/>
            <w:szCs w:val="24"/>
          </w:rPr>
          <w:delText xml:space="preserve">                Rejected,</w:delText>
        </w:r>
      </w:del>
    </w:p>
    <w:p w:rsidR="00481634" w:rsidRPr="00C7601C" w:rsidDel="00C7601C" w:rsidRDefault="00471D70" w:rsidP="00C7601C">
      <w:pPr>
        <w:rPr>
          <w:del w:id="1730" w:author="ron gal" w:date="2017-03-04T16:12:00Z"/>
          <w:sz w:val="24"/>
          <w:szCs w:val="24"/>
          <w:rPrChange w:id="1731" w:author="ron gal" w:date="2017-03-04T16:12:00Z">
            <w:rPr>
              <w:del w:id="1732" w:author="ron gal" w:date="2017-03-04T16:12:00Z"/>
            </w:rPr>
          </w:rPrChange>
        </w:rPr>
        <w:pPrChange w:id="1733" w:author="ron gal" w:date="2017-03-04T16:12:00Z">
          <w:pPr/>
        </w:pPrChange>
      </w:pPr>
      <w:del w:id="1734" w:author="ron gal" w:date="2017-03-04T16:12:00Z">
        <w:r w:rsidDel="00C7601C">
          <w:rPr>
            <w:sz w:val="24"/>
            <w:szCs w:val="24"/>
          </w:rPr>
          <w:delText xml:space="preserve">                Canceled</w:delText>
        </w:r>
      </w:del>
    </w:p>
    <w:p w:rsidR="00481634" w:rsidRPr="00C7601C" w:rsidDel="00C7601C" w:rsidRDefault="00471D70" w:rsidP="00C7601C">
      <w:pPr>
        <w:rPr>
          <w:del w:id="1735" w:author="ron gal" w:date="2017-03-04T16:12:00Z"/>
          <w:sz w:val="24"/>
          <w:szCs w:val="24"/>
          <w:rPrChange w:id="1736" w:author="ron gal" w:date="2017-03-04T16:12:00Z">
            <w:rPr>
              <w:del w:id="1737" w:author="ron gal" w:date="2017-03-04T16:12:00Z"/>
            </w:rPr>
          </w:rPrChange>
        </w:rPr>
        <w:pPrChange w:id="1738" w:author="ron gal" w:date="2017-03-04T16:12:00Z">
          <w:pPr/>
        </w:pPrChange>
      </w:pPr>
      <w:del w:id="1739" w:author="ron gal" w:date="2017-03-04T16:12:00Z">
        <w:r w:rsidDel="00C7601C">
          <w:rPr>
            <w:sz w:val="24"/>
            <w:szCs w:val="24"/>
          </w:rPr>
          <w:delText xml:space="preserve">            }</w:delText>
        </w:r>
      </w:del>
    </w:p>
    <w:p w:rsidR="00481634" w:rsidRPr="00C7601C" w:rsidDel="00C7601C" w:rsidRDefault="00481634" w:rsidP="00C7601C">
      <w:pPr>
        <w:rPr>
          <w:del w:id="1740" w:author="ron gal" w:date="2017-03-04T16:12:00Z"/>
          <w:sz w:val="24"/>
          <w:szCs w:val="24"/>
          <w:rPrChange w:id="1741" w:author="ron gal" w:date="2017-03-04T16:12:00Z">
            <w:rPr>
              <w:del w:id="1742" w:author="ron gal" w:date="2017-03-04T16:12:00Z"/>
            </w:rPr>
          </w:rPrChange>
        </w:rPr>
        <w:pPrChange w:id="1743" w:author="ron gal" w:date="2017-03-04T16:12:00Z">
          <w:pPr/>
        </w:pPrChange>
      </w:pPr>
    </w:p>
    <w:p w:rsidR="00481634" w:rsidRPr="00C7601C" w:rsidDel="00C7601C" w:rsidRDefault="00471D70" w:rsidP="00C7601C">
      <w:pPr>
        <w:rPr>
          <w:del w:id="1744" w:author="ron gal" w:date="2017-03-04T16:12:00Z"/>
          <w:sz w:val="24"/>
          <w:szCs w:val="24"/>
          <w:rPrChange w:id="1745" w:author="ron gal" w:date="2017-03-04T16:12:00Z">
            <w:rPr>
              <w:del w:id="1746" w:author="ron gal" w:date="2017-03-04T16:12:00Z"/>
            </w:rPr>
          </w:rPrChange>
        </w:rPr>
        <w:pPrChange w:id="1747" w:author="ron gal" w:date="2017-03-04T16:12:00Z">
          <w:pPr/>
        </w:pPrChange>
      </w:pPr>
      <w:del w:id="1748" w:author="ron gal" w:date="2017-03-04T16:12:00Z">
        <w:r w:rsidDel="00C7601C">
          <w:rPr>
            <w:sz w:val="24"/>
            <w:szCs w:val="24"/>
          </w:rPr>
          <w:delText xml:space="preserve">            public enum ComplaintType</w:delText>
        </w:r>
      </w:del>
    </w:p>
    <w:p w:rsidR="00481634" w:rsidRPr="00C7601C" w:rsidDel="00C7601C" w:rsidRDefault="00471D70" w:rsidP="00C7601C">
      <w:pPr>
        <w:rPr>
          <w:del w:id="1749" w:author="ron gal" w:date="2017-03-04T16:12:00Z"/>
          <w:sz w:val="24"/>
          <w:szCs w:val="24"/>
          <w:rPrChange w:id="1750" w:author="ron gal" w:date="2017-03-04T16:12:00Z">
            <w:rPr>
              <w:del w:id="1751" w:author="ron gal" w:date="2017-03-04T16:12:00Z"/>
            </w:rPr>
          </w:rPrChange>
        </w:rPr>
        <w:pPrChange w:id="1752" w:author="ron gal" w:date="2017-03-04T16:12:00Z">
          <w:pPr/>
        </w:pPrChange>
      </w:pPr>
      <w:del w:id="1753" w:author="ron gal" w:date="2017-03-04T16:12:00Z">
        <w:r w:rsidDel="00C7601C">
          <w:rPr>
            <w:sz w:val="24"/>
            <w:szCs w:val="24"/>
          </w:rPr>
          <w:delText xml:space="preserve">            {</w:delText>
        </w:r>
      </w:del>
    </w:p>
    <w:p w:rsidR="00481634" w:rsidRPr="00C7601C" w:rsidDel="00C7601C" w:rsidRDefault="00471D70" w:rsidP="00C7601C">
      <w:pPr>
        <w:rPr>
          <w:del w:id="1754" w:author="ron gal" w:date="2017-03-04T16:12:00Z"/>
          <w:sz w:val="24"/>
          <w:szCs w:val="24"/>
          <w:rPrChange w:id="1755" w:author="ron gal" w:date="2017-03-04T16:12:00Z">
            <w:rPr>
              <w:del w:id="1756" w:author="ron gal" w:date="2017-03-04T16:12:00Z"/>
            </w:rPr>
          </w:rPrChange>
        </w:rPr>
        <w:pPrChange w:id="1757" w:author="ron gal" w:date="2017-03-04T16:12:00Z">
          <w:pPr/>
        </w:pPrChange>
      </w:pPr>
      <w:del w:id="1758" w:author="ron gal" w:date="2017-03-04T16:12:00Z">
        <w:r w:rsidDel="00C7601C">
          <w:rPr>
            <w:sz w:val="24"/>
            <w:szCs w:val="24"/>
          </w:rPr>
          <w:delText xml:space="preserve">                Payment=1,</w:delText>
        </w:r>
      </w:del>
    </w:p>
    <w:p w:rsidR="00481634" w:rsidRPr="00C7601C" w:rsidDel="00C7601C" w:rsidRDefault="00471D70" w:rsidP="00C7601C">
      <w:pPr>
        <w:rPr>
          <w:del w:id="1759" w:author="ron gal" w:date="2017-03-04T16:12:00Z"/>
          <w:sz w:val="24"/>
          <w:szCs w:val="24"/>
          <w:rPrChange w:id="1760" w:author="ron gal" w:date="2017-03-04T16:12:00Z">
            <w:rPr>
              <w:del w:id="1761" w:author="ron gal" w:date="2017-03-04T16:12:00Z"/>
            </w:rPr>
          </w:rPrChange>
        </w:rPr>
        <w:pPrChange w:id="1762" w:author="ron gal" w:date="2017-03-04T16:12:00Z">
          <w:pPr/>
        </w:pPrChange>
      </w:pPr>
      <w:del w:id="1763" w:author="ron gal" w:date="2017-03-04T16:12:00Z">
        <w:r w:rsidDel="00C7601C">
          <w:rPr>
            <w:sz w:val="24"/>
            <w:szCs w:val="24"/>
          </w:rPr>
          <w:delText xml:space="preserve">                Attendance,</w:delText>
        </w:r>
      </w:del>
    </w:p>
    <w:p w:rsidR="00481634" w:rsidRPr="00C7601C" w:rsidDel="00C7601C" w:rsidRDefault="00471D70" w:rsidP="00C7601C">
      <w:pPr>
        <w:rPr>
          <w:del w:id="1764" w:author="ron gal" w:date="2017-03-04T16:12:00Z"/>
          <w:sz w:val="24"/>
          <w:szCs w:val="24"/>
          <w:rPrChange w:id="1765" w:author="ron gal" w:date="2017-03-04T16:12:00Z">
            <w:rPr>
              <w:del w:id="1766" w:author="ron gal" w:date="2017-03-04T16:12:00Z"/>
            </w:rPr>
          </w:rPrChange>
        </w:rPr>
        <w:pPrChange w:id="1767" w:author="ron gal" w:date="2017-03-04T16:12:00Z">
          <w:pPr/>
        </w:pPrChange>
      </w:pPr>
      <w:del w:id="1768" w:author="ron gal" w:date="2017-03-04T16:12:00Z">
        <w:r w:rsidDel="00C7601C">
          <w:rPr>
            <w:sz w:val="24"/>
            <w:szCs w:val="24"/>
          </w:rPr>
          <w:delText xml:space="preserve">                Sportsmanship</w:delText>
        </w:r>
      </w:del>
    </w:p>
    <w:p w:rsidR="00481634" w:rsidRPr="00C7601C" w:rsidDel="00C7601C" w:rsidRDefault="00471D70" w:rsidP="00C7601C">
      <w:pPr>
        <w:rPr>
          <w:del w:id="1769" w:author="ron gal" w:date="2017-03-04T16:12:00Z"/>
          <w:sz w:val="24"/>
          <w:szCs w:val="24"/>
          <w:rPrChange w:id="1770" w:author="ron gal" w:date="2017-03-04T16:12:00Z">
            <w:rPr>
              <w:del w:id="1771" w:author="ron gal" w:date="2017-03-04T16:12:00Z"/>
            </w:rPr>
          </w:rPrChange>
        </w:rPr>
        <w:pPrChange w:id="1772" w:author="ron gal" w:date="2017-03-04T16:12:00Z">
          <w:pPr/>
        </w:pPrChange>
      </w:pPr>
      <w:del w:id="1773" w:author="ron gal" w:date="2017-03-04T16:12:00Z">
        <w:r w:rsidDel="00C7601C">
          <w:rPr>
            <w:sz w:val="24"/>
            <w:szCs w:val="24"/>
          </w:rPr>
          <w:delText xml:space="preserve">            }</w:delText>
        </w:r>
      </w:del>
    </w:p>
    <w:p w:rsidR="00481634" w:rsidRPr="00C7601C" w:rsidDel="00C7601C" w:rsidRDefault="00481634" w:rsidP="00C7601C">
      <w:pPr>
        <w:rPr>
          <w:del w:id="1774" w:author="ron gal" w:date="2017-03-04T16:12:00Z"/>
          <w:sz w:val="24"/>
          <w:szCs w:val="24"/>
          <w:rPrChange w:id="1775" w:author="ron gal" w:date="2017-03-04T16:12:00Z">
            <w:rPr>
              <w:del w:id="1776" w:author="ron gal" w:date="2017-03-04T16:12:00Z"/>
            </w:rPr>
          </w:rPrChange>
        </w:rPr>
        <w:pPrChange w:id="1777" w:author="ron gal" w:date="2017-03-04T16:12:00Z">
          <w:pPr/>
        </w:pPrChange>
      </w:pPr>
    </w:p>
    <w:p w:rsidR="00481634" w:rsidRPr="00C7601C" w:rsidDel="00C7601C" w:rsidRDefault="00471D70" w:rsidP="00C7601C">
      <w:pPr>
        <w:rPr>
          <w:del w:id="1778" w:author="ron gal" w:date="2017-03-04T16:12:00Z"/>
          <w:sz w:val="24"/>
          <w:szCs w:val="24"/>
          <w:rPrChange w:id="1779" w:author="ron gal" w:date="2017-03-04T16:12:00Z">
            <w:rPr>
              <w:del w:id="1780" w:author="ron gal" w:date="2017-03-04T16:12:00Z"/>
            </w:rPr>
          </w:rPrChange>
        </w:rPr>
        <w:pPrChange w:id="1781" w:author="ron gal" w:date="2017-03-04T16:12:00Z">
          <w:pPr/>
        </w:pPrChange>
      </w:pPr>
      <w:del w:id="1782" w:author="ron gal" w:date="2017-03-04T16:12:00Z">
        <w:r w:rsidDel="00C7601C">
          <w:rPr>
            <w:sz w:val="24"/>
            <w:szCs w:val="24"/>
          </w:rPr>
          <w:delText xml:space="preserve">            public enum FieldSize</w:delText>
        </w:r>
      </w:del>
    </w:p>
    <w:p w:rsidR="00481634" w:rsidRPr="00C7601C" w:rsidDel="00C7601C" w:rsidRDefault="00471D70" w:rsidP="00C7601C">
      <w:pPr>
        <w:rPr>
          <w:del w:id="1783" w:author="ron gal" w:date="2017-03-04T16:12:00Z"/>
          <w:sz w:val="24"/>
          <w:szCs w:val="24"/>
          <w:rPrChange w:id="1784" w:author="ron gal" w:date="2017-03-04T16:12:00Z">
            <w:rPr>
              <w:del w:id="1785" w:author="ron gal" w:date="2017-03-04T16:12:00Z"/>
            </w:rPr>
          </w:rPrChange>
        </w:rPr>
        <w:pPrChange w:id="1786" w:author="ron gal" w:date="2017-03-04T16:12:00Z">
          <w:pPr/>
        </w:pPrChange>
      </w:pPr>
      <w:del w:id="1787" w:author="ron gal" w:date="2017-03-04T16:12:00Z">
        <w:r w:rsidDel="00C7601C">
          <w:rPr>
            <w:sz w:val="24"/>
            <w:szCs w:val="24"/>
          </w:rPr>
          <w:delText xml:space="preserve">            {</w:delText>
        </w:r>
      </w:del>
    </w:p>
    <w:p w:rsidR="00481634" w:rsidRPr="00C7601C" w:rsidDel="00C7601C" w:rsidRDefault="00471D70" w:rsidP="00C7601C">
      <w:pPr>
        <w:rPr>
          <w:del w:id="1788" w:author="ron gal" w:date="2017-03-04T16:12:00Z"/>
          <w:sz w:val="24"/>
          <w:szCs w:val="24"/>
          <w:rPrChange w:id="1789" w:author="ron gal" w:date="2017-03-04T16:12:00Z">
            <w:rPr>
              <w:del w:id="1790" w:author="ron gal" w:date="2017-03-04T16:12:00Z"/>
            </w:rPr>
          </w:rPrChange>
        </w:rPr>
        <w:pPrChange w:id="1791" w:author="ron gal" w:date="2017-03-04T16:12:00Z">
          <w:pPr/>
        </w:pPrChange>
      </w:pPr>
      <w:del w:id="1792" w:author="ron gal" w:date="2017-03-04T16:12:00Z">
        <w:r w:rsidDel="00C7601C">
          <w:rPr>
            <w:sz w:val="24"/>
            <w:szCs w:val="24"/>
          </w:rPr>
          <w:delText xml:space="preserve">                Small = 1,</w:delText>
        </w:r>
      </w:del>
    </w:p>
    <w:p w:rsidR="00481634" w:rsidRPr="00C7601C" w:rsidDel="00C7601C" w:rsidRDefault="00471D70" w:rsidP="00C7601C">
      <w:pPr>
        <w:rPr>
          <w:del w:id="1793" w:author="ron gal" w:date="2017-03-04T16:12:00Z"/>
          <w:sz w:val="24"/>
          <w:szCs w:val="24"/>
          <w:rPrChange w:id="1794" w:author="ron gal" w:date="2017-03-04T16:12:00Z">
            <w:rPr>
              <w:del w:id="1795" w:author="ron gal" w:date="2017-03-04T16:12:00Z"/>
            </w:rPr>
          </w:rPrChange>
        </w:rPr>
        <w:pPrChange w:id="1796" w:author="ron gal" w:date="2017-03-04T16:12:00Z">
          <w:pPr/>
        </w:pPrChange>
      </w:pPr>
      <w:del w:id="1797" w:author="ron gal" w:date="2017-03-04T16:12:00Z">
        <w:r w:rsidDel="00C7601C">
          <w:rPr>
            <w:sz w:val="24"/>
            <w:szCs w:val="24"/>
          </w:rPr>
          <w:delText xml:space="preserve">                Medium,</w:delText>
        </w:r>
      </w:del>
    </w:p>
    <w:p w:rsidR="00481634" w:rsidRPr="00C7601C" w:rsidDel="00C7601C" w:rsidRDefault="00471D70" w:rsidP="00C7601C">
      <w:pPr>
        <w:rPr>
          <w:del w:id="1798" w:author="ron gal" w:date="2017-03-04T16:12:00Z"/>
          <w:sz w:val="24"/>
          <w:szCs w:val="24"/>
          <w:rPrChange w:id="1799" w:author="ron gal" w:date="2017-03-04T16:12:00Z">
            <w:rPr>
              <w:del w:id="1800" w:author="ron gal" w:date="2017-03-04T16:12:00Z"/>
            </w:rPr>
          </w:rPrChange>
        </w:rPr>
        <w:pPrChange w:id="1801" w:author="ron gal" w:date="2017-03-04T16:12:00Z">
          <w:pPr/>
        </w:pPrChange>
      </w:pPr>
      <w:del w:id="1802" w:author="ron gal" w:date="2017-03-04T16:12:00Z">
        <w:r w:rsidDel="00C7601C">
          <w:rPr>
            <w:sz w:val="24"/>
            <w:szCs w:val="24"/>
          </w:rPr>
          <w:delText xml:space="preserve">                Large</w:delText>
        </w:r>
      </w:del>
    </w:p>
    <w:p w:rsidR="00481634" w:rsidRPr="00C7601C" w:rsidDel="00C7601C" w:rsidRDefault="00471D70" w:rsidP="00C7601C">
      <w:pPr>
        <w:rPr>
          <w:del w:id="1803" w:author="ron gal" w:date="2017-03-04T16:12:00Z"/>
          <w:sz w:val="24"/>
          <w:szCs w:val="24"/>
          <w:rPrChange w:id="1804" w:author="ron gal" w:date="2017-03-04T16:12:00Z">
            <w:rPr>
              <w:del w:id="1805" w:author="ron gal" w:date="2017-03-04T16:12:00Z"/>
            </w:rPr>
          </w:rPrChange>
        </w:rPr>
        <w:pPrChange w:id="1806" w:author="ron gal" w:date="2017-03-04T16:12:00Z">
          <w:pPr/>
        </w:pPrChange>
      </w:pPr>
      <w:del w:id="1807" w:author="ron gal" w:date="2017-03-04T16:12:00Z">
        <w:r w:rsidDel="00C7601C">
          <w:rPr>
            <w:sz w:val="24"/>
            <w:szCs w:val="24"/>
          </w:rPr>
          <w:delText xml:space="preserve">            }</w:delText>
        </w:r>
      </w:del>
    </w:p>
    <w:p w:rsidR="00481634" w:rsidRPr="00C7601C" w:rsidDel="00C7601C" w:rsidRDefault="00481634" w:rsidP="00C7601C">
      <w:pPr>
        <w:rPr>
          <w:del w:id="1808" w:author="ron gal" w:date="2017-03-04T16:12:00Z"/>
          <w:sz w:val="24"/>
          <w:szCs w:val="24"/>
          <w:rPrChange w:id="1809" w:author="ron gal" w:date="2017-03-04T16:12:00Z">
            <w:rPr>
              <w:del w:id="1810" w:author="ron gal" w:date="2017-03-04T16:12:00Z"/>
            </w:rPr>
          </w:rPrChange>
        </w:rPr>
        <w:pPrChange w:id="1811" w:author="ron gal" w:date="2017-03-04T16:12:00Z">
          <w:pPr/>
        </w:pPrChange>
      </w:pPr>
    </w:p>
    <w:p w:rsidR="00481634" w:rsidRPr="00C7601C" w:rsidDel="00C7601C" w:rsidRDefault="00471D70" w:rsidP="00C7601C">
      <w:pPr>
        <w:rPr>
          <w:del w:id="1812" w:author="ron gal" w:date="2017-03-04T16:12:00Z"/>
          <w:sz w:val="24"/>
          <w:szCs w:val="24"/>
          <w:rPrChange w:id="1813" w:author="ron gal" w:date="2017-03-04T16:12:00Z">
            <w:rPr>
              <w:del w:id="1814" w:author="ron gal" w:date="2017-03-04T16:12:00Z"/>
            </w:rPr>
          </w:rPrChange>
        </w:rPr>
        <w:pPrChange w:id="1815" w:author="ron gal" w:date="2017-03-04T16:12:00Z">
          <w:pPr/>
        </w:pPrChange>
      </w:pPr>
      <w:del w:id="1816" w:author="ron gal" w:date="2017-03-04T16:12:00Z">
        <w:r w:rsidDel="00C7601C">
          <w:rPr>
            <w:sz w:val="24"/>
            <w:szCs w:val="24"/>
          </w:rPr>
          <w:delText xml:space="preserve">            public enum FieldType</w:delText>
        </w:r>
      </w:del>
    </w:p>
    <w:p w:rsidR="00481634" w:rsidRPr="00C7601C" w:rsidDel="00C7601C" w:rsidRDefault="00471D70" w:rsidP="00C7601C">
      <w:pPr>
        <w:rPr>
          <w:del w:id="1817" w:author="ron gal" w:date="2017-03-04T16:12:00Z"/>
          <w:sz w:val="24"/>
          <w:szCs w:val="24"/>
          <w:rPrChange w:id="1818" w:author="ron gal" w:date="2017-03-04T16:12:00Z">
            <w:rPr>
              <w:del w:id="1819" w:author="ron gal" w:date="2017-03-04T16:12:00Z"/>
            </w:rPr>
          </w:rPrChange>
        </w:rPr>
        <w:pPrChange w:id="1820" w:author="ron gal" w:date="2017-03-04T16:12:00Z">
          <w:pPr/>
        </w:pPrChange>
      </w:pPr>
      <w:del w:id="1821" w:author="ron gal" w:date="2017-03-04T16:12:00Z">
        <w:r w:rsidDel="00C7601C">
          <w:rPr>
            <w:sz w:val="24"/>
            <w:szCs w:val="24"/>
          </w:rPr>
          <w:delText xml:space="preserve">            {</w:delText>
        </w:r>
      </w:del>
    </w:p>
    <w:p w:rsidR="00481634" w:rsidRPr="00C7601C" w:rsidDel="00C7601C" w:rsidRDefault="00471D70" w:rsidP="00C7601C">
      <w:pPr>
        <w:rPr>
          <w:del w:id="1822" w:author="ron gal" w:date="2017-03-04T16:12:00Z"/>
          <w:sz w:val="24"/>
          <w:szCs w:val="24"/>
          <w:rPrChange w:id="1823" w:author="ron gal" w:date="2017-03-04T16:12:00Z">
            <w:rPr>
              <w:del w:id="1824" w:author="ron gal" w:date="2017-03-04T16:12:00Z"/>
            </w:rPr>
          </w:rPrChange>
        </w:rPr>
        <w:pPrChange w:id="1825" w:author="ron gal" w:date="2017-03-04T16:12:00Z">
          <w:pPr/>
        </w:pPrChange>
      </w:pPr>
      <w:del w:id="1826" w:author="ron gal" w:date="2017-03-04T16:12:00Z">
        <w:r w:rsidDel="00C7601C">
          <w:rPr>
            <w:sz w:val="24"/>
            <w:szCs w:val="24"/>
          </w:rPr>
          <w:delText xml:space="preserve">                Football=1,</w:delText>
        </w:r>
      </w:del>
    </w:p>
    <w:p w:rsidR="00481634" w:rsidRPr="00C7601C" w:rsidDel="00C7601C" w:rsidRDefault="00471D70" w:rsidP="00C7601C">
      <w:pPr>
        <w:rPr>
          <w:del w:id="1827" w:author="ron gal" w:date="2017-03-04T16:12:00Z"/>
          <w:sz w:val="24"/>
          <w:szCs w:val="24"/>
          <w:rPrChange w:id="1828" w:author="ron gal" w:date="2017-03-04T16:12:00Z">
            <w:rPr>
              <w:del w:id="1829" w:author="ron gal" w:date="2017-03-04T16:12:00Z"/>
            </w:rPr>
          </w:rPrChange>
        </w:rPr>
        <w:pPrChange w:id="1830" w:author="ron gal" w:date="2017-03-04T16:12:00Z">
          <w:pPr/>
        </w:pPrChange>
      </w:pPr>
      <w:del w:id="1831" w:author="ron gal" w:date="2017-03-04T16:12:00Z">
        <w:r w:rsidDel="00C7601C">
          <w:rPr>
            <w:sz w:val="24"/>
            <w:szCs w:val="24"/>
          </w:rPr>
          <w:delText xml:space="preserve">                Basketball,</w:delText>
        </w:r>
      </w:del>
    </w:p>
    <w:p w:rsidR="00481634" w:rsidRPr="00C7601C" w:rsidDel="00C7601C" w:rsidRDefault="00471D70" w:rsidP="00C7601C">
      <w:pPr>
        <w:rPr>
          <w:del w:id="1832" w:author="ron gal" w:date="2017-03-04T16:12:00Z"/>
          <w:sz w:val="24"/>
          <w:szCs w:val="24"/>
          <w:rPrChange w:id="1833" w:author="ron gal" w:date="2017-03-04T16:12:00Z">
            <w:rPr>
              <w:del w:id="1834" w:author="ron gal" w:date="2017-03-04T16:12:00Z"/>
            </w:rPr>
          </w:rPrChange>
        </w:rPr>
        <w:pPrChange w:id="1835" w:author="ron gal" w:date="2017-03-04T16:12:00Z">
          <w:pPr/>
        </w:pPrChange>
      </w:pPr>
      <w:del w:id="1836" w:author="ron gal" w:date="2017-03-04T16:12:00Z">
        <w:r w:rsidDel="00C7601C">
          <w:rPr>
            <w:sz w:val="24"/>
            <w:szCs w:val="24"/>
          </w:rPr>
          <w:delText xml:space="preserve">                Tennis</w:delText>
        </w:r>
      </w:del>
    </w:p>
    <w:p w:rsidR="00481634" w:rsidRPr="00C7601C" w:rsidDel="00C7601C" w:rsidRDefault="00471D70" w:rsidP="00C7601C">
      <w:pPr>
        <w:rPr>
          <w:del w:id="1837" w:author="ron gal" w:date="2017-03-04T16:12:00Z"/>
          <w:sz w:val="24"/>
          <w:szCs w:val="24"/>
          <w:rPrChange w:id="1838" w:author="ron gal" w:date="2017-03-04T16:12:00Z">
            <w:rPr>
              <w:del w:id="1839" w:author="ron gal" w:date="2017-03-04T16:12:00Z"/>
            </w:rPr>
          </w:rPrChange>
        </w:rPr>
        <w:pPrChange w:id="1840" w:author="ron gal" w:date="2017-03-04T16:12:00Z">
          <w:pPr/>
        </w:pPrChange>
      </w:pPr>
      <w:del w:id="1841" w:author="ron gal" w:date="2017-03-04T16:12:00Z">
        <w:r w:rsidDel="00C7601C">
          <w:rPr>
            <w:sz w:val="24"/>
            <w:szCs w:val="24"/>
          </w:rPr>
          <w:delText xml:space="preserve">            }</w:delText>
        </w:r>
      </w:del>
    </w:p>
    <w:p w:rsidR="00481634" w:rsidRPr="00C7601C" w:rsidDel="00C7601C" w:rsidRDefault="00481634" w:rsidP="00C7601C">
      <w:pPr>
        <w:rPr>
          <w:del w:id="1842" w:author="ron gal" w:date="2017-03-04T16:12:00Z"/>
          <w:sz w:val="24"/>
          <w:szCs w:val="24"/>
          <w:rPrChange w:id="1843" w:author="ron gal" w:date="2017-03-04T16:12:00Z">
            <w:rPr>
              <w:del w:id="1844" w:author="ron gal" w:date="2017-03-04T16:12:00Z"/>
            </w:rPr>
          </w:rPrChange>
        </w:rPr>
        <w:pPrChange w:id="1845" w:author="ron gal" w:date="2017-03-04T16:12:00Z">
          <w:pPr/>
        </w:pPrChange>
      </w:pPr>
    </w:p>
    <w:p w:rsidR="00481634" w:rsidRPr="00C7601C" w:rsidDel="00C7601C" w:rsidRDefault="00471D70" w:rsidP="00C7601C">
      <w:pPr>
        <w:rPr>
          <w:del w:id="1846" w:author="ron gal" w:date="2017-03-04T16:12:00Z"/>
          <w:sz w:val="24"/>
          <w:szCs w:val="24"/>
          <w:rPrChange w:id="1847" w:author="ron gal" w:date="2017-03-04T16:12:00Z">
            <w:rPr>
              <w:del w:id="1848" w:author="ron gal" w:date="2017-03-04T16:12:00Z"/>
            </w:rPr>
          </w:rPrChange>
        </w:rPr>
        <w:pPrChange w:id="1849" w:author="ron gal" w:date="2017-03-04T16:12:00Z">
          <w:pPr/>
        </w:pPrChange>
      </w:pPr>
      <w:del w:id="1850" w:author="ron gal" w:date="2017-03-04T16:12:00Z">
        <w:r w:rsidDel="00C7601C">
          <w:rPr>
            <w:sz w:val="24"/>
            <w:szCs w:val="24"/>
          </w:rPr>
          <w:delText xml:space="preserve">            public enum InvitationStatus</w:delText>
        </w:r>
      </w:del>
    </w:p>
    <w:p w:rsidR="00481634" w:rsidRPr="00C7601C" w:rsidDel="00C7601C" w:rsidRDefault="00471D70" w:rsidP="00C7601C">
      <w:pPr>
        <w:rPr>
          <w:del w:id="1851" w:author="ron gal" w:date="2017-03-04T16:12:00Z"/>
          <w:sz w:val="24"/>
          <w:szCs w:val="24"/>
          <w:rPrChange w:id="1852" w:author="ron gal" w:date="2017-03-04T16:12:00Z">
            <w:rPr>
              <w:del w:id="1853" w:author="ron gal" w:date="2017-03-04T16:12:00Z"/>
            </w:rPr>
          </w:rPrChange>
        </w:rPr>
        <w:pPrChange w:id="1854" w:author="ron gal" w:date="2017-03-04T16:12:00Z">
          <w:pPr/>
        </w:pPrChange>
      </w:pPr>
      <w:del w:id="1855" w:author="ron gal" w:date="2017-03-04T16:12:00Z">
        <w:r w:rsidDel="00C7601C">
          <w:rPr>
            <w:sz w:val="24"/>
            <w:szCs w:val="24"/>
          </w:rPr>
          <w:delText xml:space="preserve">            {</w:delText>
        </w:r>
      </w:del>
    </w:p>
    <w:p w:rsidR="00481634" w:rsidRPr="00C7601C" w:rsidDel="00C7601C" w:rsidRDefault="00471D70" w:rsidP="00C7601C">
      <w:pPr>
        <w:rPr>
          <w:del w:id="1856" w:author="ron gal" w:date="2017-03-04T16:12:00Z"/>
          <w:sz w:val="24"/>
          <w:szCs w:val="24"/>
          <w:rPrChange w:id="1857" w:author="ron gal" w:date="2017-03-04T16:12:00Z">
            <w:rPr>
              <w:del w:id="1858" w:author="ron gal" w:date="2017-03-04T16:12:00Z"/>
            </w:rPr>
          </w:rPrChange>
        </w:rPr>
        <w:pPrChange w:id="1859" w:author="ron gal" w:date="2017-03-04T16:12:00Z">
          <w:pPr/>
        </w:pPrChange>
      </w:pPr>
      <w:del w:id="1860" w:author="ron gal" w:date="2017-03-04T16:12:00Z">
        <w:r w:rsidDel="00C7601C">
          <w:rPr>
            <w:sz w:val="24"/>
            <w:szCs w:val="24"/>
          </w:rPr>
          <w:delText xml:space="preserve">                Sent=1,</w:delText>
        </w:r>
      </w:del>
    </w:p>
    <w:p w:rsidR="00481634" w:rsidRPr="00C7601C" w:rsidDel="00C7601C" w:rsidRDefault="00471D70" w:rsidP="00C7601C">
      <w:pPr>
        <w:rPr>
          <w:del w:id="1861" w:author="ron gal" w:date="2017-03-04T16:12:00Z"/>
          <w:sz w:val="24"/>
          <w:szCs w:val="24"/>
          <w:rPrChange w:id="1862" w:author="ron gal" w:date="2017-03-04T16:12:00Z">
            <w:rPr>
              <w:del w:id="1863" w:author="ron gal" w:date="2017-03-04T16:12:00Z"/>
            </w:rPr>
          </w:rPrChange>
        </w:rPr>
        <w:pPrChange w:id="1864" w:author="ron gal" w:date="2017-03-04T16:12:00Z">
          <w:pPr/>
        </w:pPrChange>
      </w:pPr>
      <w:del w:id="1865" w:author="ron gal" w:date="2017-03-04T16:12:00Z">
        <w:r w:rsidDel="00C7601C">
          <w:rPr>
            <w:sz w:val="24"/>
            <w:szCs w:val="24"/>
          </w:rPr>
          <w:delText xml:space="preserve">                Accepted,</w:delText>
        </w:r>
      </w:del>
    </w:p>
    <w:p w:rsidR="00481634" w:rsidRPr="00C7601C" w:rsidDel="00C7601C" w:rsidRDefault="00471D70" w:rsidP="00C7601C">
      <w:pPr>
        <w:rPr>
          <w:del w:id="1866" w:author="ron gal" w:date="2017-03-04T16:12:00Z"/>
          <w:sz w:val="24"/>
          <w:szCs w:val="24"/>
          <w:rPrChange w:id="1867" w:author="ron gal" w:date="2017-03-04T16:12:00Z">
            <w:rPr>
              <w:del w:id="1868" w:author="ron gal" w:date="2017-03-04T16:12:00Z"/>
            </w:rPr>
          </w:rPrChange>
        </w:rPr>
        <w:pPrChange w:id="1869" w:author="ron gal" w:date="2017-03-04T16:12:00Z">
          <w:pPr/>
        </w:pPrChange>
      </w:pPr>
      <w:del w:id="1870" w:author="ron gal" w:date="2017-03-04T16:12:00Z">
        <w:r w:rsidDel="00C7601C">
          <w:rPr>
            <w:sz w:val="24"/>
            <w:szCs w:val="24"/>
          </w:rPr>
          <w:delText xml:space="preserve">                Rejected</w:delText>
        </w:r>
      </w:del>
    </w:p>
    <w:p w:rsidR="00481634" w:rsidRPr="00C7601C" w:rsidDel="00C7601C" w:rsidRDefault="00471D70" w:rsidP="00C7601C">
      <w:pPr>
        <w:rPr>
          <w:del w:id="1871" w:author="ron gal" w:date="2017-03-04T16:12:00Z"/>
          <w:sz w:val="24"/>
          <w:szCs w:val="24"/>
          <w:rPrChange w:id="1872" w:author="ron gal" w:date="2017-03-04T16:12:00Z">
            <w:rPr>
              <w:del w:id="1873" w:author="ron gal" w:date="2017-03-04T16:12:00Z"/>
            </w:rPr>
          </w:rPrChange>
        </w:rPr>
        <w:pPrChange w:id="1874" w:author="ron gal" w:date="2017-03-04T16:12:00Z">
          <w:pPr/>
        </w:pPrChange>
      </w:pPr>
      <w:del w:id="1875" w:author="ron gal" w:date="2017-03-04T16:12:00Z">
        <w:r w:rsidDel="00C7601C">
          <w:rPr>
            <w:sz w:val="24"/>
            <w:szCs w:val="24"/>
          </w:rPr>
          <w:delText xml:space="preserve">            }</w:delText>
        </w:r>
      </w:del>
    </w:p>
    <w:p w:rsidR="00481634" w:rsidRPr="00C7601C" w:rsidDel="00C7601C" w:rsidRDefault="00481634" w:rsidP="00C7601C">
      <w:pPr>
        <w:rPr>
          <w:del w:id="1876" w:author="ron gal" w:date="2017-03-04T16:12:00Z"/>
          <w:sz w:val="24"/>
          <w:szCs w:val="24"/>
          <w:rPrChange w:id="1877" w:author="ron gal" w:date="2017-03-04T16:12:00Z">
            <w:rPr>
              <w:del w:id="1878" w:author="ron gal" w:date="2017-03-04T16:12:00Z"/>
            </w:rPr>
          </w:rPrChange>
        </w:rPr>
        <w:pPrChange w:id="1879" w:author="ron gal" w:date="2017-03-04T16:12:00Z">
          <w:pPr/>
        </w:pPrChange>
      </w:pPr>
    </w:p>
    <w:p w:rsidR="00481634" w:rsidRPr="00C7601C" w:rsidDel="00C7601C" w:rsidRDefault="00471D70" w:rsidP="00C7601C">
      <w:pPr>
        <w:rPr>
          <w:del w:id="1880" w:author="ron gal" w:date="2017-03-04T16:12:00Z"/>
          <w:sz w:val="24"/>
          <w:szCs w:val="24"/>
          <w:rPrChange w:id="1881" w:author="ron gal" w:date="2017-03-04T16:12:00Z">
            <w:rPr>
              <w:del w:id="1882" w:author="ron gal" w:date="2017-03-04T16:12:00Z"/>
            </w:rPr>
          </w:rPrChange>
        </w:rPr>
        <w:pPrChange w:id="1883" w:author="ron gal" w:date="2017-03-04T16:12:00Z">
          <w:pPr/>
        </w:pPrChange>
      </w:pPr>
      <w:del w:id="1884" w:author="ron gal" w:date="2017-03-04T16:12:00Z">
        <w:r w:rsidDel="00C7601C">
          <w:rPr>
            <w:sz w:val="24"/>
            <w:szCs w:val="24"/>
          </w:rPr>
          <w:delText xml:space="preserve">            public enum RegionDecode</w:delText>
        </w:r>
      </w:del>
    </w:p>
    <w:p w:rsidR="00481634" w:rsidRPr="00C7601C" w:rsidDel="00C7601C" w:rsidRDefault="00471D70" w:rsidP="00C7601C">
      <w:pPr>
        <w:rPr>
          <w:del w:id="1885" w:author="ron gal" w:date="2017-03-04T16:12:00Z"/>
          <w:sz w:val="24"/>
          <w:szCs w:val="24"/>
          <w:rPrChange w:id="1886" w:author="ron gal" w:date="2017-03-04T16:12:00Z">
            <w:rPr>
              <w:del w:id="1887" w:author="ron gal" w:date="2017-03-04T16:12:00Z"/>
            </w:rPr>
          </w:rPrChange>
        </w:rPr>
        <w:pPrChange w:id="1888" w:author="ron gal" w:date="2017-03-04T16:12:00Z">
          <w:pPr/>
        </w:pPrChange>
      </w:pPr>
      <w:del w:id="1889" w:author="ron gal" w:date="2017-03-04T16:12:00Z">
        <w:r w:rsidDel="00C7601C">
          <w:rPr>
            <w:sz w:val="24"/>
            <w:szCs w:val="24"/>
          </w:rPr>
          <w:delText xml:space="preserve">            {</w:delText>
        </w:r>
      </w:del>
    </w:p>
    <w:p w:rsidR="00481634" w:rsidRPr="00C7601C" w:rsidDel="00C7601C" w:rsidRDefault="00471D70" w:rsidP="00C7601C">
      <w:pPr>
        <w:rPr>
          <w:del w:id="1890" w:author="ron gal" w:date="2017-03-04T16:12:00Z"/>
          <w:sz w:val="24"/>
          <w:szCs w:val="24"/>
          <w:rPrChange w:id="1891" w:author="ron gal" w:date="2017-03-04T16:12:00Z">
            <w:rPr>
              <w:del w:id="1892" w:author="ron gal" w:date="2017-03-04T16:12:00Z"/>
            </w:rPr>
          </w:rPrChange>
        </w:rPr>
        <w:pPrChange w:id="1893" w:author="ron gal" w:date="2017-03-04T16:12:00Z">
          <w:pPr/>
        </w:pPrChange>
      </w:pPr>
      <w:del w:id="1894" w:author="ron gal" w:date="2017-03-04T16:12:00Z">
        <w:r w:rsidDel="00C7601C">
          <w:rPr>
            <w:sz w:val="24"/>
            <w:szCs w:val="24"/>
          </w:rPr>
          <w:delText xml:space="preserve">                Dan=1,</w:delText>
        </w:r>
      </w:del>
    </w:p>
    <w:p w:rsidR="00481634" w:rsidRPr="00C7601C" w:rsidDel="00C7601C" w:rsidRDefault="00471D70" w:rsidP="00C7601C">
      <w:pPr>
        <w:rPr>
          <w:del w:id="1895" w:author="ron gal" w:date="2017-03-04T16:12:00Z"/>
          <w:sz w:val="24"/>
          <w:szCs w:val="24"/>
          <w:rPrChange w:id="1896" w:author="ron gal" w:date="2017-03-04T16:12:00Z">
            <w:rPr>
              <w:del w:id="1897" w:author="ron gal" w:date="2017-03-04T16:12:00Z"/>
            </w:rPr>
          </w:rPrChange>
        </w:rPr>
        <w:pPrChange w:id="1898" w:author="ron gal" w:date="2017-03-04T16:12:00Z">
          <w:pPr/>
        </w:pPrChange>
      </w:pPr>
      <w:del w:id="1899" w:author="ron gal" w:date="2017-03-04T16:12:00Z">
        <w:r w:rsidDel="00C7601C">
          <w:rPr>
            <w:sz w:val="24"/>
            <w:szCs w:val="24"/>
          </w:rPr>
          <w:delText xml:space="preserve">                Negev,</w:delText>
        </w:r>
      </w:del>
    </w:p>
    <w:p w:rsidR="00481634" w:rsidRPr="00C7601C" w:rsidDel="00C7601C" w:rsidRDefault="00471D70" w:rsidP="00C7601C">
      <w:pPr>
        <w:rPr>
          <w:del w:id="1900" w:author="ron gal" w:date="2017-03-04T16:12:00Z"/>
          <w:sz w:val="24"/>
          <w:szCs w:val="24"/>
          <w:rPrChange w:id="1901" w:author="ron gal" w:date="2017-03-04T16:12:00Z">
            <w:rPr>
              <w:del w:id="1902" w:author="ron gal" w:date="2017-03-04T16:12:00Z"/>
            </w:rPr>
          </w:rPrChange>
        </w:rPr>
        <w:pPrChange w:id="1903" w:author="ron gal" w:date="2017-03-04T16:12:00Z">
          <w:pPr/>
        </w:pPrChange>
      </w:pPr>
      <w:del w:id="1904" w:author="ron gal" w:date="2017-03-04T16:12:00Z">
        <w:r w:rsidDel="00C7601C">
          <w:rPr>
            <w:sz w:val="24"/>
            <w:szCs w:val="24"/>
          </w:rPr>
          <w:delText xml:space="preserve">                Haifa,</w:delText>
        </w:r>
      </w:del>
    </w:p>
    <w:p w:rsidR="00481634" w:rsidRPr="00C7601C" w:rsidDel="00C7601C" w:rsidRDefault="00471D70" w:rsidP="00C7601C">
      <w:pPr>
        <w:rPr>
          <w:del w:id="1905" w:author="ron gal" w:date="2017-03-04T16:12:00Z"/>
          <w:sz w:val="24"/>
          <w:szCs w:val="24"/>
          <w:rPrChange w:id="1906" w:author="ron gal" w:date="2017-03-04T16:12:00Z">
            <w:rPr>
              <w:del w:id="1907" w:author="ron gal" w:date="2017-03-04T16:12:00Z"/>
            </w:rPr>
          </w:rPrChange>
        </w:rPr>
        <w:pPrChange w:id="1908" w:author="ron gal" w:date="2017-03-04T16:12:00Z">
          <w:pPr/>
        </w:pPrChange>
      </w:pPr>
      <w:del w:id="1909" w:author="ron gal" w:date="2017-03-04T16:12:00Z">
        <w:r w:rsidDel="00C7601C">
          <w:rPr>
            <w:sz w:val="24"/>
            <w:szCs w:val="24"/>
          </w:rPr>
          <w:delText xml:space="preserve">                Jerusalem</w:delText>
        </w:r>
      </w:del>
    </w:p>
    <w:p w:rsidR="00481634" w:rsidRPr="00C7601C" w:rsidDel="00C7601C" w:rsidRDefault="00471D70" w:rsidP="00C7601C">
      <w:pPr>
        <w:rPr>
          <w:del w:id="1910" w:author="ron gal" w:date="2017-03-04T16:12:00Z"/>
          <w:sz w:val="24"/>
          <w:szCs w:val="24"/>
          <w:rPrChange w:id="1911" w:author="ron gal" w:date="2017-03-04T16:12:00Z">
            <w:rPr>
              <w:del w:id="1912" w:author="ron gal" w:date="2017-03-04T16:12:00Z"/>
            </w:rPr>
          </w:rPrChange>
        </w:rPr>
        <w:pPrChange w:id="1913" w:author="ron gal" w:date="2017-03-04T16:12:00Z">
          <w:pPr/>
        </w:pPrChange>
      </w:pPr>
      <w:del w:id="1914" w:author="ron gal" w:date="2017-03-04T16:12:00Z">
        <w:r w:rsidDel="00C7601C">
          <w:rPr>
            <w:sz w:val="24"/>
            <w:szCs w:val="24"/>
          </w:rPr>
          <w:delText xml:space="preserve">            }</w:delText>
        </w:r>
      </w:del>
    </w:p>
    <w:p w:rsidR="00481634" w:rsidRPr="00C7601C" w:rsidDel="00C7601C" w:rsidRDefault="00471D70" w:rsidP="00C7601C">
      <w:pPr>
        <w:rPr>
          <w:del w:id="1915" w:author="ron gal" w:date="2017-03-04T16:12:00Z"/>
          <w:sz w:val="24"/>
          <w:szCs w:val="24"/>
          <w:rPrChange w:id="1916" w:author="ron gal" w:date="2017-03-04T16:12:00Z">
            <w:rPr>
              <w:del w:id="1917" w:author="ron gal" w:date="2017-03-04T16:12:00Z"/>
            </w:rPr>
          </w:rPrChange>
        </w:rPr>
        <w:pPrChange w:id="1918" w:author="ron gal" w:date="2017-03-04T16:12:00Z">
          <w:pPr/>
        </w:pPrChange>
      </w:pPr>
      <w:del w:id="1919" w:author="ron gal" w:date="2017-03-04T16:12:00Z">
        <w:r w:rsidDel="00C7601C">
          <w:rPr>
            <w:sz w:val="24"/>
            <w:szCs w:val="24"/>
          </w:rPr>
          <w:delText xml:space="preserve">        }</w:delText>
        </w:r>
      </w:del>
    </w:p>
    <w:p w:rsidR="00481634" w:rsidRPr="00C7601C" w:rsidRDefault="00481634" w:rsidP="00C7601C">
      <w:pPr>
        <w:rPr>
          <w:sz w:val="24"/>
          <w:szCs w:val="24"/>
          <w:rPrChange w:id="1920" w:author="ron gal" w:date="2017-03-04T16:12:00Z">
            <w:rPr/>
          </w:rPrChange>
        </w:rPr>
        <w:pPrChange w:id="1921" w:author="ron gal" w:date="2017-03-04T16:12:00Z">
          <w:pPr/>
        </w:pPrChange>
      </w:pPr>
    </w:p>
    <w:p w:rsidR="00481634" w:rsidRDefault="00481634"/>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GlobalExceptionHandler</w:t>
      </w:r>
    </w:p>
    <w:p w:rsidR="00481634" w:rsidRDefault="00471D70">
      <w:pPr>
        <w:bidi/>
      </w:pPr>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GlobalExceptionLogger</w:t>
      </w:r>
    </w:p>
    <w:p w:rsidR="00481634" w:rsidRDefault="00471D70">
      <w:pPr>
        <w:bidi/>
      </w:pPr>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תיעוד השגיאות יתבצע בעזרת רישום לקובץ.</w:t>
      </w:r>
    </w:p>
    <w:p w:rsidR="00481634" w:rsidRDefault="00481634">
      <w:pPr>
        <w:bidi/>
      </w:pPr>
    </w:p>
    <w:p w:rsidR="00481634" w:rsidRDefault="00471D70">
      <w:pPr>
        <w:bidi/>
      </w:pPr>
      <w:r>
        <w:rPr>
          <w:b/>
          <w:sz w:val="24"/>
          <w:szCs w:val="24"/>
          <w:rtl/>
        </w:rPr>
        <w:t xml:space="preserve">מחלקת </w:t>
      </w:r>
      <w:r>
        <w:rPr>
          <w:b/>
          <w:sz w:val="24"/>
          <w:szCs w:val="24"/>
        </w:rPr>
        <w:t>WebApiConfig</w:t>
      </w:r>
    </w:p>
    <w:p w:rsidR="00481634" w:rsidRDefault="00471D70">
      <w:pPr>
        <w:bidi/>
      </w:pPr>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p>
    <w:p w:rsidR="00481634" w:rsidRDefault="00471D70">
      <w:pPr>
        <w:numPr>
          <w:ilvl w:val="0"/>
          <w:numId w:val="13"/>
        </w:numPr>
        <w:bidi/>
        <w:ind w:hanging="360"/>
        <w:contextualSpacing/>
        <w:rPr>
          <w:sz w:val="24"/>
          <w:szCs w:val="24"/>
        </w:rPr>
      </w:pPr>
      <w:r>
        <w:rPr>
          <w:sz w:val="24"/>
          <w:szCs w:val="24"/>
          <w:rtl/>
        </w:rPr>
        <w:t>הפילטרים אשר יופעלו באופן גלובלי עם הגעת כל בקשה לשרת.</w:t>
      </w:r>
    </w:p>
    <w:p w:rsidR="00481634" w:rsidRDefault="00471D70">
      <w:pPr>
        <w:numPr>
          <w:ilvl w:val="0"/>
          <w:numId w:val="13"/>
        </w:numPr>
        <w:bidi/>
        <w:ind w:hanging="360"/>
        <w:contextualSpacing/>
        <w:rPr>
          <w:sz w:val="24"/>
          <w:szCs w:val="24"/>
        </w:rPr>
      </w:pPr>
      <w:r>
        <w:rPr>
          <w:sz w:val="24"/>
          <w:szCs w:val="24"/>
          <w:rtl/>
        </w:rPr>
        <w:t>המחלקות אשר יטפלו בשגיאות, לצורך תיעוד ולצורך החזרת הודעה מתאימה ללקוח.</w:t>
      </w:r>
    </w:p>
    <w:p w:rsidR="00481634" w:rsidRDefault="00471D70">
      <w:pPr>
        <w:numPr>
          <w:ilvl w:val="0"/>
          <w:numId w:val="13"/>
        </w:numPr>
        <w:bidi/>
        <w:ind w:hanging="360"/>
        <w:contextualSpacing/>
        <w:rPr>
          <w:sz w:val="24"/>
          <w:szCs w:val="24"/>
        </w:rPr>
      </w:pPr>
      <w:r>
        <w:rPr>
          <w:sz w:val="24"/>
          <w:szCs w:val="24"/>
          <w:rtl/>
        </w:rPr>
        <w:t xml:space="preserve">המוסכמה הממפה בין </w:t>
      </w:r>
      <w:r>
        <w:rPr>
          <w:sz w:val="24"/>
          <w:szCs w:val="24"/>
        </w:rPr>
        <w:t>URL</w:t>
      </w:r>
      <w:r>
        <w:rPr>
          <w:sz w:val="24"/>
          <w:szCs w:val="24"/>
          <w:rtl/>
        </w:rPr>
        <w:t>-ים שונים לקונטרולרים.</w:t>
      </w:r>
    </w:p>
    <w:p w:rsidR="00481634" w:rsidRDefault="00481634">
      <w:pPr>
        <w:bidi/>
        <w:rPr>
          <w:rFonts w:hint="cs"/>
        </w:rPr>
      </w:pPr>
    </w:p>
    <w:p w:rsidR="00481634" w:rsidRDefault="00471D70">
      <w:pPr>
        <w:bidi/>
      </w:pPr>
      <w:r>
        <w:rPr>
          <w:b/>
          <w:sz w:val="24"/>
          <w:szCs w:val="24"/>
          <w:rtl/>
        </w:rPr>
        <w:t xml:space="preserve">מחלקת </w:t>
      </w:r>
      <w:r>
        <w:rPr>
          <w:b/>
          <w:sz w:val="24"/>
          <w:szCs w:val="24"/>
        </w:rPr>
        <w:t>global.asax</w:t>
      </w:r>
    </w:p>
    <w:p w:rsidR="00481634" w:rsidRDefault="00471D70">
      <w:pPr>
        <w:bidi/>
      </w:pPr>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p>
    <w:p w:rsidR="00481634" w:rsidRDefault="00481634">
      <w:pPr>
        <w:bidi/>
      </w:pPr>
    </w:p>
    <w:p w:rsidR="00C7601C" w:rsidRDefault="00C7601C">
      <w:pPr>
        <w:bidi/>
        <w:rPr>
          <w:ins w:id="1922" w:author="ron gal" w:date="2017-03-04T16:13:00Z"/>
          <w:b/>
          <w:sz w:val="28"/>
          <w:szCs w:val="28"/>
        </w:rPr>
      </w:pPr>
      <w:ins w:id="1923" w:author="ron gal" w:date="2017-03-04T16:13:00Z">
        <w:r w:rsidRPr="00C7601C">
          <w:rPr>
            <w:b/>
            <w:sz w:val="28"/>
            <w:szCs w:val="28"/>
            <w:rPrChange w:id="1924" w:author="ron gal" w:date="2017-03-04T16:13:00Z">
              <w:rPr>
                <w:rFonts w:ascii="Consolas" w:hAnsi="Consolas" w:cs="Consolas"/>
                <w:color w:val="2B91AF"/>
                <w:sz w:val="19"/>
                <w:szCs w:val="19"/>
                <w:highlight w:val="white"/>
              </w:rPr>
            </w:rPrChange>
          </w:rPr>
          <w:t>EZVetDateConverter</w:t>
        </w:r>
      </w:ins>
    </w:p>
    <w:p w:rsidR="00481634" w:rsidDel="00C7601C" w:rsidRDefault="00471D70" w:rsidP="00C7601C">
      <w:pPr>
        <w:bidi/>
        <w:rPr>
          <w:del w:id="1925" w:author="ron gal" w:date="2017-03-04T16:13:00Z"/>
        </w:rPr>
        <w:pPrChange w:id="1926" w:author="ron gal" w:date="2017-03-04T16:13:00Z">
          <w:pPr>
            <w:bidi/>
          </w:pPr>
        </w:pPrChange>
      </w:pPr>
      <w:del w:id="1927" w:author="ron gal" w:date="2017-03-04T16:13:00Z">
        <w:r w:rsidDel="00C7601C">
          <w:rPr>
            <w:b/>
            <w:sz w:val="28"/>
            <w:szCs w:val="28"/>
          </w:rPr>
          <w:delText xml:space="preserve">Playsinmpledatecpnverter   </w:delText>
        </w:r>
      </w:del>
    </w:p>
    <w:p w:rsidR="00481634" w:rsidRDefault="00471D70">
      <w:pPr>
        <w:bidi/>
      </w:pPr>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p>
    <w:p w:rsidR="00481634" w:rsidRDefault="00481634">
      <w:pPr>
        <w:bidi/>
      </w:pPr>
    </w:p>
    <w:p w:rsidR="00C7601C" w:rsidRDefault="00C7601C">
      <w:pPr>
        <w:bidi/>
        <w:rPr>
          <w:ins w:id="1928" w:author="ron gal" w:date="2017-03-04T16:14:00Z"/>
          <w:b/>
          <w:sz w:val="28"/>
          <w:szCs w:val="28"/>
        </w:rPr>
      </w:pPr>
      <w:ins w:id="1929" w:author="ron gal" w:date="2017-03-04T16:14:00Z">
        <w:r w:rsidRPr="00C7601C">
          <w:rPr>
            <w:b/>
            <w:sz w:val="28"/>
            <w:szCs w:val="28"/>
            <w:rPrChange w:id="1930" w:author="ron gal" w:date="2017-03-04T16:14:00Z">
              <w:rPr>
                <w:rFonts w:ascii="Consolas" w:hAnsi="Consolas" w:cs="Consolas"/>
                <w:color w:val="2B91AF"/>
                <w:sz w:val="19"/>
                <w:szCs w:val="19"/>
                <w:highlight w:val="white"/>
              </w:rPr>
            </w:rPrChange>
          </w:rPr>
          <w:t>DateTimeParameterBinding</w:t>
        </w:r>
      </w:ins>
    </w:p>
    <w:p w:rsidR="00481634" w:rsidDel="00C7601C" w:rsidRDefault="00471D70" w:rsidP="00C7601C">
      <w:pPr>
        <w:bidi/>
        <w:rPr>
          <w:del w:id="1931" w:author="ron gal" w:date="2017-03-04T16:14:00Z"/>
        </w:rPr>
        <w:pPrChange w:id="1932" w:author="ron gal" w:date="2017-03-04T16:14:00Z">
          <w:pPr>
            <w:bidi/>
          </w:pPr>
        </w:pPrChange>
      </w:pPr>
      <w:del w:id="1933" w:author="ron gal" w:date="2017-03-04T16:14:00Z">
        <w:r w:rsidDel="00C7601C">
          <w:rPr>
            <w:b/>
            <w:sz w:val="28"/>
            <w:szCs w:val="28"/>
          </w:rPr>
          <w:delText>Datetineparameters binding</w:delText>
        </w:r>
      </w:del>
    </w:p>
    <w:p w:rsidR="00481634" w:rsidRDefault="00471D70" w:rsidP="00C7601C">
      <w:pPr>
        <w:bidi/>
        <w:pPrChange w:id="1934" w:author="ron gal" w:date="2017-03-04T16:14:00Z">
          <w:pPr>
            <w:bidi/>
          </w:pPr>
        </w:pPrChange>
      </w:pPr>
      <w:r>
        <w:rPr>
          <w:sz w:val="28"/>
          <w:szCs w:val="28"/>
          <w:rtl/>
        </w:rPr>
        <w:t xml:space="preserve">משמש להמרת מחרוזות בפורמט </w:t>
      </w:r>
      <w:del w:id="1935" w:author="ron gal" w:date="2017-03-04T16:14:00Z">
        <w:r w:rsidDel="00C7601C">
          <w:rPr>
            <w:sz w:val="28"/>
            <w:szCs w:val="28"/>
          </w:rPr>
          <w:delText xml:space="preserve">dd </w:delText>
        </w:r>
      </w:del>
      <w:ins w:id="1936" w:author="ron gal" w:date="2017-03-04T16:14:00Z">
        <w:r w:rsidR="00C7601C">
          <w:rPr>
            <w:sz w:val="28"/>
            <w:szCs w:val="28"/>
          </w:rPr>
          <w:t>dd</w:t>
        </w:r>
        <w:r w:rsidR="00C7601C">
          <w:rPr>
            <w:sz w:val="28"/>
            <w:szCs w:val="28"/>
          </w:rPr>
          <w:t>/</w:t>
        </w:r>
      </w:ins>
      <w:del w:id="1937" w:author="ron gal" w:date="2017-03-04T16:14:00Z">
        <w:r w:rsidDel="00C7601C">
          <w:rPr>
            <w:sz w:val="28"/>
            <w:szCs w:val="28"/>
          </w:rPr>
          <w:delText xml:space="preserve">mm </w:delText>
        </w:r>
      </w:del>
      <w:ins w:id="1938" w:author="ron gal" w:date="2017-03-04T16:14:00Z">
        <w:r w:rsidR="00C7601C">
          <w:rPr>
            <w:sz w:val="28"/>
            <w:szCs w:val="28"/>
          </w:rPr>
          <w:t>mm</w:t>
        </w:r>
        <w:r w:rsidR="00C7601C">
          <w:rPr>
            <w:sz w:val="28"/>
            <w:szCs w:val="28"/>
          </w:rPr>
          <w:t>/</w:t>
        </w:r>
      </w:ins>
      <w:r>
        <w:rPr>
          <w:sz w:val="28"/>
          <w:szCs w:val="28"/>
        </w:rPr>
        <w:t>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p>
    <w:p w:rsidR="00481634" w:rsidRDefault="00481634">
      <w:pPr>
        <w:bidi/>
      </w:pPr>
    </w:p>
    <w:p w:rsidR="00481634" w:rsidRDefault="00471D70">
      <w:pPr>
        <w:bidi/>
      </w:pPr>
      <w:r>
        <w:rPr>
          <w:sz w:val="28"/>
          <w:szCs w:val="28"/>
          <w:rtl/>
        </w:rPr>
        <w:t>אורך חיי בקשה</w:t>
      </w:r>
    </w:p>
    <w:p w:rsidR="00481634" w:rsidRDefault="00471D70">
      <w:pPr>
        <w:bidi/>
      </w:pPr>
      <w:r>
        <w:rPr>
          <w:sz w:val="24"/>
          <w:szCs w:val="24"/>
          <w:rtl/>
        </w:rPr>
        <w:t>בסעיף זה נתאר את השלבים שבקשה עוברת מהרגע שהיא מתקבלת בשרת ועד שחוזרת תשובה ללקוח:</w:t>
      </w:r>
    </w:p>
    <w:p w:rsidR="00481634" w:rsidRDefault="00471D70">
      <w:pPr>
        <w:numPr>
          <w:ilvl w:val="0"/>
          <w:numId w:val="5"/>
        </w:numPr>
        <w:bidi/>
        <w:ind w:hanging="360"/>
        <w:contextualSpacing/>
        <w:rPr>
          <w:sz w:val="24"/>
          <w:szCs w:val="24"/>
        </w:rPr>
      </w:pPr>
      <w:r>
        <w:rPr>
          <w:sz w:val="24"/>
          <w:szCs w:val="24"/>
          <w:rtl/>
        </w:rPr>
        <w:t>הבקשה מתקבלת בשרת.</w:t>
      </w:r>
    </w:p>
    <w:p w:rsidR="00481634" w:rsidRDefault="00471D70">
      <w:pPr>
        <w:numPr>
          <w:ilvl w:val="0"/>
          <w:numId w:val="5"/>
        </w:numPr>
        <w:bidi/>
        <w:ind w:hanging="360"/>
        <w:contextualSpacing/>
        <w:rPr>
          <w:sz w:val="24"/>
          <w:szCs w:val="24"/>
        </w:rPr>
      </w:pPr>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p>
    <w:p w:rsidR="00481634" w:rsidRDefault="00471D70">
      <w:pPr>
        <w:numPr>
          <w:ilvl w:val="0"/>
          <w:numId w:val="5"/>
        </w:numPr>
        <w:bidi/>
        <w:ind w:hanging="360"/>
        <w:contextualSpacing/>
        <w:rPr>
          <w:sz w:val="24"/>
          <w:szCs w:val="24"/>
        </w:rPr>
      </w:pPr>
      <w:r>
        <w:rPr>
          <w:sz w:val="24"/>
          <w:szCs w:val="24"/>
          <w:rtl/>
        </w:rPr>
        <w:t>הבקשה עוברת דרך הפילטרים הבאים:</w:t>
      </w:r>
    </w:p>
    <w:p w:rsidR="00481634" w:rsidRDefault="00471D70" w:rsidP="00C7601C">
      <w:pPr>
        <w:numPr>
          <w:ilvl w:val="1"/>
          <w:numId w:val="5"/>
        </w:numPr>
        <w:bidi/>
        <w:ind w:hanging="360"/>
        <w:contextualSpacing/>
        <w:rPr>
          <w:sz w:val="24"/>
          <w:szCs w:val="24"/>
        </w:rPr>
        <w:pPrChange w:id="1939" w:author="ron gal" w:date="2017-03-04T16:14:00Z">
          <w:pPr>
            <w:numPr>
              <w:ilvl w:val="1"/>
              <w:numId w:val="5"/>
            </w:numPr>
            <w:bidi/>
            <w:ind w:left="1440" w:hanging="360"/>
            <w:contextualSpacing/>
          </w:pPr>
        </w:pPrChange>
      </w:pPr>
      <w:r>
        <w:rPr>
          <w:sz w:val="24"/>
          <w:szCs w:val="24"/>
          <w:rtl/>
        </w:rPr>
        <w:lastRenderedPageBreak/>
        <w:t>הרשאות - נקבעת רמת ההרשאה של הבקשה (</w:t>
      </w:r>
      <w:del w:id="1940" w:author="ron gal" w:date="2017-03-04T16:14:00Z">
        <w:r w:rsidDel="00C7601C">
          <w:rPr>
            <w:sz w:val="24"/>
            <w:szCs w:val="24"/>
            <w:rtl/>
          </w:rPr>
          <w:delText>משתמש / עובד / מנהל</w:delText>
        </w:r>
      </w:del>
      <w:ins w:id="1941" w:author="ron gal" w:date="2017-03-04T16:14:00Z">
        <w:r w:rsidR="00C7601C">
          <w:rPr>
            <w:rFonts w:hint="cs"/>
            <w:sz w:val="24"/>
            <w:szCs w:val="24"/>
            <w:rtl/>
          </w:rPr>
          <w:t>רופא\בעלים</w:t>
        </w:r>
      </w:ins>
      <w:r>
        <w:rPr>
          <w:sz w:val="24"/>
          <w:szCs w:val="24"/>
          <w:rtl/>
        </w:rPr>
        <w:t>). במידה ולא נמצאה הרשאה מתאימה, מוחזרת שגיאת הרשאות ללקוח.</w:t>
      </w:r>
    </w:p>
    <w:p w:rsidR="00481634" w:rsidRDefault="00471D70">
      <w:pPr>
        <w:numPr>
          <w:ilvl w:val="1"/>
          <w:numId w:val="5"/>
        </w:numPr>
        <w:bidi/>
        <w:ind w:hanging="360"/>
        <w:contextualSpacing/>
        <w:rPr>
          <w:sz w:val="24"/>
          <w:szCs w:val="24"/>
        </w:rPr>
      </w:pPr>
      <w:r>
        <w:rPr>
          <w:sz w:val="24"/>
          <w:szCs w:val="24"/>
          <w:rtl/>
        </w:rPr>
        <w:t>ולידציה - נבדקת תקינות פרמטרי הבקשה. במידה והפרמטרים נמצאו לא תקינים, מוחזרת שגיאה ללקוח.</w:t>
      </w:r>
    </w:p>
    <w:p w:rsidR="00481634" w:rsidRDefault="00471D70">
      <w:pPr>
        <w:numPr>
          <w:ilvl w:val="1"/>
          <w:numId w:val="5"/>
        </w:numPr>
        <w:bidi/>
        <w:ind w:hanging="360"/>
        <w:contextualSpacing/>
        <w:rPr>
          <w:sz w:val="24"/>
          <w:szCs w:val="24"/>
        </w:rPr>
      </w:pPr>
      <w:r>
        <w:rPr>
          <w:sz w:val="24"/>
          <w:szCs w:val="24"/>
          <w:rtl/>
        </w:rPr>
        <w:t>חיבור למסד נתונים - נפתח חיבור למסד נתונים.</w:t>
      </w:r>
    </w:p>
    <w:p w:rsidR="00481634" w:rsidRDefault="00471D70">
      <w:pPr>
        <w:numPr>
          <w:ilvl w:val="0"/>
          <w:numId w:val="5"/>
        </w:numPr>
        <w:bidi/>
        <w:ind w:hanging="360"/>
        <w:contextualSpacing/>
        <w:rPr>
          <w:sz w:val="24"/>
          <w:szCs w:val="24"/>
        </w:rPr>
      </w:pPr>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p>
    <w:p w:rsidR="00481634" w:rsidRDefault="00471D70">
      <w:pPr>
        <w:numPr>
          <w:ilvl w:val="0"/>
          <w:numId w:val="5"/>
        </w:numPr>
        <w:bidi/>
        <w:ind w:hanging="360"/>
        <w:contextualSpacing/>
        <w:rPr>
          <w:sz w:val="24"/>
          <w:szCs w:val="24"/>
        </w:rPr>
      </w:pPr>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p>
    <w:p w:rsidR="00481634" w:rsidRDefault="00481634">
      <w:pPr>
        <w:bidi/>
      </w:pPr>
    </w:p>
    <w:p w:rsidR="00481634" w:rsidRDefault="00471D70">
      <w:r>
        <w:br w:type="page"/>
      </w:r>
    </w:p>
    <w:p w:rsidR="00481634" w:rsidRDefault="00481634">
      <w:pPr>
        <w:bidi/>
      </w:pPr>
    </w:p>
    <w:p w:rsidR="00481634" w:rsidRDefault="00471D70" w:rsidP="00D81240">
      <w:pPr>
        <w:bidi/>
      </w:pPr>
      <w:r>
        <w:rPr>
          <w:sz w:val="36"/>
          <w:szCs w:val="36"/>
          <w:u w:val="single"/>
          <w:rtl/>
        </w:rPr>
        <w:t>פרוייקט האתר (</w:t>
      </w:r>
      <w:ins w:id="1942" w:author="ron gal" w:date="2017-03-04T16:15:00Z">
        <w:r w:rsidR="00D81240">
          <w:rPr>
            <w:sz w:val="36"/>
            <w:szCs w:val="36"/>
            <w:u w:val="single"/>
          </w:rPr>
          <w:t>EZVet</w:t>
        </w:r>
        <w:r w:rsidR="00D81240">
          <w:rPr>
            <w:sz w:val="36"/>
            <w:szCs w:val="36"/>
            <w:u w:val="single"/>
          </w:rPr>
          <w:t>Site</w:t>
        </w:r>
      </w:ins>
      <w:del w:id="1943" w:author="ron gal" w:date="2017-03-04T16:15:00Z">
        <w:r w:rsidDel="00D81240">
          <w:rPr>
            <w:sz w:val="36"/>
            <w:szCs w:val="36"/>
            <w:u w:val="single"/>
          </w:rPr>
          <w:delText>PlaySimpleSite</w:delText>
        </w:r>
      </w:del>
      <w:r>
        <w:rPr>
          <w:sz w:val="36"/>
          <w:szCs w:val="36"/>
          <w:u w:val="single"/>
          <w:rtl/>
        </w:rPr>
        <w:t>)</w:t>
      </w:r>
    </w:p>
    <w:p w:rsidR="00481634" w:rsidRDefault="00471D70">
      <w:pPr>
        <w:bidi/>
      </w:pPr>
      <w:r>
        <w:rPr>
          <w:sz w:val="24"/>
          <w:szCs w:val="24"/>
          <w:rtl/>
        </w:rPr>
        <w:t xml:space="preserve">פרוייקט זה מהווה את שכבת התצוגה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pPr>
    </w:p>
    <w:p w:rsidR="00481634" w:rsidRDefault="00471D70">
      <w:pPr>
        <w:bidi/>
      </w:pPr>
      <w:r>
        <w:rPr>
          <w:sz w:val="28"/>
          <w:szCs w:val="28"/>
          <w:rtl/>
        </w:rPr>
        <w:t>מסכים</w:t>
      </w:r>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 xml:space="preserve">זהו למעשה המסך היחיד המווה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r>
        <w:rPr>
          <w:b/>
          <w:sz w:val="24"/>
          <w:szCs w:val="24"/>
        </w:rPr>
        <w:t>loginForm.html</w:t>
      </w:r>
    </w:p>
    <w:p w:rsidR="00481634" w:rsidRDefault="00471D70">
      <w:pPr>
        <w:bidi/>
      </w:pPr>
      <w:r>
        <w:rPr>
          <w:sz w:val="24"/>
          <w:szCs w:val="24"/>
          <w:rtl/>
        </w:rPr>
        <w:t>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במידה וחשבון הלקוח אשר מנסה להתחבר הוקפא, הוא לא יוכל להתחבר ויקבל הודעה מתאימה.</w:t>
      </w:r>
    </w:p>
    <w:p w:rsidR="00481634" w:rsidRDefault="00481634">
      <w:pPr>
        <w:bidi/>
      </w:pPr>
    </w:p>
    <w:p w:rsidR="00481634" w:rsidRDefault="00471D70">
      <w:pPr>
        <w:bidi/>
      </w:pPr>
      <w:r>
        <w:rPr>
          <w:b/>
          <w:sz w:val="24"/>
          <w:szCs w:val="24"/>
        </w:rPr>
        <w:t xml:space="preserve">registrationForm.html </w:t>
      </w:r>
    </w:p>
    <w:p w:rsidR="00481634" w:rsidRDefault="00471D70">
      <w:pPr>
        <w:bidi/>
      </w:pPr>
      <w:r>
        <w:rPr>
          <w:sz w:val="24"/>
          <w:szCs w:val="24"/>
          <w:rtl/>
        </w:rPr>
        <w:t>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הראשי.</w:t>
      </w:r>
    </w:p>
    <w:p w:rsidR="00481634" w:rsidRDefault="00481634">
      <w:pPr>
        <w:bidi/>
      </w:pPr>
    </w:p>
    <w:p w:rsidR="00481634" w:rsidRDefault="00471D70">
      <w:pPr>
        <w:bidi/>
      </w:pPr>
      <w:r>
        <w:rPr>
          <w:b/>
          <w:sz w:val="24"/>
          <w:szCs w:val="24"/>
        </w:rPr>
        <w:t xml:space="preserve">searchAvailableOrders.html </w:t>
      </w:r>
    </w:p>
    <w:p w:rsidR="00481634" w:rsidRDefault="00471D70">
      <w:pPr>
        <w:bidi/>
      </w:pPr>
      <w:r>
        <w:rPr>
          <w:sz w:val="24"/>
          <w:szCs w:val="24"/>
          <w:rtl/>
        </w:rPr>
        <w:t>תבנית זו מייצגת את מסך חיפוש 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t>
      </w:r>
    </w:p>
    <w:p w:rsidR="00481634" w:rsidRDefault="00481634">
      <w:pPr>
        <w:bidi/>
      </w:pPr>
    </w:p>
    <w:p w:rsidR="00481634" w:rsidRDefault="00471D70">
      <w:pPr>
        <w:bidi/>
      </w:pPr>
      <w:r>
        <w:rPr>
          <w:b/>
          <w:sz w:val="24"/>
          <w:szCs w:val="24"/>
        </w:rPr>
        <w:t>searchOrders.html</w:t>
      </w:r>
      <w:r>
        <w:rPr>
          <w:sz w:val="24"/>
          <w:szCs w:val="24"/>
        </w:rPr>
        <w:t xml:space="preserve"> </w:t>
      </w:r>
    </w:p>
    <w:p w:rsidR="00481634" w:rsidRDefault="00471D70">
      <w:pPr>
        <w:bidi/>
      </w:pPr>
      <w:r>
        <w:rPr>
          <w:sz w:val="24"/>
          <w:szCs w:val="24"/>
          <w:rtl/>
        </w:rPr>
        <w:lastRenderedPageBreak/>
        <w:t>תבנית זו מייצגת את מסך צפייה ואישור בהזמנות. מסך זה מיועד 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t>
      </w:r>
    </w:p>
    <w:p w:rsidR="00481634" w:rsidRDefault="00481634">
      <w:pPr>
        <w:bidi/>
      </w:pPr>
    </w:p>
    <w:p w:rsidR="00481634" w:rsidRDefault="00471D70">
      <w:pPr>
        <w:bidi/>
      </w:pPr>
      <w:r>
        <w:rPr>
          <w:b/>
          <w:sz w:val="24"/>
          <w:szCs w:val="24"/>
        </w:rPr>
        <w:t xml:space="preserve">editOrder.html </w:t>
      </w:r>
    </w:p>
    <w:p w:rsidR="00481634" w:rsidRDefault="00471D70">
      <w:pPr>
        <w:bidi/>
      </w:pPr>
      <w:r>
        <w:rPr>
          <w:sz w:val="24"/>
          <w:szCs w:val="24"/>
          <w:rtl/>
        </w:rPr>
        <w:t>תבנית זו מייצגת את מסך פרטי הזמנה. מסך זה מיועד 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t>
      </w:r>
    </w:p>
    <w:p w:rsidR="00481634" w:rsidRDefault="00481634">
      <w:pPr>
        <w:bidi/>
      </w:pPr>
    </w:p>
    <w:p w:rsidR="00481634" w:rsidRDefault="00471D70">
      <w:pPr>
        <w:bidi/>
      </w:pPr>
      <w:r>
        <w:rPr>
          <w:b/>
          <w:sz w:val="24"/>
          <w:szCs w:val="24"/>
        </w:rPr>
        <w:t xml:space="preserve">ownedOrders.html </w:t>
      </w:r>
    </w:p>
    <w:p w:rsidR="00481634" w:rsidRDefault="00471D70">
      <w:pPr>
        <w:bidi/>
      </w:pPr>
      <w:r>
        <w:rPr>
          <w:sz w:val="24"/>
          <w:szCs w:val="24"/>
          <w:rtl/>
        </w:rPr>
        <w:t>תבנית זו מייצגת 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t>
      </w:r>
    </w:p>
    <w:p w:rsidR="00481634" w:rsidRDefault="00481634">
      <w:pPr>
        <w:bidi/>
      </w:pPr>
    </w:p>
    <w:p w:rsidR="00481634" w:rsidRDefault="00471D70">
      <w:pPr>
        <w:bidi/>
      </w:pPr>
      <w:r>
        <w:rPr>
          <w:b/>
          <w:sz w:val="24"/>
          <w:szCs w:val="24"/>
        </w:rPr>
        <w:t xml:space="preserve">searchAvailableOrdersToJoin.html </w:t>
      </w:r>
    </w:p>
    <w:p w:rsidR="00481634" w:rsidRDefault="00471D70">
      <w:pPr>
        <w:bidi/>
      </w:pPr>
      <w:r>
        <w:rPr>
          <w:sz w:val="24"/>
          <w:szCs w:val="24"/>
          <w:rtl/>
        </w:rPr>
        <w:t>תבנית זו מייצגת 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t>
      </w:r>
    </w:p>
    <w:p w:rsidR="00481634" w:rsidRDefault="00481634">
      <w:pPr>
        <w:bidi/>
      </w:pPr>
    </w:p>
    <w:p w:rsidR="00481634" w:rsidRDefault="00471D70">
      <w:pPr>
        <w:bidi/>
      </w:pPr>
      <w:r>
        <w:rPr>
          <w:b/>
          <w:sz w:val="24"/>
          <w:szCs w:val="24"/>
        </w:rPr>
        <w:t xml:space="preserve">pendingOrdersToJoin.html </w:t>
      </w:r>
    </w:p>
    <w:p w:rsidR="00481634" w:rsidRDefault="00471D70">
      <w:pPr>
        <w:bidi/>
      </w:pPr>
      <w:r>
        <w:rPr>
          <w:sz w:val="24"/>
          <w:szCs w:val="24"/>
          <w:rtl/>
        </w:rPr>
        <w: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t>
      </w:r>
    </w:p>
    <w:p w:rsidR="00481634" w:rsidRDefault="00481634">
      <w:pPr>
        <w:bidi/>
      </w:pPr>
    </w:p>
    <w:p w:rsidR="00481634" w:rsidRDefault="00471D70">
      <w:pPr>
        <w:bidi/>
      </w:pPr>
      <w:r>
        <w:rPr>
          <w:b/>
          <w:sz w:val="24"/>
          <w:szCs w:val="24"/>
        </w:rPr>
        <w:t xml:space="preserve">searchCustomers.html </w:t>
      </w:r>
    </w:p>
    <w:p w:rsidR="00481634" w:rsidRDefault="00471D70">
      <w:pPr>
        <w:bidi/>
      </w:pPr>
      <w:r>
        <w:rPr>
          <w:sz w:val="24"/>
          <w:szCs w:val="24"/>
          <w:rtl/>
        </w:rPr>
        <w: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t>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Pr>
        <w:t>editCustomer.html</w:t>
      </w:r>
    </w:p>
    <w:p w:rsidR="00481634" w:rsidRDefault="00471D70">
      <w:pPr>
        <w:bidi/>
      </w:pPr>
      <w:r>
        <w:rPr>
          <w:sz w:val="24"/>
          <w:szCs w:val="24"/>
          <w:rtl/>
        </w:rPr>
        <w:t>תבנית זו מייצגת את מסך פרטי לקוח. 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t>
      </w:r>
    </w:p>
    <w:p w:rsidR="00481634" w:rsidRDefault="00481634">
      <w:pPr>
        <w:bidi/>
      </w:pPr>
    </w:p>
    <w:p w:rsidR="00481634" w:rsidRDefault="00471D70">
      <w:pPr>
        <w:bidi/>
      </w:pPr>
      <w:r>
        <w:rPr>
          <w:b/>
          <w:sz w:val="24"/>
          <w:szCs w:val="24"/>
        </w:rPr>
        <w:t>reportFields.html</w:t>
      </w:r>
      <w:r>
        <w:rPr>
          <w:sz w:val="24"/>
          <w:szCs w:val="24"/>
        </w:rPr>
        <w:t xml:space="preserve"> </w:t>
      </w:r>
    </w:p>
    <w:p w:rsidR="00481634" w:rsidRDefault="00471D70">
      <w:pPr>
        <w:bidi/>
      </w:pPr>
      <w:r>
        <w:rPr>
          <w:sz w:val="24"/>
          <w:szCs w:val="24"/>
          <w:rtl/>
        </w:rPr>
        <w: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t>
      </w:r>
    </w:p>
    <w:p w:rsidR="00481634" w:rsidRDefault="00481634">
      <w:pPr>
        <w:bidi/>
      </w:pPr>
    </w:p>
    <w:p w:rsidR="00481634" w:rsidRDefault="00471D70">
      <w:pPr>
        <w:bidi/>
      </w:pPr>
      <w:r>
        <w:rPr>
          <w:b/>
          <w:sz w:val="24"/>
          <w:szCs w:val="24"/>
        </w:rPr>
        <w:t xml:space="preserve">reportCustomer.html </w:t>
      </w:r>
    </w:p>
    <w:p w:rsidR="00481634" w:rsidRDefault="00471D70">
      <w:pPr>
        <w:bidi/>
      </w:pPr>
      <w:r>
        <w:rPr>
          <w:sz w:val="24"/>
          <w:szCs w:val="24"/>
          <w:rtl/>
        </w:rPr>
        <w: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t>
      </w:r>
    </w:p>
    <w:p w:rsidR="00481634" w:rsidRDefault="00481634">
      <w:pPr>
        <w:bidi/>
      </w:pPr>
    </w:p>
    <w:p w:rsidR="00481634" w:rsidRDefault="00471D70">
      <w:pPr>
        <w:bidi/>
      </w:pPr>
      <w:r>
        <w:rPr>
          <w:b/>
          <w:sz w:val="24"/>
          <w:szCs w:val="24"/>
        </w:rPr>
        <w:t xml:space="preserve">reportComplaints.html </w:t>
      </w:r>
    </w:p>
    <w:p w:rsidR="00481634" w:rsidRDefault="00471D70">
      <w:pPr>
        <w:bidi/>
      </w:pPr>
      <w:r>
        <w:rPr>
          <w:sz w:val="24"/>
          <w:szCs w:val="24"/>
          <w:rtl/>
        </w:rPr>
        <w:t>תבנית זו מייצגת את מסך דוח תלונות.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t>
      </w:r>
    </w:p>
    <w:p w:rsidR="00481634" w:rsidRDefault="00481634">
      <w:pPr>
        <w:bidi/>
      </w:pPr>
    </w:p>
    <w:p w:rsidR="00481634" w:rsidRDefault="00471D70">
      <w:pPr>
        <w:bidi/>
      </w:pPr>
      <w:r>
        <w:rPr>
          <w:b/>
          <w:sz w:val="24"/>
          <w:szCs w:val="24"/>
        </w:rPr>
        <w:t>searchEmployee.html</w:t>
      </w:r>
    </w:p>
    <w:p w:rsidR="00481634" w:rsidRDefault="00471D70">
      <w:pPr>
        <w:bidi/>
      </w:pPr>
      <w:r>
        <w:rPr>
          <w:sz w:val="24"/>
          <w:szCs w:val="24"/>
          <w:rtl/>
        </w:rPr>
        <w: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t>
      </w:r>
    </w:p>
    <w:p w:rsidR="00481634" w:rsidRDefault="00481634">
      <w:pPr>
        <w:bidi/>
      </w:pPr>
    </w:p>
    <w:p w:rsidR="00481634" w:rsidRDefault="00471D70">
      <w:pPr>
        <w:bidi/>
      </w:pPr>
      <w:r>
        <w:rPr>
          <w:b/>
          <w:sz w:val="24"/>
          <w:szCs w:val="24"/>
        </w:rPr>
        <w:t>editEmployee.html</w:t>
      </w:r>
    </w:p>
    <w:p w:rsidR="00481634" w:rsidRDefault="00471D70">
      <w:pPr>
        <w:bidi/>
      </w:pPr>
      <w:r>
        <w:rPr>
          <w:sz w:val="24"/>
          <w:szCs w:val="24"/>
          <w:rtl/>
        </w:rPr>
        <w:t xml:space="preserve">תבנית זו מייצגת את מסך פרטי עובד. מסך זה מיועד למנהלים לצורך צפייה, יצירה ועדכון פרטי עובדים. </w:t>
      </w:r>
    </w:p>
    <w:p w:rsidR="00481634" w:rsidRDefault="00481634">
      <w:pPr>
        <w:bidi/>
      </w:pPr>
    </w:p>
    <w:p w:rsidR="00481634" w:rsidRDefault="00471D70">
      <w:pPr>
        <w:bidi/>
      </w:pPr>
      <w:r>
        <w:rPr>
          <w:b/>
          <w:sz w:val="24"/>
          <w:szCs w:val="24"/>
        </w:rPr>
        <w:t>editField.html</w:t>
      </w:r>
    </w:p>
    <w:p w:rsidR="00481634" w:rsidRDefault="00471D70">
      <w:pPr>
        <w:bidi/>
      </w:pPr>
      <w:r>
        <w:rPr>
          <w:sz w:val="24"/>
          <w:szCs w:val="24"/>
          <w:rtl/>
        </w:rPr>
        <w:t>תבנית זו מייצגת את מסך פרטי מגרש. מסך זה מיועד לעובדים לצורך צפייה, יצירה ועדכון פרטי מגרש.</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קבצי עיצוב</w:t>
      </w:r>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r>
        <w:rPr>
          <w:b/>
          <w:sz w:val="24"/>
          <w:szCs w:val="24"/>
        </w:rPr>
        <w:t>bootstrap-theme.css</w:t>
      </w:r>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pPr>
        <w:bidi/>
      </w:pPr>
      <w:r>
        <w:rPr>
          <w:sz w:val="28"/>
          <w:szCs w:val="28"/>
          <w:rtl/>
        </w:rPr>
        <w:t xml:space="preserve">קבצי </w:t>
      </w:r>
      <w:r>
        <w:rPr>
          <w:sz w:val="28"/>
          <w:szCs w:val="28"/>
        </w:rPr>
        <w:t>javascript</w:t>
      </w:r>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r>
        <w:rPr>
          <w:b/>
          <w:sz w:val="24"/>
          <w:szCs w:val="24"/>
        </w:rPr>
        <w:t>loginControllers.js</w:t>
      </w:r>
    </w:p>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employeeControllers.js</w:t>
      </w:r>
    </w:p>
    <w:p w:rsidR="00481634" w:rsidRDefault="00471D70">
      <w:pPr>
        <w:bidi/>
      </w:pPr>
      <w:r>
        <w:rPr>
          <w:sz w:val="24"/>
          <w:szCs w:val="24"/>
          <w:rtl/>
        </w:rPr>
        <w:lastRenderedPageBreak/>
        <w:t>קובץ זה יחשוף מתודות אשר יישלחו לקונטרולר של העובדים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עובדים לפי שם פרטי, שם משפחה, כתובת אימייל ומזהה עובד.</w:t>
      </w:r>
    </w:p>
    <w:p w:rsidR="00481634" w:rsidRDefault="00471D70">
      <w:pPr>
        <w:numPr>
          <w:ilvl w:val="0"/>
          <w:numId w:val="15"/>
        </w:numPr>
        <w:bidi/>
        <w:ind w:hanging="360"/>
        <w:contextualSpacing/>
        <w:rPr>
          <w:sz w:val="24"/>
          <w:szCs w:val="24"/>
        </w:rPr>
      </w:pPr>
      <w:r>
        <w:rPr>
          <w:sz w:val="24"/>
          <w:szCs w:val="24"/>
          <w:rtl/>
        </w:rPr>
        <w:t>שליפת עובד לפי מזהה עובד.</w:t>
      </w:r>
    </w:p>
    <w:p w:rsidR="00481634" w:rsidRDefault="00471D70">
      <w:pPr>
        <w:numPr>
          <w:ilvl w:val="0"/>
          <w:numId w:val="15"/>
        </w:numPr>
        <w:bidi/>
        <w:ind w:hanging="360"/>
        <w:contextualSpacing/>
        <w:rPr>
          <w:sz w:val="24"/>
          <w:szCs w:val="24"/>
        </w:rPr>
      </w:pPr>
      <w:r>
        <w:rPr>
          <w:sz w:val="24"/>
          <w:szCs w:val="24"/>
          <w:rtl/>
        </w:rPr>
        <w:t>שמירה של עובד חדש לפי פרטיו המזהים.</w:t>
      </w:r>
    </w:p>
    <w:p w:rsidR="00481634" w:rsidRDefault="00471D70">
      <w:pPr>
        <w:numPr>
          <w:ilvl w:val="0"/>
          <w:numId w:val="15"/>
        </w:numPr>
        <w:bidi/>
        <w:ind w:hanging="360"/>
        <w:contextualSpacing/>
        <w:rPr>
          <w:sz w:val="24"/>
          <w:szCs w:val="24"/>
        </w:rPr>
      </w:pPr>
      <w:r>
        <w:rPr>
          <w:sz w:val="24"/>
          <w:szCs w:val="24"/>
          <w:rtl/>
        </w:rPr>
        <w:t>עדכון פרטי עובד קיים לפי מזהה עובד ופרטיו.</w:t>
      </w:r>
    </w:p>
    <w:p w:rsidR="00481634" w:rsidRDefault="00471D70">
      <w:pPr>
        <w:numPr>
          <w:ilvl w:val="0"/>
          <w:numId w:val="15"/>
        </w:numPr>
        <w:bidi/>
        <w:ind w:hanging="360"/>
        <w:contextualSpacing/>
        <w:rPr>
          <w:sz w:val="24"/>
          <w:szCs w:val="24"/>
        </w:rPr>
      </w:pPr>
      <w:r>
        <w:rPr>
          <w:sz w:val="24"/>
          <w:szCs w:val="24"/>
          <w:rtl/>
        </w:rPr>
        <w:t>מחיקת עובד לפי מזהה עובד.</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fieldControllers.js</w:t>
      </w:r>
    </w:p>
    <w:p w:rsidR="00481634" w:rsidRDefault="00471D70">
      <w:pPr>
        <w:bidi/>
      </w:pPr>
      <w:r>
        <w:rPr>
          <w:sz w:val="24"/>
          <w:szCs w:val="24"/>
          <w:rtl/>
        </w:rPr>
        <w:t>קובץ זה יחשוף מתודות אשר יישלחו לקונטרולר של המגרשים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מגרשים לפי מזהה מגרש, שם מגרש, טווח תאריכים וסוג מגרש.</w:t>
      </w:r>
    </w:p>
    <w:p w:rsidR="00481634" w:rsidRDefault="00471D70">
      <w:pPr>
        <w:numPr>
          <w:ilvl w:val="0"/>
          <w:numId w:val="15"/>
        </w:numPr>
        <w:bidi/>
        <w:ind w:hanging="360"/>
        <w:contextualSpacing/>
        <w:rPr>
          <w:sz w:val="24"/>
          <w:szCs w:val="24"/>
        </w:rPr>
      </w:pPr>
      <w:r>
        <w:rPr>
          <w:sz w:val="24"/>
          <w:szCs w:val="24"/>
          <w:rtl/>
        </w:rPr>
        <w:t>שליפת מגרש לפי מזהה מגרש.</w:t>
      </w:r>
    </w:p>
    <w:p w:rsidR="00481634" w:rsidRDefault="00471D70">
      <w:pPr>
        <w:numPr>
          <w:ilvl w:val="0"/>
          <w:numId w:val="15"/>
        </w:numPr>
        <w:bidi/>
        <w:ind w:hanging="360"/>
        <w:contextualSpacing/>
        <w:rPr>
          <w:sz w:val="24"/>
          <w:szCs w:val="24"/>
        </w:rPr>
      </w:pPr>
      <w:r>
        <w:rPr>
          <w:sz w:val="24"/>
          <w:szCs w:val="24"/>
          <w:rtl/>
        </w:rPr>
        <w:t>שמירה של מגרש חדש לפי פרטיו המזהים.</w:t>
      </w:r>
    </w:p>
    <w:p w:rsidR="00481634" w:rsidRDefault="00471D70">
      <w:pPr>
        <w:numPr>
          <w:ilvl w:val="0"/>
          <w:numId w:val="15"/>
        </w:numPr>
        <w:bidi/>
        <w:ind w:hanging="360"/>
        <w:contextualSpacing/>
        <w:rPr>
          <w:sz w:val="24"/>
          <w:szCs w:val="24"/>
        </w:rPr>
      </w:pPr>
      <w:r>
        <w:rPr>
          <w:sz w:val="24"/>
          <w:szCs w:val="24"/>
          <w:rtl/>
        </w:rPr>
        <w:t>עדכון פרטי מגרש קיים לפי מזהה מגרש ופרטיו.</w:t>
      </w:r>
    </w:p>
    <w:p w:rsidR="00481634" w:rsidRDefault="00471D70">
      <w:pPr>
        <w:numPr>
          <w:ilvl w:val="0"/>
          <w:numId w:val="15"/>
        </w:numPr>
        <w:bidi/>
        <w:ind w:hanging="360"/>
        <w:contextualSpacing/>
        <w:rPr>
          <w:sz w:val="24"/>
          <w:szCs w:val="24"/>
        </w:rPr>
      </w:pPr>
      <w:r>
        <w:rPr>
          <w:sz w:val="24"/>
          <w:szCs w:val="24"/>
          <w:rtl/>
        </w:rPr>
        <w:t>מחיקת מגרש לפי מזהה מגרש.</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ordersControllers.js</w:t>
      </w:r>
    </w:p>
    <w:p w:rsidR="00481634" w:rsidRDefault="00471D70">
      <w:pPr>
        <w:bidi/>
      </w:pPr>
      <w:r>
        <w:rPr>
          <w:sz w:val="24"/>
          <w:szCs w:val="24"/>
          <w:rtl/>
        </w:rPr>
        <w:t>קובץ זה יחשוף מתודות אשר יישלחו לקונטרולר של ההזמנות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הזמנה לפי מזהה, סטטוס, שם וטווח תאריכים.</w:t>
      </w:r>
    </w:p>
    <w:p w:rsidR="00481634" w:rsidRDefault="00471D70">
      <w:pPr>
        <w:numPr>
          <w:ilvl w:val="0"/>
          <w:numId w:val="15"/>
        </w:numPr>
        <w:bidi/>
        <w:ind w:hanging="360"/>
        <w:contextualSpacing/>
        <w:rPr>
          <w:sz w:val="24"/>
          <w:szCs w:val="24"/>
        </w:rPr>
      </w:pPr>
      <w:r>
        <w:rPr>
          <w:sz w:val="24"/>
          <w:szCs w:val="24"/>
          <w:rtl/>
        </w:rPr>
        <w:t>שליפת הזמנה לפי מזהה הזמנה.</w:t>
      </w:r>
    </w:p>
    <w:p w:rsidR="00481634" w:rsidRDefault="00471D70">
      <w:pPr>
        <w:numPr>
          <w:ilvl w:val="0"/>
          <w:numId w:val="15"/>
        </w:numPr>
        <w:bidi/>
        <w:ind w:hanging="360"/>
        <w:contextualSpacing/>
        <w:rPr>
          <w:sz w:val="24"/>
          <w:szCs w:val="24"/>
        </w:rPr>
      </w:pPr>
      <w:r>
        <w:rPr>
          <w:sz w:val="24"/>
          <w:szCs w:val="24"/>
          <w:rtl/>
        </w:rPr>
        <w:t>שמירה של הזמנה חדשה לפי פרטיה המזהים.</w:t>
      </w:r>
    </w:p>
    <w:p w:rsidR="00481634" w:rsidRDefault="00471D70">
      <w:pPr>
        <w:numPr>
          <w:ilvl w:val="0"/>
          <w:numId w:val="15"/>
        </w:numPr>
        <w:bidi/>
        <w:ind w:hanging="360"/>
        <w:contextualSpacing/>
        <w:rPr>
          <w:sz w:val="24"/>
          <w:szCs w:val="24"/>
        </w:rPr>
      </w:pPr>
      <w:r>
        <w:rPr>
          <w:sz w:val="24"/>
          <w:szCs w:val="24"/>
          <w:rtl/>
        </w:rPr>
        <w:t>עדכון פרטי הזמנה קיימת לפי מזהה הזמנה ופרטיה.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הפקת דוח תלונות על משתמשים לפי טווח תאריכים וסוג תלונה</w:t>
      </w:r>
    </w:p>
    <w:p w:rsidR="00481634" w:rsidRDefault="00471D70">
      <w:pPr>
        <w:numPr>
          <w:ilvl w:val="0"/>
          <w:numId w:val="15"/>
        </w:numPr>
        <w:bidi/>
        <w:ind w:hanging="360"/>
        <w:contextualSpacing/>
        <w:rPr>
          <w:sz w:val="24"/>
          <w:szCs w:val="24"/>
        </w:rPr>
      </w:pPr>
      <w:r>
        <w:rPr>
          <w:sz w:val="24"/>
          <w:szCs w:val="24"/>
          <w:rtl/>
        </w:rPr>
        <w:t>הפקת דוח פעילות משתמשים לפי מזהה מגרש, שם מגרש וטווח תאריכים.</w:t>
      </w:r>
    </w:p>
    <w:p w:rsidR="00481634" w:rsidRDefault="00471D70">
      <w:pPr>
        <w:numPr>
          <w:ilvl w:val="0"/>
          <w:numId w:val="15"/>
        </w:numPr>
        <w:bidi/>
        <w:ind w:hanging="360"/>
        <w:contextualSpacing/>
        <w:rPr>
          <w:sz w:val="24"/>
          <w:szCs w:val="24"/>
        </w:rPr>
      </w:pPr>
      <w:r>
        <w:rPr>
          <w:sz w:val="24"/>
          <w:szCs w:val="24"/>
          <w:rtl/>
        </w:rPr>
        <w:t>הפקת דוח שימושיות מגרש לפי סוג תלונה וטווח תאריכים.</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Pr>
        <w:t>customerControllers.js</w:t>
      </w:r>
    </w:p>
    <w:p w:rsidR="00481634" w:rsidRDefault="00471D70">
      <w:pPr>
        <w:bidi/>
      </w:pPr>
      <w:r>
        <w:rPr>
          <w:sz w:val="24"/>
          <w:szCs w:val="24"/>
          <w:rtl/>
        </w:rPr>
        <w:lastRenderedPageBreak/>
        <w:t>קובץ זה יחשוף מתודות אשר יישלחו לקונטרולר של הלקוחות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לקוחות לפי שם פרטי, שם משפחה, טווח גילאים, איזור מגורים ומזהה לקוח.</w:t>
      </w:r>
    </w:p>
    <w:p w:rsidR="00481634" w:rsidRDefault="00471D70">
      <w:pPr>
        <w:numPr>
          <w:ilvl w:val="0"/>
          <w:numId w:val="15"/>
        </w:numPr>
        <w:bidi/>
        <w:ind w:hanging="360"/>
        <w:contextualSpacing/>
        <w:rPr>
          <w:sz w:val="24"/>
          <w:szCs w:val="24"/>
        </w:rPr>
      </w:pPr>
      <w:r>
        <w:rPr>
          <w:sz w:val="24"/>
          <w:szCs w:val="24"/>
          <w:rtl/>
        </w:rPr>
        <w:t>שליפת לקוח לפי מזהה לקוח.</w:t>
      </w:r>
    </w:p>
    <w:p w:rsidR="00481634" w:rsidRDefault="00471D70">
      <w:pPr>
        <w:numPr>
          <w:ilvl w:val="0"/>
          <w:numId w:val="15"/>
        </w:numPr>
        <w:bidi/>
        <w:ind w:hanging="360"/>
        <w:contextualSpacing/>
        <w:rPr>
          <w:sz w:val="24"/>
          <w:szCs w:val="24"/>
        </w:rPr>
      </w:pPr>
      <w:r>
        <w:rPr>
          <w:sz w:val="24"/>
          <w:szCs w:val="24"/>
          <w:rtl/>
        </w:rPr>
        <w:t>שמירה של לקוח חדש לפי פרטיו המזהים.</w:t>
      </w:r>
    </w:p>
    <w:p w:rsidR="00481634" w:rsidRDefault="00471D70">
      <w:pPr>
        <w:numPr>
          <w:ilvl w:val="0"/>
          <w:numId w:val="15"/>
        </w:numPr>
        <w:bidi/>
        <w:ind w:hanging="360"/>
        <w:contextualSpacing/>
        <w:rPr>
          <w:sz w:val="24"/>
          <w:szCs w:val="24"/>
        </w:rPr>
      </w:pPr>
      <w:r>
        <w:rPr>
          <w:sz w:val="24"/>
          <w:szCs w:val="24"/>
          <w:rtl/>
        </w:rPr>
        <w:t>עדכון פרטי לקוח קיים לפי מזהה לקוח ופרטיו.</w:t>
      </w:r>
    </w:p>
    <w:p w:rsidR="00481634" w:rsidRDefault="00471D70">
      <w:pPr>
        <w:numPr>
          <w:ilvl w:val="0"/>
          <w:numId w:val="15"/>
        </w:numPr>
        <w:bidi/>
        <w:ind w:hanging="360"/>
        <w:contextualSpacing/>
        <w:rPr>
          <w:sz w:val="24"/>
          <w:szCs w:val="24"/>
        </w:rPr>
      </w:pPr>
      <w:r>
        <w:rPr>
          <w:sz w:val="24"/>
          <w:szCs w:val="24"/>
          <w:rtl/>
        </w:rPr>
        <w:t>הוספת תלונה על לקוח לפי פרטי התלונה ומזהי הלקוחות.</w:t>
      </w:r>
    </w:p>
    <w:p w:rsidR="00481634" w:rsidRDefault="00471D70">
      <w:pPr>
        <w:numPr>
          <w:ilvl w:val="0"/>
          <w:numId w:val="15"/>
        </w:numPr>
        <w:bidi/>
        <w:ind w:hanging="360"/>
        <w:contextualSpacing/>
        <w:rPr>
          <w:sz w:val="24"/>
          <w:szCs w:val="24"/>
        </w:rPr>
      </w:pPr>
      <w:r>
        <w:rPr>
          <w:sz w:val="24"/>
          <w:szCs w:val="24"/>
          <w:rtl/>
        </w:rPr>
        <w:t>הקפאת חשבון לקוח לפי מזהה.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דפוסי עיצוב</w:t>
      </w:r>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pPr>
        <w:bidi/>
      </w:pPr>
      <w:r>
        <w:rPr>
          <w:sz w:val="24"/>
          <w:szCs w:val="24"/>
          <w:rtl/>
        </w:rPr>
        <w:t xml:space="preserve">דפוס עיצוב זה מגדיר שעבור מחלקה מסויימת יווצר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שינויים עתידיים</w:t>
      </w:r>
    </w:p>
    <w:p w:rsidR="00481634" w:rsidRDefault="00481634">
      <w:pPr>
        <w:bidi/>
      </w:pPr>
    </w:p>
    <w:p w:rsidR="00481634" w:rsidRDefault="00471D70">
      <w:pPr>
        <w:numPr>
          <w:ilvl w:val="0"/>
          <w:numId w:val="10"/>
        </w:numPr>
        <w:bidi/>
        <w:ind w:hanging="360"/>
        <w:contextualSpacing/>
        <w:rPr>
          <w:sz w:val="24"/>
          <w:szCs w:val="24"/>
        </w:rPr>
      </w:pPr>
      <w:r>
        <w:rPr>
          <w:sz w:val="24"/>
          <w:szCs w:val="24"/>
          <w:rtl/>
        </w:rPr>
        <w:t>שיפור אבטחת המידע באתר. במימוש הנוכחי זהות המשתמש נשמרת ב-</w:t>
      </w:r>
      <w:r>
        <w:rPr>
          <w:sz w:val="24"/>
          <w:szCs w:val="24"/>
        </w:rPr>
        <w:t>Cookie</w:t>
      </w:r>
      <w:r>
        <w:rPr>
          <w:sz w:val="24"/>
          <w:szCs w:val="24"/>
          <w:rtl/>
        </w:rPr>
        <w:t xml:space="preserve"> שאינו מוצפן. בצורה זו ניתן בקלות יחסית להתחזות למשתמשים אחרים. בעתיד יש לייצר פרוטוקל אבטחה בטוח יותר, למשל בעזרת שימוש ב-</w:t>
      </w:r>
      <w:r>
        <w:rPr>
          <w:sz w:val="24"/>
          <w:szCs w:val="24"/>
        </w:rPr>
        <w:t>Cookies</w:t>
      </w:r>
      <w:r>
        <w:rPr>
          <w:sz w:val="24"/>
          <w:szCs w:val="24"/>
          <w:rtl/>
        </w:rPr>
        <w:t xml:space="preserve"> המוצפנים של </w:t>
      </w:r>
      <w:r>
        <w:rPr>
          <w:sz w:val="24"/>
          <w:szCs w:val="24"/>
        </w:rPr>
        <w:t>Net</w:t>
      </w:r>
      <w:r>
        <w:rPr>
          <w:sz w:val="24"/>
          <w:szCs w:val="24"/>
          <w:rtl/>
        </w:rPr>
        <w:t>.</w:t>
      </w:r>
    </w:p>
    <w:p w:rsidR="00481634" w:rsidRDefault="00471D70">
      <w:pPr>
        <w:numPr>
          <w:ilvl w:val="0"/>
          <w:numId w:val="10"/>
        </w:numPr>
        <w:bidi/>
        <w:ind w:hanging="360"/>
        <w:contextualSpacing/>
        <w:rPr>
          <w:sz w:val="24"/>
          <w:szCs w:val="24"/>
        </w:rPr>
      </w:pPr>
      <w:r>
        <w:rPr>
          <w:sz w:val="24"/>
          <w:szCs w:val="24"/>
          <w:rtl/>
        </w:rPr>
        <w: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t>
      </w:r>
    </w:p>
    <w:p w:rsidR="00481634" w:rsidRDefault="00471D70">
      <w:pPr>
        <w:numPr>
          <w:ilvl w:val="0"/>
          <w:numId w:val="10"/>
        </w:numPr>
        <w:bidi/>
        <w:ind w:hanging="360"/>
        <w:contextualSpacing/>
        <w:rPr>
          <w:sz w:val="24"/>
          <w:szCs w:val="24"/>
        </w:rPr>
      </w:pPr>
      <w:r>
        <w:rPr>
          <w:sz w:val="24"/>
          <w:szCs w:val="24"/>
          <w:rtl/>
        </w:rPr>
        <w: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t>
      </w:r>
    </w:p>
    <w:p w:rsidR="00481634" w:rsidRDefault="00471D70">
      <w:pPr>
        <w:numPr>
          <w:ilvl w:val="0"/>
          <w:numId w:val="10"/>
        </w:numPr>
        <w:bidi/>
        <w:ind w:hanging="360"/>
        <w:contextualSpacing/>
        <w:rPr>
          <w:sz w:val="24"/>
          <w:szCs w:val="24"/>
        </w:rPr>
      </w:pPr>
      <w:r>
        <w:rPr>
          <w:sz w:val="24"/>
          <w:szCs w:val="24"/>
          <w:rtl/>
        </w:rPr>
        <w: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t>
      </w:r>
    </w:p>
    <w:p w:rsidR="00481634" w:rsidRDefault="00471D70">
      <w:pPr>
        <w:numPr>
          <w:ilvl w:val="0"/>
          <w:numId w:val="10"/>
        </w:numPr>
        <w:bidi/>
        <w:ind w:hanging="360"/>
        <w:contextualSpacing/>
        <w:rPr>
          <w:sz w:val="24"/>
          <w:szCs w:val="24"/>
        </w:rPr>
      </w:pPr>
      <w:r>
        <w:rPr>
          <w:sz w:val="24"/>
          <w:szCs w:val="24"/>
          <w:rtl/>
        </w:rPr>
        <w:t>יכולת ביטול ההזמנה ע"י העובד לאחר אישורה, המצב כיום הוא שלאחר שהזמנת מגרש אושרה, לעובד אין אפשרות לבטל אותה אלא רק ללקוח עצמו מסוגל לעשות זאת.</w:t>
      </w:r>
    </w:p>
    <w:p w:rsidR="00481634" w:rsidRDefault="00471D70">
      <w:pPr>
        <w:bidi/>
      </w:pPr>
      <w:r>
        <w:rPr>
          <w:sz w:val="36"/>
          <w:szCs w:val="36"/>
          <w:u w:val="single"/>
        </w:rPr>
        <w:br/>
      </w:r>
    </w:p>
    <w:p w:rsidR="00481634" w:rsidRDefault="00471D70">
      <w:r>
        <w:br w:type="page"/>
      </w:r>
    </w:p>
    <w:p w:rsidR="00481634" w:rsidRDefault="00481634">
      <w:pPr>
        <w:bidi/>
      </w:pPr>
    </w:p>
    <w:p w:rsidR="00481634" w:rsidRDefault="00471D70">
      <w:pPr>
        <w:bidi/>
      </w:pPr>
      <w:r>
        <w:rPr>
          <w:sz w:val="36"/>
          <w:szCs w:val="36"/>
          <w:u w:val="single"/>
          <w:rtl/>
        </w:rPr>
        <w:t>דיאגרמות</w:t>
      </w:r>
    </w:p>
    <w:p w:rsidR="00481634" w:rsidRDefault="00471D70">
      <w:pPr>
        <w:bidi/>
      </w:pPr>
      <w:r>
        <w:rPr>
          <w:sz w:val="28"/>
          <w:szCs w:val="28"/>
          <w:rtl/>
        </w:rPr>
        <w:t>מודל ישויות קשרים (</w:t>
      </w:r>
      <w:r>
        <w:rPr>
          <w:sz w:val="28"/>
          <w:szCs w:val="28"/>
        </w:rPr>
        <w:t>ERD</w:t>
      </w:r>
      <w:r>
        <w:rPr>
          <w:sz w:val="28"/>
          <w:szCs w:val="28"/>
          <w:rtl/>
        </w:rPr>
        <w:t>)</w:t>
      </w:r>
    </w:p>
    <w:p w:rsidR="00481634" w:rsidRDefault="00481634"/>
    <w:p w:rsidR="00481634" w:rsidRDefault="00471D70">
      <w:r>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448300"/>
                    </a:xfrm>
                    <a:prstGeom prst="rect">
                      <a:avLst/>
                    </a:prstGeom>
                    <a:ln/>
                  </pic:spPr>
                </pic:pic>
              </a:graphicData>
            </a:graphic>
          </wp:inline>
        </w:drawing>
      </w:r>
    </w:p>
    <w:p w:rsidR="00481634" w:rsidRDefault="00481634"/>
    <w:p w:rsidR="00481634" w:rsidRDefault="00481634"/>
    <w:p w:rsidR="00481634" w:rsidRDefault="00471D70">
      <w:r>
        <w:br w:type="page"/>
      </w:r>
    </w:p>
    <w:p w:rsidR="00481634" w:rsidRDefault="00481634"/>
    <w:p w:rsidR="00481634" w:rsidRDefault="00471D70">
      <w:pPr>
        <w:bidi/>
      </w:pPr>
      <w:r>
        <w:rPr>
          <w:sz w:val="28"/>
          <w:szCs w:val="28"/>
          <w:rtl/>
        </w:rPr>
        <w:t>דיאגרמות מחלקות (</w:t>
      </w:r>
      <w:r>
        <w:rPr>
          <w:sz w:val="28"/>
          <w:szCs w:val="28"/>
        </w:rPr>
        <w:t>Class Diagram)</w:t>
      </w:r>
    </w:p>
    <w:p w:rsidR="00481634" w:rsidRDefault="00481634">
      <w:pPr>
        <w:bidi/>
      </w:pPr>
    </w:p>
    <w:p w:rsidR="00481634" w:rsidRDefault="00471D70">
      <w:pPr>
        <w:bidi/>
      </w:pPr>
      <w:r>
        <w:rPr>
          <w:b/>
          <w:sz w:val="24"/>
          <w:szCs w:val="24"/>
          <w:rtl/>
        </w:rPr>
        <w:t>דיאגרמת מחלקות עבור הקונטרולרים:</w:t>
      </w:r>
    </w:p>
    <w:p w:rsidR="00481634" w:rsidRDefault="00481634">
      <w:pPr>
        <w:bidi/>
      </w:pPr>
    </w:p>
    <w:p w:rsidR="00481634" w:rsidRDefault="00471D70">
      <w:pPr>
        <w:bidi/>
      </w:pPr>
      <w:r>
        <w:rPr>
          <w:noProof/>
        </w:rPr>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5943600" cy="2870200"/>
                    </a:xfrm>
                    <a:prstGeom prst="rect">
                      <a:avLst/>
                    </a:prstGeom>
                    <a:ln/>
                  </pic:spPr>
                </pic:pic>
              </a:graphicData>
            </a:graphic>
          </wp:inline>
        </w:drawing>
      </w:r>
    </w:p>
    <w:p w:rsidR="00481634" w:rsidRDefault="00481634">
      <w:pPr>
        <w:bidi/>
      </w:pPr>
    </w:p>
    <w:p w:rsidR="00481634" w:rsidRDefault="00481634">
      <w:pPr>
        <w:bidi/>
      </w:pPr>
    </w:p>
    <w:p w:rsidR="00481634" w:rsidRDefault="00471D70">
      <w:r>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2413000"/>
                    </a:xfrm>
                    <a:prstGeom prst="rect">
                      <a:avLst/>
                    </a:prstGeom>
                    <a:ln/>
                  </pic:spPr>
                </pic:pic>
              </a:graphicData>
            </a:graphic>
          </wp:inline>
        </w:drawing>
      </w:r>
    </w:p>
    <w:p w:rsidR="00481634" w:rsidRDefault="00481634"/>
    <w:p w:rsidR="00481634" w:rsidRDefault="00471D70">
      <w:r>
        <w:br w:type="page"/>
      </w:r>
    </w:p>
    <w:p w:rsidR="00481634" w:rsidRDefault="00481634"/>
    <w:p w:rsidR="00481634" w:rsidRDefault="00471D70">
      <w:pPr>
        <w:bidi/>
      </w:pPr>
      <w:r>
        <w:rPr>
          <w:b/>
          <w:sz w:val="24"/>
          <w:szCs w:val="24"/>
          <w:rtl/>
        </w:rPr>
        <w:t>דיאגרמת מחלקות עבור מחלקות ה-</w:t>
      </w:r>
      <w:r>
        <w:rPr>
          <w:b/>
          <w:sz w:val="24"/>
          <w:szCs w:val="24"/>
        </w:rPr>
        <w:t>Query Processors</w:t>
      </w:r>
      <w:r>
        <w:rPr>
          <w:b/>
          <w:sz w:val="24"/>
          <w:szCs w:val="24"/>
          <w:rtl/>
        </w:rPr>
        <w:t>:</w:t>
      </w:r>
    </w:p>
    <w:p w:rsidR="00481634" w:rsidRDefault="00481634">
      <w:pPr>
        <w:bidi/>
      </w:pPr>
    </w:p>
    <w:p w:rsidR="00481634" w:rsidRDefault="00471D70">
      <w:pPr>
        <w:jc w:val="center"/>
      </w:pPr>
      <w:r>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91138" cy="7118985"/>
                    </a:xfrm>
                    <a:prstGeom prst="rect">
                      <a:avLst/>
                    </a:prstGeom>
                    <a:ln/>
                  </pic:spPr>
                </pic:pic>
              </a:graphicData>
            </a:graphic>
          </wp:inline>
        </w:drawing>
      </w:r>
    </w:p>
    <w:p w:rsidR="00481634" w:rsidRDefault="00481634"/>
    <w:p w:rsidR="00481634" w:rsidRDefault="00471D70">
      <w:pPr>
        <w:bidi/>
      </w:pPr>
      <w:r>
        <w:rPr>
          <w:b/>
          <w:sz w:val="24"/>
          <w:szCs w:val="24"/>
          <w:rtl/>
        </w:rPr>
        <w:lastRenderedPageBreak/>
        <w:br/>
        <w:t>דיאגרמת מחלקות עבור מחלקות ה-</w:t>
      </w:r>
      <w:r>
        <w:rPr>
          <w:b/>
          <w:sz w:val="24"/>
          <w:szCs w:val="24"/>
        </w:rPr>
        <w:t>Dto</w:t>
      </w:r>
      <w:r>
        <w:rPr>
          <w:b/>
          <w:sz w:val="24"/>
          <w:szCs w:val="24"/>
          <w:rtl/>
        </w:rPr>
        <w:t>:</w:t>
      </w:r>
    </w:p>
    <w:p w:rsidR="00481634" w:rsidRDefault="00471D70">
      <w:r>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786313" cy="7299912"/>
                    </a:xfrm>
                    <a:prstGeom prst="rect">
                      <a:avLst/>
                    </a:prstGeom>
                    <a:ln/>
                  </pic:spPr>
                </pic:pic>
              </a:graphicData>
            </a:graphic>
          </wp:inline>
        </w:drawing>
      </w:r>
    </w:p>
    <w:p w:rsidR="00481634" w:rsidRDefault="00481634">
      <w:pPr>
        <w:bidi/>
      </w:pPr>
    </w:p>
    <w:p w:rsidR="00481634" w:rsidRDefault="00471D70">
      <w:pPr>
        <w:bidi/>
      </w:pPr>
      <w:r>
        <w:rPr>
          <w:sz w:val="28"/>
          <w:szCs w:val="28"/>
          <w:rtl/>
        </w:rPr>
        <w:t>דיאגרמות רצף (</w:t>
      </w:r>
      <w:r>
        <w:rPr>
          <w:sz w:val="28"/>
          <w:szCs w:val="28"/>
        </w:rPr>
        <w:t>Sequence Diagram)</w:t>
      </w:r>
    </w:p>
    <w:p w:rsidR="00481634" w:rsidRDefault="00481634">
      <w:pPr>
        <w:bidi/>
      </w:pPr>
    </w:p>
    <w:p w:rsidR="00481634" w:rsidRDefault="00471D70">
      <w:pPr>
        <w:bidi/>
      </w:pPr>
      <w:r>
        <w:rPr>
          <w:sz w:val="24"/>
          <w:szCs w:val="24"/>
          <w:rtl/>
        </w:rPr>
        <w:t>בחלק זה נציג את התהליכים המרכזיים של המערכת בעזרת דיאגרמות רצף.</w:t>
      </w:r>
    </w:p>
    <w:p w:rsidR="00481634" w:rsidRDefault="00471D70">
      <w:pPr>
        <w:bidi/>
      </w:pPr>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t>
      </w:r>
    </w:p>
    <w:p w:rsidR="00481634" w:rsidRDefault="00481634">
      <w:pPr>
        <w:bidi/>
      </w:pPr>
    </w:p>
    <w:p w:rsidR="00481634" w:rsidRDefault="00471D70">
      <w:pPr>
        <w:bidi/>
      </w:pPr>
      <w:r>
        <w:rPr>
          <w:b/>
          <w:sz w:val="24"/>
          <w:szCs w:val="24"/>
          <w:rtl/>
        </w:rPr>
        <w:t>יצירת מגרש</w:t>
      </w:r>
    </w:p>
    <w:p w:rsidR="00481634" w:rsidRDefault="00471D70">
      <w:pPr>
        <w:bidi/>
      </w:pPr>
      <w:r>
        <w:rPr>
          <w:sz w:val="24"/>
          <w:szCs w:val="24"/>
          <w:rtl/>
        </w:rPr>
        <w:t xml:space="preserve">בהתליך זה העובד יוצר מגרש חדש. בלחיצה על הוספת מגרש בדף, השירות בצד הלקוח מבצע קריאת </w:t>
      </w:r>
      <w:r>
        <w:rPr>
          <w:sz w:val="24"/>
          <w:szCs w:val="24"/>
        </w:rPr>
        <w:t>http</w:t>
      </w:r>
      <w:r>
        <w:rPr>
          <w:sz w:val="24"/>
          <w:szCs w:val="24"/>
          <w:rtl/>
        </w:rPr>
        <w: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t>
      </w:r>
    </w:p>
    <w:p w:rsidR="00481634" w:rsidRDefault="00481634">
      <w:pPr>
        <w:bidi/>
      </w:pPr>
    </w:p>
    <w:p w:rsidR="00481634" w:rsidRDefault="00471D70">
      <w:pPr>
        <w:bidi/>
      </w:pPr>
      <w:r>
        <w:rPr>
          <w:noProof/>
        </w:rPr>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הזמנת מגרש</w:t>
      </w:r>
    </w:p>
    <w:p w:rsidR="00481634" w:rsidRDefault="00471D70">
      <w:pPr>
        <w:bidi/>
      </w:pPr>
      <w:r>
        <w:rPr>
          <w:sz w:val="24"/>
          <w:szCs w:val="24"/>
          <w:rtl/>
        </w:rPr>
        <w:t xml:space="preserve">בהתליך זה הלקוח מבצע הזמנה חדשה. בלחיצה על הזמנת מגרש בדף, השירות בצד הלקוח מבצע קריאת </w:t>
      </w:r>
      <w:r>
        <w:rPr>
          <w:sz w:val="24"/>
          <w:szCs w:val="24"/>
        </w:rPr>
        <w:t>http</w:t>
      </w:r>
      <w:r>
        <w:rPr>
          <w:sz w:val="24"/>
          <w:szCs w:val="24"/>
          <w:rtl/>
        </w:rPr>
        <w: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t>
      </w:r>
    </w:p>
    <w:p w:rsidR="00481634" w:rsidRDefault="00471D70">
      <w:pPr>
        <w:bidi/>
      </w:pPr>
      <w:r>
        <w:rPr>
          <w:sz w:val="24"/>
          <w:szCs w:val="24"/>
          <w:rtl/>
        </w:rPr>
        <w:t>כעת העובד יכול לאשר או לדחות את ההזמנה ע"י שליחת הנתונים המתאימים לקונטרולר בצד השרת ובכך לעדכן את הנתונים. כמו כן הוא יקבל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p>
    <w:p w:rsidR="00481634" w:rsidRDefault="00471D70">
      <w:r>
        <w:br w:type="page"/>
      </w:r>
    </w:p>
    <w:p w:rsidR="00481634" w:rsidRDefault="00481634">
      <w:pPr>
        <w:bidi/>
      </w:pPr>
    </w:p>
    <w:p w:rsidR="00481634" w:rsidRDefault="00471D70">
      <w:pPr>
        <w:bidi/>
      </w:pPr>
      <w:r>
        <w:rPr>
          <w:b/>
          <w:sz w:val="24"/>
          <w:szCs w:val="24"/>
          <w:rtl/>
        </w:rPr>
        <w:t>הצטרפות להזמנה קיימת</w:t>
      </w:r>
    </w:p>
    <w:p w:rsidR="00481634" w:rsidRDefault="00471D70">
      <w:pPr>
        <w:bidi/>
      </w:pPr>
      <w:r>
        <w:rPr>
          <w:sz w:val="24"/>
          <w:szCs w:val="24"/>
          <w:rtl/>
        </w:rPr>
        <w:t xml:space="preserve">בהתליך זה לקוח מבקש להצטרף להזמנה של לקוח אחר. בלחיצה על בקשה להצטרפות השירות בצד הלקוח מבצע קריאת </w:t>
      </w:r>
      <w:r>
        <w:rPr>
          <w:sz w:val="24"/>
          <w:szCs w:val="24"/>
        </w:rPr>
        <w:t>http</w:t>
      </w:r>
      <w:r>
        <w:rPr>
          <w:sz w:val="24"/>
          <w:szCs w:val="24"/>
          <w:rtl/>
        </w:rPr>
        <w: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t>
      </w:r>
    </w:p>
    <w:p w:rsidR="00481634" w:rsidRDefault="00471D70">
      <w:pPr>
        <w:bidi/>
      </w:pPr>
      <w:r>
        <w:rPr>
          <w:sz w:val="24"/>
          <w:szCs w:val="24"/>
          <w:rtl/>
        </w:rPr>
        <w:t>כעת הלקוח המזמין יכול לאשר או לדחות את ההזמנה ע"י שליחת הנתונים המתאימים לקונטרולר בצד השרת וכך לעדכן את רשומת בקשת ההצטרפות (</w:t>
      </w:r>
      <w:r>
        <w:rPr>
          <w:sz w:val="24"/>
          <w:szCs w:val="24"/>
        </w:rPr>
        <w:t>participant</w:t>
      </w:r>
      <w:r>
        <w:rPr>
          <w:sz w:val="24"/>
          <w:szCs w:val="24"/>
          <w:rtl/>
        </w:rPr>
        <w:t>). כמו כן הוא מקבל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הקפאת לקוח</w:t>
      </w:r>
    </w:p>
    <w:p w:rsidR="00481634" w:rsidRDefault="00471D70">
      <w:pPr>
        <w:bidi/>
      </w:pPr>
      <w:r>
        <w:rPr>
          <w:sz w:val="24"/>
          <w:szCs w:val="24"/>
          <w:rtl/>
        </w:rPr>
        <w: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t>
      </w:r>
      <w:r>
        <w:rPr>
          <w:sz w:val="24"/>
          <w:szCs w:val="24"/>
        </w:rPr>
        <w:t>http</w:t>
      </w:r>
      <w:r>
        <w:rPr>
          <w:sz w:val="24"/>
          <w:szCs w:val="24"/>
          <w:rtl/>
        </w:rPr>
        <w:t xml:space="preserve"> עם נתוני התלונה החדשה. הקונטרולר בצד השרת בצע את פעולת ההכנסה למסד הנתונים בעזרת מחולל השליפות, והוא מחזיר ללקוח הודעה שהפעולה בוצעה בהצלחה. </w:t>
      </w:r>
    </w:p>
    <w:p w:rsidR="00481634" w:rsidRDefault="00471D70">
      <w:pPr>
        <w:bidi/>
      </w:pPr>
      <w:r>
        <w:rPr>
          <w:sz w:val="24"/>
          <w:szCs w:val="24"/>
          <w:rtl/>
        </w:rPr>
        <w: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t>
      </w:r>
      <w:r>
        <w:rPr>
          <w:sz w:val="24"/>
          <w:szCs w:val="24"/>
        </w:rPr>
        <w:t>customer</w:t>
      </w:r>
      <w:r>
        <w:rPr>
          <w:sz w:val="24"/>
          <w:szCs w:val="24"/>
          <w:rtl/>
        </w:rPr>
        <w:t>). כמו כן הוא מקבל הודעת חיבוי מתאימה.</w:t>
      </w:r>
    </w:p>
    <w:p w:rsidR="00481634" w:rsidRDefault="00481634">
      <w:pPr>
        <w:bidi/>
      </w:pPr>
    </w:p>
    <w:p w:rsidR="00481634" w:rsidRDefault="00471D70">
      <w:pPr>
        <w:bidi/>
      </w:pPr>
      <w:r>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sectPr w:rsidR="00481634">
      <w:headerReference w:type="default" r:id="rId21"/>
      <w:footerReference w:type="default" r:id="rId22"/>
      <w:headerReference w:type="first" r:id="rId23"/>
      <w:foot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B5A" w:rsidRDefault="009C2B5A">
      <w:pPr>
        <w:spacing w:line="240" w:lineRule="auto"/>
      </w:pPr>
      <w:r>
        <w:separator/>
      </w:r>
    </w:p>
  </w:endnote>
  <w:endnote w:type="continuationSeparator" w:id="0">
    <w:p w:rsidR="009C2B5A" w:rsidRDefault="009C2B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DDE" w:rsidRDefault="00EC1DDE">
    <w:pPr>
      <w:jc w:val="center"/>
    </w:pPr>
    <w:r>
      <w:fldChar w:fldCharType="begin"/>
    </w:r>
    <w:r>
      <w:instrText>PAGE</w:instrText>
    </w:r>
    <w:r>
      <w:fldChar w:fldCharType="separate"/>
    </w:r>
    <w:r w:rsidR="005E277A">
      <w:rPr>
        <w:noProof/>
      </w:rPr>
      <w:t>31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DDE" w:rsidRDefault="00EC1D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B5A" w:rsidRDefault="009C2B5A">
      <w:pPr>
        <w:spacing w:line="240" w:lineRule="auto"/>
      </w:pPr>
      <w:r>
        <w:separator/>
      </w:r>
    </w:p>
  </w:footnote>
  <w:footnote w:type="continuationSeparator" w:id="0">
    <w:p w:rsidR="009C2B5A" w:rsidRDefault="009C2B5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DDE" w:rsidRDefault="00EC1DD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1DDE" w:rsidRDefault="00EC1DD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12"/>
  </w:num>
  <w:num w:numId="4">
    <w:abstractNumId w:val="14"/>
  </w:num>
  <w:num w:numId="5">
    <w:abstractNumId w:val="10"/>
  </w:num>
  <w:num w:numId="6">
    <w:abstractNumId w:val="2"/>
  </w:num>
  <w:num w:numId="7">
    <w:abstractNumId w:val="8"/>
  </w:num>
  <w:num w:numId="8">
    <w:abstractNumId w:val="11"/>
  </w:num>
  <w:num w:numId="9">
    <w:abstractNumId w:val="4"/>
  </w:num>
  <w:num w:numId="10">
    <w:abstractNumId w:val="0"/>
  </w:num>
  <w:num w:numId="11">
    <w:abstractNumId w:val="3"/>
  </w:num>
  <w:num w:numId="12">
    <w:abstractNumId w:val="5"/>
  </w:num>
  <w:num w:numId="13">
    <w:abstractNumId w:val="13"/>
  </w:num>
  <w:num w:numId="14">
    <w:abstractNumId w:val="1"/>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 gal">
    <w15:presenceInfo w15:providerId="Windows Live" w15:userId="17642a349429c8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094DB5"/>
    <w:rsid w:val="000F3A1E"/>
    <w:rsid w:val="00110E29"/>
    <w:rsid w:val="00194AF4"/>
    <w:rsid w:val="001B3738"/>
    <w:rsid w:val="00213013"/>
    <w:rsid w:val="002C5F7C"/>
    <w:rsid w:val="003912C8"/>
    <w:rsid w:val="004674E5"/>
    <w:rsid w:val="00471D70"/>
    <w:rsid w:val="00481634"/>
    <w:rsid w:val="004B53AE"/>
    <w:rsid w:val="004F4159"/>
    <w:rsid w:val="00501C49"/>
    <w:rsid w:val="005B4BA2"/>
    <w:rsid w:val="005E277A"/>
    <w:rsid w:val="00632FE7"/>
    <w:rsid w:val="00694F4E"/>
    <w:rsid w:val="00747F2B"/>
    <w:rsid w:val="007E4D19"/>
    <w:rsid w:val="00817880"/>
    <w:rsid w:val="008525B6"/>
    <w:rsid w:val="008A0790"/>
    <w:rsid w:val="00911482"/>
    <w:rsid w:val="0096291C"/>
    <w:rsid w:val="009C2B5A"/>
    <w:rsid w:val="009E7017"/>
    <w:rsid w:val="00A27D69"/>
    <w:rsid w:val="00BD788B"/>
    <w:rsid w:val="00C7601C"/>
    <w:rsid w:val="00D81240"/>
    <w:rsid w:val="00EA5B60"/>
    <w:rsid w:val="00EC1DDE"/>
    <w:rsid w:val="00ED0DEE"/>
    <w:rsid w:val="00F372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מסמך זה מתאר את הדרישות ממערכת EZVet, מערכת לניהול העולם הוטרינרי.</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54</Pages>
  <Words>10832</Words>
  <Characters>54161</Characters>
  <Application>Microsoft Office Word</Application>
  <DocSecurity>0</DocSecurity>
  <Lines>451</Lines>
  <Paragraphs>129</Paragraphs>
  <ScaleCrop>false</ScaleCrop>
  <HeadingPairs>
    <vt:vector size="2" baseType="variant">
      <vt:variant>
        <vt:lpstr>Title</vt:lpstr>
      </vt:variant>
      <vt:variant>
        <vt:i4>1</vt:i4>
      </vt:variant>
    </vt:vector>
  </HeadingPairs>
  <TitlesOfParts>
    <vt:vector size="1" baseType="lpstr">
      <vt:lpstr>EZVET</vt:lpstr>
    </vt:vector>
  </TitlesOfParts>
  <Company/>
  <LinksUpToDate>false</LinksUpToDate>
  <CharactersWithSpaces>64864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23</cp:revision>
  <dcterms:created xsi:type="dcterms:W3CDTF">2017-03-04T10:51:00Z</dcterms:created>
  <dcterms:modified xsi:type="dcterms:W3CDTF">2017-03-04T14:21:00Z</dcterms:modified>
  <cp:category>סדנה בתכנות מונחה עצמים</cp:category>
</cp:coreProperties>
</file>