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1792633084"/>
        <w:docPartObj>
          <w:docPartGallery w:val="Cover Pages"/>
          <w:docPartUnique/>
        </w:docPartObj>
      </w:sdtPr>
      <w:sdtContent>
        <w:p w:rsidR="00471D70" w:rsidRDefault="00471D70">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1C7B21">
                                  <w:trPr>
                                    <w:jc w:val="center"/>
                                  </w:trPr>
                                  <w:tc>
                                    <w:tcPr>
                                      <w:tcW w:w="2568" w:type="pct"/>
                                      <w:vAlign w:val="center"/>
                                    </w:tcPr>
                                    <w:p w:rsidR="001C7B21" w:rsidRDefault="001C7B21">
                                      <w:pPr>
                                        <w:jc w:val="right"/>
                                      </w:pPr>
                                      <w:r>
                                        <w:object w:dxaOrig="5265"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2.5pt;height:132pt">
                                            <v:imagedata r:id="rId9" o:title=""/>
                                          </v:shape>
                                          <o:OLEObject Type="Embed" ProgID="PBrush" ShapeID="_x0000_i1026" DrawAspect="Content" ObjectID="_1550264215" r:id="rId10"/>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1C7B21" w:rsidRDefault="001C7B21">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C7B21" w:rsidRDefault="001C7B21">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1C7B21" w:rsidRDefault="001C7B21"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1C7B21" w:rsidRDefault="001C7B21">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1C7B21" w:rsidRDefault="001C7B21"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1C7B21" w:rsidRDefault="001C7B21"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1C7B21" w:rsidRDefault="001C7B2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1C7B21">
                            <w:trPr>
                              <w:jc w:val="center"/>
                            </w:trPr>
                            <w:tc>
                              <w:tcPr>
                                <w:tcW w:w="2568" w:type="pct"/>
                                <w:vAlign w:val="center"/>
                              </w:tcPr>
                              <w:p w:rsidR="001C7B21" w:rsidRDefault="001C7B21">
                                <w:pPr>
                                  <w:jc w:val="right"/>
                                </w:pPr>
                                <w:r>
                                  <w:object w:dxaOrig="5265" w:dyaOrig="2640">
                                    <v:shape id="_x0000_i1026" type="#_x0000_t75" style="width:262.5pt;height:132pt">
                                      <v:imagedata r:id="rId9" o:title=""/>
                                    </v:shape>
                                    <o:OLEObject Type="Embed" ProgID="PBrush" ShapeID="_x0000_i1026" DrawAspect="Content" ObjectID="_1550264215" r:id="rId11"/>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1C7B21" w:rsidRDefault="001C7B21">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C7B21" w:rsidRDefault="001C7B21">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1C7B21" w:rsidRDefault="001C7B21"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1C7B21" w:rsidRDefault="001C7B21">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1C7B21" w:rsidRDefault="001C7B21"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1C7B21" w:rsidRDefault="001C7B21"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1C7B21" w:rsidRDefault="001C7B21"/>
                      </w:txbxContent>
                    </v:textbox>
                    <w10:wrap anchorx="page" anchory="page"/>
                  </v:shape>
                </w:pict>
              </mc:Fallback>
            </mc:AlternateContent>
          </w:r>
          <w:r>
            <w:br w:type="page"/>
          </w:r>
        </w:p>
      </w:sdtContent>
    </w:sdt>
    <w:customXmlInsRangeStart w:id="0" w:author="Ron Gal" w:date="2017-03-05T23:19:00Z"/>
    <w:sdt>
      <w:sdtPr>
        <w:rPr>
          <w:rtl/>
        </w:rPr>
        <w:id w:val="1693807409"/>
        <w:docPartObj>
          <w:docPartGallery w:val="Table of Contents"/>
          <w:docPartUnique/>
        </w:docPartObj>
      </w:sdtPr>
      <w:sdtEndPr>
        <w:rPr>
          <w:rFonts w:ascii="Arial" w:eastAsia="Arial" w:hAnsi="Arial" w:cs="Arial"/>
          <w:b/>
          <w:bCs/>
          <w:noProof/>
          <w:color w:val="000000"/>
          <w:sz w:val="22"/>
          <w:szCs w:val="22"/>
          <w:lang w:bidi="he-IL"/>
        </w:rPr>
      </w:sdtEndPr>
      <w:sdtContent>
        <w:customXmlInsRangeEnd w:id="0"/>
        <w:p w:rsidR="00F52774" w:rsidRDefault="00430617" w:rsidP="001C7B21">
          <w:pPr>
            <w:pStyle w:val="TOCHeading"/>
            <w:bidi/>
            <w:rPr>
              <w:ins w:id="1" w:author="Ron Gal" w:date="2017-03-05T23:19:00Z"/>
              <w:rFonts w:hint="cs"/>
              <w:lang w:bidi="he-IL"/>
            </w:rPr>
            <w:pPrChange w:id="2" w:author="Ron Gal" w:date="2017-03-05T23:26:00Z">
              <w:pPr>
                <w:pStyle w:val="TOCHeading"/>
              </w:pPr>
            </w:pPrChange>
          </w:pPr>
          <w:ins w:id="3" w:author="Ron Gal" w:date="2017-03-05T23:23:00Z">
            <w:r>
              <w:rPr>
                <w:rFonts w:hint="cs"/>
                <w:rtl/>
                <w:lang w:bidi="he-IL"/>
              </w:rPr>
              <w:t>תוכן עניינים</w:t>
            </w:r>
          </w:ins>
        </w:p>
        <w:p w:rsidR="001C7B21" w:rsidRDefault="00F52774" w:rsidP="001C7B21">
          <w:pPr>
            <w:pStyle w:val="TOC1"/>
            <w:tabs>
              <w:tab w:val="right" w:leader="dot" w:pos="9350"/>
            </w:tabs>
            <w:bidi/>
            <w:rPr>
              <w:ins w:id="4" w:author="Ron Gal" w:date="2017-03-05T23:26:00Z"/>
              <w:rFonts w:asciiTheme="minorHAnsi" w:eastAsiaTheme="minorEastAsia" w:hAnsiTheme="minorHAnsi" w:cstheme="minorBidi"/>
              <w:noProof/>
              <w:color w:val="auto"/>
            </w:rPr>
            <w:pPrChange w:id="5" w:author="Ron Gal" w:date="2017-03-05T23:26:00Z">
              <w:pPr>
                <w:pStyle w:val="TOC1"/>
                <w:tabs>
                  <w:tab w:val="right" w:leader="dot" w:pos="9350"/>
                </w:tabs>
              </w:pPr>
            </w:pPrChange>
          </w:pPr>
          <w:ins w:id="6" w:author="Ron Gal" w:date="2017-03-05T23:19:00Z">
            <w:r>
              <w:fldChar w:fldCharType="begin"/>
            </w:r>
            <w:r>
              <w:instrText xml:space="preserve"> TOC \o "1-3" \h \z \u </w:instrText>
            </w:r>
            <w:r>
              <w:fldChar w:fldCharType="separate"/>
            </w:r>
          </w:ins>
          <w:ins w:id="7" w:author="Ron Gal" w:date="2017-03-05T23:26:00Z">
            <w:r w:rsidR="001C7B21" w:rsidRPr="00BA3A74">
              <w:rPr>
                <w:rStyle w:val="Hyperlink"/>
                <w:noProof/>
              </w:rPr>
              <w:fldChar w:fldCharType="begin"/>
            </w:r>
            <w:r w:rsidR="001C7B21" w:rsidRPr="00BA3A74">
              <w:rPr>
                <w:rStyle w:val="Hyperlink"/>
                <w:noProof/>
              </w:rPr>
              <w:instrText xml:space="preserve"> </w:instrText>
            </w:r>
            <w:r w:rsidR="001C7B21">
              <w:rPr>
                <w:noProof/>
              </w:rPr>
              <w:instrText>HYPERLINK \l "_Toc476519702"</w:instrText>
            </w:r>
            <w:r w:rsidR="001C7B21" w:rsidRPr="00BA3A74">
              <w:rPr>
                <w:rStyle w:val="Hyperlink"/>
                <w:noProof/>
              </w:rPr>
              <w:instrText xml:space="preserve"> </w:instrText>
            </w:r>
            <w:r w:rsidR="001C7B21" w:rsidRPr="00BA3A74">
              <w:rPr>
                <w:rStyle w:val="Hyperlink"/>
                <w:noProof/>
              </w:rPr>
            </w:r>
            <w:r w:rsidR="001C7B21" w:rsidRPr="00BA3A74">
              <w:rPr>
                <w:rStyle w:val="Hyperlink"/>
                <w:noProof/>
              </w:rPr>
              <w:fldChar w:fldCharType="separate"/>
            </w:r>
            <w:r w:rsidR="001C7B21" w:rsidRPr="00BA3A74">
              <w:rPr>
                <w:rStyle w:val="Hyperlink"/>
                <w:rFonts w:hint="eastAsia"/>
                <w:noProof/>
                <w:rtl/>
              </w:rPr>
              <w:t>תיאור</w:t>
            </w:r>
            <w:r w:rsidR="001C7B21" w:rsidRPr="00BA3A74">
              <w:rPr>
                <w:rStyle w:val="Hyperlink"/>
                <w:noProof/>
                <w:rtl/>
              </w:rPr>
              <w:t xml:space="preserve"> </w:t>
            </w:r>
            <w:r w:rsidR="001C7B21" w:rsidRPr="00BA3A74">
              <w:rPr>
                <w:rStyle w:val="Hyperlink"/>
                <w:rFonts w:hint="eastAsia"/>
                <w:noProof/>
                <w:rtl/>
              </w:rPr>
              <w:t>כללי</w:t>
            </w:r>
            <w:r w:rsidR="001C7B21" w:rsidRPr="00BA3A74">
              <w:rPr>
                <w:rStyle w:val="Hyperlink"/>
                <w:noProof/>
                <w:rtl/>
              </w:rPr>
              <w:t xml:space="preserve"> </w:t>
            </w:r>
            <w:r w:rsidR="001C7B21" w:rsidRPr="00BA3A74">
              <w:rPr>
                <w:rStyle w:val="Hyperlink"/>
                <w:rFonts w:hint="eastAsia"/>
                <w:noProof/>
                <w:rtl/>
              </w:rPr>
              <w:t>של</w:t>
            </w:r>
            <w:r w:rsidR="001C7B21" w:rsidRPr="00BA3A74">
              <w:rPr>
                <w:rStyle w:val="Hyperlink"/>
                <w:noProof/>
                <w:rtl/>
              </w:rPr>
              <w:t xml:space="preserve"> </w:t>
            </w:r>
            <w:r w:rsidR="001C7B21" w:rsidRPr="00BA3A74">
              <w:rPr>
                <w:rStyle w:val="Hyperlink"/>
                <w:rFonts w:hint="eastAsia"/>
                <w:noProof/>
                <w:rtl/>
              </w:rPr>
              <w:t>המערכת</w:t>
            </w:r>
            <w:r w:rsidR="001C7B21">
              <w:rPr>
                <w:noProof/>
                <w:webHidden/>
              </w:rPr>
              <w:tab/>
            </w:r>
            <w:r w:rsidR="001C7B21">
              <w:rPr>
                <w:noProof/>
                <w:webHidden/>
              </w:rPr>
              <w:fldChar w:fldCharType="begin"/>
            </w:r>
            <w:r w:rsidR="001C7B21">
              <w:rPr>
                <w:noProof/>
                <w:webHidden/>
              </w:rPr>
              <w:instrText xml:space="preserve"> PAGEREF _Toc476519702 \h </w:instrText>
            </w:r>
            <w:r w:rsidR="001C7B21">
              <w:rPr>
                <w:noProof/>
                <w:webHidden/>
              </w:rPr>
            </w:r>
          </w:ins>
          <w:r w:rsidR="001C7B21">
            <w:rPr>
              <w:noProof/>
              <w:webHidden/>
            </w:rPr>
            <w:fldChar w:fldCharType="separate"/>
          </w:r>
          <w:ins w:id="8" w:author="Ron Gal" w:date="2017-03-05T23:26:00Z">
            <w:r w:rsidR="001C7B21">
              <w:rPr>
                <w:noProof/>
                <w:webHidden/>
              </w:rPr>
              <w:t>4</w:t>
            </w:r>
            <w:r w:rsidR="001C7B21">
              <w:rPr>
                <w:noProof/>
                <w:webHidden/>
              </w:rPr>
              <w:fldChar w:fldCharType="end"/>
            </w:r>
            <w:r w:rsidR="001C7B21" w:rsidRPr="00BA3A74">
              <w:rPr>
                <w:rStyle w:val="Hyperlink"/>
                <w:noProof/>
              </w:rPr>
              <w:fldChar w:fldCharType="end"/>
            </w:r>
          </w:ins>
        </w:p>
        <w:p w:rsidR="001C7B21" w:rsidRDefault="001C7B21" w:rsidP="001C7B21">
          <w:pPr>
            <w:pStyle w:val="TOC2"/>
            <w:tabs>
              <w:tab w:val="right" w:leader="dot" w:pos="9350"/>
            </w:tabs>
            <w:bidi/>
            <w:rPr>
              <w:ins w:id="9" w:author="Ron Gal" w:date="2017-03-05T23:26:00Z"/>
              <w:rFonts w:asciiTheme="minorHAnsi" w:eastAsiaTheme="minorEastAsia" w:hAnsiTheme="minorHAnsi" w:cstheme="minorBidi"/>
              <w:noProof/>
              <w:color w:val="auto"/>
            </w:rPr>
            <w:pPrChange w:id="10" w:author="Ron Gal" w:date="2017-03-05T23:26:00Z">
              <w:pPr>
                <w:pStyle w:val="TOC2"/>
                <w:tabs>
                  <w:tab w:val="right" w:leader="dot" w:pos="9350"/>
                </w:tabs>
              </w:pPr>
            </w:pPrChange>
          </w:pPr>
          <w:ins w:id="11"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"_Toc476519703"</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מוסכמות</w:t>
            </w:r>
            <w:r w:rsidRPr="00BA3A74">
              <w:rPr>
                <w:rStyle w:val="Hyperlink"/>
                <w:noProof/>
                <w:rtl/>
              </w:rPr>
              <w:t xml:space="preserve"> </w:t>
            </w:r>
            <w:r w:rsidRPr="00BA3A74">
              <w:rPr>
                <w:rStyle w:val="Hyperlink"/>
                <w:rFonts w:hint="eastAsia"/>
                <w:noProof/>
                <w:rtl/>
              </w:rPr>
              <w:t>רישום</w:t>
            </w:r>
            <w:r>
              <w:rPr>
                <w:noProof/>
                <w:webHidden/>
              </w:rPr>
              <w:tab/>
            </w:r>
            <w:r>
              <w:rPr>
                <w:noProof/>
                <w:webHidden/>
              </w:rPr>
              <w:fldChar w:fldCharType="begin"/>
            </w:r>
            <w:r>
              <w:rPr>
                <w:noProof/>
                <w:webHidden/>
              </w:rPr>
              <w:instrText xml:space="preserve"> PAGEREF _Toc476519703 \h </w:instrText>
            </w:r>
            <w:r>
              <w:rPr>
                <w:noProof/>
                <w:webHidden/>
              </w:rPr>
            </w:r>
          </w:ins>
          <w:r>
            <w:rPr>
              <w:noProof/>
              <w:webHidden/>
            </w:rPr>
            <w:fldChar w:fldCharType="separate"/>
          </w:r>
          <w:ins w:id="12" w:author="Ron Gal" w:date="2017-03-05T23:26:00Z">
            <w:r>
              <w:rPr>
                <w:noProof/>
                <w:webHidden/>
              </w:rPr>
              <w:t>4</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13" w:author="Ron Gal" w:date="2017-03-05T23:26:00Z"/>
              <w:rFonts w:asciiTheme="minorHAnsi" w:eastAsiaTheme="minorEastAsia" w:hAnsiTheme="minorHAnsi" w:cstheme="minorBidi"/>
              <w:noProof/>
              <w:color w:val="auto"/>
            </w:rPr>
            <w:pPrChange w:id="14" w:author="Ron Gal" w:date="2017-03-05T23:26:00Z">
              <w:pPr>
                <w:pStyle w:val="TOC1"/>
                <w:tabs>
                  <w:tab w:val="right" w:leader="dot" w:pos="9350"/>
                </w:tabs>
              </w:pPr>
            </w:pPrChange>
          </w:pPr>
          <w:ins w:id="15"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"_Toc476519704"</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שכבת</w:t>
            </w:r>
            <w:r w:rsidRPr="00BA3A74">
              <w:rPr>
                <w:rStyle w:val="Hyperlink"/>
                <w:noProof/>
                <w:rtl/>
              </w:rPr>
              <w:t xml:space="preserve"> </w:t>
            </w:r>
            <w:r w:rsidRPr="00BA3A74">
              <w:rPr>
                <w:rStyle w:val="Hyperlink"/>
                <w:rFonts w:hint="eastAsia"/>
                <w:noProof/>
                <w:rtl/>
              </w:rPr>
              <w:t>בסיסי</w:t>
            </w:r>
            <w:r w:rsidRPr="00BA3A74">
              <w:rPr>
                <w:rStyle w:val="Hyperlink"/>
                <w:noProof/>
                <w:rtl/>
              </w:rPr>
              <w:t xml:space="preserve"> </w:t>
            </w:r>
            <w:r w:rsidRPr="00BA3A74">
              <w:rPr>
                <w:rStyle w:val="Hyperlink"/>
                <w:rFonts w:hint="eastAsia"/>
                <w:noProof/>
                <w:rtl/>
              </w:rPr>
              <w:t>הנתונים</w:t>
            </w:r>
            <w:r>
              <w:rPr>
                <w:noProof/>
                <w:webHidden/>
              </w:rPr>
              <w:tab/>
            </w:r>
            <w:r>
              <w:rPr>
                <w:noProof/>
                <w:webHidden/>
              </w:rPr>
              <w:fldChar w:fldCharType="begin"/>
            </w:r>
            <w:r>
              <w:rPr>
                <w:noProof/>
                <w:webHidden/>
              </w:rPr>
              <w:instrText xml:space="preserve"> PAGEREF _Toc476519704 \h </w:instrText>
            </w:r>
            <w:r>
              <w:rPr>
                <w:noProof/>
                <w:webHidden/>
              </w:rPr>
            </w:r>
          </w:ins>
          <w:r>
            <w:rPr>
              <w:noProof/>
              <w:webHidden/>
            </w:rPr>
            <w:fldChar w:fldCharType="separate"/>
          </w:r>
          <w:ins w:id="16" w:author="Ron Gal" w:date="2017-03-05T23:26:00Z">
            <w:r>
              <w:rPr>
                <w:noProof/>
                <w:webHidden/>
              </w:rPr>
              <w:t>4</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17" w:author="Ron Gal" w:date="2017-03-05T23:26:00Z"/>
              <w:rFonts w:asciiTheme="minorHAnsi" w:eastAsiaTheme="minorEastAsia" w:hAnsiTheme="minorHAnsi" w:cstheme="minorBidi"/>
              <w:noProof/>
              <w:color w:val="auto"/>
            </w:rPr>
            <w:pPrChange w:id="18" w:author="Ron Gal" w:date="2017-03-05T23:26:00Z">
              <w:pPr>
                <w:pStyle w:val="TOC1"/>
                <w:tabs>
                  <w:tab w:val="right" w:leader="dot" w:pos="9350"/>
                </w:tabs>
              </w:pPr>
            </w:pPrChange>
          </w:pPr>
          <w:ins w:id="19"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"_Toc476519705"</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טבלאות</w:t>
            </w:r>
            <w:r w:rsidRPr="00BA3A74">
              <w:rPr>
                <w:rStyle w:val="Hyperlink"/>
                <w:noProof/>
                <w:rtl/>
              </w:rPr>
              <w:t xml:space="preserve"> </w:t>
            </w:r>
            <w:r w:rsidRPr="00BA3A74">
              <w:rPr>
                <w:rStyle w:val="Hyperlink"/>
                <w:rFonts w:hint="eastAsia"/>
                <w:noProof/>
                <w:rtl/>
              </w:rPr>
              <w:t>המערכת</w:t>
            </w:r>
            <w:r>
              <w:rPr>
                <w:noProof/>
                <w:webHidden/>
              </w:rPr>
              <w:tab/>
            </w:r>
            <w:r>
              <w:rPr>
                <w:noProof/>
                <w:webHidden/>
              </w:rPr>
              <w:fldChar w:fldCharType="begin"/>
            </w:r>
            <w:r>
              <w:rPr>
                <w:noProof/>
                <w:webHidden/>
              </w:rPr>
              <w:instrText xml:space="preserve"> PAGEREF _Toc476519705 \h </w:instrText>
            </w:r>
            <w:r>
              <w:rPr>
                <w:noProof/>
                <w:webHidden/>
              </w:rPr>
            </w:r>
          </w:ins>
          <w:r>
            <w:rPr>
              <w:noProof/>
              <w:webHidden/>
            </w:rPr>
            <w:fldChar w:fldCharType="separate"/>
          </w:r>
          <w:ins w:id="20" w:author="Ron Gal" w:date="2017-03-05T23:26:00Z">
            <w:r>
              <w:rPr>
                <w:noProof/>
                <w:webHidden/>
              </w:rPr>
              <w:t>6</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21" w:author="Ron Gal" w:date="2017-03-05T23:26:00Z"/>
              <w:rFonts w:asciiTheme="minorHAnsi" w:eastAsiaTheme="minorEastAsia" w:hAnsiTheme="minorHAnsi" w:cstheme="minorBidi"/>
              <w:noProof/>
              <w:color w:val="auto"/>
            </w:rPr>
            <w:pPrChange w:id="22" w:author="Ron Gal" w:date="2017-03-05T23:26:00Z">
              <w:pPr>
                <w:pStyle w:val="TOC2"/>
                <w:tabs>
                  <w:tab w:val="right" w:leader="dot" w:pos="9350"/>
                </w:tabs>
              </w:pPr>
            </w:pPrChange>
          </w:pPr>
          <w:ins w:id="23"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"_Toc476519706"</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טבלאות</w:t>
            </w:r>
            <w:r w:rsidRPr="00BA3A74">
              <w:rPr>
                <w:rStyle w:val="Hyperlink"/>
                <w:noProof/>
                <w:rtl/>
              </w:rPr>
              <w:t xml:space="preserve"> </w:t>
            </w:r>
            <w:r w:rsidRPr="00BA3A74">
              <w:rPr>
                <w:rStyle w:val="Hyperlink"/>
                <w:rFonts w:hint="eastAsia"/>
                <w:noProof/>
                <w:rtl/>
              </w:rPr>
              <w:t>משתמשים</w:t>
            </w:r>
            <w:r>
              <w:rPr>
                <w:noProof/>
                <w:webHidden/>
              </w:rPr>
              <w:tab/>
            </w:r>
            <w:r>
              <w:rPr>
                <w:noProof/>
                <w:webHidden/>
              </w:rPr>
              <w:fldChar w:fldCharType="begin"/>
            </w:r>
            <w:r>
              <w:rPr>
                <w:noProof/>
                <w:webHidden/>
              </w:rPr>
              <w:instrText xml:space="preserve"> PAGEREF _Toc476519706 \h </w:instrText>
            </w:r>
            <w:r>
              <w:rPr>
                <w:noProof/>
                <w:webHidden/>
              </w:rPr>
            </w:r>
          </w:ins>
          <w:r>
            <w:rPr>
              <w:noProof/>
              <w:webHidden/>
            </w:rPr>
            <w:fldChar w:fldCharType="separate"/>
          </w:r>
          <w:ins w:id="24" w:author="Ron Gal" w:date="2017-03-05T23:26:00Z">
            <w:r>
              <w:rPr>
                <w:noProof/>
                <w:webHidden/>
              </w:rPr>
              <w:t>6</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25" w:author="Ron Gal" w:date="2017-03-05T23:26:00Z"/>
              <w:rFonts w:asciiTheme="minorHAnsi" w:eastAsiaTheme="minorEastAsia" w:hAnsiTheme="minorHAnsi" w:cstheme="minorBidi"/>
              <w:noProof/>
              <w:color w:val="auto"/>
            </w:rPr>
            <w:pPrChange w:id="26" w:author="Ron Gal" w:date="2017-03-05T23:26:00Z">
              <w:pPr>
                <w:pStyle w:val="TOC2"/>
                <w:tabs>
                  <w:tab w:val="right" w:leader="dot" w:pos="9350"/>
                </w:tabs>
              </w:pPr>
            </w:pPrChange>
          </w:pPr>
          <w:ins w:id="27"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"_Toc476519707"</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טבלאות</w:t>
            </w:r>
            <w:r w:rsidRPr="00BA3A74">
              <w:rPr>
                <w:rStyle w:val="Hyperlink"/>
                <w:noProof/>
                <w:rtl/>
              </w:rPr>
              <w:t xml:space="preserve"> </w:t>
            </w:r>
            <w:r w:rsidRPr="00BA3A74">
              <w:rPr>
                <w:rStyle w:val="Hyperlink"/>
                <w:rFonts w:hint="eastAsia"/>
                <w:noProof/>
                <w:rtl/>
              </w:rPr>
              <w:t>פיענוח</w:t>
            </w:r>
            <w:r>
              <w:rPr>
                <w:noProof/>
                <w:webHidden/>
              </w:rPr>
              <w:tab/>
            </w:r>
            <w:r>
              <w:rPr>
                <w:noProof/>
                <w:webHidden/>
              </w:rPr>
              <w:fldChar w:fldCharType="begin"/>
            </w:r>
            <w:r>
              <w:rPr>
                <w:noProof/>
                <w:webHidden/>
              </w:rPr>
              <w:instrText xml:space="preserve"> PAGEREF _Toc476519707 \h </w:instrText>
            </w:r>
            <w:r>
              <w:rPr>
                <w:noProof/>
                <w:webHidden/>
              </w:rPr>
            </w:r>
          </w:ins>
          <w:r>
            <w:rPr>
              <w:noProof/>
              <w:webHidden/>
            </w:rPr>
            <w:fldChar w:fldCharType="separate"/>
          </w:r>
          <w:ins w:id="28" w:author="Ron Gal" w:date="2017-03-05T23:26:00Z">
            <w:r>
              <w:rPr>
                <w:noProof/>
                <w:webHidden/>
              </w:rPr>
              <w:t>8</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29" w:author="Ron Gal" w:date="2017-03-05T23:26:00Z"/>
              <w:rFonts w:asciiTheme="minorHAnsi" w:eastAsiaTheme="minorEastAsia" w:hAnsiTheme="minorHAnsi" w:cstheme="minorBidi"/>
              <w:noProof/>
              <w:color w:val="auto"/>
            </w:rPr>
            <w:pPrChange w:id="30" w:author="Ron Gal" w:date="2017-03-05T23:26:00Z">
              <w:pPr>
                <w:pStyle w:val="TOC2"/>
                <w:tabs>
                  <w:tab w:val="right" w:leader="dot" w:pos="9350"/>
                </w:tabs>
              </w:pPr>
            </w:pPrChange>
          </w:pPr>
          <w:ins w:id="31"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"_Toc476519708"</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טבלאות</w:t>
            </w:r>
            <w:r w:rsidRPr="00BA3A74">
              <w:rPr>
                <w:rStyle w:val="Hyperlink"/>
                <w:noProof/>
                <w:rtl/>
              </w:rPr>
              <w:t xml:space="preserve"> </w:t>
            </w:r>
            <w:r w:rsidRPr="00BA3A74">
              <w:rPr>
                <w:rStyle w:val="Hyperlink"/>
                <w:rFonts w:hint="eastAsia"/>
                <w:noProof/>
                <w:rtl/>
              </w:rPr>
              <w:t>קשרי</w:t>
            </w:r>
            <w:r w:rsidRPr="00BA3A74">
              <w:rPr>
                <w:rStyle w:val="Hyperlink"/>
                <w:noProof/>
                <w:rtl/>
              </w:rPr>
              <w:t xml:space="preserve"> </w:t>
            </w:r>
            <w:r w:rsidRPr="00BA3A74">
              <w:rPr>
                <w:rStyle w:val="Hyperlink"/>
                <w:rFonts w:hint="eastAsia"/>
                <w:noProof/>
                <w:rtl/>
              </w:rPr>
              <w:t>רבים</w:t>
            </w:r>
            <w:r w:rsidRPr="00BA3A74">
              <w:rPr>
                <w:rStyle w:val="Hyperlink"/>
                <w:noProof/>
                <w:rtl/>
              </w:rPr>
              <w:t xml:space="preserve"> </w:t>
            </w:r>
            <w:r w:rsidRPr="00BA3A74">
              <w:rPr>
                <w:rStyle w:val="Hyperlink"/>
                <w:rFonts w:hint="eastAsia"/>
                <w:noProof/>
                <w:rtl/>
              </w:rPr>
              <w:t>לרבים</w:t>
            </w:r>
            <w:r>
              <w:rPr>
                <w:noProof/>
                <w:webHidden/>
              </w:rPr>
              <w:tab/>
            </w:r>
            <w:r>
              <w:rPr>
                <w:noProof/>
                <w:webHidden/>
              </w:rPr>
              <w:fldChar w:fldCharType="begin"/>
            </w:r>
            <w:r>
              <w:rPr>
                <w:noProof/>
                <w:webHidden/>
              </w:rPr>
              <w:instrText xml:space="preserve"> PAGEREF _Toc476519708 \h </w:instrText>
            </w:r>
            <w:r>
              <w:rPr>
                <w:noProof/>
                <w:webHidden/>
              </w:rPr>
            </w:r>
          </w:ins>
          <w:r>
            <w:rPr>
              <w:noProof/>
              <w:webHidden/>
            </w:rPr>
            <w:fldChar w:fldCharType="separate"/>
          </w:r>
          <w:ins w:id="32" w:author="Ron Gal" w:date="2017-03-05T23:26:00Z">
            <w:r>
              <w:rPr>
                <w:noProof/>
                <w:webHidden/>
              </w:rPr>
              <w:t>8</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33" w:author="Ron Gal" w:date="2017-03-05T23:26:00Z"/>
              <w:rFonts w:asciiTheme="minorHAnsi" w:eastAsiaTheme="minorEastAsia" w:hAnsiTheme="minorHAnsi" w:cstheme="minorBidi"/>
              <w:noProof/>
              <w:color w:val="auto"/>
            </w:rPr>
            <w:pPrChange w:id="34" w:author="Ron Gal" w:date="2017-03-05T23:26:00Z">
              <w:pPr>
                <w:pStyle w:val="TOC2"/>
                <w:tabs>
                  <w:tab w:val="right" w:leader="dot" w:pos="9350"/>
                </w:tabs>
              </w:pPr>
            </w:pPrChange>
          </w:pPr>
          <w:ins w:id="35"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"_Toc476519709"</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טבלאות</w:t>
            </w:r>
            <w:r w:rsidRPr="00BA3A74">
              <w:rPr>
                <w:rStyle w:val="Hyperlink"/>
                <w:noProof/>
                <w:rtl/>
              </w:rPr>
              <w:t xml:space="preserve"> </w:t>
            </w:r>
            <w:r w:rsidRPr="00BA3A74">
              <w:rPr>
                <w:rStyle w:val="Hyperlink"/>
                <w:rFonts w:hint="eastAsia"/>
                <w:noProof/>
                <w:rtl/>
              </w:rPr>
              <w:t>עיסקיות</w:t>
            </w:r>
            <w:r>
              <w:rPr>
                <w:noProof/>
                <w:webHidden/>
              </w:rPr>
              <w:tab/>
            </w:r>
            <w:r>
              <w:rPr>
                <w:noProof/>
                <w:webHidden/>
              </w:rPr>
              <w:fldChar w:fldCharType="begin"/>
            </w:r>
            <w:r>
              <w:rPr>
                <w:noProof/>
                <w:webHidden/>
              </w:rPr>
              <w:instrText xml:space="preserve"> PAGEREF _Toc476519709 \h </w:instrText>
            </w:r>
            <w:r>
              <w:rPr>
                <w:noProof/>
                <w:webHidden/>
              </w:rPr>
            </w:r>
          </w:ins>
          <w:r>
            <w:rPr>
              <w:noProof/>
              <w:webHidden/>
            </w:rPr>
            <w:fldChar w:fldCharType="separate"/>
          </w:r>
          <w:ins w:id="36" w:author="Ron Gal" w:date="2017-03-05T23:26:00Z">
            <w:r>
              <w:rPr>
                <w:noProof/>
                <w:webHidden/>
              </w:rPr>
              <w:t>10</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37" w:author="Ron Gal" w:date="2017-03-05T23:26:00Z"/>
              <w:rFonts w:asciiTheme="minorHAnsi" w:eastAsiaTheme="minorEastAsia" w:hAnsiTheme="minorHAnsi" w:cstheme="minorBidi"/>
              <w:noProof/>
              <w:color w:val="auto"/>
            </w:rPr>
            <w:pPrChange w:id="38" w:author="Ron Gal" w:date="2017-03-05T23:26:00Z">
              <w:pPr>
                <w:pStyle w:val="TOC1"/>
                <w:tabs>
                  <w:tab w:val="right" w:leader="dot" w:pos="9350"/>
                </w:tabs>
              </w:pPr>
            </w:pPrChange>
          </w:pPr>
          <w:ins w:id="39"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"_Toc476519710"</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שכבת</w:t>
            </w:r>
            <w:r w:rsidRPr="00BA3A74">
              <w:rPr>
                <w:rStyle w:val="Hyperlink"/>
                <w:noProof/>
                <w:rtl/>
              </w:rPr>
              <w:t xml:space="preserve"> </w:t>
            </w:r>
            <w:r w:rsidRPr="00BA3A74">
              <w:rPr>
                <w:rStyle w:val="Hyperlink"/>
                <w:rFonts w:hint="eastAsia"/>
                <w:noProof/>
                <w:rtl/>
              </w:rPr>
              <w:t>הלוגיקה</w:t>
            </w:r>
            <w:r>
              <w:rPr>
                <w:noProof/>
                <w:webHidden/>
              </w:rPr>
              <w:tab/>
            </w:r>
            <w:r>
              <w:rPr>
                <w:noProof/>
                <w:webHidden/>
              </w:rPr>
              <w:fldChar w:fldCharType="begin"/>
            </w:r>
            <w:r>
              <w:rPr>
                <w:noProof/>
                <w:webHidden/>
              </w:rPr>
              <w:instrText xml:space="preserve"> PAGEREF _Toc476519710 \h </w:instrText>
            </w:r>
            <w:r>
              <w:rPr>
                <w:noProof/>
                <w:webHidden/>
              </w:rPr>
            </w:r>
          </w:ins>
          <w:r>
            <w:rPr>
              <w:noProof/>
              <w:webHidden/>
            </w:rPr>
            <w:fldChar w:fldCharType="separate"/>
          </w:r>
          <w:ins w:id="40" w:author="Ron Gal" w:date="2017-03-05T23:26:00Z">
            <w:r>
              <w:rPr>
                <w:noProof/>
                <w:webHidden/>
              </w:rPr>
              <w:t>12</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41" w:author="Ron Gal" w:date="2017-03-05T23:26:00Z"/>
              <w:rFonts w:asciiTheme="minorHAnsi" w:eastAsiaTheme="minorEastAsia" w:hAnsiTheme="minorHAnsi" w:cstheme="minorBidi"/>
              <w:noProof/>
              <w:color w:val="auto"/>
            </w:rPr>
            <w:pPrChange w:id="42" w:author="Ron Gal" w:date="2017-03-05T23:26:00Z">
              <w:pPr>
                <w:pStyle w:val="TOC1"/>
                <w:tabs>
                  <w:tab w:val="right" w:leader="dot" w:pos="9350"/>
                </w:tabs>
              </w:pPr>
            </w:pPrChange>
          </w:pPr>
          <w:ins w:id="43"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"_Toc476519711"</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שכבת</w:t>
            </w:r>
            <w:r w:rsidRPr="00BA3A74">
              <w:rPr>
                <w:rStyle w:val="Hyperlink"/>
                <w:noProof/>
                <w:rtl/>
              </w:rPr>
              <w:t xml:space="preserve"> </w:t>
            </w:r>
            <w:r w:rsidRPr="00BA3A74">
              <w:rPr>
                <w:rStyle w:val="Hyperlink"/>
                <w:rFonts w:hint="eastAsia"/>
                <w:noProof/>
                <w:rtl/>
              </w:rPr>
              <w:t>השירותים</w:t>
            </w:r>
            <w:r>
              <w:rPr>
                <w:noProof/>
                <w:webHidden/>
              </w:rPr>
              <w:tab/>
            </w:r>
            <w:r>
              <w:rPr>
                <w:noProof/>
                <w:webHidden/>
              </w:rPr>
              <w:fldChar w:fldCharType="begin"/>
            </w:r>
            <w:r>
              <w:rPr>
                <w:noProof/>
                <w:webHidden/>
              </w:rPr>
              <w:instrText xml:space="preserve"> PAGEREF _Toc476519711 \h </w:instrText>
            </w:r>
            <w:r>
              <w:rPr>
                <w:noProof/>
                <w:webHidden/>
              </w:rPr>
            </w:r>
          </w:ins>
          <w:r>
            <w:rPr>
              <w:noProof/>
              <w:webHidden/>
            </w:rPr>
            <w:fldChar w:fldCharType="separate"/>
          </w:r>
          <w:ins w:id="44" w:author="Ron Gal" w:date="2017-03-05T23:26:00Z">
            <w:r>
              <w:rPr>
                <w:noProof/>
                <w:webHidden/>
              </w:rPr>
              <w:t>13</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45" w:author="Ron Gal" w:date="2017-03-05T23:26:00Z"/>
              <w:rFonts w:asciiTheme="minorHAnsi" w:eastAsiaTheme="minorEastAsia" w:hAnsiTheme="minorHAnsi" w:cstheme="minorBidi"/>
              <w:noProof/>
              <w:color w:val="auto"/>
            </w:rPr>
            <w:pPrChange w:id="46" w:author="Ron Gal" w:date="2017-03-05T23:26:00Z">
              <w:pPr>
                <w:pStyle w:val="TOC1"/>
                <w:tabs>
                  <w:tab w:val="right" w:leader="dot" w:pos="9350"/>
                </w:tabs>
              </w:pPr>
            </w:pPrChange>
          </w:pPr>
          <w:ins w:id="47"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"_Toc476519712"</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שכבת</w:t>
            </w:r>
            <w:r w:rsidRPr="00BA3A74">
              <w:rPr>
                <w:rStyle w:val="Hyperlink"/>
                <w:noProof/>
                <w:rtl/>
              </w:rPr>
              <w:t xml:space="preserve"> </w:t>
            </w:r>
            <w:r w:rsidRPr="00BA3A74">
              <w:rPr>
                <w:rStyle w:val="Hyperlink"/>
                <w:rFonts w:hint="eastAsia"/>
                <w:noProof/>
                <w:rtl/>
              </w:rPr>
              <w:t>התצוגה</w:t>
            </w:r>
            <w:r>
              <w:rPr>
                <w:noProof/>
                <w:webHidden/>
              </w:rPr>
              <w:tab/>
            </w:r>
            <w:r>
              <w:rPr>
                <w:noProof/>
                <w:webHidden/>
              </w:rPr>
              <w:fldChar w:fldCharType="begin"/>
            </w:r>
            <w:r>
              <w:rPr>
                <w:noProof/>
                <w:webHidden/>
              </w:rPr>
              <w:instrText xml:space="preserve"> PAGEREF _Toc476519712 \h </w:instrText>
            </w:r>
            <w:r>
              <w:rPr>
                <w:noProof/>
                <w:webHidden/>
              </w:rPr>
            </w:r>
          </w:ins>
          <w:r>
            <w:rPr>
              <w:noProof/>
              <w:webHidden/>
            </w:rPr>
            <w:fldChar w:fldCharType="separate"/>
          </w:r>
          <w:ins w:id="48" w:author="Ron Gal" w:date="2017-03-05T23:26:00Z">
            <w:r>
              <w:rPr>
                <w:noProof/>
                <w:webHidden/>
              </w:rPr>
              <w:t>14</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49" w:author="Ron Gal" w:date="2017-03-05T23:26:00Z"/>
              <w:rFonts w:asciiTheme="minorHAnsi" w:eastAsiaTheme="minorEastAsia" w:hAnsiTheme="minorHAnsi" w:cstheme="minorBidi"/>
              <w:noProof/>
              <w:color w:val="auto"/>
            </w:rPr>
            <w:pPrChange w:id="50" w:author="Ron Gal" w:date="2017-03-05T23:26:00Z">
              <w:pPr>
                <w:pStyle w:val="TOC1"/>
                <w:tabs>
                  <w:tab w:val="right" w:leader="dot" w:pos="9350"/>
                </w:tabs>
              </w:pPr>
            </w:pPrChange>
          </w:pPr>
          <w:ins w:id="51"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"_Toc476519713"</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פרויקט</w:t>
            </w:r>
            <w:r w:rsidRPr="00BA3A74">
              <w:rPr>
                <w:rStyle w:val="Hyperlink"/>
                <w:noProof/>
                <w:rtl/>
              </w:rPr>
              <w:t xml:space="preserve"> </w:t>
            </w:r>
            <w:r w:rsidRPr="00BA3A74">
              <w:rPr>
                <w:rStyle w:val="Hyperlink"/>
                <w:rFonts w:hint="eastAsia"/>
                <w:noProof/>
                <w:rtl/>
              </w:rPr>
              <w:t>הישויות</w:t>
            </w:r>
            <w:r w:rsidRPr="00BA3A74">
              <w:rPr>
                <w:rStyle w:val="Hyperlink"/>
                <w:noProof/>
                <w:rtl/>
              </w:rPr>
              <w:t xml:space="preserve"> (</w:t>
            </w:r>
            <w:r w:rsidRPr="00BA3A74">
              <w:rPr>
                <w:rStyle w:val="Hyperlink"/>
                <w:noProof/>
              </w:rPr>
              <w:t>Domain</w:t>
            </w:r>
            <w:r w:rsidRPr="00BA3A74">
              <w:rPr>
                <w:rStyle w:val="Hyperlink"/>
                <w:noProof/>
                <w:rtl/>
              </w:rPr>
              <w:t>)</w:t>
            </w:r>
            <w:r>
              <w:rPr>
                <w:noProof/>
                <w:webHidden/>
              </w:rPr>
              <w:tab/>
            </w:r>
            <w:r>
              <w:rPr>
                <w:noProof/>
                <w:webHidden/>
              </w:rPr>
              <w:fldChar w:fldCharType="begin"/>
            </w:r>
            <w:r>
              <w:rPr>
                <w:noProof/>
                <w:webHidden/>
              </w:rPr>
              <w:instrText xml:space="preserve"> PAGEREF _Toc476519713 \h </w:instrText>
            </w:r>
            <w:r>
              <w:rPr>
                <w:noProof/>
                <w:webHidden/>
              </w:rPr>
            </w:r>
          </w:ins>
          <w:r>
            <w:rPr>
              <w:noProof/>
              <w:webHidden/>
            </w:rPr>
            <w:fldChar w:fldCharType="separate"/>
          </w:r>
          <w:ins w:id="52" w:author="Ron Gal" w:date="2017-03-05T23:26:00Z">
            <w:r>
              <w:rPr>
                <w:noProof/>
                <w:webHidden/>
              </w:rPr>
              <w:t>15</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53" w:author="Ron Gal" w:date="2017-03-05T23:26:00Z"/>
              <w:rFonts w:asciiTheme="minorHAnsi" w:eastAsiaTheme="minorEastAsia" w:hAnsiTheme="minorHAnsi" w:cstheme="minorBidi"/>
              <w:noProof/>
              <w:color w:val="auto"/>
            </w:rPr>
            <w:pPrChange w:id="54" w:author="Ron Gal" w:date="2017-03-05T23:26:00Z">
              <w:pPr>
                <w:pStyle w:val="TOC1"/>
                <w:tabs>
                  <w:tab w:val="right" w:leader="dot" w:pos="9350"/>
                </w:tabs>
              </w:pPr>
            </w:pPrChange>
          </w:pPr>
          <w:ins w:id="55"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"_Toc476519714"</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פרויקט</w:t>
            </w:r>
            <w:r w:rsidRPr="00BA3A74">
              <w:rPr>
                <w:rStyle w:val="Hyperlink"/>
                <w:noProof/>
                <w:rtl/>
              </w:rPr>
              <w:t xml:space="preserve"> </w:t>
            </w:r>
            <w:r w:rsidRPr="00BA3A74">
              <w:rPr>
                <w:rStyle w:val="Hyperlink"/>
                <w:rFonts w:hint="eastAsia"/>
                <w:noProof/>
                <w:rtl/>
              </w:rPr>
              <w:t>מיפויי</w:t>
            </w:r>
            <w:r w:rsidRPr="00BA3A74">
              <w:rPr>
                <w:rStyle w:val="Hyperlink"/>
                <w:noProof/>
                <w:rtl/>
              </w:rPr>
              <w:t xml:space="preserve"> </w:t>
            </w:r>
            <w:r w:rsidRPr="00BA3A74">
              <w:rPr>
                <w:rStyle w:val="Hyperlink"/>
                <w:rFonts w:hint="eastAsia"/>
                <w:noProof/>
                <w:rtl/>
              </w:rPr>
              <w:t>הישויות</w:t>
            </w:r>
            <w:r w:rsidRPr="00BA3A74">
              <w:rPr>
                <w:rStyle w:val="Hyperlink"/>
                <w:noProof/>
                <w:rtl/>
              </w:rPr>
              <w:t xml:space="preserve"> (</w:t>
            </w:r>
            <w:r w:rsidRPr="00BA3A74">
              <w:rPr>
                <w:rStyle w:val="Hyperlink"/>
                <w:noProof/>
              </w:rPr>
              <w:t>Maps</w:t>
            </w:r>
            <w:r w:rsidRPr="00BA3A74">
              <w:rPr>
                <w:rStyle w:val="Hyperlink"/>
                <w:noProof/>
                <w:rtl/>
              </w:rPr>
              <w:t>)</w:t>
            </w:r>
            <w:r>
              <w:rPr>
                <w:noProof/>
                <w:webHidden/>
              </w:rPr>
              <w:tab/>
            </w:r>
            <w:r>
              <w:rPr>
                <w:noProof/>
                <w:webHidden/>
              </w:rPr>
              <w:fldChar w:fldCharType="begin"/>
            </w:r>
            <w:r>
              <w:rPr>
                <w:noProof/>
                <w:webHidden/>
              </w:rPr>
              <w:instrText xml:space="preserve"> PAGEREF _Toc476519714 \h </w:instrText>
            </w:r>
            <w:r>
              <w:rPr>
                <w:noProof/>
                <w:webHidden/>
              </w:rPr>
            </w:r>
          </w:ins>
          <w:r>
            <w:rPr>
              <w:noProof/>
              <w:webHidden/>
            </w:rPr>
            <w:fldChar w:fldCharType="separate"/>
          </w:r>
          <w:ins w:id="56" w:author="Ron Gal" w:date="2017-03-05T23:26:00Z">
            <w:r>
              <w:rPr>
                <w:noProof/>
                <w:webHidden/>
              </w:rPr>
              <w:t>18</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57" w:author="Ron Gal" w:date="2017-03-05T23:26:00Z"/>
              <w:rFonts w:asciiTheme="minorHAnsi" w:eastAsiaTheme="minorEastAsia" w:hAnsiTheme="minorHAnsi" w:cstheme="minorBidi"/>
              <w:noProof/>
              <w:color w:val="auto"/>
            </w:rPr>
            <w:pPrChange w:id="58" w:author="Ron Gal" w:date="2017-03-05T23:26:00Z">
              <w:pPr>
                <w:pStyle w:val="TOC1"/>
                <w:tabs>
                  <w:tab w:val="right" w:leader="dot" w:pos="9350"/>
                </w:tabs>
              </w:pPr>
            </w:pPrChange>
          </w:pPr>
          <w:ins w:id="59"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"_Toc476519715"</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פרויקט</w:t>
            </w:r>
            <w:r w:rsidRPr="00BA3A74">
              <w:rPr>
                <w:rStyle w:val="Hyperlink"/>
                <w:noProof/>
                <w:rtl/>
              </w:rPr>
              <w:t xml:space="preserve"> </w:t>
            </w:r>
            <w:r w:rsidRPr="00BA3A74">
              <w:rPr>
                <w:rStyle w:val="Hyperlink"/>
                <w:rFonts w:hint="eastAsia"/>
                <w:noProof/>
                <w:rtl/>
              </w:rPr>
              <w:t>הגישה</w:t>
            </w:r>
            <w:r w:rsidRPr="00BA3A74">
              <w:rPr>
                <w:rStyle w:val="Hyperlink"/>
                <w:noProof/>
                <w:rtl/>
              </w:rPr>
              <w:t xml:space="preserve"> </w:t>
            </w:r>
            <w:r w:rsidRPr="00BA3A74">
              <w:rPr>
                <w:rStyle w:val="Hyperlink"/>
                <w:rFonts w:hint="eastAsia"/>
                <w:noProof/>
                <w:rtl/>
              </w:rPr>
              <w:t>ל</w:t>
            </w:r>
            <w:r w:rsidRPr="00BA3A74">
              <w:rPr>
                <w:rStyle w:val="Hyperlink"/>
                <w:noProof/>
              </w:rPr>
              <w:t>DB</w:t>
            </w:r>
            <w:r w:rsidRPr="00BA3A74">
              <w:rPr>
                <w:rStyle w:val="Hyperlink"/>
                <w:noProof/>
                <w:rtl/>
              </w:rPr>
              <w:t xml:space="preserve"> (</w:t>
            </w:r>
            <w:r w:rsidRPr="00BA3A74">
              <w:rPr>
                <w:rStyle w:val="Hyperlink"/>
                <w:noProof/>
              </w:rPr>
              <w:t>DAL</w:t>
            </w:r>
            <w:r w:rsidRPr="00BA3A74">
              <w:rPr>
                <w:rStyle w:val="Hyperlink"/>
                <w:noProof/>
                <w:rtl/>
              </w:rPr>
              <w:t>)</w:t>
            </w:r>
            <w:r>
              <w:rPr>
                <w:noProof/>
                <w:webHidden/>
              </w:rPr>
              <w:tab/>
            </w:r>
            <w:r>
              <w:rPr>
                <w:noProof/>
                <w:webHidden/>
              </w:rPr>
              <w:fldChar w:fldCharType="begin"/>
            </w:r>
            <w:r>
              <w:rPr>
                <w:noProof/>
                <w:webHidden/>
              </w:rPr>
              <w:instrText xml:space="preserve"> PAGEREF _Toc476519715 \h </w:instrText>
            </w:r>
            <w:r>
              <w:rPr>
                <w:noProof/>
                <w:webHidden/>
              </w:rPr>
            </w:r>
          </w:ins>
          <w:r>
            <w:rPr>
              <w:noProof/>
              <w:webHidden/>
            </w:rPr>
            <w:fldChar w:fldCharType="separate"/>
          </w:r>
          <w:ins w:id="60" w:author="Ron Gal" w:date="2017-03-05T23:26:00Z">
            <w:r>
              <w:rPr>
                <w:noProof/>
                <w:webHidden/>
              </w:rPr>
              <w:t>20</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61" w:author="Ron Gal" w:date="2017-03-05T23:26:00Z"/>
              <w:rFonts w:asciiTheme="minorHAnsi" w:eastAsiaTheme="minorEastAsia" w:hAnsiTheme="minorHAnsi" w:cstheme="minorBidi"/>
              <w:noProof/>
              <w:color w:val="auto"/>
            </w:rPr>
            <w:pPrChange w:id="62" w:author="Ron Gal" w:date="2017-03-05T23:26:00Z">
              <w:pPr>
                <w:pStyle w:val="TOC2"/>
                <w:tabs>
                  <w:tab w:val="right" w:leader="dot" w:pos="9350"/>
                </w:tabs>
              </w:pPr>
            </w:pPrChange>
          </w:pPr>
          <w:ins w:id="63"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"_Toc476519716"</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noProof/>
              </w:rPr>
              <w:t>DAO (Data Access Objects)</w:t>
            </w:r>
            <w:r>
              <w:rPr>
                <w:noProof/>
                <w:webHidden/>
              </w:rPr>
              <w:tab/>
            </w:r>
            <w:r>
              <w:rPr>
                <w:noProof/>
                <w:webHidden/>
              </w:rPr>
              <w:fldChar w:fldCharType="begin"/>
            </w:r>
            <w:r>
              <w:rPr>
                <w:noProof/>
                <w:webHidden/>
              </w:rPr>
              <w:instrText xml:space="preserve"> PAGEREF _Toc476519716 \h </w:instrText>
            </w:r>
            <w:r>
              <w:rPr>
                <w:noProof/>
                <w:webHidden/>
              </w:rPr>
            </w:r>
          </w:ins>
          <w:r>
            <w:rPr>
              <w:noProof/>
              <w:webHidden/>
            </w:rPr>
            <w:fldChar w:fldCharType="separate"/>
          </w:r>
          <w:ins w:id="64" w:author="Ron Gal" w:date="2017-03-05T23:26:00Z">
            <w:r>
              <w:rPr>
                <w:noProof/>
                <w:webHidden/>
              </w:rPr>
              <w:t>20</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65" w:author="Ron Gal" w:date="2017-03-05T23:26:00Z"/>
              <w:rFonts w:asciiTheme="minorHAnsi" w:eastAsiaTheme="minorEastAsia" w:hAnsiTheme="minorHAnsi" w:cstheme="minorBidi"/>
              <w:noProof/>
              <w:color w:val="auto"/>
            </w:rPr>
            <w:pPrChange w:id="66" w:author="Ron Gal" w:date="2017-03-05T23:26:00Z">
              <w:pPr>
                <w:pStyle w:val="TOC1"/>
                <w:tabs>
                  <w:tab w:val="right" w:leader="dot" w:pos="9350"/>
                </w:tabs>
              </w:pPr>
            </w:pPrChange>
          </w:pPr>
          <w:ins w:id="67"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"_Toc476519717"</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פרוייקט</w:t>
            </w:r>
            <w:r w:rsidRPr="00BA3A74">
              <w:rPr>
                <w:rStyle w:val="Hyperlink"/>
                <w:noProof/>
                <w:rtl/>
              </w:rPr>
              <w:t xml:space="preserve"> </w:t>
            </w:r>
            <w:r w:rsidRPr="00BA3A74">
              <w:rPr>
                <w:rStyle w:val="Hyperlink"/>
                <w:rFonts w:hint="eastAsia"/>
                <w:noProof/>
                <w:rtl/>
              </w:rPr>
              <w:t>האובייקטים</w:t>
            </w:r>
            <w:r w:rsidRPr="00BA3A74">
              <w:rPr>
                <w:rStyle w:val="Hyperlink"/>
                <w:noProof/>
                <w:rtl/>
              </w:rPr>
              <w:t xml:space="preserve"> </w:t>
            </w:r>
            <w:r w:rsidRPr="00BA3A74">
              <w:rPr>
                <w:rStyle w:val="Hyperlink"/>
                <w:rFonts w:hint="eastAsia"/>
                <w:noProof/>
                <w:rtl/>
              </w:rPr>
              <w:t>ללקוח</w:t>
            </w:r>
            <w:r w:rsidRPr="00BA3A74">
              <w:rPr>
                <w:rStyle w:val="Hyperlink"/>
                <w:noProof/>
                <w:rtl/>
              </w:rPr>
              <w:t xml:space="preserve"> (</w:t>
            </w:r>
            <w:r w:rsidRPr="00BA3A74">
              <w:rPr>
                <w:rStyle w:val="Hyperlink"/>
                <w:noProof/>
              </w:rPr>
              <w:t>DTO</w:t>
            </w:r>
            <w:r w:rsidRPr="00BA3A74">
              <w:rPr>
                <w:rStyle w:val="Hyperlink"/>
                <w:noProof/>
                <w:rtl/>
              </w:rPr>
              <w:t>)</w:t>
            </w:r>
            <w:r>
              <w:rPr>
                <w:noProof/>
                <w:webHidden/>
              </w:rPr>
              <w:tab/>
            </w:r>
            <w:r>
              <w:rPr>
                <w:noProof/>
                <w:webHidden/>
              </w:rPr>
              <w:fldChar w:fldCharType="begin"/>
            </w:r>
            <w:r>
              <w:rPr>
                <w:noProof/>
                <w:webHidden/>
              </w:rPr>
              <w:instrText xml:space="preserve"> PAGEREF _Toc476519717 \h </w:instrText>
            </w:r>
            <w:r>
              <w:rPr>
                <w:noProof/>
                <w:webHidden/>
              </w:rPr>
            </w:r>
          </w:ins>
          <w:r>
            <w:rPr>
              <w:noProof/>
              <w:webHidden/>
            </w:rPr>
            <w:fldChar w:fldCharType="separate"/>
          </w:r>
          <w:ins w:id="68" w:author="Ron Gal" w:date="2017-03-05T23:26:00Z">
            <w:r>
              <w:rPr>
                <w:noProof/>
                <w:webHidden/>
              </w:rPr>
              <w:t>24</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69" w:author="Ron Gal" w:date="2017-03-05T23:26:00Z"/>
              <w:rFonts w:asciiTheme="minorHAnsi" w:eastAsiaTheme="minorEastAsia" w:hAnsiTheme="minorHAnsi" w:cstheme="minorBidi"/>
              <w:noProof/>
              <w:color w:val="auto"/>
            </w:rPr>
            <w:pPrChange w:id="70" w:author="Ron Gal" w:date="2017-03-05T23:26:00Z">
              <w:pPr>
                <w:pStyle w:val="TOC2"/>
                <w:tabs>
                  <w:tab w:val="right" w:leader="dot" w:pos="9350"/>
                </w:tabs>
              </w:pPr>
            </w:pPrChange>
          </w:pPr>
          <w:ins w:id="71"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"_Toc476519718"</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מחלקות</w:t>
            </w:r>
            <w:r w:rsidRPr="00BA3A74">
              <w:rPr>
                <w:rStyle w:val="Hyperlink"/>
                <w:noProof/>
                <w:rtl/>
              </w:rPr>
              <w:t xml:space="preserve"> </w:t>
            </w:r>
            <w:r w:rsidRPr="00BA3A74">
              <w:rPr>
                <w:rStyle w:val="Hyperlink"/>
                <w:noProof/>
              </w:rPr>
              <w:t>DTOs</w:t>
            </w:r>
            <w:r>
              <w:rPr>
                <w:noProof/>
                <w:webHidden/>
              </w:rPr>
              <w:tab/>
            </w:r>
            <w:r>
              <w:rPr>
                <w:noProof/>
                <w:webHidden/>
              </w:rPr>
              <w:fldChar w:fldCharType="begin"/>
            </w:r>
            <w:r>
              <w:rPr>
                <w:noProof/>
                <w:webHidden/>
              </w:rPr>
              <w:instrText xml:space="preserve"> PAGEREF _Toc476519718 \h </w:instrText>
            </w:r>
            <w:r>
              <w:rPr>
                <w:noProof/>
                <w:webHidden/>
              </w:rPr>
            </w:r>
          </w:ins>
          <w:r>
            <w:rPr>
              <w:noProof/>
              <w:webHidden/>
            </w:rPr>
            <w:fldChar w:fldCharType="separate"/>
          </w:r>
          <w:ins w:id="72" w:author="Ron Gal" w:date="2017-03-05T23:26:00Z">
            <w:r>
              <w:rPr>
                <w:noProof/>
                <w:webHidden/>
              </w:rPr>
              <w:t>24</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73" w:author="Ron Gal" w:date="2017-03-05T23:26:00Z"/>
              <w:rFonts w:asciiTheme="minorHAnsi" w:eastAsiaTheme="minorEastAsia" w:hAnsiTheme="minorHAnsi" w:cstheme="minorBidi"/>
              <w:noProof/>
              <w:color w:val="auto"/>
            </w:rPr>
            <w:pPrChange w:id="74" w:author="Ron Gal" w:date="2017-03-05T23:26:00Z">
              <w:pPr>
                <w:pStyle w:val="TOC2"/>
                <w:tabs>
                  <w:tab w:val="right" w:leader="dot" w:pos="9350"/>
                </w:tabs>
              </w:pPr>
            </w:pPrChange>
          </w:pPr>
          <w:ins w:id="75"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"_Toc476519719"</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b/>
                <w:noProof/>
                <w:rtl/>
              </w:rPr>
              <w:t>מחלקת</w:t>
            </w:r>
            <w:r w:rsidRPr="00BA3A74">
              <w:rPr>
                <w:rStyle w:val="Hyperlink"/>
                <w:b/>
                <w:noProof/>
                <w:rtl/>
              </w:rPr>
              <w:t xml:space="preserve"> </w:t>
            </w:r>
            <w:r w:rsidRPr="00BA3A74">
              <w:rPr>
                <w:rStyle w:val="Hyperlink"/>
                <w:b/>
                <w:noProof/>
              </w:rPr>
              <w:t>Consts</w:t>
            </w:r>
            <w:r>
              <w:rPr>
                <w:noProof/>
                <w:webHidden/>
              </w:rPr>
              <w:tab/>
            </w:r>
            <w:r>
              <w:rPr>
                <w:noProof/>
                <w:webHidden/>
              </w:rPr>
              <w:fldChar w:fldCharType="begin"/>
            </w:r>
            <w:r>
              <w:rPr>
                <w:noProof/>
                <w:webHidden/>
              </w:rPr>
              <w:instrText xml:space="preserve"> PAGEREF _Toc476519719 \h </w:instrText>
            </w:r>
            <w:r>
              <w:rPr>
                <w:noProof/>
                <w:webHidden/>
              </w:rPr>
            </w:r>
          </w:ins>
          <w:r>
            <w:rPr>
              <w:noProof/>
              <w:webHidden/>
            </w:rPr>
            <w:fldChar w:fldCharType="separate"/>
          </w:r>
          <w:ins w:id="76" w:author="Ron Gal" w:date="2017-03-05T23:26:00Z">
            <w:r>
              <w:rPr>
                <w:noProof/>
                <w:webHidden/>
              </w:rPr>
              <w:t>30</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77" w:author="Ron Gal" w:date="2017-03-05T23:26:00Z"/>
              <w:rFonts w:asciiTheme="minorHAnsi" w:eastAsiaTheme="minorEastAsia" w:hAnsiTheme="minorHAnsi" w:cstheme="minorBidi"/>
              <w:noProof/>
              <w:color w:val="auto"/>
            </w:rPr>
            <w:pPrChange w:id="78" w:author="Ron Gal" w:date="2017-03-05T23:26:00Z">
              <w:pPr>
                <w:pStyle w:val="TOC2"/>
                <w:tabs>
                  <w:tab w:val="right" w:leader="dot" w:pos="9350"/>
                </w:tabs>
              </w:pPr>
            </w:pPrChange>
          </w:pPr>
          <w:ins w:id="79"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"_Toc476519720"</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ולידטורים</w:t>
            </w:r>
            <w:r w:rsidRPr="00BA3A74">
              <w:rPr>
                <w:rStyle w:val="Hyperlink"/>
                <w:noProof/>
                <w:rtl/>
              </w:rPr>
              <w:t xml:space="preserve"> (</w:t>
            </w:r>
            <w:r w:rsidRPr="00BA3A74">
              <w:rPr>
                <w:rStyle w:val="Hyperlink"/>
                <w:noProof/>
              </w:rPr>
              <w:t>Validators</w:t>
            </w:r>
            <w:r w:rsidRPr="00BA3A74">
              <w:rPr>
                <w:rStyle w:val="Hyperlink"/>
                <w:noProof/>
                <w:rtl/>
              </w:rPr>
              <w:t>)</w:t>
            </w:r>
            <w:r>
              <w:rPr>
                <w:noProof/>
                <w:webHidden/>
              </w:rPr>
              <w:tab/>
            </w:r>
            <w:r>
              <w:rPr>
                <w:noProof/>
                <w:webHidden/>
              </w:rPr>
              <w:fldChar w:fldCharType="begin"/>
            </w:r>
            <w:r>
              <w:rPr>
                <w:noProof/>
                <w:webHidden/>
              </w:rPr>
              <w:instrText xml:space="preserve"> PAGEREF _Toc476519720 \h </w:instrText>
            </w:r>
            <w:r>
              <w:rPr>
                <w:noProof/>
                <w:webHidden/>
              </w:rPr>
            </w:r>
          </w:ins>
          <w:r>
            <w:rPr>
              <w:noProof/>
              <w:webHidden/>
            </w:rPr>
            <w:fldChar w:fldCharType="separate"/>
          </w:r>
          <w:ins w:id="80" w:author="Ron Gal" w:date="2017-03-05T23:26:00Z">
            <w:r>
              <w:rPr>
                <w:noProof/>
                <w:webHidden/>
              </w:rPr>
              <w:t>31</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81" w:author="Ron Gal" w:date="2017-03-05T23:26:00Z"/>
              <w:rFonts w:asciiTheme="minorHAnsi" w:eastAsiaTheme="minorEastAsia" w:hAnsiTheme="minorHAnsi" w:cstheme="minorBidi"/>
              <w:noProof/>
              <w:color w:val="auto"/>
            </w:rPr>
            <w:pPrChange w:id="82" w:author="Ron Gal" w:date="2017-03-05T23:26:00Z">
              <w:pPr>
                <w:pStyle w:val="TOC1"/>
                <w:tabs>
                  <w:tab w:val="right" w:leader="dot" w:pos="9350"/>
                </w:tabs>
              </w:pPr>
            </w:pPrChange>
          </w:pPr>
          <w:ins w:id="83"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"_Toc476519721"</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פרוייקט</w:t>
            </w:r>
            <w:r w:rsidRPr="00BA3A74">
              <w:rPr>
                <w:rStyle w:val="Hyperlink"/>
                <w:noProof/>
                <w:rtl/>
              </w:rPr>
              <w:t xml:space="preserve"> </w:t>
            </w:r>
            <w:r w:rsidRPr="00BA3A74">
              <w:rPr>
                <w:rStyle w:val="Hyperlink"/>
                <w:rFonts w:hint="eastAsia"/>
                <w:noProof/>
                <w:rtl/>
              </w:rPr>
              <w:t>האתר</w:t>
            </w:r>
            <w:r w:rsidRPr="00BA3A74">
              <w:rPr>
                <w:rStyle w:val="Hyperlink"/>
                <w:noProof/>
                <w:rtl/>
              </w:rPr>
              <w:t xml:space="preserve"> (</w:t>
            </w:r>
            <w:r w:rsidRPr="00BA3A74">
              <w:rPr>
                <w:rStyle w:val="Hyperlink"/>
                <w:noProof/>
              </w:rPr>
              <w:t>EZVet</w:t>
            </w:r>
            <w:r w:rsidRPr="00BA3A74">
              <w:rPr>
                <w:rStyle w:val="Hyperlink"/>
                <w:noProof/>
                <w:rtl/>
              </w:rPr>
              <w:t>)</w:t>
            </w:r>
            <w:r>
              <w:rPr>
                <w:noProof/>
                <w:webHidden/>
              </w:rPr>
              <w:tab/>
            </w:r>
            <w:r>
              <w:rPr>
                <w:noProof/>
                <w:webHidden/>
              </w:rPr>
              <w:fldChar w:fldCharType="begin"/>
            </w:r>
            <w:r>
              <w:rPr>
                <w:noProof/>
                <w:webHidden/>
              </w:rPr>
              <w:instrText xml:space="preserve"> PAGEREF _Toc476519721 \h </w:instrText>
            </w:r>
            <w:r>
              <w:rPr>
                <w:noProof/>
                <w:webHidden/>
              </w:rPr>
            </w:r>
          </w:ins>
          <w:r>
            <w:rPr>
              <w:noProof/>
              <w:webHidden/>
            </w:rPr>
            <w:fldChar w:fldCharType="separate"/>
          </w:r>
          <w:ins w:id="84" w:author="Ron Gal" w:date="2017-03-05T23:26:00Z">
            <w:r>
              <w:rPr>
                <w:noProof/>
                <w:webHidden/>
              </w:rPr>
              <w:t>32</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85" w:author="Ron Gal" w:date="2017-03-05T23:26:00Z"/>
              <w:rFonts w:asciiTheme="minorHAnsi" w:eastAsiaTheme="minorEastAsia" w:hAnsiTheme="minorHAnsi" w:cstheme="minorBidi"/>
              <w:noProof/>
              <w:color w:val="auto"/>
            </w:rPr>
            <w:pPrChange w:id="86" w:author="Ron Gal" w:date="2017-03-05T23:26:00Z">
              <w:pPr>
                <w:pStyle w:val="TOC2"/>
                <w:tabs>
                  <w:tab w:val="right" w:leader="dot" w:pos="9350"/>
                </w:tabs>
              </w:pPr>
            </w:pPrChange>
          </w:pPr>
          <w:ins w:id="87"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"_Toc476519722"</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נינג</w:t>
            </w:r>
            <w:r w:rsidRPr="00BA3A74">
              <w:rPr>
                <w:rStyle w:val="Hyperlink"/>
                <w:noProof/>
                <w:rtl/>
              </w:rPr>
              <w:t>'</w:t>
            </w:r>
            <w:r w:rsidRPr="00BA3A74">
              <w:rPr>
                <w:rStyle w:val="Hyperlink"/>
                <w:rFonts w:hint="eastAsia"/>
                <w:noProof/>
                <w:rtl/>
              </w:rPr>
              <w:t>קט</w:t>
            </w:r>
            <w:r w:rsidRPr="00BA3A74">
              <w:rPr>
                <w:rStyle w:val="Hyperlink"/>
                <w:noProof/>
                <w:rtl/>
              </w:rPr>
              <w:t xml:space="preserve"> (</w:t>
            </w:r>
            <w:r w:rsidRPr="00BA3A74">
              <w:rPr>
                <w:rStyle w:val="Hyperlink"/>
                <w:noProof/>
              </w:rPr>
              <w:t>Ninject IoC Container</w:t>
            </w:r>
            <w:r w:rsidRPr="00BA3A74">
              <w:rPr>
                <w:rStyle w:val="Hyperlink"/>
                <w:noProof/>
                <w:rtl/>
              </w:rPr>
              <w:t>)</w:t>
            </w:r>
            <w:r>
              <w:rPr>
                <w:noProof/>
                <w:webHidden/>
              </w:rPr>
              <w:tab/>
            </w:r>
            <w:r>
              <w:rPr>
                <w:noProof/>
                <w:webHidden/>
              </w:rPr>
              <w:fldChar w:fldCharType="begin"/>
            </w:r>
            <w:r>
              <w:rPr>
                <w:noProof/>
                <w:webHidden/>
              </w:rPr>
              <w:instrText xml:space="preserve"> PAGEREF _Toc476519722 \h </w:instrText>
            </w:r>
            <w:r>
              <w:rPr>
                <w:noProof/>
                <w:webHidden/>
              </w:rPr>
            </w:r>
          </w:ins>
          <w:r>
            <w:rPr>
              <w:noProof/>
              <w:webHidden/>
            </w:rPr>
            <w:fldChar w:fldCharType="separate"/>
          </w:r>
          <w:ins w:id="88" w:author="Ron Gal" w:date="2017-03-05T23:26:00Z">
            <w:r>
              <w:rPr>
                <w:noProof/>
                <w:webHidden/>
              </w:rPr>
              <w:t>32</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89" w:author="Ron Gal" w:date="2017-03-05T23:26:00Z"/>
              <w:rFonts w:asciiTheme="minorHAnsi" w:eastAsiaTheme="minorEastAsia" w:hAnsiTheme="minorHAnsi" w:cstheme="minorBidi"/>
              <w:noProof/>
              <w:color w:val="auto"/>
            </w:rPr>
            <w:pPrChange w:id="90" w:author="Ron Gal" w:date="2017-03-05T23:26:00Z">
              <w:pPr>
                <w:pStyle w:val="TOC2"/>
                <w:tabs>
                  <w:tab w:val="right" w:leader="dot" w:pos="9350"/>
                </w:tabs>
              </w:pPr>
            </w:pPrChange>
          </w:pPr>
          <w:ins w:id="91"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"_Toc476519723"</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קונטרולרים</w:t>
            </w:r>
            <w:r w:rsidRPr="00BA3A74">
              <w:rPr>
                <w:rStyle w:val="Hyperlink"/>
                <w:noProof/>
                <w:rtl/>
              </w:rPr>
              <w:t xml:space="preserve"> (</w:t>
            </w:r>
            <w:r w:rsidRPr="00BA3A74">
              <w:rPr>
                <w:rStyle w:val="Hyperlink"/>
                <w:noProof/>
              </w:rPr>
              <w:t>Controllers</w:t>
            </w:r>
            <w:r w:rsidRPr="00BA3A74">
              <w:rPr>
                <w:rStyle w:val="Hyperlink"/>
                <w:noProof/>
                <w:rtl/>
              </w:rPr>
              <w:t>)</w:t>
            </w:r>
            <w:r>
              <w:rPr>
                <w:noProof/>
                <w:webHidden/>
              </w:rPr>
              <w:tab/>
            </w:r>
            <w:r>
              <w:rPr>
                <w:noProof/>
                <w:webHidden/>
              </w:rPr>
              <w:fldChar w:fldCharType="begin"/>
            </w:r>
            <w:r>
              <w:rPr>
                <w:noProof/>
                <w:webHidden/>
              </w:rPr>
              <w:instrText xml:space="preserve"> PAGEREF _Toc476519723 \h </w:instrText>
            </w:r>
            <w:r>
              <w:rPr>
                <w:noProof/>
                <w:webHidden/>
              </w:rPr>
            </w:r>
          </w:ins>
          <w:r>
            <w:rPr>
              <w:noProof/>
              <w:webHidden/>
            </w:rPr>
            <w:fldChar w:fldCharType="separate"/>
          </w:r>
          <w:ins w:id="92" w:author="Ron Gal" w:date="2017-03-05T23:26:00Z">
            <w:r>
              <w:rPr>
                <w:noProof/>
                <w:webHidden/>
              </w:rPr>
              <w:t>33</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93" w:author="Ron Gal" w:date="2017-03-05T23:26:00Z"/>
              <w:rFonts w:asciiTheme="minorHAnsi" w:eastAsiaTheme="minorEastAsia" w:hAnsiTheme="minorHAnsi" w:cstheme="minorBidi"/>
              <w:noProof/>
              <w:color w:val="auto"/>
            </w:rPr>
            <w:pPrChange w:id="94" w:author="Ron Gal" w:date="2017-03-05T23:26:00Z">
              <w:pPr>
                <w:pStyle w:val="TOC2"/>
                <w:tabs>
                  <w:tab w:val="right" w:leader="dot" w:pos="9350"/>
                </w:tabs>
              </w:pPr>
            </w:pPrChange>
          </w:pPr>
          <w:ins w:id="95"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"_Toc476519724"</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פילטרים</w:t>
            </w:r>
            <w:r w:rsidRPr="00BA3A74">
              <w:rPr>
                <w:rStyle w:val="Hyperlink"/>
                <w:noProof/>
                <w:rtl/>
              </w:rPr>
              <w:t xml:space="preserve"> (</w:t>
            </w:r>
            <w:r w:rsidRPr="00BA3A74">
              <w:rPr>
                <w:rStyle w:val="Hyperlink"/>
                <w:noProof/>
              </w:rPr>
              <w:t>Filters</w:t>
            </w:r>
            <w:r w:rsidRPr="00BA3A74">
              <w:rPr>
                <w:rStyle w:val="Hyperlink"/>
                <w:noProof/>
                <w:rtl/>
              </w:rPr>
              <w:t>)</w:t>
            </w:r>
            <w:r>
              <w:rPr>
                <w:noProof/>
                <w:webHidden/>
              </w:rPr>
              <w:tab/>
            </w:r>
            <w:r>
              <w:rPr>
                <w:noProof/>
                <w:webHidden/>
              </w:rPr>
              <w:fldChar w:fldCharType="begin"/>
            </w:r>
            <w:r>
              <w:rPr>
                <w:noProof/>
                <w:webHidden/>
              </w:rPr>
              <w:instrText xml:space="preserve"> PAGEREF _Toc476519724 \h </w:instrText>
            </w:r>
            <w:r>
              <w:rPr>
                <w:noProof/>
                <w:webHidden/>
              </w:rPr>
            </w:r>
          </w:ins>
          <w:r>
            <w:rPr>
              <w:noProof/>
              <w:webHidden/>
            </w:rPr>
            <w:fldChar w:fldCharType="separate"/>
          </w:r>
          <w:ins w:id="96" w:author="Ron Gal" w:date="2017-03-05T23:26:00Z">
            <w:r>
              <w:rPr>
                <w:noProof/>
                <w:webHidden/>
              </w:rPr>
              <w:t>37</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97" w:author="Ron Gal" w:date="2017-03-05T23:26:00Z"/>
              <w:rFonts w:asciiTheme="minorHAnsi" w:eastAsiaTheme="minorEastAsia" w:hAnsiTheme="minorHAnsi" w:cstheme="minorBidi"/>
              <w:noProof/>
              <w:color w:val="auto"/>
            </w:rPr>
            <w:pPrChange w:id="98" w:author="Ron Gal" w:date="2017-03-05T23:26:00Z">
              <w:pPr>
                <w:pStyle w:val="TOC2"/>
                <w:tabs>
                  <w:tab w:val="right" w:leader="dot" w:pos="9350"/>
                </w:tabs>
              </w:pPr>
            </w:pPrChange>
          </w:pPr>
          <w:ins w:id="99"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"_Toc476519725"</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מחלקות</w:t>
            </w:r>
            <w:r w:rsidRPr="00BA3A74">
              <w:rPr>
                <w:rStyle w:val="Hyperlink"/>
                <w:noProof/>
                <w:rtl/>
              </w:rPr>
              <w:t xml:space="preserve"> </w:t>
            </w:r>
            <w:r w:rsidRPr="00BA3A74">
              <w:rPr>
                <w:rStyle w:val="Hyperlink"/>
                <w:rFonts w:hint="eastAsia"/>
                <w:noProof/>
                <w:rtl/>
              </w:rPr>
              <w:t>תשתית</w:t>
            </w:r>
            <w:r w:rsidRPr="00BA3A74">
              <w:rPr>
                <w:rStyle w:val="Hyperlink"/>
                <w:noProof/>
                <w:rtl/>
              </w:rPr>
              <w:t xml:space="preserve"> (</w:t>
            </w:r>
            <w:r w:rsidRPr="00BA3A74">
              <w:rPr>
                <w:rStyle w:val="Hyperlink"/>
                <w:noProof/>
              </w:rPr>
              <w:t>Common</w:t>
            </w:r>
            <w:r w:rsidRPr="00BA3A74">
              <w:rPr>
                <w:rStyle w:val="Hyperlink"/>
                <w:noProof/>
                <w:rtl/>
              </w:rPr>
              <w:t>)</w:t>
            </w:r>
            <w:r>
              <w:rPr>
                <w:noProof/>
                <w:webHidden/>
              </w:rPr>
              <w:tab/>
            </w:r>
            <w:r>
              <w:rPr>
                <w:noProof/>
                <w:webHidden/>
              </w:rPr>
              <w:fldChar w:fldCharType="begin"/>
            </w:r>
            <w:r>
              <w:rPr>
                <w:noProof/>
                <w:webHidden/>
              </w:rPr>
              <w:instrText xml:space="preserve"> PAGEREF _Toc476519725 \h </w:instrText>
            </w:r>
            <w:r>
              <w:rPr>
                <w:noProof/>
                <w:webHidden/>
              </w:rPr>
            </w:r>
          </w:ins>
          <w:r>
            <w:rPr>
              <w:noProof/>
              <w:webHidden/>
            </w:rPr>
            <w:fldChar w:fldCharType="separate"/>
          </w:r>
          <w:ins w:id="100" w:author="Ron Gal" w:date="2017-03-05T23:26:00Z">
            <w:r>
              <w:rPr>
                <w:noProof/>
                <w:webHidden/>
              </w:rPr>
              <w:t>37</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101" w:author="Ron Gal" w:date="2017-03-05T23:26:00Z"/>
              <w:rFonts w:asciiTheme="minorHAnsi" w:eastAsiaTheme="minorEastAsia" w:hAnsiTheme="minorHAnsi" w:cstheme="minorBidi"/>
              <w:noProof/>
              <w:color w:val="auto"/>
            </w:rPr>
            <w:pPrChange w:id="102" w:author="Ron Gal" w:date="2017-03-05T23:26:00Z">
              <w:pPr>
                <w:pStyle w:val="TOC2"/>
                <w:tabs>
                  <w:tab w:val="right" w:leader="dot" w:pos="9350"/>
                </w:tabs>
              </w:pPr>
            </w:pPrChange>
          </w:pPr>
          <w:ins w:id="103"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"_Toc476519726"</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מסכים</w:t>
            </w:r>
            <w:r>
              <w:rPr>
                <w:noProof/>
                <w:webHidden/>
              </w:rPr>
              <w:tab/>
            </w:r>
            <w:r>
              <w:rPr>
                <w:noProof/>
                <w:webHidden/>
              </w:rPr>
              <w:fldChar w:fldCharType="begin"/>
            </w:r>
            <w:r>
              <w:rPr>
                <w:noProof/>
                <w:webHidden/>
              </w:rPr>
              <w:instrText xml:space="preserve"> PAGEREF _Toc476519726 \h </w:instrText>
            </w:r>
            <w:r>
              <w:rPr>
                <w:noProof/>
                <w:webHidden/>
              </w:rPr>
            </w:r>
          </w:ins>
          <w:r>
            <w:rPr>
              <w:noProof/>
              <w:webHidden/>
            </w:rPr>
            <w:fldChar w:fldCharType="separate"/>
          </w:r>
          <w:ins w:id="104" w:author="Ron Gal" w:date="2017-03-05T23:26:00Z">
            <w:r>
              <w:rPr>
                <w:noProof/>
                <w:webHidden/>
              </w:rPr>
              <w:t>39</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105" w:author="Ron Gal" w:date="2017-03-05T23:26:00Z"/>
              <w:rFonts w:asciiTheme="minorHAnsi" w:eastAsiaTheme="minorEastAsia" w:hAnsiTheme="minorHAnsi" w:cstheme="minorBidi"/>
              <w:noProof/>
              <w:color w:val="auto"/>
            </w:rPr>
            <w:pPrChange w:id="106" w:author="Ron Gal" w:date="2017-03-05T23:26:00Z">
              <w:pPr>
                <w:pStyle w:val="TOC2"/>
                <w:tabs>
                  <w:tab w:val="right" w:leader="dot" w:pos="9350"/>
                </w:tabs>
              </w:pPr>
            </w:pPrChange>
          </w:pPr>
          <w:ins w:id="107"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"_Toc476519727"</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קבצי</w:t>
            </w:r>
            <w:r w:rsidRPr="00BA3A74">
              <w:rPr>
                <w:rStyle w:val="Hyperlink"/>
                <w:noProof/>
                <w:rtl/>
              </w:rPr>
              <w:t xml:space="preserve"> </w:t>
            </w:r>
            <w:r w:rsidRPr="00BA3A74">
              <w:rPr>
                <w:rStyle w:val="Hyperlink"/>
                <w:rFonts w:hint="eastAsia"/>
                <w:noProof/>
                <w:rtl/>
              </w:rPr>
              <w:t>עיצוב</w:t>
            </w:r>
            <w:r>
              <w:rPr>
                <w:noProof/>
                <w:webHidden/>
              </w:rPr>
              <w:tab/>
            </w:r>
            <w:r>
              <w:rPr>
                <w:noProof/>
                <w:webHidden/>
              </w:rPr>
              <w:fldChar w:fldCharType="begin"/>
            </w:r>
            <w:r>
              <w:rPr>
                <w:noProof/>
                <w:webHidden/>
              </w:rPr>
              <w:instrText xml:space="preserve"> PAGEREF _Toc476519727 \h </w:instrText>
            </w:r>
            <w:r>
              <w:rPr>
                <w:noProof/>
                <w:webHidden/>
              </w:rPr>
            </w:r>
          </w:ins>
          <w:r>
            <w:rPr>
              <w:noProof/>
              <w:webHidden/>
            </w:rPr>
            <w:fldChar w:fldCharType="separate"/>
          </w:r>
          <w:ins w:id="108" w:author="Ron Gal" w:date="2017-03-05T23:26:00Z">
            <w:r>
              <w:rPr>
                <w:noProof/>
                <w:webHidden/>
              </w:rPr>
              <w:t>42</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109" w:author="Ron Gal" w:date="2017-03-05T23:26:00Z"/>
              <w:rFonts w:asciiTheme="minorHAnsi" w:eastAsiaTheme="minorEastAsia" w:hAnsiTheme="minorHAnsi" w:cstheme="minorBidi"/>
              <w:noProof/>
              <w:color w:val="auto"/>
            </w:rPr>
            <w:pPrChange w:id="110" w:author="Ron Gal" w:date="2017-03-05T23:26:00Z">
              <w:pPr>
                <w:pStyle w:val="TOC2"/>
                <w:tabs>
                  <w:tab w:val="right" w:leader="dot" w:pos="9350"/>
                </w:tabs>
              </w:pPr>
            </w:pPrChange>
          </w:pPr>
          <w:ins w:id="111"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"_Toc476519728"</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קבצי</w:t>
            </w:r>
            <w:r w:rsidRPr="00BA3A74">
              <w:rPr>
                <w:rStyle w:val="Hyperlink"/>
                <w:noProof/>
                <w:rtl/>
              </w:rPr>
              <w:t xml:space="preserve"> </w:t>
            </w:r>
            <w:r w:rsidRPr="00BA3A74">
              <w:rPr>
                <w:rStyle w:val="Hyperlink"/>
                <w:noProof/>
              </w:rPr>
              <w:t>javascript</w:t>
            </w:r>
            <w:r>
              <w:rPr>
                <w:noProof/>
                <w:webHidden/>
              </w:rPr>
              <w:tab/>
            </w:r>
            <w:r>
              <w:rPr>
                <w:noProof/>
                <w:webHidden/>
              </w:rPr>
              <w:fldChar w:fldCharType="begin"/>
            </w:r>
            <w:r>
              <w:rPr>
                <w:noProof/>
                <w:webHidden/>
              </w:rPr>
              <w:instrText xml:space="preserve"> PAGEREF _Toc476519728 \h </w:instrText>
            </w:r>
            <w:r>
              <w:rPr>
                <w:noProof/>
                <w:webHidden/>
              </w:rPr>
            </w:r>
          </w:ins>
          <w:r>
            <w:rPr>
              <w:noProof/>
              <w:webHidden/>
            </w:rPr>
            <w:fldChar w:fldCharType="separate"/>
          </w:r>
          <w:ins w:id="112" w:author="Ron Gal" w:date="2017-03-05T23:26:00Z">
            <w:r>
              <w:rPr>
                <w:noProof/>
                <w:webHidden/>
              </w:rPr>
              <w:t>42</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113" w:author="Ron Gal" w:date="2017-03-05T23:26:00Z"/>
              <w:rFonts w:asciiTheme="minorHAnsi" w:eastAsiaTheme="minorEastAsia" w:hAnsiTheme="minorHAnsi" w:cstheme="minorBidi"/>
              <w:noProof/>
              <w:color w:val="auto"/>
            </w:rPr>
            <w:pPrChange w:id="114" w:author="Ron Gal" w:date="2017-03-05T23:26:00Z">
              <w:pPr>
                <w:pStyle w:val="TOC1"/>
                <w:tabs>
                  <w:tab w:val="right" w:leader="dot" w:pos="9350"/>
                </w:tabs>
              </w:pPr>
            </w:pPrChange>
          </w:pPr>
          <w:ins w:id="115"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"_Toc476519729"</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דפוסי</w:t>
            </w:r>
            <w:r w:rsidRPr="00BA3A74">
              <w:rPr>
                <w:rStyle w:val="Hyperlink"/>
                <w:noProof/>
                <w:rtl/>
              </w:rPr>
              <w:t xml:space="preserve"> </w:t>
            </w:r>
            <w:r w:rsidRPr="00BA3A74">
              <w:rPr>
                <w:rStyle w:val="Hyperlink"/>
                <w:rFonts w:hint="eastAsia"/>
                <w:noProof/>
                <w:rtl/>
              </w:rPr>
              <w:t>עיצוב</w:t>
            </w:r>
            <w:r>
              <w:rPr>
                <w:noProof/>
                <w:webHidden/>
              </w:rPr>
              <w:tab/>
            </w:r>
            <w:r>
              <w:rPr>
                <w:noProof/>
                <w:webHidden/>
              </w:rPr>
              <w:fldChar w:fldCharType="begin"/>
            </w:r>
            <w:r>
              <w:rPr>
                <w:noProof/>
                <w:webHidden/>
              </w:rPr>
              <w:instrText xml:space="preserve"> PAGEREF _Toc476519729 \h </w:instrText>
            </w:r>
            <w:r>
              <w:rPr>
                <w:noProof/>
                <w:webHidden/>
              </w:rPr>
            </w:r>
          </w:ins>
          <w:r>
            <w:rPr>
              <w:noProof/>
              <w:webHidden/>
            </w:rPr>
            <w:fldChar w:fldCharType="separate"/>
          </w:r>
          <w:ins w:id="116" w:author="Ron Gal" w:date="2017-03-05T23:26:00Z">
            <w:r>
              <w:rPr>
                <w:noProof/>
                <w:webHidden/>
              </w:rPr>
              <w:t>45</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117" w:author="Ron Gal" w:date="2017-03-05T23:26:00Z"/>
              <w:rFonts w:asciiTheme="minorHAnsi" w:eastAsiaTheme="minorEastAsia" w:hAnsiTheme="minorHAnsi" w:cstheme="minorBidi"/>
              <w:noProof/>
              <w:color w:val="auto"/>
            </w:rPr>
            <w:pPrChange w:id="118" w:author="Ron Gal" w:date="2017-03-05T23:26:00Z">
              <w:pPr>
                <w:pStyle w:val="TOC1"/>
                <w:tabs>
                  <w:tab w:val="right" w:leader="dot" w:pos="9350"/>
                </w:tabs>
              </w:pPr>
            </w:pPrChange>
          </w:pPr>
          <w:ins w:id="119"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"_Toc476519730"</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שינויים</w:t>
            </w:r>
            <w:r w:rsidRPr="00BA3A74">
              <w:rPr>
                <w:rStyle w:val="Hyperlink"/>
                <w:noProof/>
                <w:rtl/>
              </w:rPr>
              <w:t xml:space="preserve"> </w:t>
            </w:r>
            <w:r w:rsidRPr="00BA3A74">
              <w:rPr>
                <w:rStyle w:val="Hyperlink"/>
                <w:rFonts w:hint="eastAsia"/>
                <w:noProof/>
                <w:rtl/>
              </w:rPr>
              <w:t>עתידיים</w:t>
            </w:r>
            <w:r>
              <w:rPr>
                <w:noProof/>
                <w:webHidden/>
              </w:rPr>
              <w:tab/>
            </w:r>
            <w:r>
              <w:rPr>
                <w:noProof/>
                <w:webHidden/>
              </w:rPr>
              <w:fldChar w:fldCharType="begin"/>
            </w:r>
            <w:r>
              <w:rPr>
                <w:noProof/>
                <w:webHidden/>
              </w:rPr>
              <w:instrText xml:space="preserve"> PAGEREF _Toc476519730 \h </w:instrText>
            </w:r>
            <w:r>
              <w:rPr>
                <w:noProof/>
                <w:webHidden/>
              </w:rPr>
            </w:r>
          </w:ins>
          <w:r>
            <w:rPr>
              <w:noProof/>
              <w:webHidden/>
            </w:rPr>
            <w:fldChar w:fldCharType="separate"/>
          </w:r>
          <w:ins w:id="120" w:author="Ron Gal" w:date="2017-03-05T23:26:00Z">
            <w:r>
              <w:rPr>
                <w:noProof/>
                <w:webHidden/>
              </w:rPr>
              <w:t>46</w:t>
            </w:r>
            <w:r>
              <w:rPr>
                <w:noProof/>
                <w:webHidden/>
              </w:rPr>
              <w:fldChar w:fldCharType="end"/>
            </w:r>
            <w:r w:rsidRPr="00BA3A74">
              <w:rPr>
                <w:rStyle w:val="Hyperlink"/>
                <w:noProof/>
              </w:rPr>
              <w:fldChar w:fldCharType="end"/>
            </w:r>
          </w:ins>
        </w:p>
        <w:p w:rsidR="001C7B21" w:rsidRDefault="001C7B21" w:rsidP="001C7B21">
          <w:pPr>
            <w:pStyle w:val="TOC1"/>
            <w:tabs>
              <w:tab w:val="right" w:leader="dot" w:pos="9350"/>
            </w:tabs>
            <w:bidi/>
            <w:rPr>
              <w:ins w:id="121" w:author="Ron Gal" w:date="2017-03-05T23:26:00Z"/>
              <w:rFonts w:asciiTheme="minorHAnsi" w:eastAsiaTheme="minorEastAsia" w:hAnsiTheme="minorHAnsi" w:cstheme="minorBidi"/>
              <w:noProof/>
              <w:color w:val="auto"/>
            </w:rPr>
            <w:pPrChange w:id="122" w:author="Ron Gal" w:date="2017-03-05T23:26:00Z">
              <w:pPr>
                <w:pStyle w:val="TOC1"/>
                <w:tabs>
                  <w:tab w:val="right" w:leader="dot" w:pos="9350"/>
                </w:tabs>
              </w:pPr>
            </w:pPrChange>
          </w:pPr>
          <w:ins w:id="123"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"_Toc476519731"</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דיאגרמות</w:t>
            </w:r>
            <w:r>
              <w:rPr>
                <w:noProof/>
                <w:webHidden/>
              </w:rPr>
              <w:tab/>
            </w:r>
            <w:r>
              <w:rPr>
                <w:noProof/>
                <w:webHidden/>
              </w:rPr>
              <w:fldChar w:fldCharType="begin"/>
            </w:r>
            <w:r>
              <w:rPr>
                <w:noProof/>
                <w:webHidden/>
              </w:rPr>
              <w:instrText xml:space="preserve"> PAGEREF _Toc476519731 \h </w:instrText>
            </w:r>
            <w:r>
              <w:rPr>
                <w:noProof/>
                <w:webHidden/>
              </w:rPr>
            </w:r>
          </w:ins>
          <w:r>
            <w:rPr>
              <w:noProof/>
              <w:webHidden/>
            </w:rPr>
            <w:fldChar w:fldCharType="separate"/>
          </w:r>
          <w:ins w:id="124" w:author="Ron Gal" w:date="2017-03-05T23:26:00Z">
            <w:r>
              <w:rPr>
                <w:noProof/>
                <w:webHidden/>
              </w:rPr>
              <w:t>47</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125" w:author="Ron Gal" w:date="2017-03-05T23:26:00Z"/>
              <w:rFonts w:asciiTheme="minorHAnsi" w:eastAsiaTheme="minorEastAsia" w:hAnsiTheme="minorHAnsi" w:cstheme="minorBidi"/>
              <w:noProof/>
              <w:color w:val="auto"/>
            </w:rPr>
            <w:pPrChange w:id="126" w:author="Ron Gal" w:date="2017-03-05T23:26:00Z">
              <w:pPr>
                <w:pStyle w:val="TOC2"/>
                <w:tabs>
                  <w:tab w:val="right" w:leader="dot" w:pos="9350"/>
                </w:tabs>
              </w:pPr>
            </w:pPrChange>
          </w:pPr>
          <w:ins w:id="127"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"_Toc476519732"</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מודל</w:t>
            </w:r>
            <w:r w:rsidRPr="00BA3A74">
              <w:rPr>
                <w:rStyle w:val="Hyperlink"/>
                <w:noProof/>
                <w:rtl/>
              </w:rPr>
              <w:t xml:space="preserve"> </w:t>
            </w:r>
            <w:r w:rsidRPr="00BA3A74">
              <w:rPr>
                <w:rStyle w:val="Hyperlink"/>
                <w:rFonts w:hint="eastAsia"/>
                <w:noProof/>
                <w:rtl/>
              </w:rPr>
              <w:t>ישויות</w:t>
            </w:r>
            <w:r w:rsidRPr="00BA3A74">
              <w:rPr>
                <w:rStyle w:val="Hyperlink"/>
                <w:noProof/>
                <w:rtl/>
              </w:rPr>
              <w:t xml:space="preserve"> </w:t>
            </w:r>
            <w:r w:rsidRPr="00BA3A74">
              <w:rPr>
                <w:rStyle w:val="Hyperlink"/>
                <w:rFonts w:hint="eastAsia"/>
                <w:noProof/>
                <w:rtl/>
              </w:rPr>
              <w:t>קשרים</w:t>
            </w:r>
            <w:r w:rsidRPr="00BA3A74">
              <w:rPr>
                <w:rStyle w:val="Hyperlink"/>
                <w:noProof/>
                <w:rtl/>
              </w:rPr>
              <w:t xml:space="preserve"> (</w:t>
            </w:r>
            <w:r w:rsidRPr="00BA3A74">
              <w:rPr>
                <w:rStyle w:val="Hyperlink"/>
                <w:noProof/>
              </w:rPr>
              <w:t>ERD</w:t>
            </w:r>
            <w:r w:rsidRPr="00BA3A74">
              <w:rPr>
                <w:rStyle w:val="Hyperlink"/>
                <w:noProof/>
                <w:rtl/>
              </w:rPr>
              <w:t>)</w:t>
            </w:r>
            <w:r>
              <w:rPr>
                <w:noProof/>
                <w:webHidden/>
              </w:rPr>
              <w:tab/>
            </w:r>
            <w:r>
              <w:rPr>
                <w:noProof/>
                <w:webHidden/>
              </w:rPr>
              <w:fldChar w:fldCharType="begin"/>
            </w:r>
            <w:r>
              <w:rPr>
                <w:noProof/>
                <w:webHidden/>
              </w:rPr>
              <w:instrText xml:space="preserve"> PAGEREF _Toc476519732 \h </w:instrText>
            </w:r>
            <w:r>
              <w:rPr>
                <w:noProof/>
                <w:webHidden/>
              </w:rPr>
            </w:r>
          </w:ins>
          <w:r>
            <w:rPr>
              <w:noProof/>
              <w:webHidden/>
            </w:rPr>
            <w:fldChar w:fldCharType="separate"/>
          </w:r>
          <w:ins w:id="128" w:author="Ron Gal" w:date="2017-03-05T23:26:00Z">
            <w:r>
              <w:rPr>
                <w:noProof/>
                <w:webHidden/>
              </w:rPr>
              <w:t>47</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129" w:author="Ron Gal" w:date="2017-03-05T23:26:00Z"/>
              <w:rFonts w:asciiTheme="minorHAnsi" w:eastAsiaTheme="minorEastAsia" w:hAnsiTheme="minorHAnsi" w:cstheme="minorBidi"/>
              <w:noProof/>
              <w:color w:val="auto"/>
            </w:rPr>
            <w:pPrChange w:id="130" w:author="Ron Gal" w:date="2017-03-05T23:26:00Z">
              <w:pPr>
                <w:pStyle w:val="TOC2"/>
                <w:tabs>
                  <w:tab w:val="right" w:leader="dot" w:pos="9350"/>
                </w:tabs>
              </w:pPr>
            </w:pPrChange>
          </w:pPr>
          <w:ins w:id="131"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"_Toc476519733"</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דיאגרמות</w:t>
            </w:r>
            <w:r w:rsidRPr="00BA3A74">
              <w:rPr>
                <w:rStyle w:val="Hyperlink"/>
                <w:noProof/>
                <w:rtl/>
              </w:rPr>
              <w:t xml:space="preserve"> </w:t>
            </w:r>
            <w:r w:rsidRPr="00BA3A74">
              <w:rPr>
                <w:rStyle w:val="Hyperlink"/>
                <w:rFonts w:hint="eastAsia"/>
                <w:noProof/>
                <w:rtl/>
              </w:rPr>
              <w:t>מחלקות</w:t>
            </w:r>
            <w:r w:rsidRPr="00BA3A74">
              <w:rPr>
                <w:rStyle w:val="Hyperlink"/>
                <w:noProof/>
                <w:rtl/>
              </w:rPr>
              <w:t xml:space="preserve"> (</w:t>
            </w:r>
            <w:r w:rsidRPr="00BA3A74">
              <w:rPr>
                <w:rStyle w:val="Hyperlink"/>
                <w:noProof/>
              </w:rPr>
              <w:t>Class Diagram</w:t>
            </w:r>
            <w:r w:rsidRPr="00BA3A74">
              <w:rPr>
                <w:rStyle w:val="Hyperlink"/>
                <w:noProof/>
                <w:rtl/>
              </w:rPr>
              <w:t>)</w:t>
            </w:r>
            <w:r>
              <w:rPr>
                <w:noProof/>
                <w:webHidden/>
              </w:rPr>
              <w:tab/>
            </w:r>
            <w:r>
              <w:rPr>
                <w:noProof/>
                <w:webHidden/>
              </w:rPr>
              <w:fldChar w:fldCharType="begin"/>
            </w:r>
            <w:r>
              <w:rPr>
                <w:noProof/>
                <w:webHidden/>
              </w:rPr>
              <w:instrText xml:space="preserve"> PAGEREF _Toc476519733 \h </w:instrText>
            </w:r>
            <w:r>
              <w:rPr>
                <w:noProof/>
                <w:webHidden/>
              </w:rPr>
            </w:r>
          </w:ins>
          <w:r>
            <w:rPr>
              <w:noProof/>
              <w:webHidden/>
            </w:rPr>
            <w:fldChar w:fldCharType="separate"/>
          </w:r>
          <w:ins w:id="132" w:author="Ron Gal" w:date="2017-03-05T23:26:00Z">
            <w:r>
              <w:rPr>
                <w:noProof/>
                <w:webHidden/>
              </w:rPr>
              <w:t>48</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133" w:author="Ron Gal" w:date="2017-03-05T23:26:00Z"/>
              <w:rFonts w:asciiTheme="minorHAnsi" w:eastAsiaTheme="minorEastAsia" w:hAnsiTheme="minorHAnsi" w:cstheme="minorBidi"/>
              <w:noProof/>
              <w:color w:val="auto"/>
            </w:rPr>
            <w:pPrChange w:id="134" w:author="Ron Gal" w:date="2017-03-05T23:26:00Z">
              <w:pPr>
                <w:pStyle w:val="TOC2"/>
                <w:tabs>
                  <w:tab w:val="right" w:leader="dot" w:pos="9350"/>
                </w:tabs>
              </w:pPr>
            </w:pPrChange>
          </w:pPr>
          <w:ins w:id="135" w:author="Ron Gal" w:date="2017-03-05T23:26:00Z">
            <w:r w:rsidRPr="00BA3A74">
              <w:rPr>
                <w:rStyle w:val="Hyperlink"/>
                <w:noProof/>
              </w:rPr>
              <w:lastRenderedPageBreak/>
              <w:fldChar w:fldCharType="begin"/>
            </w:r>
            <w:r w:rsidRPr="00BA3A74">
              <w:rPr>
                <w:rStyle w:val="Hyperlink"/>
                <w:noProof/>
              </w:rPr>
              <w:instrText xml:space="preserve"> </w:instrText>
            </w:r>
            <w:r>
              <w:rPr>
                <w:noProof/>
              </w:rPr>
              <w:instrText>HYPERLINK \l "_Toc476519734"</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דיאגרמת</w:t>
            </w:r>
            <w:r w:rsidRPr="00BA3A74">
              <w:rPr>
                <w:rStyle w:val="Hyperlink"/>
                <w:noProof/>
                <w:rtl/>
              </w:rPr>
              <w:t xml:space="preserve"> </w:t>
            </w:r>
            <w:r w:rsidRPr="00BA3A74">
              <w:rPr>
                <w:rStyle w:val="Hyperlink"/>
                <w:rFonts w:hint="eastAsia"/>
                <w:noProof/>
                <w:rtl/>
              </w:rPr>
              <w:t>מחלקות</w:t>
            </w:r>
            <w:r w:rsidRPr="00BA3A74">
              <w:rPr>
                <w:rStyle w:val="Hyperlink"/>
                <w:noProof/>
                <w:rtl/>
              </w:rPr>
              <w:t xml:space="preserve"> </w:t>
            </w:r>
            <w:r w:rsidRPr="00BA3A74">
              <w:rPr>
                <w:rStyle w:val="Hyperlink"/>
                <w:rFonts w:hint="eastAsia"/>
                <w:noProof/>
                <w:rtl/>
              </w:rPr>
              <w:t>עבור</w:t>
            </w:r>
            <w:r w:rsidRPr="00BA3A74">
              <w:rPr>
                <w:rStyle w:val="Hyperlink"/>
                <w:noProof/>
                <w:rtl/>
              </w:rPr>
              <w:t xml:space="preserve"> </w:t>
            </w:r>
            <w:r w:rsidRPr="00BA3A74">
              <w:rPr>
                <w:rStyle w:val="Hyperlink"/>
                <w:rFonts w:hint="eastAsia"/>
                <w:noProof/>
                <w:rtl/>
              </w:rPr>
              <w:t>הקונטרולרים</w:t>
            </w:r>
            <w:r w:rsidRPr="00BA3A74">
              <w:rPr>
                <w:rStyle w:val="Hyperlink"/>
                <w:noProof/>
                <w:rtl/>
              </w:rPr>
              <w:t>:</w:t>
            </w:r>
            <w:r>
              <w:rPr>
                <w:noProof/>
                <w:webHidden/>
              </w:rPr>
              <w:tab/>
            </w:r>
            <w:r>
              <w:rPr>
                <w:noProof/>
                <w:webHidden/>
              </w:rPr>
              <w:fldChar w:fldCharType="begin"/>
            </w:r>
            <w:r>
              <w:rPr>
                <w:noProof/>
                <w:webHidden/>
              </w:rPr>
              <w:instrText xml:space="preserve"> PAGEREF _Toc476519734 \h </w:instrText>
            </w:r>
            <w:r>
              <w:rPr>
                <w:noProof/>
                <w:webHidden/>
              </w:rPr>
            </w:r>
          </w:ins>
          <w:r>
            <w:rPr>
              <w:noProof/>
              <w:webHidden/>
            </w:rPr>
            <w:fldChar w:fldCharType="separate"/>
          </w:r>
          <w:ins w:id="136" w:author="Ron Gal" w:date="2017-03-05T23:26:00Z">
            <w:r>
              <w:rPr>
                <w:noProof/>
                <w:webHidden/>
              </w:rPr>
              <w:t>48</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137" w:author="Ron Gal" w:date="2017-03-05T23:26:00Z"/>
              <w:rFonts w:asciiTheme="minorHAnsi" w:eastAsiaTheme="minorEastAsia" w:hAnsiTheme="minorHAnsi" w:cstheme="minorBidi"/>
              <w:noProof/>
              <w:color w:val="auto"/>
            </w:rPr>
            <w:pPrChange w:id="138" w:author="Ron Gal" w:date="2017-03-05T23:26:00Z">
              <w:pPr>
                <w:pStyle w:val="TOC2"/>
                <w:tabs>
                  <w:tab w:val="right" w:leader="dot" w:pos="9350"/>
                </w:tabs>
              </w:pPr>
            </w:pPrChange>
          </w:pPr>
          <w:ins w:id="139"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"_Toc476519735"</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דיאגרמת</w:t>
            </w:r>
            <w:r w:rsidRPr="00BA3A74">
              <w:rPr>
                <w:rStyle w:val="Hyperlink"/>
                <w:noProof/>
                <w:rtl/>
              </w:rPr>
              <w:t xml:space="preserve"> </w:t>
            </w:r>
            <w:r w:rsidRPr="00BA3A74">
              <w:rPr>
                <w:rStyle w:val="Hyperlink"/>
                <w:rFonts w:hint="eastAsia"/>
                <w:noProof/>
                <w:rtl/>
              </w:rPr>
              <w:t>מחלקות</w:t>
            </w:r>
            <w:r w:rsidRPr="00BA3A74">
              <w:rPr>
                <w:rStyle w:val="Hyperlink"/>
                <w:noProof/>
                <w:rtl/>
              </w:rPr>
              <w:t xml:space="preserve"> </w:t>
            </w:r>
            <w:r w:rsidRPr="00BA3A74">
              <w:rPr>
                <w:rStyle w:val="Hyperlink"/>
                <w:rFonts w:hint="eastAsia"/>
                <w:noProof/>
                <w:rtl/>
              </w:rPr>
              <w:t>עבור</w:t>
            </w:r>
            <w:r w:rsidRPr="00BA3A74">
              <w:rPr>
                <w:rStyle w:val="Hyperlink"/>
                <w:noProof/>
                <w:rtl/>
              </w:rPr>
              <w:t xml:space="preserve"> </w:t>
            </w:r>
            <w:r w:rsidRPr="00BA3A74">
              <w:rPr>
                <w:rStyle w:val="Hyperlink"/>
                <w:rFonts w:hint="eastAsia"/>
                <w:noProof/>
                <w:rtl/>
              </w:rPr>
              <w:t>מחלקות</w:t>
            </w:r>
            <w:r w:rsidRPr="00BA3A74">
              <w:rPr>
                <w:rStyle w:val="Hyperlink"/>
                <w:noProof/>
                <w:rtl/>
              </w:rPr>
              <w:t xml:space="preserve"> </w:t>
            </w:r>
            <w:r w:rsidRPr="00BA3A74">
              <w:rPr>
                <w:rStyle w:val="Hyperlink"/>
                <w:rFonts w:hint="eastAsia"/>
                <w:noProof/>
                <w:rtl/>
              </w:rPr>
              <w:t>ה</w:t>
            </w:r>
            <w:r w:rsidRPr="00BA3A74">
              <w:rPr>
                <w:rStyle w:val="Hyperlink"/>
                <w:noProof/>
                <w:rtl/>
              </w:rPr>
              <w:t>-</w:t>
            </w:r>
            <w:r w:rsidRPr="00BA3A74">
              <w:rPr>
                <w:rStyle w:val="Hyperlink"/>
                <w:noProof/>
              </w:rPr>
              <w:t>DAOs</w:t>
            </w:r>
            <w:r w:rsidRPr="00BA3A74">
              <w:rPr>
                <w:rStyle w:val="Hyperlink"/>
                <w:noProof/>
                <w:rtl/>
              </w:rPr>
              <w:t>:</w:t>
            </w:r>
            <w:r>
              <w:rPr>
                <w:noProof/>
                <w:webHidden/>
              </w:rPr>
              <w:tab/>
            </w:r>
            <w:r>
              <w:rPr>
                <w:noProof/>
                <w:webHidden/>
              </w:rPr>
              <w:fldChar w:fldCharType="begin"/>
            </w:r>
            <w:r>
              <w:rPr>
                <w:noProof/>
                <w:webHidden/>
              </w:rPr>
              <w:instrText xml:space="preserve"> PAGEREF _Toc476519735 \h </w:instrText>
            </w:r>
            <w:r>
              <w:rPr>
                <w:noProof/>
                <w:webHidden/>
              </w:rPr>
            </w:r>
          </w:ins>
          <w:r>
            <w:rPr>
              <w:noProof/>
              <w:webHidden/>
            </w:rPr>
            <w:fldChar w:fldCharType="separate"/>
          </w:r>
          <w:ins w:id="140" w:author="Ron Gal" w:date="2017-03-05T23:26:00Z">
            <w:r>
              <w:rPr>
                <w:noProof/>
                <w:webHidden/>
              </w:rPr>
              <w:t>49</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141" w:author="Ron Gal" w:date="2017-03-05T23:26:00Z"/>
              <w:rFonts w:asciiTheme="minorHAnsi" w:eastAsiaTheme="minorEastAsia" w:hAnsiTheme="minorHAnsi" w:cstheme="minorBidi"/>
              <w:noProof/>
              <w:color w:val="auto"/>
            </w:rPr>
            <w:pPrChange w:id="142" w:author="Ron Gal" w:date="2017-03-05T23:26:00Z">
              <w:pPr>
                <w:pStyle w:val="TOC2"/>
                <w:tabs>
                  <w:tab w:val="right" w:leader="dot" w:pos="9350"/>
                </w:tabs>
              </w:pPr>
            </w:pPrChange>
          </w:pPr>
          <w:ins w:id="143"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"_Toc476519736"</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דיאגרמת</w:t>
            </w:r>
            <w:r w:rsidRPr="00BA3A74">
              <w:rPr>
                <w:rStyle w:val="Hyperlink"/>
                <w:noProof/>
                <w:rtl/>
              </w:rPr>
              <w:t xml:space="preserve"> </w:t>
            </w:r>
            <w:r w:rsidRPr="00BA3A74">
              <w:rPr>
                <w:rStyle w:val="Hyperlink"/>
                <w:rFonts w:hint="eastAsia"/>
                <w:noProof/>
                <w:rtl/>
              </w:rPr>
              <w:t>מחלקות</w:t>
            </w:r>
            <w:r w:rsidRPr="00BA3A74">
              <w:rPr>
                <w:rStyle w:val="Hyperlink"/>
                <w:noProof/>
                <w:rtl/>
              </w:rPr>
              <w:t xml:space="preserve"> </w:t>
            </w:r>
            <w:r w:rsidRPr="00BA3A74">
              <w:rPr>
                <w:rStyle w:val="Hyperlink"/>
                <w:rFonts w:hint="eastAsia"/>
                <w:noProof/>
                <w:rtl/>
              </w:rPr>
              <w:t>עבור</w:t>
            </w:r>
            <w:r w:rsidRPr="00BA3A74">
              <w:rPr>
                <w:rStyle w:val="Hyperlink"/>
                <w:noProof/>
                <w:rtl/>
              </w:rPr>
              <w:t xml:space="preserve"> </w:t>
            </w:r>
            <w:r w:rsidRPr="00BA3A74">
              <w:rPr>
                <w:rStyle w:val="Hyperlink"/>
                <w:rFonts w:hint="eastAsia"/>
                <w:noProof/>
                <w:rtl/>
              </w:rPr>
              <w:t>מחלקות</w:t>
            </w:r>
            <w:r w:rsidRPr="00BA3A74">
              <w:rPr>
                <w:rStyle w:val="Hyperlink"/>
                <w:noProof/>
                <w:rtl/>
              </w:rPr>
              <w:t xml:space="preserve"> </w:t>
            </w:r>
            <w:r w:rsidRPr="00BA3A74">
              <w:rPr>
                <w:rStyle w:val="Hyperlink"/>
                <w:rFonts w:hint="eastAsia"/>
                <w:noProof/>
                <w:rtl/>
              </w:rPr>
              <w:t>ה</w:t>
            </w:r>
            <w:r w:rsidRPr="00BA3A74">
              <w:rPr>
                <w:rStyle w:val="Hyperlink"/>
                <w:noProof/>
                <w:rtl/>
              </w:rPr>
              <w:t>-</w:t>
            </w:r>
            <w:r w:rsidRPr="00BA3A74">
              <w:rPr>
                <w:rStyle w:val="Hyperlink"/>
                <w:noProof/>
              </w:rPr>
              <w:t>Dto</w:t>
            </w:r>
            <w:r w:rsidRPr="00BA3A74">
              <w:rPr>
                <w:rStyle w:val="Hyperlink"/>
                <w:noProof/>
                <w:rtl/>
              </w:rPr>
              <w:t>:</w:t>
            </w:r>
            <w:r>
              <w:rPr>
                <w:noProof/>
                <w:webHidden/>
              </w:rPr>
              <w:tab/>
            </w:r>
            <w:r>
              <w:rPr>
                <w:noProof/>
                <w:webHidden/>
              </w:rPr>
              <w:fldChar w:fldCharType="begin"/>
            </w:r>
            <w:r>
              <w:rPr>
                <w:noProof/>
                <w:webHidden/>
              </w:rPr>
              <w:instrText xml:space="preserve"> PAGEREF _Toc476519736 \h </w:instrText>
            </w:r>
            <w:r>
              <w:rPr>
                <w:noProof/>
                <w:webHidden/>
              </w:rPr>
            </w:r>
          </w:ins>
          <w:r>
            <w:rPr>
              <w:noProof/>
              <w:webHidden/>
            </w:rPr>
            <w:fldChar w:fldCharType="separate"/>
          </w:r>
          <w:ins w:id="144" w:author="Ron Gal" w:date="2017-03-05T23:26:00Z">
            <w:r>
              <w:rPr>
                <w:noProof/>
                <w:webHidden/>
              </w:rPr>
              <w:t>50</w:t>
            </w:r>
            <w:r>
              <w:rPr>
                <w:noProof/>
                <w:webHidden/>
              </w:rPr>
              <w:fldChar w:fldCharType="end"/>
            </w:r>
            <w:r w:rsidRPr="00BA3A74">
              <w:rPr>
                <w:rStyle w:val="Hyperlink"/>
                <w:noProof/>
              </w:rPr>
              <w:fldChar w:fldCharType="end"/>
            </w:r>
          </w:ins>
        </w:p>
        <w:p w:rsidR="001C7B21" w:rsidRDefault="001C7B21" w:rsidP="001C7B21">
          <w:pPr>
            <w:pStyle w:val="TOC2"/>
            <w:tabs>
              <w:tab w:val="right" w:leader="dot" w:pos="9350"/>
            </w:tabs>
            <w:bidi/>
            <w:rPr>
              <w:ins w:id="145" w:author="Ron Gal" w:date="2017-03-05T23:26:00Z"/>
              <w:rFonts w:asciiTheme="minorHAnsi" w:eastAsiaTheme="minorEastAsia" w:hAnsiTheme="minorHAnsi" w:cstheme="minorBidi"/>
              <w:noProof/>
              <w:color w:val="auto"/>
            </w:rPr>
            <w:pPrChange w:id="146" w:author="Ron Gal" w:date="2017-03-05T23:26:00Z">
              <w:pPr>
                <w:pStyle w:val="TOC2"/>
                <w:tabs>
                  <w:tab w:val="right" w:leader="dot" w:pos="9350"/>
                </w:tabs>
              </w:pPr>
            </w:pPrChange>
          </w:pPr>
          <w:ins w:id="147" w:author="Ron Gal" w:date="2017-03-05T23:26:00Z">
            <w:r w:rsidRPr="00BA3A74">
              <w:rPr>
                <w:rStyle w:val="Hyperlink"/>
                <w:noProof/>
              </w:rPr>
              <w:fldChar w:fldCharType="begin"/>
            </w:r>
            <w:r w:rsidRPr="00BA3A74">
              <w:rPr>
                <w:rStyle w:val="Hyperlink"/>
                <w:noProof/>
              </w:rPr>
              <w:instrText xml:space="preserve"> </w:instrText>
            </w:r>
            <w:r>
              <w:rPr>
                <w:noProof/>
              </w:rPr>
              <w:instrText>HYPERLINK \l "_Toc476519737"</w:instrText>
            </w:r>
            <w:r w:rsidRPr="00BA3A74">
              <w:rPr>
                <w:rStyle w:val="Hyperlink"/>
                <w:noProof/>
              </w:rPr>
              <w:instrText xml:space="preserve"> </w:instrText>
            </w:r>
            <w:r w:rsidRPr="00BA3A74">
              <w:rPr>
                <w:rStyle w:val="Hyperlink"/>
                <w:noProof/>
              </w:rPr>
            </w:r>
            <w:r w:rsidRPr="00BA3A74">
              <w:rPr>
                <w:rStyle w:val="Hyperlink"/>
                <w:noProof/>
              </w:rPr>
              <w:fldChar w:fldCharType="separate"/>
            </w:r>
            <w:r w:rsidRPr="00BA3A74">
              <w:rPr>
                <w:rStyle w:val="Hyperlink"/>
                <w:rFonts w:hint="eastAsia"/>
                <w:noProof/>
                <w:rtl/>
              </w:rPr>
              <w:t>דיאגרמות</w:t>
            </w:r>
            <w:r w:rsidRPr="00BA3A74">
              <w:rPr>
                <w:rStyle w:val="Hyperlink"/>
                <w:noProof/>
                <w:rtl/>
              </w:rPr>
              <w:t xml:space="preserve"> </w:t>
            </w:r>
            <w:r w:rsidRPr="00BA3A74">
              <w:rPr>
                <w:rStyle w:val="Hyperlink"/>
                <w:rFonts w:hint="eastAsia"/>
                <w:noProof/>
                <w:rtl/>
              </w:rPr>
              <w:t>רצף</w:t>
            </w:r>
            <w:r w:rsidRPr="00BA3A74">
              <w:rPr>
                <w:rStyle w:val="Hyperlink"/>
                <w:noProof/>
                <w:rtl/>
              </w:rPr>
              <w:t xml:space="preserve"> (</w:t>
            </w:r>
            <w:r w:rsidRPr="00BA3A74">
              <w:rPr>
                <w:rStyle w:val="Hyperlink"/>
                <w:noProof/>
              </w:rPr>
              <w:t>Sequence Diagram</w:t>
            </w:r>
            <w:r w:rsidRPr="00BA3A74">
              <w:rPr>
                <w:rStyle w:val="Hyperlink"/>
                <w:noProof/>
                <w:rtl/>
              </w:rPr>
              <w:t>)</w:t>
            </w:r>
            <w:r>
              <w:rPr>
                <w:noProof/>
                <w:webHidden/>
              </w:rPr>
              <w:tab/>
            </w:r>
            <w:r>
              <w:rPr>
                <w:noProof/>
                <w:webHidden/>
              </w:rPr>
              <w:fldChar w:fldCharType="begin"/>
            </w:r>
            <w:r>
              <w:rPr>
                <w:noProof/>
                <w:webHidden/>
              </w:rPr>
              <w:instrText xml:space="preserve"> PAGEREF _Toc476519737 \h </w:instrText>
            </w:r>
            <w:r>
              <w:rPr>
                <w:noProof/>
                <w:webHidden/>
              </w:rPr>
            </w:r>
          </w:ins>
          <w:r>
            <w:rPr>
              <w:noProof/>
              <w:webHidden/>
            </w:rPr>
            <w:fldChar w:fldCharType="separate"/>
          </w:r>
          <w:ins w:id="148" w:author="Ron Gal" w:date="2017-03-05T23:26:00Z">
            <w:r>
              <w:rPr>
                <w:noProof/>
                <w:webHidden/>
              </w:rPr>
              <w:t>50</w:t>
            </w:r>
            <w:r>
              <w:rPr>
                <w:noProof/>
                <w:webHidden/>
              </w:rPr>
              <w:fldChar w:fldCharType="end"/>
            </w:r>
            <w:r w:rsidRPr="00BA3A74">
              <w:rPr>
                <w:rStyle w:val="Hyperlink"/>
                <w:noProof/>
              </w:rPr>
              <w:fldChar w:fldCharType="end"/>
            </w:r>
          </w:ins>
        </w:p>
        <w:p w:rsidR="00F52774" w:rsidRDefault="00F52774" w:rsidP="001C7B21">
          <w:pPr>
            <w:bidi/>
            <w:rPr>
              <w:ins w:id="149" w:author="Ron Gal" w:date="2017-03-05T23:19:00Z"/>
            </w:rPr>
            <w:pPrChange w:id="150" w:author="Ron Gal" w:date="2017-03-05T23:26:00Z">
              <w:pPr/>
            </w:pPrChange>
          </w:pPr>
          <w:del w:id="151" w:author="Ron Gal" w:date="2017-03-05T23:23:00Z">
            <w:r w:rsidDel="00430617">
              <w:rPr>
                <w:b/>
                <w:bCs/>
                <w:noProof/>
              </w:rPr>
              <w:delText>No table of contents entries found.</w:delText>
            </w:r>
          </w:del>
          <w:ins w:id="152" w:author="Ron Gal" w:date="2017-03-05T23:19:00Z">
            <w:r>
              <w:rPr>
                <w:b/>
                <w:bCs/>
                <w:noProof/>
              </w:rPr>
              <w:fldChar w:fldCharType="end"/>
            </w:r>
          </w:ins>
        </w:p>
        <w:customXmlInsRangeStart w:id="153" w:author="Ron Gal" w:date="2017-03-05T23:19:00Z"/>
      </w:sdtContent>
    </w:sdt>
    <w:customXmlInsRangeEnd w:id="153"/>
    <w:p w:rsidR="00F52774" w:rsidRPr="00F52774" w:rsidRDefault="00F52774">
      <w:pPr>
        <w:bidi/>
        <w:rPr>
          <w:ins w:id="154" w:author="Ron Gal" w:date="2017-03-05T23:18:00Z"/>
          <w:sz w:val="36"/>
          <w:szCs w:val="36"/>
          <w:u w:val="single"/>
          <w:rPrChange w:id="155" w:author="Ron Gal" w:date="2017-03-05T23:19:00Z">
            <w:rPr>
              <w:ins w:id="156" w:author="Ron Gal" w:date="2017-03-05T23:18:00Z"/>
              <w:sz w:val="36"/>
              <w:szCs w:val="36"/>
              <w:u w:val="single"/>
            </w:rPr>
          </w:rPrChange>
        </w:rPr>
      </w:pPr>
    </w:p>
    <w:p w:rsidR="00F52774" w:rsidRDefault="00F52774" w:rsidP="00F52774">
      <w:pPr>
        <w:bidi/>
        <w:rPr>
          <w:ins w:id="157" w:author="Ron Gal" w:date="2017-03-05T23:18:00Z"/>
          <w:sz w:val="36"/>
          <w:szCs w:val="36"/>
          <w:u w:val="single"/>
        </w:rPr>
        <w:pPrChange w:id="158" w:author="Ron Gal" w:date="2017-03-05T23:18:00Z">
          <w:pPr>
            <w:bidi/>
          </w:pPr>
        </w:pPrChange>
      </w:pPr>
    </w:p>
    <w:p w:rsidR="00481634" w:rsidDel="001C7B21" w:rsidRDefault="00471D70" w:rsidP="00F52774">
      <w:pPr>
        <w:bidi/>
        <w:rPr>
          <w:del w:id="159" w:author="Ron Gal" w:date="2017-03-05T23:26:00Z"/>
        </w:rPr>
        <w:pPrChange w:id="160" w:author="Ron Gal" w:date="2017-03-05T23:18:00Z">
          <w:pPr>
            <w:bidi/>
          </w:pPr>
        </w:pPrChange>
      </w:pPr>
      <w:del w:id="161" w:author="Ron Gal" w:date="2017-03-05T23:26:00Z">
        <w:r w:rsidDel="001C7B21">
          <w:rPr>
            <w:sz w:val="36"/>
            <w:szCs w:val="36"/>
            <w:u w:val="single"/>
            <w:rtl/>
          </w:rPr>
          <w:delText>תוכן עניינים</w:delText>
        </w:r>
      </w:del>
    </w:p>
    <w:p w:rsidR="00481634" w:rsidDel="001C7B21" w:rsidRDefault="00481634">
      <w:pPr>
        <w:bidi/>
        <w:rPr>
          <w:del w:id="162" w:author="Ron Gal" w:date="2017-03-05T23:26:00Z"/>
        </w:rPr>
      </w:pPr>
    </w:p>
    <w:p w:rsidR="00481634" w:rsidDel="001C7B21" w:rsidRDefault="00471D70">
      <w:pPr>
        <w:numPr>
          <w:ilvl w:val="0"/>
          <w:numId w:val="2"/>
        </w:numPr>
        <w:bidi/>
        <w:ind w:hanging="360"/>
        <w:contextualSpacing/>
        <w:rPr>
          <w:del w:id="163" w:author="Ron Gal" w:date="2017-03-05T23:26:00Z"/>
          <w:sz w:val="24"/>
          <w:szCs w:val="24"/>
        </w:rPr>
      </w:pPr>
      <w:del w:id="164" w:author="Ron Gal" w:date="2017-03-05T23:26:00Z">
        <w:r w:rsidDel="001C7B21">
          <w:rPr>
            <w:sz w:val="24"/>
            <w:szCs w:val="24"/>
            <w:rtl/>
          </w:rPr>
          <w:delText>תיאור כללי של המערכת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w:delText>
        </w:r>
      </w:del>
    </w:p>
    <w:p w:rsidR="00481634" w:rsidDel="001C7B21" w:rsidRDefault="00471D70">
      <w:pPr>
        <w:numPr>
          <w:ilvl w:val="1"/>
          <w:numId w:val="2"/>
        </w:numPr>
        <w:bidi/>
        <w:ind w:hanging="360"/>
        <w:contextualSpacing/>
        <w:rPr>
          <w:del w:id="165" w:author="Ron Gal" w:date="2017-03-05T23:26:00Z"/>
          <w:sz w:val="24"/>
          <w:szCs w:val="24"/>
        </w:rPr>
      </w:pPr>
      <w:del w:id="166" w:author="Ron Gal" w:date="2017-03-05T23:26:00Z">
        <w:r w:rsidDel="001C7B21">
          <w:rPr>
            <w:sz w:val="24"/>
            <w:szCs w:val="24"/>
            <w:rtl/>
          </w:rPr>
          <w:delText>הנחות עבודה</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w:delText>
        </w:r>
        <w:r w:rsidDel="001C7B21">
          <w:rPr>
            <w:sz w:val="24"/>
            <w:szCs w:val="24"/>
            <w:rtl/>
          </w:rPr>
          <w:tab/>
        </w:r>
      </w:del>
    </w:p>
    <w:p w:rsidR="00481634" w:rsidDel="001C7B21" w:rsidRDefault="00471D70">
      <w:pPr>
        <w:numPr>
          <w:ilvl w:val="1"/>
          <w:numId w:val="2"/>
        </w:numPr>
        <w:bidi/>
        <w:ind w:hanging="360"/>
        <w:contextualSpacing/>
        <w:rPr>
          <w:del w:id="167" w:author="Ron Gal" w:date="2017-03-05T23:26:00Z"/>
          <w:sz w:val="24"/>
          <w:szCs w:val="24"/>
        </w:rPr>
      </w:pPr>
      <w:del w:id="168" w:author="Ron Gal" w:date="2017-03-05T23:26:00Z">
        <w:r w:rsidDel="001C7B21">
          <w:rPr>
            <w:sz w:val="24"/>
            <w:szCs w:val="24"/>
            <w:rtl/>
          </w:rPr>
          <w:delText>מוסכמות רישום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w:delText>
        </w:r>
        <w:r w:rsidDel="001C7B21">
          <w:rPr>
            <w:sz w:val="24"/>
            <w:szCs w:val="24"/>
            <w:rtl/>
          </w:rPr>
          <w:tab/>
        </w:r>
        <w:r w:rsidDel="001C7B21">
          <w:rPr>
            <w:sz w:val="24"/>
            <w:szCs w:val="24"/>
            <w:rtl/>
          </w:rPr>
          <w:tab/>
        </w:r>
      </w:del>
    </w:p>
    <w:p w:rsidR="00481634" w:rsidDel="001C7B21" w:rsidRDefault="00471D70">
      <w:pPr>
        <w:numPr>
          <w:ilvl w:val="0"/>
          <w:numId w:val="2"/>
        </w:numPr>
        <w:bidi/>
        <w:ind w:hanging="360"/>
        <w:contextualSpacing/>
        <w:rPr>
          <w:del w:id="169" w:author="Ron Gal" w:date="2017-03-05T23:26:00Z"/>
          <w:sz w:val="24"/>
          <w:szCs w:val="24"/>
        </w:rPr>
      </w:pPr>
      <w:del w:id="170" w:author="Ron Gal" w:date="2017-03-05T23:26:00Z">
        <w:r w:rsidDel="001C7B21">
          <w:rPr>
            <w:sz w:val="24"/>
            <w:szCs w:val="24"/>
            <w:rtl/>
          </w:rPr>
          <w:delText>שכבת בסיס הנתונים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w:delText>
        </w:r>
      </w:del>
    </w:p>
    <w:p w:rsidR="00481634" w:rsidDel="001C7B21" w:rsidRDefault="00471D70">
      <w:pPr>
        <w:numPr>
          <w:ilvl w:val="0"/>
          <w:numId w:val="2"/>
        </w:numPr>
        <w:bidi/>
        <w:ind w:hanging="360"/>
        <w:contextualSpacing/>
        <w:rPr>
          <w:del w:id="171" w:author="Ron Gal" w:date="2017-03-05T23:26:00Z"/>
          <w:sz w:val="24"/>
          <w:szCs w:val="24"/>
        </w:rPr>
      </w:pPr>
      <w:del w:id="172" w:author="Ron Gal" w:date="2017-03-05T23:26:00Z">
        <w:r w:rsidDel="001C7B21">
          <w:rPr>
            <w:sz w:val="24"/>
            <w:szCs w:val="24"/>
            <w:rtl/>
          </w:rPr>
          <w:delText>טבלאות המערכת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w:delText>
        </w:r>
      </w:del>
    </w:p>
    <w:p w:rsidR="00481634" w:rsidDel="001C7B21" w:rsidRDefault="00471D70">
      <w:pPr>
        <w:numPr>
          <w:ilvl w:val="1"/>
          <w:numId w:val="2"/>
        </w:numPr>
        <w:bidi/>
        <w:ind w:hanging="360"/>
        <w:contextualSpacing/>
        <w:rPr>
          <w:del w:id="173" w:author="Ron Gal" w:date="2017-03-05T23:26:00Z"/>
          <w:sz w:val="24"/>
          <w:szCs w:val="24"/>
        </w:rPr>
      </w:pPr>
      <w:del w:id="174" w:author="Ron Gal" w:date="2017-03-05T23:26:00Z">
        <w:r w:rsidDel="001C7B21">
          <w:rPr>
            <w:sz w:val="24"/>
            <w:szCs w:val="24"/>
            <w:rtl/>
          </w:rPr>
          <w:delText>טבלאות משתמשים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w:delText>
        </w:r>
      </w:del>
    </w:p>
    <w:p w:rsidR="00481634" w:rsidDel="001C7B21" w:rsidRDefault="00471D70">
      <w:pPr>
        <w:numPr>
          <w:ilvl w:val="1"/>
          <w:numId w:val="2"/>
        </w:numPr>
        <w:bidi/>
        <w:ind w:hanging="360"/>
        <w:contextualSpacing/>
        <w:rPr>
          <w:del w:id="175" w:author="Ron Gal" w:date="2017-03-05T23:26:00Z"/>
          <w:sz w:val="24"/>
          <w:szCs w:val="24"/>
        </w:rPr>
      </w:pPr>
      <w:del w:id="176" w:author="Ron Gal" w:date="2017-03-05T23:26:00Z">
        <w:r w:rsidDel="001C7B21">
          <w:rPr>
            <w:sz w:val="24"/>
            <w:szCs w:val="24"/>
            <w:rtl/>
          </w:rPr>
          <w:delText>טבלאות פיענוח</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6</w:delText>
        </w:r>
      </w:del>
    </w:p>
    <w:p w:rsidR="00481634" w:rsidDel="001C7B21" w:rsidRDefault="00471D70">
      <w:pPr>
        <w:numPr>
          <w:ilvl w:val="1"/>
          <w:numId w:val="2"/>
        </w:numPr>
        <w:bidi/>
        <w:ind w:hanging="360"/>
        <w:contextualSpacing/>
        <w:rPr>
          <w:del w:id="177" w:author="Ron Gal" w:date="2017-03-05T23:26:00Z"/>
          <w:sz w:val="24"/>
          <w:szCs w:val="24"/>
        </w:rPr>
      </w:pPr>
      <w:del w:id="178" w:author="Ron Gal" w:date="2017-03-05T23:26:00Z">
        <w:r w:rsidDel="001C7B21">
          <w:rPr>
            <w:sz w:val="24"/>
            <w:szCs w:val="24"/>
            <w:rtl/>
          </w:rPr>
          <w:delText>טבלאות עיסקיות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8</w:delText>
        </w:r>
      </w:del>
    </w:p>
    <w:p w:rsidR="00481634" w:rsidDel="001C7B21" w:rsidRDefault="00471D70">
      <w:pPr>
        <w:numPr>
          <w:ilvl w:val="0"/>
          <w:numId w:val="2"/>
        </w:numPr>
        <w:bidi/>
        <w:ind w:hanging="360"/>
        <w:contextualSpacing/>
        <w:rPr>
          <w:del w:id="179" w:author="Ron Gal" w:date="2017-03-05T23:26:00Z"/>
          <w:sz w:val="24"/>
          <w:szCs w:val="24"/>
        </w:rPr>
      </w:pPr>
      <w:del w:id="180" w:author="Ron Gal" w:date="2017-03-05T23:26:00Z">
        <w:r w:rsidDel="001C7B21">
          <w:rPr>
            <w:sz w:val="24"/>
            <w:szCs w:val="24"/>
            <w:rtl/>
          </w:rPr>
          <w:delText>שכבת הלוגיקה</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10</w:delText>
        </w:r>
      </w:del>
    </w:p>
    <w:p w:rsidR="00481634" w:rsidDel="001C7B21" w:rsidRDefault="00471D70">
      <w:pPr>
        <w:numPr>
          <w:ilvl w:val="0"/>
          <w:numId w:val="2"/>
        </w:numPr>
        <w:bidi/>
        <w:ind w:hanging="360"/>
        <w:contextualSpacing/>
        <w:rPr>
          <w:del w:id="181" w:author="Ron Gal" w:date="2017-03-05T23:26:00Z"/>
          <w:sz w:val="24"/>
          <w:szCs w:val="24"/>
        </w:rPr>
      </w:pPr>
      <w:del w:id="182" w:author="Ron Gal" w:date="2017-03-05T23:26:00Z">
        <w:r w:rsidDel="001C7B21">
          <w:rPr>
            <w:sz w:val="24"/>
            <w:szCs w:val="24"/>
            <w:rtl/>
          </w:rPr>
          <w:delText>שכבת השירותים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11</w:delText>
        </w:r>
      </w:del>
    </w:p>
    <w:p w:rsidR="00481634" w:rsidDel="001C7B21" w:rsidRDefault="00471D70">
      <w:pPr>
        <w:numPr>
          <w:ilvl w:val="0"/>
          <w:numId w:val="2"/>
        </w:numPr>
        <w:bidi/>
        <w:ind w:hanging="360"/>
        <w:contextualSpacing/>
        <w:rPr>
          <w:del w:id="183" w:author="Ron Gal" w:date="2017-03-05T23:26:00Z"/>
          <w:sz w:val="24"/>
          <w:szCs w:val="24"/>
        </w:rPr>
      </w:pPr>
      <w:del w:id="184" w:author="Ron Gal" w:date="2017-03-05T23:26:00Z">
        <w:r w:rsidDel="001C7B21">
          <w:rPr>
            <w:sz w:val="24"/>
            <w:szCs w:val="24"/>
            <w:rtl/>
          </w:rPr>
          <w:delText>שכבת התצוגה</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12</w:delText>
        </w:r>
      </w:del>
    </w:p>
    <w:p w:rsidR="00481634" w:rsidDel="001C7B21" w:rsidRDefault="00471D70">
      <w:pPr>
        <w:numPr>
          <w:ilvl w:val="0"/>
          <w:numId w:val="2"/>
        </w:numPr>
        <w:bidi/>
        <w:ind w:hanging="360"/>
        <w:contextualSpacing/>
        <w:rPr>
          <w:del w:id="185" w:author="Ron Gal" w:date="2017-03-05T23:26:00Z"/>
          <w:sz w:val="24"/>
          <w:szCs w:val="24"/>
        </w:rPr>
      </w:pPr>
      <w:del w:id="186" w:author="Ron Gal" w:date="2017-03-05T23:26:00Z">
        <w:r w:rsidDel="001C7B21">
          <w:rPr>
            <w:sz w:val="24"/>
            <w:szCs w:val="24"/>
            <w:rtl/>
          </w:rPr>
          <w:delText xml:space="preserve">פרוייקט היישויות - </w:delText>
        </w:r>
        <w:r w:rsidDel="001C7B21">
          <w:rPr>
            <w:sz w:val="24"/>
            <w:szCs w:val="24"/>
          </w:rPr>
          <w:delText>Domain</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13</w:delText>
        </w:r>
      </w:del>
    </w:p>
    <w:p w:rsidR="00481634" w:rsidDel="001C7B21" w:rsidRDefault="00471D70">
      <w:pPr>
        <w:numPr>
          <w:ilvl w:val="0"/>
          <w:numId w:val="2"/>
        </w:numPr>
        <w:bidi/>
        <w:ind w:hanging="360"/>
        <w:contextualSpacing/>
        <w:rPr>
          <w:del w:id="187" w:author="Ron Gal" w:date="2017-03-05T23:26:00Z"/>
          <w:sz w:val="24"/>
          <w:szCs w:val="24"/>
        </w:rPr>
      </w:pPr>
      <w:del w:id="188" w:author="Ron Gal" w:date="2017-03-05T23:26:00Z">
        <w:r w:rsidDel="001C7B21">
          <w:rPr>
            <w:sz w:val="24"/>
            <w:szCs w:val="24"/>
            <w:rtl/>
          </w:rPr>
          <w:delText xml:space="preserve">פרוייקט מיפוי הישיות - </w:delText>
        </w:r>
        <w:r w:rsidDel="001C7B21">
          <w:rPr>
            <w:sz w:val="24"/>
            <w:szCs w:val="24"/>
          </w:rPr>
          <w:delText>Maps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19</w:delText>
        </w:r>
      </w:del>
    </w:p>
    <w:p w:rsidR="00481634" w:rsidDel="001C7B21" w:rsidRDefault="00471D70">
      <w:pPr>
        <w:numPr>
          <w:ilvl w:val="0"/>
          <w:numId w:val="2"/>
        </w:numPr>
        <w:bidi/>
        <w:ind w:hanging="360"/>
        <w:contextualSpacing/>
        <w:rPr>
          <w:del w:id="189" w:author="Ron Gal" w:date="2017-03-05T23:26:00Z"/>
          <w:sz w:val="24"/>
          <w:szCs w:val="24"/>
        </w:rPr>
      </w:pPr>
      <w:del w:id="190" w:author="Ron Gal" w:date="2017-03-05T23:26:00Z">
        <w:r w:rsidDel="001C7B21">
          <w:rPr>
            <w:sz w:val="24"/>
            <w:szCs w:val="24"/>
            <w:rtl/>
          </w:rPr>
          <w:delText xml:space="preserve">פרוייקט השירותים - </w:delText>
        </w:r>
        <w:r w:rsidDel="001C7B21">
          <w:rPr>
            <w:sz w:val="24"/>
            <w:szCs w:val="24"/>
          </w:rPr>
          <w:delText>PlaySimple</w:delText>
        </w:r>
        <w:r w:rsidDel="001C7B21">
          <w:rPr>
            <w:sz w:val="24"/>
            <w:szCs w:val="24"/>
            <w:rtl/>
          </w:rPr>
          <w:delText xml:space="preserve">   </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21</w:delText>
        </w:r>
      </w:del>
    </w:p>
    <w:p w:rsidR="00481634" w:rsidDel="001C7B21" w:rsidRDefault="00471D70">
      <w:pPr>
        <w:numPr>
          <w:ilvl w:val="1"/>
          <w:numId w:val="2"/>
        </w:numPr>
        <w:bidi/>
        <w:ind w:hanging="360"/>
        <w:contextualSpacing/>
        <w:rPr>
          <w:del w:id="191" w:author="Ron Gal" w:date="2017-03-05T23:26:00Z"/>
          <w:sz w:val="24"/>
          <w:szCs w:val="24"/>
        </w:rPr>
      </w:pPr>
      <w:del w:id="192" w:author="Ron Gal" w:date="2017-03-05T23:26:00Z">
        <w:r w:rsidDel="001C7B21">
          <w:rPr>
            <w:sz w:val="24"/>
            <w:szCs w:val="24"/>
            <w:rtl/>
          </w:rPr>
          <w:delText xml:space="preserve">נינג'קט - </w:delText>
        </w:r>
        <w:r w:rsidDel="001C7B21">
          <w:rPr>
            <w:sz w:val="24"/>
            <w:szCs w:val="24"/>
          </w:rPr>
          <w:delText>Ninject IoC Container</w:delText>
        </w:r>
        <w:r w:rsidDel="001C7B21">
          <w:rPr>
            <w:sz w:val="24"/>
            <w:szCs w:val="24"/>
          </w:rPr>
          <w:tab/>
        </w:r>
        <w:r w:rsidDel="001C7B21">
          <w:rPr>
            <w:sz w:val="24"/>
            <w:szCs w:val="24"/>
          </w:rPr>
          <w:tab/>
        </w:r>
        <w:r w:rsidDel="001C7B21">
          <w:rPr>
            <w:sz w:val="24"/>
            <w:szCs w:val="24"/>
          </w:rPr>
          <w:tab/>
        </w:r>
        <w:r w:rsidDel="001C7B21">
          <w:rPr>
            <w:sz w:val="24"/>
            <w:szCs w:val="24"/>
          </w:rPr>
          <w:tab/>
          <w:delText>21</w:delText>
        </w:r>
      </w:del>
    </w:p>
    <w:p w:rsidR="00481634" w:rsidDel="001C7B21" w:rsidRDefault="00471D70">
      <w:pPr>
        <w:numPr>
          <w:ilvl w:val="1"/>
          <w:numId w:val="2"/>
        </w:numPr>
        <w:bidi/>
        <w:ind w:hanging="360"/>
        <w:contextualSpacing/>
        <w:rPr>
          <w:del w:id="193" w:author="Ron Gal" w:date="2017-03-05T23:26:00Z"/>
          <w:sz w:val="24"/>
          <w:szCs w:val="24"/>
        </w:rPr>
      </w:pPr>
      <w:del w:id="194" w:author="Ron Gal" w:date="2017-03-05T23:26:00Z">
        <w:r w:rsidDel="001C7B21">
          <w:rPr>
            <w:sz w:val="24"/>
            <w:szCs w:val="24"/>
          </w:rPr>
          <w:delText>Query Processors</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22</w:delText>
        </w:r>
      </w:del>
    </w:p>
    <w:p w:rsidR="00481634" w:rsidDel="001C7B21" w:rsidRDefault="00471D70">
      <w:pPr>
        <w:numPr>
          <w:ilvl w:val="1"/>
          <w:numId w:val="2"/>
        </w:numPr>
        <w:bidi/>
        <w:ind w:hanging="360"/>
        <w:contextualSpacing/>
        <w:rPr>
          <w:del w:id="195" w:author="Ron Gal" w:date="2017-03-05T23:26:00Z"/>
          <w:sz w:val="24"/>
          <w:szCs w:val="24"/>
        </w:rPr>
      </w:pPr>
      <w:del w:id="196" w:author="Ron Gal" w:date="2017-03-05T23:26:00Z">
        <w:r w:rsidDel="001C7B21">
          <w:rPr>
            <w:sz w:val="24"/>
            <w:szCs w:val="24"/>
            <w:rtl/>
          </w:rPr>
          <w:delText xml:space="preserve">קונטרולרים - </w:delText>
        </w:r>
        <w:r w:rsidDel="001C7B21">
          <w:rPr>
            <w:sz w:val="24"/>
            <w:szCs w:val="24"/>
          </w:rPr>
          <w:delText>Controllers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26</w:delText>
        </w:r>
      </w:del>
    </w:p>
    <w:p w:rsidR="00481634" w:rsidDel="001C7B21" w:rsidRDefault="00471D70">
      <w:pPr>
        <w:numPr>
          <w:ilvl w:val="1"/>
          <w:numId w:val="2"/>
        </w:numPr>
        <w:bidi/>
        <w:ind w:hanging="360"/>
        <w:contextualSpacing/>
        <w:rPr>
          <w:del w:id="197" w:author="Ron Gal" w:date="2017-03-05T23:26:00Z"/>
          <w:sz w:val="24"/>
          <w:szCs w:val="24"/>
        </w:rPr>
      </w:pPr>
      <w:del w:id="198" w:author="Ron Gal" w:date="2017-03-05T23:26:00Z">
        <w:r w:rsidDel="001C7B21">
          <w:rPr>
            <w:sz w:val="24"/>
            <w:szCs w:val="24"/>
            <w:rtl/>
          </w:rPr>
          <w:delText xml:space="preserve">ולידטורים - </w:delText>
        </w:r>
        <w:r w:rsidDel="001C7B21">
          <w:rPr>
            <w:sz w:val="24"/>
            <w:szCs w:val="24"/>
          </w:rPr>
          <w:delText>Validators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29</w:delText>
        </w:r>
        <w:r w:rsidDel="001C7B21">
          <w:rPr>
            <w:sz w:val="24"/>
            <w:szCs w:val="24"/>
            <w:rtl/>
          </w:rPr>
          <w:tab/>
        </w:r>
        <w:r w:rsidDel="001C7B21">
          <w:rPr>
            <w:sz w:val="24"/>
            <w:szCs w:val="24"/>
            <w:rtl/>
          </w:rPr>
          <w:tab/>
        </w:r>
      </w:del>
    </w:p>
    <w:p w:rsidR="00481634" w:rsidDel="001C7B21" w:rsidRDefault="00471D70">
      <w:pPr>
        <w:numPr>
          <w:ilvl w:val="1"/>
          <w:numId w:val="2"/>
        </w:numPr>
        <w:bidi/>
        <w:ind w:hanging="360"/>
        <w:contextualSpacing/>
        <w:rPr>
          <w:del w:id="199" w:author="Ron Gal" w:date="2017-03-05T23:26:00Z"/>
          <w:sz w:val="24"/>
          <w:szCs w:val="24"/>
        </w:rPr>
      </w:pPr>
      <w:del w:id="200" w:author="Ron Gal" w:date="2017-03-05T23:26:00Z">
        <w:r w:rsidDel="001C7B21">
          <w:rPr>
            <w:sz w:val="24"/>
            <w:szCs w:val="24"/>
            <w:rtl/>
          </w:rPr>
          <w:delText xml:space="preserve">פילטרים - </w:delText>
        </w:r>
        <w:r w:rsidDel="001C7B21">
          <w:rPr>
            <w:sz w:val="24"/>
            <w:szCs w:val="24"/>
          </w:rPr>
          <w:delText>Filters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30</w:delText>
        </w:r>
      </w:del>
    </w:p>
    <w:p w:rsidR="00481634" w:rsidDel="001C7B21" w:rsidRDefault="00471D70">
      <w:pPr>
        <w:numPr>
          <w:ilvl w:val="1"/>
          <w:numId w:val="2"/>
        </w:numPr>
        <w:bidi/>
        <w:ind w:hanging="360"/>
        <w:contextualSpacing/>
        <w:rPr>
          <w:del w:id="201" w:author="Ron Gal" w:date="2017-03-05T23:26:00Z"/>
          <w:sz w:val="24"/>
          <w:szCs w:val="24"/>
        </w:rPr>
      </w:pPr>
      <w:del w:id="202" w:author="Ron Gal" w:date="2017-03-05T23:26:00Z">
        <w:r w:rsidDel="001C7B21">
          <w:rPr>
            <w:sz w:val="24"/>
            <w:szCs w:val="24"/>
            <w:rtl/>
          </w:rPr>
          <w:delText xml:space="preserve">מחלקות מעבר - </w:delText>
        </w:r>
        <w:r w:rsidDel="001C7B21">
          <w:rPr>
            <w:sz w:val="24"/>
            <w:szCs w:val="24"/>
          </w:rPr>
          <w:delText>Dtos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31</w:delText>
        </w:r>
      </w:del>
    </w:p>
    <w:p w:rsidR="00481634" w:rsidDel="001C7B21" w:rsidRDefault="00471D70">
      <w:pPr>
        <w:numPr>
          <w:ilvl w:val="1"/>
          <w:numId w:val="2"/>
        </w:numPr>
        <w:bidi/>
        <w:ind w:hanging="360"/>
        <w:contextualSpacing/>
        <w:rPr>
          <w:del w:id="203" w:author="Ron Gal" w:date="2017-03-05T23:26:00Z"/>
          <w:sz w:val="24"/>
          <w:szCs w:val="24"/>
        </w:rPr>
      </w:pPr>
      <w:del w:id="204" w:author="Ron Gal" w:date="2017-03-05T23:26:00Z">
        <w:r w:rsidDel="001C7B21">
          <w:rPr>
            <w:sz w:val="24"/>
            <w:szCs w:val="24"/>
            <w:rtl/>
          </w:rPr>
          <w:delText xml:space="preserve">מחלקות תשתית - </w:delText>
        </w:r>
        <w:r w:rsidDel="001C7B21">
          <w:rPr>
            <w:sz w:val="24"/>
            <w:szCs w:val="24"/>
          </w:rPr>
          <w:delText>Common</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36</w:delText>
        </w:r>
      </w:del>
    </w:p>
    <w:p w:rsidR="00481634" w:rsidDel="001C7B21" w:rsidRDefault="00471D70">
      <w:pPr>
        <w:numPr>
          <w:ilvl w:val="1"/>
          <w:numId w:val="2"/>
        </w:numPr>
        <w:bidi/>
        <w:ind w:hanging="360"/>
        <w:contextualSpacing/>
        <w:rPr>
          <w:del w:id="205" w:author="Ron Gal" w:date="2017-03-05T23:26:00Z"/>
          <w:sz w:val="24"/>
          <w:szCs w:val="24"/>
        </w:rPr>
      </w:pPr>
      <w:del w:id="206" w:author="Ron Gal" w:date="2017-03-05T23:26:00Z">
        <w:r w:rsidDel="001C7B21">
          <w:rPr>
            <w:sz w:val="24"/>
            <w:szCs w:val="24"/>
            <w:rtl/>
          </w:rPr>
          <w:delText xml:space="preserve">אורך חיי בקשה </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38</w:delText>
        </w:r>
      </w:del>
    </w:p>
    <w:p w:rsidR="00481634" w:rsidDel="001C7B21" w:rsidRDefault="00471D70">
      <w:pPr>
        <w:numPr>
          <w:ilvl w:val="0"/>
          <w:numId w:val="2"/>
        </w:numPr>
        <w:bidi/>
        <w:ind w:hanging="360"/>
        <w:contextualSpacing/>
        <w:rPr>
          <w:del w:id="207" w:author="Ron Gal" w:date="2017-03-05T23:26:00Z"/>
          <w:sz w:val="24"/>
          <w:szCs w:val="24"/>
        </w:rPr>
      </w:pPr>
      <w:del w:id="208" w:author="Ron Gal" w:date="2017-03-05T23:26:00Z">
        <w:r w:rsidDel="001C7B21">
          <w:rPr>
            <w:sz w:val="24"/>
            <w:szCs w:val="24"/>
            <w:rtl/>
          </w:rPr>
          <w:delText xml:space="preserve">פרוייקט האתר - </w:delText>
        </w:r>
        <w:r w:rsidDel="001C7B21">
          <w:rPr>
            <w:sz w:val="24"/>
            <w:szCs w:val="24"/>
          </w:rPr>
          <w:delText>PlaySimpleSite</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39</w:delText>
        </w:r>
      </w:del>
    </w:p>
    <w:p w:rsidR="00481634" w:rsidDel="001C7B21" w:rsidRDefault="00471D70">
      <w:pPr>
        <w:numPr>
          <w:ilvl w:val="1"/>
          <w:numId w:val="2"/>
        </w:numPr>
        <w:bidi/>
        <w:ind w:hanging="360"/>
        <w:contextualSpacing/>
        <w:rPr>
          <w:del w:id="209" w:author="Ron Gal" w:date="2017-03-05T23:26:00Z"/>
          <w:sz w:val="24"/>
          <w:szCs w:val="24"/>
        </w:rPr>
      </w:pPr>
      <w:del w:id="210" w:author="Ron Gal" w:date="2017-03-05T23:26:00Z">
        <w:r w:rsidDel="001C7B21">
          <w:rPr>
            <w:sz w:val="24"/>
            <w:szCs w:val="24"/>
            <w:rtl/>
          </w:rPr>
          <w:delText>מסכים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39</w:delText>
        </w:r>
      </w:del>
    </w:p>
    <w:p w:rsidR="00481634" w:rsidDel="001C7B21" w:rsidRDefault="00471D70">
      <w:pPr>
        <w:numPr>
          <w:ilvl w:val="1"/>
          <w:numId w:val="2"/>
        </w:numPr>
        <w:bidi/>
        <w:ind w:hanging="360"/>
        <w:contextualSpacing/>
        <w:rPr>
          <w:del w:id="211" w:author="Ron Gal" w:date="2017-03-05T23:26:00Z"/>
          <w:sz w:val="24"/>
          <w:szCs w:val="24"/>
        </w:rPr>
      </w:pPr>
      <w:del w:id="212" w:author="Ron Gal" w:date="2017-03-05T23:26:00Z">
        <w:r w:rsidDel="001C7B21">
          <w:rPr>
            <w:sz w:val="24"/>
            <w:szCs w:val="24"/>
            <w:rtl/>
          </w:rPr>
          <w:delText>קבצי עיצוב</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42</w:delText>
        </w:r>
      </w:del>
    </w:p>
    <w:p w:rsidR="00481634" w:rsidDel="001C7B21" w:rsidRDefault="00471D70">
      <w:pPr>
        <w:numPr>
          <w:ilvl w:val="1"/>
          <w:numId w:val="2"/>
        </w:numPr>
        <w:bidi/>
        <w:ind w:hanging="360"/>
        <w:contextualSpacing/>
        <w:rPr>
          <w:del w:id="213" w:author="Ron Gal" w:date="2017-03-05T23:26:00Z"/>
          <w:sz w:val="24"/>
          <w:szCs w:val="24"/>
        </w:rPr>
      </w:pPr>
      <w:del w:id="214" w:author="Ron Gal" w:date="2017-03-05T23:26:00Z">
        <w:r w:rsidDel="001C7B21">
          <w:rPr>
            <w:sz w:val="24"/>
            <w:szCs w:val="24"/>
            <w:rtl/>
          </w:rPr>
          <w:delText xml:space="preserve">קבצי </w:delText>
        </w:r>
        <w:r w:rsidDel="001C7B21">
          <w:rPr>
            <w:sz w:val="24"/>
            <w:szCs w:val="24"/>
          </w:rPr>
          <w:delText>javascript</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42</w:delText>
        </w:r>
      </w:del>
    </w:p>
    <w:p w:rsidR="00481634" w:rsidDel="001C7B21" w:rsidRDefault="00471D70">
      <w:pPr>
        <w:numPr>
          <w:ilvl w:val="0"/>
          <w:numId w:val="2"/>
        </w:numPr>
        <w:bidi/>
        <w:ind w:hanging="360"/>
        <w:contextualSpacing/>
        <w:rPr>
          <w:del w:id="215" w:author="Ron Gal" w:date="2017-03-05T23:26:00Z"/>
          <w:sz w:val="24"/>
          <w:szCs w:val="24"/>
        </w:rPr>
      </w:pPr>
      <w:del w:id="216" w:author="Ron Gal" w:date="2017-03-05T23:26:00Z">
        <w:r w:rsidDel="001C7B21">
          <w:rPr>
            <w:sz w:val="24"/>
            <w:szCs w:val="24"/>
            <w:rtl/>
          </w:rPr>
          <w:delText>דפוסי עיצוב</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44</w:delText>
        </w:r>
      </w:del>
    </w:p>
    <w:p w:rsidR="00481634" w:rsidDel="001C7B21" w:rsidRDefault="00471D70">
      <w:pPr>
        <w:numPr>
          <w:ilvl w:val="1"/>
          <w:numId w:val="2"/>
        </w:numPr>
        <w:bidi/>
        <w:ind w:hanging="360"/>
        <w:contextualSpacing/>
        <w:rPr>
          <w:del w:id="217" w:author="Ron Gal" w:date="2017-03-05T23:26:00Z"/>
          <w:sz w:val="24"/>
          <w:szCs w:val="24"/>
        </w:rPr>
      </w:pPr>
      <w:del w:id="218" w:author="Ron Gal" w:date="2017-03-05T23:26:00Z">
        <w:r w:rsidDel="001C7B21">
          <w:rPr>
            <w:sz w:val="24"/>
            <w:szCs w:val="24"/>
          </w:rPr>
          <w:delText>Singleton</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44</w:delText>
        </w:r>
      </w:del>
    </w:p>
    <w:p w:rsidR="00481634" w:rsidDel="001C7B21" w:rsidRDefault="00471D70">
      <w:pPr>
        <w:numPr>
          <w:ilvl w:val="1"/>
          <w:numId w:val="2"/>
        </w:numPr>
        <w:bidi/>
        <w:ind w:hanging="360"/>
        <w:contextualSpacing/>
        <w:rPr>
          <w:del w:id="219" w:author="Ron Gal" w:date="2017-03-05T23:26:00Z"/>
          <w:sz w:val="24"/>
          <w:szCs w:val="24"/>
        </w:rPr>
      </w:pPr>
      <w:del w:id="220" w:author="Ron Gal" w:date="2017-03-05T23:26:00Z">
        <w:r w:rsidDel="001C7B21">
          <w:rPr>
            <w:sz w:val="24"/>
            <w:szCs w:val="24"/>
          </w:rPr>
          <w:delText>Factory Method</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44</w:delText>
        </w:r>
      </w:del>
    </w:p>
    <w:p w:rsidR="00481634" w:rsidDel="001C7B21" w:rsidRDefault="00471D70">
      <w:pPr>
        <w:numPr>
          <w:ilvl w:val="1"/>
          <w:numId w:val="2"/>
        </w:numPr>
        <w:bidi/>
        <w:ind w:hanging="360"/>
        <w:contextualSpacing/>
        <w:rPr>
          <w:del w:id="221" w:author="Ron Gal" w:date="2017-03-05T23:26:00Z"/>
          <w:sz w:val="24"/>
          <w:szCs w:val="24"/>
        </w:rPr>
      </w:pPr>
      <w:del w:id="222" w:author="Ron Gal" w:date="2017-03-05T23:26:00Z">
        <w:r w:rsidDel="001C7B21">
          <w:rPr>
            <w:sz w:val="24"/>
            <w:szCs w:val="24"/>
          </w:rPr>
          <w:delText>Decorator</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44</w:delText>
        </w:r>
      </w:del>
    </w:p>
    <w:p w:rsidR="00481634" w:rsidDel="001C7B21" w:rsidRDefault="00471D70">
      <w:pPr>
        <w:numPr>
          <w:ilvl w:val="0"/>
          <w:numId w:val="2"/>
        </w:numPr>
        <w:bidi/>
        <w:ind w:hanging="360"/>
        <w:contextualSpacing/>
        <w:rPr>
          <w:del w:id="223" w:author="Ron Gal" w:date="2017-03-05T23:26:00Z"/>
          <w:sz w:val="24"/>
          <w:szCs w:val="24"/>
        </w:rPr>
      </w:pPr>
      <w:del w:id="224" w:author="Ron Gal" w:date="2017-03-05T23:26:00Z">
        <w:r w:rsidDel="001C7B21">
          <w:rPr>
            <w:sz w:val="24"/>
            <w:szCs w:val="24"/>
            <w:rtl/>
          </w:rPr>
          <w:delText>שינויים עתידיים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45</w:delText>
        </w:r>
      </w:del>
    </w:p>
    <w:p w:rsidR="00481634" w:rsidDel="001C7B21" w:rsidRDefault="00471D70">
      <w:pPr>
        <w:numPr>
          <w:ilvl w:val="0"/>
          <w:numId w:val="2"/>
        </w:numPr>
        <w:bidi/>
        <w:ind w:hanging="360"/>
        <w:contextualSpacing/>
        <w:rPr>
          <w:del w:id="225" w:author="Ron Gal" w:date="2017-03-05T23:26:00Z"/>
          <w:sz w:val="24"/>
          <w:szCs w:val="24"/>
        </w:rPr>
      </w:pPr>
      <w:del w:id="226" w:author="Ron Gal" w:date="2017-03-05T23:26:00Z">
        <w:r w:rsidDel="001C7B21">
          <w:rPr>
            <w:sz w:val="24"/>
            <w:szCs w:val="24"/>
            <w:rtl/>
          </w:rPr>
          <w:delText>דיאגרמות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46</w:delText>
        </w:r>
      </w:del>
    </w:p>
    <w:p w:rsidR="00481634" w:rsidDel="001C7B21" w:rsidRDefault="00471D70">
      <w:pPr>
        <w:numPr>
          <w:ilvl w:val="1"/>
          <w:numId w:val="2"/>
        </w:numPr>
        <w:bidi/>
        <w:ind w:hanging="360"/>
        <w:contextualSpacing/>
        <w:rPr>
          <w:del w:id="227" w:author="Ron Gal" w:date="2017-03-05T23:26:00Z"/>
          <w:sz w:val="24"/>
          <w:szCs w:val="24"/>
        </w:rPr>
      </w:pPr>
      <w:del w:id="228" w:author="Ron Gal" w:date="2017-03-05T23:26:00Z">
        <w:r w:rsidDel="001C7B21">
          <w:rPr>
            <w:sz w:val="24"/>
            <w:szCs w:val="24"/>
            <w:rtl/>
          </w:rPr>
          <w:delText xml:space="preserve">מודל ישויות קשרים - </w:delText>
        </w:r>
        <w:r w:rsidDel="001C7B21">
          <w:rPr>
            <w:sz w:val="24"/>
            <w:szCs w:val="24"/>
          </w:rPr>
          <w:delText>ERD</w:delText>
        </w:r>
        <w:r w:rsidDel="001C7B21">
          <w:rPr>
            <w:sz w:val="24"/>
            <w:szCs w:val="24"/>
            <w:rtl/>
          </w:rPr>
          <w:delText xml:space="preserve"> </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46</w:delText>
        </w:r>
      </w:del>
    </w:p>
    <w:p w:rsidR="00481634" w:rsidDel="001C7B21" w:rsidRDefault="00471D70">
      <w:pPr>
        <w:numPr>
          <w:ilvl w:val="1"/>
          <w:numId w:val="2"/>
        </w:numPr>
        <w:bidi/>
        <w:ind w:hanging="360"/>
        <w:contextualSpacing/>
        <w:rPr>
          <w:del w:id="229" w:author="Ron Gal" w:date="2017-03-05T23:26:00Z"/>
          <w:sz w:val="24"/>
          <w:szCs w:val="24"/>
        </w:rPr>
      </w:pPr>
      <w:del w:id="230" w:author="Ron Gal" w:date="2017-03-05T23:26:00Z">
        <w:r w:rsidDel="001C7B21">
          <w:rPr>
            <w:sz w:val="24"/>
            <w:szCs w:val="24"/>
            <w:rtl/>
          </w:rPr>
          <w:delText xml:space="preserve">דיאגרמות מחלקה - </w:delText>
        </w:r>
        <w:r w:rsidDel="001C7B21">
          <w:rPr>
            <w:sz w:val="24"/>
            <w:szCs w:val="24"/>
          </w:rPr>
          <w:delText>Class Diagrams</w:delText>
        </w:r>
        <w:r w:rsidDel="001C7B21">
          <w:rPr>
            <w:sz w:val="24"/>
            <w:szCs w:val="24"/>
            <w:rtl/>
          </w:rPr>
          <w:tab/>
        </w:r>
        <w:r w:rsidDel="001C7B21">
          <w:rPr>
            <w:sz w:val="24"/>
            <w:szCs w:val="24"/>
            <w:rtl/>
          </w:rPr>
          <w:tab/>
        </w:r>
        <w:r w:rsidDel="001C7B21">
          <w:rPr>
            <w:sz w:val="24"/>
            <w:szCs w:val="24"/>
            <w:rtl/>
          </w:rPr>
          <w:tab/>
        </w:r>
        <w:r w:rsidDel="001C7B21">
          <w:rPr>
            <w:sz w:val="24"/>
            <w:szCs w:val="24"/>
            <w:rtl/>
          </w:rPr>
          <w:tab/>
          <w:delText>47</w:delText>
        </w:r>
      </w:del>
    </w:p>
    <w:p w:rsidR="00481634" w:rsidDel="001C7B21" w:rsidRDefault="00471D70">
      <w:pPr>
        <w:numPr>
          <w:ilvl w:val="1"/>
          <w:numId w:val="2"/>
        </w:numPr>
        <w:bidi/>
        <w:ind w:hanging="360"/>
        <w:contextualSpacing/>
        <w:rPr>
          <w:del w:id="231" w:author="Ron Gal" w:date="2017-03-05T23:26:00Z"/>
          <w:sz w:val="24"/>
          <w:szCs w:val="24"/>
        </w:rPr>
      </w:pPr>
      <w:del w:id="232" w:author="Ron Gal" w:date="2017-03-05T23:26:00Z">
        <w:r w:rsidDel="001C7B21">
          <w:rPr>
            <w:sz w:val="24"/>
            <w:szCs w:val="24"/>
            <w:rtl/>
          </w:rPr>
          <w:delText xml:space="preserve">דיאגרמות רצף - </w:delText>
        </w:r>
        <w:r w:rsidDel="001C7B21">
          <w:rPr>
            <w:sz w:val="24"/>
            <w:szCs w:val="24"/>
          </w:rPr>
          <w:delText>Sequence Diagram</w:delText>
        </w:r>
        <w:r w:rsidDel="001C7B21">
          <w:rPr>
            <w:sz w:val="24"/>
            <w:szCs w:val="24"/>
            <w:rtl/>
          </w:rPr>
          <w:tab/>
        </w:r>
        <w:r w:rsidDel="001C7B21">
          <w:rPr>
            <w:sz w:val="24"/>
            <w:szCs w:val="24"/>
            <w:rtl/>
          </w:rPr>
          <w:tab/>
        </w:r>
        <w:r w:rsidDel="001C7B21">
          <w:rPr>
            <w:sz w:val="24"/>
            <w:szCs w:val="24"/>
            <w:rtl/>
          </w:rPr>
          <w:tab/>
        </w:r>
        <w:r w:rsidDel="001C7B21">
          <w:rPr>
            <w:sz w:val="24"/>
            <w:szCs w:val="24"/>
            <w:rtl/>
          </w:rPr>
          <w:tab/>
          <w:delText>50</w:delText>
        </w:r>
      </w:del>
    </w:p>
    <w:p w:rsidR="00481634" w:rsidDel="001C7B21" w:rsidRDefault="00481634">
      <w:pPr>
        <w:bidi/>
        <w:ind w:left="720"/>
        <w:rPr>
          <w:del w:id="233" w:author="Ron Gal" w:date="2017-03-05T23:26:00Z"/>
        </w:rPr>
      </w:pPr>
    </w:p>
    <w:p w:rsidR="00F52774" w:rsidRDefault="00F52774">
      <w:pPr>
        <w:rPr>
          <w:ins w:id="234" w:author="Ron Gal" w:date="2017-03-05T23:19:00Z"/>
          <w:sz w:val="36"/>
          <w:szCs w:val="36"/>
          <w:u w:val="single"/>
          <w:rtl/>
        </w:rPr>
      </w:pPr>
      <w:ins w:id="235" w:author="Ron Gal" w:date="2017-03-05T23:19:00Z">
        <w:r>
          <w:rPr>
            <w:sz w:val="36"/>
            <w:szCs w:val="36"/>
            <w:u w:val="single"/>
            <w:rtl/>
          </w:rPr>
          <w:br w:type="page"/>
        </w:r>
      </w:ins>
    </w:p>
    <w:p w:rsidR="00481634" w:rsidRDefault="00471D70" w:rsidP="00F52774">
      <w:pPr>
        <w:pStyle w:val="Heading1"/>
        <w:bidi/>
        <w:pPrChange w:id="236" w:author="Ron Gal" w:date="2017-03-05T23:19:00Z">
          <w:pPr>
            <w:bidi/>
          </w:pPr>
        </w:pPrChange>
      </w:pPr>
      <w:bookmarkStart w:id="237" w:name="_Toc476519702"/>
      <w:r>
        <w:rPr>
          <w:rtl/>
        </w:rPr>
        <w:lastRenderedPageBreak/>
        <w:t>תיאור כללי של המערכת</w:t>
      </w:r>
      <w:r>
        <w:rPr>
          <w:noProof/>
        </w:rPr>
        <w:drawing>
          <wp:anchor distT="114300" distB="114300" distL="114300" distR="114300" simplePos="0" relativeHeight="251658752" behindDoc="0" locked="0" layoutInCell="0" hidden="0" allowOverlap="1">
            <wp:simplePos x="0" y="0"/>
            <wp:positionH relativeFrom="margin">
              <wp:posOffset>-161924</wp:posOffset>
            </wp:positionH>
            <wp:positionV relativeFrom="paragraph">
              <wp:posOffset>0</wp:posOffset>
            </wp:positionV>
            <wp:extent cx="2383849" cy="324326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383849" cy="3243263"/>
                    </a:xfrm>
                    <a:prstGeom prst="rect">
                      <a:avLst/>
                    </a:prstGeom>
                    <a:ln/>
                  </pic:spPr>
                </pic:pic>
              </a:graphicData>
            </a:graphic>
          </wp:anchor>
        </w:drawing>
      </w:r>
      <w:bookmarkEnd w:id="237"/>
    </w:p>
    <w:p w:rsidR="00481634" w:rsidRDefault="00471D70">
      <w:pPr>
        <w:bidi/>
      </w:pPr>
      <w:r>
        <w:rPr>
          <w:sz w:val="24"/>
          <w:szCs w:val="24"/>
          <w:rtl/>
        </w:rPr>
        <w:t>המערכת תבנה באריכטקטורת שרת-לקוח כך שלשרת יהיה גישה למסד נתונים.</w:t>
      </w:r>
    </w:p>
    <w:p w:rsidR="00481634" w:rsidRDefault="00481634">
      <w:pPr>
        <w:bidi/>
      </w:pPr>
    </w:p>
    <w:p w:rsidR="00481634" w:rsidRDefault="00471D70">
      <w:pPr>
        <w:bidi/>
      </w:pPr>
      <w:r>
        <w:rPr>
          <w:sz w:val="24"/>
          <w:szCs w:val="24"/>
          <w:rtl/>
        </w:rPr>
        <w:t xml:space="preserve">שכבת השרת והלקוח יתקשרו ע"י פרוטוקול </w:t>
      </w:r>
      <w:r>
        <w:rPr>
          <w:sz w:val="24"/>
          <w:szCs w:val="24"/>
        </w:rPr>
        <w:t>http</w:t>
      </w:r>
      <w:r>
        <w:rPr>
          <w:sz w:val="24"/>
          <w:szCs w:val="24"/>
          <w:rtl/>
        </w:rPr>
        <w:t xml:space="preserve"> באופן שבו כל פניה עומדת בפני עצמה (</w:t>
      </w:r>
      <w:r>
        <w:rPr>
          <w:sz w:val="24"/>
          <w:szCs w:val="24"/>
        </w:rPr>
        <w:t>stateless</w:t>
      </w:r>
      <w:r>
        <w:rPr>
          <w:sz w:val="24"/>
          <w:szCs w:val="24"/>
          <w:rtl/>
        </w:rPr>
        <w:t>).</w:t>
      </w:r>
    </w:p>
    <w:p w:rsidR="00481634" w:rsidRDefault="00471D70">
      <w:pPr>
        <w:bidi/>
      </w:pPr>
      <w:r>
        <w:rPr>
          <w:sz w:val="24"/>
          <w:szCs w:val="24"/>
          <w:rtl/>
        </w:rPr>
        <w:t xml:space="preserve">השרת יפנה למסד הנתונים ע"י </w:t>
      </w:r>
      <w:r>
        <w:rPr>
          <w:sz w:val="24"/>
          <w:szCs w:val="24"/>
        </w:rPr>
        <w:t>O/R Mapping</w:t>
      </w:r>
      <w:r>
        <w:rPr>
          <w:sz w:val="24"/>
          <w:szCs w:val="24"/>
          <w:rtl/>
        </w:rPr>
        <w:t xml:space="preserve"> במימוש של </w:t>
      </w:r>
      <w:r>
        <w:rPr>
          <w:sz w:val="24"/>
          <w:szCs w:val="24"/>
        </w:rPr>
        <w:t>NHibernate.</w:t>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71D70" w:rsidRDefault="00471D70">
      <w:pPr>
        <w:bidi/>
        <w:rPr>
          <w:sz w:val="28"/>
          <w:szCs w:val="28"/>
          <w:rtl/>
        </w:rPr>
      </w:pPr>
    </w:p>
    <w:p w:rsidR="00481634" w:rsidRDefault="00471D70" w:rsidP="00F52774">
      <w:pPr>
        <w:pStyle w:val="Heading2"/>
        <w:bidi/>
        <w:pPrChange w:id="238" w:author="Ron Gal" w:date="2017-03-05T23:20:00Z">
          <w:pPr>
            <w:bidi/>
          </w:pPr>
        </w:pPrChange>
      </w:pPr>
      <w:bookmarkStart w:id="239" w:name="_Toc476519703"/>
      <w:r>
        <w:rPr>
          <w:rtl/>
        </w:rPr>
        <w:t>מוסכמות רישום</w:t>
      </w:r>
      <w:bookmarkEnd w:id="239"/>
    </w:p>
    <w:p w:rsidR="00481634" w:rsidRDefault="00471D70" w:rsidP="008525B6">
      <w:pPr>
        <w:numPr>
          <w:ilvl w:val="0"/>
          <w:numId w:val="1"/>
        </w:numPr>
        <w:bidi/>
        <w:ind w:hanging="360"/>
        <w:contextualSpacing/>
        <w:rPr>
          <w:sz w:val="24"/>
          <w:szCs w:val="24"/>
        </w:rPr>
      </w:pPr>
      <w:r>
        <w:rPr>
          <w:sz w:val="24"/>
          <w:szCs w:val="24"/>
          <w:rtl/>
        </w:rPr>
        <w:t xml:space="preserve">שמות הטבלאות ושדותיהן במסד הנתונים </w:t>
      </w:r>
      <w:r w:rsidR="008525B6">
        <w:rPr>
          <w:sz w:val="24"/>
          <w:szCs w:val="24"/>
          <w:rtl/>
        </w:rPr>
        <w:t xml:space="preserve">בפורמט </w:t>
      </w:r>
      <w:r w:rsidR="008525B6">
        <w:rPr>
          <w:sz w:val="24"/>
          <w:szCs w:val="24"/>
        </w:rPr>
        <w:t>PascalCase</w:t>
      </w:r>
      <w:r w:rsidR="008525B6">
        <w:rPr>
          <w:rFonts w:hint="cs"/>
          <w:sz w:val="24"/>
          <w:szCs w:val="24"/>
          <w:rtl/>
        </w:rPr>
        <w:t xml:space="preserve">, </w:t>
      </w:r>
      <w:r w:rsidR="008525B6">
        <w:rPr>
          <w:sz w:val="24"/>
          <w:szCs w:val="24"/>
          <w:rtl/>
        </w:rPr>
        <w:t>כלומר אותיות קטנות פרט לאות הראשונה בכל מילה.</w:t>
      </w:r>
    </w:p>
    <w:p w:rsidR="00481634" w:rsidRDefault="00471D70" w:rsidP="008525B6">
      <w:pPr>
        <w:numPr>
          <w:ilvl w:val="0"/>
          <w:numId w:val="1"/>
        </w:numPr>
        <w:bidi/>
        <w:ind w:hanging="360"/>
        <w:contextualSpacing/>
        <w:rPr>
          <w:sz w:val="24"/>
          <w:szCs w:val="24"/>
        </w:rPr>
      </w:pPr>
      <w:r>
        <w:rPr>
          <w:sz w:val="24"/>
          <w:szCs w:val="24"/>
          <w:rtl/>
        </w:rPr>
        <w:t xml:space="preserve">בצד השרת, שמות התיקיות, המחלקות והפונקציות יכתבו בפורמט </w:t>
      </w:r>
      <w:r>
        <w:rPr>
          <w:sz w:val="24"/>
          <w:szCs w:val="24"/>
        </w:rPr>
        <w:t>PascalCase</w:t>
      </w:r>
      <w:r w:rsidR="008525B6">
        <w:rPr>
          <w:rFonts w:hint="cs"/>
          <w:sz w:val="24"/>
          <w:szCs w:val="24"/>
          <w:rtl/>
        </w:rPr>
        <w:t xml:space="preserve">. </w:t>
      </w:r>
      <w:r>
        <w:rPr>
          <w:sz w:val="24"/>
          <w:szCs w:val="24"/>
          <w:rtl/>
        </w:rPr>
        <w:t xml:space="preserve">בנוסף, פרמטרים של פונקציות ומשתנים יכתבו בפורמט של </w:t>
      </w:r>
      <w:r>
        <w:rPr>
          <w:sz w:val="24"/>
          <w:szCs w:val="24"/>
        </w:rPr>
        <w:t>camelCase</w:t>
      </w:r>
      <w:r w:rsidR="008525B6">
        <w:rPr>
          <w:rFonts w:hint="cs"/>
          <w:sz w:val="24"/>
          <w:szCs w:val="24"/>
          <w:rtl/>
        </w:rPr>
        <w:t>,</w:t>
      </w:r>
      <w:r>
        <w:rPr>
          <w:sz w:val="24"/>
          <w:szCs w:val="24"/>
          <w:rtl/>
        </w:rPr>
        <w:t xml:space="preserve"> כלומר מילה ראשונה באותיות קטנות וכל אות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קבצי צד הלקוח יכתבו בפורמט </w:t>
      </w:r>
      <w:r>
        <w:rPr>
          <w:sz w:val="24"/>
          <w:szCs w:val="24"/>
        </w:rPr>
        <w:t>camelCase</w:t>
      </w:r>
      <w:r>
        <w:rPr>
          <w:sz w:val="24"/>
          <w:szCs w:val="24"/>
          <w:rtl/>
        </w:rPr>
        <w:t>, כלומר מילה ראשונה באותיות קטנות וכל אות ראשונה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משתנים פרטיים ברמת המחלקה, יתחילו בקו תחתון ומילה ראשונה באותיות קטנות וכל אות ראשונה במילה נוספת תכתב באות גדולה (מוסכמה של </w:t>
      </w:r>
      <w:r>
        <w:rPr>
          <w:sz w:val="24"/>
          <w:szCs w:val="24"/>
        </w:rPr>
        <w:t>C</w:t>
      </w:r>
      <w:r>
        <w:rPr>
          <w:sz w:val="24"/>
          <w:szCs w:val="24"/>
          <w:rtl/>
        </w:rPr>
        <w:t>#).</w:t>
      </w:r>
    </w:p>
    <w:p w:rsidR="008525B6" w:rsidRDefault="00471D70" w:rsidP="008525B6">
      <w:pPr>
        <w:numPr>
          <w:ilvl w:val="0"/>
          <w:numId w:val="1"/>
        </w:numPr>
        <w:bidi/>
        <w:ind w:hanging="360"/>
        <w:contextualSpacing/>
        <w:rPr>
          <w:sz w:val="24"/>
          <w:szCs w:val="24"/>
        </w:rPr>
      </w:pPr>
      <w:r w:rsidRPr="008525B6">
        <w:rPr>
          <w:sz w:val="24"/>
          <w:szCs w:val="24"/>
          <w:rtl/>
        </w:rPr>
        <w:t>שמות מחלקות ה-</w:t>
      </w:r>
      <w:r w:rsidRPr="008525B6">
        <w:rPr>
          <w:sz w:val="24"/>
          <w:szCs w:val="24"/>
        </w:rPr>
        <w:t>Domain</w:t>
      </w:r>
      <w:r w:rsidRPr="008525B6">
        <w:rPr>
          <w:sz w:val="24"/>
          <w:szCs w:val="24"/>
          <w:rtl/>
        </w:rPr>
        <w:t xml:space="preserve"> (שהן ייצוג הישויות במסד הנותנים בקו</w:t>
      </w:r>
      <w:r w:rsidR="008525B6">
        <w:rPr>
          <w:sz w:val="24"/>
          <w:szCs w:val="24"/>
          <w:rtl/>
        </w:rPr>
        <w:t>ד השרת) יהיו זהים לשמות הטבלאות</w:t>
      </w:r>
      <w:r w:rsidR="008525B6">
        <w:rPr>
          <w:rFonts w:hint="cs"/>
          <w:sz w:val="24"/>
          <w:szCs w:val="24"/>
          <w:rtl/>
        </w:rPr>
        <w:t xml:space="preserve">. </w:t>
      </w:r>
    </w:p>
    <w:p w:rsidR="00481634" w:rsidRPr="008525B6" w:rsidRDefault="00471D70" w:rsidP="008525B6">
      <w:pPr>
        <w:numPr>
          <w:ilvl w:val="0"/>
          <w:numId w:val="1"/>
        </w:numPr>
        <w:bidi/>
        <w:ind w:hanging="360"/>
        <w:contextualSpacing/>
        <w:rPr>
          <w:sz w:val="24"/>
          <w:szCs w:val="24"/>
        </w:rPr>
      </w:pPr>
      <w:r w:rsidRPr="008525B6">
        <w:rPr>
          <w:sz w:val="24"/>
          <w:szCs w:val="24"/>
          <w:rtl/>
        </w:rPr>
        <w:t xml:space="preserve">כל מחלקה השייכת לקבוצה מסויימת תסתיים בסיומת הקבוצה להסברת תפקידה למשל ה- </w:t>
      </w:r>
      <w:r w:rsidRPr="008525B6">
        <w:rPr>
          <w:sz w:val="24"/>
          <w:szCs w:val="24"/>
        </w:rPr>
        <w:t>controller</w:t>
      </w:r>
      <w:r w:rsidRPr="008525B6">
        <w:rPr>
          <w:sz w:val="24"/>
          <w:szCs w:val="24"/>
          <w:rtl/>
        </w:rPr>
        <w:t xml:space="preserve"> </w:t>
      </w:r>
      <w:r w:rsidR="008525B6">
        <w:rPr>
          <w:rFonts w:hint="cs"/>
          <w:sz w:val="24"/>
          <w:szCs w:val="24"/>
          <w:rtl/>
        </w:rPr>
        <w:t xml:space="preserve">הוטרינרים </w:t>
      </w:r>
      <w:r w:rsidRPr="008525B6">
        <w:rPr>
          <w:sz w:val="24"/>
          <w:szCs w:val="24"/>
          <w:rtl/>
        </w:rPr>
        <w:t xml:space="preserve">יקרא </w:t>
      </w:r>
      <w:r w:rsidR="008525B6">
        <w:rPr>
          <w:sz w:val="24"/>
          <w:szCs w:val="24"/>
        </w:rPr>
        <w:t>VetsController</w:t>
      </w:r>
      <w:r w:rsidRPr="008525B6">
        <w:rPr>
          <w:sz w:val="24"/>
          <w:szCs w:val="24"/>
          <w:rtl/>
        </w:rPr>
        <w:t>.</w:t>
      </w:r>
    </w:p>
    <w:p w:rsidR="00481634" w:rsidRDefault="00481634">
      <w:pPr>
        <w:bidi/>
      </w:pPr>
    </w:p>
    <w:p w:rsidR="00481634" w:rsidRDefault="00471D70" w:rsidP="00F52774">
      <w:pPr>
        <w:pStyle w:val="Heading1"/>
        <w:bidi/>
        <w:pPrChange w:id="240" w:author="Ron Gal" w:date="2017-03-05T23:20:00Z">
          <w:pPr>
            <w:bidi/>
          </w:pPr>
        </w:pPrChange>
      </w:pPr>
      <w:bookmarkStart w:id="241" w:name="_Toc476519704"/>
      <w:r>
        <w:rPr>
          <w:rtl/>
        </w:rPr>
        <w:t>שכבת בסיסי הנתונים</w:t>
      </w:r>
      <w:bookmarkEnd w:id="241"/>
    </w:p>
    <w:p w:rsidR="00481634" w:rsidRDefault="00471D70">
      <w:pPr>
        <w:bidi/>
      </w:pPr>
      <w:r>
        <w:rPr>
          <w:sz w:val="24"/>
          <w:szCs w:val="24"/>
          <w:rtl/>
        </w:rPr>
        <w:t xml:space="preserve">שכבה זו אחראית על תקשורת מול מסד הנתונים וביצוע פעולות שמירה, עדכון, מחיקה ושליפה של נתונים. המערכת משתמשת במסד נתונים מסוג </w:t>
      </w:r>
      <w:r>
        <w:rPr>
          <w:sz w:val="24"/>
          <w:szCs w:val="24"/>
        </w:rPr>
        <w:t>Sqlite</w:t>
      </w:r>
      <w:r>
        <w:rPr>
          <w:sz w:val="24"/>
          <w:szCs w:val="24"/>
          <w:rtl/>
        </w:rPr>
        <w:t xml:space="preserve">, בשם </w:t>
      </w:r>
      <w:r>
        <w:rPr>
          <w:sz w:val="24"/>
          <w:szCs w:val="24"/>
        </w:rPr>
        <w:t>db.sqlite</w:t>
      </w:r>
      <w:r>
        <w:rPr>
          <w:sz w:val="24"/>
          <w:szCs w:val="24"/>
          <w:rtl/>
        </w:rPr>
        <w:t xml:space="preserve">, הנמצא תחת תיקיית </w:t>
      </w:r>
      <w:r>
        <w:rPr>
          <w:sz w:val="24"/>
          <w:szCs w:val="24"/>
        </w:rPr>
        <w:t>App_Data</w:t>
      </w:r>
      <w:r>
        <w:rPr>
          <w:sz w:val="24"/>
          <w:szCs w:val="24"/>
          <w:rtl/>
        </w:rPr>
        <w:t>.</w:t>
      </w:r>
    </w:p>
    <w:p w:rsidR="00481634" w:rsidRDefault="00481634">
      <w:pPr>
        <w:bidi/>
      </w:pPr>
    </w:p>
    <w:p w:rsidR="00481634" w:rsidRDefault="00471D70">
      <w:pPr>
        <w:bidi/>
      </w:pPr>
      <w:r>
        <w:rPr>
          <w:sz w:val="24"/>
          <w:szCs w:val="24"/>
          <w:rtl/>
        </w:rPr>
        <w:lastRenderedPageBreak/>
        <w:t>שכבה זו אחראית על מספר תהליכים שונים במהלך חיי המערכת:</w:t>
      </w:r>
    </w:p>
    <w:p w:rsidR="00481634" w:rsidRDefault="00471D70">
      <w:pPr>
        <w:numPr>
          <w:ilvl w:val="0"/>
          <w:numId w:val="12"/>
        </w:numPr>
        <w:bidi/>
        <w:ind w:hanging="360"/>
        <w:contextualSpacing/>
        <w:rPr>
          <w:sz w:val="24"/>
          <w:szCs w:val="24"/>
        </w:rPr>
      </w:pPr>
      <w:r>
        <w:rPr>
          <w:sz w:val="24"/>
          <w:szCs w:val="24"/>
          <w:rtl/>
        </w:rPr>
        <w:t xml:space="preserve">כאשר המערכת עולה מאותחל אובייקט </w:t>
      </w:r>
      <w:r>
        <w:rPr>
          <w:sz w:val="24"/>
          <w:szCs w:val="24"/>
        </w:rPr>
        <w:t>SessionFactory</w:t>
      </w:r>
      <w:r>
        <w:rPr>
          <w:sz w:val="24"/>
          <w:szCs w:val="24"/>
          <w:rtl/>
        </w:rPr>
        <w:t xml:space="preserve">, שהינו </w:t>
      </w:r>
      <w:r>
        <w:rPr>
          <w:sz w:val="24"/>
          <w:szCs w:val="24"/>
        </w:rPr>
        <w:t>Singleton</w:t>
      </w:r>
      <w:r>
        <w:rPr>
          <w:sz w:val="24"/>
          <w:szCs w:val="24"/>
          <w:rtl/>
        </w:rPr>
        <w:t xml:space="preserve">, ויודע לייצר עצמים מסוג </w:t>
      </w:r>
      <w:r>
        <w:rPr>
          <w:sz w:val="24"/>
          <w:szCs w:val="24"/>
        </w:rPr>
        <w:t>Session</w:t>
      </w:r>
      <w:r>
        <w:rPr>
          <w:sz w:val="24"/>
          <w:szCs w:val="24"/>
          <w:rtl/>
        </w:rPr>
        <w:t>. עצמים אלו מייצגים חיבור למסד הנתונים, ובעזרתם ניתן לבצע פעולות במסד הנתונים.</w:t>
      </w:r>
    </w:p>
    <w:p w:rsidR="00481634" w:rsidRDefault="00471D70">
      <w:pPr>
        <w:numPr>
          <w:ilvl w:val="0"/>
          <w:numId w:val="12"/>
        </w:numPr>
        <w:bidi/>
        <w:ind w:hanging="360"/>
        <w:contextualSpacing/>
        <w:rPr>
          <w:sz w:val="24"/>
          <w:szCs w:val="24"/>
        </w:rPr>
      </w:pPr>
      <w:r>
        <w:rPr>
          <w:sz w:val="24"/>
          <w:szCs w:val="24"/>
          <w:rtl/>
        </w:rPr>
        <w:t xml:space="preserve">עבור כל בקשה המגיעה לשרת מאותחל ונשמר </w:t>
      </w:r>
      <w:r>
        <w:rPr>
          <w:sz w:val="24"/>
          <w:szCs w:val="24"/>
        </w:rPr>
        <w:t>Session</w:t>
      </w:r>
      <w:r>
        <w:rPr>
          <w:sz w:val="24"/>
          <w:szCs w:val="24"/>
          <w:rtl/>
        </w:rPr>
        <w:t xml:space="preserve"> אשר יהיה זמין לבקשה לכל אורך חייה. תחת </w:t>
      </w:r>
      <w:r>
        <w:rPr>
          <w:sz w:val="24"/>
          <w:szCs w:val="24"/>
        </w:rPr>
        <w:t>Session</w:t>
      </w:r>
      <w:r>
        <w:rPr>
          <w:sz w:val="24"/>
          <w:szCs w:val="24"/>
          <w:rtl/>
        </w:rPr>
        <w:t xml:space="preserve">, עבור כל בקשה, מאותחל אובייקט מסוג </w:t>
      </w:r>
      <w:r>
        <w:rPr>
          <w:sz w:val="24"/>
          <w:szCs w:val="24"/>
        </w:rPr>
        <w:t>Transaction</w:t>
      </w:r>
      <w:r>
        <w:rPr>
          <w:sz w:val="24"/>
          <w:szCs w:val="24"/>
          <w:rtl/>
        </w:rPr>
        <w:t xml:space="preserve"> (טרנזאקציה).</w:t>
      </w:r>
    </w:p>
    <w:p w:rsidR="00481634" w:rsidRDefault="00471D70">
      <w:pPr>
        <w:numPr>
          <w:ilvl w:val="0"/>
          <w:numId w:val="12"/>
        </w:numPr>
        <w:bidi/>
        <w:ind w:hanging="360"/>
        <w:contextualSpacing/>
        <w:rPr>
          <w:sz w:val="24"/>
          <w:szCs w:val="24"/>
        </w:rPr>
      </w:pPr>
      <w:r>
        <w:rPr>
          <w:sz w:val="24"/>
          <w:szCs w:val="24"/>
          <w:rtl/>
        </w:rPr>
        <w:t>כאשר נגמרת בקשה, אם התבצעו שינויים ב-</w:t>
      </w:r>
      <w:r>
        <w:rPr>
          <w:sz w:val="24"/>
          <w:szCs w:val="24"/>
        </w:rPr>
        <w:t>Session</w:t>
      </w:r>
      <w:r>
        <w:rPr>
          <w:sz w:val="24"/>
          <w:szCs w:val="24"/>
          <w:rtl/>
        </w:rPr>
        <w:t>, הם נשמרים במסד הנתונים או לחלופין מתבטלים במידה ואירעה שגיאה.</w:t>
      </w:r>
    </w:p>
    <w:p w:rsidR="00481634" w:rsidRDefault="00471D70">
      <w:pPr>
        <w:numPr>
          <w:ilvl w:val="0"/>
          <w:numId w:val="12"/>
        </w:numPr>
        <w:bidi/>
        <w:ind w:hanging="360"/>
        <w:contextualSpacing/>
        <w:rPr>
          <w:sz w:val="24"/>
          <w:szCs w:val="24"/>
        </w:rPr>
      </w:pPr>
      <w:r>
        <w:rPr>
          <w:sz w:val="24"/>
          <w:szCs w:val="24"/>
          <w:rtl/>
        </w:rPr>
        <w:t>כאשר המערכת נסגרת, מושמד אובייקט ה-</w:t>
      </w:r>
      <w:r>
        <w:rPr>
          <w:sz w:val="24"/>
          <w:szCs w:val="24"/>
        </w:rPr>
        <w:t>Factory</w:t>
      </w:r>
      <w:r>
        <w:rPr>
          <w:sz w:val="24"/>
          <w:szCs w:val="24"/>
          <w:rtl/>
        </w:rPr>
        <w:t xml:space="preserve"> לצורך שחרור משאבים.</w:t>
      </w:r>
    </w:p>
    <w:p w:rsidR="00481634" w:rsidRDefault="00481634">
      <w:pPr>
        <w:bidi/>
      </w:pPr>
    </w:p>
    <w:p w:rsidR="00481634" w:rsidRDefault="00471D70">
      <w:pPr>
        <w:bidi/>
      </w:pPr>
      <w:r>
        <w:rPr>
          <w:sz w:val="24"/>
          <w:szCs w:val="24"/>
          <w:rtl/>
        </w:rPr>
        <w:t xml:space="preserve">שכבת בסיס הנתונים מבוססת על </w:t>
      </w:r>
      <w:r>
        <w:rPr>
          <w:sz w:val="24"/>
          <w:szCs w:val="24"/>
        </w:rPr>
        <w:t>Nhibernate</w:t>
      </w:r>
      <w:r>
        <w:rPr>
          <w:sz w:val="24"/>
          <w:szCs w:val="24"/>
          <w:rtl/>
        </w:rPr>
        <w:t xml:space="preserve"> שהינו פרויקט קוד פתוח המהווה </w:t>
      </w:r>
      <w:r>
        <w:rPr>
          <w:sz w:val="24"/>
          <w:szCs w:val="24"/>
        </w:rPr>
        <w:t>Object Relation Mapper</w:t>
      </w:r>
      <w:r>
        <w:rPr>
          <w:sz w:val="24"/>
          <w:szCs w:val="24"/>
          <w:rtl/>
        </w:rPr>
        <w:t xml:space="preserve">. פרוייקטים מסוג זה ממפים מחלקות בקוד לטבלאות במסד נתונים. </w:t>
      </w:r>
      <w:r>
        <w:rPr>
          <w:sz w:val="24"/>
          <w:szCs w:val="24"/>
        </w:rPr>
        <w:t>Nhibernate</w:t>
      </w:r>
      <w:r>
        <w:rPr>
          <w:sz w:val="24"/>
          <w:szCs w:val="24"/>
          <w:rtl/>
        </w:rPr>
        <w:t xml:space="preserve"> מאפשר תקשורת מול בסיס נתונים באופן בלתי תלוי בסוג מסד הנתונים (בהתאם למסדי הנתונים הנתמכים). בעזרת </w:t>
      </w:r>
      <w:r>
        <w:rPr>
          <w:sz w:val="24"/>
          <w:szCs w:val="24"/>
        </w:rPr>
        <w:t>Nhibernate</w:t>
      </w:r>
      <w:r>
        <w:rPr>
          <w:sz w:val="24"/>
          <w:szCs w:val="24"/>
          <w:rtl/>
        </w:rPr>
        <w:t xml:space="preserve"> ניתן לבצע שליפות מורכבות בשפת </w:t>
      </w:r>
      <w:r>
        <w:rPr>
          <w:sz w:val="24"/>
          <w:szCs w:val="24"/>
        </w:rPr>
        <w:t>Linq</w:t>
      </w:r>
      <w:r>
        <w:rPr>
          <w:sz w:val="24"/>
          <w:szCs w:val="24"/>
          <w:rtl/>
        </w:rPr>
        <w:t xml:space="preserve">. למשל, אגריגציות והצלבת מידע בין טבלאות. בנוסף, ניתן לבצע פעולות </w:t>
      </w:r>
      <w:r>
        <w:rPr>
          <w:sz w:val="24"/>
          <w:szCs w:val="24"/>
        </w:rPr>
        <w:t>CRUD</w:t>
      </w:r>
      <w:r>
        <w:rPr>
          <w:sz w:val="24"/>
          <w:szCs w:val="24"/>
          <w:rtl/>
        </w:rPr>
        <w:t xml:space="preserve"> בעזרת אובייקט ללא כתיבה של שאילתות באופן ישיר. </w:t>
      </w:r>
    </w:p>
    <w:p w:rsidR="00481634" w:rsidRDefault="00481634">
      <w:pPr>
        <w:bidi/>
      </w:pPr>
    </w:p>
    <w:p w:rsidR="00481634" w:rsidRDefault="00471D70">
      <w:pPr>
        <w:bidi/>
      </w:pPr>
      <w:r>
        <w:rPr>
          <w:sz w:val="24"/>
          <w:szCs w:val="24"/>
          <w:rtl/>
        </w:rPr>
        <w:t xml:space="preserve">לצורך אתחול </w:t>
      </w:r>
      <w:r>
        <w:rPr>
          <w:sz w:val="24"/>
          <w:szCs w:val="24"/>
        </w:rPr>
        <w:t>Nhibernate</w:t>
      </w:r>
      <w:r>
        <w:rPr>
          <w:sz w:val="24"/>
          <w:szCs w:val="24"/>
          <w:rtl/>
        </w:rPr>
        <w:t xml:space="preserve"> יש להגדיר עבורו אילו מחלקות ממופות לטבלאות במסד הנתונים. הגדרות אלו נמצאות תחת הפרויקט בשם </w:t>
      </w:r>
      <w:r>
        <w:rPr>
          <w:sz w:val="24"/>
          <w:szCs w:val="24"/>
        </w:rPr>
        <w:t>Maps</w:t>
      </w:r>
      <w:r>
        <w:rPr>
          <w:sz w:val="24"/>
          <w:szCs w:val="24"/>
          <w:rtl/>
        </w:rPr>
        <w:t>. בעת עליית המערכת, אם מאפייני המחלקה השתנו, שינויים אלו יחלחלו לבסיס הנתונים באופן אוטומטי. כלומר, אם נוסף שדה / מחלקה חדשה והיא מופתה ב-</w:t>
      </w:r>
      <w:r>
        <w:rPr>
          <w:sz w:val="24"/>
          <w:szCs w:val="24"/>
        </w:rPr>
        <w:t>Nhibernate</w:t>
      </w:r>
      <w:r>
        <w:rPr>
          <w:sz w:val="24"/>
          <w:szCs w:val="24"/>
          <w:rtl/>
        </w:rPr>
        <w:t xml:space="preserve"> - תתווסף עמודה / טבלה חדשה בהתאם במסד הנתונים. יש לציין שסוג העדכון הוא </w:t>
      </w:r>
      <w:r>
        <w:rPr>
          <w:sz w:val="24"/>
          <w:szCs w:val="24"/>
        </w:rPr>
        <w:t>Non-Destructive Update</w:t>
      </w:r>
      <w:r>
        <w:rPr>
          <w:sz w:val="24"/>
          <w:szCs w:val="24"/>
          <w:rtl/>
        </w:rPr>
        <w:t>, ולכן לעולם לא ימחק מידע מבסיס הנתונים, אלא רק יתווסף, מחיקת עמודות וטבלאות יש לבצע באופן ידני.</w:t>
      </w:r>
    </w:p>
    <w:p w:rsidR="00481634" w:rsidRDefault="00481634">
      <w:pPr>
        <w:bidi/>
      </w:pPr>
    </w:p>
    <w:p w:rsidR="00481634" w:rsidRDefault="00471D70">
      <w:pPr>
        <w:bidi/>
      </w:pPr>
      <w:r>
        <w:rPr>
          <w:sz w:val="24"/>
          <w:szCs w:val="24"/>
          <w:rtl/>
        </w:rPr>
        <w:t>עקרונות מנחים לגבי שכבת הנתונים:</w:t>
      </w:r>
    </w:p>
    <w:p w:rsidR="00481634" w:rsidRDefault="00471D70">
      <w:pPr>
        <w:numPr>
          <w:ilvl w:val="0"/>
          <w:numId w:val="4"/>
        </w:numPr>
        <w:bidi/>
        <w:ind w:hanging="360"/>
        <w:contextualSpacing/>
        <w:rPr>
          <w:sz w:val="24"/>
          <w:szCs w:val="24"/>
        </w:rPr>
      </w:pPr>
      <w:r>
        <w:rPr>
          <w:sz w:val="24"/>
          <w:szCs w:val="24"/>
          <w:rtl/>
        </w:rPr>
        <w:t>המידע בטבלאות הנתונים נשמר בצורה מנורמלת לצורך מניעת כפילות מידע ואמינות.</w:t>
      </w:r>
    </w:p>
    <w:p w:rsidR="00481634" w:rsidRDefault="00471D70">
      <w:pPr>
        <w:numPr>
          <w:ilvl w:val="0"/>
          <w:numId w:val="4"/>
        </w:numPr>
        <w:bidi/>
        <w:ind w:hanging="360"/>
        <w:contextualSpacing/>
        <w:rPr>
          <w:sz w:val="24"/>
          <w:szCs w:val="24"/>
        </w:rPr>
      </w:pPr>
      <w:r>
        <w:rPr>
          <w:sz w:val="24"/>
          <w:szCs w:val="24"/>
          <w:rtl/>
        </w:rPr>
        <w:t xml:space="preserve">בחרנו לממש מדיניות של </w:t>
      </w:r>
      <w:r>
        <w:rPr>
          <w:sz w:val="24"/>
          <w:szCs w:val="24"/>
        </w:rPr>
        <w:t>Session Per Call</w:t>
      </w:r>
      <w:r>
        <w:rPr>
          <w:sz w:val="24"/>
          <w:szCs w:val="24"/>
          <w:rtl/>
        </w:rPr>
        <w:t xml:space="preserve">, כלומר עבור כל בקשה לאורך כל חייה, יהיה זמין עבורה </w:t>
      </w:r>
      <w:r>
        <w:rPr>
          <w:sz w:val="24"/>
          <w:szCs w:val="24"/>
        </w:rPr>
        <w:t>Session</w:t>
      </w:r>
      <w:r>
        <w:rPr>
          <w:sz w:val="24"/>
          <w:szCs w:val="24"/>
          <w:rtl/>
        </w:rPr>
        <w:t xml:space="preserve"> בודד. מדיניות זו מפחיתה את כמות החיבורים הפתוחים למסד הנתונים בכל רגע נתון ובכך משפרת את הביצועים.</w:t>
      </w:r>
    </w:p>
    <w:p w:rsidR="00481634" w:rsidRDefault="00471D70">
      <w:pPr>
        <w:numPr>
          <w:ilvl w:val="0"/>
          <w:numId w:val="4"/>
        </w:numPr>
        <w:bidi/>
        <w:ind w:hanging="360"/>
        <w:contextualSpacing/>
        <w:rPr>
          <w:sz w:val="24"/>
          <w:szCs w:val="24"/>
        </w:rPr>
      </w:pPr>
      <w:r>
        <w:rPr>
          <w:sz w:val="24"/>
          <w:szCs w:val="24"/>
          <w:rtl/>
        </w:rPr>
        <w:t>ה-</w:t>
      </w:r>
      <w:r>
        <w:rPr>
          <w:sz w:val="24"/>
          <w:szCs w:val="24"/>
        </w:rPr>
        <w:t>Session</w:t>
      </w:r>
      <w:r>
        <w:rPr>
          <w:sz w:val="24"/>
          <w:szCs w:val="24"/>
          <w:rtl/>
        </w:rPr>
        <w:t xml:space="preserve"> ישמר ב-</w:t>
      </w:r>
      <w:r>
        <w:rPr>
          <w:sz w:val="24"/>
          <w:szCs w:val="24"/>
        </w:rPr>
        <w:t>IoC Container</w:t>
      </w:r>
      <w:r>
        <w:rPr>
          <w:sz w:val="24"/>
          <w:szCs w:val="24"/>
          <w:rtl/>
        </w:rPr>
        <w:t xml:space="preserve"> כך שיהיה זמין לשכבה זו.</w:t>
      </w:r>
    </w:p>
    <w:p w:rsidR="00481634" w:rsidRDefault="00471D70">
      <w:pPr>
        <w:numPr>
          <w:ilvl w:val="0"/>
          <w:numId w:val="4"/>
        </w:numPr>
        <w:bidi/>
        <w:ind w:hanging="360"/>
        <w:contextualSpacing/>
        <w:rPr>
          <w:sz w:val="24"/>
          <w:szCs w:val="24"/>
        </w:rPr>
      </w:pPr>
      <w:r>
        <w:rPr>
          <w:sz w:val="24"/>
          <w:szCs w:val="24"/>
          <w:rtl/>
        </w:rPr>
        <w:t xml:space="preserve">השם לכל המפתחות הראשיים הוא </w:t>
      </w:r>
      <w:r>
        <w:rPr>
          <w:sz w:val="24"/>
          <w:szCs w:val="24"/>
        </w:rPr>
        <w:t>Id</w:t>
      </w:r>
      <w:r>
        <w:rPr>
          <w:sz w:val="24"/>
          <w:szCs w:val="24"/>
          <w:rtl/>
        </w:rPr>
        <w:t>, השם של כל מפתח זר מורכב משם הישות, קו תחתון ו-</w:t>
      </w:r>
      <w:r>
        <w:rPr>
          <w:sz w:val="24"/>
          <w:szCs w:val="24"/>
        </w:rPr>
        <w:t>Id</w:t>
      </w:r>
      <w:r>
        <w:rPr>
          <w:sz w:val="24"/>
          <w:szCs w:val="24"/>
          <w:rtl/>
        </w:rPr>
        <w:t xml:space="preserve">, למשל </w:t>
      </w:r>
      <w:r>
        <w:rPr>
          <w:sz w:val="24"/>
          <w:szCs w:val="24"/>
        </w:rPr>
        <w:t>Status_Id</w:t>
      </w:r>
      <w:r>
        <w:rPr>
          <w:sz w:val="24"/>
          <w:szCs w:val="24"/>
          <w:rtl/>
        </w:rPr>
        <w:t>.</w:t>
      </w:r>
    </w:p>
    <w:p w:rsidR="00481634" w:rsidRDefault="00471D70">
      <w:pPr>
        <w:numPr>
          <w:ilvl w:val="0"/>
          <w:numId w:val="4"/>
        </w:numPr>
        <w:bidi/>
        <w:ind w:hanging="360"/>
        <w:contextualSpacing/>
        <w:rPr>
          <w:sz w:val="24"/>
          <w:szCs w:val="24"/>
        </w:rPr>
      </w:pPr>
      <w:r>
        <w:rPr>
          <w:sz w:val="24"/>
          <w:szCs w:val="24"/>
          <w:rtl/>
        </w:rPr>
        <w:t>מחרוזות קבועות נשמרות במסד הנתונים בטבלאות פענוח כדאי לאפשר גמישות במחרוזות המוצגות למשתמש.</w:t>
      </w:r>
    </w:p>
    <w:p w:rsidR="00911482" w:rsidRDefault="00911482">
      <w:pPr>
        <w:rPr>
          <w:rtl/>
        </w:rPr>
      </w:pPr>
      <w:r>
        <w:rPr>
          <w:rtl/>
        </w:rPr>
        <w:br w:type="page"/>
      </w:r>
    </w:p>
    <w:p w:rsidR="00481634" w:rsidRDefault="00471D70" w:rsidP="00F52774">
      <w:pPr>
        <w:pStyle w:val="Heading1"/>
        <w:bidi/>
        <w:pPrChange w:id="242" w:author="Ron Gal" w:date="2017-03-05T23:20:00Z">
          <w:pPr>
            <w:bidi/>
          </w:pPr>
        </w:pPrChange>
      </w:pPr>
      <w:bookmarkStart w:id="243" w:name="_Toc476519705"/>
      <w:r>
        <w:rPr>
          <w:rtl/>
        </w:rPr>
        <w:lastRenderedPageBreak/>
        <w:t>טבלאות המערכת</w:t>
      </w:r>
      <w:bookmarkEnd w:id="243"/>
    </w:p>
    <w:p w:rsidR="00481634" w:rsidRDefault="00481634">
      <w:pPr>
        <w:bidi/>
      </w:pPr>
    </w:p>
    <w:p w:rsidR="00481634" w:rsidRDefault="00911482" w:rsidP="00F52774">
      <w:pPr>
        <w:pStyle w:val="Heading2"/>
        <w:bidi/>
        <w:pPrChange w:id="244" w:author="Ron Gal" w:date="2017-03-05T23:20:00Z">
          <w:pPr>
            <w:bidi/>
          </w:pPr>
        </w:pPrChange>
      </w:pPr>
      <w:bookmarkStart w:id="245" w:name="_Toc476519706"/>
      <w:r>
        <w:rPr>
          <w:rFonts w:hint="cs"/>
          <w:rtl/>
        </w:rPr>
        <w:t>טבלאות משתמשים</w:t>
      </w:r>
      <w:bookmarkEnd w:id="245"/>
    </w:p>
    <w:p w:rsidR="00481634" w:rsidRDefault="00911482">
      <w:pPr>
        <w:bidi/>
      </w:pPr>
      <w:r>
        <w:rPr>
          <w:b/>
          <w:sz w:val="24"/>
          <w:szCs w:val="24"/>
        </w:rPr>
        <w:t>Owner</w:t>
      </w:r>
    </w:p>
    <w:p w:rsidR="00481634" w:rsidRDefault="00471D70" w:rsidP="00911482">
      <w:pPr>
        <w:bidi/>
      </w:pPr>
      <w:r>
        <w:rPr>
          <w:sz w:val="24"/>
          <w:szCs w:val="24"/>
          <w:rtl/>
        </w:rPr>
        <w:t xml:space="preserve">טבלת המשתמשים המוגדרים </w:t>
      </w:r>
      <w:r w:rsidR="00911482">
        <w:rPr>
          <w:rFonts w:hint="cs"/>
          <w:sz w:val="24"/>
          <w:szCs w:val="24"/>
          <w:rtl/>
        </w:rPr>
        <w:t>כבעלים של בעלי חיים</w:t>
      </w:r>
      <w:r>
        <w:rPr>
          <w:sz w:val="24"/>
          <w:szCs w:val="24"/>
          <w:rtl/>
        </w:rPr>
        <w:t xml:space="preserve"> במערכת</w:t>
      </w:r>
      <w:r>
        <w:t xml:space="preserve"> </w:t>
      </w:r>
    </w:p>
    <w:p w:rsidR="00481634" w:rsidRDefault="00481634">
      <w:pPr>
        <w:bidi/>
      </w:pPr>
    </w:p>
    <w:tbl>
      <w:tblPr>
        <w:tblStyle w:val="a0"/>
        <w:tblW w:w="8052" w:type="dxa"/>
        <w:tblBorders>
          <w:top w:val="nil"/>
          <w:left w:val="nil"/>
          <w:bottom w:val="nil"/>
          <w:right w:val="nil"/>
          <w:insideH w:val="nil"/>
          <w:insideV w:val="nil"/>
        </w:tblBorders>
        <w:tblLayout w:type="fixed"/>
        <w:tblLook w:val="0600" w:firstRow="0" w:lastRow="0" w:firstColumn="0" w:lastColumn="0" w:noHBand="1" w:noVBand="1"/>
      </w:tblPr>
      <w:tblGrid>
        <w:gridCol w:w="2264"/>
        <w:gridCol w:w="1337"/>
        <w:gridCol w:w="4451"/>
      </w:tblGrid>
      <w:tr w:rsidR="004F4159" w:rsidTr="004F4159">
        <w:tc>
          <w:tcPr>
            <w:tcW w:w="2264"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337"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451"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rsidTr="004F4159">
        <w:tc>
          <w:tcPr>
            <w:tcW w:w="2264" w:type="dxa"/>
            <w:tcMar>
              <w:top w:w="72" w:type="dxa"/>
              <w:left w:w="72" w:type="dxa"/>
              <w:bottom w:w="72" w:type="dxa"/>
              <w:right w:w="72" w:type="dxa"/>
            </w:tcMar>
            <w:vAlign w:val="center"/>
          </w:tcPr>
          <w:p w:rsidR="004F4159" w:rsidRDefault="004F4159">
            <w:pPr>
              <w:widowControl w:val="0"/>
              <w:bidi/>
              <w:rPr>
                <w:rtl/>
              </w:rPr>
            </w:pPr>
            <w:r>
              <w:t>Id</w:t>
            </w:r>
          </w:p>
        </w:tc>
        <w:tc>
          <w:tcPr>
            <w:tcW w:w="1337" w:type="dxa"/>
            <w:tcMar>
              <w:top w:w="72" w:type="dxa"/>
              <w:left w:w="72" w:type="dxa"/>
              <w:bottom w:w="72" w:type="dxa"/>
              <w:right w:w="72" w:type="dxa"/>
            </w:tcMar>
            <w:vAlign w:val="center"/>
          </w:tcPr>
          <w:p w:rsidR="004F4159" w:rsidRDefault="004F4159">
            <w:pPr>
              <w:widowControl w:val="0"/>
              <w:bidi/>
            </w:pPr>
            <w:r>
              <w:rPr>
                <w:rtl/>
              </w:rPr>
              <w:t>מספרי</w:t>
            </w:r>
          </w:p>
        </w:tc>
        <w:tc>
          <w:tcPr>
            <w:tcW w:w="4451" w:type="dxa"/>
            <w:tcMar>
              <w:top w:w="72" w:type="dxa"/>
              <w:left w:w="72" w:type="dxa"/>
              <w:bottom w:w="72" w:type="dxa"/>
              <w:right w:w="72" w:type="dxa"/>
            </w:tcMar>
            <w:vAlign w:val="center"/>
          </w:tcPr>
          <w:p w:rsidR="004F4159" w:rsidRDefault="004F4159">
            <w:pPr>
              <w:widowControl w:val="0"/>
              <w:bidi/>
            </w:pPr>
            <w:r>
              <w:rPr>
                <w:rtl/>
              </w:rPr>
              <w:t>מפתח ראשי לטבלה</w:t>
            </w:r>
          </w:p>
        </w:tc>
      </w:tr>
      <w:tr w:rsidR="004F4159" w:rsidTr="004F4159">
        <w:tc>
          <w:tcPr>
            <w:tcW w:w="2264" w:type="dxa"/>
            <w:tcMar>
              <w:top w:w="72" w:type="dxa"/>
              <w:left w:w="72" w:type="dxa"/>
              <w:bottom w:w="72" w:type="dxa"/>
              <w:right w:w="72" w:type="dxa"/>
            </w:tcMar>
            <w:vAlign w:val="center"/>
          </w:tcPr>
          <w:p w:rsidR="004F4159" w:rsidRDefault="004F4159">
            <w:pPr>
              <w:widowControl w:val="0"/>
              <w:bidi/>
            </w:pPr>
            <w:r>
              <w:t>Password</w:t>
            </w:r>
          </w:p>
        </w:tc>
        <w:tc>
          <w:tcPr>
            <w:tcW w:w="1337" w:type="dxa"/>
            <w:tcMar>
              <w:top w:w="72" w:type="dxa"/>
              <w:left w:w="72" w:type="dxa"/>
              <w:bottom w:w="72" w:type="dxa"/>
              <w:right w:w="72" w:type="dxa"/>
            </w:tcMar>
            <w:vAlign w:val="center"/>
          </w:tcPr>
          <w:p w:rsidR="004F4159" w:rsidRDefault="004F4159">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הבעלים</w:t>
            </w:r>
            <w:r>
              <w:rPr>
                <w:rtl/>
              </w:rPr>
              <w:t xml:space="preserve">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rPr>
                <w:rtl/>
              </w:rPr>
            </w:pPr>
            <w:r>
              <w:rPr>
                <w:rFonts w:hint="cs"/>
              </w:rPr>
              <w:t>E</w:t>
            </w:r>
            <w:r>
              <w:t>mail</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הבעלים ושם המשתמש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LastName</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BirthDate</w:t>
            </w:r>
          </w:p>
        </w:tc>
        <w:tc>
          <w:tcPr>
            <w:tcW w:w="1337" w:type="dxa"/>
            <w:tcMar>
              <w:top w:w="72" w:type="dxa"/>
              <w:left w:w="72" w:type="dxa"/>
              <w:bottom w:w="72" w:type="dxa"/>
              <w:right w:w="72" w:type="dxa"/>
            </w:tcMar>
            <w:vAlign w:val="center"/>
          </w:tcPr>
          <w:p w:rsidR="004F4159" w:rsidRDefault="004F4159" w:rsidP="00911482">
            <w:pPr>
              <w:widowControl w:val="0"/>
              <w:bidi/>
              <w:rPr>
                <w:rtl/>
              </w:rPr>
            </w:pPr>
            <w:r>
              <w:rPr>
                <w:rFonts w:hint="cs"/>
                <w:rtl/>
              </w:rPr>
              <w:t>תאריכי</w:t>
            </w:r>
          </w:p>
        </w:tc>
        <w:tc>
          <w:tcPr>
            <w:tcW w:w="4451" w:type="dxa"/>
            <w:tcMar>
              <w:top w:w="72" w:type="dxa"/>
              <w:left w:w="72" w:type="dxa"/>
              <w:bottom w:w="72" w:type="dxa"/>
              <w:right w:w="72" w:type="dxa"/>
            </w:tcMar>
            <w:vAlign w:val="center"/>
          </w:tcPr>
          <w:p w:rsidR="004F4159" w:rsidRDefault="004F4159" w:rsidP="00911482">
            <w:pPr>
              <w:widowControl w:val="0"/>
              <w:bidi/>
            </w:pPr>
            <w:r>
              <w:rPr>
                <w:rFonts w:hint="cs"/>
                <w:rtl/>
              </w:rPr>
              <w:t>תאריך לידה שת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Phone</w:t>
            </w:r>
          </w:p>
        </w:tc>
        <w:tc>
          <w:tcPr>
            <w:tcW w:w="1337"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451" w:type="dxa"/>
            <w:tcMar>
              <w:top w:w="72" w:type="dxa"/>
              <w:left w:w="72" w:type="dxa"/>
              <w:bottom w:w="72" w:type="dxa"/>
              <w:right w:w="72" w:type="dxa"/>
            </w:tcMar>
            <w:vAlign w:val="center"/>
          </w:tcPr>
          <w:p w:rsidR="004F4159" w:rsidRDefault="004F4159" w:rsidP="00911482">
            <w:pPr>
              <w:widowControl w:val="0"/>
              <w:bidi/>
              <w:rPr>
                <w:rtl/>
              </w:rPr>
            </w:pPr>
            <w:r>
              <w:rPr>
                <w:rFonts w:hint="cs"/>
                <w:rtl/>
              </w:rPr>
              <w:t>מספר טלפון של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Address_id</w:t>
            </w:r>
          </w:p>
        </w:tc>
        <w:tc>
          <w:tcPr>
            <w:tcW w:w="1337"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451" w:type="dxa"/>
            <w:tcMar>
              <w:top w:w="72" w:type="dxa"/>
              <w:left w:w="72" w:type="dxa"/>
              <w:bottom w:w="72" w:type="dxa"/>
              <w:right w:w="72" w:type="dxa"/>
            </w:tcMar>
            <w:vAlign w:val="center"/>
          </w:tcPr>
          <w:p w:rsidR="004F4159" w:rsidRDefault="004F4159" w:rsidP="00911482">
            <w:pPr>
              <w:widowControl w:val="0"/>
              <w:bidi/>
              <w:rPr>
                <w:rtl/>
              </w:rPr>
            </w:pPr>
            <w:r>
              <w:rPr>
                <w:rFonts w:hint="cs"/>
                <w:rtl/>
              </w:rPr>
              <w:t>הפנייה לכתובת מגורי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p>
        </w:tc>
        <w:tc>
          <w:tcPr>
            <w:tcW w:w="1337" w:type="dxa"/>
            <w:tcMar>
              <w:top w:w="72" w:type="dxa"/>
              <w:left w:w="72" w:type="dxa"/>
              <w:bottom w:w="72" w:type="dxa"/>
              <w:right w:w="72" w:type="dxa"/>
            </w:tcMar>
            <w:vAlign w:val="center"/>
          </w:tcPr>
          <w:p w:rsidR="004F4159" w:rsidRDefault="004F4159" w:rsidP="00911482">
            <w:pPr>
              <w:widowControl w:val="0"/>
              <w:bidi/>
            </w:pPr>
          </w:p>
        </w:tc>
        <w:tc>
          <w:tcPr>
            <w:tcW w:w="4451" w:type="dxa"/>
            <w:tcMar>
              <w:top w:w="72" w:type="dxa"/>
              <w:left w:w="72" w:type="dxa"/>
              <w:bottom w:w="72" w:type="dxa"/>
              <w:right w:w="72" w:type="dxa"/>
            </w:tcMar>
            <w:vAlign w:val="center"/>
          </w:tcPr>
          <w:p w:rsidR="004F4159" w:rsidRDefault="004F4159"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911482">
      <w:pPr>
        <w:bidi/>
      </w:pPr>
      <w:r>
        <w:rPr>
          <w:b/>
          <w:sz w:val="24"/>
          <w:szCs w:val="24"/>
        </w:rPr>
        <w:t>Doctor</w:t>
      </w:r>
    </w:p>
    <w:p w:rsidR="00481634" w:rsidRDefault="00471D70" w:rsidP="00911482">
      <w:pPr>
        <w:bidi/>
      </w:pPr>
      <w:r>
        <w:rPr>
          <w:sz w:val="24"/>
          <w:szCs w:val="24"/>
          <w:rtl/>
        </w:rPr>
        <w:t xml:space="preserve">טבלת המשתמשים המוגדרים </w:t>
      </w:r>
      <w:r w:rsidR="00911482">
        <w:rPr>
          <w:rFonts w:hint="cs"/>
          <w:sz w:val="24"/>
          <w:szCs w:val="24"/>
          <w:rtl/>
        </w:rPr>
        <w:t>כוטרינרים</w:t>
      </w:r>
      <w:r>
        <w:rPr>
          <w:sz w:val="24"/>
          <w:szCs w:val="24"/>
          <w:rtl/>
        </w:rPr>
        <w:t xml:space="preserve"> במערכת</w:t>
      </w:r>
    </w:p>
    <w:p w:rsidR="00481634" w:rsidRDefault="00481634">
      <w:pPr>
        <w:bidi/>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880"/>
        <w:gridCol w:w="1050"/>
        <w:gridCol w:w="855"/>
        <w:gridCol w:w="3720"/>
        <w:gridCol w:w="855"/>
      </w:tblGrid>
      <w:tr w:rsidR="004F4159">
        <w:trPr>
          <w:gridAfter w:val="1"/>
          <w:wAfter w:w="855" w:type="dxa"/>
        </w:trPr>
        <w:tc>
          <w:tcPr>
            <w:tcW w:w="288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05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575" w:type="dxa"/>
            <w:gridSpan w:val="2"/>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t>Id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מפתח ראשי לטבלה</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Password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הוטרינר</w:t>
            </w:r>
            <w:r>
              <w:rPr>
                <w:rtl/>
              </w:rPr>
              <w:t xml:space="preserve">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rPr>
                <w:rFonts w:hint="cs"/>
              </w:rPr>
              <w:t>E</w:t>
            </w:r>
            <w:r>
              <w:t>mail</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הוטרינר ושם המשתמש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LastName</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BirthDate</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תאריכי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Fonts w:hint="cs"/>
                <w:rtl/>
              </w:rPr>
              <w:t>תאריך לידה שת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t>Phone</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מספר טלפון של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rPr>
                <w:rFonts w:hint="cs"/>
              </w:rPr>
              <w:t>N</w:t>
            </w:r>
            <w:r>
              <w:t>otes</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מידע כללי על וטרינר (ישומש בעיקר לתוכן פרסומי)</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rPr>
                <w:rFonts w:hint="cs"/>
              </w:rPr>
              <w:t>O</w:t>
            </w:r>
            <w:r>
              <w:t>peningHours</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4F4159">
            <w:pPr>
              <w:widowControl w:val="0"/>
              <w:bidi/>
              <w:rPr>
                <w:rtl/>
              </w:rPr>
            </w:pPr>
            <w:r>
              <w:rPr>
                <w:rFonts w:hint="cs"/>
                <w:rtl/>
              </w:rPr>
              <w:t>שעות פעילות</w:t>
            </w:r>
            <w:r w:rsidR="00747F2B">
              <w:rPr>
                <w:rFonts w:hint="cs"/>
                <w:rtl/>
              </w:rPr>
              <w:t xml:space="preserve"> הוטרינר</w:t>
            </w:r>
          </w:p>
        </w:tc>
      </w:tr>
      <w:tr w:rsidR="00747F2B">
        <w:trPr>
          <w:gridAfter w:val="1"/>
          <w:wAfter w:w="855" w:type="dxa"/>
        </w:trPr>
        <w:tc>
          <w:tcPr>
            <w:tcW w:w="2880" w:type="dxa"/>
            <w:tcMar>
              <w:top w:w="72" w:type="dxa"/>
              <w:left w:w="72" w:type="dxa"/>
              <w:bottom w:w="72" w:type="dxa"/>
              <w:right w:w="72" w:type="dxa"/>
            </w:tcMar>
            <w:vAlign w:val="center"/>
          </w:tcPr>
          <w:p w:rsidR="00747F2B" w:rsidRDefault="00747F2B" w:rsidP="00911482">
            <w:pPr>
              <w:widowControl w:val="0"/>
              <w:bidi/>
              <w:rPr>
                <w:rtl/>
              </w:rPr>
            </w:pPr>
            <w:r>
              <w:t>DoctorCode</w:t>
            </w:r>
          </w:p>
        </w:tc>
        <w:tc>
          <w:tcPr>
            <w:tcW w:w="1050" w:type="dxa"/>
            <w:tcMar>
              <w:top w:w="72" w:type="dxa"/>
              <w:left w:w="72" w:type="dxa"/>
              <w:bottom w:w="72" w:type="dxa"/>
              <w:right w:w="72" w:type="dxa"/>
            </w:tcMar>
            <w:vAlign w:val="center"/>
          </w:tcPr>
          <w:p w:rsidR="00747F2B" w:rsidRDefault="00747F2B"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747F2B" w:rsidRDefault="00747F2B" w:rsidP="004F4159">
            <w:pPr>
              <w:widowControl w:val="0"/>
              <w:bidi/>
              <w:rPr>
                <w:rtl/>
              </w:rPr>
            </w:pPr>
            <w:r>
              <w:rPr>
                <w:rFonts w:hint="cs"/>
                <w:rtl/>
              </w:rPr>
              <w:t>מספר רישיון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Address_id</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הפנייה לכתובת מגורי הוטרינר</w:t>
            </w:r>
          </w:p>
        </w:tc>
      </w:tr>
      <w:tr w:rsidR="00911482">
        <w:tc>
          <w:tcPr>
            <w:tcW w:w="2880" w:type="dxa"/>
            <w:tcMar>
              <w:top w:w="72" w:type="dxa"/>
              <w:left w:w="72" w:type="dxa"/>
              <w:bottom w:w="72" w:type="dxa"/>
              <w:right w:w="72" w:type="dxa"/>
            </w:tcMar>
            <w:vAlign w:val="center"/>
          </w:tcPr>
          <w:p w:rsidR="00911482" w:rsidRDefault="00911482" w:rsidP="00911482">
            <w:pPr>
              <w:widowControl w:val="0"/>
              <w:bidi/>
              <w:rPr>
                <w:rtl/>
              </w:rPr>
            </w:pPr>
          </w:p>
        </w:tc>
        <w:tc>
          <w:tcPr>
            <w:tcW w:w="1050" w:type="dxa"/>
            <w:tcMar>
              <w:top w:w="72" w:type="dxa"/>
              <w:left w:w="72" w:type="dxa"/>
              <w:bottom w:w="72" w:type="dxa"/>
              <w:right w:w="72" w:type="dxa"/>
            </w:tcMar>
            <w:vAlign w:val="center"/>
          </w:tcPr>
          <w:p w:rsidR="00911482" w:rsidRDefault="00911482" w:rsidP="00911482">
            <w:pPr>
              <w:widowControl w:val="0"/>
              <w:bidi/>
            </w:pPr>
          </w:p>
        </w:tc>
        <w:tc>
          <w:tcPr>
            <w:tcW w:w="855" w:type="dxa"/>
            <w:tcMar>
              <w:top w:w="72" w:type="dxa"/>
              <w:left w:w="72" w:type="dxa"/>
              <w:bottom w:w="72" w:type="dxa"/>
              <w:right w:w="72" w:type="dxa"/>
            </w:tcMar>
            <w:vAlign w:val="center"/>
          </w:tcPr>
          <w:p w:rsidR="00911482" w:rsidRDefault="00911482" w:rsidP="00911482">
            <w:pPr>
              <w:widowControl w:val="0"/>
              <w:bidi/>
            </w:pPr>
          </w:p>
        </w:tc>
        <w:tc>
          <w:tcPr>
            <w:tcW w:w="4575" w:type="dxa"/>
            <w:gridSpan w:val="2"/>
            <w:tcMar>
              <w:top w:w="72" w:type="dxa"/>
              <w:left w:w="72" w:type="dxa"/>
              <w:bottom w:w="72" w:type="dxa"/>
              <w:right w:w="72" w:type="dxa"/>
            </w:tcMar>
            <w:vAlign w:val="center"/>
          </w:tcPr>
          <w:p w:rsidR="00911482" w:rsidRDefault="00911482"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F52774">
      <w:pPr>
        <w:pStyle w:val="Heading2"/>
        <w:bidi/>
        <w:pPrChange w:id="246" w:author="Ron Gal" w:date="2017-03-05T23:20:00Z">
          <w:pPr>
            <w:bidi/>
          </w:pPr>
        </w:pPrChange>
      </w:pPr>
      <w:bookmarkStart w:id="247" w:name="_Toc476519707"/>
      <w:r>
        <w:rPr>
          <w:rtl/>
        </w:rPr>
        <w:t>טבלאות פיענוח</w:t>
      </w:r>
      <w:bookmarkEnd w:id="247"/>
    </w:p>
    <w:p w:rsidR="00481634" w:rsidRDefault="00481634">
      <w:pPr>
        <w:bidi/>
      </w:pPr>
    </w:p>
    <w:p w:rsidR="00481634" w:rsidRDefault="00747F2B">
      <w:pPr>
        <w:bidi/>
        <w:rPr>
          <w:rtl/>
        </w:rPr>
      </w:pPr>
      <w:r>
        <w:rPr>
          <w:rFonts w:hint="cs"/>
          <w:b/>
          <w:sz w:val="24"/>
          <w:szCs w:val="24"/>
        </w:rPr>
        <w:t>A</w:t>
      </w:r>
      <w:r>
        <w:rPr>
          <w:b/>
          <w:sz w:val="24"/>
          <w:szCs w:val="24"/>
        </w:rPr>
        <w:t>nimalTypeDecode</w:t>
      </w:r>
    </w:p>
    <w:p w:rsidR="00481634" w:rsidRDefault="00471D70" w:rsidP="00747F2B">
      <w:pPr>
        <w:bidi/>
      </w:pPr>
      <w:r>
        <w:rPr>
          <w:sz w:val="24"/>
          <w:szCs w:val="24"/>
          <w:rtl/>
        </w:rPr>
        <w:t xml:space="preserve">טבלת </w:t>
      </w:r>
      <w:r w:rsidR="00747F2B">
        <w:rPr>
          <w:rFonts w:hint="cs"/>
          <w:sz w:val="24"/>
          <w:szCs w:val="24"/>
          <w:rtl/>
        </w:rPr>
        <w:t>סוגי בעלי חיים (חתול, כלב וכיו"ב)</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סוג</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סוג</w:t>
            </w:r>
          </w:p>
        </w:tc>
      </w:tr>
    </w:tbl>
    <w:p w:rsidR="00481634" w:rsidRDefault="00481634">
      <w:pPr>
        <w:bidi/>
      </w:pPr>
    </w:p>
    <w:p w:rsidR="00481634" w:rsidRDefault="00481634" w:rsidP="00747F2B"/>
    <w:p w:rsidR="00481634" w:rsidRDefault="00747F2B">
      <w:pPr>
        <w:bidi/>
      </w:pPr>
      <w:r>
        <w:rPr>
          <w:b/>
          <w:sz w:val="24"/>
          <w:szCs w:val="24"/>
        </w:rPr>
        <w:t>GenderDecode</w:t>
      </w:r>
    </w:p>
    <w:p w:rsidR="00481634" w:rsidRDefault="00471D70" w:rsidP="00747F2B">
      <w:pPr>
        <w:bidi/>
        <w:rPr>
          <w:rtl/>
        </w:rPr>
      </w:pPr>
      <w:r>
        <w:rPr>
          <w:sz w:val="24"/>
          <w:szCs w:val="24"/>
          <w:rtl/>
        </w:rPr>
        <w:t xml:space="preserve">טבלת </w:t>
      </w:r>
      <w:r w:rsidR="00747F2B">
        <w:rPr>
          <w:rFonts w:hint="cs"/>
          <w:sz w:val="24"/>
          <w:szCs w:val="24"/>
          <w:rtl/>
        </w:rPr>
        <w:t>מגדרי בעלי חיים (זכר ונקבה)</w:t>
      </w:r>
    </w:p>
    <w:tbl>
      <w:tblPr>
        <w:tblStyle w:val="a3"/>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rPr>
                <w:rFonts w:hint="cs"/>
              </w:rPr>
              <w:t>I</w:t>
            </w:r>
            <w:r>
              <w:t>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מגדר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מגדר</w:t>
            </w:r>
          </w:p>
        </w:tc>
      </w:tr>
    </w:tbl>
    <w:p w:rsidR="00481634" w:rsidRDefault="00481634">
      <w:pPr>
        <w:bidi/>
      </w:pPr>
    </w:p>
    <w:p w:rsidR="00481634" w:rsidRDefault="00481634">
      <w:pPr>
        <w:bidi/>
      </w:pPr>
    </w:p>
    <w:p w:rsidR="00481634" w:rsidRDefault="00747F2B">
      <w:pPr>
        <w:bidi/>
      </w:pPr>
      <w:r>
        <w:rPr>
          <w:b/>
          <w:sz w:val="24"/>
          <w:szCs w:val="24"/>
        </w:rPr>
        <w:t>TreatmentTypeDecode</w:t>
      </w:r>
    </w:p>
    <w:p w:rsidR="00481634" w:rsidRDefault="00471D70" w:rsidP="00747F2B">
      <w:pPr>
        <w:bidi/>
        <w:rPr>
          <w:rtl/>
        </w:rPr>
      </w:pPr>
      <w:r>
        <w:rPr>
          <w:sz w:val="24"/>
          <w:szCs w:val="24"/>
          <w:rtl/>
        </w:rPr>
        <w:t xml:space="preserve">טבלת סוגי </w:t>
      </w:r>
      <w:r w:rsidR="00747F2B">
        <w:rPr>
          <w:rFonts w:hint="cs"/>
          <w:sz w:val="24"/>
          <w:szCs w:val="24"/>
          <w:rtl/>
        </w:rPr>
        <w:t>טיפולים (טיפול\חיסון\מתן תרופה)</w:t>
      </w:r>
    </w:p>
    <w:tbl>
      <w:tblPr>
        <w:tblStyle w:val="a4"/>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סוג </w:t>
            </w:r>
            <w:r>
              <w:rPr>
                <w:rFonts w:hint="cs"/>
                <w:rtl/>
              </w:rPr>
              <w:t>טיפול</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סוג </w:t>
            </w:r>
            <w:r>
              <w:rPr>
                <w:rFonts w:hint="cs"/>
                <w:rtl/>
              </w:rPr>
              <w:t>טיפול</w:t>
            </w:r>
          </w:p>
        </w:tc>
      </w:tr>
    </w:tbl>
    <w:p w:rsidR="00481634" w:rsidRDefault="00481634">
      <w:pPr>
        <w:bidi/>
      </w:pPr>
    </w:p>
    <w:p w:rsidR="00501C49" w:rsidRDefault="00501C49" w:rsidP="00F52774">
      <w:pPr>
        <w:pStyle w:val="Heading2"/>
        <w:bidi/>
        <w:pPrChange w:id="248" w:author="Ron Gal" w:date="2017-03-05T23:20:00Z">
          <w:pPr>
            <w:bidi/>
          </w:pPr>
        </w:pPrChange>
      </w:pPr>
      <w:bookmarkStart w:id="249" w:name="_Toc476519708"/>
      <w:r>
        <w:rPr>
          <w:rtl/>
        </w:rPr>
        <w:t xml:space="preserve">טבלאות </w:t>
      </w:r>
      <w:r>
        <w:rPr>
          <w:rFonts w:hint="cs"/>
          <w:rtl/>
        </w:rPr>
        <w:t>קשרי רבים לרבים</w:t>
      </w:r>
      <w:bookmarkEnd w:id="249"/>
    </w:p>
    <w:p w:rsidR="00501C49" w:rsidRDefault="00501C49" w:rsidP="00501C49">
      <w:pPr>
        <w:bidi/>
      </w:pPr>
    </w:p>
    <w:p w:rsidR="00501C49" w:rsidRDefault="00501C49" w:rsidP="00501C49">
      <w:pPr>
        <w:bidi/>
      </w:pPr>
      <w:r>
        <w:rPr>
          <w:rFonts w:hint="cs"/>
          <w:b/>
          <w:sz w:val="24"/>
          <w:szCs w:val="24"/>
        </w:rPr>
        <w:t>A</w:t>
      </w:r>
      <w:r>
        <w:rPr>
          <w:b/>
          <w:sz w:val="24"/>
          <w:szCs w:val="24"/>
        </w:rPr>
        <w:t>nimalTypeDecode</w:t>
      </w:r>
      <w:r>
        <w:rPr>
          <w:rFonts w:hint="cs"/>
          <w:b/>
          <w:sz w:val="24"/>
          <w:szCs w:val="24"/>
        </w:rPr>
        <w:t>T</w:t>
      </w:r>
      <w:r>
        <w:rPr>
          <w:b/>
          <w:sz w:val="24"/>
          <w:szCs w:val="24"/>
        </w:rPr>
        <w:t>oDoctor</w:t>
      </w:r>
    </w:p>
    <w:p w:rsidR="00501C49" w:rsidRDefault="00501C49" w:rsidP="00501C49">
      <w:pPr>
        <w:bidi/>
      </w:pPr>
      <w:r>
        <w:rPr>
          <w:sz w:val="24"/>
          <w:szCs w:val="24"/>
          <w:rtl/>
        </w:rPr>
        <w:t xml:space="preserve">טבלת </w:t>
      </w:r>
      <w:r>
        <w:rPr>
          <w:rFonts w:hint="cs"/>
          <w:sz w:val="24"/>
          <w:szCs w:val="24"/>
          <w:rtl/>
        </w:rPr>
        <w:t>קישור סוגי בעלי חיים לרופא</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501C49" w:rsidTr="004674E5">
        <w:tc>
          <w:tcPr>
            <w:tcW w:w="2175"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הסבר</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pPr>
            <w:r>
              <w:rPr>
                <w:rFonts w:hint="cs"/>
              </w:rPr>
              <w:t>D</w:t>
            </w:r>
            <w:r>
              <w:t>octor_id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rPr>
                <w:rtl/>
              </w:rPr>
            </w:pPr>
            <w:r>
              <w:rPr>
                <w:rFonts w:hint="cs"/>
                <w:rtl/>
              </w:rPr>
              <w:t>מזהה רופא</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rPr>
                <w:rtl/>
              </w:rPr>
            </w:pPr>
            <w:r>
              <w:t>AnimalType_id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pPr>
            <w:r>
              <w:rPr>
                <w:rFonts w:hint="cs"/>
                <w:rtl/>
              </w:rPr>
              <w:t>מזהה סוג בעל חיים</w:t>
            </w:r>
          </w:p>
        </w:tc>
      </w:tr>
    </w:tbl>
    <w:p w:rsidR="00501C49" w:rsidRDefault="00501C49" w:rsidP="00501C49">
      <w:pPr>
        <w:bidi/>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F52774">
      <w:pPr>
        <w:pStyle w:val="Heading2"/>
        <w:bidi/>
        <w:pPrChange w:id="250" w:author="Ron Gal" w:date="2017-03-05T23:20:00Z">
          <w:pPr>
            <w:bidi/>
          </w:pPr>
        </w:pPrChange>
      </w:pPr>
      <w:bookmarkStart w:id="251" w:name="_Toc476519709"/>
      <w:r>
        <w:rPr>
          <w:rtl/>
        </w:rPr>
        <w:t>טבלאות עיסקיות</w:t>
      </w:r>
      <w:bookmarkEnd w:id="251"/>
    </w:p>
    <w:p w:rsidR="00481634" w:rsidRDefault="00481634">
      <w:pPr>
        <w:bidi/>
      </w:pPr>
    </w:p>
    <w:p w:rsidR="00481634" w:rsidRDefault="00747F2B">
      <w:pPr>
        <w:bidi/>
      </w:pPr>
      <w:r>
        <w:rPr>
          <w:b/>
          <w:sz w:val="24"/>
          <w:szCs w:val="24"/>
        </w:rPr>
        <w:t>Animal</w:t>
      </w:r>
    </w:p>
    <w:p w:rsidR="00481634" w:rsidRDefault="00471D70" w:rsidP="00747F2B">
      <w:pPr>
        <w:bidi/>
        <w:rPr>
          <w:rtl/>
        </w:rPr>
      </w:pPr>
      <w:r>
        <w:rPr>
          <w:sz w:val="24"/>
          <w:szCs w:val="24"/>
          <w:rtl/>
        </w:rPr>
        <w:t xml:space="preserve">טבלת </w:t>
      </w:r>
      <w:r w:rsidR="00747F2B">
        <w:rPr>
          <w:rFonts w:hint="cs"/>
          <w:sz w:val="24"/>
          <w:szCs w:val="24"/>
          <w:rtl/>
        </w:rPr>
        <w:t>בעלי החיים במערכת</w:t>
      </w:r>
    </w:p>
    <w:tbl>
      <w:tblPr>
        <w:tblStyle w:val="a8"/>
        <w:tblW w:w="8579" w:type="dxa"/>
        <w:tblBorders>
          <w:top w:val="nil"/>
          <w:left w:val="nil"/>
          <w:bottom w:val="nil"/>
          <w:right w:val="nil"/>
          <w:insideH w:val="nil"/>
          <w:insideV w:val="nil"/>
        </w:tblBorders>
        <w:tblLayout w:type="fixed"/>
        <w:tblLook w:val="0600" w:firstRow="0" w:lastRow="0" w:firstColumn="0" w:lastColumn="0" w:noHBand="1" w:noVBand="1"/>
      </w:tblPr>
      <w:tblGrid>
        <w:gridCol w:w="3345"/>
        <w:gridCol w:w="900"/>
        <w:gridCol w:w="4334"/>
      </w:tblGrid>
      <w:tr w:rsidR="00747F2B" w:rsidTr="00747F2B">
        <w:tc>
          <w:tcPr>
            <w:tcW w:w="334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900"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334"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ID</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tl/>
              </w:rPr>
              <w:t>מפתח ראשי לטבלה</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Name</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שם 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Weight</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משקל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Notes</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מידע נוסף עבור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DateOfBirth</w:t>
            </w:r>
          </w:p>
        </w:tc>
        <w:tc>
          <w:tcPr>
            <w:tcW w:w="900" w:type="dxa"/>
            <w:tcMar>
              <w:top w:w="72" w:type="dxa"/>
              <w:left w:w="72" w:type="dxa"/>
              <w:bottom w:w="72" w:type="dxa"/>
              <w:right w:w="72" w:type="dxa"/>
            </w:tcMar>
            <w:vAlign w:val="center"/>
          </w:tcPr>
          <w:p w:rsidR="00747F2B" w:rsidRDefault="00747F2B" w:rsidP="008A0790">
            <w:pPr>
              <w:widowControl w:val="0"/>
              <w:bidi/>
            </w:pPr>
            <w:r>
              <w:rPr>
                <w:rtl/>
              </w:rPr>
              <w:t>תאריכי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תאריך לידת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tl/>
              </w:rPr>
            </w:pPr>
            <w:r>
              <w:rPr>
                <w:rFonts w:hint="cs"/>
              </w:rPr>
              <w:t>C</w:t>
            </w:r>
            <w:r>
              <w:t>hipNumber</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מספר שבב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C</w:t>
            </w:r>
            <w:r>
              <w:t>olor</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מחרוזתי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צבע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D</w:t>
            </w:r>
            <w:r>
              <w:t>ateNextVisit</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תאריכי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תאריך ביקור הבא</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Gender_id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מגדר</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O</w:t>
            </w:r>
            <w:r>
              <w:t>wner_id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בעלים</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Type_id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סוג בע"ח</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D</w:t>
            </w:r>
            <w:r>
              <w:t>octor_id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רופא מטפל</w:t>
            </w:r>
          </w:p>
        </w:tc>
      </w:tr>
    </w:tbl>
    <w:p w:rsidR="00481634" w:rsidRDefault="00481634">
      <w:pPr>
        <w:bidi/>
      </w:pPr>
    </w:p>
    <w:p w:rsidR="00481634" w:rsidRDefault="00747F2B">
      <w:pPr>
        <w:bidi/>
      </w:pPr>
      <w:r>
        <w:rPr>
          <w:b/>
          <w:sz w:val="24"/>
          <w:szCs w:val="24"/>
        </w:rPr>
        <w:t>Treatment</w:t>
      </w:r>
    </w:p>
    <w:p w:rsidR="00481634" w:rsidRDefault="00471D70" w:rsidP="003912C8">
      <w:pPr>
        <w:bidi/>
      </w:pPr>
      <w:r>
        <w:rPr>
          <w:sz w:val="24"/>
          <w:szCs w:val="24"/>
          <w:rtl/>
        </w:rPr>
        <w:t xml:space="preserve">טבלת </w:t>
      </w:r>
      <w:r w:rsidR="003912C8">
        <w:rPr>
          <w:rFonts w:hint="cs"/>
          <w:sz w:val="24"/>
          <w:szCs w:val="24"/>
          <w:rtl/>
        </w:rPr>
        <w:t xml:space="preserve">היסטוריית </w:t>
      </w:r>
      <w:r w:rsidR="00747F2B">
        <w:rPr>
          <w:rFonts w:hint="cs"/>
          <w:sz w:val="24"/>
          <w:szCs w:val="24"/>
          <w:rtl/>
        </w:rPr>
        <w:t xml:space="preserve">הטיפולים </w:t>
      </w:r>
    </w:p>
    <w:tbl>
      <w:tblPr>
        <w:tblStyle w:val="a9"/>
        <w:tblW w:w="8054" w:type="dxa"/>
        <w:tblBorders>
          <w:top w:val="nil"/>
          <w:left w:val="nil"/>
          <w:bottom w:val="nil"/>
          <w:right w:val="nil"/>
          <w:insideH w:val="nil"/>
          <w:insideV w:val="nil"/>
        </w:tblBorders>
        <w:tblLayout w:type="fixed"/>
        <w:tblLook w:val="0600" w:firstRow="0" w:lastRow="0" w:firstColumn="0" w:lastColumn="0" w:noHBand="1" w:noVBand="1"/>
      </w:tblPr>
      <w:tblGrid>
        <w:gridCol w:w="2766"/>
        <w:gridCol w:w="887"/>
        <w:gridCol w:w="4401"/>
      </w:tblGrid>
      <w:tr w:rsidR="00747F2B" w:rsidTr="00747F2B">
        <w:tc>
          <w:tcPr>
            <w:tcW w:w="2766"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887"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401"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8A0790" w:rsidTr="00747F2B">
        <w:tc>
          <w:tcPr>
            <w:tcW w:w="2766"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7"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747F2B" w:rsidTr="00747F2B">
        <w:tc>
          <w:tcPr>
            <w:tcW w:w="2766" w:type="dxa"/>
            <w:tcMar>
              <w:top w:w="72" w:type="dxa"/>
              <w:left w:w="72" w:type="dxa"/>
              <w:bottom w:w="72" w:type="dxa"/>
              <w:right w:w="72" w:type="dxa"/>
            </w:tcMar>
            <w:vAlign w:val="center"/>
          </w:tcPr>
          <w:p w:rsidR="00747F2B" w:rsidRDefault="00747F2B">
            <w:pPr>
              <w:widowControl w:val="0"/>
              <w:bidi/>
              <w:rPr>
                <w:rtl/>
              </w:rPr>
            </w:pPr>
            <w:r>
              <w:t>Name</w:t>
            </w:r>
          </w:p>
        </w:tc>
        <w:tc>
          <w:tcPr>
            <w:tcW w:w="887"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747F2B" w:rsidP="008A0790">
            <w:pPr>
              <w:widowControl w:val="0"/>
              <w:bidi/>
              <w:rPr>
                <w:rtl/>
              </w:rPr>
            </w:pPr>
            <w:r>
              <w:rPr>
                <w:rtl/>
              </w:rPr>
              <w:t xml:space="preserve">שם </w:t>
            </w:r>
            <w:r w:rsidR="008A0790">
              <w:rPr>
                <w:rFonts w:hint="cs"/>
                <w:rtl/>
              </w:rPr>
              <w:t>הטיפול</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Dose</w:t>
            </w:r>
          </w:p>
        </w:tc>
        <w:tc>
          <w:tcPr>
            <w:tcW w:w="887" w:type="dxa"/>
            <w:tcMar>
              <w:top w:w="72" w:type="dxa"/>
              <w:left w:w="72" w:type="dxa"/>
              <w:bottom w:w="72" w:type="dxa"/>
              <w:right w:w="72" w:type="dxa"/>
            </w:tcMar>
            <w:vAlign w:val="center"/>
          </w:tcPr>
          <w:p w:rsidR="00747F2B" w:rsidRDefault="008A0790"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מינון (רלוונטי עבור תרופות)</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Price</w:t>
            </w:r>
          </w:p>
        </w:tc>
        <w:tc>
          <w:tcPr>
            <w:tcW w:w="887"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מחיר</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t>Type_id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סוג טיפול</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rPr>
                <w:rFonts w:hint="cs"/>
              </w:rPr>
              <w:t>C</w:t>
            </w:r>
            <w:r>
              <w:t>ontainingTreatment_id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Fonts w:hint="cs"/>
                <w:rtl/>
              </w:rPr>
              <w:t>מזהה דו"ח טיפול מכיל</w:t>
            </w:r>
          </w:p>
        </w:tc>
      </w:tr>
    </w:tbl>
    <w:p w:rsidR="00481634" w:rsidRDefault="00481634">
      <w:pPr>
        <w:bidi/>
      </w:pPr>
    </w:p>
    <w:p w:rsidR="00481634" w:rsidRDefault="00747F2B">
      <w:pPr>
        <w:bidi/>
      </w:pPr>
      <w:r>
        <w:rPr>
          <w:b/>
          <w:sz w:val="24"/>
          <w:szCs w:val="24"/>
        </w:rPr>
        <w:t>TreatmentReport</w:t>
      </w:r>
    </w:p>
    <w:p w:rsidR="00481634" w:rsidRDefault="00471D70" w:rsidP="008A0790">
      <w:pPr>
        <w:bidi/>
      </w:pPr>
      <w:r>
        <w:rPr>
          <w:sz w:val="24"/>
          <w:szCs w:val="24"/>
          <w:rtl/>
        </w:rPr>
        <w:t xml:space="preserve">טבלת </w:t>
      </w:r>
      <w:r w:rsidR="008A0790">
        <w:rPr>
          <w:rFonts w:hint="cs"/>
          <w:sz w:val="24"/>
          <w:szCs w:val="24"/>
          <w:rtl/>
        </w:rPr>
        <w:t>היסטוריית</w:t>
      </w:r>
      <w:r w:rsidR="003912C8">
        <w:rPr>
          <w:rFonts w:hint="cs"/>
          <w:sz w:val="24"/>
          <w:szCs w:val="24"/>
          <w:rtl/>
        </w:rPr>
        <w:t xml:space="preserve"> דו"חות</w:t>
      </w:r>
      <w:r w:rsidR="008A0790">
        <w:rPr>
          <w:rFonts w:hint="cs"/>
          <w:sz w:val="24"/>
          <w:szCs w:val="24"/>
          <w:rtl/>
        </w:rPr>
        <w:t xml:space="preserve"> טיפולים</w:t>
      </w:r>
    </w:p>
    <w:tbl>
      <w:tblPr>
        <w:tblStyle w:val="aa"/>
        <w:tblW w:w="8069" w:type="dxa"/>
        <w:tblBorders>
          <w:top w:val="nil"/>
          <w:left w:val="nil"/>
          <w:bottom w:val="nil"/>
          <w:right w:val="nil"/>
          <w:insideH w:val="nil"/>
          <w:insideV w:val="nil"/>
        </w:tblBorders>
        <w:tblLayout w:type="fixed"/>
        <w:tblLook w:val="0600" w:firstRow="0" w:lastRow="0" w:firstColumn="0" w:lastColumn="0" w:noHBand="1" w:noVBand="1"/>
      </w:tblPr>
      <w:tblGrid>
        <w:gridCol w:w="2624"/>
        <w:gridCol w:w="1059"/>
        <w:gridCol w:w="4386"/>
      </w:tblGrid>
      <w:tr w:rsidR="008A0790" w:rsidTr="008A0790">
        <w:tc>
          <w:tcPr>
            <w:tcW w:w="2624"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lastRenderedPageBreak/>
              <w:t>עמודה</w:t>
            </w:r>
          </w:p>
        </w:tc>
        <w:tc>
          <w:tcPr>
            <w:tcW w:w="1059"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86"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Id</w:t>
            </w:r>
          </w:p>
        </w:tc>
        <w:tc>
          <w:tcPr>
            <w:tcW w:w="1059"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rPr>
                <w:rFonts w:hint="cs"/>
              </w:rPr>
              <w:t>T</w:t>
            </w:r>
            <w:r>
              <w:t>otalPrice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מחיר כולל עבור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Date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תאריך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Summary</w:t>
            </w:r>
          </w:p>
        </w:tc>
        <w:tc>
          <w:tcPr>
            <w:tcW w:w="1059" w:type="dxa"/>
            <w:tcMar>
              <w:top w:w="72" w:type="dxa"/>
              <w:left w:w="72" w:type="dxa"/>
              <w:bottom w:w="72" w:type="dxa"/>
              <w:right w:w="72" w:type="dxa"/>
            </w:tcMar>
            <w:vAlign w:val="center"/>
          </w:tcPr>
          <w:p w:rsidR="008A0790" w:rsidRDefault="008A0790">
            <w:pPr>
              <w:widowControl w:val="0"/>
              <w:bidi/>
              <w:rPr>
                <w:rtl/>
              </w:rPr>
            </w:pPr>
            <w:r>
              <w:rPr>
                <w:rFonts w:hint="cs"/>
                <w:rtl/>
              </w:rPr>
              <w:t>מחרוזתי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סיכום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Animal_id</w:t>
            </w:r>
          </w:p>
        </w:tc>
        <w:tc>
          <w:tcPr>
            <w:tcW w:w="1059" w:type="dxa"/>
            <w:tcMar>
              <w:top w:w="72" w:type="dxa"/>
              <w:left w:w="72" w:type="dxa"/>
              <w:bottom w:w="72" w:type="dxa"/>
              <w:right w:w="72" w:type="dxa"/>
            </w:tcMar>
            <w:vAlign w:val="center"/>
          </w:tcPr>
          <w:p w:rsidR="008A0790" w:rsidRDefault="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מזהה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AnimalMeasurements_id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Fonts w:hint="cs"/>
                <w:rtl/>
              </w:rPr>
              <w:t>מזהה מדידות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Doctor_id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Recommendation</w:t>
      </w:r>
    </w:p>
    <w:p w:rsidR="00481634" w:rsidRDefault="008A0790">
      <w:pPr>
        <w:bidi/>
      </w:pPr>
      <w:r>
        <w:rPr>
          <w:rFonts w:hint="cs"/>
          <w:sz w:val="24"/>
          <w:szCs w:val="24"/>
          <w:rtl/>
        </w:rPr>
        <w:t>טבלת המלצות וטרינר</w:t>
      </w:r>
    </w:p>
    <w:tbl>
      <w:tblPr>
        <w:tblStyle w:val="ab"/>
        <w:tblW w:w="8093" w:type="dxa"/>
        <w:tblBorders>
          <w:top w:val="nil"/>
          <w:left w:val="nil"/>
          <w:bottom w:val="nil"/>
          <w:right w:val="nil"/>
          <w:insideH w:val="nil"/>
          <w:insideV w:val="nil"/>
        </w:tblBorders>
        <w:tblLayout w:type="fixed"/>
        <w:tblLook w:val="0600" w:firstRow="0" w:lastRow="0" w:firstColumn="0" w:lastColumn="0" w:noHBand="1" w:noVBand="1"/>
      </w:tblPr>
      <w:tblGrid>
        <w:gridCol w:w="2790"/>
        <w:gridCol w:w="975"/>
        <w:gridCol w:w="4328"/>
      </w:tblGrid>
      <w:tr w:rsidR="008A0790" w:rsidTr="008A0790">
        <w:tc>
          <w:tcPr>
            <w:tcW w:w="279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97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28"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79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97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Date</w:t>
            </w:r>
          </w:p>
        </w:tc>
        <w:tc>
          <w:tcPr>
            <w:tcW w:w="975" w:type="dxa"/>
            <w:tcMar>
              <w:top w:w="72" w:type="dxa"/>
              <w:left w:w="72" w:type="dxa"/>
              <w:bottom w:w="72" w:type="dxa"/>
              <w:right w:w="72" w:type="dxa"/>
            </w:tcMar>
            <w:vAlign w:val="center"/>
          </w:tcPr>
          <w:p w:rsidR="008A0790" w:rsidRDefault="008A0790">
            <w:pPr>
              <w:widowControl w:val="0"/>
              <w:bidi/>
            </w:pPr>
            <w:r>
              <w:rPr>
                <w:rtl/>
              </w:rPr>
              <w:t>תאריכי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תאריך ביצוע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Text</w:t>
            </w:r>
          </w:p>
        </w:tc>
        <w:tc>
          <w:tcPr>
            <w:tcW w:w="975" w:type="dxa"/>
            <w:tcMar>
              <w:top w:w="72" w:type="dxa"/>
              <w:left w:w="72" w:type="dxa"/>
              <w:bottom w:w="72" w:type="dxa"/>
              <w:right w:w="72" w:type="dxa"/>
            </w:tcMar>
            <w:vAlign w:val="center"/>
          </w:tcPr>
          <w:p w:rsidR="008A0790" w:rsidRDefault="008A0790" w:rsidP="008A0790">
            <w:pPr>
              <w:widowControl w:val="0"/>
              <w:bidi/>
            </w:pPr>
            <w:r>
              <w:rPr>
                <w:rFonts w:hint="cs"/>
                <w:rtl/>
              </w:rPr>
              <w:t>מחרוזתי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תוכן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Owner_id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בעלים</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Doctor_id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Address</w:t>
      </w:r>
    </w:p>
    <w:p w:rsidR="00481634" w:rsidRDefault="00471D70" w:rsidP="008A0790">
      <w:pPr>
        <w:bidi/>
      </w:pPr>
      <w:r>
        <w:rPr>
          <w:sz w:val="24"/>
          <w:szCs w:val="24"/>
          <w:rtl/>
        </w:rPr>
        <w:t xml:space="preserve">טבלת </w:t>
      </w:r>
      <w:r w:rsidR="008A0790">
        <w:rPr>
          <w:rFonts w:hint="cs"/>
          <w:sz w:val="24"/>
          <w:szCs w:val="24"/>
          <w:rtl/>
        </w:rPr>
        <w:t>כתובות משתמשים</w:t>
      </w:r>
    </w:p>
    <w:tbl>
      <w:tblPr>
        <w:tblStyle w:val="ac"/>
        <w:tblW w:w="8406" w:type="dxa"/>
        <w:tblBorders>
          <w:top w:val="nil"/>
          <w:left w:val="nil"/>
          <w:bottom w:val="nil"/>
          <w:right w:val="nil"/>
          <w:insideH w:val="nil"/>
          <w:insideV w:val="nil"/>
        </w:tblBorders>
        <w:tblLayout w:type="fixed"/>
        <w:tblLook w:val="0600" w:firstRow="0" w:lastRow="0" w:firstColumn="0" w:lastColumn="0" w:noHBand="1" w:noVBand="1"/>
      </w:tblPr>
      <w:tblGrid>
        <w:gridCol w:w="3150"/>
        <w:gridCol w:w="88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88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Country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מדינה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City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rPr>
                <w:rtl/>
              </w:rPr>
            </w:pPr>
            <w:r>
              <w:rPr>
                <w:rFonts w:hint="cs"/>
                <w:rtl/>
              </w:rPr>
              <w:t>עיר</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StreetName</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רחוב</w:t>
            </w:r>
          </w:p>
        </w:tc>
      </w:tr>
      <w:tr w:rsidR="008A0790" w:rsidTr="008A0790">
        <w:trPr>
          <w:trHeight w:val="420"/>
        </w:trPr>
        <w:tc>
          <w:tcPr>
            <w:tcW w:w="3150" w:type="dxa"/>
            <w:tcMar>
              <w:top w:w="72" w:type="dxa"/>
              <w:left w:w="72" w:type="dxa"/>
              <w:bottom w:w="72" w:type="dxa"/>
              <w:right w:w="72" w:type="dxa"/>
            </w:tcMar>
            <w:vAlign w:val="center"/>
          </w:tcPr>
          <w:p w:rsidR="008A0790" w:rsidRDefault="008A0790">
            <w:pPr>
              <w:widowControl w:val="0"/>
              <w:bidi/>
              <w:rPr>
                <w:rtl/>
              </w:rPr>
            </w:pPr>
            <w:r>
              <w:t>StreetNumber</w:t>
            </w:r>
          </w:p>
        </w:tc>
        <w:tc>
          <w:tcPr>
            <w:tcW w:w="885" w:type="dxa"/>
            <w:tcMar>
              <w:top w:w="72" w:type="dxa"/>
              <w:left w:w="72" w:type="dxa"/>
              <w:bottom w:w="72" w:type="dxa"/>
              <w:right w:w="72" w:type="dxa"/>
            </w:tcMar>
            <w:vAlign w:val="center"/>
          </w:tcPr>
          <w:p w:rsidR="008A0790" w:rsidRDefault="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מספר בית</w:t>
            </w:r>
          </w:p>
        </w:tc>
      </w:tr>
    </w:tbl>
    <w:p w:rsidR="00481634" w:rsidRDefault="00481634">
      <w:pPr>
        <w:bidi/>
      </w:pPr>
    </w:p>
    <w:p w:rsidR="008A0790" w:rsidRDefault="008A0790" w:rsidP="008A0790">
      <w:pPr>
        <w:bidi/>
        <w:rPr>
          <w:rtl/>
        </w:rPr>
      </w:pPr>
      <w:r>
        <w:rPr>
          <w:rFonts w:hint="cs"/>
          <w:b/>
          <w:sz w:val="24"/>
          <w:szCs w:val="24"/>
        </w:rPr>
        <w:t>A</w:t>
      </w:r>
      <w:r>
        <w:rPr>
          <w:b/>
          <w:sz w:val="24"/>
          <w:szCs w:val="24"/>
        </w:rPr>
        <w:t>nimalMeasurements</w:t>
      </w:r>
    </w:p>
    <w:p w:rsidR="008A0790" w:rsidRDefault="008A0790" w:rsidP="008A0790">
      <w:pPr>
        <w:bidi/>
      </w:pPr>
      <w:r>
        <w:rPr>
          <w:sz w:val="24"/>
          <w:szCs w:val="24"/>
          <w:rtl/>
        </w:rPr>
        <w:t>טבלת חוות הדעת של לקוחות על לקוחות אחרים</w:t>
      </w:r>
    </w:p>
    <w:tbl>
      <w:tblPr>
        <w:tblStyle w:val="ac"/>
        <w:tblW w:w="8466" w:type="dxa"/>
        <w:tblBorders>
          <w:top w:val="nil"/>
          <w:left w:val="nil"/>
          <w:bottom w:val="nil"/>
          <w:right w:val="nil"/>
          <w:insideH w:val="nil"/>
          <w:insideV w:val="nil"/>
        </w:tblBorders>
        <w:tblLayout w:type="fixed"/>
        <w:tblLook w:val="0600" w:firstRow="0" w:lastRow="0" w:firstColumn="0" w:lastColumn="0" w:noHBand="1" w:noVBand="1"/>
      </w:tblPr>
      <w:tblGrid>
        <w:gridCol w:w="3150"/>
        <w:gridCol w:w="94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עמודה</w:t>
            </w:r>
          </w:p>
        </w:tc>
        <w:tc>
          <w:tcPr>
            <w:tcW w:w="945"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rFonts w:hint="cs"/>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lastRenderedPageBreak/>
              <w:t>Id</w:t>
            </w:r>
          </w:p>
        </w:tc>
        <w:tc>
          <w:tcPr>
            <w:tcW w:w="945" w:type="dxa"/>
            <w:tcMar>
              <w:top w:w="72" w:type="dxa"/>
              <w:left w:w="72" w:type="dxa"/>
              <w:bottom w:w="72" w:type="dxa"/>
              <w:right w:w="72" w:type="dxa"/>
            </w:tcMar>
            <w:vAlign w:val="center"/>
          </w:tcPr>
          <w:p w:rsidR="008A0790" w:rsidRDefault="003912C8" w:rsidP="00501C49">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Weight</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משקל בקילוגרמים</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Pulse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דופק</w:t>
            </w:r>
          </w:p>
        </w:tc>
      </w:tr>
      <w:tr w:rsidR="003912C8" w:rsidTr="008A0790">
        <w:tc>
          <w:tcPr>
            <w:tcW w:w="3150" w:type="dxa"/>
            <w:tcMar>
              <w:top w:w="72" w:type="dxa"/>
              <w:left w:w="72" w:type="dxa"/>
              <w:bottom w:w="72" w:type="dxa"/>
              <w:right w:w="72" w:type="dxa"/>
            </w:tcMar>
            <w:vAlign w:val="center"/>
          </w:tcPr>
          <w:p w:rsidR="003912C8" w:rsidRDefault="003912C8" w:rsidP="003912C8">
            <w:pPr>
              <w:widowControl w:val="0"/>
              <w:bidi/>
            </w:pPr>
            <w:r>
              <w:t>Temperature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טמפרטורה במעלות צלסיוס</w:t>
            </w:r>
          </w:p>
        </w:tc>
      </w:tr>
      <w:tr w:rsidR="003912C8" w:rsidTr="004674E5">
        <w:trPr>
          <w:trHeight w:val="420"/>
        </w:trPr>
        <w:tc>
          <w:tcPr>
            <w:tcW w:w="3150" w:type="dxa"/>
            <w:tcMar>
              <w:top w:w="72" w:type="dxa"/>
              <w:left w:w="72" w:type="dxa"/>
              <w:bottom w:w="72" w:type="dxa"/>
              <w:right w:w="72" w:type="dxa"/>
            </w:tcMar>
            <w:vAlign w:val="center"/>
          </w:tcPr>
          <w:p w:rsidR="003912C8" w:rsidRDefault="003912C8" w:rsidP="003912C8">
            <w:pPr>
              <w:widowControl w:val="0"/>
              <w:bidi/>
            </w:pPr>
            <w:r>
              <w:t>SystolicBloodPressure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סיסטולי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DiastolicBloodPressure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דיאסטולי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rPr>
                <w:rFonts w:hint="cs"/>
              </w:rPr>
              <w:t>A</w:t>
            </w:r>
            <w:r>
              <w:t>nimal_id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בע"ח</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ContainingTreatment_id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דו"ח טיפול מכיל</w:t>
            </w:r>
          </w:p>
        </w:tc>
      </w:tr>
    </w:tbl>
    <w:p w:rsidR="00481634" w:rsidRPr="008A0790" w:rsidRDefault="00481634">
      <w:pPr>
        <w:bidi/>
      </w:pPr>
    </w:p>
    <w:p w:rsidR="00481634" w:rsidRDefault="00471D70" w:rsidP="00F52774">
      <w:pPr>
        <w:pStyle w:val="Heading1"/>
        <w:bidi/>
        <w:pPrChange w:id="252" w:author="Ron Gal" w:date="2017-03-05T23:20:00Z">
          <w:pPr>
            <w:bidi/>
          </w:pPr>
        </w:pPrChange>
      </w:pPr>
      <w:bookmarkStart w:id="253" w:name="_Toc476519710"/>
      <w:r>
        <w:rPr>
          <w:rtl/>
        </w:rPr>
        <w:t>שכבת הלוגיקה</w:t>
      </w:r>
      <w:bookmarkEnd w:id="253"/>
    </w:p>
    <w:p w:rsidR="00481634" w:rsidRDefault="00481634">
      <w:pPr>
        <w:bidi/>
      </w:pPr>
    </w:p>
    <w:p w:rsidR="00481634" w:rsidRDefault="00471D70">
      <w:pPr>
        <w:bidi/>
      </w:pPr>
      <w:r>
        <w:rPr>
          <w:sz w:val="24"/>
          <w:szCs w:val="24"/>
          <w:rtl/>
        </w:rPr>
        <w:t>שכבה זו מהווה את הגשר בין שכבת הנתונים לשכבת השירותים המוצעים באתר. עבור כל ישות במערכת תמומש מחלקה האחראית על ביצוע הלוגיקה הרלוונטית אליה.</w:t>
      </w:r>
    </w:p>
    <w:p w:rsidR="00481634" w:rsidRDefault="00481634">
      <w:pPr>
        <w:bidi/>
      </w:pPr>
    </w:p>
    <w:p w:rsidR="00481634" w:rsidRDefault="00471D70">
      <w:pPr>
        <w:bidi/>
      </w:pPr>
      <w:r>
        <w:rPr>
          <w:sz w:val="24"/>
          <w:szCs w:val="24"/>
          <w:rtl/>
        </w:rPr>
        <w:t>עקרונות מנחים בשכבת הלוגיקה:</w:t>
      </w:r>
    </w:p>
    <w:p w:rsidR="00481634" w:rsidRDefault="00471D70">
      <w:pPr>
        <w:numPr>
          <w:ilvl w:val="0"/>
          <w:numId w:val="8"/>
        </w:numPr>
        <w:bidi/>
        <w:ind w:hanging="360"/>
        <w:contextualSpacing/>
        <w:rPr>
          <w:sz w:val="24"/>
          <w:szCs w:val="24"/>
        </w:rPr>
      </w:pPr>
      <w:r>
        <w:rPr>
          <w:sz w:val="24"/>
          <w:szCs w:val="24"/>
          <w:rtl/>
        </w:rPr>
        <w:t xml:space="preserve">שכבת הלוגיקה תפנה לבסיס הנתונים אך ורק בעזרת שכבת בסיס הנתונים, תוך שימוש בממשק הגנרי </w:t>
      </w:r>
      <w:r>
        <w:rPr>
          <w:sz w:val="24"/>
          <w:szCs w:val="24"/>
        </w:rPr>
        <w:t>IDatabaseAccess</w:t>
      </w:r>
      <w:r>
        <w:rPr>
          <w:sz w:val="24"/>
          <w:szCs w:val="24"/>
          <w:rtl/>
        </w:rPr>
        <w:t>.</w:t>
      </w:r>
    </w:p>
    <w:p w:rsidR="00481634" w:rsidRDefault="00471D70">
      <w:pPr>
        <w:numPr>
          <w:ilvl w:val="0"/>
          <w:numId w:val="8"/>
        </w:numPr>
        <w:bidi/>
        <w:ind w:hanging="360"/>
        <w:contextualSpacing/>
        <w:rPr>
          <w:sz w:val="24"/>
          <w:szCs w:val="24"/>
        </w:rPr>
      </w:pPr>
      <w:r>
        <w:rPr>
          <w:sz w:val="24"/>
          <w:szCs w:val="24"/>
          <w:rtl/>
        </w:rPr>
        <w:t>כל מחלקה בשכבת הלוגיקה תממש ממשק מוגדר מראש וזאת בשביל להפריד התנהגות ממימוש. אסטרטגיה זו תפחית את הצימוד בין מחלקות.</w:t>
      </w:r>
    </w:p>
    <w:p w:rsidR="00481634" w:rsidRDefault="00471D70">
      <w:pPr>
        <w:numPr>
          <w:ilvl w:val="0"/>
          <w:numId w:val="8"/>
        </w:numPr>
        <w:bidi/>
        <w:ind w:hanging="360"/>
        <w:contextualSpacing/>
        <w:rPr>
          <w:sz w:val="24"/>
          <w:szCs w:val="24"/>
        </w:rPr>
      </w:pPr>
      <w:r>
        <w:rPr>
          <w:sz w:val="24"/>
          <w:szCs w:val="24"/>
          <w:rtl/>
        </w:rPr>
        <w:t xml:space="preserve">כל מחלקה תהיה אחראית על ישות אחת וכך יבוא לידי מימוש עקרון </w:t>
      </w:r>
    </w:p>
    <w:p w:rsidR="00481634" w:rsidRDefault="00471D70">
      <w:pPr>
        <w:bidi/>
        <w:ind w:firstLine="720"/>
      </w:pPr>
      <w:r>
        <w:rPr>
          <w:sz w:val="24"/>
          <w:szCs w:val="24"/>
          <w:rtl/>
        </w:rPr>
        <w:t>ה-</w:t>
      </w:r>
      <w:r>
        <w:rPr>
          <w:sz w:val="24"/>
          <w:szCs w:val="24"/>
        </w:rPr>
        <w:t>Single Responsibility</w:t>
      </w:r>
      <w:r>
        <w:rPr>
          <w:sz w:val="24"/>
          <w:szCs w:val="24"/>
          <w:rtl/>
        </w:rPr>
        <w:t>.</w:t>
      </w:r>
    </w:p>
    <w:p w:rsidR="00481634" w:rsidRDefault="00471D70">
      <w:pPr>
        <w:numPr>
          <w:ilvl w:val="0"/>
          <w:numId w:val="8"/>
        </w:numPr>
        <w:bidi/>
        <w:ind w:hanging="360"/>
        <w:contextualSpacing/>
        <w:rPr>
          <w:sz w:val="24"/>
          <w:szCs w:val="24"/>
        </w:rPr>
      </w:pPr>
      <w:r>
        <w:rPr>
          <w:sz w:val="24"/>
          <w:szCs w:val="24"/>
          <w:rtl/>
        </w:rPr>
        <w:t>הקוד יכתב בצורה מודולארית כך שיתמוך בהרחבות ללא צורך בשינוי קוד קיים וכך יבוא לידי מימוש עקרון ה-</w:t>
      </w:r>
      <w:r>
        <w:rPr>
          <w:sz w:val="24"/>
          <w:szCs w:val="24"/>
        </w:rPr>
        <w:t>Open/Closed</w:t>
      </w:r>
      <w:r>
        <w:rPr>
          <w:sz w:val="24"/>
          <w:szCs w:val="24"/>
          <w:rtl/>
        </w:rPr>
        <w:t>.</w:t>
      </w:r>
    </w:p>
    <w:p w:rsidR="00481634" w:rsidRDefault="00471D70">
      <w:pPr>
        <w:numPr>
          <w:ilvl w:val="0"/>
          <w:numId w:val="8"/>
        </w:numPr>
        <w:bidi/>
        <w:ind w:hanging="360"/>
        <w:contextualSpacing/>
        <w:rPr>
          <w:sz w:val="24"/>
          <w:szCs w:val="24"/>
        </w:rPr>
      </w:pPr>
      <w:r>
        <w:rPr>
          <w:sz w:val="24"/>
          <w:szCs w:val="24"/>
          <w:rtl/>
        </w:rPr>
        <w:t>המחלקות בשכבה זו ישמרו ב-</w:t>
      </w:r>
      <w:r>
        <w:rPr>
          <w:sz w:val="24"/>
          <w:szCs w:val="24"/>
        </w:rPr>
        <w:t>IoC Container</w:t>
      </w:r>
      <w:r>
        <w:rPr>
          <w:sz w:val="24"/>
          <w:szCs w:val="24"/>
          <w:rtl/>
        </w:rPr>
        <w:t xml:space="preserve"> ויוזרקו לשכבת השירותים ובכך יבוא לידי מימוש עקרון ה-</w:t>
      </w:r>
      <w:r>
        <w:rPr>
          <w:sz w:val="24"/>
          <w:szCs w:val="24"/>
        </w:rPr>
        <w:t>Dependency Inversion</w:t>
      </w:r>
      <w:r>
        <w:rPr>
          <w:sz w:val="24"/>
          <w:szCs w:val="24"/>
          <w:rtl/>
        </w:rPr>
        <w:t>.</w:t>
      </w:r>
    </w:p>
    <w:p w:rsidR="00481634" w:rsidRDefault="00471D70">
      <w:pPr>
        <w:numPr>
          <w:ilvl w:val="0"/>
          <w:numId w:val="8"/>
        </w:numPr>
        <w:bidi/>
        <w:ind w:hanging="360"/>
        <w:contextualSpacing/>
        <w:rPr>
          <w:sz w:val="24"/>
          <w:szCs w:val="24"/>
        </w:rPr>
      </w:pPr>
      <w:r>
        <w:rPr>
          <w:sz w:val="24"/>
          <w:szCs w:val="24"/>
          <w:rtl/>
        </w:rPr>
        <w:t>שכבת הלוגיקה תחשוף לשכבת השירותים את המינימום הנדרש לצורך הפעלתה ובכך יבוא לידי ביטוי עקרון ה-</w:t>
      </w:r>
      <w:r>
        <w:rPr>
          <w:sz w:val="24"/>
          <w:szCs w:val="24"/>
        </w:rPr>
        <w:t>Encapsulation</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F52774">
      <w:pPr>
        <w:pStyle w:val="Heading1"/>
        <w:bidi/>
        <w:pPrChange w:id="254" w:author="Ron Gal" w:date="2017-03-05T23:21:00Z">
          <w:pPr>
            <w:bidi/>
          </w:pPr>
        </w:pPrChange>
      </w:pPr>
      <w:bookmarkStart w:id="255" w:name="_Toc476519711"/>
      <w:r>
        <w:rPr>
          <w:rtl/>
        </w:rPr>
        <w:t>שכבת השירותים</w:t>
      </w:r>
      <w:bookmarkEnd w:id="255"/>
    </w:p>
    <w:p w:rsidR="00481634" w:rsidRDefault="00471D70">
      <w:pPr>
        <w:bidi/>
      </w:pPr>
      <w:r>
        <w:rPr>
          <w:sz w:val="24"/>
          <w:szCs w:val="24"/>
          <w:rtl/>
        </w:rPr>
        <w:t xml:space="preserve">שכבה זו חושפת את נתוני ויכולות המערכת בעזרת ממשק המבוסס על בקשות </w:t>
      </w:r>
      <w:r>
        <w:rPr>
          <w:sz w:val="24"/>
          <w:szCs w:val="24"/>
        </w:rPr>
        <w:t>Http</w:t>
      </w:r>
      <w:r>
        <w:rPr>
          <w:sz w:val="24"/>
          <w:szCs w:val="24"/>
          <w:rtl/>
        </w:rPr>
        <w:t xml:space="preserve"> בארכיטקטורת </w:t>
      </w:r>
      <w:r>
        <w:rPr>
          <w:sz w:val="24"/>
          <w:szCs w:val="24"/>
        </w:rPr>
        <w:t>Rest</w:t>
      </w:r>
      <w:r>
        <w:rPr>
          <w:sz w:val="24"/>
          <w:szCs w:val="24"/>
          <w:rtl/>
        </w:rPr>
        <w:t xml:space="preserve"> וטכנולוגיית </w:t>
      </w:r>
      <w:r>
        <w:rPr>
          <w:sz w:val="24"/>
          <w:szCs w:val="24"/>
        </w:rPr>
        <w:t>Web API</w:t>
      </w:r>
      <w:r>
        <w:rPr>
          <w:sz w:val="24"/>
          <w:szCs w:val="24"/>
          <w:rtl/>
        </w:rPr>
        <w:t xml:space="preserve"> של מיקרוסופט. תשובות לבקשות ישלחו בפורמט </w:t>
      </w:r>
      <w:r>
        <w:rPr>
          <w:sz w:val="24"/>
          <w:szCs w:val="24"/>
        </w:rPr>
        <w:t>JSON</w:t>
      </w:r>
      <w:r>
        <w:rPr>
          <w:sz w:val="24"/>
          <w:szCs w:val="24"/>
          <w:rtl/>
        </w:rPr>
        <w:t xml:space="preserve">. בעת פנייה לשכבה זו תבדק תקינות נתוני הבקשה. במידה ונתוני הבקשה ימצאו לא תקינים או לחלופין אירעה שגיאה כלשהי תוחזר הודעה מתאימה ללקוח. </w:t>
      </w:r>
    </w:p>
    <w:p w:rsidR="00481634" w:rsidRDefault="00481634">
      <w:pPr>
        <w:bidi/>
      </w:pPr>
    </w:p>
    <w:p w:rsidR="00481634" w:rsidRDefault="00471D70">
      <w:pPr>
        <w:bidi/>
      </w:pPr>
      <w:r>
        <w:rPr>
          <w:sz w:val="24"/>
          <w:szCs w:val="24"/>
          <w:rtl/>
        </w:rPr>
        <w:t>עקרונות מנחים בשכבת השירותים:</w:t>
      </w:r>
    </w:p>
    <w:p w:rsidR="00481634" w:rsidRDefault="00471D70">
      <w:pPr>
        <w:numPr>
          <w:ilvl w:val="0"/>
          <w:numId w:val="3"/>
        </w:numPr>
        <w:bidi/>
        <w:ind w:hanging="360"/>
        <w:contextualSpacing/>
        <w:rPr>
          <w:sz w:val="24"/>
          <w:szCs w:val="24"/>
        </w:rPr>
      </w:pPr>
      <w:r>
        <w:rPr>
          <w:sz w:val="24"/>
          <w:szCs w:val="24"/>
          <w:rtl/>
        </w:rPr>
        <w:t>שכבת השירותים תפנה אך ורק לשכבת הלוגיקה לצורך הבאת נתונים, תוך שימוש בממשקים אשר הוגדרו בשכבה זו.</w:t>
      </w:r>
    </w:p>
    <w:p w:rsidR="00481634" w:rsidRDefault="00471D70" w:rsidP="00BD788B">
      <w:pPr>
        <w:numPr>
          <w:ilvl w:val="0"/>
          <w:numId w:val="3"/>
        </w:numPr>
        <w:bidi/>
        <w:ind w:hanging="360"/>
        <w:contextualSpacing/>
        <w:rPr>
          <w:sz w:val="24"/>
          <w:szCs w:val="24"/>
        </w:rPr>
      </w:pPr>
      <w:r>
        <w:rPr>
          <w:sz w:val="24"/>
          <w:szCs w:val="24"/>
          <w:rtl/>
        </w:rPr>
        <w:t xml:space="preserve">לכל ישות במערכת ימומש שירות בהתאם לשם הישות בתופסת המילה </w:t>
      </w:r>
      <w:r>
        <w:rPr>
          <w:sz w:val="24"/>
          <w:szCs w:val="24"/>
        </w:rPr>
        <w:t>Controller</w:t>
      </w:r>
      <w:r>
        <w:rPr>
          <w:sz w:val="24"/>
          <w:szCs w:val="24"/>
          <w:rtl/>
        </w:rPr>
        <w:t xml:space="preserve">, למשל עבור </w:t>
      </w:r>
      <w:r w:rsidR="00BD788B">
        <w:rPr>
          <w:rFonts w:hint="cs"/>
          <w:sz w:val="24"/>
          <w:szCs w:val="24"/>
          <w:rtl/>
        </w:rPr>
        <w:t>הוטרינרים</w:t>
      </w:r>
      <w:r>
        <w:rPr>
          <w:sz w:val="24"/>
          <w:szCs w:val="24"/>
          <w:rtl/>
        </w:rPr>
        <w:t xml:space="preserve"> יוגדר השירות </w:t>
      </w:r>
      <w:r w:rsidR="00BD788B">
        <w:rPr>
          <w:rFonts w:hint="cs"/>
          <w:sz w:val="24"/>
          <w:szCs w:val="24"/>
        </w:rPr>
        <w:t>V</w:t>
      </w:r>
      <w:r w:rsidR="00BD788B">
        <w:rPr>
          <w:sz w:val="24"/>
          <w:szCs w:val="24"/>
        </w:rPr>
        <w:t>etsController</w:t>
      </w:r>
      <w:r>
        <w:rPr>
          <w:sz w:val="24"/>
          <w:szCs w:val="24"/>
          <w:rtl/>
        </w:rPr>
        <w:t xml:space="preserve">. שירות זה יהיה זמין באתר בכתובת היחסית </w:t>
      </w:r>
      <w:r>
        <w:rPr>
          <w:sz w:val="24"/>
          <w:szCs w:val="24"/>
        </w:rPr>
        <w:t>api/</w:t>
      </w:r>
      <w:r w:rsidR="00BD788B">
        <w:rPr>
          <w:sz w:val="24"/>
          <w:szCs w:val="24"/>
        </w:rPr>
        <w:t>vets</w:t>
      </w:r>
      <w:r>
        <w:rPr>
          <w:sz w:val="24"/>
          <w:szCs w:val="24"/>
          <w:rtl/>
        </w:rPr>
        <w:t>.</w:t>
      </w:r>
    </w:p>
    <w:p w:rsidR="00481634" w:rsidRDefault="00471D70">
      <w:pPr>
        <w:numPr>
          <w:ilvl w:val="0"/>
          <w:numId w:val="3"/>
        </w:numPr>
        <w:bidi/>
        <w:ind w:hanging="360"/>
        <w:contextualSpacing/>
        <w:rPr>
          <w:sz w:val="24"/>
          <w:szCs w:val="24"/>
        </w:rPr>
      </w:pPr>
      <w:r>
        <w:rPr>
          <w:sz w:val="24"/>
          <w:szCs w:val="24"/>
          <w:rtl/>
        </w:rPr>
        <w:t>כל בקשה תנותב לפונקציה הרלוונטית בכל שירות תופעל בהתאם לפרמטרים שנשלחו בבקשה ובהתאם ל-</w:t>
      </w:r>
      <w:r>
        <w:rPr>
          <w:sz w:val="24"/>
          <w:szCs w:val="24"/>
        </w:rPr>
        <w:t>HttpVerb</w:t>
      </w:r>
      <w:r>
        <w:rPr>
          <w:sz w:val="24"/>
          <w:szCs w:val="24"/>
          <w:rtl/>
        </w:rPr>
        <w:t xml:space="preserve"> שנשלח.</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Get</w:t>
      </w:r>
      <w:r>
        <w:rPr>
          <w:sz w:val="24"/>
          <w:szCs w:val="24"/>
          <w:rtl/>
        </w:rPr>
        <w:t xml:space="preserve"> ישמש לצורך הבאת מידע.</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Post</w:t>
      </w:r>
      <w:r>
        <w:rPr>
          <w:sz w:val="24"/>
          <w:szCs w:val="24"/>
          <w:rtl/>
        </w:rPr>
        <w:t xml:space="preserve"> ישמש לצורך שמירת מידע חדש.</w:t>
      </w:r>
    </w:p>
    <w:p w:rsidR="00481634" w:rsidRDefault="00471D70">
      <w:pPr>
        <w:numPr>
          <w:ilvl w:val="0"/>
          <w:numId w:val="3"/>
        </w:numPr>
        <w:bidi/>
        <w:ind w:hanging="360"/>
        <w:contextualSpacing/>
        <w:rPr>
          <w:sz w:val="24"/>
          <w:szCs w:val="24"/>
        </w:rPr>
      </w:pPr>
      <w:r>
        <w:rPr>
          <w:sz w:val="24"/>
          <w:szCs w:val="24"/>
          <w:rtl/>
        </w:rPr>
        <w:t xml:space="preserve">תשובות לבקשות יכילו סטאטוס </w:t>
      </w:r>
      <w:r>
        <w:rPr>
          <w:sz w:val="24"/>
          <w:szCs w:val="24"/>
        </w:rPr>
        <w:t>Http</w:t>
      </w:r>
      <w:r>
        <w:rPr>
          <w:sz w:val="24"/>
          <w:szCs w:val="24"/>
          <w:rtl/>
        </w:rPr>
        <w:t xml:space="preserve"> מקובל, למשל 200 (</w:t>
      </w:r>
      <w:r>
        <w:rPr>
          <w:sz w:val="24"/>
          <w:szCs w:val="24"/>
        </w:rPr>
        <w:t>OK</w:t>
      </w:r>
      <w:r>
        <w:rPr>
          <w:sz w:val="24"/>
          <w:szCs w:val="24"/>
          <w:rtl/>
        </w:rPr>
        <w:t>) עבור תשובה תקינה ו-500       (</w:t>
      </w:r>
      <w:r>
        <w:rPr>
          <w:sz w:val="24"/>
          <w:szCs w:val="24"/>
        </w:rPr>
        <w:t>Internal Server Error</w:t>
      </w:r>
      <w:r>
        <w:rPr>
          <w:sz w:val="24"/>
          <w:szCs w:val="24"/>
          <w:rtl/>
        </w:rPr>
        <w:t>) עבור שגיאת שרת.</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F52774">
      <w:pPr>
        <w:pStyle w:val="Heading1"/>
        <w:bidi/>
        <w:pPrChange w:id="256" w:author="Ron Gal" w:date="2017-03-05T23:21:00Z">
          <w:pPr>
            <w:bidi/>
          </w:pPr>
        </w:pPrChange>
      </w:pPr>
      <w:bookmarkStart w:id="257" w:name="_Toc476519712"/>
      <w:r>
        <w:rPr>
          <w:rtl/>
        </w:rPr>
        <w:t>שכבת התצוגה</w:t>
      </w:r>
      <w:bookmarkEnd w:id="257"/>
    </w:p>
    <w:p w:rsidR="00481634" w:rsidRDefault="00471D70">
      <w:pPr>
        <w:bidi/>
      </w:pPr>
      <w:r>
        <w:rPr>
          <w:sz w:val="24"/>
          <w:szCs w:val="24"/>
          <w:rtl/>
        </w:rPr>
        <w:t>שכבה זו מציגה ממשק משתמש (</w:t>
      </w:r>
      <w:r>
        <w:rPr>
          <w:sz w:val="24"/>
          <w:szCs w:val="24"/>
        </w:rPr>
        <w:t>UI</w:t>
      </w:r>
      <w:r>
        <w:rPr>
          <w:sz w:val="24"/>
          <w:szCs w:val="24"/>
          <w:rtl/>
        </w:rPr>
        <w:t xml:space="preserve">), על בסיס טכנולוגיית </w:t>
      </w:r>
      <w:r>
        <w:rPr>
          <w:sz w:val="24"/>
          <w:szCs w:val="24"/>
        </w:rPr>
        <w:t>html, css</w:t>
      </w:r>
      <w:r>
        <w:rPr>
          <w:sz w:val="24"/>
          <w:szCs w:val="24"/>
          <w:rtl/>
        </w:rPr>
        <w:t xml:space="preserve"> ו-</w:t>
      </w:r>
      <w:r>
        <w:rPr>
          <w:sz w:val="24"/>
          <w:szCs w:val="24"/>
        </w:rPr>
        <w:t>javascript</w:t>
      </w:r>
      <w:r>
        <w:rPr>
          <w:sz w:val="24"/>
          <w:szCs w:val="24"/>
          <w:rtl/>
        </w:rPr>
        <w:t xml:space="preserve"> על גבי הדפדפן ומנגישה למשתמש את יכולות שכבת השירותים. בחלק העליון של כל דף במערכת יוצג תפריט עם קישורים לכל הדפים הזמינים למשתמש בהתאם לרמת הרשאותיו. </w:t>
      </w:r>
    </w:p>
    <w:p w:rsidR="00481634" w:rsidRDefault="00481634">
      <w:pPr>
        <w:bidi/>
      </w:pPr>
    </w:p>
    <w:p w:rsidR="00481634" w:rsidRDefault="00471D70">
      <w:pPr>
        <w:bidi/>
      </w:pPr>
      <w:r>
        <w:rPr>
          <w:sz w:val="24"/>
          <w:szCs w:val="24"/>
          <w:rtl/>
        </w:rPr>
        <w:t>עקרונות מנחים של בשכבת התצוגה:</w:t>
      </w:r>
    </w:p>
    <w:p w:rsidR="00481634" w:rsidRDefault="00471D70">
      <w:pPr>
        <w:numPr>
          <w:ilvl w:val="0"/>
          <w:numId w:val="7"/>
        </w:numPr>
        <w:bidi/>
        <w:ind w:hanging="360"/>
        <w:contextualSpacing/>
        <w:rPr>
          <w:sz w:val="24"/>
          <w:szCs w:val="24"/>
        </w:rPr>
      </w:pPr>
      <w:r>
        <w:rPr>
          <w:sz w:val="24"/>
          <w:szCs w:val="24"/>
          <w:rtl/>
        </w:rPr>
        <w:t>ממשק המשתמש יהיה אינטואיטיבי ואחיד בכל דפי המערכת.</w:t>
      </w:r>
    </w:p>
    <w:p w:rsidR="00481634" w:rsidRDefault="00471D70">
      <w:pPr>
        <w:numPr>
          <w:ilvl w:val="0"/>
          <w:numId w:val="7"/>
        </w:numPr>
        <w:bidi/>
        <w:ind w:hanging="360"/>
        <w:contextualSpacing/>
        <w:rPr>
          <w:sz w:val="24"/>
          <w:szCs w:val="24"/>
        </w:rPr>
      </w:pPr>
      <w:r>
        <w:rPr>
          <w:sz w:val="24"/>
          <w:szCs w:val="24"/>
          <w:rtl/>
        </w:rPr>
        <w:t>שכבת התצוגה תתנהג באופן זהה בכל הדפדפנים עבור הגרסאות האחרונות שלהם.</w:t>
      </w:r>
    </w:p>
    <w:p w:rsidR="00481634" w:rsidRDefault="00471D70">
      <w:pPr>
        <w:numPr>
          <w:ilvl w:val="0"/>
          <w:numId w:val="7"/>
        </w:numPr>
        <w:bidi/>
        <w:ind w:hanging="360"/>
        <w:contextualSpacing/>
        <w:rPr>
          <w:sz w:val="24"/>
          <w:szCs w:val="24"/>
        </w:rPr>
      </w:pPr>
      <w:r>
        <w:rPr>
          <w:sz w:val="24"/>
          <w:szCs w:val="24"/>
          <w:rtl/>
        </w:rPr>
        <w:t>שכבת התצוגה תתמוך בכל הרזולוציות עבור צגי מחשב. יש להדגיש כי לא תינתן תמיכה ברזולוציות נמוכות יותר (למשל, פלאפונים) .</w:t>
      </w:r>
    </w:p>
    <w:p w:rsidR="00481634" w:rsidRDefault="00471D70">
      <w:pPr>
        <w:numPr>
          <w:ilvl w:val="0"/>
          <w:numId w:val="7"/>
        </w:numPr>
        <w:bidi/>
        <w:ind w:hanging="360"/>
        <w:contextualSpacing/>
        <w:rPr>
          <w:sz w:val="24"/>
          <w:szCs w:val="24"/>
        </w:rPr>
      </w:pPr>
      <w:r>
        <w:rPr>
          <w:sz w:val="24"/>
          <w:szCs w:val="24"/>
          <w:rtl/>
        </w:rPr>
        <w:t xml:space="preserve">ממשק המשתמש יבנה בעזרת </w:t>
      </w:r>
      <w:r>
        <w:rPr>
          <w:sz w:val="24"/>
          <w:szCs w:val="24"/>
        </w:rPr>
        <w:t>Grid</w:t>
      </w:r>
      <w:r>
        <w:rPr>
          <w:sz w:val="24"/>
          <w:szCs w:val="24"/>
          <w:rtl/>
        </w:rPr>
        <w:t xml:space="preserve"> כך שיהיה גמיש לשינויים.</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F52774">
      <w:pPr>
        <w:pStyle w:val="Heading1"/>
        <w:bidi/>
        <w:pPrChange w:id="258" w:author="Ron Gal" w:date="2017-03-05T23:21:00Z">
          <w:pPr>
            <w:bidi/>
          </w:pPr>
        </w:pPrChange>
      </w:pPr>
      <w:bookmarkStart w:id="259" w:name="_Toc476519713"/>
      <w:r>
        <w:rPr>
          <w:rtl/>
        </w:rPr>
        <w:t>פרויקט הישויות (</w:t>
      </w:r>
      <w:r>
        <w:t>Domain</w:t>
      </w:r>
      <w:ins w:id="260" w:author="ron gal" w:date="2017-03-04T17:53:00Z">
        <w:r w:rsidR="00C11C47">
          <w:rPr>
            <w:rFonts w:hint="cs"/>
            <w:rtl/>
          </w:rPr>
          <w:t>)</w:t>
        </w:r>
      </w:ins>
      <w:bookmarkEnd w:id="259"/>
      <w:del w:id="261" w:author="ron gal" w:date="2017-03-04T17:53:00Z">
        <w:r w:rsidDel="00C11C47">
          <w:delText>)</w:delText>
        </w:r>
      </w:del>
    </w:p>
    <w:p w:rsidR="00481634" w:rsidRDefault="00471D70">
      <w:pPr>
        <w:bidi/>
      </w:pPr>
      <w:r>
        <w:rPr>
          <w:sz w:val="24"/>
          <w:szCs w:val="24"/>
          <w:rtl/>
        </w:rPr>
        <w:t xml:space="preserve">בפרויקט זה קיימות המחלקות אשר ייצגו בעזרת </w:t>
      </w:r>
      <w:r>
        <w:rPr>
          <w:sz w:val="24"/>
          <w:szCs w:val="24"/>
        </w:rPr>
        <w:t>Nhibernate</w:t>
      </w:r>
      <w:r>
        <w:rPr>
          <w:sz w:val="24"/>
          <w:szCs w:val="24"/>
          <w:rtl/>
        </w:rPr>
        <w:t xml:space="preserve"> רשומות במסד הנתונים. מחלקות אלו אינן מכילות לוגיקה אלא מאפיינים בלבד כדאי לא לערבב בין שני חלקים בלתי תלויים במערכת. כל ישות ממופה לטבלה אחת במסד הנתונים. שמות המאפיינים במחלקות זהים לשמות העמודות במסד הנתונים. קשרים בין טבלאות מסוג </w:t>
      </w:r>
      <w:r>
        <w:rPr>
          <w:sz w:val="24"/>
          <w:szCs w:val="24"/>
        </w:rPr>
        <w:t>one-to-many</w:t>
      </w:r>
      <w:r>
        <w:rPr>
          <w:sz w:val="24"/>
          <w:szCs w:val="24"/>
          <w:rtl/>
        </w:rPr>
        <w:t xml:space="preserve"> ו- </w:t>
      </w:r>
      <w:r>
        <w:rPr>
          <w:sz w:val="24"/>
          <w:szCs w:val="24"/>
        </w:rPr>
        <w:t>many-to-one</w:t>
      </w:r>
      <w:r>
        <w:rPr>
          <w:sz w:val="24"/>
          <w:szCs w:val="24"/>
          <w:rtl/>
        </w:rPr>
        <w:t xml:space="preserve"> יבוטאו כמאפיינים מסוג רשימה מקושרת והצבעות למחלקות אחרות בהתאם. קשרים בין טבלאות יקבלו סיומת המורכבת מקו תחתון ולאחריו המילה </w:t>
      </w:r>
      <w:r>
        <w:rPr>
          <w:sz w:val="24"/>
          <w:szCs w:val="24"/>
        </w:rPr>
        <w:t>id</w:t>
      </w:r>
      <w:r>
        <w:rPr>
          <w:sz w:val="24"/>
          <w:szCs w:val="24"/>
          <w:rtl/>
        </w:rPr>
        <w:t xml:space="preserve">. חשוב לציין כי כל המאפיינים במחלקות הללו הינם מסוג </w:t>
      </w:r>
      <w:r>
        <w:rPr>
          <w:sz w:val="24"/>
          <w:szCs w:val="24"/>
        </w:rPr>
        <w:t>virtual</w:t>
      </w:r>
      <w:r>
        <w:rPr>
          <w:sz w:val="24"/>
          <w:szCs w:val="24"/>
          <w:rtl/>
        </w:rPr>
        <w:t xml:space="preserve"> משיקולים טכנים הנובעים מאופן המימוש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 xml:space="preserve">מחלקה מופשטת זו מהווה את הבסיס לכל המחלקות אשר מייצגות ישויות הנמצאות במסד הנתונים. היא מכילה מאפיין בודד, שהינו המפתח הראשי בכל הישויות במסד הנתונים. המחלקה בעלת התכונות הבאות: </w:t>
      </w:r>
    </w:p>
    <w:p w:rsidR="00481634" w:rsidRDefault="00481634">
      <w:pPr>
        <w:bidi/>
      </w:pPr>
    </w:p>
    <w:p w:rsidR="00481634" w:rsidRDefault="00471D70">
      <w:r>
        <w:rPr>
          <w:sz w:val="24"/>
          <w:szCs w:val="24"/>
        </w:rPr>
        <w:t>public virtual int Id { get; set; }</w:t>
      </w:r>
    </w:p>
    <w:p w:rsidR="00481634" w:rsidRDefault="00481634">
      <w:pPr>
        <w:bidi/>
      </w:pPr>
    </w:p>
    <w:p w:rsidR="00481634" w:rsidRDefault="00471D70">
      <w:pPr>
        <w:bidi/>
      </w:pPr>
      <w:r>
        <w:rPr>
          <w:b/>
          <w:sz w:val="24"/>
          <w:szCs w:val="24"/>
          <w:rtl/>
        </w:rPr>
        <w:t xml:space="preserve">מחלקת </w:t>
      </w:r>
      <w:r>
        <w:rPr>
          <w:b/>
          <w:sz w:val="24"/>
          <w:szCs w:val="24"/>
        </w:rPr>
        <w:t>Decode</w:t>
      </w:r>
    </w:p>
    <w:p w:rsidR="00481634" w:rsidRDefault="00471D70">
      <w:pPr>
        <w:bidi/>
      </w:pPr>
      <w:r>
        <w:rPr>
          <w:sz w:val="24"/>
          <w:szCs w:val="24"/>
          <w:rtl/>
        </w:rPr>
        <w:t>מחלקה מופשטת זו מהווה את הבסיס לכל המחלקות אשר מייצגות טבלאות פענוח במסד הנתונים. הצורך במחלקות פענוח מתעורר כאשר יש לשמור בשדה כלשהו מחרוזת מתוך אוסף קבוע של מחרוזות. במקום לשמור את המחרוזת באופן ישיר כחלק מהרשומה, ישמר בשדה מצביע לרשומה בטבלה אחרת אשר יחזיק את המחרוזת המבוקשת. כך ניתן לשנות בקלות את ערך המחרוזות בלי לעבור סדרתית על כל הרשומות ואפילו לתמוך במספר שפות שונות (בעזרת מספר שינויים נוספים). המחלקה בעלת התכונות הבאות:</w:t>
      </w:r>
    </w:p>
    <w:p w:rsidR="00481634" w:rsidRDefault="00481634"/>
    <w:p w:rsidR="00481634" w:rsidRDefault="00471D70">
      <w:r>
        <w:rPr>
          <w:sz w:val="24"/>
          <w:szCs w:val="24"/>
        </w:rPr>
        <w:t>public virtual int Id { get; set; }</w:t>
      </w:r>
    </w:p>
    <w:p w:rsidR="00481634" w:rsidRDefault="00481634"/>
    <w:p w:rsidR="00481634" w:rsidRDefault="00471D70">
      <w:r>
        <w:rPr>
          <w:sz w:val="24"/>
          <w:szCs w:val="24"/>
        </w:rPr>
        <w:t>public virtual string Name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EA5B60">
      <w:pPr>
        <w:bidi/>
      </w:pPr>
      <w:r>
        <w:rPr>
          <w:b/>
          <w:sz w:val="24"/>
          <w:szCs w:val="24"/>
          <w:rtl/>
        </w:rPr>
        <w:t xml:space="preserve">מחלקת </w:t>
      </w:r>
      <w:r w:rsidR="00EA5B60">
        <w:rPr>
          <w:b/>
          <w:sz w:val="24"/>
          <w:szCs w:val="24"/>
        </w:rPr>
        <w:t>Person</w:t>
      </w:r>
    </w:p>
    <w:p w:rsidR="00481634" w:rsidRDefault="00471D70" w:rsidP="00EA5B60">
      <w:pPr>
        <w:bidi/>
      </w:pPr>
      <w:r>
        <w:rPr>
          <w:sz w:val="24"/>
          <w:szCs w:val="24"/>
          <w:rtl/>
        </w:rPr>
        <w:t xml:space="preserve">מחלקה מופשטת זו יורשת ממחלקת </w:t>
      </w:r>
      <w:r>
        <w:rPr>
          <w:sz w:val="24"/>
          <w:szCs w:val="24"/>
        </w:rPr>
        <w:t>Entity</w:t>
      </w:r>
      <w:r>
        <w:rPr>
          <w:sz w:val="24"/>
          <w:szCs w:val="24"/>
          <w:rtl/>
        </w:rPr>
        <w:t xml:space="preserve"> ומהווה את הבסיס לכלל מחלקות המשתמשים במערכת (</w:t>
      </w:r>
      <w:r w:rsidR="00EA5B60">
        <w:rPr>
          <w:rFonts w:hint="cs"/>
          <w:sz w:val="24"/>
          <w:szCs w:val="24"/>
          <w:rtl/>
        </w:rPr>
        <w:t>בעלים/רופאים</w:t>
      </w:r>
      <w:r>
        <w:rPr>
          <w:sz w:val="24"/>
          <w:szCs w:val="24"/>
          <w:rtl/>
        </w:rPr>
        <w:t>). המחלקה בעלת התכונות הבאות:</w:t>
      </w:r>
    </w:p>
    <w:p w:rsidR="00481634" w:rsidRDefault="00481634" w:rsidP="00EA5B60"/>
    <w:p w:rsidR="00EA5B60" w:rsidRPr="00EA5B60" w:rsidRDefault="00EA5B60" w:rsidP="00EA5B60">
      <w:pPr>
        <w:rPr>
          <w:sz w:val="24"/>
          <w:szCs w:val="24"/>
        </w:rPr>
      </w:pPr>
      <w:r>
        <w:rPr>
          <w:sz w:val="24"/>
          <w:szCs w:val="24"/>
        </w:rPr>
        <w:t xml:space="preserve">        </w:t>
      </w:r>
      <w:r w:rsidRPr="00EA5B60">
        <w:rPr>
          <w:sz w:val="24"/>
          <w:szCs w:val="24"/>
        </w:rPr>
        <w:t>public virtual string Password { get; set; }</w:t>
      </w:r>
    </w:p>
    <w:p w:rsidR="00EA5B60" w:rsidRPr="00EA5B60" w:rsidRDefault="00EA5B60" w:rsidP="00EA5B60">
      <w:pPr>
        <w:rPr>
          <w:sz w:val="24"/>
          <w:szCs w:val="24"/>
        </w:rPr>
      </w:pPr>
      <w:r w:rsidRPr="00EA5B60">
        <w:rPr>
          <w:sz w:val="24"/>
          <w:szCs w:val="24"/>
        </w:rPr>
        <w:t xml:space="preserve">        public virtual string FirstName { get; set; }</w:t>
      </w:r>
    </w:p>
    <w:p w:rsidR="00EA5B60" w:rsidRPr="00EA5B60" w:rsidRDefault="00EA5B60" w:rsidP="00EA5B60">
      <w:pPr>
        <w:rPr>
          <w:sz w:val="24"/>
          <w:szCs w:val="24"/>
        </w:rPr>
      </w:pPr>
      <w:r w:rsidRPr="00EA5B60">
        <w:rPr>
          <w:sz w:val="24"/>
          <w:szCs w:val="24"/>
        </w:rPr>
        <w:t xml:space="preserve">        public virtual string LastName { get; set; }</w:t>
      </w:r>
    </w:p>
    <w:p w:rsidR="00EA5B60" w:rsidRPr="00EA5B60" w:rsidRDefault="00EA5B60" w:rsidP="00EA5B60">
      <w:pPr>
        <w:rPr>
          <w:sz w:val="24"/>
          <w:szCs w:val="24"/>
        </w:rPr>
      </w:pPr>
      <w:r w:rsidRPr="00EA5B60">
        <w:rPr>
          <w:sz w:val="24"/>
          <w:szCs w:val="24"/>
        </w:rPr>
        <w:t xml:space="preserve">        public virtual DateTime BirthDate { get; set; }</w:t>
      </w:r>
    </w:p>
    <w:p w:rsidR="00EA5B60" w:rsidRPr="00EA5B60" w:rsidRDefault="00EA5B60" w:rsidP="00EA5B60">
      <w:pPr>
        <w:rPr>
          <w:sz w:val="24"/>
          <w:szCs w:val="24"/>
        </w:rPr>
      </w:pPr>
      <w:r w:rsidRPr="00EA5B60">
        <w:rPr>
          <w:sz w:val="24"/>
          <w:szCs w:val="24"/>
        </w:rPr>
        <w:t xml:space="preserve">        public virtual string Email { get; set; }</w:t>
      </w:r>
    </w:p>
    <w:p w:rsidR="00EA5B60" w:rsidRPr="00EA5B60" w:rsidRDefault="00EA5B60" w:rsidP="00EA5B60">
      <w:pPr>
        <w:rPr>
          <w:sz w:val="24"/>
          <w:szCs w:val="24"/>
        </w:rPr>
      </w:pPr>
      <w:r w:rsidRPr="00EA5B60">
        <w:rPr>
          <w:sz w:val="24"/>
          <w:szCs w:val="24"/>
        </w:rPr>
        <w:t xml:space="preserve">        public virtual Address Address { get; set; }</w:t>
      </w:r>
    </w:p>
    <w:p w:rsidR="00EA5B60" w:rsidRPr="00EA5B60" w:rsidRDefault="00EA5B60" w:rsidP="00EA5B60">
      <w:pPr>
        <w:rPr>
          <w:sz w:val="24"/>
          <w:szCs w:val="24"/>
        </w:rPr>
      </w:pPr>
      <w:r w:rsidRPr="00EA5B60">
        <w:rPr>
          <w:sz w:val="24"/>
          <w:szCs w:val="24"/>
        </w:rPr>
        <w:t xml:space="preserve">        public virtual string Phone { get; set; }</w:t>
      </w:r>
    </w:p>
    <w:p w:rsidR="00481634" w:rsidRPr="00EA5B60" w:rsidRDefault="00EA5B60" w:rsidP="00EA5B60">
      <w:pPr>
        <w:rPr>
          <w:sz w:val="24"/>
          <w:szCs w:val="24"/>
        </w:rPr>
      </w:pPr>
      <w:r w:rsidRPr="00EA5B60">
        <w:rPr>
          <w:sz w:val="24"/>
          <w:szCs w:val="24"/>
        </w:rPr>
        <w:t xml:space="preserve">        </w:t>
      </w:r>
    </w:p>
    <w:p w:rsidR="00481634" w:rsidRDefault="00471D70" w:rsidP="00EA5B60">
      <w:pPr>
        <w:bidi/>
      </w:pPr>
      <w:r>
        <w:rPr>
          <w:b/>
          <w:sz w:val="24"/>
          <w:szCs w:val="24"/>
          <w:rtl/>
        </w:rPr>
        <w:t xml:space="preserve">מחלקת </w:t>
      </w:r>
      <w:r w:rsidR="00EA5B60">
        <w:rPr>
          <w:b/>
          <w:sz w:val="24"/>
          <w:szCs w:val="24"/>
        </w:rPr>
        <w:t>Owner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בעלים</w:t>
      </w:r>
      <w:r>
        <w:rPr>
          <w:sz w:val="24"/>
          <w:szCs w:val="24"/>
          <w:rtl/>
        </w:rPr>
        <w:t xml:space="preserve"> במערכת. היא מכילה את </w:t>
      </w:r>
      <w:r w:rsidR="00EA5B60">
        <w:rPr>
          <w:rFonts w:hint="cs"/>
          <w:sz w:val="24"/>
          <w:szCs w:val="24"/>
          <w:rtl/>
        </w:rPr>
        <w:t>רשימת בעלי החיים של הבעלים</w:t>
      </w:r>
      <w:r>
        <w:rPr>
          <w:sz w:val="24"/>
          <w:szCs w:val="24"/>
          <w:rtl/>
        </w:rPr>
        <w:t>. המחלקה בעלת התכונות הבאות:</w:t>
      </w:r>
    </w:p>
    <w:p w:rsidR="00481634" w:rsidRPr="00EA5B60" w:rsidRDefault="00EA5B60" w:rsidP="00EA5B60">
      <w:pPr>
        <w:rPr>
          <w:sz w:val="24"/>
          <w:szCs w:val="24"/>
        </w:rPr>
      </w:pPr>
      <w:r>
        <w:rPr>
          <w:sz w:val="24"/>
          <w:szCs w:val="24"/>
        </w:rPr>
        <w:t xml:space="preserve">        </w:t>
      </w:r>
      <w:r w:rsidRPr="00EA5B60">
        <w:rPr>
          <w:sz w:val="24"/>
          <w:szCs w:val="24"/>
        </w:rPr>
        <w:t>public virtual IList&lt;Animal&gt; Animals { get; set; }</w:t>
      </w:r>
    </w:p>
    <w:p w:rsidR="00481634" w:rsidDel="00C11C47" w:rsidRDefault="00481634">
      <w:pPr>
        <w:bidi/>
        <w:rPr>
          <w:del w:id="262" w:author="ron gal" w:date="2017-03-04T17:53:00Z"/>
        </w:rPr>
      </w:pPr>
    </w:p>
    <w:p w:rsidR="00481634" w:rsidRDefault="00471D70">
      <w:del w:id="263" w:author="ron gal" w:date="2017-03-04T17:53:00Z">
        <w:r w:rsidDel="00C11C47">
          <w:br w:type="page"/>
        </w:r>
      </w:del>
    </w:p>
    <w:p w:rsidR="00481634" w:rsidRDefault="00481634">
      <w:pPr>
        <w:bidi/>
      </w:pPr>
    </w:p>
    <w:p w:rsidR="00481634" w:rsidRDefault="00471D70" w:rsidP="00EA5B60">
      <w:pPr>
        <w:bidi/>
        <w:rPr>
          <w:rtl/>
        </w:rPr>
      </w:pPr>
      <w:r>
        <w:rPr>
          <w:b/>
          <w:sz w:val="24"/>
          <w:szCs w:val="24"/>
          <w:rtl/>
        </w:rPr>
        <w:t xml:space="preserve">מחלקת </w:t>
      </w:r>
      <w:r w:rsidR="00EA5B60">
        <w:rPr>
          <w:rFonts w:hint="cs"/>
          <w:b/>
          <w:sz w:val="24"/>
          <w:szCs w:val="24"/>
        </w:rPr>
        <w:t>D</w:t>
      </w:r>
      <w:r w:rsidR="00EA5B60">
        <w:rPr>
          <w:b/>
          <w:sz w:val="24"/>
          <w:szCs w:val="24"/>
        </w:rPr>
        <w:t>octor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רופא</w:t>
      </w:r>
      <w:r>
        <w:rPr>
          <w:sz w:val="24"/>
          <w:szCs w:val="24"/>
          <w:rtl/>
        </w:rPr>
        <w:t xml:space="preserve"> במערכת. היא מכילה </w:t>
      </w:r>
      <w:r w:rsidR="00EA5B60">
        <w:rPr>
          <w:rFonts w:hint="cs"/>
          <w:sz w:val="24"/>
          <w:szCs w:val="24"/>
          <w:rtl/>
        </w:rPr>
        <w:t>את שעות פעילות הרופא, מידע כללי וקוד רופא</w:t>
      </w:r>
      <w:r>
        <w:rPr>
          <w:sz w:val="24"/>
          <w:szCs w:val="24"/>
          <w:rtl/>
        </w:rPr>
        <w:t xml:space="preserve">. המחלקה מכילה את הרשימות הבאות: </w:t>
      </w:r>
      <w:r w:rsidR="00EA5B60">
        <w:rPr>
          <w:rFonts w:hint="cs"/>
          <w:sz w:val="24"/>
          <w:szCs w:val="24"/>
          <w:rtl/>
        </w:rPr>
        <w:t>רשימת בעלי חיים בטיפול, רשימת סוגי בעלי חיים שניתנים לטיפול והמלצות</w:t>
      </w:r>
      <w:r>
        <w:rPr>
          <w:sz w:val="24"/>
          <w:szCs w:val="24"/>
          <w:rtl/>
        </w:rPr>
        <w:t>. המחלקה בעלת התכונות הבאות:</w:t>
      </w:r>
    </w:p>
    <w:p w:rsidR="00481634" w:rsidRDefault="00481634"/>
    <w:p w:rsidR="00EA5B60" w:rsidRPr="00EA5B60" w:rsidRDefault="00EA5B60" w:rsidP="00EA5B60">
      <w:pPr>
        <w:rPr>
          <w:sz w:val="24"/>
          <w:szCs w:val="24"/>
        </w:rPr>
      </w:pPr>
      <w:r w:rsidRPr="00EA5B60">
        <w:rPr>
          <w:sz w:val="24"/>
          <w:szCs w:val="24"/>
        </w:rPr>
        <w:t xml:space="preserve">        public virtual string DoctorCode { get; set; }</w:t>
      </w:r>
    </w:p>
    <w:p w:rsidR="00EA5B60" w:rsidRPr="00EA5B60" w:rsidRDefault="00EA5B60" w:rsidP="00EA5B60">
      <w:pPr>
        <w:rPr>
          <w:sz w:val="24"/>
          <w:szCs w:val="24"/>
        </w:rPr>
      </w:pPr>
      <w:r w:rsidRPr="00EA5B60">
        <w:rPr>
          <w:sz w:val="24"/>
          <w:szCs w:val="24"/>
        </w:rPr>
        <w:t xml:space="preserve">        public virtual string Notes { get; set; }</w:t>
      </w:r>
    </w:p>
    <w:p w:rsidR="00EA5B60" w:rsidRDefault="00EA5B60" w:rsidP="00EA5B60">
      <w:pPr>
        <w:rPr>
          <w:sz w:val="24"/>
          <w:szCs w:val="24"/>
        </w:rPr>
      </w:pPr>
      <w:r w:rsidRPr="00EA5B60">
        <w:rPr>
          <w:sz w:val="24"/>
          <w:szCs w:val="24"/>
        </w:rPr>
        <w:t xml:space="preserve">        public virtual string OpeningHours { get; set; }</w:t>
      </w:r>
    </w:p>
    <w:p w:rsidR="00EA5B60" w:rsidRPr="00EA5B60" w:rsidRDefault="00EA5B60" w:rsidP="00EA5B60">
      <w:pPr>
        <w:rPr>
          <w:sz w:val="24"/>
          <w:szCs w:val="24"/>
        </w:rPr>
      </w:pPr>
      <w:r w:rsidRPr="00EA5B60">
        <w:rPr>
          <w:sz w:val="24"/>
          <w:szCs w:val="24"/>
        </w:rPr>
        <w:t xml:space="preserve">        public virtual IList&lt;Animal&gt; TreatingAnimals { get; set; }</w:t>
      </w:r>
    </w:p>
    <w:p w:rsidR="00EA5B60" w:rsidRPr="00EA5B60" w:rsidRDefault="00EA5B60" w:rsidP="00EA5B60">
      <w:pPr>
        <w:rPr>
          <w:sz w:val="24"/>
          <w:szCs w:val="24"/>
        </w:rPr>
      </w:pPr>
      <w:r w:rsidRPr="00EA5B60">
        <w:rPr>
          <w:sz w:val="24"/>
          <w:szCs w:val="24"/>
        </w:rPr>
        <w:t xml:space="preserve">        public virtual IList&lt;Recommendation&gt; Recommendations { get; set; }</w:t>
      </w:r>
    </w:p>
    <w:p w:rsidR="00481634" w:rsidRPr="00EA5B60" w:rsidRDefault="00EA5B60" w:rsidP="00EA5B60">
      <w:pPr>
        <w:rPr>
          <w:sz w:val="24"/>
          <w:szCs w:val="24"/>
        </w:rPr>
      </w:pPr>
      <w:r w:rsidRPr="00EA5B60">
        <w:rPr>
          <w:sz w:val="24"/>
          <w:szCs w:val="24"/>
        </w:rPr>
        <w:t xml:space="preserve">        public virtual IList&lt;AnimalTypeDecode&gt; AnimalTypes { get; set; }</w:t>
      </w:r>
    </w:p>
    <w:p w:rsidR="00481634" w:rsidRDefault="00481634">
      <w:pPr>
        <w:bidi/>
      </w:pPr>
    </w:p>
    <w:p w:rsidR="00481634" w:rsidDel="00C11C47" w:rsidRDefault="00471D70">
      <w:pPr>
        <w:rPr>
          <w:del w:id="264" w:author="ron gal" w:date="2017-03-04T17:53:00Z"/>
        </w:rPr>
      </w:pPr>
      <w:del w:id="265" w:author="ron gal" w:date="2017-03-04T17:53:00Z">
        <w:r w:rsidDel="00C11C47">
          <w:br w:type="page"/>
        </w:r>
      </w:del>
    </w:p>
    <w:p w:rsidR="00481634" w:rsidRDefault="00471D70" w:rsidP="00EA5B60">
      <w:pPr>
        <w:bidi/>
      </w:pPr>
      <w:r>
        <w:rPr>
          <w:b/>
          <w:sz w:val="24"/>
          <w:szCs w:val="24"/>
          <w:rtl/>
        </w:rPr>
        <w:t xml:space="preserve">מחלקת </w:t>
      </w:r>
      <w:r w:rsidR="00EA5B60">
        <w:rPr>
          <w:b/>
          <w:sz w:val="24"/>
          <w:szCs w:val="24"/>
        </w:rPr>
        <w:t>AnimalTypeDecode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סוג בעל חיים</w:t>
      </w:r>
      <w:r>
        <w:rPr>
          <w:sz w:val="24"/>
          <w:szCs w:val="24"/>
          <w:rtl/>
        </w:rPr>
        <w:t xml:space="preserve">. הערכים התקינים הם </w:t>
      </w:r>
      <w:r w:rsidR="00EA5B60">
        <w:rPr>
          <w:rFonts w:hint="cs"/>
          <w:sz w:val="24"/>
          <w:szCs w:val="24"/>
          <w:rtl/>
        </w:rPr>
        <w:t>חתול, כלב, דג וציפור</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pPr>
      <w:r>
        <w:rPr>
          <w:b/>
          <w:sz w:val="24"/>
          <w:szCs w:val="24"/>
          <w:rtl/>
        </w:rPr>
        <w:t xml:space="preserve">מחלקת </w:t>
      </w:r>
      <w:r w:rsidR="00EA5B60">
        <w:rPr>
          <w:b/>
          <w:sz w:val="24"/>
          <w:szCs w:val="24"/>
        </w:rPr>
        <w:t>GenderDecode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מגדרי בעלי חיים</w:t>
      </w:r>
      <w:r>
        <w:rPr>
          <w:sz w:val="24"/>
          <w:szCs w:val="24"/>
          <w:rtl/>
        </w:rPr>
        <w:t xml:space="preserve">. הערכים התקינים הם: </w:t>
      </w:r>
      <w:r w:rsidR="00EA5B60">
        <w:rPr>
          <w:rFonts w:hint="cs"/>
          <w:sz w:val="24"/>
          <w:szCs w:val="24"/>
          <w:rtl/>
        </w:rPr>
        <w:t>זכר ונקבה</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rPr>
          <w:rtl/>
        </w:rPr>
      </w:pPr>
      <w:r>
        <w:rPr>
          <w:b/>
          <w:sz w:val="24"/>
          <w:szCs w:val="24"/>
          <w:rtl/>
        </w:rPr>
        <w:t xml:space="preserve">מחלקת </w:t>
      </w:r>
      <w:r w:rsidR="00EA5B60">
        <w:rPr>
          <w:b/>
          <w:sz w:val="24"/>
          <w:szCs w:val="24"/>
        </w:rPr>
        <w:t>TreatmentTypeDecode</w:t>
      </w:r>
    </w:p>
    <w:p w:rsidR="00481634" w:rsidDel="00C675CE" w:rsidRDefault="00471D70" w:rsidP="00EA5B60">
      <w:pPr>
        <w:bidi/>
        <w:rPr>
          <w:del w:id="266" w:author="ron gal" w:date="2017-03-04T17:54:00Z"/>
          <w:rtl/>
        </w:rPr>
      </w:pPr>
      <w:r>
        <w:rPr>
          <w:sz w:val="24"/>
          <w:szCs w:val="24"/>
          <w:rtl/>
        </w:rPr>
        <w:lastRenderedPageBreak/>
        <w:t xml:space="preserve">מחלקה זו יורשת ממחלקת </w:t>
      </w:r>
      <w:r>
        <w:rPr>
          <w:sz w:val="24"/>
          <w:szCs w:val="24"/>
        </w:rPr>
        <w:t>Decode</w:t>
      </w:r>
      <w:r>
        <w:rPr>
          <w:sz w:val="24"/>
          <w:szCs w:val="24"/>
          <w:rtl/>
        </w:rPr>
        <w:t xml:space="preserve"> ומייצגת את סוגי </w:t>
      </w:r>
      <w:r w:rsidR="00EA5B60">
        <w:rPr>
          <w:rFonts w:hint="cs"/>
          <w:sz w:val="24"/>
          <w:szCs w:val="24"/>
          <w:rtl/>
        </w:rPr>
        <w:t>הטיפולים האפשריים</w:t>
      </w:r>
      <w:r>
        <w:rPr>
          <w:sz w:val="24"/>
          <w:szCs w:val="24"/>
          <w:rtl/>
        </w:rPr>
        <w:t xml:space="preserve">. הערכים התקינים הם </w:t>
      </w:r>
      <w:r w:rsidR="00EA5B60">
        <w:rPr>
          <w:rFonts w:hint="cs"/>
          <w:sz w:val="24"/>
          <w:szCs w:val="24"/>
          <w:rtl/>
        </w:rPr>
        <w:t>חיסונים, תרופות וטיפולים כלליים</w:t>
      </w:r>
      <w:r>
        <w:rPr>
          <w:sz w:val="24"/>
          <w:szCs w:val="24"/>
          <w:rtl/>
        </w:rPr>
        <w:t>. מחלקה זו לא מכילה תכונות נוספות מעבר לתכונות במחלקת הבסיס.</w:t>
      </w:r>
      <w:ins w:id="267" w:author="ron gal" w:date="2017-03-04T17:54:00Z">
        <w:r w:rsidR="00C675CE">
          <w:rPr>
            <w:rFonts w:hint="cs"/>
            <w:rtl/>
          </w:rPr>
          <w:t xml:space="preserve"> </w:t>
        </w:r>
      </w:ins>
    </w:p>
    <w:p w:rsidR="00C675CE" w:rsidRDefault="00C675CE">
      <w:pPr>
        <w:bidi/>
        <w:rPr>
          <w:ins w:id="268" w:author="ron gal" w:date="2017-03-04T17:54:00Z"/>
          <w:rtl/>
        </w:rPr>
        <w:pPrChange w:id="269" w:author="ron gal" w:date="2017-03-04T17:54:00Z">
          <w:pPr>
            <w:bidi/>
          </w:pPr>
        </w:pPrChange>
      </w:pPr>
    </w:p>
    <w:p w:rsidR="00C675CE" w:rsidRDefault="00C675CE">
      <w:pPr>
        <w:bidi/>
        <w:rPr>
          <w:ins w:id="270" w:author="ron gal" w:date="2017-03-04T17:54:00Z"/>
        </w:rPr>
        <w:pPrChange w:id="271" w:author="ron gal" w:date="2017-03-04T17:54:00Z">
          <w:pPr>
            <w:bidi/>
          </w:pPr>
        </w:pPrChange>
      </w:pPr>
    </w:p>
    <w:p w:rsidR="00481634" w:rsidDel="00C675CE" w:rsidRDefault="00471D70">
      <w:pPr>
        <w:bidi/>
        <w:rPr>
          <w:del w:id="272" w:author="ron gal" w:date="2017-03-04T17:54:00Z"/>
        </w:rPr>
        <w:pPrChange w:id="273" w:author="ron gal" w:date="2017-03-04T17:54:00Z">
          <w:pPr/>
        </w:pPrChange>
      </w:pPr>
      <w:del w:id="274" w:author="ron gal" w:date="2017-03-04T17:54:00Z">
        <w:r w:rsidDel="00C675CE">
          <w:br w:type="page"/>
        </w:r>
      </w:del>
    </w:p>
    <w:p w:rsidR="00481634" w:rsidDel="00C675CE" w:rsidRDefault="00481634">
      <w:pPr>
        <w:rPr>
          <w:del w:id="275" w:author="ron gal" w:date="2017-03-04T17:54:00Z"/>
        </w:rPr>
        <w:pPrChange w:id="276" w:author="ron gal" w:date="2017-03-04T17:54:00Z">
          <w:pPr>
            <w:bidi/>
          </w:pPr>
        </w:pPrChange>
      </w:pPr>
    </w:p>
    <w:p w:rsidR="00481634" w:rsidRDefault="00471D70" w:rsidP="00EA5B60">
      <w:pPr>
        <w:bidi/>
        <w:rPr>
          <w:rtl/>
        </w:rPr>
      </w:pPr>
      <w:r>
        <w:rPr>
          <w:b/>
          <w:sz w:val="24"/>
          <w:szCs w:val="24"/>
          <w:rtl/>
        </w:rPr>
        <w:t xml:space="preserve">מחלקת </w:t>
      </w:r>
      <w:r w:rsidR="00EA5B60">
        <w:rPr>
          <w:rFonts w:hint="cs"/>
          <w:b/>
          <w:sz w:val="24"/>
          <w:szCs w:val="24"/>
        </w:rPr>
        <w:t>A</w:t>
      </w:r>
      <w:r w:rsidR="00EA5B60">
        <w:rPr>
          <w:b/>
          <w:sz w:val="24"/>
          <w:szCs w:val="24"/>
        </w:rPr>
        <w:t>ddress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כתובת</w:t>
      </w:r>
      <w:r>
        <w:rPr>
          <w:sz w:val="24"/>
          <w:szCs w:val="24"/>
          <w:rtl/>
        </w:rPr>
        <w:t xml:space="preserve"> </w:t>
      </w:r>
      <w:r w:rsidR="00094DB5">
        <w:rPr>
          <w:rFonts w:hint="cs"/>
          <w:sz w:val="24"/>
          <w:szCs w:val="24"/>
          <w:rtl/>
        </w:rPr>
        <w:t>ש</w:t>
      </w:r>
      <w:r>
        <w:rPr>
          <w:sz w:val="24"/>
          <w:szCs w:val="24"/>
          <w:rtl/>
        </w:rPr>
        <w:t xml:space="preserve">ל משתמש במערכת. היא מכילה </w:t>
      </w:r>
      <w:r w:rsidR="00094DB5">
        <w:rPr>
          <w:rFonts w:hint="cs"/>
          <w:sz w:val="24"/>
          <w:szCs w:val="24"/>
          <w:rtl/>
        </w:rPr>
        <w:t>מדינה, עיר רחוב ומספר בית</w:t>
      </w:r>
      <w:r>
        <w:rPr>
          <w:sz w:val="24"/>
          <w:szCs w:val="24"/>
          <w:rtl/>
        </w:rPr>
        <w:t>. המחלקה בעלת התכונות הבאות:</w:t>
      </w:r>
    </w:p>
    <w:p w:rsidR="00EA5B60" w:rsidRPr="00EA5B60" w:rsidRDefault="00094DB5" w:rsidP="00EA5B60">
      <w:pPr>
        <w:rPr>
          <w:sz w:val="24"/>
          <w:szCs w:val="24"/>
        </w:rPr>
      </w:pPr>
      <w:r>
        <w:rPr>
          <w:rFonts w:ascii="Consolas" w:hAnsi="Consolas" w:cs="Consolas"/>
          <w:sz w:val="19"/>
          <w:szCs w:val="19"/>
          <w:highlight w:val="white"/>
        </w:rPr>
        <w:t xml:space="preserve">    </w:t>
      </w:r>
      <w:r>
        <w:rPr>
          <w:rFonts w:ascii="Consolas" w:hAnsi="Consolas" w:cs="Consolas"/>
          <w:sz w:val="19"/>
          <w:szCs w:val="19"/>
        </w:rPr>
        <w:t xml:space="preserve"> </w:t>
      </w:r>
      <w:r w:rsidR="00EA5B60" w:rsidRPr="00EA5B60">
        <w:rPr>
          <w:sz w:val="24"/>
          <w:szCs w:val="24"/>
        </w:rPr>
        <w:t>public virtual string Country { get; set; }</w:t>
      </w:r>
    </w:p>
    <w:p w:rsidR="00EA5B60" w:rsidRPr="00EA5B60" w:rsidRDefault="00EA5B60" w:rsidP="00EA5B60">
      <w:pPr>
        <w:rPr>
          <w:sz w:val="24"/>
          <w:szCs w:val="24"/>
        </w:rPr>
      </w:pPr>
      <w:r w:rsidRPr="00EA5B60">
        <w:rPr>
          <w:sz w:val="24"/>
          <w:szCs w:val="24"/>
        </w:rPr>
        <w:t xml:space="preserve">        public virtual string City { get; set; }</w:t>
      </w:r>
    </w:p>
    <w:p w:rsidR="00EA5B60" w:rsidRPr="00EA5B60" w:rsidRDefault="00EA5B60" w:rsidP="00EA5B60">
      <w:pPr>
        <w:rPr>
          <w:sz w:val="24"/>
          <w:szCs w:val="24"/>
        </w:rPr>
      </w:pPr>
      <w:r w:rsidRPr="00EA5B60">
        <w:rPr>
          <w:sz w:val="24"/>
          <w:szCs w:val="24"/>
        </w:rPr>
        <w:t xml:space="preserve">        public virtual string StreetName { get; set; }</w:t>
      </w:r>
    </w:p>
    <w:p w:rsidR="00EA5B60" w:rsidRDefault="00EA5B60" w:rsidP="00EA5B60">
      <w:pPr>
        <w:rPr>
          <w:sz w:val="24"/>
          <w:szCs w:val="24"/>
        </w:rPr>
      </w:pPr>
      <w:r w:rsidRPr="00EA5B60">
        <w:rPr>
          <w:sz w:val="24"/>
          <w:szCs w:val="24"/>
        </w:rPr>
        <w:t xml:space="preserve">        public virtual int StreetNumber { get; set; }</w:t>
      </w:r>
    </w:p>
    <w:p w:rsidR="00481634" w:rsidRDefault="00471D70" w:rsidP="00094DB5">
      <w:pPr>
        <w:bidi/>
      </w:pPr>
      <w:r>
        <w:rPr>
          <w:b/>
          <w:sz w:val="24"/>
          <w:szCs w:val="24"/>
          <w:rtl/>
        </w:rPr>
        <w:t xml:space="preserve">מחלקת </w:t>
      </w:r>
      <w:r w:rsidR="00094DB5">
        <w:rPr>
          <w:b/>
          <w:sz w:val="24"/>
          <w:szCs w:val="24"/>
        </w:rPr>
        <w:t>Animal</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 xml:space="preserve">בעל חיים </w:t>
      </w:r>
      <w:r>
        <w:rPr>
          <w:sz w:val="24"/>
          <w:szCs w:val="24"/>
          <w:rtl/>
        </w:rPr>
        <w:t xml:space="preserve">במערכת. היא מכילה את שם </w:t>
      </w:r>
      <w:r w:rsidR="00094DB5">
        <w:rPr>
          <w:rFonts w:hint="cs"/>
          <w:sz w:val="24"/>
          <w:szCs w:val="24"/>
          <w:rtl/>
        </w:rPr>
        <w:t>בעל החיים</w:t>
      </w:r>
      <w:r>
        <w:rPr>
          <w:sz w:val="24"/>
          <w:szCs w:val="24"/>
          <w:rtl/>
        </w:rPr>
        <w:t xml:space="preserve">, </w:t>
      </w:r>
      <w:r w:rsidR="00094DB5">
        <w:rPr>
          <w:rFonts w:hint="cs"/>
          <w:sz w:val="24"/>
          <w:szCs w:val="24"/>
          <w:rtl/>
        </w:rPr>
        <w:t>הפנייה לבעלים, הפנייה לרופא, הפנייה למגדר, הפנייה לסוג, משקל, צבע, הערות, תאריך ביקור הבא, תאריך לידה, רשימת מדידות ורשימת טיפולים</w:t>
      </w:r>
      <w:r>
        <w:rPr>
          <w:sz w:val="24"/>
          <w:szCs w:val="24"/>
          <w:rtl/>
        </w:rPr>
        <w:t>. היא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string Name { get; set; }</w:t>
      </w:r>
    </w:p>
    <w:p w:rsidR="00094DB5" w:rsidRPr="00094DB5" w:rsidRDefault="00094DB5" w:rsidP="00094DB5">
      <w:pPr>
        <w:rPr>
          <w:sz w:val="24"/>
          <w:szCs w:val="24"/>
        </w:rPr>
      </w:pPr>
      <w:r w:rsidRPr="00094DB5">
        <w:rPr>
          <w:sz w:val="24"/>
          <w:szCs w:val="24"/>
        </w:rPr>
        <w:t xml:space="preserve">        public virtual Owner Owner { get; set; }</w:t>
      </w:r>
    </w:p>
    <w:p w:rsidR="00094DB5" w:rsidRPr="00094DB5" w:rsidRDefault="00094DB5" w:rsidP="00094DB5">
      <w:pPr>
        <w:rPr>
          <w:sz w:val="24"/>
          <w:szCs w:val="24"/>
        </w:rPr>
      </w:pPr>
      <w:r w:rsidRPr="00094DB5">
        <w:rPr>
          <w:sz w:val="24"/>
          <w:szCs w:val="24"/>
        </w:rPr>
        <w:t xml:space="preserve">        public virtual IList&lt;TreatmentReport&gt; Orders { get; set; }</w:t>
      </w:r>
    </w:p>
    <w:p w:rsidR="00094DB5" w:rsidRPr="00094DB5" w:rsidRDefault="00094DB5" w:rsidP="00094DB5">
      <w:pPr>
        <w:rPr>
          <w:sz w:val="24"/>
          <w:szCs w:val="24"/>
        </w:rPr>
      </w:pPr>
      <w:r w:rsidRPr="00094DB5">
        <w:rPr>
          <w:sz w:val="24"/>
          <w:szCs w:val="24"/>
        </w:rPr>
        <w:t xml:space="preserve">        public virtual Doctor Doctor { get; set; }</w:t>
      </w:r>
    </w:p>
    <w:p w:rsidR="00094DB5" w:rsidRPr="00094DB5" w:rsidRDefault="00094DB5" w:rsidP="00094DB5">
      <w:pPr>
        <w:rPr>
          <w:sz w:val="24"/>
          <w:szCs w:val="24"/>
        </w:rPr>
      </w:pPr>
      <w:r w:rsidRPr="00094DB5">
        <w:rPr>
          <w:sz w:val="24"/>
          <w:szCs w:val="24"/>
        </w:rPr>
        <w:t xml:space="preserve">        public virtual IList&lt;AnimalMeasurements&gt; AnimalMeasurements { get; set; }</w:t>
      </w:r>
    </w:p>
    <w:p w:rsidR="00094DB5" w:rsidRPr="00094DB5" w:rsidRDefault="00094DB5" w:rsidP="00094DB5">
      <w:pPr>
        <w:rPr>
          <w:sz w:val="24"/>
          <w:szCs w:val="24"/>
        </w:rPr>
      </w:pPr>
      <w:r w:rsidRPr="00094DB5">
        <w:rPr>
          <w:sz w:val="24"/>
          <w:szCs w:val="24"/>
        </w:rPr>
        <w:t xml:space="preserve">        public virtual DateTime DateOfBirth { get; set; }</w:t>
      </w:r>
    </w:p>
    <w:p w:rsidR="00094DB5" w:rsidRPr="00094DB5" w:rsidRDefault="00094DB5" w:rsidP="00094DB5">
      <w:pPr>
        <w:rPr>
          <w:sz w:val="24"/>
          <w:szCs w:val="24"/>
        </w:rPr>
      </w:pPr>
      <w:r w:rsidRPr="00094DB5">
        <w:rPr>
          <w:sz w:val="24"/>
          <w:szCs w:val="24"/>
        </w:rPr>
        <w:t xml:space="preserve">        public virtual GenderDecode Gender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AnimalTypeDecode Type { get; set; }</w:t>
      </w:r>
    </w:p>
    <w:p w:rsidR="00094DB5" w:rsidRPr="00094DB5" w:rsidRDefault="00094DB5" w:rsidP="00094DB5">
      <w:pPr>
        <w:rPr>
          <w:sz w:val="24"/>
          <w:szCs w:val="24"/>
        </w:rPr>
      </w:pPr>
      <w:r w:rsidRPr="00094DB5">
        <w:rPr>
          <w:sz w:val="24"/>
          <w:szCs w:val="24"/>
        </w:rPr>
        <w:t xml:space="preserve">        public virtual string Notes { get; set; }</w:t>
      </w:r>
    </w:p>
    <w:p w:rsidR="00094DB5" w:rsidRPr="00094DB5" w:rsidRDefault="00094DB5" w:rsidP="00094DB5">
      <w:pPr>
        <w:rPr>
          <w:sz w:val="24"/>
          <w:szCs w:val="24"/>
        </w:rPr>
      </w:pPr>
      <w:r w:rsidRPr="00094DB5">
        <w:rPr>
          <w:sz w:val="24"/>
          <w:szCs w:val="24"/>
        </w:rPr>
        <w:t xml:space="preserve">        public virtual string ChipNumber { get; set; }</w:t>
      </w:r>
    </w:p>
    <w:p w:rsidR="00094DB5" w:rsidRPr="00094DB5" w:rsidRDefault="00094DB5" w:rsidP="00094DB5">
      <w:pPr>
        <w:rPr>
          <w:sz w:val="24"/>
          <w:szCs w:val="24"/>
        </w:rPr>
      </w:pPr>
      <w:r w:rsidRPr="00094DB5">
        <w:rPr>
          <w:sz w:val="24"/>
          <w:szCs w:val="24"/>
        </w:rPr>
        <w:t xml:space="preserve">        public virtual string Color { get; set; }</w:t>
      </w:r>
    </w:p>
    <w:p w:rsidR="00094DB5" w:rsidRPr="00094DB5" w:rsidRDefault="00094DB5" w:rsidP="00094DB5">
      <w:pPr>
        <w:rPr>
          <w:sz w:val="24"/>
          <w:szCs w:val="24"/>
        </w:rPr>
      </w:pPr>
      <w:r w:rsidRPr="00094DB5">
        <w:rPr>
          <w:sz w:val="24"/>
          <w:szCs w:val="24"/>
        </w:rPr>
        <w:t xml:space="preserve">        public virtual DateTime? DateNextVisit { get; set; }</w:t>
      </w:r>
    </w:p>
    <w:p w:rsidR="00481634" w:rsidRDefault="00471D70" w:rsidP="00094DB5">
      <w:pPr>
        <w:bidi/>
      </w:pPr>
      <w:r>
        <w:rPr>
          <w:b/>
          <w:sz w:val="24"/>
          <w:szCs w:val="24"/>
          <w:rtl/>
        </w:rPr>
        <w:t xml:space="preserve">מחלקת </w:t>
      </w:r>
      <w:r w:rsidR="00094DB5" w:rsidRPr="00094DB5">
        <w:rPr>
          <w:b/>
          <w:sz w:val="24"/>
          <w:szCs w:val="24"/>
        </w:rPr>
        <w:t>AnimalMeasurements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מדידה</w:t>
      </w:r>
      <w:r>
        <w:rPr>
          <w:sz w:val="24"/>
          <w:szCs w:val="24"/>
          <w:rtl/>
        </w:rPr>
        <w:t xml:space="preserve"> של </w:t>
      </w:r>
      <w:r w:rsidR="00094DB5">
        <w:rPr>
          <w:rFonts w:hint="cs"/>
          <w:sz w:val="24"/>
          <w:szCs w:val="24"/>
          <w:rtl/>
        </w:rPr>
        <w:t>בעל חיים כפי שבוצעה במהלך טיפול</w:t>
      </w:r>
      <w:r>
        <w:rPr>
          <w:sz w:val="24"/>
          <w:szCs w:val="24"/>
          <w:rtl/>
        </w:rPr>
        <w:t>.</w:t>
      </w:r>
      <w:r w:rsidR="00094DB5">
        <w:rPr>
          <w:rFonts w:hint="cs"/>
          <w:sz w:val="24"/>
          <w:szCs w:val="24"/>
          <w:rtl/>
        </w:rPr>
        <w:t xml:space="preserve"> היא מכילה דופק, משקל, לחץ דם סיסטולי, לחץ דם דיאסטולי, טמפרטורה והפנייה לטיפול המכיל</w:t>
      </w:r>
      <w:r>
        <w:rPr>
          <w:sz w:val="24"/>
          <w:szCs w:val="24"/>
          <w:rtl/>
        </w:rPr>
        <w:t>. המחלקה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TreatmentReport ContainingTreatment { get; set; }</w:t>
      </w:r>
    </w:p>
    <w:p w:rsidR="00094DB5" w:rsidRPr="00094DB5" w:rsidRDefault="00094DB5" w:rsidP="00094DB5">
      <w:pPr>
        <w:rPr>
          <w:sz w:val="24"/>
          <w:szCs w:val="24"/>
        </w:rPr>
      </w:pPr>
      <w:r w:rsidRPr="00094DB5">
        <w:rPr>
          <w:sz w:val="24"/>
          <w:szCs w:val="24"/>
        </w:rPr>
        <w:t xml:space="preserve">        public virtual int Pulse { get; set; }</w:t>
      </w:r>
    </w:p>
    <w:p w:rsidR="00094DB5" w:rsidRPr="00094DB5" w:rsidRDefault="00094DB5" w:rsidP="00094DB5">
      <w:pPr>
        <w:rPr>
          <w:sz w:val="24"/>
          <w:szCs w:val="24"/>
        </w:rPr>
      </w:pPr>
      <w:r w:rsidRPr="00094DB5">
        <w:rPr>
          <w:sz w:val="24"/>
          <w:szCs w:val="24"/>
        </w:rPr>
        <w:t xml:space="preserve">        public virtual double Temperature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int SystolicBloodPressure { get; set; }</w:t>
      </w:r>
    </w:p>
    <w:p w:rsidR="00481634" w:rsidRPr="00094DB5" w:rsidRDefault="00094DB5" w:rsidP="00094DB5">
      <w:pPr>
        <w:rPr>
          <w:sz w:val="24"/>
          <w:szCs w:val="24"/>
        </w:rPr>
      </w:pPr>
      <w:r w:rsidRPr="00094DB5">
        <w:rPr>
          <w:sz w:val="24"/>
          <w:szCs w:val="24"/>
        </w:rPr>
        <w:t xml:space="preserve">        public virtual int DiastolicBloodPressure { get; set; }</w:t>
      </w:r>
    </w:p>
    <w:p w:rsidR="00481634" w:rsidRDefault="00471D70" w:rsidP="00094DB5">
      <w:pPr>
        <w:bidi/>
      </w:pPr>
      <w:r>
        <w:rPr>
          <w:b/>
          <w:sz w:val="24"/>
          <w:szCs w:val="24"/>
          <w:rtl/>
        </w:rPr>
        <w:t xml:space="preserve">מחלקת </w:t>
      </w:r>
      <w:r w:rsidR="00094DB5" w:rsidRPr="00094DB5">
        <w:rPr>
          <w:b/>
          <w:sz w:val="24"/>
          <w:szCs w:val="24"/>
        </w:rPr>
        <w:t>Recommendation</w:t>
      </w:r>
    </w:p>
    <w:p w:rsidR="00481634" w:rsidRDefault="00471D70" w:rsidP="00094DB5">
      <w:pPr>
        <w:bidi/>
      </w:pPr>
      <w:r>
        <w:rPr>
          <w:sz w:val="24"/>
          <w:szCs w:val="24"/>
          <w:rtl/>
        </w:rPr>
        <w:lastRenderedPageBreak/>
        <w:t xml:space="preserve">מחלקה זו יורשת ממחלקת </w:t>
      </w:r>
      <w:r>
        <w:rPr>
          <w:sz w:val="24"/>
          <w:szCs w:val="24"/>
        </w:rPr>
        <w:t>Entity</w:t>
      </w:r>
      <w:r>
        <w:rPr>
          <w:sz w:val="24"/>
          <w:szCs w:val="24"/>
          <w:rtl/>
        </w:rPr>
        <w:t xml:space="preserve"> ומייצגת </w:t>
      </w:r>
      <w:r w:rsidR="00094DB5">
        <w:rPr>
          <w:rFonts w:hint="cs"/>
          <w:sz w:val="24"/>
          <w:szCs w:val="24"/>
          <w:rtl/>
        </w:rPr>
        <w:t>המלצה על וטרינר</w:t>
      </w:r>
      <w:r>
        <w:rPr>
          <w:sz w:val="24"/>
          <w:szCs w:val="24"/>
          <w:rtl/>
        </w:rPr>
        <w:t xml:space="preserve">. היא מכילה את תאריך </w:t>
      </w:r>
      <w:r w:rsidR="00094DB5">
        <w:rPr>
          <w:rFonts w:hint="cs"/>
          <w:sz w:val="24"/>
          <w:szCs w:val="24"/>
          <w:rtl/>
        </w:rPr>
        <w:t>ההמלצה</w:t>
      </w:r>
      <w:r>
        <w:rPr>
          <w:sz w:val="24"/>
          <w:szCs w:val="24"/>
          <w:rtl/>
        </w:rPr>
        <w:t>, הפנייה ל</w:t>
      </w:r>
      <w:r w:rsidR="00094DB5">
        <w:rPr>
          <w:rFonts w:hint="cs"/>
          <w:sz w:val="24"/>
          <w:szCs w:val="24"/>
          <w:rtl/>
        </w:rPr>
        <w:t>בעלים הממליץ</w:t>
      </w:r>
      <w:r>
        <w:rPr>
          <w:sz w:val="24"/>
          <w:szCs w:val="24"/>
          <w:rtl/>
        </w:rPr>
        <w:t xml:space="preserve">, </w:t>
      </w:r>
      <w:r w:rsidR="00094DB5">
        <w:rPr>
          <w:rFonts w:hint="cs"/>
          <w:sz w:val="24"/>
          <w:szCs w:val="24"/>
          <w:rtl/>
        </w:rPr>
        <w:t>ותוכן ההמלצה</w:t>
      </w:r>
      <w:r>
        <w:rPr>
          <w:sz w:val="24"/>
          <w:szCs w:val="24"/>
          <w:rtl/>
        </w:rPr>
        <w:t>. המחלקה מכילה את התכונות הבאות:</w:t>
      </w:r>
    </w:p>
    <w:p w:rsidR="00094DB5" w:rsidRPr="00094DB5" w:rsidRDefault="00094DB5" w:rsidP="00094DB5">
      <w:pPr>
        <w:rPr>
          <w:sz w:val="24"/>
          <w:szCs w:val="24"/>
        </w:rPr>
      </w:pPr>
      <w:r>
        <w:rPr>
          <w:rFonts w:ascii="Consolas" w:hAnsi="Consolas" w:cs="Consolas"/>
          <w:sz w:val="19"/>
          <w:szCs w:val="19"/>
          <w:highlight w:val="white"/>
        </w:rPr>
        <w:t xml:space="preserve">     </w:t>
      </w:r>
      <w:r w:rsidRPr="00094DB5">
        <w:rPr>
          <w:sz w:val="24"/>
          <w:szCs w:val="24"/>
        </w:rPr>
        <w:t>public virtual Owner Owner { get; set; }</w:t>
      </w:r>
    </w:p>
    <w:p w:rsidR="00094DB5" w:rsidRPr="00094DB5" w:rsidRDefault="00094DB5" w:rsidP="00094DB5">
      <w:pPr>
        <w:rPr>
          <w:sz w:val="24"/>
          <w:szCs w:val="24"/>
        </w:rPr>
      </w:pPr>
      <w:r w:rsidRPr="00094DB5">
        <w:rPr>
          <w:sz w:val="24"/>
          <w:szCs w:val="24"/>
        </w:rPr>
        <w:t xml:space="preserve">        public virtual string Text{ get; set; }</w:t>
      </w:r>
    </w:p>
    <w:p w:rsidR="00094DB5" w:rsidRPr="00094DB5" w:rsidRDefault="00094DB5" w:rsidP="00094DB5">
      <w:pPr>
        <w:rPr>
          <w:sz w:val="24"/>
          <w:szCs w:val="24"/>
        </w:rPr>
      </w:pPr>
      <w:r w:rsidRPr="00094DB5">
        <w:rPr>
          <w:sz w:val="24"/>
          <w:szCs w:val="24"/>
        </w:rPr>
        <w:t xml:space="preserve">        public virtual DateTime Date { get; set; }</w:t>
      </w:r>
    </w:p>
    <w:p w:rsidR="00481634" w:rsidRDefault="00471D70" w:rsidP="00094DB5">
      <w:pPr>
        <w:bidi/>
        <w:rPr>
          <w:rtl/>
        </w:rPr>
      </w:pPr>
      <w:r>
        <w:rPr>
          <w:b/>
          <w:sz w:val="24"/>
          <w:szCs w:val="24"/>
          <w:rtl/>
        </w:rPr>
        <w:t xml:space="preserve">מחלקת </w:t>
      </w:r>
      <w:r w:rsidR="00094DB5" w:rsidRPr="00094DB5">
        <w:rPr>
          <w:b/>
          <w:sz w:val="24"/>
          <w:szCs w:val="24"/>
        </w:rPr>
        <w:t>Treatment</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טיפול שבוצע</w:t>
      </w:r>
      <w:r>
        <w:rPr>
          <w:sz w:val="24"/>
          <w:szCs w:val="24"/>
          <w:rtl/>
        </w:rPr>
        <w:t xml:space="preserve">. היא מכילה </w:t>
      </w:r>
      <w:r w:rsidR="00094DB5">
        <w:rPr>
          <w:rFonts w:hint="cs"/>
          <w:sz w:val="24"/>
          <w:szCs w:val="24"/>
          <w:rtl/>
        </w:rPr>
        <w:t>שם הטיפול, מחיר הטיפול, מינון הטיפול (במידה ומדובר בתרופה), סוג הטיפול ו</w:t>
      </w:r>
      <w:r w:rsidR="005B4BA2">
        <w:rPr>
          <w:rFonts w:hint="cs"/>
          <w:sz w:val="24"/>
          <w:szCs w:val="24"/>
          <w:rtl/>
        </w:rPr>
        <w:t xml:space="preserve">דו"ח </w:t>
      </w:r>
      <w:r w:rsidR="00094DB5">
        <w:rPr>
          <w:rFonts w:hint="cs"/>
          <w:sz w:val="24"/>
          <w:szCs w:val="24"/>
          <w:rtl/>
        </w:rPr>
        <w:t>טיפול מכיל</w:t>
      </w:r>
      <w:r>
        <w:rPr>
          <w:sz w:val="24"/>
          <w:szCs w:val="24"/>
          <w:rtl/>
        </w:rPr>
        <w:t>. המחלקה בעלת התכונות הבאות:</w:t>
      </w:r>
    </w:p>
    <w:p w:rsidR="00481634" w:rsidRDefault="00481634"/>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Name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Dose{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double Price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TreatmentTypeDecode Type { get; set; }</w:t>
      </w:r>
    </w:p>
    <w:p w:rsidR="00481634" w:rsidRPr="00094DB5" w:rsidRDefault="00094DB5" w:rsidP="00094DB5">
      <w:pPr>
        <w:rPr>
          <w:sz w:val="24"/>
          <w:szCs w:val="24"/>
        </w:rPr>
      </w:pPr>
      <w:r w:rsidRPr="00094DB5">
        <w:rPr>
          <w:sz w:val="24"/>
          <w:szCs w:val="24"/>
        </w:rPr>
        <w:t>public virtual TreatmentReport ContainingTreatment { get; set; }</w:t>
      </w:r>
    </w:p>
    <w:p w:rsidR="00481634" w:rsidRDefault="00481634"/>
    <w:p w:rsidR="004674E5" w:rsidRDefault="004674E5" w:rsidP="004674E5">
      <w:pPr>
        <w:bidi/>
        <w:rPr>
          <w:rtl/>
        </w:rPr>
      </w:pPr>
      <w:r>
        <w:rPr>
          <w:b/>
          <w:sz w:val="24"/>
          <w:szCs w:val="24"/>
          <w:rtl/>
        </w:rPr>
        <w:t xml:space="preserve">מחלקת </w:t>
      </w:r>
      <w:r w:rsidRPr="004674E5">
        <w:rPr>
          <w:b/>
          <w:sz w:val="24"/>
          <w:szCs w:val="24"/>
        </w:rPr>
        <w:t>TreatmentReport</w:t>
      </w:r>
    </w:p>
    <w:p w:rsidR="004674E5" w:rsidRDefault="004674E5" w:rsidP="005B4BA2">
      <w:pPr>
        <w:bidi/>
      </w:pPr>
      <w:r>
        <w:rPr>
          <w:sz w:val="24"/>
          <w:szCs w:val="24"/>
          <w:rtl/>
        </w:rPr>
        <w:t xml:space="preserve">מחלקה זו יורשת ממחלקת </w:t>
      </w:r>
      <w:r>
        <w:rPr>
          <w:sz w:val="24"/>
          <w:szCs w:val="24"/>
        </w:rPr>
        <w:t>Entity</w:t>
      </w:r>
      <w:r>
        <w:rPr>
          <w:sz w:val="24"/>
          <w:szCs w:val="24"/>
          <w:rtl/>
        </w:rPr>
        <w:t xml:space="preserve"> ומייצגת </w:t>
      </w:r>
      <w:r>
        <w:rPr>
          <w:rFonts w:hint="cs"/>
          <w:sz w:val="24"/>
          <w:szCs w:val="24"/>
          <w:rtl/>
        </w:rPr>
        <w:t>דו"ח טיפול שבוצע</w:t>
      </w:r>
      <w:r>
        <w:rPr>
          <w:sz w:val="24"/>
          <w:szCs w:val="24"/>
          <w:rtl/>
        </w:rPr>
        <w:t>.</w:t>
      </w:r>
      <w:r w:rsidR="005B4BA2">
        <w:rPr>
          <w:rFonts w:hint="cs"/>
          <w:sz w:val="24"/>
          <w:szCs w:val="24"/>
          <w:rtl/>
        </w:rPr>
        <w:t xml:space="preserve"> היא מכילה רופא, בעל חיים, מדידות שבוצעו של בעל החיים, רשימת טיפולים, מחיר כולל, תאריך וסיכום טיפול</w:t>
      </w:r>
      <w:r>
        <w:rPr>
          <w:sz w:val="24"/>
          <w:szCs w:val="24"/>
          <w:rtl/>
        </w:rPr>
        <w:t>. המחלקה בעלת התכונות הבאות:</w:t>
      </w:r>
    </w:p>
    <w:p w:rsidR="004674E5" w:rsidRDefault="004674E5" w:rsidP="004674E5"/>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Doctor Doctor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 Animal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AnimalMeasurements AnimalMeasurements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IList&lt;Treatment&gt; Treatments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double TotalPrice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DateTime Date{ get; set; }</w:t>
      </w:r>
    </w:p>
    <w:p w:rsidR="00481634"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string Summary { get; set; }</w:t>
      </w:r>
    </w:p>
    <w:p w:rsidR="00481634" w:rsidRPr="004674E5" w:rsidRDefault="00481634" w:rsidP="004674E5">
      <w:pPr>
        <w:autoSpaceDE w:val="0"/>
        <w:autoSpaceDN w:val="0"/>
        <w:adjustRightInd w:val="0"/>
        <w:spacing w:line="240" w:lineRule="auto"/>
        <w:rPr>
          <w:sz w:val="24"/>
          <w:szCs w:val="24"/>
        </w:rPr>
      </w:pPr>
    </w:p>
    <w:p w:rsidR="00481634" w:rsidRDefault="00481634"/>
    <w:p w:rsidR="00481634" w:rsidRDefault="00481634">
      <w:pPr>
        <w:bidi/>
      </w:pPr>
    </w:p>
    <w:p w:rsidR="00481634" w:rsidRDefault="00481634"/>
    <w:p w:rsidR="00481634" w:rsidRDefault="00481634"/>
    <w:p w:rsidR="00481634" w:rsidRDefault="00481634">
      <w:pPr>
        <w:bidi/>
      </w:pPr>
    </w:p>
    <w:p w:rsidR="00481634" w:rsidRDefault="00481634">
      <w:pPr>
        <w:bidi/>
      </w:pPr>
    </w:p>
    <w:p w:rsidR="00481634" w:rsidRDefault="00471D70" w:rsidP="00F52774">
      <w:pPr>
        <w:pStyle w:val="Heading1"/>
        <w:bidi/>
        <w:pPrChange w:id="277" w:author="Ron Gal" w:date="2017-03-05T23:21:00Z">
          <w:pPr>
            <w:bidi/>
          </w:pPr>
        </w:pPrChange>
      </w:pPr>
      <w:bookmarkStart w:id="278" w:name="_Toc476519714"/>
      <w:r>
        <w:rPr>
          <w:rtl/>
        </w:rPr>
        <w:t>פרויקט מיפויי הישויות (</w:t>
      </w:r>
      <w:r>
        <w:t>Maps</w:t>
      </w:r>
      <w:ins w:id="279" w:author="ron gal" w:date="2017-03-04T17:52:00Z">
        <w:r w:rsidR="00C11C47">
          <w:rPr>
            <w:rFonts w:hint="cs"/>
            <w:rtl/>
          </w:rPr>
          <w:t>)</w:t>
        </w:r>
      </w:ins>
      <w:bookmarkEnd w:id="278"/>
      <w:del w:id="280" w:author="ron gal" w:date="2017-03-04T17:52:00Z">
        <w:r w:rsidDel="00C11C47">
          <w:delText>)</w:delText>
        </w:r>
      </w:del>
    </w:p>
    <w:p w:rsidR="00481634" w:rsidRDefault="00481634">
      <w:pPr>
        <w:bidi/>
      </w:pPr>
    </w:p>
    <w:p w:rsidR="00481634" w:rsidRDefault="00471D70">
      <w:pPr>
        <w:bidi/>
      </w:pPr>
      <w:r>
        <w:rPr>
          <w:sz w:val="24"/>
          <w:szCs w:val="24"/>
          <w:rtl/>
        </w:rPr>
        <w:t>כדי ש-</w:t>
      </w:r>
      <w:r>
        <w:rPr>
          <w:sz w:val="24"/>
          <w:szCs w:val="24"/>
        </w:rPr>
        <w:t>Nhibernate</w:t>
      </w:r>
      <w:r>
        <w:rPr>
          <w:sz w:val="24"/>
          <w:szCs w:val="24"/>
          <w:rtl/>
        </w:rPr>
        <w:t xml:space="preserve"> ידע את הקשר בין המאפיינים במחלקות היישויות השונות ובין הטבלאות במסד הנתונים, יש להגדיר עבור כל ישות קובץ </w:t>
      </w:r>
      <w:r>
        <w:rPr>
          <w:sz w:val="24"/>
          <w:szCs w:val="24"/>
        </w:rPr>
        <w:t>XML</w:t>
      </w:r>
      <w:r>
        <w:rPr>
          <w:sz w:val="24"/>
          <w:szCs w:val="24"/>
          <w:rtl/>
        </w:rPr>
        <w:t xml:space="preserve"> המפרט את הקשרים הללו. קונפיגורציה בעזרת קבצי </w:t>
      </w:r>
      <w:r>
        <w:rPr>
          <w:sz w:val="24"/>
          <w:szCs w:val="24"/>
        </w:rPr>
        <w:t>XML</w:t>
      </w:r>
      <w:r>
        <w:rPr>
          <w:sz w:val="24"/>
          <w:szCs w:val="24"/>
          <w:rtl/>
        </w:rPr>
        <w:t xml:space="preserve"> איננה גמישה לשינויים (כמו </w:t>
      </w:r>
      <w:r>
        <w:rPr>
          <w:sz w:val="24"/>
          <w:szCs w:val="24"/>
        </w:rPr>
        <w:t>Auto-Refactoring</w:t>
      </w:r>
      <w:r>
        <w:rPr>
          <w:sz w:val="24"/>
          <w:szCs w:val="24"/>
          <w:rtl/>
        </w:rPr>
        <w:t xml:space="preserve"> למשל), מסורבלת ומאטה את קצב הפיתוח. לצורך כך יצרו פרוייקט קוד פתוח בשם </w:t>
      </w:r>
      <w:r>
        <w:rPr>
          <w:sz w:val="24"/>
          <w:szCs w:val="24"/>
        </w:rPr>
        <w:t>Fluent Nhibernate</w:t>
      </w:r>
      <w:r>
        <w:rPr>
          <w:sz w:val="24"/>
          <w:szCs w:val="24"/>
          <w:rtl/>
        </w:rPr>
        <w:t xml:space="preserve"> המאפשר להגדיר את הקשרים הללו בעזרת קוד.</w:t>
      </w:r>
    </w:p>
    <w:p w:rsidR="00481634" w:rsidRDefault="00471D70">
      <w:pPr>
        <w:bidi/>
      </w:pPr>
      <w:r>
        <w:rPr>
          <w:sz w:val="24"/>
          <w:szCs w:val="24"/>
          <w:rtl/>
        </w:rPr>
        <w:lastRenderedPageBreak/>
        <w:t xml:space="preserve">כל מחלקה בפרויקט זה, בזמן עליית המערכת, מתורגמת לקובץ </w:t>
      </w:r>
      <w:r>
        <w:rPr>
          <w:sz w:val="24"/>
          <w:szCs w:val="24"/>
        </w:rPr>
        <w:t>XML</w:t>
      </w:r>
      <w:r>
        <w:rPr>
          <w:sz w:val="24"/>
          <w:szCs w:val="24"/>
          <w:rtl/>
        </w:rPr>
        <w:t xml:space="preserve"> אשר נטען ב-</w:t>
      </w:r>
      <w:r>
        <w:rPr>
          <w:sz w:val="24"/>
          <w:szCs w:val="24"/>
        </w:rPr>
        <w:t>Nhibernate</w:t>
      </w:r>
      <w:r>
        <w:rPr>
          <w:sz w:val="24"/>
          <w:szCs w:val="24"/>
          <w:rtl/>
        </w:rPr>
        <w:t xml:space="preserve"> בצורה (כמעט) שקופה למתכנת. </w:t>
      </w:r>
      <w:r>
        <w:rPr>
          <w:sz w:val="24"/>
          <w:szCs w:val="24"/>
        </w:rPr>
        <w:t>Fluent Nhibernate</w:t>
      </w:r>
      <w:r>
        <w:rPr>
          <w:sz w:val="24"/>
          <w:szCs w:val="24"/>
          <w:rtl/>
        </w:rPr>
        <w:t xml:space="preserve"> מגדיר מחלקת בסיס גנרית בשם </w:t>
      </w:r>
      <w:r>
        <w:rPr>
          <w:sz w:val="24"/>
          <w:szCs w:val="24"/>
        </w:rPr>
        <w:t>ClassMap</w:t>
      </w:r>
      <w:r>
        <w:rPr>
          <w:sz w:val="24"/>
          <w:szCs w:val="24"/>
          <w:rtl/>
        </w:rPr>
        <w:t xml:space="preserve"> מסוג </w:t>
      </w:r>
      <w:r>
        <w:rPr>
          <w:sz w:val="24"/>
          <w:szCs w:val="24"/>
        </w:rPr>
        <w:t>T</w:t>
      </w:r>
      <w:r>
        <w:rPr>
          <w:sz w:val="24"/>
          <w:szCs w:val="24"/>
          <w:rtl/>
        </w:rPr>
        <w:t xml:space="preserve">, כאשר </w:t>
      </w:r>
      <w:r>
        <w:rPr>
          <w:sz w:val="24"/>
          <w:szCs w:val="24"/>
        </w:rPr>
        <w:t>T</w:t>
      </w:r>
      <w:r>
        <w:rPr>
          <w:sz w:val="24"/>
          <w:szCs w:val="24"/>
          <w:rtl/>
        </w:rPr>
        <w:t xml:space="preserve"> הוא סוג הישות אותה יש למפות.</w:t>
      </w:r>
    </w:p>
    <w:p w:rsidR="00481634" w:rsidRDefault="00471D70">
      <w:pPr>
        <w:bidi/>
      </w:pPr>
      <w:r>
        <w:rPr>
          <w:sz w:val="24"/>
          <w:szCs w:val="24"/>
          <w:rtl/>
        </w:rPr>
        <w:t>לכל ישות אשר הוגדרה בפרויקט ה-</w:t>
      </w:r>
      <w:r>
        <w:rPr>
          <w:sz w:val="24"/>
          <w:szCs w:val="24"/>
        </w:rPr>
        <w:t>Domain</w:t>
      </w:r>
      <w:r>
        <w:rPr>
          <w:sz w:val="24"/>
          <w:szCs w:val="24"/>
          <w:rtl/>
        </w:rPr>
        <w:t xml:space="preserve"> מוגדרת מחלקה בעלת שם זהה עם הסופית </w:t>
      </w:r>
      <w:r>
        <w:rPr>
          <w:sz w:val="24"/>
          <w:szCs w:val="24"/>
        </w:rPr>
        <w:t>Map</w:t>
      </w:r>
      <w:r>
        <w:rPr>
          <w:sz w:val="24"/>
          <w:szCs w:val="24"/>
          <w:rtl/>
        </w:rPr>
        <w:t xml:space="preserve">. בכל מחלקה כזו אנו נעזרים במספר פונקציות של </w:t>
      </w:r>
      <w:r>
        <w:rPr>
          <w:sz w:val="24"/>
          <w:szCs w:val="24"/>
        </w:rPr>
        <w:t>Fluent 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Id</w:t>
      </w:r>
      <w:r>
        <w:rPr>
          <w:sz w:val="24"/>
          <w:szCs w:val="24"/>
          <w:rtl/>
        </w:rPr>
        <w:t xml:space="preserve"> - לצורך הגדרת המאפיין הממפה מפתח הראשי בטבלה. על המאפיין במחלקה להיות מספר (</w:t>
      </w:r>
      <w:r>
        <w:rPr>
          <w:sz w:val="24"/>
          <w:szCs w:val="24"/>
        </w:rPr>
        <w:t>int</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Map</w:t>
      </w:r>
      <w:r>
        <w:rPr>
          <w:sz w:val="24"/>
          <w:szCs w:val="24"/>
          <w:rtl/>
        </w:rPr>
        <w:t xml:space="preserve"> - לצורך הגדרת המאפיין הממפה שדה כלשהו בטבלה אשר מכיל מידע על הישות. על המאפיין במחלקה להיות טיפוס פרימיטיבי כלשהו (</w:t>
      </w:r>
      <w:r>
        <w:rPr>
          <w:sz w:val="24"/>
          <w:szCs w:val="24"/>
        </w:rPr>
        <w:t>int, bool DateTime</w:t>
      </w:r>
      <w:r>
        <w:rPr>
          <w:sz w:val="24"/>
          <w:szCs w:val="24"/>
          <w:rtl/>
        </w:rPr>
        <w:t xml:space="preserve"> וכו').</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References</w:t>
      </w:r>
      <w:r>
        <w:rPr>
          <w:sz w:val="24"/>
          <w:szCs w:val="24"/>
          <w:rtl/>
        </w:rPr>
        <w:t xml:space="preserve"> - לצורך הגדרת מאפיין הממפה קשר מסוג </w:t>
      </w:r>
      <w:r>
        <w:rPr>
          <w:sz w:val="24"/>
          <w:szCs w:val="24"/>
        </w:rPr>
        <w:t>many-to-one</w:t>
      </w:r>
      <w:r>
        <w:rPr>
          <w:sz w:val="24"/>
          <w:szCs w:val="24"/>
          <w:rtl/>
        </w:rPr>
        <w:t xml:space="preserve">. על המאפיין להיות מצביע לישות אחרת אשר גם ממופה בעזרת </w:t>
      </w:r>
      <w:r>
        <w:rPr>
          <w:sz w:val="24"/>
          <w:szCs w:val="24"/>
        </w:rPr>
        <w:t>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HasMany</w:t>
      </w:r>
      <w:r>
        <w:rPr>
          <w:sz w:val="24"/>
          <w:szCs w:val="24"/>
          <w:rtl/>
        </w:rPr>
        <w:t xml:space="preserve"> - לצורך הגדרת מאפיין הממפה קשר מסוג </w:t>
      </w:r>
      <w:r>
        <w:rPr>
          <w:sz w:val="24"/>
          <w:szCs w:val="24"/>
        </w:rPr>
        <w:t>one-to-many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BD788B" w:rsidRDefault="00BD788B" w:rsidP="00BD788B">
      <w:pPr>
        <w:numPr>
          <w:ilvl w:val="0"/>
          <w:numId w:val="6"/>
        </w:numPr>
        <w:bidi/>
        <w:ind w:hanging="360"/>
        <w:contextualSpacing/>
        <w:rPr>
          <w:sz w:val="24"/>
          <w:szCs w:val="24"/>
        </w:rPr>
      </w:pPr>
      <w:r>
        <w:rPr>
          <w:sz w:val="24"/>
          <w:szCs w:val="24"/>
          <w:rtl/>
        </w:rPr>
        <w:t xml:space="preserve">הפונקציה </w:t>
      </w:r>
      <w:r>
        <w:rPr>
          <w:sz w:val="24"/>
          <w:szCs w:val="24"/>
        </w:rPr>
        <w:t>HasManyToMany</w:t>
      </w:r>
      <w:r>
        <w:rPr>
          <w:sz w:val="24"/>
          <w:szCs w:val="24"/>
          <w:rtl/>
        </w:rPr>
        <w:t xml:space="preserve"> - לצורך הגדרת מאפיין הממפה קשר מסוג </w:t>
      </w:r>
      <w:r>
        <w:rPr>
          <w:sz w:val="24"/>
          <w:szCs w:val="24"/>
        </w:rPr>
        <w:t>many-to-many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481634" w:rsidRDefault="00481634">
      <w:pPr>
        <w:bidi/>
        <w:rPr>
          <w:rtl/>
        </w:rPr>
      </w:pPr>
    </w:p>
    <w:p w:rsidR="00BD788B" w:rsidRDefault="00BD788B" w:rsidP="00BD788B">
      <w:pPr>
        <w:bidi/>
      </w:pPr>
    </w:p>
    <w:p w:rsidR="00481634" w:rsidRPr="005B4BA2" w:rsidRDefault="00471D70" w:rsidP="005B4BA2">
      <w:pPr>
        <w:bidi/>
        <w:rPr>
          <w:rFonts w:cstheme="minorBidi"/>
          <w:rtl/>
        </w:rPr>
      </w:pPr>
      <w:r>
        <w:rPr>
          <w:b/>
          <w:sz w:val="24"/>
          <w:szCs w:val="24"/>
          <w:rtl/>
        </w:rPr>
        <w:t xml:space="preserve">מחלקת </w:t>
      </w:r>
      <w:r w:rsidR="005B4BA2" w:rsidRPr="00632FE7">
        <w:rPr>
          <w:b/>
          <w:sz w:val="24"/>
          <w:szCs w:val="24"/>
        </w:rPr>
        <w:t>EntityMap</w:t>
      </w:r>
      <w:r w:rsidR="005B4BA2">
        <w:rPr>
          <w:rFonts w:ascii="Consolas" w:hAnsi="Consolas" w:cs="Consolas"/>
          <w:color w:val="2B91AF"/>
          <w:sz w:val="19"/>
          <w:szCs w:val="19"/>
          <w:highlight w:val="white"/>
        </w:rPr>
        <w:t xml:space="preserve"> </w:t>
      </w:r>
    </w:p>
    <w:p w:rsidR="00481634" w:rsidRDefault="00471D70" w:rsidP="00632FE7">
      <w:pPr>
        <w:bidi/>
      </w:pPr>
      <w:r>
        <w:rPr>
          <w:sz w:val="24"/>
          <w:szCs w:val="24"/>
          <w:rtl/>
        </w:rPr>
        <w:t>מחלקה</w:t>
      </w:r>
      <w:r w:rsidR="00632FE7">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sidR="00632FE7">
        <w:rPr>
          <w:rFonts w:hint="cs"/>
          <w:sz w:val="24"/>
          <w:szCs w:val="24"/>
          <w:rtl/>
        </w:rPr>
        <w:t xml:space="preserve">התכונה </w:t>
      </w:r>
      <w:r w:rsidR="00632FE7">
        <w:rPr>
          <w:sz w:val="24"/>
          <w:szCs w:val="24"/>
        </w:rPr>
        <w:t>Id</w:t>
      </w:r>
      <w:r w:rsidR="00632FE7">
        <w:rPr>
          <w:rFonts w:hint="cs"/>
          <w:sz w:val="24"/>
          <w:szCs w:val="24"/>
          <w:rtl/>
        </w:rPr>
        <w:t xml:space="preserve"> לעמודת </w:t>
      </w:r>
      <w:r w:rsidR="00632FE7">
        <w:rPr>
          <w:sz w:val="24"/>
          <w:szCs w:val="24"/>
        </w:rPr>
        <w:t>Id</w:t>
      </w:r>
      <w:r w:rsidR="00632FE7">
        <w:rPr>
          <w:rFonts w:hint="cs"/>
          <w:sz w:val="24"/>
          <w:szCs w:val="24"/>
          <w:rtl/>
        </w:rPr>
        <w:t xml:space="preserve"> עבור </w:t>
      </w:r>
      <w:r>
        <w:rPr>
          <w:sz w:val="24"/>
          <w:szCs w:val="24"/>
          <w:rtl/>
        </w:rPr>
        <w:t>מחלק</w:t>
      </w:r>
      <w:r w:rsidR="00632FE7">
        <w:rPr>
          <w:rFonts w:hint="cs"/>
          <w:sz w:val="24"/>
          <w:szCs w:val="24"/>
          <w:rtl/>
        </w:rPr>
        <w:t>ה</w:t>
      </w:r>
      <w:r>
        <w:rPr>
          <w:sz w:val="24"/>
          <w:szCs w:val="24"/>
          <w:rtl/>
        </w:rPr>
        <w:t xml:space="preserve"> </w:t>
      </w:r>
      <w:r w:rsidR="00632FE7">
        <w:rPr>
          <w:rFonts w:hint="cs"/>
          <w:sz w:val="24"/>
          <w:szCs w:val="24"/>
          <w:rtl/>
        </w:rPr>
        <w:t xml:space="preserve">מסוג של </w:t>
      </w:r>
      <w:r w:rsidR="00632FE7">
        <w:rPr>
          <w:sz w:val="24"/>
          <w:szCs w:val="24"/>
        </w:rPr>
        <w:t>Entity</w:t>
      </w:r>
      <w:r w:rsidR="00632FE7">
        <w:rPr>
          <w:rFonts w:hint="cs"/>
          <w:sz w:val="24"/>
          <w:szCs w:val="24"/>
          <w:rtl/>
        </w:rPr>
        <w:t xml:space="preserve"> במסד הנתונים</w:t>
      </w:r>
      <w:r>
        <w:rPr>
          <w:sz w:val="24"/>
          <w:szCs w:val="24"/>
          <w:rtl/>
        </w:rPr>
        <w:t>.</w:t>
      </w:r>
    </w:p>
    <w:p w:rsidR="00481634" w:rsidRDefault="00481634">
      <w:pPr>
        <w:bidi/>
      </w:pPr>
    </w:p>
    <w:p w:rsidR="00481634" w:rsidRDefault="00471D70" w:rsidP="005B4BA2">
      <w:pPr>
        <w:bidi/>
        <w:rPr>
          <w:rtl/>
        </w:rPr>
      </w:pPr>
      <w:r>
        <w:rPr>
          <w:b/>
          <w:sz w:val="24"/>
          <w:szCs w:val="24"/>
          <w:rtl/>
        </w:rPr>
        <w:t xml:space="preserve">מחלקת </w:t>
      </w:r>
      <w:r w:rsidR="005B4BA2" w:rsidRPr="00632FE7">
        <w:rPr>
          <w:b/>
          <w:sz w:val="24"/>
          <w:szCs w:val="24"/>
        </w:rPr>
        <w:t>DecodeMap</w:t>
      </w:r>
    </w:p>
    <w:p w:rsidR="00632FE7" w:rsidRDefault="00632FE7" w:rsidP="00632FE7">
      <w:pPr>
        <w:bidi/>
      </w:pPr>
      <w:r>
        <w:rPr>
          <w:sz w:val="24"/>
          <w:szCs w:val="24"/>
          <w:rtl/>
        </w:rPr>
        <w:t>מחלקה</w:t>
      </w:r>
      <w:r>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Pr>
          <w:rFonts w:hint="cs"/>
          <w:sz w:val="24"/>
          <w:szCs w:val="24"/>
          <w:rtl/>
        </w:rPr>
        <w:t xml:space="preserve">התכונה </w:t>
      </w:r>
      <w:r>
        <w:rPr>
          <w:sz w:val="24"/>
          <w:szCs w:val="24"/>
        </w:rPr>
        <w:t>Id</w:t>
      </w:r>
      <w:r>
        <w:rPr>
          <w:rFonts w:hint="cs"/>
          <w:sz w:val="24"/>
          <w:szCs w:val="24"/>
          <w:rtl/>
        </w:rPr>
        <w:t xml:space="preserve"> לעמודת </w:t>
      </w:r>
      <w:r>
        <w:rPr>
          <w:sz w:val="24"/>
          <w:szCs w:val="24"/>
        </w:rPr>
        <w:t>Id</w:t>
      </w:r>
      <w:r>
        <w:rPr>
          <w:rFonts w:hint="cs"/>
          <w:sz w:val="24"/>
          <w:szCs w:val="24"/>
          <w:rtl/>
        </w:rPr>
        <w:t xml:space="preserve"> ואת התכונה </w:t>
      </w:r>
      <w:r>
        <w:rPr>
          <w:sz w:val="24"/>
          <w:szCs w:val="24"/>
        </w:rPr>
        <w:t>Name</w:t>
      </w:r>
      <w:r>
        <w:rPr>
          <w:rFonts w:hint="cs"/>
          <w:sz w:val="24"/>
          <w:szCs w:val="24"/>
          <w:rtl/>
        </w:rPr>
        <w:t xml:space="preserve"> לעמודה </w:t>
      </w:r>
      <w:r>
        <w:rPr>
          <w:sz w:val="24"/>
          <w:szCs w:val="24"/>
        </w:rPr>
        <w:t>Name</w:t>
      </w:r>
      <w:r>
        <w:rPr>
          <w:rFonts w:hint="cs"/>
          <w:sz w:val="24"/>
          <w:szCs w:val="24"/>
          <w:rtl/>
        </w:rPr>
        <w:t xml:space="preserve"> עבור </w:t>
      </w:r>
      <w:r>
        <w:rPr>
          <w:sz w:val="24"/>
          <w:szCs w:val="24"/>
          <w:rtl/>
        </w:rPr>
        <w:t>מחלק</w:t>
      </w:r>
      <w:r>
        <w:rPr>
          <w:rFonts w:hint="cs"/>
          <w:sz w:val="24"/>
          <w:szCs w:val="24"/>
          <w:rtl/>
        </w:rPr>
        <w:t>ה</w:t>
      </w:r>
      <w:r>
        <w:rPr>
          <w:sz w:val="24"/>
          <w:szCs w:val="24"/>
          <w:rtl/>
        </w:rPr>
        <w:t xml:space="preserve"> </w:t>
      </w:r>
      <w:r>
        <w:rPr>
          <w:rFonts w:hint="cs"/>
          <w:sz w:val="24"/>
          <w:szCs w:val="24"/>
          <w:rtl/>
        </w:rPr>
        <w:t xml:space="preserve">מסוג של </w:t>
      </w:r>
      <w:r>
        <w:rPr>
          <w:rFonts w:hint="cs"/>
          <w:sz w:val="24"/>
          <w:szCs w:val="24"/>
        </w:rPr>
        <w:t>D</w:t>
      </w:r>
      <w:r>
        <w:rPr>
          <w:sz w:val="24"/>
          <w:szCs w:val="24"/>
        </w:rPr>
        <w:t>ecode</w:t>
      </w:r>
      <w:r>
        <w:rPr>
          <w:rFonts w:hint="cs"/>
          <w:sz w:val="24"/>
          <w:szCs w:val="24"/>
          <w:rtl/>
        </w:rPr>
        <w:t xml:space="preserve"> במסד הנתונים</w:t>
      </w:r>
      <w:r>
        <w:rPr>
          <w:sz w:val="24"/>
          <w:szCs w:val="24"/>
          <w:rtl/>
        </w:rPr>
        <w:t>.</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AnimalMeasurementsMap</w:t>
      </w:r>
    </w:p>
    <w:p w:rsidR="00481634" w:rsidRDefault="00471D70" w:rsidP="00632FE7">
      <w:pPr>
        <w:bidi/>
      </w:pPr>
      <w:r>
        <w:rPr>
          <w:sz w:val="24"/>
          <w:szCs w:val="24"/>
          <w:rtl/>
        </w:rPr>
        <w:t xml:space="preserve">מחלקה זו יורשת ממחלקת </w:t>
      </w:r>
      <w:r w:rsidR="00632FE7">
        <w:rPr>
          <w:sz w:val="24"/>
          <w:szCs w:val="24"/>
        </w:rPr>
        <w:t>EntityMap</w:t>
      </w:r>
      <w:r>
        <w:rPr>
          <w:sz w:val="24"/>
          <w:szCs w:val="24"/>
          <w:rtl/>
        </w:rPr>
        <w:t xml:space="preserve"> ומגדירה את הקשר בין מחלקת </w:t>
      </w:r>
      <w:r w:rsidR="00632FE7">
        <w:rPr>
          <w:sz w:val="24"/>
          <w:szCs w:val="24"/>
        </w:rPr>
        <w:t>AnimalMeasurement</w:t>
      </w:r>
      <w:r>
        <w:rPr>
          <w:sz w:val="24"/>
          <w:szCs w:val="24"/>
          <w:rtl/>
        </w:rPr>
        <w:t xml:space="preserve"> לטבלת </w:t>
      </w:r>
      <w:r w:rsidR="00632FE7">
        <w:rPr>
          <w:sz w:val="24"/>
          <w:szCs w:val="24"/>
        </w:rPr>
        <w:t>AnimalMeasurement</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AnimalTypeDecodeMap</w:t>
      </w:r>
    </w:p>
    <w:p w:rsidR="00481634" w:rsidRDefault="00471D70" w:rsidP="00632FE7">
      <w:pPr>
        <w:bidi/>
      </w:pPr>
      <w:r>
        <w:rPr>
          <w:sz w:val="24"/>
          <w:szCs w:val="24"/>
          <w:rtl/>
        </w:rPr>
        <w:t xml:space="preserve">מחלקה זו יורשת ממחלקת </w:t>
      </w:r>
      <w:r w:rsidR="00632FE7">
        <w:rPr>
          <w:sz w:val="24"/>
          <w:szCs w:val="24"/>
        </w:rPr>
        <w:t>DecodeMap</w:t>
      </w:r>
      <w:r>
        <w:rPr>
          <w:sz w:val="24"/>
          <w:szCs w:val="24"/>
          <w:rtl/>
        </w:rPr>
        <w:t xml:space="preserve"> ומגדירה את הקשר בין מחלקת </w:t>
      </w:r>
      <w:r w:rsidR="00632FE7">
        <w:rPr>
          <w:sz w:val="24"/>
          <w:szCs w:val="24"/>
        </w:rPr>
        <w:t>AnimalTypeDecode</w:t>
      </w:r>
      <w:r>
        <w:rPr>
          <w:sz w:val="24"/>
          <w:szCs w:val="24"/>
          <w:rtl/>
        </w:rPr>
        <w:t xml:space="preserve"> לטבלת </w:t>
      </w:r>
      <w:r w:rsidR="00632FE7">
        <w:rPr>
          <w:sz w:val="24"/>
          <w:szCs w:val="24"/>
        </w:rPr>
        <w:t>AnimalTypeDecode</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Animal</w:t>
      </w:r>
      <w:r>
        <w:rPr>
          <w:rFonts w:hint="cs"/>
          <w:sz w:val="24"/>
          <w:szCs w:val="24"/>
          <w:rtl/>
        </w:rPr>
        <w:t xml:space="preserve"> </w:t>
      </w:r>
      <w:r>
        <w:rPr>
          <w:sz w:val="24"/>
          <w:szCs w:val="24"/>
          <w:rtl/>
        </w:rPr>
        <w:t xml:space="preserve">לטבלת </w:t>
      </w:r>
      <w:r>
        <w:rPr>
          <w:sz w:val="24"/>
          <w:szCs w:val="24"/>
        </w:rPr>
        <w:t>Animal</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DoctorMap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rFonts w:hint="cs"/>
          <w:sz w:val="24"/>
          <w:szCs w:val="24"/>
        </w:rPr>
        <w:t>D</w:t>
      </w:r>
      <w:r>
        <w:rPr>
          <w:sz w:val="24"/>
          <w:szCs w:val="24"/>
        </w:rPr>
        <w:t>octor</w:t>
      </w:r>
      <w:r>
        <w:rPr>
          <w:sz w:val="24"/>
          <w:szCs w:val="24"/>
          <w:rtl/>
        </w:rPr>
        <w:t xml:space="preserve"> לטבלת </w:t>
      </w:r>
      <w:r>
        <w:rPr>
          <w:sz w:val="24"/>
          <w:szCs w:val="24"/>
        </w:rPr>
        <w:t>Doctor</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GenderDecodeMap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GenderDecode</w:t>
      </w:r>
      <w:r>
        <w:rPr>
          <w:sz w:val="24"/>
          <w:szCs w:val="24"/>
          <w:rtl/>
        </w:rPr>
        <w:t xml:space="preserve"> לטבלת </w:t>
      </w:r>
      <w:r>
        <w:rPr>
          <w:sz w:val="24"/>
          <w:szCs w:val="24"/>
        </w:rPr>
        <w:t>GenderDecode</w:t>
      </w:r>
      <w:r>
        <w:rPr>
          <w:sz w:val="24"/>
          <w:szCs w:val="24"/>
          <w:rtl/>
        </w:rPr>
        <w:t xml:space="preserve"> </w:t>
      </w:r>
      <w:r>
        <w:rPr>
          <w:rFonts w:hint="cs"/>
          <w:sz w:val="24"/>
          <w:szCs w:val="24"/>
          <w:rtl/>
        </w:rPr>
        <w:t>ב</w:t>
      </w:r>
      <w:r>
        <w:rPr>
          <w:sz w:val="24"/>
          <w:szCs w:val="24"/>
          <w:rtl/>
        </w:rPr>
        <w:t>מסד הנתונים.</w:t>
      </w:r>
    </w:p>
    <w:p w:rsidR="00632FE7" w:rsidRDefault="00632FE7" w:rsidP="005B4BA2">
      <w:pPr>
        <w:bidi/>
        <w:rPr>
          <w:b/>
          <w:sz w:val="24"/>
          <w:szCs w:val="24"/>
          <w:rtl/>
        </w:rPr>
      </w:pPr>
    </w:p>
    <w:p w:rsidR="00481634" w:rsidRDefault="00471D70" w:rsidP="00632FE7">
      <w:pPr>
        <w:bidi/>
        <w:rPr>
          <w:rtl/>
        </w:rPr>
      </w:pPr>
      <w:r>
        <w:rPr>
          <w:b/>
          <w:sz w:val="24"/>
          <w:szCs w:val="24"/>
          <w:rtl/>
        </w:rPr>
        <w:t xml:space="preserve">מחלקת </w:t>
      </w:r>
      <w:r w:rsidR="005B4BA2" w:rsidRPr="00632FE7">
        <w:rPr>
          <w:b/>
          <w:sz w:val="24"/>
          <w:szCs w:val="24"/>
        </w:rPr>
        <w:t>AddressMap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Address</w:t>
      </w:r>
      <w:r>
        <w:rPr>
          <w:sz w:val="24"/>
          <w:szCs w:val="24"/>
          <w:rtl/>
        </w:rPr>
        <w:t xml:space="preserve"> לטבלת </w:t>
      </w:r>
      <w:r>
        <w:rPr>
          <w:sz w:val="24"/>
          <w:szCs w:val="24"/>
        </w:rPr>
        <w:t>Address</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OwnerMap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Owner</w:t>
      </w:r>
      <w:r>
        <w:rPr>
          <w:sz w:val="24"/>
          <w:szCs w:val="24"/>
          <w:rtl/>
        </w:rPr>
        <w:t xml:space="preserve"> לטבלת </w:t>
      </w:r>
      <w:r>
        <w:rPr>
          <w:sz w:val="24"/>
          <w:szCs w:val="24"/>
        </w:rPr>
        <w:t>Owner</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RecommendationMap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Recommendation</w:t>
      </w:r>
      <w:r>
        <w:rPr>
          <w:sz w:val="24"/>
          <w:szCs w:val="24"/>
          <w:rtl/>
        </w:rPr>
        <w:t xml:space="preserve"> לטבלת </w:t>
      </w:r>
      <w:r>
        <w:rPr>
          <w:sz w:val="24"/>
          <w:szCs w:val="24"/>
        </w:rPr>
        <w:t>Recommendation</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TreatmentMap</w:t>
      </w:r>
    </w:p>
    <w:p w:rsidR="00632FE7" w:rsidRDefault="00632FE7" w:rsidP="00632FE7">
      <w:pPr>
        <w:bidi/>
        <w:rPr>
          <w:rtl/>
        </w:rPr>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w:t>
      </w:r>
      <w:r>
        <w:rPr>
          <w:sz w:val="24"/>
          <w:szCs w:val="24"/>
          <w:rtl/>
        </w:rPr>
        <w:t xml:space="preserve"> לטבלת </w:t>
      </w:r>
      <w:r>
        <w:rPr>
          <w:sz w:val="24"/>
          <w:szCs w:val="24"/>
        </w:rPr>
        <w:t>Treatment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TreatmentReportMap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TreatmentReport</w:t>
      </w:r>
      <w:r>
        <w:rPr>
          <w:sz w:val="24"/>
          <w:szCs w:val="24"/>
          <w:rtl/>
        </w:rPr>
        <w:t xml:space="preserve"> לטבלת </w:t>
      </w:r>
      <w:r>
        <w:rPr>
          <w:sz w:val="24"/>
          <w:szCs w:val="24"/>
        </w:rPr>
        <w:t>TreatmentReport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TreatmentTypeDecodeMap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TreatmentTypeDecode</w:t>
      </w:r>
      <w:r>
        <w:rPr>
          <w:sz w:val="24"/>
          <w:szCs w:val="24"/>
          <w:rtl/>
        </w:rPr>
        <w:t xml:space="preserve"> לטבלת </w:t>
      </w:r>
      <w:r>
        <w:rPr>
          <w:sz w:val="24"/>
          <w:szCs w:val="24"/>
        </w:rPr>
        <w:t>TreatmentTypeDecode</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Pr="00C11C47" w:rsidRDefault="00471D70" w:rsidP="00F52774">
      <w:pPr>
        <w:pStyle w:val="Heading1"/>
        <w:bidi/>
        <w:rPr>
          <w:rPrChange w:id="281" w:author="ron gal" w:date="2017-03-04T17:52:00Z">
            <w:rPr/>
          </w:rPrChange>
        </w:rPr>
        <w:pPrChange w:id="282" w:author="Ron Gal" w:date="2017-03-05T23:21:00Z">
          <w:pPr>
            <w:bidi/>
          </w:pPr>
        </w:pPrChange>
      </w:pPr>
      <w:del w:id="283" w:author="ron gal" w:date="2017-03-04T17:56:00Z">
        <w:r w:rsidDel="00211E52">
          <w:rPr>
            <w:rtl/>
          </w:rPr>
          <w:delText xml:space="preserve">פרויקט </w:delText>
        </w:r>
      </w:del>
      <w:bookmarkStart w:id="284" w:name="_Toc476519715"/>
      <w:ins w:id="285" w:author="ron gal" w:date="2017-03-04T17:56:00Z">
        <w:r w:rsidR="00211E52">
          <w:rPr>
            <w:rFonts w:hint="cs"/>
            <w:rtl/>
          </w:rPr>
          <w:t>פרויקט הגישה ל</w:t>
        </w:r>
        <w:r w:rsidR="00211E52">
          <w:rPr>
            <w:rFonts w:hint="cs"/>
          </w:rPr>
          <w:t>DB</w:t>
        </w:r>
        <w:r w:rsidR="00211E52">
          <w:rPr>
            <w:rFonts w:hint="cs"/>
            <w:rtl/>
          </w:rPr>
          <w:t xml:space="preserve"> </w:t>
        </w:r>
      </w:ins>
      <w:del w:id="286" w:author="ron gal" w:date="2017-03-04T17:53:00Z">
        <w:r w:rsidDel="00FA561A">
          <w:rPr>
            <w:rtl/>
          </w:rPr>
          <w:delText>השירותים</w:delText>
        </w:r>
      </w:del>
      <w:del w:id="287" w:author="ron gal" w:date="2017-03-04T17:47:00Z">
        <w:r w:rsidDel="0052354F">
          <w:rPr>
            <w:rtl/>
          </w:rPr>
          <w:delText xml:space="preserve"> </w:delText>
        </w:r>
      </w:del>
      <w:del w:id="288" w:author="ron gal" w:date="2017-03-04T17:53:00Z">
        <w:r w:rsidDel="00FA561A">
          <w:rPr>
            <w:rtl/>
          </w:rPr>
          <w:delText>(</w:delText>
        </w:r>
      </w:del>
      <w:del w:id="289" w:author="ron gal" w:date="2017-03-04T14:24:00Z">
        <w:r w:rsidDel="004B53AE">
          <w:delText>PlaySimple)</w:delText>
        </w:r>
      </w:del>
      <w:ins w:id="290" w:author="ron gal" w:date="2017-03-04T17:56:00Z">
        <w:r w:rsidR="00211E52">
          <w:rPr>
            <w:rFonts w:hint="cs"/>
            <w:rtl/>
          </w:rPr>
          <w:t>(</w:t>
        </w:r>
        <w:r w:rsidR="00211E52">
          <w:rPr>
            <w:rFonts w:hint="cs"/>
          </w:rPr>
          <w:t>DAL</w:t>
        </w:r>
        <w:r w:rsidR="00211E52">
          <w:rPr>
            <w:rFonts w:hint="cs"/>
            <w:rtl/>
          </w:rPr>
          <w:t>)</w:t>
        </w:r>
      </w:ins>
      <w:bookmarkEnd w:id="284"/>
    </w:p>
    <w:p w:rsidR="005E277A" w:rsidRDefault="00471D70">
      <w:pPr>
        <w:bidi/>
        <w:pPrChange w:id="291" w:author="ron gal" w:date="2017-03-04T17:54:00Z">
          <w:pPr>
            <w:bidi/>
          </w:pPr>
        </w:pPrChange>
      </w:pPr>
      <w:r>
        <w:rPr>
          <w:sz w:val="24"/>
          <w:szCs w:val="24"/>
          <w:rtl/>
        </w:rPr>
        <w:t xml:space="preserve">פרויקט זה מהווה מימוש של שכבת </w:t>
      </w:r>
      <w:del w:id="292" w:author="ron gal" w:date="2017-03-04T17:53:00Z">
        <w:r w:rsidDel="00FA561A">
          <w:rPr>
            <w:sz w:val="24"/>
            <w:szCs w:val="24"/>
            <w:rtl/>
          </w:rPr>
          <w:delText>השירותים</w:delText>
        </w:r>
      </w:del>
      <w:ins w:id="293" w:author="ron gal" w:date="2017-03-04T17:53:00Z">
        <w:r w:rsidR="00FA561A">
          <w:rPr>
            <w:rFonts w:hint="cs"/>
            <w:sz w:val="24"/>
            <w:szCs w:val="24"/>
            <w:rtl/>
          </w:rPr>
          <w:t>הלוגיקה</w:t>
        </w:r>
      </w:ins>
      <w:r>
        <w:rPr>
          <w:sz w:val="24"/>
          <w:szCs w:val="24"/>
          <w:rtl/>
        </w:rPr>
        <w:t xml:space="preserve">. כל המחלקות בפרויקט זה נועדו, בצורה ישירה או עקיפה, כדי להנגיש את הפונקציונאליות הקיימת </w:t>
      </w:r>
      <w:del w:id="294" w:author="ron gal" w:date="2017-03-04T17:54:00Z">
        <w:r w:rsidDel="00FA561A">
          <w:rPr>
            <w:sz w:val="24"/>
            <w:szCs w:val="24"/>
            <w:rtl/>
          </w:rPr>
          <w:delText>בשכבת הלוגיקה ו</w:delText>
        </w:r>
      </w:del>
      <w:r>
        <w:rPr>
          <w:sz w:val="24"/>
          <w:szCs w:val="24"/>
          <w:rtl/>
        </w:rPr>
        <w:t xml:space="preserve">בשכבת הנתונים </w:t>
      </w:r>
      <w:del w:id="295" w:author="ron gal" w:date="2017-03-04T17:46:00Z">
        <w:r w:rsidDel="0052354F">
          <w:rPr>
            <w:sz w:val="24"/>
            <w:szCs w:val="24"/>
            <w:rtl/>
          </w:rPr>
          <w:delText>ל</w:delText>
        </w:r>
      </w:del>
      <w:del w:id="296" w:author="ron gal" w:date="2017-03-04T16:20:00Z">
        <w:r w:rsidDel="005E277A">
          <w:rPr>
            <w:sz w:val="24"/>
            <w:szCs w:val="24"/>
            <w:rtl/>
          </w:rPr>
          <w:delText>שכבת התצוגה</w:delText>
        </w:r>
      </w:del>
      <w:ins w:id="297" w:author="ron gal" w:date="2017-03-04T17:46:00Z">
        <w:r w:rsidR="0052354F">
          <w:rPr>
            <w:rFonts w:hint="cs"/>
            <w:sz w:val="24"/>
            <w:szCs w:val="24"/>
            <w:rtl/>
          </w:rPr>
          <w:t>לשכבת התצוגה</w:t>
        </w:r>
      </w:ins>
      <w:ins w:id="298" w:author="ron gal" w:date="2017-03-04T16:21:00Z">
        <w:r w:rsidR="000A49C2">
          <w:rPr>
            <w:rFonts w:hint="cs"/>
            <w:sz w:val="24"/>
            <w:szCs w:val="24"/>
            <w:rtl/>
          </w:rPr>
          <w:t xml:space="preserve">. </w:t>
        </w:r>
      </w:ins>
      <w:del w:id="299" w:author="ron gal" w:date="2017-03-04T16:21:00Z">
        <w:r w:rsidDel="000A49C2">
          <w:rPr>
            <w:sz w:val="24"/>
            <w:szCs w:val="24"/>
            <w:rtl/>
          </w:rPr>
          <w:delText xml:space="preserve">. </w:delText>
        </w:r>
      </w:del>
    </w:p>
    <w:p w:rsidR="00481634" w:rsidRDefault="00481634">
      <w:pPr>
        <w:bidi/>
      </w:pPr>
    </w:p>
    <w:p w:rsidR="00481634" w:rsidDel="00A5188F" w:rsidRDefault="00471D70">
      <w:pPr>
        <w:bidi/>
        <w:rPr>
          <w:moveFrom w:id="300" w:author="ron gal" w:date="2017-03-04T17:52:00Z"/>
        </w:rPr>
      </w:pPr>
      <w:moveFromRangeStart w:id="301" w:author="ron gal" w:date="2017-03-04T17:52:00Z" w:name="move476413258"/>
      <w:moveFrom w:id="302" w:author="ron gal" w:date="2017-03-04T17:52:00Z">
        <w:r w:rsidDel="00A5188F">
          <w:rPr>
            <w:sz w:val="28"/>
            <w:szCs w:val="28"/>
            <w:rtl/>
          </w:rPr>
          <w:t>נינג'קט (</w:t>
        </w:r>
        <w:r w:rsidDel="00A5188F">
          <w:rPr>
            <w:sz w:val="28"/>
            <w:szCs w:val="28"/>
          </w:rPr>
          <w:t>Ninject IoC Container</w:t>
        </w:r>
        <w:r w:rsidDel="00A5188F">
          <w:rPr>
            <w:sz w:val="28"/>
            <w:szCs w:val="28"/>
            <w:rtl/>
          </w:rPr>
          <w:t>)</w:t>
        </w:r>
      </w:moveFrom>
    </w:p>
    <w:p w:rsidR="00481634" w:rsidDel="00A5188F" w:rsidRDefault="00471D70">
      <w:pPr>
        <w:bidi/>
        <w:rPr>
          <w:moveFrom w:id="303" w:author="ron gal" w:date="2017-03-04T17:52:00Z"/>
        </w:rPr>
      </w:pPr>
      <w:moveFrom w:id="304" w:author="ron gal" w:date="2017-03-04T17:52:00Z">
        <w:r w:rsidDel="00A5188F">
          <w:rPr>
            <w:sz w:val="24"/>
            <w:szCs w:val="24"/>
            <w:rtl/>
          </w:rPr>
          <w:t xml:space="preserve">נינג'קט הוא פרויקט </w:t>
        </w:r>
        <w:r w:rsidDel="00A5188F">
          <w:rPr>
            <w:sz w:val="24"/>
            <w:szCs w:val="24"/>
          </w:rPr>
          <w:t>open source</w:t>
        </w:r>
        <w:r w:rsidDel="00A5188F">
          <w:rPr>
            <w:sz w:val="24"/>
            <w:szCs w:val="24"/>
            <w:rtl/>
          </w:rPr>
          <w:t xml:space="preserve"> שנועד להזרקת אובייקטים (והתלויות שלהם). אנו נשתמש בנינג'קט בכדי לממש את עקרון היפוך התלויות (</w:t>
        </w:r>
        <w:r w:rsidDel="00A5188F">
          <w:rPr>
            <w:sz w:val="24"/>
            <w:szCs w:val="24"/>
          </w:rPr>
          <w:t>Dependency Inversion</w:t>
        </w:r>
        <w:r w:rsidDel="00A5188F">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sidDel="00A5188F">
          <w:rPr>
            <w:sz w:val="24"/>
            <w:szCs w:val="24"/>
          </w:rPr>
          <w:t>Ninject</w:t>
        </w:r>
        <w:r w:rsidDel="00A5188F">
          <w:rPr>
            <w:sz w:val="24"/>
            <w:szCs w:val="24"/>
            <w:rtl/>
          </w:rPr>
          <w:t xml:space="preserve"> בעזרת התשתית של </w:t>
        </w:r>
        <w:r w:rsidDel="00A5188F">
          <w:rPr>
            <w:sz w:val="24"/>
            <w:szCs w:val="24"/>
          </w:rPr>
          <w:t>Web API</w:t>
        </w:r>
        <w:r w:rsidDel="00A5188F">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sidDel="00A5188F">
          <w:rPr>
            <w:sz w:val="24"/>
            <w:szCs w:val="24"/>
          </w:rPr>
          <w:t>Singleton</w:t>
        </w:r>
        <w:r w:rsidDel="00A5188F">
          <w:rPr>
            <w:sz w:val="24"/>
            <w:szCs w:val="24"/>
            <w:rtl/>
          </w:rPr>
          <w:t xml:space="preserve"> וכך בקשות נשנות לאותו אובייקט יחזירו את אותו עצם. ניתן גם להגדיר שאובייקט מסויים יהיה </w:t>
        </w:r>
        <w:r w:rsidDel="00A5188F">
          <w:rPr>
            <w:sz w:val="24"/>
            <w:szCs w:val="24"/>
          </w:rPr>
          <w:t>Singleton</w:t>
        </w:r>
        <w:r w:rsidDel="00A5188F">
          <w:rPr>
            <w:sz w:val="24"/>
            <w:szCs w:val="24"/>
            <w:rtl/>
          </w:rPr>
          <w:t xml:space="preserve"> ברמת הבקשה (נשתמש ביכולת זו לצורך ניהול ה-</w:t>
        </w:r>
        <w:r w:rsidDel="00A5188F">
          <w:rPr>
            <w:sz w:val="24"/>
            <w:szCs w:val="24"/>
          </w:rPr>
          <w:t>Session</w:t>
        </w:r>
        <w:r w:rsidDel="00A5188F">
          <w:rPr>
            <w:sz w:val="24"/>
            <w:szCs w:val="24"/>
            <w:rtl/>
          </w:rPr>
          <w:t xml:space="preserve"> של </w:t>
        </w:r>
        <w:r w:rsidDel="00A5188F">
          <w:rPr>
            <w:sz w:val="24"/>
            <w:szCs w:val="24"/>
          </w:rPr>
          <w:t>Nhibernate</w:t>
        </w:r>
        <w:r w:rsidDel="00A5188F">
          <w:rPr>
            <w:sz w:val="24"/>
            <w:szCs w:val="24"/>
            <w:rtl/>
          </w:rPr>
          <w:t>).</w:t>
        </w:r>
      </w:moveFrom>
    </w:p>
    <w:p w:rsidR="00481634" w:rsidDel="00A5188F" w:rsidRDefault="00481634">
      <w:pPr>
        <w:bidi/>
        <w:rPr>
          <w:moveFrom w:id="305" w:author="ron gal" w:date="2017-03-04T17:52:00Z"/>
        </w:rPr>
      </w:pPr>
    </w:p>
    <w:p w:rsidR="00481634" w:rsidDel="00A5188F" w:rsidRDefault="00471D70">
      <w:pPr>
        <w:bidi/>
        <w:rPr>
          <w:moveFrom w:id="306" w:author="ron gal" w:date="2017-03-04T17:52:00Z"/>
        </w:rPr>
      </w:pPr>
      <w:moveFrom w:id="307" w:author="ron gal" w:date="2017-03-04T17:52:00Z">
        <w:r w:rsidDel="00A5188F">
          <w:rPr>
            <w:b/>
            <w:sz w:val="24"/>
            <w:szCs w:val="24"/>
            <w:rtl/>
          </w:rPr>
          <w:t xml:space="preserve">מחלקת </w:t>
        </w:r>
        <w:r w:rsidDel="00A5188F">
          <w:rPr>
            <w:b/>
            <w:sz w:val="24"/>
            <w:szCs w:val="24"/>
          </w:rPr>
          <w:t>NinjectWebCommon</w:t>
        </w:r>
        <w:r w:rsidDel="00A5188F">
          <w:rPr>
            <w:b/>
            <w:sz w:val="24"/>
            <w:szCs w:val="24"/>
            <w:rtl/>
          </w:rPr>
          <w:t xml:space="preserve"> (תחת </w:t>
        </w:r>
        <w:r w:rsidDel="00A5188F">
          <w:rPr>
            <w:b/>
            <w:sz w:val="24"/>
            <w:szCs w:val="24"/>
          </w:rPr>
          <w:t>App_Start</w:t>
        </w:r>
        <w:r w:rsidDel="00A5188F">
          <w:rPr>
            <w:b/>
            <w:sz w:val="24"/>
            <w:szCs w:val="24"/>
            <w:rtl/>
          </w:rPr>
          <w:t>)</w:t>
        </w:r>
      </w:moveFrom>
    </w:p>
    <w:p w:rsidR="00481634" w:rsidDel="00A5188F" w:rsidRDefault="00471D70">
      <w:pPr>
        <w:bidi/>
        <w:rPr>
          <w:moveFrom w:id="308" w:author="ron gal" w:date="2017-03-04T17:52:00Z"/>
        </w:rPr>
      </w:pPr>
      <w:moveFrom w:id="309" w:author="ron gal" w:date="2017-03-04T17:52:00Z">
        <w:r w:rsidDel="00A5188F">
          <w:rPr>
            <w:sz w:val="24"/>
            <w:szCs w:val="24"/>
            <w:rtl/>
          </w:rPr>
          <w:t>מחלקה זו נוצרת באופן אוטומטית עם התקנת חבילת ה-</w:t>
        </w:r>
        <w:r w:rsidDel="00A5188F">
          <w:rPr>
            <w:sz w:val="24"/>
            <w:szCs w:val="24"/>
          </w:rPr>
          <w:t>Nuget</w:t>
        </w:r>
        <w:r w:rsidDel="00A5188F">
          <w:rPr>
            <w:sz w:val="24"/>
            <w:szCs w:val="24"/>
            <w:rtl/>
          </w:rPr>
          <w:t xml:space="preserve"> של </w:t>
        </w:r>
        <w:r w:rsidDel="00A5188F">
          <w:rPr>
            <w:sz w:val="24"/>
            <w:szCs w:val="24"/>
          </w:rPr>
          <w:t>Ninject</w:t>
        </w:r>
        <w:r w:rsidDel="00A5188F">
          <w:rPr>
            <w:sz w:val="24"/>
            <w:szCs w:val="24"/>
            <w:rtl/>
          </w:rPr>
          <w:t xml:space="preserve"> עבור </w:t>
        </w:r>
        <w:r w:rsidDel="00A5188F">
          <w:rPr>
            <w:sz w:val="24"/>
            <w:szCs w:val="24"/>
          </w:rPr>
          <w:t>Web API</w:t>
        </w:r>
        <w:r w:rsidDel="00A5188F">
          <w:rPr>
            <w:sz w:val="24"/>
            <w:szCs w:val="24"/>
            <w:rtl/>
          </w:rPr>
          <w:t xml:space="preserve">. היא מכילה את הפונקציונאליות הכרוכה באתחול של </w:t>
        </w:r>
        <w:r w:rsidDel="00A5188F">
          <w:rPr>
            <w:sz w:val="24"/>
            <w:szCs w:val="24"/>
          </w:rPr>
          <w:t>Ninject</w:t>
        </w:r>
        <w:r w:rsidDel="00A5188F">
          <w:rPr>
            <w:sz w:val="24"/>
            <w:szCs w:val="24"/>
            <w:rtl/>
          </w:rPr>
          <w:t xml:space="preserve"> ובניקוי הזכרון בעת עצירת הפרויקט. לא נפרט כאן על דרך פעולת מחלקה זו, יש לעיין באתר של </w:t>
        </w:r>
        <w:r w:rsidDel="00A5188F">
          <w:rPr>
            <w:sz w:val="24"/>
            <w:szCs w:val="24"/>
          </w:rPr>
          <w:t>Ninject</w:t>
        </w:r>
        <w:r w:rsidDel="00A5188F">
          <w:rPr>
            <w:sz w:val="24"/>
            <w:szCs w:val="24"/>
            <w:rtl/>
          </w:rPr>
          <w:t xml:space="preserve"> לפרטים נוספים. </w:t>
        </w:r>
      </w:moveFrom>
    </w:p>
    <w:p w:rsidR="00481634" w:rsidDel="00A5188F" w:rsidRDefault="00471D70">
      <w:pPr>
        <w:bidi/>
        <w:rPr>
          <w:moveFrom w:id="310" w:author="ron gal" w:date="2017-03-04T17:52:00Z"/>
        </w:rPr>
      </w:pPr>
      <w:moveFrom w:id="311" w:author="ron gal" w:date="2017-03-04T17:52:00Z">
        <w:r w:rsidDel="00A5188F">
          <w:rPr>
            <w:sz w:val="24"/>
            <w:szCs w:val="24"/>
            <w:rtl/>
          </w:rPr>
          <w:t xml:space="preserve">נעיר רק כי במחלקה זו תחת הפונקציה </w:t>
        </w:r>
        <w:r w:rsidDel="00A5188F">
          <w:rPr>
            <w:sz w:val="24"/>
            <w:szCs w:val="24"/>
          </w:rPr>
          <w:t>RegisterServices</w:t>
        </w:r>
        <w:r w:rsidDel="00A5188F">
          <w:rPr>
            <w:sz w:val="24"/>
            <w:szCs w:val="24"/>
            <w:rtl/>
          </w:rPr>
          <w:t xml:space="preserve"> נתאחל את מחלקת </w:t>
        </w:r>
        <w:r w:rsidDel="00A5188F">
          <w:rPr>
            <w:sz w:val="24"/>
            <w:szCs w:val="24"/>
          </w:rPr>
          <w:t>NinjectConfigurator</w:t>
        </w:r>
        <w:r w:rsidDel="00A5188F">
          <w:rPr>
            <w:sz w:val="24"/>
            <w:szCs w:val="24"/>
            <w:rtl/>
          </w:rPr>
          <w:t xml:space="preserve"> אשר תוסיף את כל האובייקטים הרלוונטים ל-</w:t>
        </w:r>
        <w:r w:rsidDel="00A5188F">
          <w:rPr>
            <w:sz w:val="24"/>
            <w:szCs w:val="24"/>
          </w:rPr>
          <w:t>IoC</w:t>
        </w:r>
        <w:r w:rsidDel="00A5188F">
          <w:rPr>
            <w:sz w:val="24"/>
            <w:szCs w:val="24"/>
            <w:rtl/>
          </w:rPr>
          <w:t xml:space="preserve">.  בנוסף, תחת הפונקציה </w:t>
        </w:r>
        <w:r w:rsidDel="00A5188F">
          <w:rPr>
            <w:sz w:val="24"/>
            <w:szCs w:val="24"/>
          </w:rPr>
          <w:t>Start</w:t>
        </w:r>
        <w:r w:rsidDel="00A5188F">
          <w:rPr>
            <w:sz w:val="24"/>
            <w:szCs w:val="24"/>
            <w:rtl/>
          </w:rPr>
          <w:t xml:space="preserve"> נגדיר ל-</w:t>
        </w:r>
        <w:r w:rsidDel="00A5188F">
          <w:rPr>
            <w:sz w:val="24"/>
            <w:szCs w:val="24"/>
          </w:rPr>
          <w:t>Web API</w:t>
        </w:r>
        <w:r w:rsidDel="00A5188F">
          <w:rPr>
            <w:sz w:val="24"/>
            <w:szCs w:val="24"/>
            <w:rtl/>
          </w:rPr>
          <w:t xml:space="preserve"> להשתמש ב-</w:t>
        </w:r>
        <w:r w:rsidDel="00A5188F">
          <w:rPr>
            <w:sz w:val="24"/>
            <w:szCs w:val="24"/>
          </w:rPr>
          <w:t>Ninject IoC</w:t>
        </w:r>
        <w:r w:rsidDel="00A5188F">
          <w:rPr>
            <w:sz w:val="24"/>
            <w:szCs w:val="24"/>
            <w:rtl/>
          </w:rPr>
          <w:t xml:space="preserve"> לצורך הזרקת אובייקטים בעזרת קביעת ה-</w:t>
        </w:r>
        <w:r w:rsidDel="00A5188F">
          <w:rPr>
            <w:sz w:val="24"/>
            <w:szCs w:val="24"/>
          </w:rPr>
          <w:t>DependencyResoler</w:t>
        </w:r>
        <w:r w:rsidDel="00A5188F">
          <w:rPr>
            <w:sz w:val="24"/>
            <w:szCs w:val="24"/>
            <w:rtl/>
          </w:rPr>
          <w:t xml:space="preserve"> של </w:t>
        </w:r>
        <w:r w:rsidDel="00A5188F">
          <w:rPr>
            <w:sz w:val="24"/>
            <w:szCs w:val="24"/>
          </w:rPr>
          <w:t>Web API</w:t>
        </w:r>
        <w:r w:rsidDel="00A5188F">
          <w:rPr>
            <w:sz w:val="24"/>
            <w:szCs w:val="24"/>
            <w:rtl/>
          </w:rPr>
          <w:t xml:space="preserve"> להיות אובייקט מסוג </w:t>
        </w:r>
        <w:r w:rsidDel="00A5188F">
          <w:rPr>
            <w:sz w:val="24"/>
            <w:szCs w:val="24"/>
          </w:rPr>
          <w:t>NinjectDependencyResoler.</w:t>
        </w:r>
      </w:moveFrom>
    </w:p>
    <w:p w:rsidR="00481634" w:rsidDel="00A5188F" w:rsidRDefault="00471D70">
      <w:pPr>
        <w:bidi/>
        <w:rPr>
          <w:moveFrom w:id="312" w:author="ron gal" w:date="2017-03-04T17:52:00Z"/>
        </w:rPr>
      </w:pPr>
      <w:moveFrom w:id="313" w:author="ron gal" w:date="2017-03-04T17:52:00Z">
        <w:r w:rsidDel="00A5188F">
          <w:rPr>
            <w:b/>
            <w:sz w:val="24"/>
            <w:szCs w:val="24"/>
          </w:rPr>
          <w:br/>
        </w:r>
        <w:r w:rsidDel="00A5188F">
          <w:rPr>
            <w:b/>
            <w:sz w:val="24"/>
            <w:szCs w:val="24"/>
            <w:rtl/>
          </w:rPr>
          <w:t xml:space="preserve">מחלקת </w:t>
        </w:r>
        <w:r w:rsidDel="00A5188F">
          <w:rPr>
            <w:b/>
            <w:sz w:val="24"/>
            <w:szCs w:val="24"/>
          </w:rPr>
          <w:t>NinjectDependencyResolver</w:t>
        </w:r>
      </w:moveFrom>
    </w:p>
    <w:p w:rsidR="00481634" w:rsidDel="00A5188F" w:rsidRDefault="00471D70">
      <w:pPr>
        <w:bidi/>
        <w:rPr>
          <w:moveFrom w:id="314" w:author="ron gal" w:date="2017-03-04T17:52:00Z"/>
        </w:rPr>
      </w:pPr>
      <w:moveFrom w:id="315" w:author="ron gal" w:date="2017-03-04T17:52:00Z">
        <w:r w:rsidDel="00A5188F">
          <w:rPr>
            <w:sz w:val="24"/>
            <w:szCs w:val="24"/>
            <w:rtl/>
          </w:rPr>
          <w:t xml:space="preserve">מחלקה זו מממשת את הממשק </w:t>
        </w:r>
        <w:r w:rsidDel="00A5188F">
          <w:rPr>
            <w:sz w:val="24"/>
            <w:szCs w:val="24"/>
          </w:rPr>
          <w:t>IDependencyResolver</w:t>
        </w:r>
        <w:r w:rsidDel="00A5188F">
          <w:rPr>
            <w:sz w:val="24"/>
            <w:szCs w:val="24"/>
            <w:rtl/>
          </w:rPr>
          <w:t xml:space="preserve"> של </w:t>
        </w:r>
        <w:r w:rsidDel="00A5188F">
          <w:rPr>
            <w:sz w:val="24"/>
            <w:szCs w:val="24"/>
          </w:rPr>
          <w:t>Net</w:t>
        </w:r>
        <w:r w:rsidDel="00A5188F">
          <w:rPr>
            <w:sz w:val="24"/>
            <w:szCs w:val="24"/>
            <w:rtl/>
          </w:rPr>
          <w:t>. ויודעת לתשאל את ה-</w:t>
        </w:r>
        <w:r w:rsidDel="00A5188F">
          <w:rPr>
            <w:sz w:val="24"/>
            <w:szCs w:val="24"/>
          </w:rPr>
          <w:t>IoC</w:t>
        </w:r>
        <w:r w:rsidDel="00A5188F">
          <w:rPr>
            <w:sz w:val="24"/>
            <w:szCs w:val="24"/>
            <w:rtl/>
          </w:rPr>
          <w:t xml:space="preserve"> לצורך שליפת אובייקט או רשימה של אובייקטים מממנו לפי סוג המחלקה מבוקש. המחלקה מכילה את הפונקציות הבאות:</w:t>
        </w:r>
      </w:moveFrom>
    </w:p>
    <w:p w:rsidR="00481634" w:rsidDel="00A5188F" w:rsidRDefault="00481634">
      <w:pPr>
        <w:bidi/>
        <w:rPr>
          <w:moveFrom w:id="316" w:author="ron gal" w:date="2017-03-04T17:52:00Z"/>
        </w:rPr>
      </w:pPr>
    </w:p>
    <w:p w:rsidR="00481634" w:rsidDel="00A5188F" w:rsidRDefault="00471D70">
      <w:pPr>
        <w:rPr>
          <w:moveFrom w:id="317" w:author="ron gal" w:date="2017-03-04T17:52:00Z"/>
        </w:rPr>
      </w:pPr>
      <w:moveFrom w:id="318" w:author="ron gal" w:date="2017-03-04T17:52:00Z">
        <w:r w:rsidDel="00A5188F">
          <w:rPr>
            <w:sz w:val="24"/>
            <w:szCs w:val="24"/>
          </w:rPr>
          <w:t>public object GetService(Type serviceType)</w:t>
        </w:r>
      </w:moveFrom>
    </w:p>
    <w:p w:rsidR="00481634" w:rsidDel="00A5188F" w:rsidRDefault="00481634">
      <w:pPr>
        <w:rPr>
          <w:moveFrom w:id="319" w:author="ron gal" w:date="2017-03-04T17:52:00Z"/>
        </w:rPr>
      </w:pPr>
    </w:p>
    <w:p w:rsidR="00481634" w:rsidDel="00A5188F" w:rsidRDefault="00471D70">
      <w:pPr>
        <w:rPr>
          <w:moveFrom w:id="320" w:author="ron gal" w:date="2017-03-04T17:52:00Z"/>
        </w:rPr>
      </w:pPr>
      <w:moveFrom w:id="321" w:author="ron gal" w:date="2017-03-04T17:52:00Z">
        <w:r w:rsidDel="00A5188F">
          <w:rPr>
            <w:sz w:val="24"/>
            <w:szCs w:val="24"/>
          </w:rPr>
          <w:t>public IEnumerable&lt;object&gt; GetServices(Type serviceType)</w:t>
        </w:r>
      </w:moveFrom>
    </w:p>
    <w:p w:rsidR="00481634" w:rsidDel="00A5188F" w:rsidRDefault="00481634">
      <w:pPr>
        <w:rPr>
          <w:moveFrom w:id="322" w:author="ron gal" w:date="2017-03-04T17:52:00Z"/>
        </w:rPr>
      </w:pPr>
    </w:p>
    <w:p w:rsidR="00481634" w:rsidDel="00A5188F" w:rsidRDefault="00471D70">
      <w:pPr>
        <w:rPr>
          <w:moveFrom w:id="323" w:author="ron gal" w:date="2017-03-04T17:52:00Z"/>
        </w:rPr>
      </w:pPr>
      <w:moveFrom w:id="324" w:author="ron gal" w:date="2017-03-04T17:52:00Z">
        <w:r w:rsidDel="00A5188F">
          <w:rPr>
            <w:sz w:val="24"/>
            <w:szCs w:val="24"/>
          </w:rPr>
          <w:t>public IDependencyScope BeginScope()</w:t>
        </w:r>
      </w:moveFrom>
    </w:p>
    <w:p w:rsidR="00481634" w:rsidDel="00A5188F" w:rsidRDefault="00481634">
      <w:pPr>
        <w:rPr>
          <w:moveFrom w:id="325" w:author="ron gal" w:date="2017-03-04T17:52:00Z"/>
        </w:rPr>
      </w:pPr>
    </w:p>
    <w:p w:rsidR="00481634" w:rsidDel="00A5188F" w:rsidRDefault="00471D70">
      <w:pPr>
        <w:rPr>
          <w:moveFrom w:id="326" w:author="ron gal" w:date="2017-03-04T17:52:00Z"/>
        </w:rPr>
      </w:pPr>
      <w:moveFrom w:id="327" w:author="ron gal" w:date="2017-03-04T17:52:00Z">
        <w:r w:rsidDel="00A5188F">
          <w:rPr>
            <w:sz w:val="24"/>
            <w:szCs w:val="24"/>
          </w:rPr>
          <w:t>public void Dispose()</w:t>
        </w:r>
      </w:moveFrom>
    </w:p>
    <w:p w:rsidR="00481634" w:rsidDel="00A5188F" w:rsidRDefault="00481634">
      <w:pPr>
        <w:rPr>
          <w:moveFrom w:id="328" w:author="ron gal" w:date="2017-03-04T17:52:00Z"/>
        </w:rPr>
      </w:pPr>
    </w:p>
    <w:p w:rsidR="00481634" w:rsidDel="00A5188F" w:rsidRDefault="00481634">
      <w:pPr>
        <w:bidi/>
        <w:rPr>
          <w:moveFrom w:id="329" w:author="ron gal" w:date="2017-03-04T17:52:00Z"/>
        </w:rPr>
      </w:pPr>
    </w:p>
    <w:p w:rsidR="00481634" w:rsidDel="00A5188F" w:rsidRDefault="00471D70">
      <w:pPr>
        <w:rPr>
          <w:moveFrom w:id="330" w:author="ron gal" w:date="2017-03-04T17:52:00Z"/>
        </w:rPr>
      </w:pPr>
      <w:moveFrom w:id="331" w:author="ron gal" w:date="2017-03-04T17:52:00Z">
        <w:r w:rsidDel="00A5188F">
          <w:br w:type="page"/>
        </w:r>
      </w:moveFrom>
    </w:p>
    <w:p w:rsidR="00481634" w:rsidDel="00A5188F" w:rsidRDefault="00481634">
      <w:pPr>
        <w:bidi/>
        <w:rPr>
          <w:moveFrom w:id="332" w:author="ron gal" w:date="2017-03-04T17:52:00Z"/>
        </w:rPr>
      </w:pPr>
    </w:p>
    <w:p w:rsidR="00481634" w:rsidDel="00A5188F" w:rsidRDefault="00471D70">
      <w:pPr>
        <w:bidi/>
        <w:rPr>
          <w:moveFrom w:id="333" w:author="ron gal" w:date="2017-03-04T17:52:00Z"/>
        </w:rPr>
      </w:pPr>
      <w:moveFrom w:id="334" w:author="ron gal" w:date="2017-03-04T17:52:00Z">
        <w:r w:rsidDel="00A5188F">
          <w:rPr>
            <w:b/>
            <w:sz w:val="24"/>
            <w:szCs w:val="24"/>
            <w:rtl/>
          </w:rPr>
          <w:t xml:space="preserve">מחלקת </w:t>
        </w:r>
        <w:r w:rsidDel="00A5188F">
          <w:rPr>
            <w:b/>
            <w:sz w:val="24"/>
            <w:szCs w:val="24"/>
          </w:rPr>
          <w:t>NinjectConfigurator</w:t>
        </w:r>
      </w:moveFrom>
    </w:p>
    <w:p w:rsidR="00481634" w:rsidDel="00A5188F" w:rsidRDefault="00471D70">
      <w:pPr>
        <w:bidi/>
        <w:rPr>
          <w:moveFrom w:id="335" w:author="ron gal" w:date="2017-03-04T17:52:00Z"/>
        </w:rPr>
      </w:pPr>
      <w:moveFrom w:id="336" w:author="ron gal" w:date="2017-03-04T17:52:00Z">
        <w:r w:rsidDel="00A5188F">
          <w:rPr>
            <w:sz w:val="24"/>
            <w:szCs w:val="24"/>
            <w:rtl/>
          </w:rPr>
          <w:t>מחלקה זו אחראית על רישום כל האובייקטים ב-</w:t>
        </w:r>
        <w:r w:rsidDel="00A5188F">
          <w:rPr>
            <w:sz w:val="24"/>
            <w:szCs w:val="24"/>
          </w:rPr>
          <w:t>Ninject IoC</w:t>
        </w:r>
        <w:r w:rsidDel="00A5188F">
          <w:rPr>
            <w:sz w:val="24"/>
            <w:szCs w:val="24"/>
            <w:rtl/>
          </w:rPr>
          <w:t xml:space="preserve"> בעזרת קריאה למתודה </w:t>
        </w:r>
        <w:r w:rsidDel="00A5188F">
          <w:rPr>
            <w:sz w:val="24"/>
            <w:szCs w:val="24"/>
          </w:rPr>
          <w:t>Configure</w:t>
        </w:r>
        <w:r w:rsidDel="00A5188F">
          <w:rPr>
            <w:sz w:val="24"/>
            <w:szCs w:val="24"/>
            <w:rtl/>
          </w:rPr>
          <w:t>. מתודה זו קוראת ל-</w:t>
        </w:r>
        <w:r w:rsidDel="00A5188F">
          <w:rPr>
            <w:sz w:val="24"/>
            <w:szCs w:val="24"/>
          </w:rPr>
          <w:t>AddBindings</w:t>
        </w:r>
        <w:r w:rsidDel="00A5188F">
          <w:rPr>
            <w:sz w:val="24"/>
            <w:szCs w:val="24"/>
            <w:rtl/>
          </w:rPr>
          <w:t xml:space="preserve"> אשר רושמת בפועל את כל סוגי המחלקות. בין המחלקות אשר יירשמו ב-</w:t>
        </w:r>
        <w:r w:rsidDel="00A5188F">
          <w:rPr>
            <w:sz w:val="24"/>
            <w:szCs w:val="24"/>
          </w:rPr>
          <w:t>IoC</w:t>
        </w:r>
        <w:r w:rsidDel="00A5188F">
          <w:rPr>
            <w:sz w:val="24"/>
            <w:szCs w:val="24"/>
            <w:rtl/>
          </w:rPr>
          <w:t xml:space="preserve"> יהיו ה-</w:t>
        </w:r>
        <w:r w:rsidDel="00A5188F">
          <w:rPr>
            <w:sz w:val="24"/>
            <w:szCs w:val="24"/>
          </w:rPr>
          <w:t>SessionFactory</w:t>
        </w:r>
        <w:r w:rsidDel="00A5188F">
          <w:rPr>
            <w:sz w:val="24"/>
            <w:szCs w:val="24"/>
            <w:rtl/>
          </w:rPr>
          <w:t xml:space="preserve"> של </w:t>
        </w:r>
        <w:r w:rsidDel="00A5188F">
          <w:rPr>
            <w:sz w:val="24"/>
            <w:szCs w:val="24"/>
          </w:rPr>
          <w:t>Nhibernate</w:t>
        </w:r>
        <w:r w:rsidDel="00A5188F">
          <w:rPr>
            <w:sz w:val="24"/>
            <w:szCs w:val="24"/>
            <w:rtl/>
          </w:rPr>
          <w:t xml:space="preserve"> - אובייקט אשר יודע לייצר עצמים מסוג </w:t>
        </w:r>
        <w:r w:rsidDel="00A5188F">
          <w:rPr>
            <w:sz w:val="24"/>
            <w:szCs w:val="24"/>
          </w:rPr>
          <w:t>Session</w:t>
        </w:r>
        <w:r w:rsidDel="00A5188F">
          <w:rPr>
            <w:sz w:val="24"/>
            <w:szCs w:val="24"/>
            <w:rtl/>
          </w:rPr>
          <w:t xml:space="preserve"> של </w:t>
        </w:r>
        <w:r w:rsidDel="00A5188F">
          <w:rPr>
            <w:sz w:val="24"/>
            <w:szCs w:val="24"/>
          </w:rPr>
          <w:t>Nhibernate</w:t>
        </w:r>
        <w:r w:rsidDel="00A5188F">
          <w:rPr>
            <w:sz w:val="24"/>
            <w:szCs w:val="24"/>
            <w:rtl/>
          </w:rPr>
          <w:t xml:space="preserve"> ומתודה אשר תייצר </w:t>
        </w:r>
        <w:r w:rsidDel="00A5188F">
          <w:rPr>
            <w:sz w:val="24"/>
            <w:szCs w:val="24"/>
          </w:rPr>
          <w:t>Session</w:t>
        </w:r>
        <w:r w:rsidDel="00A5188F">
          <w:rPr>
            <w:sz w:val="24"/>
            <w:szCs w:val="24"/>
            <w:rtl/>
          </w:rPr>
          <w:t xml:space="preserve"> ייחודי עבור כל בקשה. המחלקה מכילה את הפונקציות הבאות:</w:t>
        </w:r>
      </w:moveFrom>
    </w:p>
    <w:p w:rsidR="00481634" w:rsidDel="00A5188F" w:rsidRDefault="00481634">
      <w:pPr>
        <w:bidi/>
        <w:rPr>
          <w:moveFrom w:id="337" w:author="ron gal" w:date="2017-03-04T17:52:00Z"/>
        </w:rPr>
      </w:pPr>
    </w:p>
    <w:p w:rsidR="00481634" w:rsidDel="00A5188F" w:rsidRDefault="00471D70">
      <w:pPr>
        <w:rPr>
          <w:moveFrom w:id="338" w:author="ron gal" w:date="2017-03-04T17:52:00Z"/>
        </w:rPr>
      </w:pPr>
      <w:moveFrom w:id="339" w:author="ron gal" w:date="2017-03-04T17:52:00Z">
        <w:r w:rsidDel="00A5188F">
          <w:rPr>
            <w:sz w:val="24"/>
            <w:szCs w:val="24"/>
          </w:rPr>
          <w:t>public void Configure(IKernel container)</w:t>
        </w:r>
      </w:moveFrom>
    </w:p>
    <w:p w:rsidR="00481634" w:rsidDel="00A5188F" w:rsidRDefault="00481634">
      <w:pPr>
        <w:rPr>
          <w:moveFrom w:id="340" w:author="ron gal" w:date="2017-03-04T17:52:00Z"/>
        </w:rPr>
      </w:pPr>
    </w:p>
    <w:p w:rsidR="00481634" w:rsidDel="00A5188F" w:rsidRDefault="00471D70">
      <w:pPr>
        <w:rPr>
          <w:moveFrom w:id="341" w:author="ron gal" w:date="2017-03-04T17:52:00Z"/>
        </w:rPr>
      </w:pPr>
      <w:moveFrom w:id="342" w:author="ron gal" w:date="2017-03-04T17:52:00Z">
        <w:r w:rsidDel="00A5188F">
          <w:rPr>
            <w:sz w:val="24"/>
            <w:szCs w:val="24"/>
          </w:rPr>
          <w:t>public void AddBindings(IKernel container)</w:t>
        </w:r>
      </w:moveFrom>
    </w:p>
    <w:moveFromRangeEnd w:id="301"/>
    <w:p w:rsidR="00481634" w:rsidRDefault="00481634">
      <w:pPr>
        <w:bidi/>
      </w:pPr>
    </w:p>
    <w:p w:rsidR="00481634" w:rsidRDefault="00BD788B" w:rsidP="00F52774">
      <w:pPr>
        <w:pStyle w:val="Heading2"/>
        <w:bidi/>
        <w:rPr>
          <w:rtl/>
        </w:rPr>
        <w:pPrChange w:id="343" w:author="Ron Gal" w:date="2017-03-05T23:21:00Z">
          <w:pPr>
            <w:bidi/>
          </w:pPr>
        </w:pPrChange>
      </w:pPr>
      <w:del w:id="344" w:author="ron gal" w:date="2017-03-04T17:46:00Z">
        <w:r w:rsidDel="0052354F">
          <w:delText xml:space="preserve">Daos </w:delText>
        </w:r>
      </w:del>
      <w:bookmarkStart w:id="345" w:name="_Toc476519716"/>
      <w:ins w:id="346" w:author="ron gal" w:date="2017-03-04T17:46:00Z">
        <w:r w:rsidR="0052354F">
          <w:t xml:space="preserve">DAO </w:t>
        </w:r>
      </w:ins>
      <w:r>
        <w:t>(Data Access Objects)</w:t>
      </w:r>
      <w:bookmarkEnd w:id="345"/>
    </w:p>
    <w:p w:rsidR="00481634" w:rsidRDefault="00471D70" w:rsidP="00BD788B">
      <w:pPr>
        <w:bidi/>
      </w:pPr>
      <w:r>
        <w:rPr>
          <w:sz w:val="24"/>
          <w:szCs w:val="24"/>
          <w:rtl/>
        </w:rPr>
        <w:t xml:space="preserve">קבוצת מחלקות זו אחראית על מימוש שכבת הלוגיקה באתר. בהתאם לעקרונות המנחים בשכבת הלוגיקה, עבור כל ישות יוגדר </w:t>
      </w:r>
      <w:r w:rsidR="00BD788B">
        <w:rPr>
          <w:sz w:val="24"/>
          <w:szCs w:val="24"/>
        </w:rPr>
        <w:t>dao</w:t>
      </w:r>
      <w:r>
        <w:rPr>
          <w:sz w:val="24"/>
          <w:szCs w:val="24"/>
          <w:rtl/>
        </w:rPr>
        <w:t xml:space="preserve"> בודד אשר יכיל את הלוגיקה הקשורה באותה ישות. עבור כל מחלקה </w:t>
      </w:r>
      <w:r>
        <w:rPr>
          <w:sz w:val="24"/>
          <w:szCs w:val="24"/>
          <w:rtl/>
        </w:rPr>
        <w:lastRenderedPageBreak/>
        <w:t>בקבוצה זו יוגדר ממשק מתאים. ממשק זה ישומש בעת שליפת ה-</w:t>
      </w:r>
      <w:r w:rsidR="00BD788B">
        <w:rPr>
          <w:sz w:val="24"/>
          <w:szCs w:val="24"/>
        </w:rPr>
        <w:t>dao</w:t>
      </w:r>
      <w:r>
        <w:rPr>
          <w:sz w:val="24"/>
          <w:szCs w:val="24"/>
          <w:rtl/>
        </w:rPr>
        <w:t xml:space="preserve"> מה-</w:t>
      </w:r>
      <w:r>
        <w:rPr>
          <w:sz w:val="24"/>
          <w:szCs w:val="24"/>
        </w:rPr>
        <w:t>IoC</w:t>
      </w:r>
      <w:r>
        <w:rPr>
          <w:sz w:val="24"/>
          <w:szCs w:val="24"/>
          <w:rtl/>
        </w:rPr>
        <w:t>. שם כל ממשק מסוג זה יהיה כשם ה-</w:t>
      </w:r>
      <w:r w:rsidR="00BD788B">
        <w:rPr>
          <w:sz w:val="24"/>
          <w:szCs w:val="24"/>
        </w:rPr>
        <w:t>dao</w:t>
      </w:r>
      <w:r>
        <w:rPr>
          <w:sz w:val="24"/>
          <w:szCs w:val="24"/>
          <w:rtl/>
        </w:rPr>
        <w:t xml:space="preserve"> עם קידומת </w:t>
      </w:r>
      <w:r>
        <w:rPr>
          <w:sz w:val="24"/>
          <w:szCs w:val="24"/>
        </w:rPr>
        <w:t>I</w:t>
      </w:r>
      <w:r>
        <w:rPr>
          <w:sz w:val="24"/>
          <w:szCs w:val="24"/>
          <w:rtl/>
        </w:rPr>
        <w:t xml:space="preserve"> (לציון </w:t>
      </w:r>
      <w:r>
        <w:rPr>
          <w:sz w:val="24"/>
          <w:szCs w:val="24"/>
        </w:rPr>
        <w:t>Interface</w:t>
      </w:r>
      <w:r>
        <w:rPr>
          <w:sz w:val="24"/>
          <w:szCs w:val="24"/>
          <w:rtl/>
        </w:rPr>
        <w:t>) ויכיל חתימות זהות למתודות ב-</w:t>
      </w:r>
      <w:r w:rsidR="00BD788B">
        <w:rPr>
          <w:sz w:val="24"/>
          <w:szCs w:val="24"/>
        </w:rPr>
        <w:t>dao</w:t>
      </w:r>
      <w:r>
        <w:rPr>
          <w:sz w:val="24"/>
          <w:szCs w:val="24"/>
          <w:rtl/>
        </w:rPr>
        <w:t>.</w:t>
      </w:r>
    </w:p>
    <w:p w:rsidR="00481634" w:rsidRDefault="00481634">
      <w:pPr>
        <w:bidi/>
      </w:pPr>
    </w:p>
    <w:p w:rsidR="00481634" w:rsidRDefault="00471D70">
      <w:pPr>
        <w:bidi/>
      </w:pPr>
      <w:r>
        <w:rPr>
          <w:b/>
          <w:sz w:val="24"/>
          <w:szCs w:val="24"/>
          <w:rtl/>
        </w:rPr>
        <w:t>ממשק &lt;</w:t>
      </w:r>
      <w:r>
        <w:rPr>
          <w:b/>
          <w:sz w:val="24"/>
          <w:szCs w:val="24"/>
        </w:rPr>
        <w:t>IDatabaseAccess&lt;T</w:t>
      </w:r>
    </w:p>
    <w:p w:rsidR="00481634" w:rsidRDefault="00471D70">
      <w:pPr>
        <w:bidi/>
      </w:pPr>
      <w:r>
        <w:rPr>
          <w:sz w:val="24"/>
          <w:szCs w:val="24"/>
          <w:rtl/>
        </w:rPr>
        <w:t xml:space="preserve">ממשק זה מגדיר מתודות המאפשרות גישה למסד הנתונים עבור ישות מסוג </w:t>
      </w:r>
      <w:r>
        <w:rPr>
          <w:sz w:val="24"/>
          <w:szCs w:val="24"/>
        </w:rPr>
        <w:t>T</w:t>
      </w:r>
      <w:r>
        <w:rPr>
          <w:sz w:val="24"/>
          <w:szCs w:val="24"/>
          <w:rtl/>
        </w:rPr>
        <w:t xml:space="preserve"> כאשר </w:t>
      </w:r>
      <w:r>
        <w:rPr>
          <w:sz w:val="24"/>
          <w:szCs w:val="24"/>
        </w:rPr>
        <w:t>T</w:t>
      </w:r>
      <w:r>
        <w:rPr>
          <w:sz w:val="24"/>
          <w:szCs w:val="24"/>
          <w:rtl/>
        </w:rPr>
        <w:t xml:space="preserve"> יורשת  מ-</w:t>
      </w:r>
      <w:r>
        <w:rPr>
          <w:sz w:val="24"/>
          <w:szCs w:val="24"/>
        </w:rPr>
        <w:t>Entity</w:t>
      </w:r>
      <w:r>
        <w:rPr>
          <w:sz w:val="24"/>
          <w:szCs w:val="24"/>
          <w:rtl/>
        </w:rPr>
        <w:t xml:space="preserve">. באמצעות ממשק זה ניתן להכניס, לעדכן ולשלוף נתונים (בעזרת </w:t>
      </w:r>
      <w:r>
        <w:rPr>
          <w:sz w:val="24"/>
          <w:szCs w:val="24"/>
        </w:rPr>
        <w:t>Linq</w:t>
      </w:r>
      <w:r>
        <w:rPr>
          <w:sz w:val="24"/>
          <w:szCs w:val="24"/>
          <w:rtl/>
        </w:rPr>
        <w:t>) מבסיס הנתונים. ממשק זה מגדיר את הפעולות הבאות:</w:t>
      </w:r>
    </w:p>
    <w:p w:rsidR="00481634" w:rsidRDefault="00471D70">
      <w:r>
        <w:rPr>
          <w:sz w:val="24"/>
          <w:szCs w:val="24"/>
        </w:rPr>
        <w:t>void Update(int id, T entity);</w:t>
      </w:r>
    </w:p>
    <w:p w:rsidR="00481634" w:rsidRDefault="00481634"/>
    <w:p w:rsidR="00481634" w:rsidRDefault="00471D70">
      <w:r>
        <w:rPr>
          <w:sz w:val="24"/>
          <w:szCs w:val="24"/>
        </w:rPr>
        <w:t>T Save(T entity);</w:t>
      </w:r>
    </w:p>
    <w:p w:rsidR="00481634" w:rsidRDefault="00481634"/>
    <w:p w:rsidR="00481634" w:rsidRDefault="00471D70">
      <w:r>
        <w:rPr>
          <w:sz w:val="24"/>
          <w:szCs w:val="24"/>
        </w:rPr>
        <w:t>T Get(int id);</w:t>
      </w:r>
    </w:p>
    <w:p w:rsidR="00481634" w:rsidRDefault="00481634"/>
    <w:p w:rsidR="00481634" w:rsidRDefault="00471D70">
      <w:r>
        <w:rPr>
          <w:sz w:val="24"/>
          <w:szCs w:val="24"/>
        </w:rPr>
        <w:t>IQueryable&lt;T&gt; Query();</w:t>
      </w:r>
      <w:r>
        <w:rPr>
          <w:sz w:val="24"/>
          <w:szCs w:val="24"/>
        </w:rPr>
        <w:tab/>
      </w:r>
    </w:p>
    <w:p w:rsidR="00481634" w:rsidRDefault="00481634">
      <w:pPr>
        <w:bidi/>
      </w:pPr>
    </w:p>
    <w:p w:rsidR="00481634" w:rsidRDefault="00471D70">
      <w:pPr>
        <w:bidi/>
      </w:pPr>
      <w:r>
        <w:rPr>
          <w:b/>
          <w:sz w:val="24"/>
          <w:szCs w:val="24"/>
          <w:rtl/>
        </w:rPr>
        <w:t>מחלקת &lt;</w:t>
      </w:r>
      <w:r>
        <w:rPr>
          <w:b/>
          <w:sz w:val="24"/>
          <w:szCs w:val="24"/>
        </w:rPr>
        <w:t>DatabaseAccessBase&lt;T</w:t>
      </w:r>
    </w:p>
    <w:p w:rsidR="00481634" w:rsidDel="00A11CF2" w:rsidRDefault="00471D70">
      <w:pPr>
        <w:bidi/>
        <w:rPr>
          <w:del w:id="347" w:author="ron gal" w:date="2017-03-04T17:56:00Z"/>
        </w:rPr>
      </w:pPr>
      <w:r>
        <w:rPr>
          <w:sz w:val="24"/>
          <w:szCs w:val="24"/>
          <w:rtl/>
        </w:rPr>
        <w:t>מחלקה מופשטת זו מממשת את &lt;</w:t>
      </w:r>
      <w:r>
        <w:rPr>
          <w:sz w:val="24"/>
          <w:szCs w:val="24"/>
        </w:rPr>
        <w:t>IDatabaseAccess&lt;T</w:t>
      </w:r>
      <w:r>
        <w:rPr>
          <w:sz w:val="24"/>
          <w:szCs w:val="24"/>
          <w:rtl/>
        </w:rPr>
        <w:t xml:space="preserve"> בעזרת </w:t>
      </w:r>
      <w:r>
        <w:rPr>
          <w:sz w:val="24"/>
          <w:szCs w:val="24"/>
        </w:rPr>
        <w:t>Nhibernate</w:t>
      </w:r>
      <w:r>
        <w:rPr>
          <w:sz w:val="24"/>
          <w:szCs w:val="24"/>
          <w:rtl/>
        </w:rPr>
        <w:t xml:space="preserve">. כל </w:t>
      </w:r>
      <w:r>
        <w:rPr>
          <w:sz w:val="24"/>
          <w:szCs w:val="24"/>
        </w:rPr>
        <w:t>query processor</w:t>
      </w:r>
      <w:r>
        <w:rPr>
          <w:sz w:val="24"/>
          <w:szCs w:val="24"/>
          <w:rtl/>
        </w:rPr>
        <w:t xml:space="preserve"> יירש ממימוש מסויים של מחלקה זו. המחלקה תממש את המתודות של</w:t>
      </w:r>
      <w:r>
        <w:rPr>
          <w:sz w:val="24"/>
          <w:szCs w:val="24"/>
        </w:rPr>
        <w:t>IDatabaseAccess</w:t>
      </w:r>
    </w:p>
    <w:p w:rsidR="00481634" w:rsidRDefault="00471D70">
      <w:pPr>
        <w:bidi/>
        <w:pPrChange w:id="348" w:author="ron gal" w:date="2017-03-04T17:56:00Z">
          <w:pPr/>
        </w:pPrChange>
      </w:pPr>
      <w:del w:id="349" w:author="ron gal" w:date="2017-03-04T17:56:00Z">
        <w:r w:rsidDel="00A11CF2">
          <w:br w:type="page"/>
        </w:r>
      </w:del>
    </w:p>
    <w:p w:rsidR="00481634" w:rsidRDefault="00481634">
      <w:pPr>
        <w:bidi/>
      </w:pPr>
    </w:p>
    <w:p w:rsidR="00481634" w:rsidRDefault="00471D70" w:rsidP="004B53AE">
      <w:pPr>
        <w:bidi/>
      </w:pPr>
      <w:r>
        <w:rPr>
          <w:b/>
          <w:sz w:val="24"/>
          <w:szCs w:val="24"/>
          <w:rtl/>
        </w:rPr>
        <w:t xml:space="preserve">מחלקת </w:t>
      </w:r>
      <w:ins w:id="350" w:author="ron gal" w:date="2017-03-04T14:27:00Z">
        <w:r w:rsidR="004B53AE" w:rsidRPr="004B53AE">
          <w:rPr>
            <w:b/>
            <w:sz w:val="24"/>
            <w:szCs w:val="24"/>
            <w:rPrChange w:id="351" w:author="ron gal" w:date="2017-03-04T14:28:00Z">
              <w:rPr>
                <w:rFonts w:ascii="Consolas" w:hAnsi="Consolas" w:cs="Consolas"/>
                <w:color w:val="2B91AF"/>
                <w:sz w:val="19"/>
                <w:szCs w:val="19"/>
                <w:highlight w:val="white"/>
              </w:rPr>
            </w:rPrChange>
          </w:rPr>
          <w:t>AnimalsDao</w:t>
        </w:r>
        <w:r w:rsidR="004B53AE" w:rsidDel="004B53AE">
          <w:rPr>
            <w:b/>
            <w:sz w:val="24"/>
            <w:szCs w:val="24"/>
          </w:rPr>
          <w:t xml:space="preserve"> </w:t>
        </w:r>
      </w:ins>
      <w:del w:id="352" w:author="ron gal" w:date="2017-03-04T14:27:00Z">
        <w:r w:rsidDel="004B53AE">
          <w:rPr>
            <w:b/>
            <w:sz w:val="24"/>
            <w:szCs w:val="24"/>
          </w:rPr>
          <w:delText>CustomersQueryProcessor</w:delText>
        </w:r>
      </w:del>
    </w:p>
    <w:p w:rsidR="00481634" w:rsidRDefault="00471D70">
      <w:pPr>
        <w:bidi/>
        <w:pPrChange w:id="353" w:author="ron gal" w:date="2017-03-04T14:28:00Z">
          <w:pPr>
            <w:bidi/>
          </w:pPr>
        </w:pPrChange>
      </w:pPr>
      <w:r>
        <w:rPr>
          <w:sz w:val="24"/>
          <w:szCs w:val="24"/>
          <w:rtl/>
        </w:rPr>
        <w:t xml:space="preserve">מחלקה זו אחראית על ישות </w:t>
      </w:r>
      <w:del w:id="354" w:author="ron gal" w:date="2017-03-04T14:27:00Z">
        <w:r w:rsidDel="004B53AE">
          <w:rPr>
            <w:sz w:val="24"/>
            <w:szCs w:val="24"/>
            <w:rtl/>
          </w:rPr>
          <w:delText>הלקוח</w:delText>
        </w:r>
      </w:del>
      <w:ins w:id="355" w:author="ron gal" w:date="2017-03-04T14:27:00Z">
        <w:r w:rsidR="004B53AE">
          <w:rPr>
            <w:rFonts w:hint="cs"/>
            <w:sz w:val="24"/>
            <w:szCs w:val="24"/>
            <w:rtl/>
          </w:rPr>
          <w:t>הבע</w:t>
        </w:r>
      </w:ins>
      <w:ins w:id="356" w:author="ron gal" w:date="2017-03-04T14:28:00Z">
        <w:r w:rsidR="004B53AE">
          <w:rPr>
            <w:rFonts w:hint="cs"/>
            <w:sz w:val="24"/>
            <w:szCs w:val="24"/>
            <w:rtl/>
          </w:rPr>
          <w:t>"ח</w:t>
        </w:r>
      </w:ins>
      <w:r>
        <w:rPr>
          <w:sz w:val="24"/>
          <w:szCs w:val="24"/>
          <w:rtl/>
        </w:rPr>
        <w:t>. מחלקה זו יורשת מ&lt;</w:t>
      </w:r>
      <w:r>
        <w:rPr>
          <w:sz w:val="24"/>
          <w:szCs w:val="24"/>
        </w:rPr>
        <w:t>DBAccessBase&lt;</w:t>
      </w:r>
      <w:del w:id="357" w:author="ron gal" w:date="2017-03-04T14:28:00Z">
        <w:r w:rsidDel="004B53AE">
          <w:rPr>
            <w:sz w:val="24"/>
            <w:szCs w:val="24"/>
          </w:rPr>
          <w:delText>Customer</w:delText>
        </w:r>
        <w:r w:rsidDel="004B53AE">
          <w:rPr>
            <w:sz w:val="24"/>
            <w:szCs w:val="24"/>
            <w:rtl/>
          </w:rPr>
          <w:delText xml:space="preserve"> </w:delText>
        </w:r>
      </w:del>
      <w:ins w:id="358" w:author="ron gal" w:date="2017-03-04T14:28:00Z">
        <w:r w:rsidR="004B53AE">
          <w:rPr>
            <w:rFonts w:hint="cs"/>
            <w:sz w:val="24"/>
            <w:szCs w:val="24"/>
          </w:rPr>
          <w:t>A</w:t>
        </w:r>
        <w:r w:rsidR="004B53AE">
          <w:rPr>
            <w:sz w:val="24"/>
            <w:szCs w:val="24"/>
          </w:rPr>
          <w:t>nimal</w:t>
        </w:r>
        <w:r w:rsidR="004B53AE">
          <w:rPr>
            <w:sz w:val="24"/>
            <w:szCs w:val="24"/>
            <w:rtl/>
          </w:rPr>
          <w:t xml:space="preserve"> </w:t>
        </w:r>
      </w:ins>
      <w:r>
        <w:rPr>
          <w:sz w:val="24"/>
          <w:szCs w:val="24"/>
          <w:rtl/>
        </w:rPr>
        <w:t xml:space="preserve">ומממשת את הממשק </w:t>
      </w:r>
      <w:del w:id="359" w:author="ron gal" w:date="2017-03-04T14:28:00Z">
        <w:r w:rsidDel="004B53AE">
          <w:rPr>
            <w:sz w:val="24"/>
            <w:szCs w:val="24"/>
          </w:rPr>
          <w:delText>ICustomersQueryProcessor</w:delText>
        </w:r>
      </w:del>
      <w:ins w:id="360" w:author="ron gal" w:date="2017-03-04T14:28:00Z">
        <w:r w:rsidR="004B53AE">
          <w:rPr>
            <w:sz w:val="24"/>
            <w:szCs w:val="24"/>
          </w:rPr>
          <w:t>I</w:t>
        </w:r>
        <w:r w:rsidR="004B53AE" w:rsidRPr="004B53AE">
          <w:rPr>
            <w:sz w:val="24"/>
            <w:szCs w:val="24"/>
            <w:rPrChange w:id="361" w:author="ron gal" w:date="2017-03-04T14:28:00Z">
              <w:rPr>
                <w:rFonts w:ascii="Consolas" w:hAnsi="Consolas" w:cs="Consolas"/>
                <w:color w:val="2B91AF"/>
                <w:sz w:val="19"/>
                <w:szCs w:val="19"/>
                <w:highlight w:val="white"/>
              </w:rPr>
            </w:rPrChange>
          </w:rPr>
          <w:t>AnimalsDao</w:t>
        </w:r>
      </w:ins>
      <w:r>
        <w:rPr>
          <w:sz w:val="24"/>
          <w:szCs w:val="24"/>
          <w:rtl/>
        </w:rPr>
        <w:t xml:space="preserve">. </w:t>
      </w:r>
      <w:ins w:id="362" w:author="ron gal" w:date="2017-03-04T14:28:00Z">
        <w:r w:rsidR="00ED0DEE">
          <w:rPr>
            <w:rFonts w:hint="cs"/>
            <w:sz w:val="24"/>
            <w:szCs w:val="24"/>
            <w:rtl/>
          </w:rPr>
          <w:t xml:space="preserve">המחלקה </w:t>
        </w:r>
      </w:ins>
      <w:r>
        <w:rPr>
          <w:sz w:val="24"/>
          <w:szCs w:val="24"/>
          <w:rtl/>
        </w:rPr>
        <w:t>תבצע הכנס</w:t>
      </w:r>
      <w:ins w:id="363" w:author="ron gal" w:date="2017-03-04T14:34:00Z">
        <w:r w:rsidR="00ED0DEE">
          <w:rPr>
            <w:rFonts w:hint="cs"/>
            <w:sz w:val="24"/>
            <w:szCs w:val="24"/>
            <w:rtl/>
          </w:rPr>
          <w:t>ה</w:t>
        </w:r>
      </w:ins>
      <w:r>
        <w:rPr>
          <w:sz w:val="24"/>
          <w:szCs w:val="24"/>
          <w:rtl/>
        </w:rPr>
        <w:t xml:space="preserve"> ועדכון של </w:t>
      </w:r>
      <w:del w:id="364" w:author="ron gal" w:date="2017-03-04T14:28:00Z">
        <w:r w:rsidDel="00ED0DEE">
          <w:rPr>
            <w:sz w:val="24"/>
            <w:szCs w:val="24"/>
            <w:rtl/>
          </w:rPr>
          <w:delText xml:space="preserve">לקוחות </w:delText>
        </w:r>
      </w:del>
      <w:ins w:id="365" w:author="ron gal" w:date="2017-03-04T14:28:00Z">
        <w:r w:rsidR="00ED0DEE">
          <w:rPr>
            <w:rFonts w:hint="cs"/>
            <w:sz w:val="24"/>
            <w:szCs w:val="24"/>
            <w:rtl/>
          </w:rPr>
          <w:t xml:space="preserve">בעלי חיים </w:t>
        </w:r>
      </w:ins>
      <w:r>
        <w:rPr>
          <w:sz w:val="24"/>
          <w:szCs w:val="24"/>
          <w:rtl/>
        </w:rPr>
        <w:t xml:space="preserve">במסד הנתונים. כמו כן, מחלקה זו גם אחראית על החזרת </w:t>
      </w:r>
      <w:ins w:id="366" w:author="ron gal" w:date="2017-03-04T14:28:00Z">
        <w:r w:rsidR="00ED0DEE">
          <w:rPr>
            <w:rFonts w:hint="cs"/>
            <w:sz w:val="24"/>
            <w:szCs w:val="24"/>
            <w:rtl/>
          </w:rPr>
          <w:t xml:space="preserve">בעלי החיים </w:t>
        </w:r>
      </w:ins>
      <w:del w:id="367" w:author="ron gal" w:date="2017-03-04T14:28:00Z">
        <w:r w:rsidDel="00ED0DEE">
          <w:rPr>
            <w:sz w:val="24"/>
            <w:szCs w:val="24"/>
            <w:rtl/>
          </w:rPr>
          <w:delText xml:space="preserve">הלקוחות </w:delText>
        </w:r>
      </w:del>
      <w:r>
        <w:rPr>
          <w:sz w:val="24"/>
          <w:szCs w:val="24"/>
          <w:rtl/>
        </w:rPr>
        <w:t>ממסד הנתונים בהתאם לפרמטרים האפשרים ממסכי המערכת השונים. המחלקה תכיל את הפעולות הבאות:</w:t>
      </w:r>
    </w:p>
    <w:p w:rsidR="00481634" w:rsidRDefault="00481634"/>
    <w:p w:rsidR="00ED0DEE" w:rsidRPr="00ED0DEE" w:rsidRDefault="00ED0DEE">
      <w:pPr>
        <w:rPr>
          <w:ins w:id="368" w:author="ron gal" w:date="2017-03-04T14:30:00Z"/>
          <w:sz w:val="24"/>
          <w:szCs w:val="24"/>
          <w:rPrChange w:id="369" w:author="ron gal" w:date="2017-03-04T14:30:00Z">
            <w:rPr>
              <w:ins w:id="370" w:author="ron gal" w:date="2017-03-04T14:30:00Z"/>
              <w:rFonts w:ascii="Consolas" w:hAnsi="Consolas" w:cs="Consolas"/>
              <w:sz w:val="19"/>
              <w:szCs w:val="19"/>
              <w:highlight w:val="white"/>
            </w:rPr>
          </w:rPrChange>
        </w:rPr>
        <w:pPrChange w:id="371" w:author="ron gal" w:date="2017-03-04T14:30:00Z">
          <w:pPr>
            <w:autoSpaceDE w:val="0"/>
            <w:autoSpaceDN w:val="0"/>
            <w:adjustRightInd w:val="0"/>
            <w:spacing w:line="240" w:lineRule="auto"/>
          </w:pPr>
        </w:pPrChange>
      </w:pPr>
      <w:ins w:id="372" w:author="ron gal" w:date="2017-03-04T14:30:00Z">
        <w:r w:rsidRPr="00ED0DEE">
          <w:rPr>
            <w:sz w:val="24"/>
            <w:szCs w:val="24"/>
            <w:rPrChange w:id="373" w:author="ron gal" w:date="2017-03-04T14:30:00Z">
              <w:rPr>
                <w:rFonts w:ascii="Consolas" w:hAnsi="Consolas" w:cs="Consolas"/>
                <w:sz w:val="19"/>
                <w:szCs w:val="19"/>
                <w:highlight w:val="white"/>
              </w:rPr>
            </w:rPrChange>
          </w:rPr>
          <w:t xml:space="preserve">        Animal GetAnimal(</w:t>
        </w:r>
        <w:r w:rsidRPr="00ED0DEE">
          <w:rPr>
            <w:sz w:val="24"/>
            <w:szCs w:val="24"/>
            <w:rPrChange w:id="374" w:author="ron gal" w:date="2017-03-04T14:30:00Z">
              <w:rPr>
                <w:rFonts w:ascii="Consolas" w:hAnsi="Consolas" w:cs="Consolas"/>
                <w:color w:val="0000FF"/>
                <w:sz w:val="19"/>
                <w:szCs w:val="19"/>
                <w:highlight w:val="white"/>
              </w:rPr>
            </w:rPrChange>
          </w:rPr>
          <w:t>int</w:t>
        </w:r>
        <w:r w:rsidRPr="00ED0DEE">
          <w:rPr>
            <w:sz w:val="24"/>
            <w:szCs w:val="24"/>
            <w:rPrChange w:id="375" w:author="ron gal" w:date="2017-03-04T14:30:00Z">
              <w:rPr>
                <w:rFonts w:ascii="Consolas" w:hAnsi="Consolas" w:cs="Consolas"/>
                <w:sz w:val="19"/>
                <w:szCs w:val="19"/>
                <w:highlight w:val="white"/>
              </w:rPr>
            </w:rPrChange>
          </w:rPr>
          <w:t xml:space="preserve"> id);</w:t>
        </w:r>
      </w:ins>
    </w:p>
    <w:p w:rsidR="00ED0DEE" w:rsidRPr="00ED0DEE" w:rsidRDefault="00ED0DEE">
      <w:pPr>
        <w:rPr>
          <w:ins w:id="376" w:author="ron gal" w:date="2017-03-04T14:30:00Z"/>
          <w:sz w:val="24"/>
          <w:szCs w:val="24"/>
          <w:rPrChange w:id="377" w:author="ron gal" w:date="2017-03-04T14:30:00Z">
            <w:rPr>
              <w:ins w:id="378" w:author="ron gal" w:date="2017-03-04T14:30:00Z"/>
              <w:rFonts w:ascii="Consolas" w:hAnsi="Consolas" w:cs="Consolas"/>
              <w:sz w:val="19"/>
              <w:szCs w:val="19"/>
              <w:highlight w:val="white"/>
            </w:rPr>
          </w:rPrChange>
        </w:rPr>
        <w:pPrChange w:id="379" w:author="ron gal" w:date="2017-03-04T14:30:00Z">
          <w:pPr>
            <w:autoSpaceDE w:val="0"/>
            <w:autoSpaceDN w:val="0"/>
            <w:adjustRightInd w:val="0"/>
            <w:spacing w:line="240" w:lineRule="auto"/>
          </w:pPr>
        </w:pPrChange>
      </w:pPr>
      <w:ins w:id="380" w:author="ron gal" w:date="2017-03-04T14:30:00Z">
        <w:r w:rsidRPr="00ED0DEE">
          <w:rPr>
            <w:sz w:val="24"/>
            <w:szCs w:val="24"/>
            <w:rPrChange w:id="381" w:author="ron gal" w:date="2017-03-04T14:30:00Z">
              <w:rPr>
                <w:rFonts w:ascii="Consolas" w:hAnsi="Consolas" w:cs="Consolas"/>
                <w:sz w:val="19"/>
                <w:szCs w:val="19"/>
                <w:highlight w:val="white"/>
              </w:rPr>
            </w:rPrChange>
          </w:rPr>
          <w:t xml:space="preserve">        Animal Save(</w:t>
        </w:r>
        <w:r w:rsidRPr="00ED0DEE">
          <w:rPr>
            <w:sz w:val="24"/>
            <w:szCs w:val="24"/>
            <w:rPrChange w:id="382" w:author="ron gal" w:date="2017-03-04T14:30:00Z">
              <w:rPr>
                <w:rFonts w:ascii="Consolas" w:hAnsi="Consolas" w:cs="Consolas"/>
                <w:color w:val="2B91AF"/>
                <w:sz w:val="19"/>
                <w:szCs w:val="19"/>
                <w:highlight w:val="white"/>
              </w:rPr>
            </w:rPrChange>
          </w:rPr>
          <w:t>Animal</w:t>
        </w:r>
        <w:r w:rsidRPr="00ED0DEE">
          <w:rPr>
            <w:sz w:val="24"/>
            <w:szCs w:val="24"/>
            <w:rPrChange w:id="383" w:author="ron gal" w:date="2017-03-04T14:30:00Z">
              <w:rPr>
                <w:rFonts w:ascii="Consolas" w:hAnsi="Consolas" w:cs="Consolas"/>
                <w:sz w:val="19"/>
                <w:szCs w:val="19"/>
                <w:highlight w:val="white"/>
              </w:rPr>
            </w:rPrChange>
          </w:rPr>
          <w:t xml:space="preserve"> animal, </w:t>
        </w:r>
        <w:r w:rsidRPr="00ED0DEE">
          <w:rPr>
            <w:sz w:val="24"/>
            <w:szCs w:val="24"/>
            <w:rPrChange w:id="384" w:author="ron gal" w:date="2017-03-04T14:30:00Z">
              <w:rPr>
                <w:rFonts w:ascii="Consolas" w:hAnsi="Consolas" w:cs="Consolas"/>
                <w:color w:val="0000FF"/>
                <w:sz w:val="19"/>
                <w:szCs w:val="19"/>
                <w:highlight w:val="white"/>
              </w:rPr>
            </w:rPrChange>
          </w:rPr>
          <w:t>int</w:t>
        </w:r>
        <w:r w:rsidRPr="00ED0DEE">
          <w:rPr>
            <w:sz w:val="24"/>
            <w:szCs w:val="24"/>
            <w:rPrChange w:id="385" w:author="ron gal" w:date="2017-03-04T14:30:00Z">
              <w:rPr>
                <w:rFonts w:ascii="Consolas" w:hAnsi="Consolas" w:cs="Consolas"/>
                <w:sz w:val="19"/>
                <w:szCs w:val="19"/>
                <w:highlight w:val="white"/>
              </w:rPr>
            </w:rPrChange>
          </w:rPr>
          <w:t xml:space="preserve"> cotnactId);</w:t>
        </w:r>
      </w:ins>
    </w:p>
    <w:p w:rsidR="00ED0DEE" w:rsidRPr="00ED0DEE" w:rsidRDefault="00ED0DEE">
      <w:pPr>
        <w:rPr>
          <w:ins w:id="386" w:author="ron gal" w:date="2017-03-04T14:30:00Z"/>
          <w:sz w:val="24"/>
          <w:szCs w:val="24"/>
          <w:rPrChange w:id="387" w:author="ron gal" w:date="2017-03-04T14:30:00Z">
            <w:rPr>
              <w:ins w:id="388" w:author="ron gal" w:date="2017-03-04T14:30:00Z"/>
              <w:rFonts w:ascii="Consolas" w:hAnsi="Consolas" w:cs="Consolas"/>
              <w:sz w:val="19"/>
              <w:szCs w:val="19"/>
              <w:highlight w:val="white"/>
            </w:rPr>
          </w:rPrChange>
        </w:rPr>
        <w:pPrChange w:id="389" w:author="ron gal" w:date="2017-03-04T14:30:00Z">
          <w:pPr>
            <w:autoSpaceDE w:val="0"/>
            <w:autoSpaceDN w:val="0"/>
            <w:adjustRightInd w:val="0"/>
            <w:spacing w:line="240" w:lineRule="auto"/>
          </w:pPr>
        </w:pPrChange>
      </w:pPr>
      <w:ins w:id="390" w:author="ron gal" w:date="2017-03-04T14:30:00Z">
        <w:r w:rsidRPr="00ED0DEE">
          <w:rPr>
            <w:sz w:val="24"/>
            <w:szCs w:val="24"/>
            <w:rPrChange w:id="391" w:author="ron gal" w:date="2017-03-04T14:30:00Z">
              <w:rPr>
                <w:rFonts w:ascii="Consolas" w:hAnsi="Consolas" w:cs="Consolas"/>
                <w:sz w:val="19"/>
                <w:szCs w:val="19"/>
                <w:highlight w:val="white"/>
              </w:rPr>
            </w:rPrChange>
          </w:rPr>
          <w:t xml:space="preserve">        Domain.Animal Get(</w:t>
        </w:r>
        <w:r w:rsidRPr="00ED0DEE">
          <w:rPr>
            <w:sz w:val="24"/>
            <w:szCs w:val="24"/>
            <w:rPrChange w:id="392" w:author="ron gal" w:date="2017-03-04T14:30:00Z">
              <w:rPr>
                <w:rFonts w:ascii="Consolas" w:hAnsi="Consolas" w:cs="Consolas"/>
                <w:color w:val="0000FF"/>
                <w:sz w:val="19"/>
                <w:szCs w:val="19"/>
                <w:highlight w:val="white"/>
              </w:rPr>
            </w:rPrChange>
          </w:rPr>
          <w:t>int</w:t>
        </w:r>
        <w:r w:rsidRPr="00ED0DEE">
          <w:rPr>
            <w:sz w:val="24"/>
            <w:szCs w:val="24"/>
            <w:rPrChange w:id="393" w:author="ron gal" w:date="2017-03-04T14:30:00Z">
              <w:rPr>
                <w:rFonts w:ascii="Consolas" w:hAnsi="Consolas" w:cs="Consolas"/>
                <w:sz w:val="19"/>
                <w:szCs w:val="19"/>
                <w:highlight w:val="white"/>
              </w:rPr>
            </w:rPrChange>
          </w:rPr>
          <w:t xml:space="preserve"> animalId);</w:t>
        </w:r>
      </w:ins>
    </w:p>
    <w:p w:rsidR="00ED0DEE" w:rsidRPr="00ED0DEE" w:rsidRDefault="00ED0DEE">
      <w:pPr>
        <w:rPr>
          <w:ins w:id="394" w:author="ron gal" w:date="2017-03-04T14:30:00Z"/>
          <w:sz w:val="24"/>
          <w:szCs w:val="24"/>
          <w:rPrChange w:id="395" w:author="ron gal" w:date="2017-03-04T14:30:00Z">
            <w:rPr>
              <w:ins w:id="396" w:author="ron gal" w:date="2017-03-04T14:30:00Z"/>
              <w:rFonts w:ascii="Consolas" w:hAnsi="Consolas" w:cs="Consolas"/>
              <w:sz w:val="19"/>
              <w:szCs w:val="19"/>
              <w:highlight w:val="white"/>
            </w:rPr>
          </w:rPrChange>
        </w:rPr>
        <w:pPrChange w:id="397" w:author="ron gal" w:date="2017-03-04T14:30:00Z">
          <w:pPr>
            <w:autoSpaceDE w:val="0"/>
            <w:autoSpaceDN w:val="0"/>
            <w:adjustRightInd w:val="0"/>
            <w:spacing w:line="240" w:lineRule="auto"/>
          </w:pPr>
        </w:pPrChange>
      </w:pPr>
      <w:ins w:id="398" w:author="ron gal" w:date="2017-03-04T14:30:00Z">
        <w:r w:rsidRPr="00ED0DEE">
          <w:rPr>
            <w:sz w:val="24"/>
            <w:szCs w:val="24"/>
            <w:rPrChange w:id="399" w:author="ron gal" w:date="2017-03-04T14:30:00Z">
              <w:rPr>
                <w:rFonts w:ascii="Consolas" w:hAnsi="Consolas" w:cs="Consolas"/>
                <w:sz w:val="19"/>
                <w:szCs w:val="19"/>
                <w:highlight w:val="white"/>
              </w:rPr>
            </w:rPrChange>
          </w:rPr>
          <w:t xml:space="preserve">        </w:t>
        </w:r>
        <w:r w:rsidRPr="00ED0DEE">
          <w:rPr>
            <w:sz w:val="24"/>
            <w:szCs w:val="24"/>
            <w:rPrChange w:id="400" w:author="ron gal" w:date="2017-03-04T14:30:00Z">
              <w:rPr>
                <w:rFonts w:ascii="Consolas" w:hAnsi="Consolas" w:cs="Consolas"/>
                <w:color w:val="0000FF"/>
                <w:sz w:val="19"/>
                <w:szCs w:val="19"/>
                <w:highlight w:val="white"/>
              </w:rPr>
            </w:rPrChange>
          </w:rPr>
          <w:t>void</w:t>
        </w:r>
        <w:r w:rsidRPr="00ED0DEE">
          <w:rPr>
            <w:sz w:val="24"/>
            <w:szCs w:val="24"/>
            <w:rPrChange w:id="401" w:author="ron gal" w:date="2017-03-04T14:30:00Z">
              <w:rPr>
                <w:rFonts w:ascii="Consolas" w:hAnsi="Consolas" w:cs="Consolas"/>
                <w:sz w:val="19"/>
                <w:szCs w:val="19"/>
                <w:highlight w:val="white"/>
              </w:rPr>
            </w:rPrChange>
          </w:rPr>
          <w:t xml:space="preserve"> AttachToDoctor(</w:t>
        </w:r>
        <w:r w:rsidRPr="00ED0DEE">
          <w:rPr>
            <w:sz w:val="24"/>
            <w:szCs w:val="24"/>
            <w:rPrChange w:id="402" w:author="ron gal" w:date="2017-03-04T14:30:00Z">
              <w:rPr>
                <w:rFonts w:ascii="Consolas" w:hAnsi="Consolas" w:cs="Consolas"/>
                <w:color w:val="0000FF"/>
                <w:sz w:val="19"/>
                <w:szCs w:val="19"/>
                <w:highlight w:val="white"/>
              </w:rPr>
            </w:rPrChange>
          </w:rPr>
          <w:t>int</w:t>
        </w:r>
        <w:r w:rsidRPr="00ED0DEE">
          <w:rPr>
            <w:sz w:val="24"/>
            <w:szCs w:val="24"/>
            <w:rPrChange w:id="403" w:author="ron gal" w:date="2017-03-04T14:30:00Z">
              <w:rPr>
                <w:rFonts w:ascii="Consolas" w:hAnsi="Consolas" w:cs="Consolas"/>
                <w:sz w:val="19"/>
                <w:szCs w:val="19"/>
                <w:highlight w:val="white"/>
              </w:rPr>
            </w:rPrChange>
          </w:rPr>
          <w:t xml:space="preserve"> vetId, </w:t>
        </w:r>
        <w:r w:rsidRPr="00ED0DEE">
          <w:rPr>
            <w:sz w:val="24"/>
            <w:szCs w:val="24"/>
            <w:rPrChange w:id="404" w:author="ron gal" w:date="2017-03-04T14:30:00Z">
              <w:rPr>
                <w:rFonts w:ascii="Consolas" w:hAnsi="Consolas" w:cs="Consolas"/>
                <w:color w:val="0000FF"/>
                <w:sz w:val="19"/>
                <w:szCs w:val="19"/>
                <w:highlight w:val="white"/>
              </w:rPr>
            </w:rPrChange>
          </w:rPr>
          <w:t>int</w:t>
        </w:r>
        <w:r w:rsidRPr="00ED0DEE">
          <w:rPr>
            <w:sz w:val="24"/>
            <w:szCs w:val="24"/>
            <w:rPrChange w:id="405" w:author="ron gal" w:date="2017-03-04T14:30:00Z">
              <w:rPr>
                <w:rFonts w:ascii="Consolas" w:hAnsi="Consolas" w:cs="Consolas"/>
                <w:sz w:val="19"/>
                <w:szCs w:val="19"/>
                <w:highlight w:val="white"/>
              </w:rPr>
            </w:rPrChange>
          </w:rPr>
          <w:t xml:space="preserve"> petId);</w:t>
        </w:r>
      </w:ins>
    </w:p>
    <w:p w:rsidR="00ED0DEE" w:rsidRPr="00ED0DEE" w:rsidRDefault="00ED0DEE">
      <w:pPr>
        <w:rPr>
          <w:ins w:id="406" w:author="ron gal" w:date="2017-03-04T14:30:00Z"/>
          <w:sz w:val="24"/>
          <w:szCs w:val="24"/>
          <w:rPrChange w:id="407" w:author="ron gal" w:date="2017-03-04T14:30:00Z">
            <w:rPr>
              <w:ins w:id="408" w:author="ron gal" w:date="2017-03-04T14:30:00Z"/>
              <w:rFonts w:ascii="Consolas" w:hAnsi="Consolas" w:cs="Consolas"/>
              <w:sz w:val="19"/>
              <w:szCs w:val="19"/>
              <w:highlight w:val="white"/>
            </w:rPr>
          </w:rPrChange>
        </w:rPr>
        <w:pPrChange w:id="409" w:author="ron gal" w:date="2017-03-04T14:30:00Z">
          <w:pPr>
            <w:autoSpaceDE w:val="0"/>
            <w:autoSpaceDN w:val="0"/>
            <w:adjustRightInd w:val="0"/>
            <w:spacing w:line="240" w:lineRule="auto"/>
          </w:pPr>
        </w:pPrChange>
      </w:pPr>
      <w:ins w:id="410" w:author="ron gal" w:date="2017-03-04T14:30:00Z">
        <w:r w:rsidRPr="00ED0DEE">
          <w:rPr>
            <w:sz w:val="24"/>
            <w:szCs w:val="24"/>
            <w:rPrChange w:id="411" w:author="ron gal" w:date="2017-03-04T14:30:00Z">
              <w:rPr>
                <w:rFonts w:ascii="Consolas" w:hAnsi="Consolas" w:cs="Consolas"/>
                <w:sz w:val="19"/>
                <w:szCs w:val="19"/>
                <w:highlight w:val="white"/>
              </w:rPr>
            </w:rPrChange>
          </w:rPr>
          <w:t xml:space="preserve">        </w:t>
        </w:r>
        <w:r w:rsidRPr="00ED0DEE">
          <w:rPr>
            <w:sz w:val="24"/>
            <w:szCs w:val="24"/>
            <w:rPrChange w:id="412" w:author="ron gal" w:date="2017-03-04T14:30:00Z">
              <w:rPr>
                <w:rFonts w:ascii="Consolas" w:hAnsi="Consolas" w:cs="Consolas"/>
                <w:color w:val="0000FF"/>
                <w:sz w:val="19"/>
                <w:szCs w:val="19"/>
                <w:highlight w:val="white"/>
              </w:rPr>
            </w:rPrChange>
          </w:rPr>
          <w:t>void</w:t>
        </w:r>
        <w:r w:rsidRPr="00ED0DEE">
          <w:rPr>
            <w:sz w:val="24"/>
            <w:szCs w:val="24"/>
            <w:rPrChange w:id="413" w:author="ron gal" w:date="2017-03-04T14:30:00Z">
              <w:rPr>
                <w:rFonts w:ascii="Consolas" w:hAnsi="Consolas" w:cs="Consolas"/>
                <w:sz w:val="19"/>
                <w:szCs w:val="19"/>
                <w:highlight w:val="white"/>
              </w:rPr>
            </w:rPrChange>
          </w:rPr>
          <w:t xml:space="preserve"> Update(</w:t>
        </w:r>
        <w:r w:rsidRPr="00ED0DEE">
          <w:rPr>
            <w:sz w:val="24"/>
            <w:szCs w:val="24"/>
            <w:rPrChange w:id="414" w:author="ron gal" w:date="2017-03-04T14:30:00Z">
              <w:rPr>
                <w:rFonts w:ascii="Consolas" w:hAnsi="Consolas" w:cs="Consolas"/>
                <w:color w:val="0000FF"/>
                <w:sz w:val="19"/>
                <w:szCs w:val="19"/>
                <w:highlight w:val="white"/>
              </w:rPr>
            </w:rPrChange>
          </w:rPr>
          <w:t>int</w:t>
        </w:r>
        <w:r w:rsidRPr="00ED0DEE">
          <w:rPr>
            <w:sz w:val="24"/>
            <w:szCs w:val="24"/>
            <w:rPrChange w:id="415" w:author="ron gal" w:date="2017-03-04T14:30:00Z">
              <w:rPr>
                <w:rFonts w:ascii="Consolas" w:hAnsi="Consolas" w:cs="Consolas"/>
                <w:sz w:val="19"/>
                <w:szCs w:val="19"/>
                <w:highlight w:val="white"/>
              </w:rPr>
            </w:rPrChange>
          </w:rPr>
          <w:t xml:space="preserve"> animalId, Domain.</w:t>
        </w:r>
        <w:r w:rsidRPr="00ED0DEE">
          <w:rPr>
            <w:sz w:val="24"/>
            <w:szCs w:val="24"/>
            <w:rPrChange w:id="416" w:author="ron gal" w:date="2017-03-04T14:30:00Z">
              <w:rPr>
                <w:rFonts w:ascii="Consolas" w:hAnsi="Consolas" w:cs="Consolas"/>
                <w:color w:val="2B91AF"/>
                <w:sz w:val="19"/>
                <w:szCs w:val="19"/>
                <w:highlight w:val="white"/>
              </w:rPr>
            </w:rPrChange>
          </w:rPr>
          <w:t>Animal</w:t>
        </w:r>
        <w:r w:rsidRPr="00ED0DEE">
          <w:rPr>
            <w:sz w:val="24"/>
            <w:szCs w:val="24"/>
            <w:rPrChange w:id="417" w:author="ron gal" w:date="2017-03-04T14:30:00Z">
              <w:rPr>
                <w:rFonts w:ascii="Consolas" w:hAnsi="Consolas" w:cs="Consolas"/>
                <w:sz w:val="19"/>
                <w:szCs w:val="19"/>
                <w:highlight w:val="white"/>
              </w:rPr>
            </w:rPrChange>
          </w:rPr>
          <w:t xml:space="preserve"> animal);</w:t>
        </w:r>
      </w:ins>
    </w:p>
    <w:p w:rsidR="00ED0DEE" w:rsidRPr="00ED0DEE" w:rsidRDefault="00ED0DEE">
      <w:pPr>
        <w:rPr>
          <w:ins w:id="418" w:author="ron gal" w:date="2017-03-04T14:30:00Z"/>
          <w:sz w:val="24"/>
          <w:szCs w:val="24"/>
          <w:rPrChange w:id="419" w:author="ron gal" w:date="2017-03-04T14:30:00Z">
            <w:rPr>
              <w:ins w:id="420" w:author="ron gal" w:date="2017-03-04T14:30:00Z"/>
              <w:rFonts w:ascii="Consolas" w:hAnsi="Consolas" w:cs="Consolas"/>
              <w:sz w:val="19"/>
              <w:szCs w:val="19"/>
              <w:highlight w:val="white"/>
            </w:rPr>
          </w:rPrChange>
        </w:rPr>
        <w:pPrChange w:id="421" w:author="ron gal" w:date="2017-03-04T14:30:00Z">
          <w:pPr>
            <w:autoSpaceDE w:val="0"/>
            <w:autoSpaceDN w:val="0"/>
            <w:adjustRightInd w:val="0"/>
            <w:spacing w:line="240" w:lineRule="auto"/>
          </w:pPr>
        </w:pPrChange>
      </w:pPr>
      <w:ins w:id="422" w:author="ron gal" w:date="2017-03-04T14:30:00Z">
        <w:r w:rsidRPr="00ED0DEE">
          <w:rPr>
            <w:sz w:val="24"/>
            <w:szCs w:val="24"/>
            <w:rPrChange w:id="423" w:author="ron gal" w:date="2017-03-04T14:30:00Z">
              <w:rPr>
                <w:rFonts w:ascii="Consolas" w:hAnsi="Consolas" w:cs="Consolas"/>
                <w:sz w:val="19"/>
                <w:szCs w:val="19"/>
                <w:highlight w:val="white"/>
              </w:rPr>
            </w:rPrChange>
          </w:rPr>
          <w:t xml:space="preserve">        </w:t>
        </w:r>
        <w:r w:rsidRPr="00ED0DEE">
          <w:rPr>
            <w:sz w:val="24"/>
            <w:szCs w:val="24"/>
            <w:rPrChange w:id="424" w:author="ron gal" w:date="2017-03-04T14:30:00Z">
              <w:rPr>
                <w:rFonts w:ascii="Consolas" w:hAnsi="Consolas" w:cs="Consolas"/>
                <w:color w:val="2B91AF"/>
                <w:sz w:val="19"/>
                <w:szCs w:val="19"/>
                <w:highlight w:val="white"/>
              </w:rPr>
            </w:rPrChange>
          </w:rPr>
          <w:t xml:space="preserve">IQueryable&lt;Domain.Animal&gt; </w:t>
        </w:r>
        <w:r w:rsidRPr="00ED0DEE">
          <w:rPr>
            <w:sz w:val="24"/>
            <w:szCs w:val="24"/>
            <w:rPrChange w:id="425" w:author="ron gal" w:date="2017-03-04T14:30:00Z">
              <w:rPr>
                <w:rFonts w:ascii="Consolas" w:hAnsi="Consolas" w:cs="Consolas"/>
                <w:sz w:val="19"/>
                <w:szCs w:val="19"/>
                <w:highlight w:val="white"/>
              </w:rPr>
            </w:rPrChange>
          </w:rPr>
          <w:t>Query();</w:t>
        </w:r>
      </w:ins>
    </w:p>
    <w:p w:rsidR="00481634" w:rsidRPr="00ED0DEE" w:rsidDel="00ED0DEE" w:rsidRDefault="00ED0DEE">
      <w:pPr>
        <w:rPr>
          <w:del w:id="426" w:author="ron gal" w:date="2017-03-04T14:30:00Z"/>
          <w:sz w:val="24"/>
          <w:szCs w:val="24"/>
          <w:rPrChange w:id="427" w:author="ron gal" w:date="2017-03-04T14:30:00Z">
            <w:rPr>
              <w:del w:id="428" w:author="ron gal" w:date="2017-03-04T14:30:00Z"/>
            </w:rPr>
          </w:rPrChange>
        </w:rPr>
      </w:pPr>
      <w:ins w:id="429" w:author="ron gal" w:date="2017-03-04T14:30:00Z">
        <w:r w:rsidRPr="00ED0DEE">
          <w:rPr>
            <w:sz w:val="24"/>
            <w:szCs w:val="24"/>
            <w:rPrChange w:id="430" w:author="ron gal" w:date="2017-03-04T14:30:00Z">
              <w:rPr>
                <w:rFonts w:ascii="Consolas" w:hAnsi="Consolas" w:cs="Consolas"/>
                <w:sz w:val="19"/>
                <w:szCs w:val="19"/>
                <w:highlight w:val="white"/>
              </w:rPr>
            </w:rPrChange>
          </w:rPr>
          <w:t xml:space="preserve">        </w:t>
        </w:r>
        <w:r w:rsidRPr="00ED0DEE">
          <w:rPr>
            <w:sz w:val="24"/>
            <w:szCs w:val="24"/>
            <w:rPrChange w:id="431" w:author="ron gal" w:date="2017-03-04T14:30:00Z">
              <w:rPr>
                <w:rFonts w:ascii="Consolas" w:hAnsi="Consolas" w:cs="Consolas"/>
                <w:color w:val="2B91AF"/>
                <w:sz w:val="19"/>
                <w:szCs w:val="19"/>
                <w:highlight w:val="white"/>
              </w:rPr>
            </w:rPrChange>
          </w:rPr>
          <w:t xml:space="preserve">List&lt;Animal&gt; </w:t>
        </w:r>
        <w:r w:rsidRPr="00ED0DEE">
          <w:rPr>
            <w:sz w:val="24"/>
            <w:szCs w:val="24"/>
            <w:rPrChange w:id="432" w:author="ron gal" w:date="2017-03-04T14:30:00Z">
              <w:rPr>
                <w:rFonts w:ascii="Consolas" w:hAnsi="Consolas" w:cs="Consolas"/>
                <w:sz w:val="19"/>
                <w:szCs w:val="19"/>
                <w:highlight w:val="white"/>
              </w:rPr>
            </w:rPrChange>
          </w:rPr>
          <w:t>Search(</w:t>
        </w:r>
        <w:r w:rsidRPr="00ED0DEE">
          <w:rPr>
            <w:sz w:val="24"/>
            <w:szCs w:val="24"/>
            <w:rPrChange w:id="433" w:author="ron gal" w:date="2017-03-04T14:30:00Z">
              <w:rPr>
                <w:rFonts w:ascii="Consolas" w:hAnsi="Consolas" w:cs="Consolas"/>
                <w:color w:val="0000FF"/>
                <w:sz w:val="19"/>
                <w:szCs w:val="19"/>
                <w:highlight w:val="white"/>
              </w:rPr>
            </w:rPrChange>
          </w:rPr>
          <w:t>int</w:t>
        </w:r>
        <w:r w:rsidRPr="00ED0DEE">
          <w:rPr>
            <w:sz w:val="24"/>
            <w:szCs w:val="24"/>
            <w:rPrChange w:id="434" w:author="ron gal" w:date="2017-03-04T14:30:00Z">
              <w:rPr>
                <w:rFonts w:ascii="Consolas" w:hAnsi="Consolas" w:cs="Consolas"/>
                <w:sz w:val="19"/>
                <w:szCs w:val="19"/>
                <w:highlight w:val="white"/>
              </w:rPr>
            </w:rPrChange>
          </w:rPr>
          <w:t xml:space="preserve"> doctorId, </w:t>
        </w:r>
        <w:r w:rsidRPr="00ED0DEE">
          <w:rPr>
            <w:sz w:val="24"/>
            <w:szCs w:val="24"/>
            <w:rPrChange w:id="435" w:author="ron gal" w:date="2017-03-04T14:30:00Z">
              <w:rPr>
                <w:rFonts w:ascii="Consolas" w:hAnsi="Consolas" w:cs="Consolas"/>
                <w:color w:val="0000FF"/>
                <w:sz w:val="19"/>
                <w:szCs w:val="19"/>
                <w:highlight w:val="white"/>
              </w:rPr>
            </w:rPrChange>
          </w:rPr>
          <w:t>int</w:t>
        </w:r>
        <w:r w:rsidRPr="00ED0DEE">
          <w:rPr>
            <w:sz w:val="24"/>
            <w:szCs w:val="24"/>
            <w:rPrChange w:id="436" w:author="ron gal" w:date="2017-03-04T14:30:00Z">
              <w:rPr>
                <w:rFonts w:ascii="Consolas" w:hAnsi="Consolas" w:cs="Consolas"/>
                <w:sz w:val="19"/>
                <w:szCs w:val="19"/>
                <w:highlight w:val="white"/>
              </w:rPr>
            </w:rPrChange>
          </w:rPr>
          <w:t xml:space="preserve"> ownerId, </w:t>
        </w:r>
        <w:r w:rsidRPr="00ED0DEE">
          <w:rPr>
            <w:sz w:val="24"/>
            <w:szCs w:val="24"/>
            <w:rPrChange w:id="437" w:author="ron gal" w:date="2017-03-04T14:30:00Z">
              <w:rPr>
                <w:rFonts w:ascii="Consolas" w:hAnsi="Consolas" w:cs="Consolas"/>
                <w:color w:val="0000FF"/>
                <w:sz w:val="19"/>
                <w:szCs w:val="19"/>
                <w:highlight w:val="white"/>
              </w:rPr>
            </w:rPrChange>
          </w:rPr>
          <w:t>int</w:t>
        </w:r>
        <w:r w:rsidRPr="00ED0DEE">
          <w:rPr>
            <w:sz w:val="24"/>
            <w:szCs w:val="24"/>
            <w:rPrChange w:id="438" w:author="ron gal" w:date="2017-03-04T14:30:00Z">
              <w:rPr>
                <w:rFonts w:ascii="Consolas" w:hAnsi="Consolas" w:cs="Consolas"/>
                <w:sz w:val="19"/>
                <w:szCs w:val="19"/>
                <w:highlight w:val="white"/>
              </w:rPr>
            </w:rPrChange>
          </w:rPr>
          <w:t xml:space="preserve">? id, </w:t>
        </w:r>
        <w:r w:rsidRPr="00ED0DEE">
          <w:rPr>
            <w:sz w:val="24"/>
            <w:szCs w:val="24"/>
            <w:rPrChange w:id="439" w:author="ron gal" w:date="2017-03-04T14:30:00Z">
              <w:rPr>
                <w:rFonts w:ascii="Consolas" w:hAnsi="Consolas" w:cs="Consolas"/>
                <w:color w:val="0000FF"/>
                <w:sz w:val="19"/>
                <w:szCs w:val="19"/>
                <w:highlight w:val="white"/>
              </w:rPr>
            </w:rPrChange>
          </w:rPr>
          <w:t>string</w:t>
        </w:r>
        <w:r w:rsidRPr="00ED0DEE">
          <w:rPr>
            <w:sz w:val="24"/>
            <w:szCs w:val="24"/>
            <w:rPrChange w:id="440" w:author="ron gal" w:date="2017-03-04T14:30:00Z">
              <w:rPr>
                <w:rFonts w:ascii="Consolas" w:hAnsi="Consolas" w:cs="Consolas"/>
                <w:sz w:val="19"/>
                <w:szCs w:val="19"/>
                <w:highlight w:val="white"/>
              </w:rPr>
            </w:rPrChange>
          </w:rPr>
          <w:t xml:space="preserve"> animalName, </w:t>
        </w:r>
        <w:r w:rsidRPr="00ED0DEE">
          <w:rPr>
            <w:sz w:val="24"/>
            <w:szCs w:val="24"/>
            <w:rPrChange w:id="441" w:author="ron gal" w:date="2017-03-04T14:30:00Z">
              <w:rPr>
                <w:rFonts w:ascii="Consolas" w:hAnsi="Consolas" w:cs="Consolas"/>
                <w:color w:val="0000FF"/>
                <w:sz w:val="19"/>
                <w:szCs w:val="19"/>
                <w:highlight w:val="white"/>
              </w:rPr>
            </w:rPrChange>
          </w:rPr>
          <w:t>string</w:t>
        </w:r>
        <w:r w:rsidRPr="00ED0DEE">
          <w:rPr>
            <w:sz w:val="24"/>
            <w:szCs w:val="24"/>
            <w:rPrChange w:id="442" w:author="ron gal" w:date="2017-03-04T14:30:00Z">
              <w:rPr>
                <w:rFonts w:ascii="Consolas" w:hAnsi="Consolas" w:cs="Consolas"/>
                <w:sz w:val="19"/>
                <w:szCs w:val="19"/>
                <w:highlight w:val="white"/>
              </w:rPr>
            </w:rPrChange>
          </w:rPr>
          <w:t xml:space="preserve"> doctorName, </w:t>
        </w:r>
        <w:r w:rsidRPr="00ED0DEE">
          <w:rPr>
            <w:sz w:val="24"/>
            <w:szCs w:val="24"/>
            <w:rPrChange w:id="443" w:author="ron gal" w:date="2017-03-04T14:30:00Z">
              <w:rPr>
                <w:rFonts w:ascii="Consolas" w:hAnsi="Consolas" w:cs="Consolas"/>
                <w:color w:val="0000FF"/>
                <w:sz w:val="19"/>
                <w:szCs w:val="19"/>
                <w:highlight w:val="white"/>
              </w:rPr>
            </w:rPrChange>
          </w:rPr>
          <w:t>string</w:t>
        </w:r>
        <w:r w:rsidRPr="00ED0DEE">
          <w:rPr>
            <w:sz w:val="24"/>
            <w:szCs w:val="24"/>
            <w:rPrChange w:id="444" w:author="ron gal" w:date="2017-03-04T14:30:00Z">
              <w:rPr>
                <w:rFonts w:ascii="Consolas" w:hAnsi="Consolas" w:cs="Consolas"/>
                <w:sz w:val="19"/>
                <w:szCs w:val="19"/>
                <w:highlight w:val="white"/>
              </w:rPr>
            </w:rPrChange>
          </w:rPr>
          <w:t xml:space="preserve"> ownerName, </w:t>
        </w:r>
        <w:r w:rsidRPr="00ED0DEE">
          <w:rPr>
            <w:sz w:val="24"/>
            <w:szCs w:val="24"/>
            <w:rPrChange w:id="445" w:author="ron gal" w:date="2017-03-04T14:30:00Z">
              <w:rPr>
                <w:rFonts w:ascii="Consolas" w:hAnsi="Consolas" w:cs="Consolas"/>
                <w:color w:val="0000FF"/>
                <w:sz w:val="19"/>
                <w:szCs w:val="19"/>
                <w:highlight w:val="white"/>
              </w:rPr>
            </w:rPrChange>
          </w:rPr>
          <w:t>int</w:t>
        </w:r>
        <w:r w:rsidRPr="00ED0DEE">
          <w:rPr>
            <w:sz w:val="24"/>
            <w:szCs w:val="24"/>
            <w:rPrChange w:id="446" w:author="ron gal" w:date="2017-03-04T14:30:00Z">
              <w:rPr>
                <w:rFonts w:ascii="Consolas" w:hAnsi="Consolas" w:cs="Consolas"/>
                <w:sz w:val="19"/>
                <w:szCs w:val="19"/>
                <w:highlight w:val="white"/>
              </w:rPr>
            </w:rPrChange>
          </w:rPr>
          <w:t xml:space="preserve">? type, </w:t>
        </w:r>
        <w:r w:rsidRPr="00ED0DEE">
          <w:rPr>
            <w:sz w:val="24"/>
            <w:szCs w:val="24"/>
            <w:rPrChange w:id="447" w:author="ron gal" w:date="2017-03-04T14:30:00Z">
              <w:rPr>
                <w:rFonts w:ascii="Consolas" w:hAnsi="Consolas" w:cs="Consolas"/>
                <w:color w:val="0000FF"/>
                <w:sz w:val="19"/>
                <w:szCs w:val="19"/>
                <w:highlight w:val="white"/>
              </w:rPr>
            </w:rPrChange>
          </w:rPr>
          <w:t>int</w:t>
        </w:r>
        <w:r w:rsidRPr="00ED0DEE">
          <w:rPr>
            <w:sz w:val="24"/>
            <w:szCs w:val="24"/>
            <w:rPrChange w:id="448" w:author="ron gal" w:date="2017-03-04T14:30:00Z">
              <w:rPr>
                <w:rFonts w:ascii="Consolas" w:hAnsi="Consolas" w:cs="Consolas"/>
                <w:sz w:val="19"/>
                <w:szCs w:val="19"/>
                <w:highlight w:val="white"/>
              </w:rPr>
            </w:rPrChange>
          </w:rPr>
          <w:t>? gender);</w:t>
        </w:r>
        <w:r w:rsidDel="00ED0DEE">
          <w:rPr>
            <w:sz w:val="24"/>
            <w:szCs w:val="24"/>
          </w:rPr>
          <w:t xml:space="preserve"> </w:t>
        </w:r>
      </w:ins>
      <w:del w:id="449" w:author="ron gal" w:date="2017-03-04T14:30:00Z">
        <w:r w:rsidR="00471D70" w:rsidDel="00ED0DEE">
          <w:rPr>
            <w:sz w:val="24"/>
            <w:szCs w:val="24"/>
          </w:rPr>
          <w:delText>IEnumerable&lt;DTOs.Customer&gt; Search(string firstName, string lastName, int? minAge, int? maxAge, int? region, int? customerId);</w:delText>
        </w:r>
      </w:del>
    </w:p>
    <w:p w:rsidR="00481634" w:rsidRPr="00ED0DEE" w:rsidDel="00ED0DEE" w:rsidRDefault="00481634">
      <w:pPr>
        <w:rPr>
          <w:del w:id="450" w:author="ron gal" w:date="2017-03-04T14:30:00Z"/>
          <w:sz w:val="24"/>
          <w:szCs w:val="24"/>
          <w:rPrChange w:id="451" w:author="ron gal" w:date="2017-03-04T14:30:00Z">
            <w:rPr>
              <w:del w:id="452" w:author="ron gal" w:date="2017-03-04T14:30:00Z"/>
            </w:rPr>
          </w:rPrChange>
        </w:rPr>
      </w:pPr>
    </w:p>
    <w:p w:rsidR="00481634" w:rsidRPr="00ED0DEE" w:rsidDel="00ED0DEE" w:rsidRDefault="00471D70">
      <w:pPr>
        <w:rPr>
          <w:del w:id="453" w:author="ron gal" w:date="2017-03-04T14:30:00Z"/>
          <w:sz w:val="24"/>
          <w:szCs w:val="24"/>
          <w:rPrChange w:id="454" w:author="ron gal" w:date="2017-03-04T14:30:00Z">
            <w:rPr>
              <w:del w:id="455" w:author="ron gal" w:date="2017-03-04T14:30:00Z"/>
            </w:rPr>
          </w:rPrChange>
        </w:rPr>
      </w:pPr>
      <w:del w:id="456" w:author="ron gal" w:date="2017-03-04T14:30:00Z">
        <w:r w:rsidDel="00ED0DEE">
          <w:rPr>
            <w:sz w:val="24"/>
            <w:szCs w:val="24"/>
          </w:rPr>
          <w:delText>DTOs.Customer GetCustomer(int id);</w:delText>
        </w:r>
      </w:del>
    </w:p>
    <w:p w:rsidR="00481634" w:rsidRPr="00ED0DEE" w:rsidDel="00ED0DEE" w:rsidRDefault="00481634">
      <w:pPr>
        <w:rPr>
          <w:del w:id="457" w:author="ron gal" w:date="2017-03-04T14:30:00Z"/>
          <w:sz w:val="24"/>
          <w:szCs w:val="24"/>
          <w:rPrChange w:id="458" w:author="ron gal" w:date="2017-03-04T14:30:00Z">
            <w:rPr>
              <w:del w:id="459" w:author="ron gal" w:date="2017-03-04T14:30:00Z"/>
            </w:rPr>
          </w:rPrChange>
        </w:rPr>
      </w:pPr>
    </w:p>
    <w:p w:rsidR="00481634" w:rsidRPr="00ED0DEE" w:rsidDel="00ED0DEE" w:rsidRDefault="00471D70">
      <w:pPr>
        <w:rPr>
          <w:del w:id="460" w:author="ron gal" w:date="2017-03-04T14:30:00Z"/>
          <w:sz w:val="24"/>
          <w:szCs w:val="24"/>
          <w:rPrChange w:id="461" w:author="ron gal" w:date="2017-03-04T14:30:00Z">
            <w:rPr>
              <w:del w:id="462" w:author="ron gal" w:date="2017-03-04T14:30:00Z"/>
            </w:rPr>
          </w:rPrChange>
        </w:rPr>
      </w:pPr>
      <w:del w:id="463" w:author="ron gal" w:date="2017-03-04T14:30:00Z">
        <w:r w:rsidDel="00ED0DEE">
          <w:rPr>
            <w:sz w:val="24"/>
            <w:szCs w:val="24"/>
          </w:rPr>
          <w:delText>DTOs.Customer Save(DTOs.Customer customer);</w:delText>
        </w:r>
      </w:del>
    </w:p>
    <w:p w:rsidR="00481634" w:rsidRPr="00ED0DEE" w:rsidDel="00ED0DEE" w:rsidRDefault="00481634">
      <w:pPr>
        <w:rPr>
          <w:del w:id="464" w:author="ron gal" w:date="2017-03-04T14:30:00Z"/>
          <w:sz w:val="24"/>
          <w:szCs w:val="24"/>
          <w:rPrChange w:id="465" w:author="ron gal" w:date="2017-03-04T14:30:00Z">
            <w:rPr>
              <w:del w:id="466" w:author="ron gal" w:date="2017-03-04T14:30:00Z"/>
            </w:rPr>
          </w:rPrChange>
        </w:rPr>
      </w:pPr>
    </w:p>
    <w:p w:rsidR="00481634" w:rsidRPr="00ED0DEE" w:rsidDel="00ED0DEE" w:rsidRDefault="00471D70">
      <w:pPr>
        <w:rPr>
          <w:del w:id="467" w:author="ron gal" w:date="2017-03-04T14:30:00Z"/>
          <w:sz w:val="24"/>
          <w:szCs w:val="24"/>
          <w:rPrChange w:id="468" w:author="ron gal" w:date="2017-03-04T14:30:00Z">
            <w:rPr>
              <w:del w:id="469" w:author="ron gal" w:date="2017-03-04T14:30:00Z"/>
            </w:rPr>
          </w:rPrChange>
        </w:rPr>
      </w:pPr>
      <w:del w:id="470" w:author="ron gal" w:date="2017-03-04T14:30:00Z">
        <w:r w:rsidDel="00ED0DEE">
          <w:rPr>
            <w:sz w:val="24"/>
            <w:szCs w:val="24"/>
          </w:rPr>
          <w:delText>DTOs.Customer Update(int id, DTOs.Customer customer);</w:delText>
        </w:r>
      </w:del>
    </w:p>
    <w:p w:rsidR="00481634" w:rsidRPr="00ED0DEE" w:rsidDel="00ED0DEE" w:rsidRDefault="00481634">
      <w:pPr>
        <w:rPr>
          <w:del w:id="471" w:author="ron gal" w:date="2017-03-04T14:30:00Z"/>
          <w:sz w:val="24"/>
          <w:szCs w:val="24"/>
          <w:rPrChange w:id="472" w:author="ron gal" w:date="2017-03-04T14:30:00Z">
            <w:rPr>
              <w:del w:id="473" w:author="ron gal" w:date="2017-03-04T14:30:00Z"/>
            </w:rPr>
          </w:rPrChange>
        </w:rPr>
      </w:pPr>
    </w:p>
    <w:p w:rsidR="00481634" w:rsidRPr="00ED0DEE" w:rsidDel="00ED0DEE" w:rsidRDefault="00471D70">
      <w:pPr>
        <w:rPr>
          <w:del w:id="474" w:author="ron gal" w:date="2017-03-04T14:30:00Z"/>
          <w:sz w:val="24"/>
          <w:szCs w:val="24"/>
          <w:rPrChange w:id="475" w:author="ron gal" w:date="2017-03-04T14:30:00Z">
            <w:rPr>
              <w:del w:id="476" w:author="ron gal" w:date="2017-03-04T14:30:00Z"/>
            </w:rPr>
          </w:rPrChange>
        </w:rPr>
      </w:pPr>
      <w:del w:id="477" w:author="ron gal" w:date="2017-03-04T14:30:00Z">
        <w:r w:rsidDel="00ED0DEE">
          <w:rPr>
            <w:sz w:val="24"/>
            <w:szCs w:val="24"/>
          </w:rPr>
          <w:delText>bool Exists(string username);</w:delText>
        </w:r>
      </w:del>
    </w:p>
    <w:p w:rsidR="00481634" w:rsidRPr="00ED0DEE" w:rsidRDefault="00481634">
      <w:pPr>
        <w:rPr>
          <w:sz w:val="24"/>
          <w:szCs w:val="24"/>
          <w:rPrChange w:id="478" w:author="ron gal" w:date="2017-03-04T14:30:00Z">
            <w:rPr/>
          </w:rPrChange>
        </w:rPr>
        <w:pPrChange w:id="479" w:author="ron gal" w:date="2017-03-04T14:30:00Z">
          <w:pPr>
            <w:bidi/>
          </w:pPr>
        </w:pPrChange>
      </w:pPr>
    </w:p>
    <w:p w:rsidR="00481634" w:rsidRDefault="00471D70" w:rsidP="00ED0DEE">
      <w:pPr>
        <w:bidi/>
      </w:pPr>
      <w:r>
        <w:rPr>
          <w:b/>
          <w:sz w:val="24"/>
          <w:szCs w:val="24"/>
          <w:rtl/>
        </w:rPr>
        <w:t xml:space="preserve">מחלקת </w:t>
      </w:r>
      <w:ins w:id="480" w:author="ron gal" w:date="2017-03-04T14:35:00Z">
        <w:r w:rsidR="00ED0DEE" w:rsidRPr="00ED0DEE">
          <w:rPr>
            <w:b/>
            <w:sz w:val="24"/>
            <w:szCs w:val="24"/>
            <w:rPrChange w:id="481" w:author="ron gal" w:date="2017-03-04T14:37:00Z">
              <w:rPr>
                <w:rFonts w:ascii="Consolas" w:hAnsi="Consolas" w:cs="Consolas"/>
                <w:color w:val="2B91AF"/>
                <w:sz w:val="19"/>
                <w:szCs w:val="19"/>
                <w:highlight w:val="white"/>
              </w:rPr>
            </w:rPrChange>
          </w:rPr>
          <w:t>DecodesDao</w:t>
        </w:r>
        <w:r w:rsidR="00ED0DEE" w:rsidDel="00ED0DEE">
          <w:rPr>
            <w:b/>
            <w:sz w:val="24"/>
            <w:szCs w:val="24"/>
          </w:rPr>
          <w:t xml:space="preserve"> </w:t>
        </w:r>
      </w:ins>
      <w:del w:id="482" w:author="ron gal" w:date="2017-03-04T14:35:00Z">
        <w:r w:rsidDel="00ED0DEE">
          <w:rPr>
            <w:b/>
            <w:sz w:val="24"/>
            <w:szCs w:val="24"/>
          </w:rPr>
          <w:delText>EmployeesQueryProcessor</w:delText>
        </w:r>
      </w:del>
    </w:p>
    <w:p w:rsidR="00481634" w:rsidRDefault="00471D70">
      <w:pPr>
        <w:bidi/>
        <w:pPrChange w:id="483" w:author="ron gal" w:date="2017-03-04T14:36:00Z">
          <w:pPr>
            <w:bidi/>
          </w:pPr>
        </w:pPrChange>
      </w:pPr>
      <w:r>
        <w:rPr>
          <w:sz w:val="24"/>
          <w:szCs w:val="24"/>
          <w:rtl/>
        </w:rPr>
        <w:t xml:space="preserve">מחלקה זו אחראית על </w:t>
      </w:r>
      <w:del w:id="484" w:author="ron gal" w:date="2017-03-04T14:35:00Z">
        <w:r w:rsidDel="00ED0DEE">
          <w:rPr>
            <w:sz w:val="24"/>
            <w:szCs w:val="24"/>
            <w:rtl/>
          </w:rPr>
          <w:delText>ישות העובד</w:delText>
        </w:r>
      </w:del>
      <w:ins w:id="485" w:author="ron gal" w:date="2017-03-04T14:35:00Z">
        <w:r w:rsidR="00ED0DEE">
          <w:rPr>
            <w:rFonts w:hint="cs"/>
            <w:sz w:val="24"/>
            <w:szCs w:val="24"/>
            <w:rtl/>
          </w:rPr>
          <w:t>כל טבלאות הפענוח</w:t>
        </w:r>
      </w:ins>
      <w:r>
        <w:rPr>
          <w:sz w:val="24"/>
          <w:szCs w:val="24"/>
          <w:rtl/>
        </w:rPr>
        <w:t xml:space="preserve">. מחלקה זו </w:t>
      </w:r>
      <w:del w:id="486" w:author="ron gal" w:date="2017-03-04T14:35:00Z">
        <w:r w:rsidDel="00ED0DEE">
          <w:rPr>
            <w:sz w:val="24"/>
            <w:szCs w:val="24"/>
            <w:rtl/>
          </w:rPr>
          <w:delText>יורשת מ&lt;</w:delText>
        </w:r>
        <w:r w:rsidDel="00ED0DEE">
          <w:rPr>
            <w:sz w:val="24"/>
            <w:szCs w:val="24"/>
          </w:rPr>
          <w:delText>DBAccessBase&lt;Employee</w:delText>
        </w:r>
        <w:r w:rsidDel="00ED0DEE">
          <w:rPr>
            <w:sz w:val="24"/>
            <w:szCs w:val="24"/>
            <w:rtl/>
          </w:rPr>
          <w:delText xml:space="preserve"> ו</w:delText>
        </w:r>
      </w:del>
      <w:r>
        <w:rPr>
          <w:sz w:val="24"/>
          <w:szCs w:val="24"/>
          <w:rtl/>
        </w:rPr>
        <w:t xml:space="preserve">מממשת את הממשק </w:t>
      </w:r>
      <w:ins w:id="487" w:author="ron gal" w:date="2017-03-04T14:35:00Z">
        <w:r w:rsidR="00ED0DEE" w:rsidRPr="00ED0DEE">
          <w:rPr>
            <w:sz w:val="24"/>
            <w:szCs w:val="24"/>
            <w:rPrChange w:id="488" w:author="ron gal" w:date="2017-03-04T14:37:00Z">
              <w:rPr>
                <w:rFonts w:ascii="Consolas" w:hAnsi="Consolas" w:cs="Consolas"/>
                <w:color w:val="2B91AF"/>
                <w:sz w:val="19"/>
                <w:szCs w:val="19"/>
                <w:highlight w:val="white"/>
              </w:rPr>
            </w:rPrChange>
          </w:rPr>
          <w:t>IDecodesDao</w:t>
        </w:r>
        <w:r w:rsidR="00ED0DEE" w:rsidDel="00ED0DEE">
          <w:rPr>
            <w:sz w:val="24"/>
            <w:szCs w:val="24"/>
          </w:rPr>
          <w:t xml:space="preserve"> </w:t>
        </w:r>
      </w:ins>
      <w:del w:id="489" w:author="ron gal" w:date="2017-03-04T14:35:00Z">
        <w:r w:rsidDel="00ED0DEE">
          <w:rPr>
            <w:sz w:val="24"/>
            <w:szCs w:val="24"/>
          </w:rPr>
          <w:delText>IEmployeesQueryProcessor</w:delText>
        </w:r>
      </w:del>
      <w:r>
        <w:rPr>
          <w:sz w:val="24"/>
          <w:szCs w:val="24"/>
          <w:rtl/>
        </w:rPr>
        <w:t xml:space="preserve">. </w:t>
      </w:r>
      <w:ins w:id="490" w:author="ron gal" w:date="2017-03-04T14:35:00Z">
        <w:r w:rsidR="00ED0DEE">
          <w:rPr>
            <w:rFonts w:hint="cs"/>
            <w:sz w:val="24"/>
            <w:szCs w:val="24"/>
            <w:rtl/>
          </w:rPr>
          <w:t xml:space="preserve">המחלה מבצעת שליפות </w:t>
        </w:r>
      </w:ins>
      <w:del w:id="491" w:author="ron gal" w:date="2017-03-04T14:36:00Z">
        <w:r w:rsidDel="00ED0DEE">
          <w:rPr>
            <w:sz w:val="24"/>
            <w:szCs w:val="24"/>
            <w:rtl/>
          </w:rPr>
          <w:delText>תבצע הכנסה, עדכון של עובדים במסד הנתונים</w:delText>
        </w:r>
      </w:del>
      <w:ins w:id="492" w:author="ron gal" w:date="2017-03-04T14:36:00Z">
        <w:r w:rsidR="00ED0DEE">
          <w:rPr>
            <w:rFonts w:hint="cs"/>
            <w:sz w:val="24"/>
            <w:szCs w:val="24"/>
            <w:rtl/>
          </w:rPr>
          <w:t>מטבלאות הפיענוח השונות במערכת</w:t>
        </w:r>
      </w:ins>
      <w:r>
        <w:rPr>
          <w:sz w:val="24"/>
          <w:szCs w:val="24"/>
          <w:rtl/>
        </w:rPr>
        <w:t xml:space="preserve">. </w:t>
      </w:r>
      <w:del w:id="493" w:author="ron gal" w:date="2017-03-04T14:36:00Z">
        <w:r w:rsidDel="00ED0DEE">
          <w:rPr>
            <w:sz w:val="24"/>
            <w:szCs w:val="24"/>
            <w:rtl/>
          </w:rPr>
          <w:delText xml:space="preserve">כמו כן מחלקה זו גם אחראית על החזרת העובדים ממסד הנתונים בהתאם לפרמטרים האפשרים ממסך חיפוש העובדים של מנהל. </w:delText>
        </w:r>
      </w:del>
      <w:r>
        <w:rPr>
          <w:sz w:val="24"/>
          <w:szCs w:val="24"/>
          <w:rtl/>
        </w:rPr>
        <w:t>המחלקה תכיל את הפעולות הבאות:</w:t>
      </w:r>
    </w:p>
    <w:p w:rsidR="00481634" w:rsidRDefault="00481634"/>
    <w:p w:rsidR="00ED0DEE" w:rsidRPr="00ED0DEE" w:rsidRDefault="00ED0DEE">
      <w:pPr>
        <w:rPr>
          <w:ins w:id="494" w:author="ron gal" w:date="2017-03-04T14:37:00Z"/>
          <w:sz w:val="24"/>
          <w:szCs w:val="24"/>
          <w:rPrChange w:id="495" w:author="ron gal" w:date="2017-03-04T14:37:00Z">
            <w:rPr>
              <w:ins w:id="496" w:author="ron gal" w:date="2017-03-04T14:37:00Z"/>
              <w:rFonts w:ascii="Consolas" w:hAnsi="Consolas" w:cs="Consolas"/>
              <w:sz w:val="19"/>
              <w:szCs w:val="19"/>
              <w:highlight w:val="white"/>
            </w:rPr>
          </w:rPrChange>
        </w:rPr>
        <w:pPrChange w:id="497" w:author="ron gal" w:date="2017-03-04T14:37:00Z">
          <w:pPr>
            <w:autoSpaceDE w:val="0"/>
            <w:autoSpaceDN w:val="0"/>
            <w:adjustRightInd w:val="0"/>
            <w:spacing w:line="240" w:lineRule="auto"/>
          </w:pPr>
        </w:pPrChange>
      </w:pPr>
      <w:ins w:id="498" w:author="ron gal" w:date="2017-03-04T14:37:00Z">
        <w:r w:rsidRPr="00ED0DEE">
          <w:rPr>
            <w:sz w:val="24"/>
            <w:szCs w:val="24"/>
            <w:rPrChange w:id="499" w:author="ron gal" w:date="2017-03-04T14:37:00Z">
              <w:rPr>
                <w:rFonts w:ascii="Consolas" w:hAnsi="Consolas" w:cs="Consolas"/>
                <w:sz w:val="19"/>
                <w:szCs w:val="19"/>
                <w:highlight w:val="white"/>
              </w:rPr>
            </w:rPrChange>
          </w:rPr>
          <w:t xml:space="preserve">        IEnumerable&lt;T&gt; Query&lt;T&gt;() </w:t>
        </w:r>
        <w:r w:rsidRPr="00ED0DEE">
          <w:rPr>
            <w:sz w:val="24"/>
            <w:szCs w:val="24"/>
            <w:rPrChange w:id="500" w:author="ron gal" w:date="2017-03-04T14:37:00Z">
              <w:rPr>
                <w:rFonts w:ascii="Consolas" w:hAnsi="Consolas" w:cs="Consolas"/>
                <w:color w:val="0000FF"/>
                <w:sz w:val="19"/>
                <w:szCs w:val="19"/>
                <w:highlight w:val="white"/>
              </w:rPr>
            </w:rPrChange>
          </w:rPr>
          <w:t>where</w:t>
        </w:r>
        <w:r w:rsidRPr="00ED0DEE">
          <w:rPr>
            <w:sz w:val="24"/>
            <w:szCs w:val="24"/>
            <w:rPrChange w:id="501" w:author="ron gal" w:date="2017-03-04T14:37:00Z">
              <w:rPr>
                <w:rFonts w:ascii="Consolas" w:hAnsi="Consolas" w:cs="Consolas"/>
                <w:sz w:val="19"/>
                <w:szCs w:val="19"/>
                <w:highlight w:val="white"/>
              </w:rPr>
            </w:rPrChange>
          </w:rPr>
          <w:t xml:space="preserve"> T : </w:t>
        </w:r>
        <w:r w:rsidRPr="00ED0DEE">
          <w:rPr>
            <w:sz w:val="24"/>
            <w:szCs w:val="24"/>
            <w:rPrChange w:id="502" w:author="ron gal" w:date="2017-03-04T14:37:00Z">
              <w:rPr>
                <w:rFonts w:ascii="Consolas" w:hAnsi="Consolas" w:cs="Consolas"/>
                <w:color w:val="2B91AF"/>
                <w:sz w:val="19"/>
                <w:szCs w:val="19"/>
                <w:highlight w:val="white"/>
              </w:rPr>
            </w:rPrChange>
          </w:rPr>
          <w:t>Decode</w:t>
        </w:r>
        <w:r w:rsidRPr="00ED0DEE">
          <w:rPr>
            <w:sz w:val="24"/>
            <w:szCs w:val="24"/>
            <w:rPrChange w:id="503" w:author="ron gal" w:date="2017-03-04T14:37:00Z">
              <w:rPr>
                <w:rFonts w:ascii="Consolas" w:hAnsi="Consolas" w:cs="Consolas"/>
                <w:sz w:val="19"/>
                <w:szCs w:val="19"/>
                <w:highlight w:val="white"/>
              </w:rPr>
            </w:rPrChange>
          </w:rPr>
          <w:t>;</w:t>
        </w:r>
      </w:ins>
    </w:p>
    <w:p w:rsidR="00ED0DEE" w:rsidRPr="00ED0DEE" w:rsidRDefault="00ED0DEE">
      <w:pPr>
        <w:rPr>
          <w:ins w:id="504" w:author="ron gal" w:date="2017-03-04T14:37:00Z"/>
          <w:sz w:val="24"/>
          <w:szCs w:val="24"/>
          <w:rPrChange w:id="505" w:author="ron gal" w:date="2017-03-04T14:37:00Z">
            <w:rPr>
              <w:ins w:id="506" w:author="ron gal" w:date="2017-03-04T14:37:00Z"/>
              <w:rFonts w:ascii="Consolas" w:hAnsi="Consolas" w:cs="Consolas"/>
              <w:sz w:val="19"/>
              <w:szCs w:val="19"/>
              <w:highlight w:val="white"/>
            </w:rPr>
          </w:rPrChange>
        </w:rPr>
        <w:pPrChange w:id="507" w:author="ron gal" w:date="2017-03-04T14:37:00Z">
          <w:pPr>
            <w:autoSpaceDE w:val="0"/>
            <w:autoSpaceDN w:val="0"/>
            <w:adjustRightInd w:val="0"/>
            <w:spacing w:line="240" w:lineRule="auto"/>
          </w:pPr>
        </w:pPrChange>
      </w:pPr>
      <w:ins w:id="508" w:author="ron gal" w:date="2017-03-04T14:37:00Z">
        <w:r w:rsidRPr="00ED0DEE">
          <w:rPr>
            <w:sz w:val="24"/>
            <w:szCs w:val="24"/>
            <w:rPrChange w:id="509" w:author="ron gal" w:date="2017-03-04T14:37:00Z">
              <w:rPr>
                <w:rFonts w:ascii="Consolas" w:hAnsi="Consolas" w:cs="Consolas"/>
                <w:sz w:val="19"/>
                <w:szCs w:val="19"/>
                <w:highlight w:val="white"/>
              </w:rPr>
            </w:rPrChange>
          </w:rPr>
          <w:t xml:space="preserve">        T Get&lt;T&gt;(</w:t>
        </w:r>
        <w:r w:rsidRPr="00ED0DEE">
          <w:rPr>
            <w:sz w:val="24"/>
            <w:szCs w:val="24"/>
            <w:rPrChange w:id="510" w:author="ron gal" w:date="2017-03-04T14:37:00Z">
              <w:rPr>
                <w:rFonts w:ascii="Consolas" w:hAnsi="Consolas" w:cs="Consolas"/>
                <w:color w:val="0000FF"/>
                <w:sz w:val="19"/>
                <w:szCs w:val="19"/>
                <w:highlight w:val="white"/>
              </w:rPr>
            </w:rPrChange>
          </w:rPr>
          <w:t>string</w:t>
        </w:r>
        <w:r w:rsidRPr="00ED0DEE">
          <w:rPr>
            <w:sz w:val="24"/>
            <w:szCs w:val="24"/>
            <w:rPrChange w:id="511" w:author="ron gal" w:date="2017-03-04T14:37:00Z">
              <w:rPr>
                <w:rFonts w:ascii="Consolas" w:hAnsi="Consolas" w:cs="Consolas"/>
                <w:sz w:val="19"/>
                <w:szCs w:val="19"/>
                <w:highlight w:val="white"/>
              </w:rPr>
            </w:rPrChange>
          </w:rPr>
          <w:t xml:space="preserve"> name) </w:t>
        </w:r>
        <w:r w:rsidRPr="00ED0DEE">
          <w:rPr>
            <w:sz w:val="24"/>
            <w:szCs w:val="24"/>
            <w:rPrChange w:id="512" w:author="ron gal" w:date="2017-03-04T14:37:00Z">
              <w:rPr>
                <w:rFonts w:ascii="Consolas" w:hAnsi="Consolas" w:cs="Consolas"/>
                <w:color w:val="0000FF"/>
                <w:sz w:val="19"/>
                <w:szCs w:val="19"/>
                <w:highlight w:val="white"/>
              </w:rPr>
            </w:rPrChange>
          </w:rPr>
          <w:t>where</w:t>
        </w:r>
        <w:r w:rsidRPr="00ED0DEE">
          <w:rPr>
            <w:sz w:val="24"/>
            <w:szCs w:val="24"/>
            <w:rPrChange w:id="513" w:author="ron gal" w:date="2017-03-04T14:37:00Z">
              <w:rPr>
                <w:rFonts w:ascii="Consolas" w:hAnsi="Consolas" w:cs="Consolas"/>
                <w:sz w:val="19"/>
                <w:szCs w:val="19"/>
                <w:highlight w:val="white"/>
              </w:rPr>
            </w:rPrChange>
          </w:rPr>
          <w:t xml:space="preserve"> T : </w:t>
        </w:r>
        <w:r w:rsidRPr="00ED0DEE">
          <w:rPr>
            <w:sz w:val="24"/>
            <w:szCs w:val="24"/>
            <w:rPrChange w:id="514" w:author="ron gal" w:date="2017-03-04T14:37:00Z">
              <w:rPr>
                <w:rFonts w:ascii="Consolas" w:hAnsi="Consolas" w:cs="Consolas"/>
                <w:color w:val="2B91AF"/>
                <w:sz w:val="19"/>
                <w:szCs w:val="19"/>
                <w:highlight w:val="white"/>
              </w:rPr>
            </w:rPrChange>
          </w:rPr>
          <w:t>Decode</w:t>
        </w:r>
        <w:r w:rsidRPr="00ED0DEE">
          <w:rPr>
            <w:sz w:val="24"/>
            <w:szCs w:val="24"/>
            <w:rPrChange w:id="515" w:author="ron gal" w:date="2017-03-04T14:37:00Z">
              <w:rPr>
                <w:rFonts w:ascii="Consolas" w:hAnsi="Consolas" w:cs="Consolas"/>
                <w:sz w:val="19"/>
                <w:szCs w:val="19"/>
                <w:highlight w:val="white"/>
              </w:rPr>
            </w:rPrChange>
          </w:rPr>
          <w:t>;</w:t>
        </w:r>
      </w:ins>
    </w:p>
    <w:p w:rsidR="00481634" w:rsidRPr="00ED0DEE" w:rsidDel="00ED0DEE" w:rsidRDefault="00ED0DEE" w:rsidP="00ED0DEE">
      <w:pPr>
        <w:rPr>
          <w:del w:id="516" w:author="ron gal" w:date="2017-03-04T14:37:00Z"/>
          <w:sz w:val="24"/>
          <w:szCs w:val="24"/>
          <w:rPrChange w:id="517" w:author="ron gal" w:date="2017-03-04T14:37:00Z">
            <w:rPr>
              <w:del w:id="518" w:author="ron gal" w:date="2017-03-04T14:37:00Z"/>
            </w:rPr>
          </w:rPrChange>
        </w:rPr>
      </w:pPr>
      <w:ins w:id="519" w:author="ron gal" w:date="2017-03-04T14:37:00Z">
        <w:r w:rsidRPr="00ED0DEE">
          <w:rPr>
            <w:sz w:val="24"/>
            <w:szCs w:val="24"/>
            <w:rPrChange w:id="520" w:author="ron gal" w:date="2017-03-04T14:37:00Z">
              <w:rPr>
                <w:rFonts w:ascii="Consolas" w:hAnsi="Consolas" w:cs="Consolas"/>
                <w:sz w:val="19"/>
                <w:szCs w:val="19"/>
                <w:highlight w:val="white"/>
              </w:rPr>
            </w:rPrChange>
          </w:rPr>
          <w:t xml:space="preserve">        T Get&lt;T&gt;(</w:t>
        </w:r>
        <w:r w:rsidRPr="00ED0DEE">
          <w:rPr>
            <w:sz w:val="24"/>
            <w:szCs w:val="24"/>
            <w:rPrChange w:id="521" w:author="ron gal" w:date="2017-03-04T14:37:00Z">
              <w:rPr>
                <w:rFonts w:ascii="Consolas" w:hAnsi="Consolas" w:cs="Consolas"/>
                <w:color w:val="0000FF"/>
                <w:sz w:val="19"/>
                <w:szCs w:val="19"/>
                <w:highlight w:val="white"/>
              </w:rPr>
            </w:rPrChange>
          </w:rPr>
          <w:t>int</w:t>
        </w:r>
        <w:r w:rsidRPr="00ED0DEE">
          <w:rPr>
            <w:sz w:val="24"/>
            <w:szCs w:val="24"/>
            <w:rPrChange w:id="522" w:author="ron gal" w:date="2017-03-04T14:37:00Z">
              <w:rPr>
                <w:rFonts w:ascii="Consolas" w:hAnsi="Consolas" w:cs="Consolas"/>
                <w:sz w:val="19"/>
                <w:szCs w:val="19"/>
                <w:highlight w:val="white"/>
              </w:rPr>
            </w:rPrChange>
          </w:rPr>
          <w:t xml:space="preserve">? id) </w:t>
        </w:r>
        <w:r w:rsidRPr="00ED0DEE">
          <w:rPr>
            <w:sz w:val="24"/>
            <w:szCs w:val="24"/>
            <w:rPrChange w:id="523" w:author="ron gal" w:date="2017-03-04T14:37:00Z">
              <w:rPr>
                <w:rFonts w:ascii="Consolas" w:hAnsi="Consolas" w:cs="Consolas"/>
                <w:color w:val="0000FF"/>
                <w:sz w:val="19"/>
                <w:szCs w:val="19"/>
                <w:highlight w:val="white"/>
              </w:rPr>
            </w:rPrChange>
          </w:rPr>
          <w:t>where</w:t>
        </w:r>
        <w:r w:rsidRPr="00ED0DEE">
          <w:rPr>
            <w:sz w:val="24"/>
            <w:szCs w:val="24"/>
            <w:rPrChange w:id="524" w:author="ron gal" w:date="2017-03-04T14:37:00Z">
              <w:rPr>
                <w:rFonts w:ascii="Consolas" w:hAnsi="Consolas" w:cs="Consolas"/>
                <w:sz w:val="19"/>
                <w:szCs w:val="19"/>
                <w:highlight w:val="white"/>
              </w:rPr>
            </w:rPrChange>
          </w:rPr>
          <w:t xml:space="preserve"> T : </w:t>
        </w:r>
        <w:r w:rsidRPr="00ED0DEE">
          <w:rPr>
            <w:sz w:val="24"/>
            <w:szCs w:val="24"/>
            <w:rPrChange w:id="525" w:author="ron gal" w:date="2017-03-04T14:37:00Z">
              <w:rPr>
                <w:rFonts w:ascii="Consolas" w:hAnsi="Consolas" w:cs="Consolas"/>
                <w:color w:val="2B91AF"/>
                <w:sz w:val="19"/>
                <w:szCs w:val="19"/>
                <w:highlight w:val="white"/>
              </w:rPr>
            </w:rPrChange>
          </w:rPr>
          <w:t>Decode</w:t>
        </w:r>
        <w:r w:rsidRPr="00ED0DEE">
          <w:rPr>
            <w:sz w:val="24"/>
            <w:szCs w:val="24"/>
            <w:rPrChange w:id="526" w:author="ron gal" w:date="2017-03-04T14:37:00Z">
              <w:rPr>
                <w:rFonts w:ascii="Consolas" w:hAnsi="Consolas" w:cs="Consolas"/>
                <w:sz w:val="19"/>
                <w:szCs w:val="19"/>
                <w:highlight w:val="white"/>
              </w:rPr>
            </w:rPrChange>
          </w:rPr>
          <w:t>;</w:t>
        </w:r>
        <w:r w:rsidDel="00ED0DEE">
          <w:rPr>
            <w:sz w:val="24"/>
            <w:szCs w:val="24"/>
          </w:rPr>
          <w:t xml:space="preserve"> </w:t>
        </w:r>
      </w:ins>
      <w:del w:id="527" w:author="ron gal" w:date="2017-03-04T14:37:00Z">
        <w:r w:rsidR="00471D70" w:rsidDel="00ED0DEE">
          <w:rPr>
            <w:sz w:val="24"/>
            <w:szCs w:val="24"/>
          </w:rPr>
          <w:delText xml:space="preserve">IEnumerable&lt;DTOs.Employee&gt; Search(string firstName, string lastName, </w:delText>
        </w:r>
        <w:r w:rsidR="00471D70" w:rsidDel="00ED0DEE">
          <w:rPr>
            <w:sz w:val="24"/>
            <w:szCs w:val="24"/>
          </w:rPr>
          <w:tab/>
          <w:delText>string eMail, int? id);</w:delText>
        </w:r>
      </w:del>
    </w:p>
    <w:p w:rsidR="00481634" w:rsidRPr="00ED0DEE" w:rsidDel="00ED0DEE" w:rsidRDefault="00481634">
      <w:pPr>
        <w:rPr>
          <w:del w:id="528" w:author="ron gal" w:date="2017-03-04T14:37:00Z"/>
          <w:sz w:val="24"/>
          <w:szCs w:val="24"/>
          <w:rPrChange w:id="529" w:author="ron gal" w:date="2017-03-04T14:37:00Z">
            <w:rPr>
              <w:del w:id="530" w:author="ron gal" w:date="2017-03-04T14:37:00Z"/>
            </w:rPr>
          </w:rPrChange>
        </w:rPr>
      </w:pPr>
    </w:p>
    <w:p w:rsidR="00481634" w:rsidRPr="00ED0DEE" w:rsidDel="00ED0DEE" w:rsidRDefault="00471D70">
      <w:pPr>
        <w:rPr>
          <w:del w:id="531" w:author="ron gal" w:date="2017-03-04T14:37:00Z"/>
          <w:sz w:val="24"/>
          <w:szCs w:val="24"/>
          <w:rPrChange w:id="532" w:author="ron gal" w:date="2017-03-04T14:37:00Z">
            <w:rPr>
              <w:del w:id="533" w:author="ron gal" w:date="2017-03-04T14:37:00Z"/>
            </w:rPr>
          </w:rPrChange>
        </w:rPr>
      </w:pPr>
      <w:del w:id="534" w:author="ron gal" w:date="2017-03-04T14:37:00Z">
        <w:r w:rsidDel="00ED0DEE">
          <w:rPr>
            <w:sz w:val="24"/>
            <w:szCs w:val="24"/>
          </w:rPr>
          <w:delText xml:space="preserve"> DTOs.Employee GetEmployee(int id);</w:delText>
        </w:r>
      </w:del>
    </w:p>
    <w:p w:rsidR="00481634" w:rsidRPr="00ED0DEE" w:rsidDel="00ED0DEE" w:rsidRDefault="00481634">
      <w:pPr>
        <w:rPr>
          <w:del w:id="535" w:author="ron gal" w:date="2017-03-04T14:37:00Z"/>
          <w:sz w:val="24"/>
          <w:szCs w:val="24"/>
          <w:rPrChange w:id="536" w:author="ron gal" w:date="2017-03-04T14:37:00Z">
            <w:rPr>
              <w:del w:id="537" w:author="ron gal" w:date="2017-03-04T14:37:00Z"/>
            </w:rPr>
          </w:rPrChange>
        </w:rPr>
      </w:pPr>
    </w:p>
    <w:p w:rsidR="00481634" w:rsidRPr="00ED0DEE" w:rsidDel="00ED0DEE" w:rsidRDefault="00471D70">
      <w:pPr>
        <w:rPr>
          <w:del w:id="538" w:author="ron gal" w:date="2017-03-04T14:37:00Z"/>
          <w:sz w:val="24"/>
          <w:szCs w:val="24"/>
          <w:rPrChange w:id="539" w:author="ron gal" w:date="2017-03-04T14:37:00Z">
            <w:rPr>
              <w:del w:id="540" w:author="ron gal" w:date="2017-03-04T14:37:00Z"/>
            </w:rPr>
          </w:rPrChange>
        </w:rPr>
      </w:pPr>
      <w:del w:id="541" w:author="ron gal" w:date="2017-03-04T14:37:00Z">
        <w:r w:rsidDel="00ED0DEE">
          <w:rPr>
            <w:sz w:val="24"/>
            <w:szCs w:val="24"/>
          </w:rPr>
          <w:delText>DTOs.Employee Save(DTOs.Employee employee);</w:delText>
        </w:r>
      </w:del>
    </w:p>
    <w:p w:rsidR="00481634" w:rsidRPr="00ED0DEE" w:rsidDel="00ED0DEE" w:rsidRDefault="00481634">
      <w:pPr>
        <w:rPr>
          <w:del w:id="542" w:author="ron gal" w:date="2017-03-04T14:37:00Z"/>
          <w:sz w:val="24"/>
          <w:szCs w:val="24"/>
          <w:rPrChange w:id="543" w:author="ron gal" w:date="2017-03-04T14:37:00Z">
            <w:rPr>
              <w:del w:id="544" w:author="ron gal" w:date="2017-03-04T14:37:00Z"/>
            </w:rPr>
          </w:rPrChange>
        </w:rPr>
      </w:pPr>
    </w:p>
    <w:p w:rsidR="00481634" w:rsidRPr="00ED0DEE" w:rsidDel="00ED0DEE" w:rsidRDefault="00471D70">
      <w:pPr>
        <w:rPr>
          <w:del w:id="545" w:author="ron gal" w:date="2017-03-04T14:37:00Z"/>
          <w:sz w:val="24"/>
          <w:szCs w:val="24"/>
          <w:rPrChange w:id="546" w:author="ron gal" w:date="2017-03-04T14:37:00Z">
            <w:rPr>
              <w:del w:id="547" w:author="ron gal" w:date="2017-03-04T14:37:00Z"/>
            </w:rPr>
          </w:rPrChange>
        </w:rPr>
      </w:pPr>
      <w:del w:id="548" w:author="ron gal" w:date="2017-03-04T14:37:00Z">
        <w:r w:rsidDel="00ED0DEE">
          <w:rPr>
            <w:sz w:val="24"/>
            <w:szCs w:val="24"/>
          </w:rPr>
          <w:delText>DTOs.Employee Update(int id, DTOs.Employee employee);</w:delText>
        </w:r>
      </w:del>
    </w:p>
    <w:p w:rsidR="00481634" w:rsidRPr="00ED0DEE" w:rsidDel="00ED0DEE" w:rsidRDefault="00481634">
      <w:pPr>
        <w:rPr>
          <w:del w:id="549" w:author="ron gal" w:date="2017-03-04T14:37:00Z"/>
          <w:sz w:val="24"/>
          <w:szCs w:val="24"/>
          <w:rPrChange w:id="550" w:author="ron gal" w:date="2017-03-04T14:37:00Z">
            <w:rPr>
              <w:del w:id="551" w:author="ron gal" w:date="2017-03-04T14:37:00Z"/>
            </w:rPr>
          </w:rPrChange>
        </w:rPr>
      </w:pPr>
    </w:p>
    <w:p w:rsidR="00481634" w:rsidRPr="00ED0DEE" w:rsidDel="00ED0DEE" w:rsidRDefault="00471D70">
      <w:pPr>
        <w:rPr>
          <w:del w:id="552" w:author="ron gal" w:date="2017-03-04T14:37:00Z"/>
          <w:sz w:val="24"/>
          <w:szCs w:val="24"/>
          <w:rPrChange w:id="553" w:author="ron gal" w:date="2017-03-04T14:37:00Z">
            <w:rPr>
              <w:del w:id="554" w:author="ron gal" w:date="2017-03-04T14:37:00Z"/>
            </w:rPr>
          </w:rPrChange>
        </w:rPr>
      </w:pPr>
      <w:del w:id="555" w:author="ron gal" w:date="2017-03-04T14:37:00Z">
        <w:r w:rsidDel="00ED0DEE">
          <w:rPr>
            <w:sz w:val="24"/>
            <w:szCs w:val="24"/>
          </w:rPr>
          <w:delText>void Delete(int id);</w:delText>
        </w:r>
      </w:del>
    </w:p>
    <w:p w:rsidR="00481634" w:rsidRPr="00ED0DEE" w:rsidRDefault="00481634">
      <w:pPr>
        <w:rPr>
          <w:sz w:val="24"/>
          <w:szCs w:val="24"/>
          <w:rPrChange w:id="556" w:author="ron gal" w:date="2017-03-04T14:37:00Z">
            <w:rPr/>
          </w:rPrChange>
        </w:rPr>
      </w:pPr>
    </w:p>
    <w:p w:rsidR="00481634" w:rsidRDefault="00481634">
      <w:pPr>
        <w:bidi/>
      </w:pPr>
    </w:p>
    <w:p w:rsidR="00481634" w:rsidRDefault="00471D70" w:rsidP="00ED0DEE">
      <w:pPr>
        <w:bidi/>
      </w:pPr>
      <w:r>
        <w:rPr>
          <w:b/>
          <w:sz w:val="24"/>
          <w:szCs w:val="24"/>
          <w:rtl/>
        </w:rPr>
        <w:t xml:space="preserve">מחלקת </w:t>
      </w:r>
      <w:ins w:id="557" w:author="ron gal" w:date="2017-03-04T14:39:00Z">
        <w:r w:rsidR="00ED0DEE" w:rsidRPr="002C5F7C">
          <w:rPr>
            <w:b/>
            <w:sz w:val="24"/>
            <w:szCs w:val="24"/>
            <w:rPrChange w:id="558" w:author="ron gal" w:date="2017-03-04T14:42:00Z">
              <w:rPr>
                <w:rFonts w:ascii="Consolas" w:hAnsi="Consolas" w:cs="Consolas"/>
                <w:color w:val="2B91AF"/>
                <w:sz w:val="19"/>
                <w:szCs w:val="19"/>
                <w:highlight w:val="white"/>
              </w:rPr>
            </w:rPrChange>
          </w:rPr>
          <w:t>PersonDao</w:t>
        </w:r>
      </w:ins>
      <w:ins w:id="559" w:author="ron gal" w:date="2017-03-04T14:42:00Z">
        <w:r w:rsidR="002C5F7C">
          <w:rPr>
            <w:b/>
            <w:sz w:val="24"/>
            <w:szCs w:val="24"/>
          </w:rPr>
          <w:t>&lt;T&gt;</w:t>
        </w:r>
      </w:ins>
      <w:ins w:id="560" w:author="ron gal" w:date="2017-03-04T14:39:00Z">
        <w:r w:rsidR="00ED0DEE" w:rsidDel="00ED0DEE">
          <w:rPr>
            <w:b/>
            <w:sz w:val="24"/>
            <w:szCs w:val="24"/>
          </w:rPr>
          <w:t xml:space="preserve"> </w:t>
        </w:r>
      </w:ins>
      <w:del w:id="561" w:author="ron gal" w:date="2017-03-04T14:38:00Z">
        <w:r w:rsidDel="00ED0DEE">
          <w:rPr>
            <w:b/>
            <w:sz w:val="24"/>
            <w:szCs w:val="24"/>
          </w:rPr>
          <w:delText>FieldsQueryProcessor</w:delText>
        </w:r>
      </w:del>
    </w:p>
    <w:p w:rsidR="00481634" w:rsidRDefault="00471D70">
      <w:pPr>
        <w:bidi/>
        <w:pPrChange w:id="562" w:author="ron gal" w:date="2017-03-04T14:42:00Z">
          <w:pPr>
            <w:bidi/>
          </w:pPr>
        </w:pPrChange>
      </w:pPr>
      <w:r>
        <w:rPr>
          <w:sz w:val="24"/>
          <w:szCs w:val="24"/>
          <w:rtl/>
        </w:rPr>
        <w:t xml:space="preserve">מחלקה </w:t>
      </w:r>
      <w:ins w:id="563" w:author="ron gal" w:date="2017-03-04T14:39:00Z">
        <w:r w:rsidR="00ED0DEE">
          <w:rPr>
            <w:rFonts w:hint="cs"/>
            <w:sz w:val="24"/>
            <w:szCs w:val="24"/>
            <w:rtl/>
          </w:rPr>
          <w:t xml:space="preserve">אבסטרקטית </w:t>
        </w:r>
      </w:ins>
      <w:r>
        <w:rPr>
          <w:sz w:val="24"/>
          <w:szCs w:val="24"/>
          <w:rtl/>
        </w:rPr>
        <w:t xml:space="preserve">זו אחראית על </w:t>
      </w:r>
      <w:ins w:id="564" w:author="ron gal" w:date="2017-03-04T14:40:00Z">
        <w:r w:rsidR="002C5F7C">
          <w:rPr>
            <w:rFonts w:hint="cs"/>
            <w:sz w:val="24"/>
            <w:szCs w:val="24"/>
            <w:rtl/>
          </w:rPr>
          <w:t xml:space="preserve">עדכון </w:t>
        </w:r>
      </w:ins>
      <w:del w:id="565" w:author="ron gal" w:date="2017-03-04T14:39:00Z">
        <w:r w:rsidDel="00ED0DEE">
          <w:rPr>
            <w:sz w:val="24"/>
            <w:szCs w:val="24"/>
            <w:rtl/>
          </w:rPr>
          <w:delText>ישות המגרש</w:delText>
        </w:r>
      </w:del>
      <w:ins w:id="566" w:author="ron gal" w:date="2017-03-04T14:39:00Z">
        <w:r w:rsidR="00ED0DEE">
          <w:rPr>
            <w:rFonts w:hint="cs"/>
            <w:sz w:val="24"/>
            <w:szCs w:val="24"/>
            <w:rtl/>
          </w:rPr>
          <w:t>חשבונות משתמשים</w:t>
        </w:r>
      </w:ins>
      <w:r>
        <w:rPr>
          <w:sz w:val="24"/>
          <w:szCs w:val="24"/>
          <w:rtl/>
        </w:rPr>
        <w:t xml:space="preserve">. </w:t>
      </w:r>
      <w:ins w:id="567" w:author="ron gal" w:date="2017-03-04T14:41:00Z">
        <w:r w:rsidR="002C5F7C">
          <w:rPr>
            <w:sz w:val="24"/>
            <w:szCs w:val="24"/>
            <w:rtl/>
          </w:rPr>
          <w:t>מחלקה זו יורשת מ&lt;</w:t>
        </w:r>
        <w:r w:rsidR="002C5F7C">
          <w:rPr>
            <w:sz w:val="24"/>
            <w:szCs w:val="24"/>
          </w:rPr>
          <w:t>DBAccessBase&lt;</w:t>
        </w:r>
      </w:ins>
      <w:ins w:id="568" w:author="ron gal" w:date="2017-03-04T14:42:00Z">
        <w:r w:rsidR="002C5F7C">
          <w:rPr>
            <w:sz w:val="24"/>
            <w:szCs w:val="24"/>
          </w:rPr>
          <w:t>T</w:t>
        </w:r>
      </w:ins>
      <w:ins w:id="569" w:author="ron gal" w:date="2017-03-04T14:41:00Z">
        <w:r w:rsidR="002C5F7C">
          <w:rPr>
            <w:sz w:val="24"/>
            <w:szCs w:val="24"/>
            <w:rtl/>
          </w:rPr>
          <w:t xml:space="preserve"> ומממשת</w:t>
        </w:r>
        <w:r w:rsidR="002C5F7C" w:rsidDel="002C5F7C">
          <w:rPr>
            <w:sz w:val="24"/>
            <w:szCs w:val="24"/>
            <w:rtl/>
          </w:rPr>
          <w:t xml:space="preserve"> </w:t>
        </w:r>
      </w:ins>
      <w:del w:id="570" w:author="ron gal" w:date="2017-03-04T14:41:00Z">
        <w:r w:rsidDel="002C5F7C">
          <w:rPr>
            <w:sz w:val="24"/>
            <w:szCs w:val="24"/>
            <w:rtl/>
          </w:rPr>
          <w:delText xml:space="preserve">מחלקה זו </w:delText>
        </w:r>
      </w:del>
      <w:del w:id="571" w:author="ron gal" w:date="2017-03-04T14:40:00Z">
        <w:r w:rsidDel="002C5F7C">
          <w:rPr>
            <w:sz w:val="24"/>
            <w:szCs w:val="24"/>
            <w:rtl/>
          </w:rPr>
          <w:delText>יורשת מ&lt;</w:delText>
        </w:r>
        <w:r w:rsidDel="002C5F7C">
          <w:rPr>
            <w:sz w:val="24"/>
            <w:szCs w:val="24"/>
          </w:rPr>
          <w:delText>DBAccessBase&lt;Field</w:delText>
        </w:r>
        <w:r w:rsidDel="002C5F7C">
          <w:rPr>
            <w:sz w:val="24"/>
            <w:szCs w:val="24"/>
            <w:rtl/>
          </w:rPr>
          <w:delText xml:space="preserve"> ו</w:delText>
        </w:r>
      </w:del>
      <w:del w:id="572" w:author="ron gal" w:date="2017-03-04T14:41:00Z">
        <w:r w:rsidDel="002C5F7C">
          <w:rPr>
            <w:sz w:val="24"/>
            <w:szCs w:val="24"/>
            <w:rtl/>
          </w:rPr>
          <w:delText xml:space="preserve">מממשת </w:delText>
        </w:r>
      </w:del>
      <w:r>
        <w:rPr>
          <w:sz w:val="24"/>
          <w:szCs w:val="24"/>
          <w:rtl/>
        </w:rPr>
        <w:t xml:space="preserve">את הממשק </w:t>
      </w:r>
      <w:ins w:id="573" w:author="ron gal" w:date="2017-03-04T14:40:00Z">
        <w:r w:rsidR="002C5F7C" w:rsidRPr="002C5F7C">
          <w:rPr>
            <w:sz w:val="24"/>
            <w:szCs w:val="24"/>
            <w:rPrChange w:id="574" w:author="ron gal" w:date="2017-03-04T14:42:00Z">
              <w:rPr>
                <w:rFonts w:ascii="Consolas" w:hAnsi="Consolas" w:cs="Consolas"/>
                <w:color w:val="2B91AF"/>
                <w:sz w:val="19"/>
                <w:szCs w:val="19"/>
                <w:highlight w:val="white"/>
              </w:rPr>
            </w:rPrChange>
          </w:rPr>
          <w:t>IPersonDao</w:t>
        </w:r>
        <w:r w:rsidR="002C5F7C" w:rsidDel="002C5F7C">
          <w:rPr>
            <w:sz w:val="24"/>
            <w:szCs w:val="24"/>
          </w:rPr>
          <w:t xml:space="preserve"> </w:t>
        </w:r>
      </w:ins>
      <w:del w:id="575" w:author="ron gal" w:date="2017-03-04T14:40:00Z">
        <w:r w:rsidDel="002C5F7C">
          <w:rPr>
            <w:sz w:val="24"/>
            <w:szCs w:val="24"/>
          </w:rPr>
          <w:delText>IFieldsQueryProcessor</w:delText>
        </w:r>
      </w:del>
      <w:r>
        <w:rPr>
          <w:sz w:val="24"/>
          <w:szCs w:val="24"/>
          <w:rtl/>
        </w:rPr>
        <w:t xml:space="preserve">. </w:t>
      </w:r>
      <w:ins w:id="576" w:author="ron gal" w:date="2017-03-04T14:40:00Z">
        <w:r w:rsidR="002C5F7C">
          <w:rPr>
            <w:rFonts w:hint="cs"/>
            <w:sz w:val="24"/>
            <w:szCs w:val="24"/>
            <w:rtl/>
          </w:rPr>
          <w:t>המחל</w:t>
        </w:r>
      </w:ins>
      <w:ins w:id="577" w:author="ron gal" w:date="2017-03-04T14:42:00Z">
        <w:r w:rsidR="002C5F7C">
          <w:rPr>
            <w:rFonts w:hint="cs"/>
            <w:sz w:val="24"/>
            <w:szCs w:val="24"/>
            <w:rtl/>
          </w:rPr>
          <w:t>ק</w:t>
        </w:r>
      </w:ins>
      <w:ins w:id="578" w:author="ron gal" w:date="2017-03-04T14:40:00Z">
        <w:r w:rsidR="002C5F7C">
          <w:rPr>
            <w:rFonts w:hint="cs"/>
            <w:sz w:val="24"/>
            <w:szCs w:val="24"/>
            <w:rtl/>
          </w:rPr>
          <w:t xml:space="preserve">ה </w:t>
        </w:r>
      </w:ins>
      <w:r>
        <w:rPr>
          <w:sz w:val="24"/>
          <w:szCs w:val="24"/>
          <w:rtl/>
        </w:rPr>
        <w:t>תבצע</w:t>
      </w:r>
      <w:del w:id="579" w:author="ron gal" w:date="2017-03-04T14:40:00Z">
        <w:r w:rsidDel="002C5F7C">
          <w:rPr>
            <w:sz w:val="24"/>
            <w:szCs w:val="24"/>
            <w:rtl/>
          </w:rPr>
          <w:delText xml:space="preserve"> הכנסה,</w:delText>
        </w:r>
      </w:del>
      <w:r>
        <w:rPr>
          <w:sz w:val="24"/>
          <w:szCs w:val="24"/>
          <w:rtl/>
        </w:rPr>
        <w:t xml:space="preserve"> עדכון </w:t>
      </w:r>
      <w:del w:id="580" w:author="ron gal" w:date="2017-03-04T14:41:00Z">
        <w:r w:rsidDel="002C5F7C">
          <w:rPr>
            <w:sz w:val="24"/>
            <w:szCs w:val="24"/>
            <w:rtl/>
          </w:rPr>
          <w:delText xml:space="preserve">של מגרש </w:delText>
        </w:r>
      </w:del>
      <w:ins w:id="581" w:author="ron gal" w:date="2017-03-04T14:41:00Z">
        <w:r w:rsidR="002C5F7C">
          <w:rPr>
            <w:rFonts w:hint="cs"/>
            <w:sz w:val="24"/>
            <w:szCs w:val="24"/>
            <w:rtl/>
          </w:rPr>
          <w:t xml:space="preserve">של פרטי משתמש </w:t>
        </w:r>
      </w:ins>
      <w:r>
        <w:rPr>
          <w:sz w:val="24"/>
          <w:szCs w:val="24"/>
          <w:rtl/>
        </w:rPr>
        <w:t xml:space="preserve">במסד הנתונים. </w:t>
      </w:r>
      <w:del w:id="582" w:author="ron gal" w:date="2017-03-04T14:41:00Z">
        <w:r w:rsidDel="002C5F7C">
          <w:rPr>
            <w:sz w:val="24"/>
            <w:szCs w:val="24"/>
            <w:rtl/>
          </w:rPr>
          <w:delText xml:space="preserve">כמו כן, מחלקה זו גם אחראית על החזרת המגרשים ממסד הנתונים בהתאם לפרמטרים האפשרים ממסכי המערכת השונים. </w:delText>
        </w:r>
      </w:del>
      <w:r>
        <w:rPr>
          <w:sz w:val="24"/>
          <w:szCs w:val="24"/>
          <w:rtl/>
        </w:rPr>
        <w:t>המחלקה תכיל את הפעולות הבאות:</w:t>
      </w:r>
    </w:p>
    <w:p w:rsidR="00481634" w:rsidRDefault="00481634">
      <w:pPr>
        <w:bidi/>
      </w:pPr>
    </w:p>
    <w:p w:rsidR="00481634" w:rsidRPr="002C5F7C" w:rsidDel="002C5F7C" w:rsidRDefault="002C5F7C">
      <w:pPr>
        <w:rPr>
          <w:del w:id="583" w:author="ron gal" w:date="2017-03-04T14:42:00Z"/>
          <w:sz w:val="24"/>
          <w:szCs w:val="24"/>
          <w:rPrChange w:id="584" w:author="ron gal" w:date="2017-03-04T14:42:00Z">
            <w:rPr>
              <w:del w:id="585" w:author="ron gal" w:date="2017-03-04T14:42:00Z"/>
            </w:rPr>
          </w:rPrChange>
        </w:rPr>
      </w:pPr>
      <w:ins w:id="586" w:author="ron gal" w:date="2017-03-04T14:42:00Z">
        <w:r w:rsidRPr="002C5F7C">
          <w:rPr>
            <w:sz w:val="24"/>
            <w:szCs w:val="24"/>
            <w:rPrChange w:id="587" w:author="ron gal" w:date="2017-03-04T14:42:00Z">
              <w:rPr>
                <w:rFonts w:ascii="Consolas" w:hAnsi="Consolas" w:cs="Consolas"/>
                <w:color w:val="0000FF"/>
                <w:sz w:val="19"/>
                <w:szCs w:val="19"/>
                <w:highlight w:val="white"/>
              </w:rPr>
            </w:rPrChange>
          </w:rPr>
          <w:t>bool</w:t>
        </w:r>
        <w:r w:rsidRPr="002C5F7C">
          <w:rPr>
            <w:sz w:val="24"/>
            <w:szCs w:val="24"/>
            <w:rPrChange w:id="588" w:author="ron gal" w:date="2017-03-04T14:42:00Z">
              <w:rPr>
                <w:rFonts w:ascii="Consolas" w:hAnsi="Consolas" w:cs="Consolas"/>
                <w:sz w:val="19"/>
                <w:szCs w:val="19"/>
                <w:highlight w:val="white"/>
              </w:rPr>
            </w:rPrChange>
          </w:rPr>
          <w:t xml:space="preserve"> UpdateProfile(</w:t>
        </w:r>
        <w:r w:rsidRPr="002C5F7C">
          <w:rPr>
            <w:sz w:val="24"/>
            <w:szCs w:val="24"/>
            <w:rPrChange w:id="589" w:author="ron gal" w:date="2017-03-04T14:42:00Z">
              <w:rPr>
                <w:rFonts w:ascii="Consolas" w:hAnsi="Consolas" w:cs="Consolas"/>
                <w:color w:val="0000FF"/>
                <w:sz w:val="19"/>
                <w:szCs w:val="19"/>
                <w:highlight w:val="white"/>
              </w:rPr>
            </w:rPrChange>
          </w:rPr>
          <w:t>int</w:t>
        </w:r>
        <w:r w:rsidRPr="002C5F7C">
          <w:rPr>
            <w:sz w:val="24"/>
            <w:szCs w:val="24"/>
            <w:rPrChange w:id="590" w:author="ron gal" w:date="2017-03-04T14:42:00Z">
              <w:rPr>
                <w:rFonts w:ascii="Consolas" w:hAnsi="Consolas" w:cs="Consolas"/>
                <w:sz w:val="19"/>
                <w:szCs w:val="19"/>
                <w:highlight w:val="white"/>
              </w:rPr>
            </w:rPrChange>
          </w:rPr>
          <w:t xml:space="preserve"> id, </w:t>
        </w:r>
        <w:r w:rsidRPr="002C5F7C">
          <w:rPr>
            <w:sz w:val="24"/>
            <w:szCs w:val="24"/>
            <w:rPrChange w:id="591" w:author="ron gal" w:date="2017-03-04T14:42:00Z">
              <w:rPr>
                <w:rFonts w:ascii="Consolas" w:hAnsi="Consolas" w:cs="Consolas"/>
                <w:color w:val="2B91AF"/>
                <w:sz w:val="19"/>
                <w:szCs w:val="19"/>
                <w:highlight w:val="white"/>
              </w:rPr>
            </w:rPrChange>
          </w:rPr>
          <w:t>PersonLogin</w:t>
        </w:r>
        <w:r w:rsidRPr="002C5F7C">
          <w:rPr>
            <w:sz w:val="24"/>
            <w:szCs w:val="24"/>
            <w:rPrChange w:id="592" w:author="ron gal" w:date="2017-03-04T14:42:00Z">
              <w:rPr>
                <w:rFonts w:ascii="Consolas" w:hAnsi="Consolas" w:cs="Consolas"/>
                <w:sz w:val="19"/>
                <w:szCs w:val="19"/>
                <w:highlight w:val="white"/>
              </w:rPr>
            </w:rPrChange>
          </w:rPr>
          <w:t xml:space="preserve"> entity);</w:t>
        </w:r>
        <w:r w:rsidDel="002C5F7C">
          <w:rPr>
            <w:sz w:val="24"/>
            <w:szCs w:val="24"/>
          </w:rPr>
          <w:t xml:space="preserve"> </w:t>
        </w:r>
      </w:ins>
      <w:del w:id="593" w:author="ron gal" w:date="2017-03-04T14:42:00Z">
        <w:r w:rsidR="00471D70" w:rsidDel="002C5F7C">
          <w:rPr>
            <w:sz w:val="24"/>
            <w:szCs w:val="24"/>
          </w:rPr>
          <w:delText>IEnumerable&lt;DTOs.Field&gt; Search(int? pageNum, int? fieldId, string fieldName, int? typeId);</w:delText>
        </w:r>
      </w:del>
    </w:p>
    <w:p w:rsidR="00481634" w:rsidRPr="002C5F7C" w:rsidDel="002C5F7C" w:rsidRDefault="00481634">
      <w:pPr>
        <w:rPr>
          <w:del w:id="594" w:author="ron gal" w:date="2017-03-04T14:42:00Z"/>
          <w:sz w:val="24"/>
          <w:szCs w:val="24"/>
          <w:rPrChange w:id="595" w:author="ron gal" w:date="2017-03-04T14:42:00Z">
            <w:rPr>
              <w:del w:id="596" w:author="ron gal" w:date="2017-03-04T14:42:00Z"/>
            </w:rPr>
          </w:rPrChange>
        </w:rPr>
      </w:pPr>
    </w:p>
    <w:p w:rsidR="00481634" w:rsidRPr="002C5F7C" w:rsidDel="002C5F7C" w:rsidRDefault="00471D70">
      <w:pPr>
        <w:rPr>
          <w:del w:id="597" w:author="ron gal" w:date="2017-03-04T14:42:00Z"/>
          <w:sz w:val="24"/>
          <w:szCs w:val="24"/>
          <w:rPrChange w:id="598" w:author="ron gal" w:date="2017-03-04T14:42:00Z">
            <w:rPr>
              <w:del w:id="599" w:author="ron gal" w:date="2017-03-04T14:42:00Z"/>
            </w:rPr>
          </w:rPrChange>
        </w:rPr>
      </w:pPr>
      <w:del w:id="600" w:author="ron gal" w:date="2017-03-04T14:42:00Z">
        <w:r w:rsidDel="002C5F7C">
          <w:rPr>
            <w:sz w:val="24"/>
            <w:szCs w:val="24"/>
          </w:rPr>
          <w:delText>DTOs.Field GetField(int id);</w:delText>
        </w:r>
      </w:del>
    </w:p>
    <w:p w:rsidR="00481634" w:rsidRPr="002C5F7C" w:rsidDel="002C5F7C" w:rsidRDefault="00481634">
      <w:pPr>
        <w:rPr>
          <w:del w:id="601" w:author="ron gal" w:date="2017-03-04T14:42:00Z"/>
          <w:sz w:val="24"/>
          <w:szCs w:val="24"/>
          <w:rPrChange w:id="602" w:author="ron gal" w:date="2017-03-04T14:42:00Z">
            <w:rPr>
              <w:del w:id="603" w:author="ron gal" w:date="2017-03-04T14:42:00Z"/>
            </w:rPr>
          </w:rPrChange>
        </w:rPr>
      </w:pPr>
    </w:p>
    <w:p w:rsidR="00481634" w:rsidRPr="002C5F7C" w:rsidDel="002C5F7C" w:rsidRDefault="00471D70">
      <w:pPr>
        <w:rPr>
          <w:del w:id="604" w:author="ron gal" w:date="2017-03-04T14:42:00Z"/>
          <w:sz w:val="24"/>
          <w:szCs w:val="24"/>
          <w:rPrChange w:id="605" w:author="ron gal" w:date="2017-03-04T14:42:00Z">
            <w:rPr>
              <w:del w:id="606" w:author="ron gal" w:date="2017-03-04T14:42:00Z"/>
            </w:rPr>
          </w:rPrChange>
        </w:rPr>
      </w:pPr>
      <w:del w:id="607" w:author="ron gal" w:date="2017-03-04T14:42:00Z">
        <w:r w:rsidDel="002C5F7C">
          <w:rPr>
            <w:sz w:val="24"/>
            <w:szCs w:val="24"/>
          </w:rPr>
          <w:delText>DTOs.Field Save(DTOs.Field field);</w:delText>
        </w:r>
      </w:del>
    </w:p>
    <w:p w:rsidR="00481634" w:rsidRPr="002C5F7C" w:rsidDel="002C5F7C" w:rsidRDefault="00481634">
      <w:pPr>
        <w:rPr>
          <w:del w:id="608" w:author="ron gal" w:date="2017-03-04T14:42:00Z"/>
          <w:sz w:val="24"/>
          <w:szCs w:val="24"/>
          <w:rPrChange w:id="609" w:author="ron gal" w:date="2017-03-04T14:42:00Z">
            <w:rPr>
              <w:del w:id="610" w:author="ron gal" w:date="2017-03-04T14:42:00Z"/>
            </w:rPr>
          </w:rPrChange>
        </w:rPr>
      </w:pPr>
    </w:p>
    <w:p w:rsidR="00481634" w:rsidRPr="002C5F7C" w:rsidDel="002C5F7C" w:rsidRDefault="00471D70">
      <w:pPr>
        <w:rPr>
          <w:del w:id="611" w:author="ron gal" w:date="2017-03-04T14:42:00Z"/>
          <w:sz w:val="24"/>
          <w:szCs w:val="24"/>
          <w:rPrChange w:id="612" w:author="ron gal" w:date="2017-03-04T14:42:00Z">
            <w:rPr>
              <w:del w:id="613" w:author="ron gal" w:date="2017-03-04T14:42:00Z"/>
            </w:rPr>
          </w:rPrChange>
        </w:rPr>
      </w:pPr>
      <w:del w:id="614" w:author="ron gal" w:date="2017-03-04T14:42:00Z">
        <w:r w:rsidDel="002C5F7C">
          <w:rPr>
            <w:sz w:val="24"/>
            <w:szCs w:val="24"/>
          </w:rPr>
          <w:delText>DTOs.Field Update(int id, DTOs.Field field);</w:delText>
        </w:r>
      </w:del>
    </w:p>
    <w:p w:rsidR="00481634" w:rsidRPr="002C5F7C" w:rsidDel="002C5F7C" w:rsidRDefault="00481634">
      <w:pPr>
        <w:rPr>
          <w:del w:id="615" w:author="ron gal" w:date="2017-03-04T14:42:00Z"/>
          <w:sz w:val="24"/>
          <w:szCs w:val="24"/>
          <w:rPrChange w:id="616" w:author="ron gal" w:date="2017-03-04T14:42:00Z">
            <w:rPr>
              <w:del w:id="617" w:author="ron gal" w:date="2017-03-04T14:42:00Z"/>
            </w:rPr>
          </w:rPrChange>
        </w:rPr>
      </w:pPr>
    </w:p>
    <w:p w:rsidR="00481634" w:rsidRPr="002C5F7C" w:rsidDel="002C5F7C" w:rsidRDefault="00471D70">
      <w:pPr>
        <w:rPr>
          <w:del w:id="618" w:author="ron gal" w:date="2017-03-04T14:42:00Z"/>
          <w:sz w:val="24"/>
          <w:szCs w:val="24"/>
          <w:rPrChange w:id="619" w:author="ron gal" w:date="2017-03-04T14:42:00Z">
            <w:rPr>
              <w:del w:id="620" w:author="ron gal" w:date="2017-03-04T14:42:00Z"/>
            </w:rPr>
          </w:rPrChange>
        </w:rPr>
      </w:pPr>
      <w:del w:id="621" w:author="ron gal" w:date="2017-03-04T14:42:00Z">
        <w:r w:rsidDel="002C5F7C">
          <w:rPr>
            <w:sz w:val="24"/>
            <w:szCs w:val="24"/>
          </w:rPr>
          <w:delText>void Delete(int id);</w:delText>
        </w:r>
      </w:del>
    </w:p>
    <w:p w:rsidR="00481634" w:rsidRPr="002C5F7C" w:rsidRDefault="00481634">
      <w:pPr>
        <w:rPr>
          <w:sz w:val="24"/>
          <w:szCs w:val="24"/>
          <w:rPrChange w:id="622" w:author="ron gal" w:date="2017-03-04T14:42:00Z">
            <w:rPr/>
          </w:rPrChange>
        </w:rPr>
      </w:pPr>
    </w:p>
    <w:p w:rsidR="00481634" w:rsidRDefault="00481634">
      <w:pPr>
        <w:bidi/>
      </w:pPr>
    </w:p>
    <w:p w:rsidR="00481634" w:rsidRDefault="00471D70" w:rsidP="002C5F7C">
      <w:pPr>
        <w:bidi/>
      </w:pPr>
      <w:r>
        <w:rPr>
          <w:b/>
          <w:sz w:val="24"/>
          <w:szCs w:val="24"/>
          <w:rtl/>
        </w:rPr>
        <w:t xml:space="preserve">מחלקת </w:t>
      </w:r>
      <w:ins w:id="623" w:author="ron gal" w:date="2017-03-04T14:43:00Z">
        <w:r w:rsidR="002C5F7C" w:rsidRPr="002C5F7C">
          <w:rPr>
            <w:b/>
            <w:sz w:val="24"/>
            <w:szCs w:val="24"/>
            <w:rPrChange w:id="624" w:author="ron gal" w:date="2017-03-04T14:43:00Z">
              <w:rPr>
                <w:rFonts w:ascii="Consolas" w:hAnsi="Consolas" w:cs="Consolas"/>
                <w:color w:val="2B91AF"/>
                <w:sz w:val="19"/>
                <w:szCs w:val="19"/>
                <w:highlight w:val="white"/>
              </w:rPr>
            </w:rPrChange>
          </w:rPr>
          <w:t>DoctorsDao</w:t>
        </w:r>
        <w:r w:rsidR="002C5F7C" w:rsidDel="002C5F7C">
          <w:rPr>
            <w:b/>
            <w:sz w:val="24"/>
            <w:szCs w:val="24"/>
          </w:rPr>
          <w:t xml:space="preserve"> </w:t>
        </w:r>
      </w:ins>
      <w:del w:id="625" w:author="ron gal" w:date="2017-03-04T14:43:00Z">
        <w:r w:rsidDel="002C5F7C">
          <w:rPr>
            <w:b/>
            <w:sz w:val="24"/>
            <w:szCs w:val="24"/>
          </w:rPr>
          <w:delText>OrdersQueryProcessor</w:delText>
        </w:r>
      </w:del>
    </w:p>
    <w:p w:rsidR="00481634" w:rsidRDefault="00471D70">
      <w:pPr>
        <w:bidi/>
        <w:pPrChange w:id="626" w:author="ron gal" w:date="2017-03-04T14:46:00Z">
          <w:pPr>
            <w:bidi/>
          </w:pPr>
        </w:pPrChange>
      </w:pPr>
      <w:r>
        <w:rPr>
          <w:sz w:val="24"/>
          <w:szCs w:val="24"/>
          <w:rtl/>
        </w:rPr>
        <w:t xml:space="preserve">מחלקה זו אחראית על יישות </w:t>
      </w:r>
      <w:del w:id="627" w:author="ron gal" w:date="2017-03-04T14:43:00Z">
        <w:r w:rsidDel="002C5F7C">
          <w:rPr>
            <w:sz w:val="24"/>
            <w:szCs w:val="24"/>
            <w:rtl/>
          </w:rPr>
          <w:delText>ההזמנה</w:delText>
        </w:r>
      </w:del>
      <w:ins w:id="628" w:author="ron gal" w:date="2017-03-04T14:43:00Z">
        <w:r w:rsidR="002C5F7C">
          <w:rPr>
            <w:rFonts w:hint="cs"/>
            <w:sz w:val="24"/>
            <w:szCs w:val="24"/>
            <w:rtl/>
          </w:rPr>
          <w:t>הרופא</w:t>
        </w:r>
      </w:ins>
      <w:r>
        <w:rPr>
          <w:sz w:val="24"/>
          <w:szCs w:val="24"/>
          <w:rtl/>
        </w:rPr>
        <w:t>. מחלקה זו יורשת מ</w:t>
      </w:r>
      <w:ins w:id="629" w:author="ron gal" w:date="2017-03-04T14:43:00Z">
        <w:r w:rsidR="002C5F7C">
          <w:rPr>
            <w:sz w:val="24"/>
            <w:szCs w:val="24"/>
          </w:rPr>
          <w:t xml:space="preserve"> </w:t>
        </w:r>
        <w:r w:rsidR="002C5F7C" w:rsidRPr="002C5F7C">
          <w:rPr>
            <w:sz w:val="24"/>
            <w:szCs w:val="24"/>
            <w:rPrChange w:id="630" w:author="ron gal" w:date="2017-03-04T14:43:00Z">
              <w:rPr>
                <w:rFonts w:ascii="Consolas" w:hAnsi="Consolas" w:cs="Consolas"/>
                <w:color w:val="2B91AF"/>
                <w:sz w:val="19"/>
                <w:szCs w:val="19"/>
                <w:highlight w:val="white"/>
              </w:rPr>
            </w:rPrChange>
          </w:rPr>
          <w:t>PersonDao</w:t>
        </w:r>
        <w:r w:rsidR="002C5F7C" w:rsidRPr="002C5F7C">
          <w:rPr>
            <w:sz w:val="24"/>
            <w:szCs w:val="24"/>
            <w:rPrChange w:id="631" w:author="ron gal" w:date="2017-03-04T14:43:00Z">
              <w:rPr>
                <w:rFonts w:ascii="Consolas" w:hAnsi="Consolas" w:cs="Consolas"/>
                <w:sz w:val="19"/>
                <w:szCs w:val="19"/>
                <w:highlight w:val="white"/>
              </w:rPr>
            </w:rPrChange>
          </w:rPr>
          <w:t>&lt;Domain.</w:t>
        </w:r>
        <w:r w:rsidR="002C5F7C" w:rsidRPr="002C5F7C">
          <w:rPr>
            <w:sz w:val="24"/>
            <w:szCs w:val="24"/>
            <w:rPrChange w:id="632" w:author="ron gal" w:date="2017-03-04T14:43:00Z">
              <w:rPr>
                <w:rFonts w:ascii="Consolas" w:hAnsi="Consolas" w:cs="Consolas"/>
                <w:color w:val="2B91AF"/>
                <w:sz w:val="19"/>
                <w:szCs w:val="19"/>
                <w:highlight w:val="white"/>
              </w:rPr>
            </w:rPrChange>
          </w:rPr>
          <w:t>Doctor</w:t>
        </w:r>
        <w:r w:rsidR="002C5F7C" w:rsidRPr="002C5F7C">
          <w:rPr>
            <w:sz w:val="24"/>
            <w:szCs w:val="24"/>
            <w:rPrChange w:id="633" w:author="ron gal" w:date="2017-03-04T14:43:00Z">
              <w:rPr>
                <w:rFonts w:ascii="Consolas" w:hAnsi="Consolas" w:cs="Consolas"/>
                <w:sz w:val="19"/>
                <w:szCs w:val="19"/>
                <w:highlight w:val="white"/>
              </w:rPr>
            </w:rPrChange>
          </w:rPr>
          <w:t>&gt;</w:t>
        </w:r>
        <w:r w:rsidR="002C5F7C" w:rsidDel="002C5F7C">
          <w:rPr>
            <w:sz w:val="24"/>
            <w:szCs w:val="24"/>
            <w:rtl/>
          </w:rPr>
          <w:t xml:space="preserve"> </w:t>
        </w:r>
        <w:r w:rsidR="002C5F7C">
          <w:rPr>
            <w:rFonts w:hint="cs"/>
            <w:sz w:val="24"/>
            <w:szCs w:val="24"/>
            <w:rtl/>
          </w:rPr>
          <w:t>ו</w:t>
        </w:r>
      </w:ins>
      <w:del w:id="634" w:author="ron gal" w:date="2017-03-04T14:43:00Z">
        <w:r w:rsidDel="002C5F7C">
          <w:rPr>
            <w:sz w:val="24"/>
            <w:szCs w:val="24"/>
            <w:rtl/>
          </w:rPr>
          <w:delText>&lt;</w:delText>
        </w:r>
        <w:r w:rsidDel="002C5F7C">
          <w:rPr>
            <w:sz w:val="24"/>
            <w:szCs w:val="24"/>
          </w:rPr>
          <w:delText>DBAccessBase&lt;Order</w:delText>
        </w:r>
        <w:r w:rsidDel="002C5F7C">
          <w:rPr>
            <w:sz w:val="24"/>
            <w:szCs w:val="24"/>
            <w:rtl/>
          </w:rPr>
          <w:delText xml:space="preserve"> ו</w:delText>
        </w:r>
      </w:del>
      <w:r>
        <w:rPr>
          <w:sz w:val="24"/>
          <w:szCs w:val="24"/>
          <w:rtl/>
        </w:rPr>
        <w:t xml:space="preserve">מממשת את הממשק </w:t>
      </w:r>
      <w:ins w:id="635" w:author="ron gal" w:date="2017-03-04T14:43:00Z">
        <w:r w:rsidR="002C5F7C" w:rsidRPr="002C5F7C">
          <w:rPr>
            <w:sz w:val="24"/>
            <w:szCs w:val="24"/>
            <w:rPrChange w:id="636" w:author="ron gal" w:date="2017-03-04T14:43:00Z">
              <w:rPr>
                <w:rFonts w:ascii="Consolas" w:hAnsi="Consolas" w:cs="Consolas"/>
                <w:color w:val="2B91AF"/>
                <w:sz w:val="19"/>
                <w:szCs w:val="19"/>
                <w:highlight w:val="white"/>
              </w:rPr>
            </w:rPrChange>
          </w:rPr>
          <w:t>IDoctorsDao</w:t>
        </w:r>
        <w:r w:rsidR="002C5F7C" w:rsidDel="002C5F7C">
          <w:rPr>
            <w:sz w:val="24"/>
            <w:szCs w:val="24"/>
          </w:rPr>
          <w:t xml:space="preserve"> </w:t>
        </w:r>
      </w:ins>
      <w:del w:id="637" w:author="ron gal" w:date="2017-03-04T14:43:00Z">
        <w:r w:rsidDel="002C5F7C">
          <w:rPr>
            <w:sz w:val="24"/>
            <w:szCs w:val="24"/>
          </w:rPr>
          <w:delText>IOrdersQueryProcessor</w:delText>
        </w:r>
      </w:del>
      <w:r>
        <w:rPr>
          <w:sz w:val="24"/>
          <w:szCs w:val="24"/>
          <w:rtl/>
        </w:rPr>
        <w:t xml:space="preserve">. </w:t>
      </w:r>
      <w:ins w:id="638" w:author="ron gal" w:date="2017-03-04T14:43:00Z">
        <w:r w:rsidR="002C5F7C">
          <w:rPr>
            <w:rFonts w:hint="cs"/>
            <w:sz w:val="24"/>
            <w:szCs w:val="24"/>
            <w:rtl/>
          </w:rPr>
          <w:t xml:space="preserve">המחלקה </w:t>
        </w:r>
      </w:ins>
      <w:r>
        <w:rPr>
          <w:sz w:val="24"/>
          <w:szCs w:val="24"/>
          <w:rtl/>
        </w:rPr>
        <w:t>תבצע הכנסה</w:t>
      </w:r>
      <w:ins w:id="639" w:author="ron gal" w:date="2017-03-04T14:45:00Z">
        <w:r w:rsidR="002C5F7C">
          <w:rPr>
            <w:rFonts w:hint="cs"/>
            <w:sz w:val="24"/>
            <w:szCs w:val="24"/>
            <w:rtl/>
          </w:rPr>
          <w:t xml:space="preserve"> ו</w:t>
        </w:r>
      </w:ins>
      <w:del w:id="640" w:author="ron gal" w:date="2017-03-04T14:45:00Z">
        <w:r w:rsidDel="002C5F7C">
          <w:rPr>
            <w:sz w:val="24"/>
            <w:szCs w:val="24"/>
            <w:rtl/>
          </w:rPr>
          <w:delText xml:space="preserve">, </w:delText>
        </w:r>
      </w:del>
      <w:r>
        <w:rPr>
          <w:sz w:val="24"/>
          <w:szCs w:val="24"/>
          <w:rtl/>
        </w:rPr>
        <w:t xml:space="preserve">עדכון של </w:t>
      </w:r>
      <w:del w:id="641" w:author="ron gal" w:date="2017-03-04T14:46:00Z">
        <w:r w:rsidDel="002C5F7C">
          <w:rPr>
            <w:sz w:val="24"/>
            <w:szCs w:val="24"/>
            <w:rtl/>
          </w:rPr>
          <w:delText xml:space="preserve">הזמנה </w:delText>
        </w:r>
      </w:del>
      <w:ins w:id="642" w:author="ron gal" w:date="2017-03-04T14:46:00Z">
        <w:r w:rsidR="002C5F7C">
          <w:rPr>
            <w:rFonts w:hint="cs"/>
            <w:sz w:val="24"/>
            <w:szCs w:val="24"/>
            <w:rtl/>
          </w:rPr>
          <w:t xml:space="preserve">רופא </w:t>
        </w:r>
      </w:ins>
      <w:r>
        <w:rPr>
          <w:sz w:val="24"/>
          <w:szCs w:val="24"/>
          <w:rtl/>
        </w:rPr>
        <w:t xml:space="preserve">במסד הנתונים. כמו כן, מחלקה זו אחראית על החזרת </w:t>
      </w:r>
      <w:del w:id="643" w:author="ron gal" w:date="2017-03-04T14:46:00Z">
        <w:r w:rsidDel="002C5F7C">
          <w:rPr>
            <w:sz w:val="24"/>
            <w:szCs w:val="24"/>
            <w:rtl/>
          </w:rPr>
          <w:delText xml:space="preserve">ההזמנות </w:delText>
        </w:r>
      </w:del>
      <w:ins w:id="644" w:author="ron gal" w:date="2017-03-04T14:46:00Z">
        <w:r w:rsidR="002C5F7C">
          <w:rPr>
            <w:rFonts w:hint="cs"/>
            <w:sz w:val="24"/>
            <w:szCs w:val="24"/>
            <w:rtl/>
          </w:rPr>
          <w:t>הרופאים</w:t>
        </w:r>
        <w:r w:rsidR="002C5F7C">
          <w:rPr>
            <w:sz w:val="24"/>
            <w:szCs w:val="24"/>
            <w:rtl/>
          </w:rPr>
          <w:t xml:space="preserve"> </w:t>
        </w:r>
      </w:ins>
      <w:r>
        <w:rPr>
          <w:sz w:val="24"/>
          <w:szCs w:val="24"/>
          <w:rtl/>
        </w:rPr>
        <w:t>בהתאם לפרמטרים האפשרים ממסכי המערכת השונים. המחלקה תכיל את הפעולות הבאות:</w:t>
      </w:r>
    </w:p>
    <w:p w:rsidR="002C5F7C" w:rsidRPr="002C5F7C" w:rsidRDefault="002C5F7C">
      <w:pPr>
        <w:rPr>
          <w:ins w:id="645" w:author="ron gal" w:date="2017-03-04T14:46:00Z"/>
          <w:sz w:val="24"/>
          <w:szCs w:val="24"/>
          <w:rPrChange w:id="646" w:author="ron gal" w:date="2017-03-04T14:46:00Z">
            <w:rPr>
              <w:ins w:id="647" w:author="ron gal" w:date="2017-03-04T14:46:00Z"/>
              <w:rFonts w:ascii="Consolas" w:hAnsi="Consolas" w:cs="Consolas"/>
              <w:sz w:val="19"/>
              <w:szCs w:val="19"/>
              <w:highlight w:val="white"/>
            </w:rPr>
          </w:rPrChange>
        </w:rPr>
        <w:pPrChange w:id="648" w:author="ron gal" w:date="2017-03-04T14:46:00Z">
          <w:pPr>
            <w:autoSpaceDE w:val="0"/>
            <w:autoSpaceDN w:val="0"/>
            <w:adjustRightInd w:val="0"/>
            <w:spacing w:line="240" w:lineRule="auto"/>
          </w:pPr>
        </w:pPrChange>
      </w:pPr>
      <w:ins w:id="649" w:author="ron gal" w:date="2017-03-04T14:46:00Z">
        <w:r>
          <w:rPr>
            <w:sz w:val="24"/>
            <w:szCs w:val="24"/>
          </w:rPr>
          <w:t xml:space="preserve">        </w:t>
        </w:r>
        <w:r w:rsidRPr="002C5F7C">
          <w:rPr>
            <w:sz w:val="24"/>
            <w:szCs w:val="24"/>
            <w:rPrChange w:id="650" w:author="ron gal" w:date="2017-03-04T14:46:00Z">
              <w:rPr>
                <w:rFonts w:ascii="Consolas" w:hAnsi="Consolas" w:cs="Consolas"/>
                <w:color w:val="2B91AF"/>
                <w:sz w:val="19"/>
                <w:szCs w:val="19"/>
                <w:highlight w:val="white"/>
              </w:rPr>
            </w:rPrChange>
          </w:rPr>
          <w:t xml:space="preserve">Doctor </w:t>
        </w:r>
        <w:r w:rsidRPr="002C5F7C">
          <w:rPr>
            <w:sz w:val="24"/>
            <w:szCs w:val="24"/>
            <w:rPrChange w:id="651" w:author="ron gal" w:date="2017-03-04T14:46:00Z">
              <w:rPr>
                <w:rFonts w:ascii="Consolas" w:hAnsi="Consolas" w:cs="Consolas"/>
                <w:sz w:val="19"/>
                <w:szCs w:val="19"/>
                <w:highlight w:val="white"/>
              </w:rPr>
            </w:rPrChange>
          </w:rPr>
          <w:t>GetDoctor(</w:t>
        </w:r>
        <w:r w:rsidRPr="002C5F7C">
          <w:rPr>
            <w:sz w:val="24"/>
            <w:szCs w:val="24"/>
            <w:rPrChange w:id="652" w:author="ron gal" w:date="2017-03-04T14:46:00Z">
              <w:rPr>
                <w:rFonts w:ascii="Consolas" w:hAnsi="Consolas" w:cs="Consolas"/>
                <w:color w:val="0000FF"/>
                <w:sz w:val="19"/>
                <w:szCs w:val="19"/>
                <w:highlight w:val="white"/>
              </w:rPr>
            </w:rPrChange>
          </w:rPr>
          <w:t>int</w:t>
        </w:r>
        <w:r w:rsidRPr="002C5F7C">
          <w:rPr>
            <w:sz w:val="24"/>
            <w:szCs w:val="24"/>
            <w:rPrChange w:id="653" w:author="ron gal" w:date="2017-03-04T14:46:00Z">
              <w:rPr>
                <w:rFonts w:ascii="Consolas" w:hAnsi="Consolas" w:cs="Consolas"/>
                <w:sz w:val="19"/>
                <w:szCs w:val="19"/>
                <w:highlight w:val="white"/>
              </w:rPr>
            </w:rPrChange>
          </w:rPr>
          <w:t xml:space="preserve"> id);</w:t>
        </w:r>
      </w:ins>
    </w:p>
    <w:p w:rsidR="002C5F7C" w:rsidRPr="002C5F7C" w:rsidRDefault="002C5F7C">
      <w:pPr>
        <w:rPr>
          <w:ins w:id="654" w:author="ron gal" w:date="2017-03-04T14:46:00Z"/>
          <w:sz w:val="24"/>
          <w:szCs w:val="24"/>
          <w:rPrChange w:id="655" w:author="ron gal" w:date="2017-03-04T14:46:00Z">
            <w:rPr>
              <w:ins w:id="656" w:author="ron gal" w:date="2017-03-04T14:46:00Z"/>
              <w:rFonts w:ascii="Consolas" w:hAnsi="Consolas" w:cs="Consolas"/>
              <w:sz w:val="19"/>
              <w:szCs w:val="19"/>
              <w:highlight w:val="white"/>
            </w:rPr>
          </w:rPrChange>
        </w:rPr>
        <w:pPrChange w:id="657" w:author="ron gal" w:date="2017-03-04T14:46:00Z">
          <w:pPr>
            <w:autoSpaceDE w:val="0"/>
            <w:autoSpaceDN w:val="0"/>
            <w:adjustRightInd w:val="0"/>
            <w:spacing w:line="240" w:lineRule="auto"/>
          </w:pPr>
        </w:pPrChange>
      </w:pPr>
      <w:ins w:id="658" w:author="ron gal" w:date="2017-03-04T14:46:00Z">
        <w:r w:rsidRPr="002C5F7C">
          <w:rPr>
            <w:sz w:val="24"/>
            <w:szCs w:val="24"/>
            <w:rPrChange w:id="659" w:author="ron gal" w:date="2017-03-04T14:46:00Z">
              <w:rPr>
                <w:rFonts w:ascii="Consolas" w:hAnsi="Consolas" w:cs="Consolas"/>
                <w:sz w:val="19"/>
                <w:szCs w:val="19"/>
                <w:highlight w:val="white"/>
              </w:rPr>
            </w:rPrChange>
          </w:rPr>
          <w:t xml:space="preserve">        Domain.Doctor Get(</w:t>
        </w:r>
        <w:r w:rsidRPr="002C5F7C">
          <w:rPr>
            <w:sz w:val="24"/>
            <w:szCs w:val="24"/>
            <w:rPrChange w:id="660" w:author="ron gal" w:date="2017-03-04T14:46:00Z">
              <w:rPr>
                <w:rFonts w:ascii="Consolas" w:hAnsi="Consolas" w:cs="Consolas"/>
                <w:color w:val="0000FF"/>
                <w:sz w:val="19"/>
                <w:szCs w:val="19"/>
                <w:highlight w:val="white"/>
              </w:rPr>
            </w:rPrChange>
          </w:rPr>
          <w:t>int</w:t>
        </w:r>
        <w:r w:rsidRPr="002C5F7C">
          <w:rPr>
            <w:sz w:val="24"/>
            <w:szCs w:val="24"/>
            <w:rPrChange w:id="661" w:author="ron gal" w:date="2017-03-04T14:46:00Z">
              <w:rPr>
                <w:rFonts w:ascii="Consolas" w:hAnsi="Consolas" w:cs="Consolas"/>
                <w:sz w:val="19"/>
                <w:szCs w:val="19"/>
                <w:highlight w:val="white"/>
              </w:rPr>
            </w:rPrChange>
          </w:rPr>
          <w:t xml:space="preserve"> id);</w:t>
        </w:r>
      </w:ins>
    </w:p>
    <w:p w:rsidR="002C5F7C" w:rsidRPr="002C5F7C" w:rsidRDefault="002C5F7C">
      <w:pPr>
        <w:rPr>
          <w:ins w:id="662" w:author="ron gal" w:date="2017-03-04T14:46:00Z"/>
          <w:sz w:val="24"/>
          <w:szCs w:val="24"/>
          <w:rPrChange w:id="663" w:author="ron gal" w:date="2017-03-04T14:46:00Z">
            <w:rPr>
              <w:ins w:id="664" w:author="ron gal" w:date="2017-03-04T14:46:00Z"/>
              <w:rFonts w:ascii="Consolas" w:hAnsi="Consolas" w:cs="Consolas"/>
              <w:sz w:val="19"/>
              <w:szCs w:val="19"/>
              <w:highlight w:val="white"/>
            </w:rPr>
          </w:rPrChange>
        </w:rPr>
        <w:pPrChange w:id="665" w:author="ron gal" w:date="2017-03-04T14:46:00Z">
          <w:pPr>
            <w:autoSpaceDE w:val="0"/>
            <w:autoSpaceDN w:val="0"/>
            <w:adjustRightInd w:val="0"/>
            <w:spacing w:line="240" w:lineRule="auto"/>
          </w:pPr>
        </w:pPrChange>
      </w:pPr>
      <w:ins w:id="666" w:author="ron gal" w:date="2017-03-04T14:46:00Z">
        <w:r w:rsidRPr="002C5F7C">
          <w:rPr>
            <w:sz w:val="24"/>
            <w:szCs w:val="24"/>
            <w:rPrChange w:id="667" w:author="ron gal" w:date="2017-03-04T14:46:00Z">
              <w:rPr>
                <w:rFonts w:ascii="Consolas" w:hAnsi="Consolas" w:cs="Consolas"/>
                <w:sz w:val="19"/>
                <w:szCs w:val="19"/>
                <w:highlight w:val="white"/>
              </w:rPr>
            </w:rPrChange>
          </w:rPr>
          <w:t xml:space="preserve">        Doctor Save(</w:t>
        </w:r>
        <w:r w:rsidRPr="002C5F7C">
          <w:rPr>
            <w:sz w:val="24"/>
            <w:szCs w:val="24"/>
            <w:rPrChange w:id="668" w:author="ron gal" w:date="2017-03-04T14:46:00Z">
              <w:rPr>
                <w:rFonts w:ascii="Consolas" w:hAnsi="Consolas" w:cs="Consolas"/>
                <w:color w:val="2B91AF"/>
                <w:sz w:val="19"/>
                <w:szCs w:val="19"/>
                <w:highlight w:val="white"/>
              </w:rPr>
            </w:rPrChange>
          </w:rPr>
          <w:t>PersonLogin</w:t>
        </w:r>
        <w:r w:rsidRPr="002C5F7C">
          <w:rPr>
            <w:sz w:val="24"/>
            <w:szCs w:val="24"/>
            <w:rPrChange w:id="669" w:author="ron gal" w:date="2017-03-04T14:46:00Z">
              <w:rPr>
                <w:rFonts w:ascii="Consolas" w:hAnsi="Consolas" w:cs="Consolas"/>
                <w:sz w:val="19"/>
                <w:szCs w:val="19"/>
                <w:highlight w:val="white"/>
              </w:rPr>
            </w:rPrChange>
          </w:rPr>
          <w:t xml:space="preserve"> doctor);</w:t>
        </w:r>
      </w:ins>
    </w:p>
    <w:p w:rsidR="002C5F7C" w:rsidRPr="002C5F7C" w:rsidRDefault="002C5F7C">
      <w:pPr>
        <w:rPr>
          <w:ins w:id="670" w:author="ron gal" w:date="2017-03-04T14:46:00Z"/>
          <w:sz w:val="24"/>
          <w:szCs w:val="24"/>
          <w:rPrChange w:id="671" w:author="ron gal" w:date="2017-03-04T14:46:00Z">
            <w:rPr>
              <w:ins w:id="672" w:author="ron gal" w:date="2017-03-04T14:46:00Z"/>
              <w:rFonts w:ascii="Consolas" w:hAnsi="Consolas" w:cs="Consolas"/>
              <w:sz w:val="19"/>
              <w:szCs w:val="19"/>
              <w:highlight w:val="white"/>
            </w:rPr>
          </w:rPrChange>
        </w:rPr>
        <w:pPrChange w:id="673" w:author="ron gal" w:date="2017-03-04T14:46:00Z">
          <w:pPr>
            <w:autoSpaceDE w:val="0"/>
            <w:autoSpaceDN w:val="0"/>
            <w:adjustRightInd w:val="0"/>
            <w:spacing w:line="240" w:lineRule="auto"/>
          </w:pPr>
        </w:pPrChange>
      </w:pPr>
      <w:ins w:id="674" w:author="ron gal" w:date="2017-03-04T14:46:00Z">
        <w:r w:rsidRPr="002C5F7C">
          <w:rPr>
            <w:sz w:val="24"/>
            <w:szCs w:val="24"/>
            <w:rPrChange w:id="675" w:author="ron gal" w:date="2017-03-04T14:46:00Z">
              <w:rPr>
                <w:rFonts w:ascii="Consolas" w:hAnsi="Consolas" w:cs="Consolas"/>
                <w:sz w:val="19"/>
                <w:szCs w:val="19"/>
                <w:highlight w:val="white"/>
              </w:rPr>
            </w:rPrChange>
          </w:rPr>
          <w:t xml:space="preserve">        Doctor Update(</w:t>
        </w:r>
        <w:r w:rsidRPr="002C5F7C">
          <w:rPr>
            <w:sz w:val="24"/>
            <w:szCs w:val="24"/>
            <w:rPrChange w:id="676" w:author="ron gal" w:date="2017-03-04T14:46:00Z">
              <w:rPr>
                <w:rFonts w:ascii="Consolas" w:hAnsi="Consolas" w:cs="Consolas"/>
                <w:color w:val="0000FF"/>
                <w:sz w:val="19"/>
                <w:szCs w:val="19"/>
                <w:highlight w:val="white"/>
              </w:rPr>
            </w:rPrChange>
          </w:rPr>
          <w:t>int</w:t>
        </w:r>
        <w:r w:rsidRPr="002C5F7C">
          <w:rPr>
            <w:sz w:val="24"/>
            <w:szCs w:val="24"/>
            <w:rPrChange w:id="677" w:author="ron gal" w:date="2017-03-04T14:46:00Z">
              <w:rPr>
                <w:rFonts w:ascii="Consolas" w:hAnsi="Consolas" w:cs="Consolas"/>
                <w:sz w:val="19"/>
                <w:szCs w:val="19"/>
                <w:highlight w:val="white"/>
              </w:rPr>
            </w:rPrChange>
          </w:rPr>
          <w:t xml:space="preserve"> id, </w:t>
        </w:r>
        <w:r w:rsidRPr="002C5F7C">
          <w:rPr>
            <w:sz w:val="24"/>
            <w:szCs w:val="24"/>
            <w:rPrChange w:id="678" w:author="ron gal" w:date="2017-03-04T14:46:00Z">
              <w:rPr>
                <w:rFonts w:ascii="Consolas" w:hAnsi="Consolas" w:cs="Consolas"/>
                <w:color w:val="2B91AF"/>
                <w:sz w:val="19"/>
                <w:szCs w:val="19"/>
                <w:highlight w:val="white"/>
              </w:rPr>
            </w:rPrChange>
          </w:rPr>
          <w:t>Doctor</w:t>
        </w:r>
        <w:r w:rsidRPr="002C5F7C">
          <w:rPr>
            <w:sz w:val="24"/>
            <w:szCs w:val="24"/>
            <w:rPrChange w:id="679" w:author="ron gal" w:date="2017-03-04T14:46:00Z">
              <w:rPr>
                <w:rFonts w:ascii="Consolas" w:hAnsi="Consolas" w:cs="Consolas"/>
                <w:sz w:val="19"/>
                <w:szCs w:val="19"/>
                <w:highlight w:val="white"/>
              </w:rPr>
            </w:rPrChange>
          </w:rPr>
          <w:t xml:space="preserve"> doctor);</w:t>
        </w:r>
      </w:ins>
    </w:p>
    <w:p w:rsidR="002C5F7C" w:rsidRPr="002C5F7C" w:rsidRDefault="002C5F7C">
      <w:pPr>
        <w:rPr>
          <w:ins w:id="680" w:author="ron gal" w:date="2017-03-04T14:46:00Z"/>
          <w:sz w:val="24"/>
          <w:szCs w:val="24"/>
          <w:rPrChange w:id="681" w:author="ron gal" w:date="2017-03-04T14:46:00Z">
            <w:rPr>
              <w:ins w:id="682" w:author="ron gal" w:date="2017-03-04T14:46:00Z"/>
              <w:rFonts w:ascii="Consolas" w:hAnsi="Consolas" w:cs="Consolas"/>
              <w:sz w:val="19"/>
              <w:szCs w:val="19"/>
              <w:highlight w:val="white"/>
            </w:rPr>
          </w:rPrChange>
        </w:rPr>
        <w:pPrChange w:id="683" w:author="ron gal" w:date="2017-03-04T14:46:00Z">
          <w:pPr>
            <w:autoSpaceDE w:val="0"/>
            <w:autoSpaceDN w:val="0"/>
            <w:adjustRightInd w:val="0"/>
            <w:spacing w:line="240" w:lineRule="auto"/>
          </w:pPr>
        </w:pPrChange>
      </w:pPr>
      <w:ins w:id="684" w:author="ron gal" w:date="2017-03-04T14:46:00Z">
        <w:r w:rsidRPr="002C5F7C">
          <w:rPr>
            <w:sz w:val="24"/>
            <w:szCs w:val="24"/>
            <w:rPrChange w:id="685" w:author="ron gal" w:date="2017-03-04T14:46:00Z">
              <w:rPr>
                <w:rFonts w:ascii="Consolas" w:hAnsi="Consolas" w:cs="Consolas"/>
                <w:sz w:val="19"/>
                <w:szCs w:val="19"/>
                <w:highlight w:val="white"/>
              </w:rPr>
            </w:rPrChange>
          </w:rPr>
          <w:t xml:space="preserve">        </w:t>
        </w:r>
        <w:r w:rsidRPr="002C5F7C">
          <w:rPr>
            <w:sz w:val="24"/>
            <w:szCs w:val="24"/>
            <w:rPrChange w:id="686" w:author="ron gal" w:date="2017-03-04T14:46:00Z">
              <w:rPr>
                <w:rFonts w:ascii="Consolas" w:hAnsi="Consolas" w:cs="Consolas"/>
                <w:color w:val="0000FF"/>
                <w:sz w:val="19"/>
                <w:szCs w:val="19"/>
                <w:highlight w:val="white"/>
              </w:rPr>
            </w:rPrChange>
          </w:rPr>
          <w:t>bool</w:t>
        </w:r>
        <w:r w:rsidRPr="002C5F7C">
          <w:rPr>
            <w:sz w:val="24"/>
            <w:szCs w:val="24"/>
            <w:rPrChange w:id="687" w:author="ron gal" w:date="2017-03-04T14:46:00Z">
              <w:rPr>
                <w:rFonts w:ascii="Consolas" w:hAnsi="Consolas" w:cs="Consolas"/>
                <w:sz w:val="19"/>
                <w:szCs w:val="19"/>
                <w:highlight w:val="white"/>
              </w:rPr>
            </w:rPrChange>
          </w:rPr>
          <w:t xml:space="preserve"> Exists(</w:t>
        </w:r>
        <w:r w:rsidRPr="002C5F7C">
          <w:rPr>
            <w:sz w:val="24"/>
            <w:szCs w:val="24"/>
            <w:rPrChange w:id="688" w:author="ron gal" w:date="2017-03-04T14:46:00Z">
              <w:rPr>
                <w:rFonts w:ascii="Consolas" w:hAnsi="Consolas" w:cs="Consolas"/>
                <w:color w:val="0000FF"/>
                <w:sz w:val="19"/>
                <w:szCs w:val="19"/>
                <w:highlight w:val="white"/>
              </w:rPr>
            </w:rPrChange>
          </w:rPr>
          <w:t>string</w:t>
        </w:r>
        <w:r w:rsidRPr="002C5F7C">
          <w:rPr>
            <w:sz w:val="24"/>
            <w:szCs w:val="24"/>
            <w:rPrChange w:id="689" w:author="ron gal" w:date="2017-03-04T14:46:00Z">
              <w:rPr>
                <w:rFonts w:ascii="Consolas" w:hAnsi="Consolas" w:cs="Consolas"/>
                <w:sz w:val="19"/>
                <w:szCs w:val="19"/>
                <w:highlight w:val="white"/>
              </w:rPr>
            </w:rPrChange>
          </w:rPr>
          <w:t xml:space="preserve"> username);</w:t>
        </w:r>
      </w:ins>
    </w:p>
    <w:p w:rsidR="002C5F7C" w:rsidRPr="002C5F7C" w:rsidRDefault="002C5F7C">
      <w:pPr>
        <w:rPr>
          <w:ins w:id="690" w:author="ron gal" w:date="2017-03-04T14:46:00Z"/>
          <w:sz w:val="24"/>
          <w:szCs w:val="24"/>
          <w:rPrChange w:id="691" w:author="ron gal" w:date="2017-03-04T14:46:00Z">
            <w:rPr>
              <w:ins w:id="692" w:author="ron gal" w:date="2017-03-04T14:46:00Z"/>
              <w:rFonts w:ascii="Consolas" w:hAnsi="Consolas" w:cs="Consolas"/>
              <w:sz w:val="19"/>
              <w:szCs w:val="19"/>
              <w:highlight w:val="white"/>
            </w:rPr>
          </w:rPrChange>
        </w:rPr>
        <w:pPrChange w:id="693" w:author="ron gal" w:date="2017-03-04T14:46:00Z">
          <w:pPr>
            <w:autoSpaceDE w:val="0"/>
            <w:autoSpaceDN w:val="0"/>
            <w:adjustRightInd w:val="0"/>
            <w:spacing w:line="240" w:lineRule="auto"/>
          </w:pPr>
        </w:pPrChange>
      </w:pPr>
      <w:ins w:id="694" w:author="ron gal" w:date="2017-03-04T14:46:00Z">
        <w:r w:rsidRPr="002C5F7C">
          <w:rPr>
            <w:sz w:val="24"/>
            <w:szCs w:val="24"/>
            <w:rPrChange w:id="695" w:author="ron gal" w:date="2017-03-04T14:46:00Z">
              <w:rPr>
                <w:rFonts w:ascii="Consolas" w:hAnsi="Consolas" w:cs="Consolas"/>
                <w:sz w:val="19"/>
                <w:szCs w:val="19"/>
                <w:highlight w:val="white"/>
              </w:rPr>
            </w:rPrChange>
          </w:rPr>
          <w:t xml:space="preserve">        </w:t>
        </w:r>
        <w:r w:rsidRPr="002C5F7C">
          <w:rPr>
            <w:sz w:val="24"/>
            <w:szCs w:val="24"/>
            <w:rPrChange w:id="696" w:author="ron gal" w:date="2017-03-04T14:46:00Z">
              <w:rPr>
                <w:rFonts w:ascii="Consolas" w:hAnsi="Consolas" w:cs="Consolas"/>
                <w:color w:val="2B91AF"/>
                <w:sz w:val="19"/>
                <w:szCs w:val="19"/>
                <w:highlight w:val="white"/>
              </w:rPr>
            </w:rPrChange>
          </w:rPr>
          <w:t>IEnumerable</w:t>
        </w:r>
        <w:r w:rsidRPr="002C5F7C">
          <w:rPr>
            <w:sz w:val="24"/>
            <w:szCs w:val="24"/>
            <w:rPrChange w:id="697" w:author="ron gal" w:date="2017-03-04T14:46:00Z">
              <w:rPr>
                <w:rFonts w:ascii="Consolas" w:hAnsi="Consolas" w:cs="Consolas"/>
                <w:sz w:val="19"/>
                <w:szCs w:val="19"/>
                <w:highlight w:val="white"/>
              </w:rPr>
            </w:rPrChange>
          </w:rPr>
          <w:t>&lt;Doctor&gt; Search(</w:t>
        </w:r>
        <w:r w:rsidRPr="002C5F7C">
          <w:rPr>
            <w:sz w:val="24"/>
            <w:szCs w:val="24"/>
            <w:rPrChange w:id="698" w:author="ron gal" w:date="2017-03-04T14:46:00Z">
              <w:rPr>
                <w:rFonts w:ascii="Consolas" w:hAnsi="Consolas" w:cs="Consolas"/>
                <w:color w:val="0000FF"/>
                <w:sz w:val="19"/>
                <w:szCs w:val="19"/>
                <w:highlight w:val="white"/>
              </w:rPr>
            </w:rPrChange>
          </w:rPr>
          <w:t>string</w:t>
        </w:r>
        <w:r w:rsidRPr="002C5F7C">
          <w:rPr>
            <w:sz w:val="24"/>
            <w:szCs w:val="24"/>
            <w:rPrChange w:id="699" w:author="ron gal" w:date="2017-03-04T14:46:00Z">
              <w:rPr>
                <w:rFonts w:ascii="Consolas" w:hAnsi="Consolas" w:cs="Consolas"/>
                <w:sz w:val="19"/>
                <w:szCs w:val="19"/>
                <w:highlight w:val="white"/>
              </w:rPr>
            </w:rPrChange>
          </w:rPr>
          <w:t xml:space="preserve"> firstName, </w:t>
        </w:r>
        <w:r w:rsidRPr="002C5F7C">
          <w:rPr>
            <w:sz w:val="24"/>
            <w:szCs w:val="24"/>
            <w:rPrChange w:id="700" w:author="ron gal" w:date="2017-03-04T14:46:00Z">
              <w:rPr>
                <w:rFonts w:ascii="Consolas" w:hAnsi="Consolas" w:cs="Consolas"/>
                <w:color w:val="0000FF"/>
                <w:sz w:val="19"/>
                <w:szCs w:val="19"/>
                <w:highlight w:val="white"/>
              </w:rPr>
            </w:rPrChange>
          </w:rPr>
          <w:t>string</w:t>
        </w:r>
        <w:r w:rsidRPr="002C5F7C">
          <w:rPr>
            <w:sz w:val="24"/>
            <w:szCs w:val="24"/>
            <w:rPrChange w:id="701" w:author="ron gal" w:date="2017-03-04T14:46:00Z">
              <w:rPr>
                <w:rFonts w:ascii="Consolas" w:hAnsi="Consolas" w:cs="Consolas"/>
                <w:sz w:val="19"/>
                <w:szCs w:val="19"/>
                <w:highlight w:val="white"/>
              </w:rPr>
            </w:rPrChange>
          </w:rPr>
          <w:t xml:space="preserve"> lastName, </w:t>
        </w:r>
        <w:r w:rsidRPr="002C5F7C">
          <w:rPr>
            <w:sz w:val="24"/>
            <w:szCs w:val="24"/>
            <w:rPrChange w:id="702" w:author="ron gal" w:date="2017-03-04T14:46:00Z">
              <w:rPr>
                <w:rFonts w:ascii="Consolas" w:hAnsi="Consolas" w:cs="Consolas"/>
                <w:color w:val="0000FF"/>
                <w:sz w:val="19"/>
                <w:szCs w:val="19"/>
                <w:highlight w:val="white"/>
              </w:rPr>
            </w:rPrChange>
          </w:rPr>
          <w:t>string</w:t>
        </w:r>
        <w:r w:rsidRPr="002C5F7C">
          <w:rPr>
            <w:sz w:val="24"/>
            <w:szCs w:val="24"/>
            <w:rPrChange w:id="703" w:author="ron gal" w:date="2017-03-04T14:46:00Z">
              <w:rPr>
                <w:rFonts w:ascii="Consolas" w:hAnsi="Consolas" w:cs="Consolas"/>
                <w:sz w:val="19"/>
                <w:szCs w:val="19"/>
                <w:highlight w:val="white"/>
              </w:rPr>
            </w:rPrChange>
          </w:rPr>
          <w:t xml:space="preserve"> address, </w:t>
        </w:r>
        <w:r w:rsidRPr="002C5F7C">
          <w:rPr>
            <w:sz w:val="24"/>
            <w:szCs w:val="24"/>
            <w:rPrChange w:id="704" w:author="ron gal" w:date="2017-03-04T14:46:00Z">
              <w:rPr>
                <w:rFonts w:ascii="Consolas" w:hAnsi="Consolas" w:cs="Consolas"/>
                <w:color w:val="0000FF"/>
                <w:sz w:val="19"/>
                <w:szCs w:val="19"/>
                <w:highlight w:val="white"/>
              </w:rPr>
            </w:rPrChange>
          </w:rPr>
          <w:t>int</w:t>
        </w:r>
        <w:r w:rsidRPr="002C5F7C">
          <w:rPr>
            <w:sz w:val="24"/>
            <w:szCs w:val="24"/>
            <w:rPrChange w:id="705" w:author="ron gal" w:date="2017-03-04T14:46:00Z">
              <w:rPr>
                <w:rFonts w:ascii="Consolas" w:hAnsi="Consolas" w:cs="Consolas"/>
                <w:sz w:val="19"/>
                <w:szCs w:val="19"/>
                <w:highlight w:val="white"/>
              </w:rPr>
            </w:rPrChange>
          </w:rPr>
          <w:t>? id);</w:t>
        </w:r>
      </w:ins>
    </w:p>
    <w:p w:rsidR="00481634" w:rsidRPr="002C5F7C" w:rsidDel="002C5F7C" w:rsidRDefault="002C5F7C" w:rsidP="002C5F7C">
      <w:pPr>
        <w:rPr>
          <w:del w:id="706" w:author="ron gal" w:date="2017-03-04T14:46:00Z"/>
          <w:sz w:val="24"/>
          <w:szCs w:val="24"/>
          <w:rPrChange w:id="707" w:author="ron gal" w:date="2017-03-04T14:46:00Z">
            <w:rPr>
              <w:del w:id="708" w:author="ron gal" w:date="2017-03-04T14:46:00Z"/>
            </w:rPr>
          </w:rPrChange>
        </w:rPr>
      </w:pPr>
      <w:ins w:id="709" w:author="ron gal" w:date="2017-03-04T14:46:00Z">
        <w:r w:rsidRPr="002C5F7C">
          <w:rPr>
            <w:sz w:val="24"/>
            <w:szCs w:val="24"/>
            <w:rPrChange w:id="710" w:author="ron gal" w:date="2017-03-04T14:46:00Z">
              <w:rPr>
                <w:rFonts w:ascii="Consolas" w:hAnsi="Consolas" w:cs="Consolas"/>
                <w:sz w:val="19"/>
                <w:szCs w:val="19"/>
                <w:highlight w:val="white"/>
              </w:rPr>
            </w:rPrChange>
          </w:rPr>
          <w:t xml:space="preserve">        Doctor AddRecommendation(</w:t>
        </w:r>
        <w:r w:rsidRPr="002C5F7C">
          <w:rPr>
            <w:sz w:val="24"/>
            <w:szCs w:val="24"/>
            <w:rPrChange w:id="711" w:author="ron gal" w:date="2017-03-04T14:46:00Z">
              <w:rPr>
                <w:rFonts w:ascii="Consolas" w:hAnsi="Consolas" w:cs="Consolas"/>
                <w:color w:val="0000FF"/>
                <w:sz w:val="19"/>
                <w:szCs w:val="19"/>
                <w:highlight w:val="white"/>
              </w:rPr>
            </w:rPrChange>
          </w:rPr>
          <w:t>string</w:t>
        </w:r>
        <w:r w:rsidRPr="002C5F7C">
          <w:rPr>
            <w:sz w:val="24"/>
            <w:szCs w:val="24"/>
            <w:rPrChange w:id="712" w:author="ron gal" w:date="2017-03-04T14:46:00Z">
              <w:rPr>
                <w:rFonts w:ascii="Consolas" w:hAnsi="Consolas" w:cs="Consolas"/>
                <w:sz w:val="19"/>
                <w:szCs w:val="19"/>
                <w:highlight w:val="white"/>
              </w:rPr>
            </w:rPrChange>
          </w:rPr>
          <w:t xml:space="preserve"> recommendation, </w:t>
        </w:r>
        <w:r w:rsidRPr="002C5F7C">
          <w:rPr>
            <w:sz w:val="24"/>
            <w:szCs w:val="24"/>
            <w:rPrChange w:id="713" w:author="ron gal" w:date="2017-03-04T14:46:00Z">
              <w:rPr>
                <w:rFonts w:ascii="Consolas" w:hAnsi="Consolas" w:cs="Consolas"/>
                <w:color w:val="0000FF"/>
                <w:sz w:val="19"/>
                <w:szCs w:val="19"/>
                <w:highlight w:val="white"/>
              </w:rPr>
            </w:rPrChange>
          </w:rPr>
          <w:t>int</w:t>
        </w:r>
        <w:r w:rsidRPr="002C5F7C">
          <w:rPr>
            <w:sz w:val="24"/>
            <w:szCs w:val="24"/>
            <w:rPrChange w:id="714" w:author="ron gal" w:date="2017-03-04T14:46:00Z">
              <w:rPr>
                <w:rFonts w:ascii="Consolas" w:hAnsi="Consolas" w:cs="Consolas"/>
                <w:sz w:val="19"/>
                <w:szCs w:val="19"/>
                <w:highlight w:val="white"/>
              </w:rPr>
            </w:rPrChange>
          </w:rPr>
          <w:t xml:space="preserve"> vetId, </w:t>
        </w:r>
        <w:r w:rsidRPr="002C5F7C">
          <w:rPr>
            <w:sz w:val="24"/>
            <w:szCs w:val="24"/>
            <w:rPrChange w:id="715" w:author="ron gal" w:date="2017-03-04T14:46:00Z">
              <w:rPr>
                <w:rFonts w:ascii="Consolas" w:hAnsi="Consolas" w:cs="Consolas"/>
                <w:color w:val="0000FF"/>
                <w:sz w:val="19"/>
                <w:szCs w:val="19"/>
                <w:highlight w:val="white"/>
              </w:rPr>
            </w:rPrChange>
          </w:rPr>
          <w:t>int</w:t>
        </w:r>
        <w:r w:rsidRPr="002C5F7C">
          <w:rPr>
            <w:sz w:val="24"/>
            <w:szCs w:val="24"/>
            <w:rPrChange w:id="716" w:author="ron gal" w:date="2017-03-04T14:46:00Z">
              <w:rPr>
                <w:rFonts w:ascii="Consolas" w:hAnsi="Consolas" w:cs="Consolas"/>
                <w:sz w:val="19"/>
                <w:szCs w:val="19"/>
                <w:highlight w:val="white"/>
              </w:rPr>
            </w:rPrChange>
          </w:rPr>
          <w:t xml:space="preserve"> ownerId);</w:t>
        </w:r>
        <w:r w:rsidDel="002C5F7C">
          <w:rPr>
            <w:sz w:val="24"/>
            <w:szCs w:val="24"/>
          </w:rPr>
          <w:t xml:space="preserve"> </w:t>
        </w:r>
      </w:ins>
      <w:del w:id="717" w:author="ron gal" w:date="2017-03-04T14:46:00Z">
        <w:r w:rsidR="00471D70" w:rsidDel="002C5F7C">
          <w:rPr>
            <w:sz w:val="24"/>
            <w:szCs w:val="24"/>
          </w:rPr>
          <w:delText>List&lt;DTOs.Order&gt; Search(int? orderId, int? ownerId, string ownerName, int?[] orderStatusIds, int? fieldId, string fieldName, DateTime? startDate, DateTime? endDate);</w:delText>
        </w:r>
      </w:del>
    </w:p>
    <w:p w:rsidR="00481634" w:rsidRPr="002C5F7C" w:rsidDel="002C5F7C" w:rsidRDefault="00481634">
      <w:pPr>
        <w:rPr>
          <w:del w:id="718" w:author="ron gal" w:date="2017-03-04T14:46:00Z"/>
          <w:sz w:val="24"/>
          <w:szCs w:val="24"/>
          <w:rPrChange w:id="719" w:author="ron gal" w:date="2017-03-04T14:46:00Z">
            <w:rPr>
              <w:del w:id="720" w:author="ron gal" w:date="2017-03-04T14:46:00Z"/>
            </w:rPr>
          </w:rPrChange>
        </w:rPr>
      </w:pPr>
    </w:p>
    <w:p w:rsidR="00481634" w:rsidRPr="002C5F7C" w:rsidDel="002C5F7C" w:rsidRDefault="00471D70">
      <w:pPr>
        <w:rPr>
          <w:del w:id="721" w:author="ron gal" w:date="2017-03-04T14:46:00Z"/>
          <w:sz w:val="24"/>
          <w:szCs w:val="24"/>
          <w:rPrChange w:id="722" w:author="ron gal" w:date="2017-03-04T14:46:00Z">
            <w:rPr>
              <w:del w:id="723" w:author="ron gal" w:date="2017-03-04T14:46:00Z"/>
            </w:rPr>
          </w:rPrChange>
        </w:rPr>
      </w:pPr>
      <w:del w:id="724" w:author="ron gal" w:date="2017-03-04T14:46:00Z">
        <w:r w:rsidDel="002C5F7C">
          <w:rPr>
            <w:sz w:val="24"/>
            <w:szCs w:val="24"/>
          </w:rPr>
          <w:delText>DTOs.Order GetOrder(int id);</w:delText>
        </w:r>
      </w:del>
    </w:p>
    <w:p w:rsidR="00481634" w:rsidRPr="002C5F7C" w:rsidDel="002C5F7C" w:rsidRDefault="00481634">
      <w:pPr>
        <w:rPr>
          <w:del w:id="725" w:author="ron gal" w:date="2017-03-04T14:46:00Z"/>
          <w:sz w:val="24"/>
          <w:szCs w:val="24"/>
          <w:rPrChange w:id="726" w:author="ron gal" w:date="2017-03-04T14:46:00Z">
            <w:rPr>
              <w:del w:id="727" w:author="ron gal" w:date="2017-03-04T14:46:00Z"/>
            </w:rPr>
          </w:rPrChange>
        </w:rPr>
      </w:pPr>
    </w:p>
    <w:p w:rsidR="00481634" w:rsidRPr="002C5F7C" w:rsidDel="002C5F7C" w:rsidRDefault="00471D70">
      <w:pPr>
        <w:rPr>
          <w:del w:id="728" w:author="ron gal" w:date="2017-03-04T14:46:00Z"/>
          <w:sz w:val="24"/>
          <w:szCs w:val="24"/>
          <w:rPrChange w:id="729" w:author="ron gal" w:date="2017-03-04T14:46:00Z">
            <w:rPr>
              <w:del w:id="730" w:author="ron gal" w:date="2017-03-04T14:46:00Z"/>
            </w:rPr>
          </w:rPrChange>
        </w:rPr>
      </w:pPr>
      <w:del w:id="731" w:author="ron gal" w:date="2017-03-04T14:46:00Z">
        <w:r w:rsidDel="002C5F7C">
          <w:rPr>
            <w:sz w:val="24"/>
            <w:szCs w:val="24"/>
          </w:rPr>
          <w:delText>DTOs.Order Save(DTOs.Order order);</w:delText>
        </w:r>
      </w:del>
    </w:p>
    <w:p w:rsidR="00481634" w:rsidRPr="002C5F7C" w:rsidDel="002C5F7C" w:rsidRDefault="00481634">
      <w:pPr>
        <w:rPr>
          <w:del w:id="732" w:author="ron gal" w:date="2017-03-04T14:46:00Z"/>
          <w:sz w:val="24"/>
          <w:szCs w:val="24"/>
          <w:rPrChange w:id="733" w:author="ron gal" w:date="2017-03-04T14:46:00Z">
            <w:rPr>
              <w:del w:id="734" w:author="ron gal" w:date="2017-03-04T14:46:00Z"/>
            </w:rPr>
          </w:rPrChange>
        </w:rPr>
      </w:pPr>
    </w:p>
    <w:p w:rsidR="00481634" w:rsidRPr="002C5F7C" w:rsidDel="002C5F7C" w:rsidRDefault="00471D70">
      <w:pPr>
        <w:rPr>
          <w:del w:id="735" w:author="ron gal" w:date="2017-03-04T14:46:00Z"/>
          <w:sz w:val="24"/>
          <w:szCs w:val="24"/>
          <w:rPrChange w:id="736" w:author="ron gal" w:date="2017-03-04T14:46:00Z">
            <w:rPr>
              <w:del w:id="737" w:author="ron gal" w:date="2017-03-04T14:46:00Z"/>
            </w:rPr>
          </w:rPrChange>
        </w:rPr>
      </w:pPr>
      <w:del w:id="738" w:author="ron gal" w:date="2017-03-04T14:46:00Z">
        <w:r w:rsidDel="002C5F7C">
          <w:rPr>
            <w:sz w:val="24"/>
            <w:szCs w:val="24"/>
          </w:rPr>
          <w:delText>DTOs.Order Update(int id, DTOs.Order order);</w:delText>
        </w:r>
      </w:del>
    </w:p>
    <w:p w:rsidR="00481634" w:rsidRPr="002C5F7C" w:rsidDel="002C5F7C" w:rsidRDefault="00481634">
      <w:pPr>
        <w:rPr>
          <w:del w:id="739" w:author="ron gal" w:date="2017-03-04T14:46:00Z"/>
          <w:sz w:val="24"/>
          <w:szCs w:val="24"/>
          <w:rPrChange w:id="740" w:author="ron gal" w:date="2017-03-04T14:46:00Z">
            <w:rPr>
              <w:del w:id="741" w:author="ron gal" w:date="2017-03-04T14:46:00Z"/>
            </w:rPr>
          </w:rPrChange>
        </w:rPr>
      </w:pPr>
    </w:p>
    <w:p w:rsidR="00481634" w:rsidRPr="002C5F7C" w:rsidDel="002C5F7C" w:rsidRDefault="00471D70">
      <w:pPr>
        <w:rPr>
          <w:del w:id="742" w:author="ron gal" w:date="2017-03-04T14:46:00Z"/>
          <w:sz w:val="24"/>
          <w:szCs w:val="24"/>
          <w:rPrChange w:id="743" w:author="ron gal" w:date="2017-03-04T14:46:00Z">
            <w:rPr>
              <w:del w:id="744" w:author="ron gal" w:date="2017-03-04T14:46:00Z"/>
            </w:rPr>
          </w:rPrChange>
        </w:rPr>
      </w:pPr>
      <w:del w:id="745" w:author="ron gal" w:date="2017-03-04T14:46:00Z">
        <w:r w:rsidDel="002C5F7C">
          <w:rPr>
            <w:sz w:val="24"/>
            <w:szCs w:val="24"/>
          </w:rPr>
          <w:delText>List&lt;DTOs.Order&gt; SearchOptionalOrders(int? fieldId, string fieldName, int? fieldTypeId, DateTime date);</w:delText>
        </w:r>
      </w:del>
    </w:p>
    <w:p w:rsidR="00481634" w:rsidRPr="002C5F7C" w:rsidDel="002C5F7C" w:rsidRDefault="00481634">
      <w:pPr>
        <w:rPr>
          <w:del w:id="746" w:author="ron gal" w:date="2017-03-04T14:46:00Z"/>
          <w:sz w:val="24"/>
          <w:szCs w:val="24"/>
          <w:rPrChange w:id="747" w:author="ron gal" w:date="2017-03-04T14:46:00Z">
            <w:rPr>
              <w:del w:id="748" w:author="ron gal" w:date="2017-03-04T14:46:00Z"/>
            </w:rPr>
          </w:rPrChange>
        </w:rPr>
      </w:pPr>
    </w:p>
    <w:p w:rsidR="00481634" w:rsidRPr="002C5F7C" w:rsidRDefault="00471D70">
      <w:pPr>
        <w:rPr>
          <w:sz w:val="24"/>
          <w:szCs w:val="24"/>
          <w:rPrChange w:id="749" w:author="ron gal" w:date="2017-03-04T14:46:00Z">
            <w:rPr/>
          </w:rPrChange>
        </w:rPr>
      </w:pPr>
      <w:del w:id="750" w:author="ron gal" w:date="2017-03-04T14:46:00Z">
        <w:r w:rsidDel="002C5F7C">
          <w:rPr>
            <w:sz w:val="24"/>
            <w:szCs w:val="24"/>
          </w:rPr>
          <w:delText>IEnumerable&lt;DTOs.Order&gt; SearchAvailableOrdersToJoin(int? ownerId, string ownerName, int? orderId, int? orderStatusId, int? fieldId, string fieldName, DateTime? startDate, DateTime? endDate);</w:delText>
        </w:r>
      </w:del>
    </w:p>
    <w:p w:rsidR="00481634" w:rsidRDefault="00481634"/>
    <w:p w:rsidR="00481634" w:rsidRDefault="00481634"/>
    <w:p w:rsidR="00481634" w:rsidRDefault="00481634">
      <w:pPr>
        <w:bidi/>
      </w:pPr>
    </w:p>
    <w:p w:rsidR="00481634" w:rsidRDefault="00471D70" w:rsidP="00A27D69">
      <w:pPr>
        <w:bidi/>
      </w:pPr>
      <w:r>
        <w:rPr>
          <w:b/>
          <w:sz w:val="24"/>
          <w:szCs w:val="24"/>
          <w:rtl/>
        </w:rPr>
        <w:t xml:space="preserve">מחלקת </w:t>
      </w:r>
      <w:ins w:id="751" w:author="ron gal" w:date="2017-03-04T14:57:00Z">
        <w:r w:rsidR="00A27D69" w:rsidRPr="00A27D69">
          <w:rPr>
            <w:b/>
            <w:sz w:val="24"/>
            <w:szCs w:val="24"/>
            <w:rPrChange w:id="752" w:author="ron gal" w:date="2017-03-04T14:59:00Z">
              <w:rPr>
                <w:rFonts w:ascii="Consolas" w:hAnsi="Consolas" w:cs="Consolas"/>
                <w:color w:val="2B91AF"/>
                <w:sz w:val="19"/>
                <w:szCs w:val="19"/>
                <w:highlight w:val="white"/>
              </w:rPr>
            </w:rPrChange>
          </w:rPr>
          <w:t>OwnersDao</w:t>
        </w:r>
        <w:r w:rsidR="00A27D69" w:rsidDel="00A27D69">
          <w:rPr>
            <w:b/>
            <w:sz w:val="24"/>
            <w:szCs w:val="24"/>
          </w:rPr>
          <w:t xml:space="preserve"> </w:t>
        </w:r>
      </w:ins>
      <w:del w:id="753" w:author="ron gal" w:date="2017-03-04T14:57:00Z">
        <w:r w:rsidDel="00A27D69">
          <w:rPr>
            <w:b/>
            <w:sz w:val="24"/>
            <w:szCs w:val="24"/>
          </w:rPr>
          <w:delText>ComplaintsQueryProcessor</w:delText>
        </w:r>
      </w:del>
    </w:p>
    <w:p w:rsidR="00481634" w:rsidRPr="00A27D69" w:rsidRDefault="00471D70">
      <w:pPr>
        <w:bidi/>
        <w:rPr>
          <w:sz w:val="24"/>
          <w:szCs w:val="24"/>
          <w:rPrChange w:id="754" w:author="ron gal" w:date="2017-03-04T14:59:00Z">
            <w:rPr/>
          </w:rPrChange>
        </w:rPr>
        <w:pPrChange w:id="755" w:author="ron gal" w:date="2017-03-04T14:59:00Z">
          <w:pPr>
            <w:bidi/>
          </w:pPr>
        </w:pPrChange>
      </w:pPr>
      <w:r>
        <w:rPr>
          <w:sz w:val="24"/>
          <w:szCs w:val="24"/>
          <w:rtl/>
        </w:rPr>
        <w:t xml:space="preserve">מחלקה זו אחראית על ישות </w:t>
      </w:r>
      <w:del w:id="756" w:author="ron gal" w:date="2017-03-04T14:57:00Z">
        <w:r w:rsidDel="00A27D69">
          <w:rPr>
            <w:sz w:val="24"/>
            <w:szCs w:val="24"/>
            <w:rtl/>
          </w:rPr>
          <w:delText>התלונה</w:delText>
        </w:r>
      </w:del>
      <w:ins w:id="757" w:author="ron gal" w:date="2017-03-04T14:57:00Z">
        <w:r w:rsidR="00A27D69">
          <w:rPr>
            <w:rFonts w:hint="cs"/>
            <w:sz w:val="24"/>
            <w:szCs w:val="24"/>
            <w:rtl/>
          </w:rPr>
          <w:t>הבעלים</w:t>
        </w:r>
      </w:ins>
      <w:r>
        <w:rPr>
          <w:sz w:val="24"/>
          <w:szCs w:val="24"/>
          <w:rtl/>
        </w:rPr>
        <w:t>. מחלקה זו יורשת מ</w:t>
      </w:r>
      <w:ins w:id="758" w:author="ron gal" w:date="2017-03-04T14:57:00Z">
        <w:r w:rsidR="00A27D69" w:rsidDel="00A27D69">
          <w:rPr>
            <w:sz w:val="24"/>
            <w:szCs w:val="24"/>
            <w:rtl/>
          </w:rPr>
          <w:t xml:space="preserve"> </w:t>
        </w:r>
      </w:ins>
      <w:del w:id="759" w:author="ron gal" w:date="2017-03-04T14:57:00Z">
        <w:r w:rsidDel="00A27D69">
          <w:rPr>
            <w:sz w:val="24"/>
            <w:szCs w:val="24"/>
            <w:rtl/>
          </w:rPr>
          <w:delText>&lt;</w:delText>
        </w:r>
        <w:r w:rsidDel="00A27D69">
          <w:rPr>
            <w:sz w:val="24"/>
            <w:szCs w:val="24"/>
          </w:rPr>
          <w:delText>DBAccessBase&lt;Complaint</w:delText>
        </w:r>
      </w:del>
      <w:ins w:id="760" w:author="ron gal" w:date="2017-03-04T14:57:00Z">
        <w:r w:rsidR="00A27D69" w:rsidRPr="00A27D69">
          <w:rPr>
            <w:sz w:val="24"/>
            <w:szCs w:val="24"/>
            <w:rPrChange w:id="761" w:author="ron gal" w:date="2017-03-04T14:59:00Z">
              <w:rPr>
                <w:rFonts w:ascii="Consolas" w:hAnsi="Consolas" w:cs="Consolas"/>
                <w:color w:val="2B91AF"/>
                <w:sz w:val="19"/>
                <w:szCs w:val="19"/>
                <w:highlight w:val="white"/>
              </w:rPr>
            </w:rPrChange>
          </w:rPr>
          <w:t xml:space="preserve"> PersonDao</w:t>
        </w:r>
        <w:r w:rsidR="00A27D69" w:rsidRPr="00A27D69">
          <w:rPr>
            <w:sz w:val="24"/>
            <w:szCs w:val="24"/>
            <w:rPrChange w:id="762" w:author="ron gal" w:date="2017-03-04T14:59:00Z">
              <w:rPr>
                <w:rFonts w:ascii="Consolas" w:hAnsi="Consolas" w:cs="Consolas"/>
                <w:sz w:val="19"/>
                <w:szCs w:val="19"/>
                <w:highlight w:val="white"/>
              </w:rPr>
            </w:rPrChange>
          </w:rPr>
          <w:t>&lt;Domain.</w:t>
        </w:r>
        <w:r w:rsidR="00A27D69" w:rsidRPr="00A27D69">
          <w:rPr>
            <w:sz w:val="24"/>
            <w:szCs w:val="24"/>
            <w:rPrChange w:id="763" w:author="ron gal" w:date="2017-03-04T14:59:00Z">
              <w:rPr>
                <w:rFonts w:ascii="Consolas" w:hAnsi="Consolas" w:cs="Consolas"/>
                <w:color w:val="2B91AF"/>
                <w:sz w:val="19"/>
                <w:szCs w:val="19"/>
                <w:highlight w:val="white"/>
              </w:rPr>
            </w:rPrChange>
          </w:rPr>
          <w:t>Owner</w:t>
        </w:r>
        <w:r w:rsidR="00A27D69" w:rsidRPr="00A27D69">
          <w:rPr>
            <w:sz w:val="24"/>
            <w:szCs w:val="24"/>
            <w:rPrChange w:id="764" w:author="ron gal" w:date="2017-03-04T14:59:00Z">
              <w:rPr>
                <w:rFonts w:ascii="Consolas" w:hAnsi="Consolas" w:cs="Consolas"/>
                <w:sz w:val="19"/>
                <w:szCs w:val="19"/>
                <w:highlight w:val="white"/>
              </w:rPr>
            </w:rPrChange>
          </w:rPr>
          <w:t>&gt;</w:t>
        </w:r>
      </w:ins>
      <w:r>
        <w:rPr>
          <w:sz w:val="24"/>
          <w:szCs w:val="24"/>
          <w:rtl/>
        </w:rPr>
        <w:t xml:space="preserve"> ומממשת את הממשק </w:t>
      </w:r>
      <w:ins w:id="765" w:author="ron gal" w:date="2017-03-04T14:58:00Z">
        <w:r w:rsidR="00A27D69" w:rsidRPr="00A27D69">
          <w:rPr>
            <w:sz w:val="24"/>
            <w:szCs w:val="24"/>
            <w:rPrChange w:id="766" w:author="ron gal" w:date="2017-03-04T14:59:00Z">
              <w:rPr>
                <w:rFonts w:ascii="Consolas" w:hAnsi="Consolas" w:cs="Consolas"/>
                <w:color w:val="2B91AF"/>
                <w:sz w:val="19"/>
                <w:szCs w:val="19"/>
                <w:highlight w:val="white"/>
              </w:rPr>
            </w:rPrChange>
          </w:rPr>
          <w:t>IOwnersDao</w:t>
        </w:r>
        <w:r w:rsidR="00A27D69" w:rsidDel="00A27D69">
          <w:rPr>
            <w:sz w:val="24"/>
            <w:szCs w:val="24"/>
          </w:rPr>
          <w:t xml:space="preserve"> </w:t>
        </w:r>
      </w:ins>
      <w:del w:id="767" w:author="ron gal" w:date="2017-03-04T14:58:00Z">
        <w:r w:rsidDel="00A27D69">
          <w:rPr>
            <w:sz w:val="24"/>
            <w:szCs w:val="24"/>
          </w:rPr>
          <w:delText>IComplaintsQueryProcessor</w:delText>
        </w:r>
      </w:del>
      <w:r>
        <w:rPr>
          <w:sz w:val="24"/>
          <w:szCs w:val="24"/>
          <w:rtl/>
        </w:rPr>
        <w:t xml:space="preserve">. </w:t>
      </w:r>
      <w:ins w:id="768" w:author="ron gal" w:date="2017-03-04T14:58:00Z">
        <w:r w:rsidR="00A27D69">
          <w:rPr>
            <w:rFonts w:hint="cs"/>
            <w:sz w:val="24"/>
            <w:szCs w:val="24"/>
            <w:rtl/>
          </w:rPr>
          <w:t xml:space="preserve">המחלה </w:t>
        </w:r>
      </w:ins>
      <w:del w:id="769" w:author="ron gal" w:date="2017-03-04T14:58:00Z">
        <w:r w:rsidDel="00A27D69">
          <w:rPr>
            <w:sz w:val="24"/>
            <w:szCs w:val="24"/>
            <w:rtl/>
          </w:rPr>
          <w:delText xml:space="preserve">תבצע </w:delText>
        </w:r>
      </w:del>
      <w:ins w:id="770" w:author="ron gal" w:date="2017-03-04T14:58:00Z">
        <w:r w:rsidR="00A27D69">
          <w:rPr>
            <w:rFonts w:hint="cs"/>
            <w:sz w:val="24"/>
            <w:szCs w:val="24"/>
            <w:rtl/>
          </w:rPr>
          <w:t xml:space="preserve">מבצעת </w:t>
        </w:r>
      </w:ins>
      <w:r>
        <w:rPr>
          <w:sz w:val="24"/>
          <w:szCs w:val="24"/>
          <w:rtl/>
        </w:rPr>
        <w:t>הכנסה</w:t>
      </w:r>
      <w:del w:id="771" w:author="ron gal" w:date="2017-03-04T14:58:00Z">
        <w:r w:rsidDel="00A27D69">
          <w:rPr>
            <w:sz w:val="24"/>
            <w:szCs w:val="24"/>
            <w:rtl/>
          </w:rPr>
          <w:delText>,</w:delText>
        </w:r>
      </w:del>
      <w:r>
        <w:rPr>
          <w:sz w:val="24"/>
          <w:szCs w:val="24"/>
          <w:rtl/>
        </w:rPr>
        <w:t xml:space="preserve"> </w:t>
      </w:r>
      <w:ins w:id="772" w:author="ron gal" w:date="2017-03-04T14:58:00Z">
        <w:r w:rsidR="00A27D69">
          <w:rPr>
            <w:rFonts w:hint="cs"/>
            <w:sz w:val="24"/>
            <w:szCs w:val="24"/>
            <w:rtl/>
          </w:rPr>
          <w:t>ו</w:t>
        </w:r>
      </w:ins>
      <w:r>
        <w:rPr>
          <w:sz w:val="24"/>
          <w:szCs w:val="24"/>
          <w:rtl/>
        </w:rPr>
        <w:t xml:space="preserve">עדכון של </w:t>
      </w:r>
      <w:del w:id="773" w:author="ron gal" w:date="2017-03-04T14:58:00Z">
        <w:r w:rsidDel="00A27D69">
          <w:rPr>
            <w:sz w:val="24"/>
            <w:szCs w:val="24"/>
            <w:rtl/>
          </w:rPr>
          <w:delText xml:space="preserve">תלונה </w:delText>
        </w:r>
      </w:del>
      <w:ins w:id="774" w:author="ron gal" w:date="2017-03-04T14:58:00Z">
        <w:r w:rsidR="00A27D69">
          <w:rPr>
            <w:rFonts w:hint="cs"/>
            <w:sz w:val="24"/>
            <w:szCs w:val="24"/>
            <w:rtl/>
          </w:rPr>
          <w:t>בעלים</w:t>
        </w:r>
        <w:r w:rsidR="00A27D69">
          <w:rPr>
            <w:sz w:val="24"/>
            <w:szCs w:val="24"/>
            <w:rtl/>
          </w:rPr>
          <w:t xml:space="preserve"> </w:t>
        </w:r>
      </w:ins>
      <w:r>
        <w:rPr>
          <w:sz w:val="24"/>
          <w:szCs w:val="24"/>
          <w:rtl/>
        </w:rPr>
        <w:t xml:space="preserve">במסד הנתונים. כמו כן, מחלקה זו אחראית על החזרת </w:t>
      </w:r>
      <w:del w:id="775" w:author="ron gal" w:date="2017-03-04T14:58:00Z">
        <w:r w:rsidDel="00A27D69">
          <w:rPr>
            <w:sz w:val="24"/>
            <w:szCs w:val="24"/>
            <w:rtl/>
          </w:rPr>
          <w:delText xml:space="preserve">התלונות </w:delText>
        </w:r>
      </w:del>
      <w:ins w:id="776" w:author="ron gal" w:date="2017-03-04T14:58:00Z">
        <w:r w:rsidR="00A27D69">
          <w:rPr>
            <w:rFonts w:hint="cs"/>
            <w:sz w:val="24"/>
            <w:szCs w:val="24"/>
            <w:rtl/>
          </w:rPr>
          <w:t xml:space="preserve">הבעלים </w:t>
        </w:r>
      </w:ins>
      <w:r>
        <w:rPr>
          <w:sz w:val="24"/>
          <w:szCs w:val="24"/>
          <w:rtl/>
        </w:rPr>
        <w:t>בהתאם לפרמטרים האפשרים ממסכי המערכת השונים. המחלקה תכיל את הפעולות הבאות:</w:t>
      </w:r>
    </w:p>
    <w:p w:rsidR="00A27D69" w:rsidRPr="00A27D69" w:rsidRDefault="00A27D69">
      <w:pPr>
        <w:rPr>
          <w:ins w:id="777" w:author="ron gal" w:date="2017-03-04T14:59:00Z"/>
          <w:sz w:val="24"/>
          <w:szCs w:val="24"/>
          <w:rPrChange w:id="778" w:author="ron gal" w:date="2017-03-04T14:59:00Z">
            <w:rPr>
              <w:ins w:id="779" w:author="ron gal" w:date="2017-03-04T14:59:00Z"/>
              <w:rFonts w:ascii="Consolas" w:hAnsi="Consolas" w:cs="Consolas"/>
              <w:sz w:val="19"/>
              <w:szCs w:val="19"/>
              <w:highlight w:val="white"/>
            </w:rPr>
          </w:rPrChange>
        </w:rPr>
        <w:pPrChange w:id="780" w:author="ron gal" w:date="2017-03-04T14:59:00Z">
          <w:pPr>
            <w:autoSpaceDE w:val="0"/>
            <w:autoSpaceDN w:val="0"/>
            <w:adjustRightInd w:val="0"/>
            <w:spacing w:line="240" w:lineRule="auto"/>
          </w:pPr>
        </w:pPrChange>
      </w:pPr>
      <w:ins w:id="781" w:author="ron gal" w:date="2017-03-04T14:59:00Z">
        <w:r w:rsidRPr="00A27D69">
          <w:rPr>
            <w:sz w:val="24"/>
            <w:szCs w:val="24"/>
            <w:rPrChange w:id="782" w:author="ron gal" w:date="2017-03-04T14:59:00Z">
              <w:rPr>
                <w:rFonts w:ascii="Consolas" w:hAnsi="Consolas" w:cs="Consolas"/>
                <w:sz w:val="19"/>
                <w:szCs w:val="19"/>
                <w:highlight w:val="white"/>
              </w:rPr>
            </w:rPrChange>
          </w:rPr>
          <w:t xml:space="preserve">        Domain.Owner Get(</w:t>
        </w:r>
        <w:r w:rsidRPr="00A27D69">
          <w:rPr>
            <w:sz w:val="24"/>
            <w:szCs w:val="24"/>
            <w:rPrChange w:id="783" w:author="ron gal" w:date="2017-03-04T14:59:00Z">
              <w:rPr>
                <w:rFonts w:ascii="Consolas" w:hAnsi="Consolas" w:cs="Consolas"/>
                <w:color w:val="0000FF"/>
                <w:sz w:val="19"/>
                <w:szCs w:val="19"/>
                <w:highlight w:val="white"/>
              </w:rPr>
            </w:rPrChange>
          </w:rPr>
          <w:t>int</w:t>
        </w:r>
        <w:r w:rsidRPr="00A27D69">
          <w:rPr>
            <w:sz w:val="24"/>
            <w:szCs w:val="24"/>
            <w:rPrChange w:id="784" w:author="ron gal" w:date="2017-03-04T14:59:00Z">
              <w:rPr>
                <w:rFonts w:ascii="Consolas" w:hAnsi="Consolas" w:cs="Consolas"/>
                <w:sz w:val="19"/>
                <w:szCs w:val="19"/>
                <w:highlight w:val="white"/>
              </w:rPr>
            </w:rPrChange>
          </w:rPr>
          <w:t xml:space="preserve"> id);</w:t>
        </w:r>
      </w:ins>
    </w:p>
    <w:p w:rsidR="00A27D69" w:rsidRPr="00A27D69" w:rsidRDefault="00A27D69">
      <w:pPr>
        <w:rPr>
          <w:ins w:id="785" w:author="ron gal" w:date="2017-03-04T14:59:00Z"/>
          <w:sz w:val="24"/>
          <w:szCs w:val="24"/>
          <w:rPrChange w:id="786" w:author="ron gal" w:date="2017-03-04T14:59:00Z">
            <w:rPr>
              <w:ins w:id="787" w:author="ron gal" w:date="2017-03-04T14:59:00Z"/>
              <w:rFonts w:ascii="Consolas" w:hAnsi="Consolas" w:cs="Consolas"/>
              <w:sz w:val="19"/>
              <w:szCs w:val="19"/>
              <w:highlight w:val="white"/>
            </w:rPr>
          </w:rPrChange>
        </w:rPr>
        <w:pPrChange w:id="788" w:author="ron gal" w:date="2017-03-04T14:59:00Z">
          <w:pPr>
            <w:autoSpaceDE w:val="0"/>
            <w:autoSpaceDN w:val="0"/>
            <w:adjustRightInd w:val="0"/>
            <w:spacing w:line="240" w:lineRule="auto"/>
          </w:pPr>
        </w:pPrChange>
      </w:pPr>
      <w:ins w:id="789" w:author="ron gal" w:date="2017-03-04T14:59:00Z">
        <w:r w:rsidRPr="00A27D69">
          <w:rPr>
            <w:sz w:val="24"/>
            <w:szCs w:val="24"/>
            <w:rPrChange w:id="790" w:author="ron gal" w:date="2017-03-04T14:59:00Z">
              <w:rPr>
                <w:rFonts w:ascii="Consolas" w:hAnsi="Consolas" w:cs="Consolas"/>
                <w:sz w:val="19"/>
                <w:szCs w:val="19"/>
                <w:highlight w:val="white"/>
              </w:rPr>
            </w:rPrChange>
          </w:rPr>
          <w:t xml:space="preserve">        Owner Save(</w:t>
        </w:r>
        <w:r w:rsidRPr="00A27D69">
          <w:rPr>
            <w:sz w:val="24"/>
            <w:szCs w:val="24"/>
            <w:rPrChange w:id="791" w:author="ron gal" w:date="2017-03-04T14:59:00Z">
              <w:rPr>
                <w:rFonts w:ascii="Consolas" w:hAnsi="Consolas" w:cs="Consolas"/>
                <w:color w:val="2B91AF"/>
                <w:sz w:val="19"/>
                <w:szCs w:val="19"/>
                <w:highlight w:val="white"/>
              </w:rPr>
            </w:rPrChange>
          </w:rPr>
          <w:t>PersonLogin</w:t>
        </w:r>
        <w:r w:rsidRPr="00A27D69">
          <w:rPr>
            <w:sz w:val="24"/>
            <w:szCs w:val="24"/>
            <w:rPrChange w:id="792" w:author="ron gal" w:date="2017-03-04T14:59:00Z">
              <w:rPr>
                <w:rFonts w:ascii="Consolas" w:hAnsi="Consolas" w:cs="Consolas"/>
                <w:sz w:val="19"/>
                <w:szCs w:val="19"/>
                <w:highlight w:val="white"/>
              </w:rPr>
            </w:rPrChange>
          </w:rPr>
          <w:t xml:space="preserve"> owner);</w:t>
        </w:r>
      </w:ins>
    </w:p>
    <w:p w:rsidR="00A27D69" w:rsidRDefault="00A27D69">
      <w:pPr>
        <w:rPr>
          <w:ins w:id="793" w:author="ron gal" w:date="2017-03-04T14:59:00Z"/>
          <w:sz w:val="24"/>
          <w:szCs w:val="24"/>
        </w:rPr>
        <w:pPrChange w:id="794" w:author="ron gal" w:date="2017-03-04T14:59:00Z">
          <w:pPr>
            <w:bidi/>
          </w:pPr>
        </w:pPrChange>
      </w:pPr>
      <w:ins w:id="795" w:author="ron gal" w:date="2017-03-04T14:59:00Z">
        <w:r w:rsidRPr="00A27D69">
          <w:rPr>
            <w:sz w:val="24"/>
            <w:szCs w:val="24"/>
            <w:rPrChange w:id="796" w:author="ron gal" w:date="2017-03-04T14:59:00Z">
              <w:rPr>
                <w:rFonts w:ascii="Consolas" w:hAnsi="Consolas" w:cs="Consolas"/>
                <w:sz w:val="19"/>
                <w:szCs w:val="19"/>
                <w:highlight w:val="white"/>
              </w:rPr>
            </w:rPrChange>
          </w:rPr>
          <w:t xml:space="preserve">        </w:t>
        </w:r>
        <w:r w:rsidRPr="00A27D69">
          <w:rPr>
            <w:sz w:val="24"/>
            <w:szCs w:val="24"/>
            <w:rPrChange w:id="797" w:author="ron gal" w:date="2017-03-04T14:59:00Z">
              <w:rPr>
                <w:rFonts w:ascii="Consolas" w:hAnsi="Consolas" w:cs="Consolas"/>
                <w:color w:val="0000FF"/>
                <w:sz w:val="19"/>
                <w:szCs w:val="19"/>
                <w:highlight w:val="white"/>
              </w:rPr>
            </w:rPrChange>
          </w:rPr>
          <w:t>bool</w:t>
        </w:r>
        <w:r w:rsidRPr="00A27D69">
          <w:rPr>
            <w:sz w:val="24"/>
            <w:szCs w:val="24"/>
            <w:rPrChange w:id="798" w:author="ron gal" w:date="2017-03-04T14:59:00Z">
              <w:rPr>
                <w:rFonts w:ascii="Consolas" w:hAnsi="Consolas" w:cs="Consolas"/>
                <w:sz w:val="19"/>
                <w:szCs w:val="19"/>
                <w:highlight w:val="white"/>
              </w:rPr>
            </w:rPrChange>
          </w:rPr>
          <w:t xml:space="preserve"> Exists(</w:t>
        </w:r>
        <w:r w:rsidRPr="00A27D69">
          <w:rPr>
            <w:sz w:val="24"/>
            <w:szCs w:val="24"/>
            <w:rPrChange w:id="799" w:author="ron gal" w:date="2017-03-04T14:59:00Z">
              <w:rPr>
                <w:rFonts w:ascii="Consolas" w:hAnsi="Consolas" w:cs="Consolas"/>
                <w:color w:val="0000FF"/>
                <w:sz w:val="19"/>
                <w:szCs w:val="19"/>
                <w:highlight w:val="white"/>
              </w:rPr>
            </w:rPrChange>
          </w:rPr>
          <w:t>string</w:t>
        </w:r>
        <w:r w:rsidRPr="00A27D69">
          <w:rPr>
            <w:sz w:val="24"/>
            <w:szCs w:val="24"/>
            <w:rPrChange w:id="800" w:author="ron gal" w:date="2017-03-04T14:59:00Z">
              <w:rPr>
                <w:rFonts w:ascii="Consolas" w:hAnsi="Consolas" w:cs="Consolas"/>
                <w:sz w:val="19"/>
                <w:szCs w:val="19"/>
                <w:highlight w:val="white"/>
              </w:rPr>
            </w:rPrChange>
          </w:rPr>
          <w:t xml:space="preserve"> username);</w:t>
        </w:r>
        <w:r w:rsidDel="00A27D69">
          <w:rPr>
            <w:sz w:val="24"/>
            <w:szCs w:val="24"/>
          </w:rPr>
          <w:t xml:space="preserve"> </w:t>
        </w:r>
      </w:ins>
    </w:p>
    <w:p w:rsidR="00481634" w:rsidDel="00A27D69" w:rsidRDefault="00471D70">
      <w:pPr>
        <w:bidi/>
        <w:rPr>
          <w:del w:id="801" w:author="ron gal" w:date="2017-03-04T14:59:00Z"/>
        </w:rPr>
        <w:pPrChange w:id="802" w:author="ron gal" w:date="2017-03-04T14:59:00Z">
          <w:pPr/>
        </w:pPrChange>
      </w:pPr>
      <w:del w:id="803" w:author="ron gal" w:date="2017-03-04T14:59:00Z">
        <w:r w:rsidDel="00A27D69">
          <w:rPr>
            <w:sz w:val="24"/>
            <w:szCs w:val="24"/>
          </w:rPr>
          <w:delText>IEnumerable&lt;DTOs.Complaint&gt; Search(int? customerId, DateTime? fromDate, DateTime? untilDate, int? complaintType);</w:delText>
        </w:r>
      </w:del>
    </w:p>
    <w:p w:rsidR="00481634" w:rsidDel="00A27D69" w:rsidRDefault="00481634">
      <w:pPr>
        <w:bidi/>
        <w:rPr>
          <w:del w:id="804" w:author="ron gal" w:date="2017-03-04T14:59:00Z"/>
        </w:rPr>
        <w:pPrChange w:id="805" w:author="ron gal" w:date="2017-03-04T14:59:00Z">
          <w:pPr/>
        </w:pPrChange>
      </w:pPr>
    </w:p>
    <w:p w:rsidR="00481634" w:rsidDel="00A27D69" w:rsidRDefault="00471D70">
      <w:pPr>
        <w:bidi/>
        <w:rPr>
          <w:del w:id="806" w:author="ron gal" w:date="2017-03-04T14:59:00Z"/>
        </w:rPr>
        <w:pPrChange w:id="807" w:author="ron gal" w:date="2017-03-04T14:59:00Z">
          <w:pPr/>
        </w:pPrChange>
      </w:pPr>
      <w:del w:id="808" w:author="ron gal" w:date="2017-03-04T14:59:00Z">
        <w:r w:rsidDel="00A27D69">
          <w:rPr>
            <w:sz w:val="24"/>
            <w:szCs w:val="24"/>
          </w:rPr>
          <w:delText>DTOs.Complaint GetComplaint(int id);</w:delText>
        </w:r>
      </w:del>
    </w:p>
    <w:p w:rsidR="00481634" w:rsidDel="00A27D69" w:rsidRDefault="00481634">
      <w:pPr>
        <w:bidi/>
        <w:rPr>
          <w:del w:id="809" w:author="ron gal" w:date="2017-03-04T14:59:00Z"/>
        </w:rPr>
        <w:pPrChange w:id="810" w:author="ron gal" w:date="2017-03-04T14:59:00Z">
          <w:pPr/>
        </w:pPrChange>
      </w:pPr>
    </w:p>
    <w:p w:rsidR="00481634" w:rsidDel="00A27D69" w:rsidRDefault="00471D70">
      <w:pPr>
        <w:bidi/>
        <w:rPr>
          <w:del w:id="811" w:author="ron gal" w:date="2017-03-04T14:59:00Z"/>
        </w:rPr>
        <w:pPrChange w:id="812" w:author="ron gal" w:date="2017-03-04T14:59:00Z">
          <w:pPr/>
        </w:pPrChange>
      </w:pPr>
      <w:del w:id="813" w:author="ron gal" w:date="2017-03-04T14:59:00Z">
        <w:r w:rsidDel="00A27D69">
          <w:rPr>
            <w:sz w:val="24"/>
            <w:szCs w:val="24"/>
          </w:rPr>
          <w:delText>DTOs.Complaint Save(DTOs.Complaint complaint);</w:delText>
        </w:r>
      </w:del>
    </w:p>
    <w:p w:rsidR="00481634" w:rsidDel="00A27D69" w:rsidRDefault="00471D70">
      <w:pPr>
        <w:bidi/>
        <w:rPr>
          <w:del w:id="814" w:author="ron gal" w:date="2017-03-04T14:59:00Z"/>
        </w:rPr>
        <w:pPrChange w:id="815" w:author="ron gal" w:date="2017-03-04T14:59:00Z">
          <w:pPr>
            <w:bidi/>
          </w:pPr>
        </w:pPrChange>
      </w:pPr>
      <w:del w:id="816" w:author="ron gal" w:date="2017-03-04T14:59:00Z">
        <w:r w:rsidDel="00A27D69">
          <w:rPr>
            <w:b/>
            <w:sz w:val="24"/>
            <w:szCs w:val="24"/>
            <w:rtl/>
          </w:rPr>
          <w:delText xml:space="preserve">מחלקת </w:delText>
        </w:r>
      </w:del>
      <w:del w:id="817" w:author="ron gal" w:date="2017-03-04T14:57:00Z">
        <w:r w:rsidDel="00A27D69">
          <w:rPr>
            <w:b/>
            <w:sz w:val="24"/>
            <w:szCs w:val="24"/>
          </w:rPr>
          <w:delText>ReviewsQueryProcessor</w:delText>
        </w:r>
      </w:del>
    </w:p>
    <w:p w:rsidR="00481634" w:rsidDel="00A27D69" w:rsidRDefault="00471D70">
      <w:pPr>
        <w:bidi/>
        <w:rPr>
          <w:del w:id="818" w:author="ron gal" w:date="2017-03-04T14:59:00Z"/>
        </w:rPr>
      </w:pPr>
      <w:del w:id="819" w:author="ron gal" w:date="2017-03-04T14:59:00Z">
        <w:r w:rsidDel="00A27D69">
          <w:rPr>
            <w:sz w:val="24"/>
            <w:szCs w:val="24"/>
            <w:rtl/>
          </w:rPr>
          <w:delText xml:space="preserve">המחלקה אחראית על הישות חוות דעת של לקוחות על לקוחות אחרים. מחלקה זו יורשת </w:delText>
        </w:r>
      </w:del>
    </w:p>
    <w:p w:rsidR="00481634" w:rsidDel="00A27D69" w:rsidRDefault="00471D70">
      <w:pPr>
        <w:bidi/>
        <w:rPr>
          <w:del w:id="820" w:author="ron gal" w:date="2017-03-04T14:59:00Z"/>
        </w:rPr>
      </w:pPr>
      <w:del w:id="821" w:author="ron gal" w:date="2017-03-04T14:59:00Z">
        <w:r w:rsidDel="00A27D69">
          <w:rPr>
            <w:sz w:val="24"/>
            <w:szCs w:val="24"/>
            <w:rtl/>
          </w:rPr>
          <w:delText>מ &lt;</w:delText>
        </w:r>
        <w:r w:rsidDel="00A27D69">
          <w:rPr>
            <w:sz w:val="24"/>
            <w:szCs w:val="24"/>
          </w:rPr>
          <w:delText>DBAccessBase&lt;Review</w:delText>
        </w:r>
        <w:r w:rsidDel="00A27D69">
          <w:rPr>
            <w:sz w:val="24"/>
            <w:szCs w:val="24"/>
            <w:rtl/>
          </w:rPr>
          <w:delText xml:space="preserve"> ומממשת את הממשק </w:delText>
        </w:r>
        <w:r w:rsidDel="00A27D69">
          <w:rPr>
            <w:sz w:val="24"/>
            <w:szCs w:val="24"/>
          </w:rPr>
          <w:delText>IReviewsQueryProcessor</w:delText>
        </w:r>
        <w:r w:rsidDel="00A27D69">
          <w:rPr>
            <w:sz w:val="24"/>
            <w:szCs w:val="24"/>
            <w:rtl/>
          </w:rPr>
          <w:delText>. תבצע הכנסה, עדכון של חוות דעת במסד הנתונים. כמו כן, המחלקה תבצע שליפה של הישויות ממסד הנתונים בהתאם לפרמטרים האפשרים ממסכי המערכת השונים.</w:delText>
        </w:r>
      </w:del>
    </w:p>
    <w:p w:rsidR="00481634" w:rsidDel="00A27D69" w:rsidRDefault="00481634">
      <w:pPr>
        <w:bidi/>
        <w:rPr>
          <w:del w:id="822" w:author="ron gal" w:date="2017-03-04T14:59:00Z"/>
        </w:rPr>
      </w:pPr>
    </w:p>
    <w:p w:rsidR="00481634" w:rsidDel="00A27D69" w:rsidRDefault="00471D70">
      <w:pPr>
        <w:rPr>
          <w:del w:id="823" w:author="ron gal" w:date="2017-03-04T14:59:00Z"/>
        </w:rPr>
      </w:pPr>
      <w:del w:id="824" w:author="ron gal" w:date="2017-03-04T14:59:00Z">
        <w:r w:rsidDel="00A27D69">
          <w:rPr>
            <w:sz w:val="24"/>
            <w:szCs w:val="24"/>
          </w:rPr>
          <w:delText>IEnumerable&lt;DTOs.Review&gt; Search(int reviewedCustomerId);</w:delText>
        </w:r>
      </w:del>
    </w:p>
    <w:p w:rsidR="00481634" w:rsidDel="00A27D69" w:rsidRDefault="00481634">
      <w:pPr>
        <w:rPr>
          <w:del w:id="825" w:author="ron gal" w:date="2017-03-04T14:59:00Z"/>
        </w:rPr>
      </w:pPr>
    </w:p>
    <w:p w:rsidR="00481634" w:rsidDel="00A27D69" w:rsidRDefault="00471D70">
      <w:pPr>
        <w:rPr>
          <w:del w:id="826" w:author="ron gal" w:date="2017-03-04T14:59:00Z"/>
        </w:rPr>
      </w:pPr>
      <w:del w:id="827" w:author="ron gal" w:date="2017-03-04T14:59:00Z">
        <w:r w:rsidDel="00A27D69">
          <w:rPr>
            <w:sz w:val="24"/>
            <w:szCs w:val="24"/>
          </w:rPr>
          <w:delText>DTOs.Review GetReview(int id);</w:delText>
        </w:r>
      </w:del>
    </w:p>
    <w:p w:rsidR="00481634" w:rsidDel="00A27D69" w:rsidRDefault="00481634">
      <w:pPr>
        <w:rPr>
          <w:del w:id="828" w:author="ron gal" w:date="2017-03-04T14:59:00Z"/>
        </w:rPr>
      </w:pPr>
    </w:p>
    <w:p w:rsidR="00481634" w:rsidDel="00A27D69" w:rsidRDefault="00471D70">
      <w:pPr>
        <w:rPr>
          <w:del w:id="829" w:author="ron gal" w:date="2017-03-04T14:59:00Z"/>
        </w:rPr>
      </w:pPr>
      <w:del w:id="830" w:author="ron gal" w:date="2017-03-04T14:59:00Z">
        <w:r w:rsidDel="00A27D69">
          <w:rPr>
            <w:sz w:val="24"/>
            <w:szCs w:val="24"/>
          </w:rPr>
          <w:delText>DTOs.Review Save(DTOs.Review review);</w:delText>
        </w:r>
      </w:del>
    </w:p>
    <w:p w:rsidR="00481634" w:rsidDel="00A27D69" w:rsidRDefault="00481634">
      <w:pPr>
        <w:rPr>
          <w:del w:id="831" w:author="ron gal" w:date="2017-03-04T14:59:00Z"/>
        </w:rPr>
      </w:pPr>
    </w:p>
    <w:p w:rsidR="00481634" w:rsidDel="00A27D69" w:rsidRDefault="00471D70">
      <w:pPr>
        <w:rPr>
          <w:del w:id="832" w:author="ron gal" w:date="2017-03-04T14:59:00Z"/>
        </w:rPr>
      </w:pPr>
      <w:del w:id="833" w:author="ron gal" w:date="2017-03-04T14:59:00Z">
        <w:r w:rsidDel="00A27D69">
          <w:rPr>
            <w:sz w:val="24"/>
            <w:szCs w:val="24"/>
          </w:rPr>
          <w:delText>DTOs.Review Update(int id, DTOs.Review review);</w:delText>
        </w:r>
      </w:del>
    </w:p>
    <w:p w:rsidR="00481634" w:rsidRDefault="00481634"/>
    <w:p w:rsidR="00481634" w:rsidRDefault="00471D70" w:rsidP="00A27D69">
      <w:pPr>
        <w:bidi/>
      </w:pPr>
      <w:r>
        <w:rPr>
          <w:b/>
          <w:sz w:val="24"/>
          <w:szCs w:val="24"/>
          <w:rtl/>
        </w:rPr>
        <w:t xml:space="preserve">מחלקת </w:t>
      </w:r>
      <w:ins w:id="834" w:author="ron gal" w:date="2017-03-04T14:57:00Z">
        <w:r w:rsidR="00A27D69" w:rsidRPr="00A27D69">
          <w:rPr>
            <w:b/>
            <w:sz w:val="24"/>
            <w:szCs w:val="24"/>
            <w:rPrChange w:id="835" w:author="ron gal" w:date="2017-03-04T14:59:00Z">
              <w:rPr>
                <w:rFonts w:ascii="Consolas" w:hAnsi="Consolas" w:cs="Consolas"/>
                <w:color w:val="2B91AF"/>
                <w:sz w:val="19"/>
                <w:szCs w:val="19"/>
                <w:highlight w:val="white"/>
              </w:rPr>
            </w:rPrChange>
          </w:rPr>
          <w:t>TreatmentsDao</w:t>
        </w:r>
        <w:r w:rsidR="00A27D69" w:rsidDel="00A27D69">
          <w:rPr>
            <w:b/>
            <w:sz w:val="24"/>
            <w:szCs w:val="24"/>
          </w:rPr>
          <w:t xml:space="preserve"> </w:t>
        </w:r>
      </w:ins>
      <w:del w:id="836" w:author="ron gal" w:date="2017-03-04T14:57:00Z">
        <w:r w:rsidDel="00A27D69">
          <w:rPr>
            <w:b/>
            <w:sz w:val="24"/>
            <w:szCs w:val="24"/>
          </w:rPr>
          <w:delText>ParticipantsQueryProcessor</w:delText>
        </w:r>
      </w:del>
    </w:p>
    <w:p w:rsidR="00A27D69" w:rsidRPr="0010413E" w:rsidRDefault="00471D70" w:rsidP="00A27D69">
      <w:pPr>
        <w:bidi/>
        <w:rPr>
          <w:ins w:id="837" w:author="ron gal" w:date="2017-03-04T15:04:00Z"/>
          <w:sz w:val="24"/>
          <w:szCs w:val="24"/>
        </w:rPr>
      </w:pPr>
      <w:r>
        <w:rPr>
          <w:sz w:val="24"/>
          <w:szCs w:val="24"/>
          <w:rtl/>
        </w:rPr>
        <w:t xml:space="preserve">מחלקה זו אחראית על ישות </w:t>
      </w:r>
      <w:del w:id="838" w:author="ron gal" w:date="2017-03-04T15:00:00Z">
        <w:r w:rsidDel="00A27D69">
          <w:rPr>
            <w:sz w:val="24"/>
            <w:szCs w:val="24"/>
            <w:rtl/>
          </w:rPr>
          <w:delText xml:space="preserve">ההצטרפות </w:delText>
        </w:r>
      </w:del>
      <w:ins w:id="839" w:author="ron gal" w:date="2017-03-04T15:00:00Z">
        <w:r w:rsidR="00A27D69">
          <w:rPr>
            <w:rFonts w:hint="cs"/>
            <w:sz w:val="24"/>
            <w:szCs w:val="24"/>
            <w:rtl/>
          </w:rPr>
          <w:t>דו"ח הטיפול</w:t>
        </w:r>
      </w:ins>
      <w:del w:id="840" w:author="ron gal" w:date="2017-03-04T15:00:00Z">
        <w:r w:rsidDel="00A27D69">
          <w:rPr>
            <w:sz w:val="24"/>
            <w:szCs w:val="24"/>
            <w:rtl/>
          </w:rPr>
          <w:delText>להזמנה</w:delText>
        </w:r>
      </w:del>
      <w:r>
        <w:rPr>
          <w:sz w:val="24"/>
          <w:szCs w:val="24"/>
          <w:rtl/>
        </w:rPr>
        <w:t xml:space="preserve">. מחלקה זו יורשת מ </w:t>
      </w:r>
      <w:r>
        <w:rPr>
          <w:sz w:val="24"/>
          <w:szCs w:val="24"/>
          <w:rtl/>
        </w:rPr>
        <w:br/>
      </w:r>
      <w:del w:id="841" w:author="ron gal" w:date="2017-03-04T15:00:00Z">
        <w:r w:rsidDel="00A27D69">
          <w:rPr>
            <w:sz w:val="24"/>
            <w:szCs w:val="24"/>
            <w:rtl/>
          </w:rPr>
          <w:delText>&lt;</w:delText>
        </w:r>
        <w:r w:rsidDel="00A27D69">
          <w:rPr>
            <w:sz w:val="24"/>
            <w:szCs w:val="24"/>
          </w:rPr>
          <w:delText>DBAccessBase&lt;Participants</w:delText>
        </w:r>
        <w:r w:rsidDel="00A27D69">
          <w:rPr>
            <w:sz w:val="24"/>
            <w:szCs w:val="24"/>
            <w:rtl/>
          </w:rPr>
          <w:delText xml:space="preserve"> </w:delText>
        </w:r>
      </w:del>
      <w:ins w:id="842" w:author="ron gal" w:date="2017-03-04T15:00:00Z">
        <w:r w:rsidR="00A27D69" w:rsidRPr="00A27D69">
          <w:rPr>
            <w:sz w:val="24"/>
            <w:szCs w:val="24"/>
            <w:rPrChange w:id="843" w:author="ron gal" w:date="2017-03-04T15:00:00Z">
              <w:rPr>
                <w:rFonts w:ascii="Consolas" w:hAnsi="Consolas" w:cs="Consolas"/>
                <w:color w:val="2B91AF"/>
                <w:sz w:val="19"/>
                <w:szCs w:val="19"/>
                <w:highlight w:val="white"/>
              </w:rPr>
            </w:rPrChange>
          </w:rPr>
          <w:t>DBAccessBase</w:t>
        </w:r>
        <w:r w:rsidR="00A27D69" w:rsidRPr="00A27D69">
          <w:rPr>
            <w:sz w:val="24"/>
            <w:szCs w:val="24"/>
            <w:rPrChange w:id="844" w:author="ron gal" w:date="2017-03-04T15:00:00Z">
              <w:rPr>
                <w:rFonts w:ascii="Consolas" w:hAnsi="Consolas" w:cs="Consolas"/>
                <w:sz w:val="19"/>
                <w:szCs w:val="19"/>
                <w:highlight w:val="white"/>
              </w:rPr>
            </w:rPrChange>
          </w:rPr>
          <w:t>&lt;Domain.</w:t>
        </w:r>
        <w:r w:rsidR="00A27D69" w:rsidRPr="00A27D69">
          <w:rPr>
            <w:sz w:val="24"/>
            <w:szCs w:val="24"/>
            <w:rPrChange w:id="845" w:author="ron gal" w:date="2017-03-04T15:00:00Z">
              <w:rPr>
                <w:rFonts w:ascii="Consolas" w:hAnsi="Consolas" w:cs="Consolas"/>
                <w:color w:val="2B91AF"/>
                <w:sz w:val="19"/>
                <w:szCs w:val="19"/>
                <w:highlight w:val="white"/>
              </w:rPr>
            </w:rPrChange>
          </w:rPr>
          <w:t>TreatmentReport</w:t>
        </w:r>
        <w:r w:rsidR="00A27D69" w:rsidRPr="00A27D69">
          <w:rPr>
            <w:sz w:val="24"/>
            <w:szCs w:val="24"/>
            <w:rPrChange w:id="846" w:author="ron gal" w:date="2017-03-04T15:00:00Z">
              <w:rPr>
                <w:rFonts w:ascii="Consolas" w:hAnsi="Consolas" w:cs="Consolas"/>
                <w:sz w:val="19"/>
                <w:szCs w:val="19"/>
                <w:highlight w:val="white"/>
              </w:rPr>
            </w:rPrChange>
          </w:rPr>
          <w:t>&gt;</w:t>
        </w:r>
        <w:r w:rsidR="00A27D69">
          <w:rPr>
            <w:rFonts w:hint="cs"/>
            <w:sz w:val="24"/>
            <w:szCs w:val="24"/>
            <w:rtl/>
          </w:rPr>
          <w:t xml:space="preserve"> </w:t>
        </w:r>
      </w:ins>
      <w:r>
        <w:rPr>
          <w:sz w:val="24"/>
          <w:szCs w:val="24"/>
          <w:rtl/>
        </w:rPr>
        <w:t xml:space="preserve">ומממשת את הממשק </w:t>
      </w:r>
      <w:ins w:id="847" w:author="ron gal" w:date="2017-03-04T15:00:00Z">
        <w:r w:rsidR="00A27D69" w:rsidRPr="00A27D69">
          <w:rPr>
            <w:sz w:val="24"/>
            <w:szCs w:val="24"/>
            <w:rPrChange w:id="848" w:author="ron gal" w:date="2017-03-04T15:00:00Z">
              <w:rPr>
                <w:rFonts w:ascii="Consolas" w:hAnsi="Consolas" w:cs="Consolas"/>
                <w:color w:val="2B91AF"/>
                <w:sz w:val="19"/>
                <w:szCs w:val="19"/>
                <w:highlight w:val="white"/>
              </w:rPr>
            </w:rPrChange>
          </w:rPr>
          <w:t>ITreatmentsDao</w:t>
        </w:r>
      </w:ins>
      <w:del w:id="849" w:author="ron gal" w:date="2017-03-04T15:00:00Z">
        <w:r w:rsidDel="00A27D69">
          <w:rPr>
            <w:sz w:val="24"/>
            <w:szCs w:val="24"/>
          </w:rPr>
          <w:delText>IParticipantsQueryProcessor</w:delText>
        </w:r>
      </w:del>
      <w:r>
        <w:rPr>
          <w:sz w:val="24"/>
          <w:szCs w:val="24"/>
          <w:rtl/>
        </w:rPr>
        <w:t>. תבצע הכנסה, עדכון ושליפה של הישות במסד הנתונים בהתאם לפרמטרים האפשרים ממסכי המערכת השונים.</w:t>
      </w:r>
      <w:ins w:id="850" w:author="ron gal" w:date="2017-03-04T15:04:00Z">
        <w:r w:rsidR="00A27D69" w:rsidRPr="00A27D69">
          <w:rPr>
            <w:sz w:val="24"/>
            <w:szCs w:val="24"/>
            <w:rtl/>
          </w:rPr>
          <w:t xml:space="preserve"> </w:t>
        </w:r>
        <w:r w:rsidR="00A27D69">
          <w:rPr>
            <w:sz w:val="24"/>
            <w:szCs w:val="24"/>
            <w:rtl/>
          </w:rPr>
          <w:t>המחלקה תכיל את הפעולות הבאות:</w:t>
        </w:r>
      </w:ins>
    </w:p>
    <w:p w:rsidR="00481634" w:rsidRPr="00A27D69" w:rsidRDefault="00481634">
      <w:pPr>
        <w:bidi/>
        <w:rPr>
          <w:sz w:val="24"/>
          <w:szCs w:val="24"/>
          <w:rPrChange w:id="851" w:author="ron gal" w:date="2017-03-04T15:04:00Z">
            <w:rPr/>
          </w:rPrChange>
        </w:rPr>
        <w:pPrChange w:id="852" w:author="ron gal" w:date="2017-03-04T15:01:00Z">
          <w:pPr>
            <w:bidi/>
          </w:pPr>
        </w:pPrChange>
      </w:pPr>
    </w:p>
    <w:p w:rsidR="00A27D69" w:rsidRPr="00A27D69" w:rsidRDefault="00A27D69">
      <w:pPr>
        <w:rPr>
          <w:ins w:id="853" w:author="ron gal" w:date="2017-03-04T15:01:00Z"/>
          <w:sz w:val="24"/>
          <w:szCs w:val="24"/>
          <w:rPrChange w:id="854" w:author="ron gal" w:date="2017-03-04T15:01:00Z">
            <w:rPr>
              <w:ins w:id="855" w:author="ron gal" w:date="2017-03-04T15:01:00Z"/>
              <w:rFonts w:ascii="Consolas" w:hAnsi="Consolas" w:cs="Consolas"/>
              <w:sz w:val="19"/>
              <w:szCs w:val="19"/>
              <w:highlight w:val="white"/>
            </w:rPr>
          </w:rPrChange>
        </w:rPr>
        <w:pPrChange w:id="856" w:author="ron gal" w:date="2017-03-04T15:01:00Z">
          <w:pPr>
            <w:autoSpaceDE w:val="0"/>
            <w:autoSpaceDN w:val="0"/>
            <w:adjustRightInd w:val="0"/>
            <w:spacing w:line="240" w:lineRule="auto"/>
          </w:pPr>
        </w:pPrChange>
      </w:pPr>
      <w:ins w:id="857" w:author="ron gal" w:date="2017-03-04T15:01:00Z">
        <w:r w:rsidRPr="00A27D69">
          <w:rPr>
            <w:sz w:val="24"/>
            <w:szCs w:val="24"/>
            <w:rPrChange w:id="858" w:author="ron gal" w:date="2017-03-04T15:01:00Z">
              <w:rPr>
                <w:rFonts w:ascii="Consolas" w:hAnsi="Consolas" w:cs="Consolas"/>
                <w:sz w:val="19"/>
                <w:szCs w:val="19"/>
                <w:highlight w:val="white"/>
              </w:rPr>
            </w:rPrChange>
          </w:rPr>
          <w:t xml:space="preserve">        TreatmentReport Save(</w:t>
        </w:r>
        <w:r w:rsidRPr="00A27D69">
          <w:rPr>
            <w:sz w:val="24"/>
            <w:szCs w:val="24"/>
            <w:rPrChange w:id="859" w:author="ron gal" w:date="2017-03-04T15:01:00Z">
              <w:rPr>
                <w:rFonts w:ascii="Consolas" w:hAnsi="Consolas" w:cs="Consolas"/>
                <w:color w:val="2B91AF"/>
                <w:sz w:val="19"/>
                <w:szCs w:val="19"/>
                <w:highlight w:val="white"/>
              </w:rPr>
            </w:rPrChange>
          </w:rPr>
          <w:t>TreatmentReport</w:t>
        </w:r>
        <w:r w:rsidRPr="00A27D69">
          <w:rPr>
            <w:sz w:val="24"/>
            <w:szCs w:val="24"/>
            <w:rPrChange w:id="860" w:author="ron gal" w:date="2017-03-04T15:01:00Z">
              <w:rPr>
                <w:rFonts w:ascii="Consolas" w:hAnsi="Consolas" w:cs="Consolas"/>
                <w:sz w:val="19"/>
                <w:szCs w:val="19"/>
                <w:highlight w:val="white"/>
              </w:rPr>
            </w:rPrChange>
          </w:rPr>
          <w:t xml:space="preserve"> treatment, </w:t>
        </w:r>
        <w:r w:rsidRPr="00A27D69">
          <w:rPr>
            <w:sz w:val="24"/>
            <w:szCs w:val="24"/>
            <w:rPrChange w:id="861" w:author="ron gal" w:date="2017-03-04T15:01:00Z">
              <w:rPr>
                <w:rFonts w:ascii="Consolas" w:hAnsi="Consolas" w:cs="Consolas"/>
                <w:color w:val="0000FF"/>
                <w:sz w:val="19"/>
                <w:szCs w:val="19"/>
                <w:highlight w:val="white"/>
              </w:rPr>
            </w:rPrChange>
          </w:rPr>
          <w:t>int</w:t>
        </w:r>
        <w:r w:rsidRPr="00A27D69">
          <w:rPr>
            <w:sz w:val="24"/>
            <w:szCs w:val="24"/>
            <w:rPrChange w:id="862" w:author="ron gal" w:date="2017-03-04T15:01:00Z">
              <w:rPr>
                <w:rFonts w:ascii="Consolas" w:hAnsi="Consolas" w:cs="Consolas"/>
                <w:sz w:val="19"/>
                <w:szCs w:val="19"/>
                <w:highlight w:val="white"/>
              </w:rPr>
            </w:rPrChange>
          </w:rPr>
          <w:t xml:space="preserve"> cotnactId);</w:t>
        </w:r>
      </w:ins>
    </w:p>
    <w:p w:rsidR="00A27D69" w:rsidRPr="00A27D69" w:rsidRDefault="00A27D69">
      <w:pPr>
        <w:rPr>
          <w:ins w:id="863" w:author="ron gal" w:date="2017-03-04T15:01:00Z"/>
          <w:sz w:val="24"/>
          <w:szCs w:val="24"/>
          <w:rPrChange w:id="864" w:author="ron gal" w:date="2017-03-04T15:01:00Z">
            <w:rPr>
              <w:ins w:id="865" w:author="ron gal" w:date="2017-03-04T15:01:00Z"/>
              <w:rFonts w:ascii="Consolas" w:hAnsi="Consolas" w:cs="Consolas"/>
              <w:sz w:val="19"/>
              <w:szCs w:val="19"/>
              <w:highlight w:val="white"/>
            </w:rPr>
          </w:rPrChange>
        </w:rPr>
        <w:pPrChange w:id="866" w:author="ron gal" w:date="2017-03-04T15:01:00Z">
          <w:pPr>
            <w:autoSpaceDE w:val="0"/>
            <w:autoSpaceDN w:val="0"/>
            <w:adjustRightInd w:val="0"/>
            <w:spacing w:line="240" w:lineRule="auto"/>
          </w:pPr>
        </w:pPrChange>
      </w:pPr>
      <w:ins w:id="867" w:author="ron gal" w:date="2017-03-04T15:01:00Z">
        <w:r w:rsidRPr="00A27D69">
          <w:rPr>
            <w:sz w:val="24"/>
            <w:szCs w:val="24"/>
            <w:rPrChange w:id="868" w:author="ron gal" w:date="2017-03-04T15:01:00Z">
              <w:rPr>
                <w:rFonts w:ascii="Consolas" w:hAnsi="Consolas" w:cs="Consolas"/>
                <w:sz w:val="19"/>
                <w:szCs w:val="19"/>
                <w:highlight w:val="white"/>
              </w:rPr>
            </w:rPrChange>
          </w:rPr>
          <w:t xml:space="preserve">        </w:t>
        </w:r>
        <w:r w:rsidRPr="00A27D69">
          <w:rPr>
            <w:sz w:val="24"/>
            <w:szCs w:val="24"/>
            <w:rPrChange w:id="869" w:author="ron gal" w:date="2017-03-04T15:01:00Z">
              <w:rPr>
                <w:rFonts w:ascii="Consolas" w:hAnsi="Consolas" w:cs="Consolas"/>
                <w:color w:val="2B91AF"/>
                <w:sz w:val="19"/>
                <w:szCs w:val="19"/>
                <w:highlight w:val="white"/>
              </w:rPr>
            </w:rPrChange>
          </w:rPr>
          <w:t>IQueryable&lt;Domain.TreatmentReport&gt; Query();</w:t>
        </w:r>
      </w:ins>
    </w:p>
    <w:p w:rsidR="00481634" w:rsidRPr="00A27D69" w:rsidDel="00A27D69" w:rsidRDefault="00A27D69" w:rsidP="00A27D69">
      <w:pPr>
        <w:rPr>
          <w:del w:id="870" w:author="ron gal" w:date="2017-03-04T15:01:00Z"/>
          <w:sz w:val="24"/>
          <w:szCs w:val="24"/>
          <w:rPrChange w:id="871" w:author="ron gal" w:date="2017-03-04T15:01:00Z">
            <w:rPr>
              <w:del w:id="872" w:author="ron gal" w:date="2017-03-04T15:01:00Z"/>
            </w:rPr>
          </w:rPrChange>
        </w:rPr>
      </w:pPr>
      <w:ins w:id="873" w:author="ron gal" w:date="2017-03-04T15:01:00Z">
        <w:r w:rsidRPr="00A27D69">
          <w:rPr>
            <w:sz w:val="24"/>
            <w:szCs w:val="24"/>
            <w:rPrChange w:id="874" w:author="ron gal" w:date="2017-03-04T15:01:00Z">
              <w:rPr>
                <w:rFonts w:ascii="Consolas" w:hAnsi="Consolas" w:cs="Consolas"/>
                <w:sz w:val="19"/>
                <w:szCs w:val="19"/>
                <w:highlight w:val="white"/>
              </w:rPr>
            </w:rPrChange>
          </w:rPr>
          <w:lastRenderedPageBreak/>
          <w:t xml:space="preserve">        TreatmentReport Get(</w:t>
        </w:r>
        <w:r w:rsidRPr="00A27D69">
          <w:rPr>
            <w:sz w:val="24"/>
            <w:szCs w:val="24"/>
            <w:rPrChange w:id="875" w:author="ron gal" w:date="2017-03-04T15:01:00Z">
              <w:rPr>
                <w:rFonts w:ascii="Consolas" w:hAnsi="Consolas" w:cs="Consolas"/>
                <w:color w:val="0000FF"/>
                <w:sz w:val="19"/>
                <w:szCs w:val="19"/>
                <w:highlight w:val="white"/>
              </w:rPr>
            </w:rPrChange>
          </w:rPr>
          <w:t>int</w:t>
        </w:r>
        <w:r w:rsidRPr="00A27D69">
          <w:rPr>
            <w:sz w:val="24"/>
            <w:szCs w:val="24"/>
            <w:rPrChange w:id="876" w:author="ron gal" w:date="2017-03-04T15:01:00Z">
              <w:rPr>
                <w:rFonts w:ascii="Consolas" w:hAnsi="Consolas" w:cs="Consolas"/>
                <w:sz w:val="19"/>
                <w:szCs w:val="19"/>
                <w:highlight w:val="white"/>
              </w:rPr>
            </w:rPrChange>
          </w:rPr>
          <w:t xml:space="preserve"> treatmentId, </w:t>
        </w:r>
        <w:r w:rsidRPr="00A27D69">
          <w:rPr>
            <w:sz w:val="24"/>
            <w:szCs w:val="24"/>
            <w:rPrChange w:id="877" w:author="ron gal" w:date="2017-03-04T15:01:00Z">
              <w:rPr>
                <w:rFonts w:ascii="Consolas" w:hAnsi="Consolas" w:cs="Consolas"/>
                <w:color w:val="0000FF"/>
                <w:sz w:val="19"/>
                <w:szCs w:val="19"/>
                <w:highlight w:val="white"/>
              </w:rPr>
            </w:rPrChange>
          </w:rPr>
          <w:t>int</w:t>
        </w:r>
        <w:r w:rsidRPr="00A27D69">
          <w:rPr>
            <w:sz w:val="24"/>
            <w:szCs w:val="24"/>
            <w:rPrChange w:id="878" w:author="ron gal" w:date="2017-03-04T15:01:00Z">
              <w:rPr>
                <w:rFonts w:ascii="Consolas" w:hAnsi="Consolas" w:cs="Consolas"/>
                <w:sz w:val="19"/>
                <w:szCs w:val="19"/>
                <w:highlight w:val="white"/>
              </w:rPr>
            </w:rPrChange>
          </w:rPr>
          <w:t xml:space="preserve"> petId);</w:t>
        </w:r>
      </w:ins>
      <w:del w:id="879" w:author="ron gal" w:date="2017-03-04T15:01:00Z">
        <w:r w:rsidR="00471D70" w:rsidDel="00A27D69">
          <w:rPr>
            <w:sz w:val="24"/>
            <w:szCs w:val="24"/>
          </w:rPr>
          <w:delText>IEnumerable&lt;DTOs.Participant&gt; Search(int? customerId, int? ownerId, int?[] statusIds, string ownerName, int? orderId, int? fieldId, string fieldName, DateTime? fromDate, DateTime? untilDate);</w:delText>
        </w:r>
      </w:del>
    </w:p>
    <w:p w:rsidR="00481634" w:rsidRPr="00A27D69" w:rsidDel="00A27D69" w:rsidRDefault="00481634">
      <w:pPr>
        <w:rPr>
          <w:del w:id="880" w:author="ron gal" w:date="2017-03-04T15:01:00Z"/>
          <w:sz w:val="24"/>
          <w:szCs w:val="24"/>
          <w:rPrChange w:id="881" w:author="ron gal" w:date="2017-03-04T15:01:00Z">
            <w:rPr>
              <w:del w:id="882" w:author="ron gal" w:date="2017-03-04T15:01:00Z"/>
            </w:rPr>
          </w:rPrChange>
        </w:rPr>
      </w:pPr>
    </w:p>
    <w:p w:rsidR="00481634" w:rsidRPr="00A27D69" w:rsidDel="00A27D69" w:rsidRDefault="00471D70">
      <w:pPr>
        <w:rPr>
          <w:del w:id="883" w:author="ron gal" w:date="2017-03-04T15:01:00Z"/>
          <w:sz w:val="24"/>
          <w:szCs w:val="24"/>
          <w:rPrChange w:id="884" w:author="ron gal" w:date="2017-03-04T15:01:00Z">
            <w:rPr>
              <w:del w:id="885" w:author="ron gal" w:date="2017-03-04T15:01:00Z"/>
            </w:rPr>
          </w:rPrChange>
        </w:rPr>
      </w:pPr>
      <w:del w:id="886" w:author="ron gal" w:date="2017-03-04T15:01:00Z">
        <w:r w:rsidDel="00A27D69">
          <w:rPr>
            <w:sz w:val="24"/>
            <w:szCs w:val="24"/>
          </w:rPr>
          <w:delText>DTOs.Participant GetParticipant(int id);</w:delText>
        </w:r>
      </w:del>
    </w:p>
    <w:p w:rsidR="00481634" w:rsidRPr="00A27D69" w:rsidDel="00A27D69" w:rsidRDefault="00481634">
      <w:pPr>
        <w:rPr>
          <w:del w:id="887" w:author="ron gal" w:date="2017-03-04T15:01:00Z"/>
          <w:sz w:val="24"/>
          <w:szCs w:val="24"/>
          <w:rPrChange w:id="888" w:author="ron gal" w:date="2017-03-04T15:01:00Z">
            <w:rPr>
              <w:del w:id="889" w:author="ron gal" w:date="2017-03-04T15:01:00Z"/>
            </w:rPr>
          </w:rPrChange>
        </w:rPr>
      </w:pPr>
    </w:p>
    <w:p w:rsidR="00481634" w:rsidRPr="00A27D69" w:rsidDel="00A27D69" w:rsidRDefault="00471D70">
      <w:pPr>
        <w:rPr>
          <w:del w:id="890" w:author="ron gal" w:date="2017-03-04T15:01:00Z"/>
          <w:sz w:val="24"/>
          <w:szCs w:val="24"/>
          <w:rPrChange w:id="891" w:author="ron gal" w:date="2017-03-04T15:01:00Z">
            <w:rPr>
              <w:del w:id="892" w:author="ron gal" w:date="2017-03-04T15:01:00Z"/>
            </w:rPr>
          </w:rPrChange>
        </w:rPr>
      </w:pPr>
      <w:del w:id="893" w:author="ron gal" w:date="2017-03-04T15:01:00Z">
        <w:r w:rsidDel="00A27D69">
          <w:rPr>
            <w:sz w:val="24"/>
            <w:szCs w:val="24"/>
          </w:rPr>
          <w:delText>DTOs.Participant Save(DTOs.Participant participant);</w:delText>
        </w:r>
      </w:del>
    </w:p>
    <w:p w:rsidR="00481634" w:rsidRPr="00A27D69" w:rsidDel="00A27D69" w:rsidRDefault="00481634">
      <w:pPr>
        <w:rPr>
          <w:del w:id="894" w:author="ron gal" w:date="2017-03-04T15:01:00Z"/>
          <w:sz w:val="24"/>
          <w:szCs w:val="24"/>
          <w:rPrChange w:id="895" w:author="ron gal" w:date="2017-03-04T15:01:00Z">
            <w:rPr>
              <w:del w:id="896" w:author="ron gal" w:date="2017-03-04T15:01:00Z"/>
            </w:rPr>
          </w:rPrChange>
        </w:rPr>
      </w:pPr>
    </w:p>
    <w:p w:rsidR="00481634" w:rsidRPr="00A27D69" w:rsidDel="00A27D69" w:rsidRDefault="00471D70">
      <w:pPr>
        <w:rPr>
          <w:del w:id="897" w:author="ron gal" w:date="2017-03-04T15:01:00Z"/>
          <w:sz w:val="24"/>
          <w:szCs w:val="24"/>
          <w:rPrChange w:id="898" w:author="ron gal" w:date="2017-03-04T15:01:00Z">
            <w:rPr>
              <w:del w:id="899" w:author="ron gal" w:date="2017-03-04T15:01:00Z"/>
            </w:rPr>
          </w:rPrChange>
        </w:rPr>
      </w:pPr>
      <w:del w:id="900" w:author="ron gal" w:date="2017-03-04T15:01:00Z">
        <w:r w:rsidDel="00A27D69">
          <w:rPr>
            <w:sz w:val="24"/>
            <w:szCs w:val="24"/>
          </w:rPr>
          <w:delText>DTOs.Participant Update(int id, DTOs.Participant participant);</w:delText>
        </w:r>
      </w:del>
    </w:p>
    <w:p w:rsidR="00481634" w:rsidRPr="00A27D69" w:rsidDel="00A27D69" w:rsidRDefault="00481634">
      <w:pPr>
        <w:rPr>
          <w:del w:id="901" w:author="ron gal" w:date="2017-03-04T15:01:00Z"/>
          <w:sz w:val="24"/>
          <w:szCs w:val="24"/>
          <w:rPrChange w:id="902" w:author="ron gal" w:date="2017-03-04T15:01:00Z">
            <w:rPr>
              <w:del w:id="903" w:author="ron gal" w:date="2017-03-04T15:01:00Z"/>
            </w:rPr>
          </w:rPrChange>
        </w:rPr>
      </w:pPr>
    </w:p>
    <w:p w:rsidR="00A27D69" w:rsidRDefault="00471D70">
      <w:pPr>
        <w:rPr>
          <w:ins w:id="904" w:author="ron gal" w:date="2017-03-04T15:00:00Z"/>
          <w:sz w:val="24"/>
          <w:szCs w:val="24"/>
        </w:rPr>
      </w:pPr>
      <w:del w:id="905" w:author="ron gal" w:date="2017-03-04T15:01:00Z">
        <w:r w:rsidDel="00A27D69">
          <w:rPr>
            <w:sz w:val="24"/>
            <w:szCs w:val="24"/>
          </w:rPr>
          <w:delText>void Delete(int id);</w:delText>
        </w:r>
      </w:del>
    </w:p>
    <w:p w:rsidR="00A27D69" w:rsidRDefault="00A27D69" w:rsidP="00A27D69">
      <w:pPr>
        <w:bidi/>
        <w:rPr>
          <w:ins w:id="906" w:author="ron gal" w:date="2017-03-04T15:00:00Z"/>
        </w:rPr>
      </w:pPr>
      <w:ins w:id="907" w:author="ron gal" w:date="2017-03-04T15:00:00Z">
        <w:r>
          <w:rPr>
            <w:b/>
            <w:sz w:val="24"/>
            <w:szCs w:val="24"/>
            <w:rtl/>
          </w:rPr>
          <w:t xml:space="preserve">מחלקת </w:t>
        </w:r>
        <w:r w:rsidRPr="0010413E">
          <w:rPr>
            <w:b/>
            <w:sz w:val="24"/>
            <w:szCs w:val="24"/>
          </w:rPr>
          <w:t>ReportsDao</w:t>
        </w:r>
        <w:r w:rsidDel="00A27D69">
          <w:rPr>
            <w:b/>
            <w:sz w:val="24"/>
            <w:szCs w:val="24"/>
          </w:rPr>
          <w:t xml:space="preserve"> </w:t>
        </w:r>
      </w:ins>
    </w:p>
    <w:p w:rsidR="00A27D69" w:rsidRPr="0010413E" w:rsidRDefault="00A27D69">
      <w:pPr>
        <w:bidi/>
        <w:rPr>
          <w:ins w:id="908" w:author="ron gal" w:date="2017-03-04T15:04:00Z"/>
          <w:sz w:val="24"/>
          <w:szCs w:val="24"/>
        </w:rPr>
        <w:pPrChange w:id="909" w:author="ron gal" w:date="2017-03-04T15:05:00Z">
          <w:pPr>
            <w:bidi/>
          </w:pPr>
        </w:pPrChange>
      </w:pPr>
      <w:ins w:id="910" w:author="ron gal" w:date="2017-03-04T15:02:00Z">
        <w:r>
          <w:rPr>
            <w:rFonts w:hint="cs"/>
            <w:sz w:val="24"/>
            <w:szCs w:val="24"/>
            <w:rtl/>
          </w:rPr>
          <w:t xml:space="preserve">מחלקה זו היא מיוחדת מהבחינה שהיא אינה אחראית על ישות מסוימת, אלא על ייצוא דו"חות מכל הסוגים. </w:t>
        </w:r>
      </w:ins>
      <w:ins w:id="911" w:author="ron gal" w:date="2017-03-04T15:03:00Z">
        <w:r>
          <w:rPr>
            <w:rFonts w:hint="cs"/>
            <w:sz w:val="24"/>
            <w:szCs w:val="24"/>
            <w:rtl/>
          </w:rPr>
          <w:t xml:space="preserve">היא משתמשת בפונקציה </w:t>
        </w:r>
        <w:r>
          <w:rPr>
            <w:sz w:val="24"/>
            <w:szCs w:val="24"/>
          </w:rPr>
          <w:t>Query</w:t>
        </w:r>
        <w:r>
          <w:rPr>
            <w:rFonts w:hint="cs"/>
            <w:sz w:val="24"/>
            <w:szCs w:val="24"/>
            <w:rtl/>
          </w:rPr>
          <w:t xml:space="preserve"> שמיוצאת על ידי </w:t>
        </w:r>
        <w:r w:rsidRPr="00A27D69">
          <w:rPr>
            <w:sz w:val="24"/>
            <w:szCs w:val="24"/>
            <w:rPrChange w:id="912" w:author="ron gal" w:date="2017-03-04T15:05:00Z">
              <w:rPr>
                <w:b/>
                <w:sz w:val="24"/>
                <w:szCs w:val="24"/>
              </w:rPr>
            </w:rPrChange>
          </w:rPr>
          <w:t>TreatmentsDao</w:t>
        </w:r>
        <w:r>
          <w:rPr>
            <w:rFonts w:hint="cs"/>
            <w:sz w:val="24"/>
            <w:szCs w:val="24"/>
            <w:rtl/>
          </w:rPr>
          <w:t xml:space="preserve"> ו</w:t>
        </w:r>
        <w:r w:rsidRPr="00A27D69">
          <w:rPr>
            <w:sz w:val="24"/>
            <w:szCs w:val="24"/>
            <w:rPrChange w:id="913" w:author="ron gal" w:date="2017-03-04T15:05:00Z">
              <w:rPr>
                <w:b/>
                <w:sz w:val="24"/>
                <w:szCs w:val="24"/>
              </w:rPr>
            </w:rPrChange>
          </w:rPr>
          <w:t xml:space="preserve"> AnimalsDao</w:t>
        </w:r>
        <w:r w:rsidRPr="00A27D69">
          <w:rPr>
            <w:sz w:val="24"/>
            <w:szCs w:val="24"/>
            <w:rtl/>
            <w:rPrChange w:id="914" w:author="ron gal" w:date="2017-03-04T15:05:00Z">
              <w:rPr>
                <w:b/>
                <w:sz w:val="24"/>
                <w:szCs w:val="24"/>
                <w:rtl/>
              </w:rPr>
            </w:rPrChange>
          </w:rPr>
          <w:t xml:space="preserve"> כדי לבצע שאילתות מסובכות </w:t>
        </w:r>
        <w:r>
          <w:rPr>
            <w:rFonts w:hint="cs"/>
            <w:sz w:val="24"/>
            <w:szCs w:val="24"/>
            <w:rtl/>
          </w:rPr>
          <w:t xml:space="preserve">יותר. המחלקה מממשת את הממשק </w:t>
        </w:r>
      </w:ins>
      <w:ins w:id="915" w:author="ron gal" w:date="2017-03-04T15:04:00Z">
        <w:r w:rsidRPr="00A27D69">
          <w:rPr>
            <w:sz w:val="24"/>
            <w:szCs w:val="24"/>
            <w:rPrChange w:id="916" w:author="ron gal" w:date="2017-03-04T15:05:00Z">
              <w:rPr>
                <w:rFonts w:ascii="Consolas" w:hAnsi="Consolas" w:cs="Consolas"/>
                <w:color w:val="2B91AF"/>
                <w:sz w:val="19"/>
                <w:szCs w:val="19"/>
                <w:highlight w:val="white"/>
              </w:rPr>
            </w:rPrChange>
          </w:rPr>
          <w:t>IReportsDao</w:t>
        </w:r>
        <w:r w:rsidRPr="00A27D69">
          <w:rPr>
            <w:sz w:val="24"/>
            <w:szCs w:val="24"/>
            <w:rtl/>
            <w:rPrChange w:id="917"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18" w:author="ron gal" w:date="2017-03-04T15:05:00Z">
              <w:rPr>
                <w:rFonts w:ascii="Consolas" w:hAnsi="Consolas" w:cs="Times New Roman" w:hint="eastAsia"/>
                <w:color w:val="2B91AF"/>
                <w:sz w:val="19"/>
                <w:szCs w:val="19"/>
                <w:rtl/>
              </w:rPr>
            </w:rPrChange>
          </w:rPr>
          <w:t>ואחראית</w:t>
        </w:r>
        <w:r w:rsidRPr="00A27D69">
          <w:rPr>
            <w:sz w:val="24"/>
            <w:szCs w:val="24"/>
            <w:rtl/>
            <w:rPrChange w:id="919"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20" w:author="ron gal" w:date="2017-03-04T15:05:00Z">
              <w:rPr>
                <w:rFonts w:ascii="Consolas" w:hAnsi="Consolas" w:cs="Times New Roman" w:hint="eastAsia"/>
                <w:color w:val="2B91AF"/>
                <w:sz w:val="19"/>
                <w:szCs w:val="19"/>
                <w:rtl/>
              </w:rPr>
            </w:rPrChange>
          </w:rPr>
          <w:t>אך</w:t>
        </w:r>
        <w:r w:rsidRPr="00A27D69">
          <w:rPr>
            <w:sz w:val="24"/>
            <w:szCs w:val="24"/>
            <w:rtl/>
            <w:rPrChange w:id="921"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22" w:author="ron gal" w:date="2017-03-04T15:05:00Z">
              <w:rPr>
                <w:rFonts w:ascii="Consolas" w:hAnsi="Consolas" w:cs="Times New Roman" w:hint="eastAsia"/>
                <w:color w:val="2B91AF"/>
                <w:sz w:val="19"/>
                <w:szCs w:val="19"/>
                <w:rtl/>
              </w:rPr>
            </w:rPrChange>
          </w:rPr>
          <w:t>ורק</w:t>
        </w:r>
        <w:r w:rsidRPr="00A27D69">
          <w:rPr>
            <w:sz w:val="24"/>
            <w:szCs w:val="24"/>
            <w:rtl/>
            <w:rPrChange w:id="923"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24" w:author="ron gal" w:date="2017-03-04T15:05:00Z">
              <w:rPr>
                <w:rFonts w:ascii="Consolas" w:hAnsi="Consolas" w:cs="Times New Roman" w:hint="eastAsia"/>
                <w:color w:val="2B91AF"/>
                <w:sz w:val="19"/>
                <w:szCs w:val="19"/>
                <w:rtl/>
              </w:rPr>
            </w:rPrChange>
          </w:rPr>
          <w:t>על</w:t>
        </w:r>
        <w:r w:rsidRPr="00A27D69">
          <w:rPr>
            <w:sz w:val="24"/>
            <w:szCs w:val="24"/>
            <w:rtl/>
            <w:rPrChange w:id="925"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26" w:author="ron gal" w:date="2017-03-04T15:05:00Z">
              <w:rPr>
                <w:rFonts w:ascii="Consolas" w:hAnsi="Consolas" w:cs="Times New Roman" w:hint="eastAsia"/>
                <w:color w:val="2B91AF"/>
                <w:sz w:val="19"/>
                <w:szCs w:val="19"/>
                <w:rtl/>
              </w:rPr>
            </w:rPrChange>
          </w:rPr>
          <w:t>ייצוא</w:t>
        </w:r>
        <w:r w:rsidRPr="00A27D69">
          <w:rPr>
            <w:sz w:val="24"/>
            <w:szCs w:val="24"/>
            <w:rtl/>
            <w:rPrChange w:id="927"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28" w:author="ron gal" w:date="2017-03-04T15:05:00Z">
              <w:rPr>
                <w:rFonts w:ascii="Consolas" w:hAnsi="Consolas" w:cs="Times New Roman" w:hint="eastAsia"/>
                <w:color w:val="2B91AF"/>
                <w:sz w:val="19"/>
                <w:szCs w:val="19"/>
                <w:rtl/>
              </w:rPr>
            </w:rPrChange>
          </w:rPr>
          <w:t>מידע</w:t>
        </w:r>
        <w:r w:rsidRPr="00A27D69">
          <w:rPr>
            <w:sz w:val="24"/>
            <w:szCs w:val="24"/>
            <w:rtl/>
            <w:rPrChange w:id="929"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930" w:author="ron gal" w:date="2017-03-04T15:05:00Z">
              <w:rPr>
                <w:rFonts w:ascii="Consolas" w:hAnsi="Consolas" w:cs="Times New Roman" w:hint="eastAsia"/>
                <w:color w:val="2B91AF"/>
                <w:sz w:val="19"/>
                <w:szCs w:val="19"/>
                <w:rtl/>
              </w:rPr>
            </w:rPrChange>
          </w:rPr>
          <w:t>לדו</w:t>
        </w:r>
        <w:r w:rsidRPr="00A27D69">
          <w:rPr>
            <w:sz w:val="24"/>
            <w:szCs w:val="24"/>
            <w:rtl/>
            <w:rPrChange w:id="931" w:author="ron gal" w:date="2017-03-04T15:05:00Z">
              <w:rPr>
                <w:rFonts w:ascii="Consolas" w:hAnsi="Consolas" w:cs="Times New Roman"/>
                <w:color w:val="2B91AF"/>
                <w:sz w:val="19"/>
                <w:szCs w:val="19"/>
                <w:rtl/>
              </w:rPr>
            </w:rPrChange>
          </w:rPr>
          <w:t>"</w:t>
        </w:r>
        <w:r w:rsidRPr="00A27D69">
          <w:rPr>
            <w:rFonts w:hint="eastAsia"/>
            <w:sz w:val="24"/>
            <w:szCs w:val="24"/>
            <w:rtl/>
            <w:rPrChange w:id="932" w:author="ron gal" w:date="2017-03-04T15:05:00Z">
              <w:rPr>
                <w:rFonts w:ascii="Consolas" w:hAnsi="Consolas" w:cs="Courier New" w:hint="eastAsia"/>
                <w:color w:val="2B91AF"/>
                <w:sz w:val="19"/>
                <w:szCs w:val="19"/>
                <w:rtl/>
              </w:rPr>
            </w:rPrChange>
          </w:rPr>
          <w:t>חות</w:t>
        </w:r>
        <w:r w:rsidRPr="00A27D69">
          <w:rPr>
            <w:sz w:val="24"/>
            <w:szCs w:val="24"/>
            <w:rtl/>
            <w:rPrChange w:id="933" w:author="ron gal" w:date="2017-03-04T15:05:00Z">
              <w:rPr>
                <w:rFonts w:ascii="Consolas" w:hAnsi="Consolas" w:cs="Courier New"/>
                <w:color w:val="2B91AF"/>
                <w:sz w:val="19"/>
                <w:szCs w:val="19"/>
                <w:rtl/>
              </w:rPr>
            </w:rPrChange>
          </w:rPr>
          <w:t>.</w:t>
        </w:r>
        <w:r w:rsidRPr="00A27D69">
          <w:rPr>
            <w:sz w:val="24"/>
            <w:szCs w:val="24"/>
            <w:rtl/>
          </w:rPr>
          <w:t xml:space="preserve"> </w:t>
        </w:r>
        <w:r>
          <w:rPr>
            <w:sz w:val="24"/>
            <w:szCs w:val="24"/>
            <w:rtl/>
          </w:rPr>
          <w:t>המחלקה תכיל את הפעולות הבאות:</w:t>
        </w:r>
      </w:ins>
    </w:p>
    <w:p w:rsidR="00A27D69" w:rsidRPr="00A27D69" w:rsidRDefault="00A27D69">
      <w:pPr>
        <w:rPr>
          <w:ins w:id="934" w:author="ron gal" w:date="2017-03-04T15:02:00Z"/>
          <w:sz w:val="24"/>
          <w:szCs w:val="24"/>
          <w:rtl/>
        </w:rPr>
        <w:pPrChange w:id="935" w:author="ron gal" w:date="2017-03-04T15:05:00Z">
          <w:pPr>
            <w:bidi/>
          </w:pPr>
        </w:pPrChange>
      </w:pPr>
    </w:p>
    <w:p w:rsidR="00A27D69" w:rsidRPr="00A27D69" w:rsidRDefault="00A27D69">
      <w:pPr>
        <w:rPr>
          <w:ins w:id="936" w:author="ron gal" w:date="2017-03-04T15:00:00Z"/>
          <w:sz w:val="24"/>
          <w:szCs w:val="24"/>
          <w:rPrChange w:id="937" w:author="ron gal" w:date="2017-03-04T15:05:00Z">
            <w:rPr>
              <w:ins w:id="938" w:author="ron gal" w:date="2017-03-04T15:00:00Z"/>
            </w:rPr>
          </w:rPrChange>
        </w:rPr>
        <w:pPrChange w:id="939" w:author="ron gal" w:date="2017-03-04T15:05:00Z">
          <w:pPr>
            <w:bidi/>
          </w:pPr>
        </w:pPrChange>
      </w:pPr>
    </w:p>
    <w:p w:rsidR="00A27D69" w:rsidRPr="00A27D69" w:rsidRDefault="00A27D69">
      <w:pPr>
        <w:rPr>
          <w:ins w:id="940" w:author="ron gal" w:date="2017-03-04T15:04:00Z"/>
          <w:sz w:val="24"/>
          <w:szCs w:val="24"/>
          <w:rPrChange w:id="941" w:author="ron gal" w:date="2017-03-04T15:05:00Z">
            <w:rPr>
              <w:ins w:id="942" w:author="ron gal" w:date="2017-03-04T15:04:00Z"/>
              <w:rFonts w:ascii="Consolas" w:hAnsi="Consolas" w:cs="Consolas"/>
              <w:sz w:val="19"/>
              <w:szCs w:val="19"/>
              <w:highlight w:val="white"/>
            </w:rPr>
          </w:rPrChange>
        </w:rPr>
        <w:pPrChange w:id="943" w:author="ron gal" w:date="2017-03-04T15:05:00Z">
          <w:pPr>
            <w:autoSpaceDE w:val="0"/>
            <w:autoSpaceDN w:val="0"/>
            <w:adjustRightInd w:val="0"/>
            <w:spacing w:line="240" w:lineRule="auto"/>
          </w:pPr>
        </w:pPrChange>
      </w:pPr>
      <w:ins w:id="944" w:author="ron gal" w:date="2017-03-04T15:04:00Z">
        <w:r w:rsidRPr="00A27D69">
          <w:rPr>
            <w:sz w:val="24"/>
            <w:szCs w:val="24"/>
            <w:rPrChange w:id="945" w:author="ron gal" w:date="2017-03-04T15:05:00Z">
              <w:rPr>
                <w:rFonts w:ascii="Consolas" w:hAnsi="Consolas" w:cs="Consolas"/>
                <w:color w:val="2B91AF"/>
                <w:sz w:val="19"/>
                <w:szCs w:val="19"/>
                <w:highlight w:val="white"/>
              </w:rPr>
            </w:rPrChange>
          </w:rPr>
          <w:t xml:space="preserve">IEnumerable&lt;FinanceReport&gt; </w:t>
        </w:r>
        <w:r w:rsidRPr="00A27D69">
          <w:rPr>
            <w:sz w:val="24"/>
            <w:szCs w:val="24"/>
            <w:rPrChange w:id="946" w:author="ron gal" w:date="2017-03-04T15:05:00Z">
              <w:rPr>
                <w:rFonts w:ascii="Consolas" w:hAnsi="Consolas" w:cs="Consolas"/>
                <w:sz w:val="19"/>
                <w:szCs w:val="19"/>
                <w:highlight w:val="white"/>
              </w:rPr>
            </w:rPrChange>
          </w:rPr>
          <w:t>GetFinanceReport(</w:t>
        </w:r>
        <w:r w:rsidRPr="00A27D69">
          <w:rPr>
            <w:sz w:val="24"/>
            <w:szCs w:val="24"/>
            <w:rPrChange w:id="947" w:author="ron gal" w:date="2017-03-04T15:05:00Z">
              <w:rPr>
                <w:rFonts w:ascii="Consolas" w:hAnsi="Consolas" w:cs="Consolas"/>
                <w:color w:val="2B91AF"/>
                <w:sz w:val="19"/>
                <w:szCs w:val="19"/>
                <w:highlight w:val="white"/>
              </w:rPr>
            </w:rPrChange>
          </w:rPr>
          <w:t>DateTime</w:t>
        </w:r>
        <w:r w:rsidRPr="00A27D69">
          <w:rPr>
            <w:sz w:val="24"/>
            <w:szCs w:val="24"/>
            <w:rPrChange w:id="948" w:author="ron gal" w:date="2017-03-04T15:05:00Z">
              <w:rPr>
                <w:rFonts w:ascii="Consolas" w:hAnsi="Consolas" w:cs="Consolas"/>
                <w:sz w:val="19"/>
                <w:szCs w:val="19"/>
                <w:highlight w:val="white"/>
              </w:rPr>
            </w:rPrChange>
          </w:rPr>
          <w:t xml:space="preserve">? startDate, </w:t>
        </w:r>
        <w:r w:rsidRPr="00A27D69">
          <w:rPr>
            <w:sz w:val="24"/>
            <w:szCs w:val="24"/>
            <w:rPrChange w:id="949" w:author="ron gal" w:date="2017-03-04T15:05:00Z">
              <w:rPr>
                <w:rFonts w:ascii="Consolas" w:hAnsi="Consolas" w:cs="Consolas"/>
                <w:color w:val="2B91AF"/>
                <w:sz w:val="19"/>
                <w:szCs w:val="19"/>
                <w:highlight w:val="white"/>
              </w:rPr>
            </w:rPrChange>
          </w:rPr>
          <w:t>DateTime</w:t>
        </w:r>
        <w:r w:rsidRPr="00A27D69">
          <w:rPr>
            <w:sz w:val="24"/>
            <w:szCs w:val="24"/>
            <w:rPrChange w:id="950" w:author="ron gal" w:date="2017-03-04T15:05:00Z">
              <w:rPr>
                <w:rFonts w:ascii="Consolas" w:hAnsi="Consolas" w:cs="Consolas"/>
                <w:sz w:val="19"/>
                <w:szCs w:val="19"/>
                <w:highlight w:val="white"/>
              </w:rPr>
            </w:rPrChange>
          </w:rPr>
          <w:t xml:space="preserve">? endDate, </w:t>
        </w:r>
        <w:r w:rsidRPr="00A27D69">
          <w:rPr>
            <w:sz w:val="24"/>
            <w:szCs w:val="24"/>
            <w:rPrChange w:id="951" w:author="ron gal" w:date="2017-03-04T15:05:00Z">
              <w:rPr>
                <w:rFonts w:ascii="Consolas" w:hAnsi="Consolas" w:cs="Consolas"/>
                <w:color w:val="0000FF"/>
                <w:sz w:val="19"/>
                <w:szCs w:val="19"/>
                <w:highlight w:val="white"/>
              </w:rPr>
            </w:rPrChange>
          </w:rPr>
          <w:t>int</w:t>
        </w:r>
        <w:r w:rsidRPr="00A27D69">
          <w:rPr>
            <w:sz w:val="24"/>
            <w:szCs w:val="24"/>
            <w:rPrChange w:id="952" w:author="ron gal" w:date="2017-03-04T15:05:00Z">
              <w:rPr>
                <w:rFonts w:ascii="Consolas" w:hAnsi="Consolas" w:cs="Consolas"/>
                <w:sz w:val="19"/>
                <w:szCs w:val="19"/>
                <w:highlight w:val="white"/>
              </w:rPr>
            </w:rPrChange>
          </w:rPr>
          <w:t xml:space="preserve">? datePart, </w:t>
        </w:r>
        <w:r w:rsidRPr="00A27D69">
          <w:rPr>
            <w:sz w:val="24"/>
            <w:szCs w:val="24"/>
            <w:rPrChange w:id="953" w:author="ron gal" w:date="2017-03-04T15:05:00Z">
              <w:rPr>
                <w:rFonts w:ascii="Consolas" w:hAnsi="Consolas" w:cs="Consolas"/>
                <w:color w:val="0000FF"/>
                <w:sz w:val="19"/>
                <w:szCs w:val="19"/>
                <w:highlight w:val="white"/>
              </w:rPr>
            </w:rPrChange>
          </w:rPr>
          <w:t>int</w:t>
        </w:r>
        <w:r w:rsidRPr="00A27D69">
          <w:rPr>
            <w:sz w:val="24"/>
            <w:szCs w:val="24"/>
            <w:rPrChange w:id="954" w:author="ron gal" w:date="2017-03-04T15:05:00Z">
              <w:rPr>
                <w:rFonts w:ascii="Consolas" w:hAnsi="Consolas" w:cs="Consolas"/>
                <w:sz w:val="19"/>
                <w:szCs w:val="19"/>
                <w:highlight w:val="white"/>
              </w:rPr>
            </w:rPrChange>
          </w:rPr>
          <w:t xml:space="preserve"> doctorId, </w:t>
        </w:r>
        <w:r w:rsidRPr="00A27D69">
          <w:rPr>
            <w:sz w:val="24"/>
            <w:szCs w:val="24"/>
            <w:rPrChange w:id="955" w:author="ron gal" w:date="2017-03-04T15:05:00Z">
              <w:rPr>
                <w:rFonts w:ascii="Consolas" w:hAnsi="Consolas" w:cs="Consolas"/>
                <w:color w:val="0000FF"/>
                <w:sz w:val="19"/>
                <w:szCs w:val="19"/>
                <w:highlight w:val="white"/>
              </w:rPr>
            </w:rPrChange>
          </w:rPr>
          <w:t>int</w:t>
        </w:r>
        <w:r w:rsidRPr="00A27D69">
          <w:rPr>
            <w:sz w:val="24"/>
            <w:szCs w:val="24"/>
            <w:rPrChange w:id="956" w:author="ron gal" w:date="2017-03-04T15:05:00Z">
              <w:rPr>
                <w:rFonts w:ascii="Consolas" w:hAnsi="Consolas" w:cs="Consolas"/>
                <w:sz w:val="19"/>
                <w:szCs w:val="19"/>
                <w:highlight w:val="white"/>
              </w:rPr>
            </w:rPrChange>
          </w:rPr>
          <w:t xml:space="preserve"> ownerId);</w:t>
        </w:r>
      </w:ins>
    </w:p>
    <w:p w:rsidR="00A27D69" w:rsidRPr="00A27D69" w:rsidRDefault="00A27D69">
      <w:pPr>
        <w:rPr>
          <w:ins w:id="957" w:author="ron gal" w:date="2017-03-04T15:04:00Z"/>
          <w:sz w:val="24"/>
          <w:szCs w:val="24"/>
          <w:rPrChange w:id="958" w:author="ron gal" w:date="2017-03-04T15:05:00Z">
            <w:rPr>
              <w:ins w:id="959" w:author="ron gal" w:date="2017-03-04T15:04:00Z"/>
              <w:rFonts w:ascii="Consolas" w:hAnsi="Consolas" w:cs="Consolas"/>
              <w:sz w:val="19"/>
              <w:szCs w:val="19"/>
              <w:highlight w:val="white"/>
            </w:rPr>
          </w:rPrChange>
        </w:rPr>
        <w:pPrChange w:id="960" w:author="ron gal" w:date="2017-03-04T15:05:00Z">
          <w:pPr>
            <w:autoSpaceDE w:val="0"/>
            <w:autoSpaceDN w:val="0"/>
            <w:adjustRightInd w:val="0"/>
            <w:spacing w:line="240" w:lineRule="auto"/>
          </w:pPr>
        </w:pPrChange>
      </w:pPr>
      <w:ins w:id="961" w:author="ron gal" w:date="2017-03-04T15:04:00Z">
        <w:r w:rsidRPr="00A27D69">
          <w:rPr>
            <w:sz w:val="24"/>
            <w:szCs w:val="24"/>
            <w:rPrChange w:id="962" w:author="ron gal" w:date="2017-03-04T15:05:00Z">
              <w:rPr>
                <w:rFonts w:ascii="Consolas" w:hAnsi="Consolas" w:cs="Consolas"/>
                <w:color w:val="2B91AF"/>
                <w:sz w:val="19"/>
                <w:szCs w:val="19"/>
                <w:highlight w:val="white"/>
              </w:rPr>
            </w:rPrChange>
          </w:rPr>
          <w:t xml:space="preserve">IEnumerable&lt;ItemUsageReport&gt; </w:t>
        </w:r>
        <w:r w:rsidRPr="00A27D69">
          <w:rPr>
            <w:sz w:val="24"/>
            <w:szCs w:val="24"/>
            <w:rPrChange w:id="963" w:author="ron gal" w:date="2017-03-04T15:05:00Z">
              <w:rPr>
                <w:rFonts w:ascii="Consolas" w:hAnsi="Consolas" w:cs="Consolas"/>
                <w:sz w:val="19"/>
                <w:szCs w:val="19"/>
                <w:highlight w:val="white"/>
              </w:rPr>
            </w:rPrChange>
          </w:rPr>
          <w:t>GetPerItemReport(</w:t>
        </w:r>
        <w:r w:rsidRPr="00A27D69">
          <w:rPr>
            <w:sz w:val="24"/>
            <w:szCs w:val="24"/>
            <w:rPrChange w:id="964" w:author="ron gal" w:date="2017-03-04T15:05:00Z">
              <w:rPr>
                <w:rFonts w:ascii="Consolas" w:hAnsi="Consolas" w:cs="Consolas"/>
                <w:color w:val="2B91AF"/>
                <w:sz w:val="19"/>
                <w:szCs w:val="19"/>
                <w:highlight w:val="white"/>
              </w:rPr>
            </w:rPrChange>
          </w:rPr>
          <w:t>DateTime</w:t>
        </w:r>
        <w:r w:rsidRPr="00A27D69">
          <w:rPr>
            <w:sz w:val="24"/>
            <w:szCs w:val="24"/>
            <w:rPrChange w:id="965" w:author="ron gal" w:date="2017-03-04T15:05:00Z">
              <w:rPr>
                <w:rFonts w:ascii="Consolas" w:hAnsi="Consolas" w:cs="Consolas"/>
                <w:sz w:val="19"/>
                <w:szCs w:val="19"/>
                <w:highlight w:val="white"/>
              </w:rPr>
            </w:rPrChange>
          </w:rPr>
          <w:t xml:space="preserve">? startDate, </w:t>
        </w:r>
        <w:r w:rsidRPr="00A27D69">
          <w:rPr>
            <w:sz w:val="24"/>
            <w:szCs w:val="24"/>
            <w:rPrChange w:id="966" w:author="ron gal" w:date="2017-03-04T15:05:00Z">
              <w:rPr>
                <w:rFonts w:ascii="Consolas" w:hAnsi="Consolas" w:cs="Consolas"/>
                <w:color w:val="2B91AF"/>
                <w:sz w:val="19"/>
                <w:szCs w:val="19"/>
                <w:highlight w:val="white"/>
              </w:rPr>
            </w:rPrChange>
          </w:rPr>
          <w:t>DateTime</w:t>
        </w:r>
        <w:r w:rsidRPr="00A27D69">
          <w:rPr>
            <w:sz w:val="24"/>
            <w:szCs w:val="24"/>
            <w:rPrChange w:id="967" w:author="ron gal" w:date="2017-03-04T15:05:00Z">
              <w:rPr>
                <w:rFonts w:ascii="Consolas" w:hAnsi="Consolas" w:cs="Consolas"/>
                <w:sz w:val="19"/>
                <w:szCs w:val="19"/>
                <w:highlight w:val="white"/>
              </w:rPr>
            </w:rPrChange>
          </w:rPr>
          <w:t xml:space="preserve">? endDate, </w:t>
        </w:r>
        <w:r w:rsidRPr="00A27D69">
          <w:rPr>
            <w:sz w:val="24"/>
            <w:szCs w:val="24"/>
            <w:rPrChange w:id="968" w:author="ron gal" w:date="2017-03-04T15:05:00Z">
              <w:rPr>
                <w:rFonts w:ascii="Consolas" w:hAnsi="Consolas" w:cs="Consolas"/>
                <w:color w:val="0000FF"/>
                <w:sz w:val="19"/>
                <w:szCs w:val="19"/>
                <w:highlight w:val="white"/>
              </w:rPr>
            </w:rPrChange>
          </w:rPr>
          <w:t>int</w:t>
        </w:r>
        <w:r w:rsidRPr="00A27D69">
          <w:rPr>
            <w:sz w:val="24"/>
            <w:szCs w:val="24"/>
            <w:rPrChange w:id="969" w:author="ron gal" w:date="2017-03-04T15:05:00Z">
              <w:rPr>
                <w:rFonts w:ascii="Consolas" w:hAnsi="Consolas" w:cs="Consolas"/>
                <w:sz w:val="19"/>
                <w:szCs w:val="19"/>
                <w:highlight w:val="white"/>
              </w:rPr>
            </w:rPrChange>
          </w:rPr>
          <w:t xml:space="preserve">? datePart, </w:t>
        </w:r>
        <w:r w:rsidRPr="00A27D69">
          <w:rPr>
            <w:sz w:val="24"/>
            <w:szCs w:val="24"/>
            <w:rPrChange w:id="970" w:author="ron gal" w:date="2017-03-04T15:05:00Z">
              <w:rPr>
                <w:rFonts w:ascii="Consolas" w:hAnsi="Consolas" w:cs="Consolas"/>
                <w:color w:val="0000FF"/>
                <w:sz w:val="19"/>
                <w:szCs w:val="19"/>
                <w:highlight w:val="white"/>
              </w:rPr>
            </w:rPrChange>
          </w:rPr>
          <w:t>int</w:t>
        </w:r>
        <w:r w:rsidRPr="00A27D69">
          <w:rPr>
            <w:sz w:val="24"/>
            <w:szCs w:val="24"/>
            <w:rPrChange w:id="971" w:author="ron gal" w:date="2017-03-04T15:05:00Z">
              <w:rPr>
                <w:rFonts w:ascii="Consolas" w:hAnsi="Consolas" w:cs="Consolas"/>
                <w:sz w:val="19"/>
                <w:szCs w:val="19"/>
                <w:highlight w:val="white"/>
              </w:rPr>
            </w:rPrChange>
          </w:rPr>
          <w:t xml:space="preserve"> doctorId, </w:t>
        </w:r>
        <w:r w:rsidRPr="00A27D69">
          <w:rPr>
            <w:sz w:val="24"/>
            <w:szCs w:val="24"/>
            <w:rPrChange w:id="972" w:author="ron gal" w:date="2017-03-04T15:05:00Z">
              <w:rPr>
                <w:rFonts w:ascii="Consolas" w:hAnsi="Consolas" w:cs="Consolas"/>
                <w:color w:val="0000FF"/>
                <w:sz w:val="19"/>
                <w:szCs w:val="19"/>
                <w:highlight w:val="white"/>
              </w:rPr>
            </w:rPrChange>
          </w:rPr>
          <w:t>string</w:t>
        </w:r>
        <w:r w:rsidRPr="00A27D69">
          <w:rPr>
            <w:sz w:val="24"/>
            <w:szCs w:val="24"/>
            <w:rPrChange w:id="973" w:author="ron gal" w:date="2017-03-04T15:05:00Z">
              <w:rPr>
                <w:rFonts w:ascii="Consolas" w:hAnsi="Consolas" w:cs="Consolas"/>
                <w:sz w:val="19"/>
                <w:szCs w:val="19"/>
                <w:highlight w:val="white"/>
              </w:rPr>
            </w:rPrChange>
          </w:rPr>
          <w:t xml:space="preserve"> itemName);</w:t>
        </w:r>
      </w:ins>
    </w:p>
    <w:p w:rsidR="00A27D69" w:rsidRPr="00A27D69" w:rsidRDefault="00A27D69">
      <w:pPr>
        <w:rPr>
          <w:ins w:id="974" w:author="ron gal" w:date="2017-03-04T15:04:00Z"/>
          <w:sz w:val="24"/>
          <w:szCs w:val="24"/>
          <w:rPrChange w:id="975" w:author="ron gal" w:date="2017-03-04T15:05:00Z">
            <w:rPr>
              <w:ins w:id="976" w:author="ron gal" w:date="2017-03-04T15:04:00Z"/>
              <w:rFonts w:ascii="Consolas" w:hAnsi="Consolas" w:cs="Consolas"/>
              <w:sz w:val="19"/>
              <w:szCs w:val="19"/>
              <w:highlight w:val="white"/>
            </w:rPr>
          </w:rPrChange>
        </w:rPr>
        <w:pPrChange w:id="977" w:author="ron gal" w:date="2017-03-04T15:05:00Z">
          <w:pPr>
            <w:autoSpaceDE w:val="0"/>
            <w:autoSpaceDN w:val="0"/>
            <w:adjustRightInd w:val="0"/>
            <w:spacing w:line="240" w:lineRule="auto"/>
          </w:pPr>
        </w:pPrChange>
      </w:pPr>
      <w:ins w:id="978" w:author="ron gal" w:date="2017-03-04T15:04:00Z">
        <w:r w:rsidRPr="00A27D69">
          <w:rPr>
            <w:sz w:val="24"/>
            <w:szCs w:val="24"/>
            <w:rPrChange w:id="979" w:author="ron gal" w:date="2017-03-04T15:05:00Z">
              <w:rPr>
                <w:rFonts w:ascii="Consolas" w:hAnsi="Consolas" w:cs="Consolas"/>
                <w:color w:val="2B91AF"/>
                <w:sz w:val="19"/>
                <w:szCs w:val="19"/>
                <w:highlight w:val="white"/>
              </w:rPr>
            </w:rPrChange>
          </w:rPr>
          <w:t xml:space="preserve">IEnumerable&lt;AnimalTypeReport&gt; </w:t>
        </w:r>
        <w:r w:rsidRPr="00A27D69">
          <w:rPr>
            <w:sz w:val="24"/>
            <w:szCs w:val="24"/>
            <w:rPrChange w:id="980" w:author="ron gal" w:date="2017-03-04T15:05:00Z">
              <w:rPr>
                <w:rFonts w:ascii="Consolas" w:hAnsi="Consolas" w:cs="Consolas"/>
                <w:sz w:val="19"/>
                <w:szCs w:val="19"/>
                <w:highlight w:val="white"/>
              </w:rPr>
            </w:rPrChange>
          </w:rPr>
          <w:t>GetPerTypeReport(</w:t>
        </w:r>
        <w:r w:rsidRPr="00A27D69">
          <w:rPr>
            <w:sz w:val="24"/>
            <w:szCs w:val="24"/>
            <w:rPrChange w:id="981" w:author="ron gal" w:date="2017-03-04T15:05:00Z">
              <w:rPr>
                <w:rFonts w:ascii="Consolas" w:hAnsi="Consolas" w:cs="Consolas"/>
                <w:color w:val="2B91AF"/>
                <w:sz w:val="19"/>
                <w:szCs w:val="19"/>
                <w:highlight w:val="white"/>
              </w:rPr>
            </w:rPrChange>
          </w:rPr>
          <w:t>DateTime</w:t>
        </w:r>
        <w:r w:rsidRPr="00A27D69">
          <w:rPr>
            <w:sz w:val="24"/>
            <w:szCs w:val="24"/>
            <w:rPrChange w:id="982" w:author="ron gal" w:date="2017-03-04T15:05:00Z">
              <w:rPr>
                <w:rFonts w:ascii="Consolas" w:hAnsi="Consolas" w:cs="Consolas"/>
                <w:sz w:val="19"/>
                <w:szCs w:val="19"/>
                <w:highlight w:val="white"/>
              </w:rPr>
            </w:rPrChange>
          </w:rPr>
          <w:t xml:space="preserve">? startDate, </w:t>
        </w:r>
        <w:r w:rsidRPr="00A27D69">
          <w:rPr>
            <w:sz w:val="24"/>
            <w:szCs w:val="24"/>
            <w:rPrChange w:id="983" w:author="ron gal" w:date="2017-03-04T15:05:00Z">
              <w:rPr>
                <w:rFonts w:ascii="Consolas" w:hAnsi="Consolas" w:cs="Consolas"/>
                <w:color w:val="2B91AF"/>
                <w:sz w:val="19"/>
                <w:szCs w:val="19"/>
                <w:highlight w:val="white"/>
              </w:rPr>
            </w:rPrChange>
          </w:rPr>
          <w:t>DateTime</w:t>
        </w:r>
        <w:r w:rsidRPr="00A27D69">
          <w:rPr>
            <w:sz w:val="24"/>
            <w:szCs w:val="24"/>
            <w:rPrChange w:id="984" w:author="ron gal" w:date="2017-03-04T15:05:00Z">
              <w:rPr>
                <w:rFonts w:ascii="Consolas" w:hAnsi="Consolas" w:cs="Consolas"/>
                <w:sz w:val="19"/>
                <w:szCs w:val="19"/>
                <w:highlight w:val="white"/>
              </w:rPr>
            </w:rPrChange>
          </w:rPr>
          <w:t xml:space="preserve">? endDate, </w:t>
        </w:r>
        <w:r w:rsidRPr="00A27D69">
          <w:rPr>
            <w:sz w:val="24"/>
            <w:szCs w:val="24"/>
            <w:rPrChange w:id="985" w:author="ron gal" w:date="2017-03-04T15:05:00Z">
              <w:rPr>
                <w:rFonts w:ascii="Consolas" w:hAnsi="Consolas" w:cs="Consolas"/>
                <w:color w:val="0000FF"/>
                <w:sz w:val="19"/>
                <w:szCs w:val="19"/>
                <w:highlight w:val="white"/>
              </w:rPr>
            </w:rPrChange>
          </w:rPr>
          <w:t>int</w:t>
        </w:r>
        <w:r w:rsidRPr="00A27D69">
          <w:rPr>
            <w:sz w:val="24"/>
            <w:szCs w:val="24"/>
            <w:rPrChange w:id="986" w:author="ron gal" w:date="2017-03-04T15:05:00Z">
              <w:rPr>
                <w:rFonts w:ascii="Consolas" w:hAnsi="Consolas" w:cs="Consolas"/>
                <w:sz w:val="19"/>
                <w:szCs w:val="19"/>
                <w:highlight w:val="white"/>
              </w:rPr>
            </w:rPrChange>
          </w:rPr>
          <w:t>? datePart,</w:t>
        </w:r>
      </w:ins>
      <w:ins w:id="987" w:author="ron gal" w:date="2017-03-04T15:05:00Z">
        <w:r>
          <w:rPr>
            <w:sz w:val="24"/>
            <w:szCs w:val="24"/>
          </w:rPr>
          <w:t xml:space="preserve"> </w:t>
        </w:r>
      </w:ins>
      <w:ins w:id="988" w:author="ron gal" w:date="2017-03-04T15:04:00Z">
        <w:r w:rsidRPr="00A27D69">
          <w:rPr>
            <w:sz w:val="24"/>
            <w:szCs w:val="24"/>
            <w:rPrChange w:id="989" w:author="ron gal" w:date="2017-03-04T15:05:00Z">
              <w:rPr>
                <w:rFonts w:ascii="Consolas" w:hAnsi="Consolas" w:cs="Consolas"/>
                <w:sz w:val="19"/>
                <w:szCs w:val="19"/>
                <w:highlight w:val="white"/>
              </w:rPr>
            </w:rPrChange>
          </w:rPr>
          <w:t xml:space="preserve"> </w:t>
        </w:r>
        <w:r w:rsidRPr="00A27D69">
          <w:rPr>
            <w:sz w:val="24"/>
            <w:szCs w:val="24"/>
            <w:rPrChange w:id="990" w:author="ron gal" w:date="2017-03-04T15:05:00Z">
              <w:rPr>
                <w:rFonts w:ascii="Consolas" w:hAnsi="Consolas" w:cs="Consolas"/>
                <w:color w:val="0000FF"/>
                <w:sz w:val="19"/>
                <w:szCs w:val="19"/>
                <w:highlight w:val="white"/>
              </w:rPr>
            </w:rPrChange>
          </w:rPr>
          <w:t>int</w:t>
        </w:r>
        <w:r w:rsidRPr="00A27D69">
          <w:rPr>
            <w:sz w:val="24"/>
            <w:szCs w:val="24"/>
            <w:rPrChange w:id="991" w:author="ron gal" w:date="2017-03-04T15:05:00Z">
              <w:rPr>
                <w:rFonts w:ascii="Consolas" w:hAnsi="Consolas" w:cs="Consolas"/>
                <w:sz w:val="19"/>
                <w:szCs w:val="19"/>
                <w:highlight w:val="white"/>
              </w:rPr>
            </w:rPrChange>
          </w:rPr>
          <w:t xml:space="preserve"> doctorId, </w:t>
        </w:r>
        <w:r w:rsidRPr="00A27D69">
          <w:rPr>
            <w:sz w:val="24"/>
            <w:szCs w:val="24"/>
            <w:rPrChange w:id="992" w:author="ron gal" w:date="2017-03-04T15:05:00Z">
              <w:rPr>
                <w:rFonts w:ascii="Consolas" w:hAnsi="Consolas" w:cs="Consolas"/>
                <w:color w:val="0000FF"/>
                <w:sz w:val="19"/>
                <w:szCs w:val="19"/>
                <w:highlight w:val="white"/>
              </w:rPr>
            </w:rPrChange>
          </w:rPr>
          <w:t>int</w:t>
        </w:r>
        <w:r w:rsidRPr="00A27D69">
          <w:rPr>
            <w:sz w:val="24"/>
            <w:szCs w:val="24"/>
            <w:rPrChange w:id="993" w:author="ron gal" w:date="2017-03-04T15:05:00Z">
              <w:rPr>
                <w:rFonts w:ascii="Consolas" w:hAnsi="Consolas" w:cs="Consolas"/>
                <w:sz w:val="19"/>
                <w:szCs w:val="19"/>
                <w:highlight w:val="white"/>
              </w:rPr>
            </w:rPrChange>
          </w:rPr>
          <w:t>? animalType);</w:t>
        </w:r>
      </w:ins>
    </w:p>
    <w:p w:rsidR="00A27D69" w:rsidRPr="00A27D69" w:rsidRDefault="00A27D69">
      <w:pPr>
        <w:rPr>
          <w:ins w:id="994" w:author="ron gal" w:date="2017-03-04T15:04:00Z"/>
          <w:sz w:val="24"/>
          <w:szCs w:val="24"/>
          <w:rPrChange w:id="995" w:author="ron gal" w:date="2017-03-04T15:05:00Z">
            <w:rPr>
              <w:ins w:id="996" w:author="ron gal" w:date="2017-03-04T15:04:00Z"/>
              <w:rFonts w:ascii="Consolas" w:hAnsi="Consolas" w:cs="Consolas"/>
              <w:sz w:val="19"/>
              <w:szCs w:val="19"/>
              <w:highlight w:val="white"/>
            </w:rPr>
          </w:rPrChange>
        </w:rPr>
        <w:pPrChange w:id="997" w:author="ron gal" w:date="2017-03-04T15:05:00Z">
          <w:pPr>
            <w:autoSpaceDE w:val="0"/>
            <w:autoSpaceDN w:val="0"/>
            <w:adjustRightInd w:val="0"/>
            <w:spacing w:line="240" w:lineRule="auto"/>
          </w:pPr>
        </w:pPrChange>
      </w:pPr>
      <w:ins w:id="998" w:author="ron gal" w:date="2017-03-04T15:04:00Z">
        <w:r w:rsidRPr="00A27D69">
          <w:rPr>
            <w:sz w:val="24"/>
            <w:szCs w:val="24"/>
            <w:rPrChange w:id="999" w:author="ron gal" w:date="2017-03-04T15:05:00Z">
              <w:rPr>
                <w:rFonts w:ascii="Consolas" w:hAnsi="Consolas" w:cs="Consolas"/>
                <w:color w:val="2B91AF"/>
                <w:sz w:val="19"/>
                <w:szCs w:val="19"/>
                <w:highlight w:val="white"/>
              </w:rPr>
            </w:rPrChange>
          </w:rPr>
          <w:t xml:space="preserve">IEnumerable&lt;AnimalNameReport&gt; </w:t>
        </w:r>
        <w:r w:rsidRPr="00A27D69">
          <w:rPr>
            <w:sz w:val="24"/>
            <w:szCs w:val="24"/>
            <w:rPrChange w:id="1000" w:author="ron gal" w:date="2017-03-04T15:05:00Z">
              <w:rPr>
                <w:rFonts w:ascii="Consolas" w:hAnsi="Consolas" w:cs="Consolas"/>
                <w:sz w:val="19"/>
                <w:szCs w:val="19"/>
                <w:highlight w:val="white"/>
              </w:rPr>
            </w:rPrChange>
          </w:rPr>
          <w:t>GetPerAnimalReport(</w:t>
        </w:r>
        <w:r w:rsidRPr="00A27D69">
          <w:rPr>
            <w:sz w:val="24"/>
            <w:szCs w:val="24"/>
            <w:rPrChange w:id="1001" w:author="ron gal" w:date="2017-03-04T15:05:00Z">
              <w:rPr>
                <w:rFonts w:ascii="Consolas" w:hAnsi="Consolas" w:cs="Consolas"/>
                <w:color w:val="2B91AF"/>
                <w:sz w:val="19"/>
                <w:szCs w:val="19"/>
                <w:highlight w:val="white"/>
              </w:rPr>
            </w:rPrChange>
          </w:rPr>
          <w:t>DateTime</w:t>
        </w:r>
        <w:r w:rsidRPr="00A27D69">
          <w:rPr>
            <w:sz w:val="24"/>
            <w:szCs w:val="24"/>
            <w:rPrChange w:id="1002" w:author="ron gal" w:date="2017-03-04T15:05:00Z">
              <w:rPr>
                <w:rFonts w:ascii="Consolas" w:hAnsi="Consolas" w:cs="Consolas"/>
                <w:sz w:val="19"/>
                <w:szCs w:val="19"/>
                <w:highlight w:val="white"/>
              </w:rPr>
            </w:rPrChange>
          </w:rPr>
          <w:t xml:space="preserve">? startDate, </w:t>
        </w:r>
        <w:r w:rsidRPr="00A27D69">
          <w:rPr>
            <w:sz w:val="24"/>
            <w:szCs w:val="24"/>
            <w:rPrChange w:id="1003" w:author="ron gal" w:date="2017-03-04T15:05:00Z">
              <w:rPr>
                <w:rFonts w:ascii="Consolas" w:hAnsi="Consolas" w:cs="Consolas"/>
                <w:color w:val="2B91AF"/>
                <w:sz w:val="19"/>
                <w:szCs w:val="19"/>
                <w:highlight w:val="white"/>
              </w:rPr>
            </w:rPrChange>
          </w:rPr>
          <w:t>DateTime</w:t>
        </w:r>
        <w:r w:rsidRPr="00A27D69">
          <w:rPr>
            <w:sz w:val="24"/>
            <w:szCs w:val="24"/>
            <w:rPrChange w:id="1004" w:author="ron gal" w:date="2017-03-04T15:05:00Z">
              <w:rPr>
                <w:rFonts w:ascii="Consolas" w:hAnsi="Consolas" w:cs="Consolas"/>
                <w:sz w:val="19"/>
                <w:szCs w:val="19"/>
                <w:highlight w:val="white"/>
              </w:rPr>
            </w:rPrChange>
          </w:rPr>
          <w:t xml:space="preserve">? endDate, </w:t>
        </w:r>
        <w:r w:rsidRPr="00A27D69">
          <w:rPr>
            <w:sz w:val="24"/>
            <w:szCs w:val="24"/>
            <w:rPrChange w:id="1005" w:author="ron gal" w:date="2017-03-04T15:05:00Z">
              <w:rPr>
                <w:rFonts w:ascii="Consolas" w:hAnsi="Consolas" w:cs="Consolas"/>
                <w:color w:val="0000FF"/>
                <w:sz w:val="19"/>
                <w:szCs w:val="19"/>
                <w:highlight w:val="white"/>
              </w:rPr>
            </w:rPrChange>
          </w:rPr>
          <w:t>int</w:t>
        </w:r>
        <w:r w:rsidRPr="00A27D69">
          <w:rPr>
            <w:sz w:val="24"/>
            <w:szCs w:val="24"/>
            <w:rPrChange w:id="1006" w:author="ron gal" w:date="2017-03-04T15:05:00Z">
              <w:rPr>
                <w:rFonts w:ascii="Consolas" w:hAnsi="Consolas" w:cs="Consolas"/>
                <w:sz w:val="19"/>
                <w:szCs w:val="19"/>
                <w:highlight w:val="white"/>
              </w:rPr>
            </w:rPrChange>
          </w:rPr>
          <w:t xml:space="preserve">? datePart, </w:t>
        </w:r>
        <w:r w:rsidRPr="00A27D69">
          <w:rPr>
            <w:sz w:val="24"/>
            <w:szCs w:val="24"/>
            <w:rPrChange w:id="1007" w:author="ron gal" w:date="2017-03-04T15:05:00Z">
              <w:rPr>
                <w:rFonts w:ascii="Consolas" w:hAnsi="Consolas" w:cs="Consolas"/>
                <w:color w:val="0000FF"/>
                <w:sz w:val="19"/>
                <w:szCs w:val="19"/>
                <w:highlight w:val="white"/>
              </w:rPr>
            </w:rPrChange>
          </w:rPr>
          <w:t>int</w:t>
        </w:r>
        <w:r w:rsidRPr="00A27D69">
          <w:rPr>
            <w:sz w:val="24"/>
            <w:szCs w:val="24"/>
            <w:rPrChange w:id="1008" w:author="ron gal" w:date="2017-03-04T15:05:00Z">
              <w:rPr>
                <w:rFonts w:ascii="Consolas" w:hAnsi="Consolas" w:cs="Consolas"/>
                <w:sz w:val="19"/>
                <w:szCs w:val="19"/>
                <w:highlight w:val="white"/>
              </w:rPr>
            </w:rPrChange>
          </w:rPr>
          <w:t xml:space="preserve"> ownerId, </w:t>
        </w:r>
        <w:r w:rsidRPr="00A27D69">
          <w:rPr>
            <w:sz w:val="24"/>
            <w:szCs w:val="24"/>
            <w:rPrChange w:id="1009" w:author="ron gal" w:date="2017-03-04T15:05:00Z">
              <w:rPr>
                <w:rFonts w:ascii="Consolas" w:hAnsi="Consolas" w:cs="Consolas"/>
                <w:color w:val="0000FF"/>
                <w:sz w:val="19"/>
                <w:szCs w:val="19"/>
                <w:highlight w:val="white"/>
              </w:rPr>
            </w:rPrChange>
          </w:rPr>
          <w:t>int</w:t>
        </w:r>
        <w:r w:rsidRPr="00A27D69">
          <w:rPr>
            <w:sz w:val="24"/>
            <w:szCs w:val="24"/>
            <w:rPrChange w:id="1010" w:author="ron gal" w:date="2017-03-04T15:05:00Z">
              <w:rPr>
                <w:rFonts w:ascii="Consolas" w:hAnsi="Consolas" w:cs="Consolas"/>
                <w:sz w:val="19"/>
                <w:szCs w:val="19"/>
                <w:highlight w:val="white"/>
              </w:rPr>
            </w:rPrChange>
          </w:rPr>
          <w:t>? animalId);</w:t>
        </w:r>
      </w:ins>
    </w:p>
    <w:p w:rsidR="00A27D69" w:rsidRPr="00A27D69" w:rsidRDefault="00A27D69">
      <w:pPr>
        <w:rPr>
          <w:sz w:val="24"/>
          <w:szCs w:val="24"/>
          <w:rPrChange w:id="1011" w:author="ron gal" w:date="2017-03-04T15:05:00Z">
            <w:rPr/>
          </w:rPrChange>
        </w:rPr>
      </w:pPr>
      <w:ins w:id="1012" w:author="ron gal" w:date="2017-03-04T15:04:00Z">
        <w:r w:rsidRPr="00A27D69">
          <w:rPr>
            <w:sz w:val="24"/>
            <w:szCs w:val="24"/>
            <w:rPrChange w:id="1013" w:author="ron gal" w:date="2017-03-04T15:05:00Z">
              <w:rPr>
                <w:rFonts w:ascii="Consolas" w:hAnsi="Consolas" w:cs="Consolas"/>
                <w:color w:val="2B91AF"/>
                <w:sz w:val="19"/>
                <w:szCs w:val="19"/>
                <w:highlight w:val="white"/>
              </w:rPr>
            </w:rPrChange>
          </w:rPr>
          <w:t xml:space="preserve">IEnumerable&lt;VisitsReport&gt; </w:t>
        </w:r>
        <w:r w:rsidRPr="00A27D69">
          <w:rPr>
            <w:sz w:val="24"/>
            <w:szCs w:val="24"/>
            <w:rPrChange w:id="1014" w:author="ron gal" w:date="2017-03-04T15:05:00Z">
              <w:rPr>
                <w:rFonts w:ascii="Consolas" w:hAnsi="Consolas" w:cs="Consolas"/>
                <w:sz w:val="19"/>
                <w:szCs w:val="19"/>
                <w:highlight w:val="white"/>
              </w:rPr>
            </w:rPrChange>
          </w:rPr>
          <w:t>GetVisitsReport(</w:t>
        </w:r>
        <w:r w:rsidRPr="00A27D69">
          <w:rPr>
            <w:sz w:val="24"/>
            <w:szCs w:val="24"/>
            <w:rPrChange w:id="1015" w:author="ron gal" w:date="2017-03-04T15:05:00Z">
              <w:rPr>
                <w:rFonts w:ascii="Consolas" w:hAnsi="Consolas" w:cs="Consolas"/>
                <w:color w:val="0000FF"/>
                <w:sz w:val="19"/>
                <w:szCs w:val="19"/>
                <w:highlight w:val="white"/>
              </w:rPr>
            </w:rPrChange>
          </w:rPr>
          <w:t>int</w:t>
        </w:r>
        <w:r w:rsidRPr="00A27D69">
          <w:rPr>
            <w:sz w:val="24"/>
            <w:szCs w:val="24"/>
            <w:rPrChange w:id="1016" w:author="ron gal" w:date="2017-03-04T15:05:00Z">
              <w:rPr>
                <w:rFonts w:ascii="Consolas" w:hAnsi="Consolas" w:cs="Consolas"/>
                <w:sz w:val="19"/>
                <w:szCs w:val="19"/>
                <w:highlight w:val="white"/>
              </w:rPr>
            </w:rPrChange>
          </w:rPr>
          <w:t xml:space="preserve">? time, </w:t>
        </w:r>
        <w:r w:rsidRPr="00A27D69">
          <w:rPr>
            <w:sz w:val="24"/>
            <w:szCs w:val="24"/>
            <w:rPrChange w:id="1017" w:author="ron gal" w:date="2017-03-04T15:05:00Z">
              <w:rPr>
                <w:rFonts w:ascii="Consolas" w:hAnsi="Consolas" w:cs="Consolas"/>
                <w:color w:val="0000FF"/>
                <w:sz w:val="19"/>
                <w:szCs w:val="19"/>
                <w:highlight w:val="white"/>
              </w:rPr>
            </w:rPrChange>
          </w:rPr>
          <w:t>int</w:t>
        </w:r>
        <w:r w:rsidRPr="00A27D69">
          <w:rPr>
            <w:sz w:val="24"/>
            <w:szCs w:val="24"/>
            <w:rPrChange w:id="1018" w:author="ron gal" w:date="2017-03-04T15:05:00Z">
              <w:rPr>
                <w:rFonts w:ascii="Consolas" w:hAnsi="Consolas" w:cs="Consolas"/>
                <w:sz w:val="19"/>
                <w:szCs w:val="19"/>
                <w:highlight w:val="white"/>
              </w:rPr>
            </w:rPrChange>
          </w:rPr>
          <w:t xml:space="preserve"> doctorId, </w:t>
        </w:r>
        <w:r w:rsidRPr="00A27D69">
          <w:rPr>
            <w:sz w:val="24"/>
            <w:szCs w:val="24"/>
            <w:rPrChange w:id="1019" w:author="ron gal" w:date="2017-03-04T15:05:00Z">
              <w:rPr>
                <w:rFonts w:ascii="Consolas" w:hAnsi="Consolas" w:cs="Consolas"/>
                <w:color w:val="0000FF"/>
                <w:sz w:val="19"/>
                <w:szCs w:val="19"/>
                <w:highlight w:val="white"/>
              </w:rPr>
            </w:rPrChange>
          </w:rPr>
          <w:t>int</w:t>
        </w:r>
        <w:r w:rsidRPr="00A27D69">
          <w:rPr>
            <w:sz w:val="24"/>
            <w:szCs w:val="24"/>
            <w:rPrChange w:id="1020" w:author="ron gal" w:date="2017-03-04T15:05:00Z">
              <w:rPr>
                <w:rFonts w:ascii="Consolas" w:hAnsi="Consolas" w:cs="Consolas"/>
                <w:sz w:val="19"/>
                <w:szCs w:val="19"/>
                <w:highlight w:val="white"/>
              </w:rPr>
            </w:rPrChange>
          </w:rPr>
          <w:t xml:space="preserve"> ownerId);</w:t>
        </w:r>
      </w:ins>
    </w:p>
    <w:p w:rsidR="00481634" w:rsidDel="004666B9" w:rsidRDefault="00471D70">
      <w:pPr>
        <w:bidi/>
        <w:rPr>
          <w:del w:id="1021" w:author="ron gal" w:date="2017-03-04T17:51:00Z"/>
        </w:rPr>
      </w:pPr>
      <w:del w:id="1022" w:author="ron gal" w:date="2017-03-04T17:51:00Z">
        <w:r w:rsidDel="004666B9">
          <w:rPr>
            <w:sz w:val="28"/>
            <w:szCs w:val="28"/>
            <w:rtl/>
          </w:rPr>
          <w:delText>קונטרולרים (</w:delText>
        </w:r>
        <w:r w:rsidDel="004666B9">
          <w:rPr>
            <w:sz w:val="28"/>
            <w:szCs w:val="28"/>
          </w:rPr>
          <w:delText>Controllers)</w:delText>
        </w:r>
      </w:del>
    </w:p>
    <w:p w:rsidR="00481634" w:rsidDel="004666B9" w:rsidRDefault="00471D70">
      <w:pPr>
        <w:bidi/>
        <w:rPr>
          <w:del w:id="1023" w:author="ron gal" w:date="2017-03-04T17:51:00Z"/>
          <w:rtl/>
        </w:rPr>
        <w:pPrChange w:id="1024" w:author="ron gal" w:date="2017-03-04T15:21:00Z">
          <w:pPr>
            <w:bidi/>
          </w:pPr>
        </w:pPrChange>
      </w:pPr>
      <w:del w:id="1025" w:author="ron gal" w:date="2017-03-04T17:51:00Z">
        <w:r w:rsidDel="004666B9">
          <w:rPr>
            <w:sz w:val="24"/>
            <w:szCs w:val="24"/>
            <w:rtl/>
          </w:rPr>
          <w:delText xml:space="preserve">קבוצת מחלקות זו אחראית על חשיפת השירותים המוצעים באתר בממשק </w:delText>
        </w:r>
        <w:r w:rsidDel="004666B9">
          <w:rPr>
            <w:sz w:val="24"/>
            <w:szCs w:val="24"/>
          </w:rPr>
          <w:delText>REST</w:delText>
        </w:r>
        <w:r w:rsidDel="004666B9">
          <w:rPr>
            <w:sz w:val="24"/>
            <w:szCs w:val="24"/>
            <w:rtl/>
          </w:rPr>
          <w:delText>. כאשר נשלחת בקשה לשרת נבחרת הפונקציה בקונטרולר הרלוונטי בהתאם ל-</w:delText>
        </w:r>
        <w:r w:rsidDel="004666B9">
          <w:rPr>
            <w:sz w:val="24"/>
            <w:szCs w:val="24"/>
          </w:rPr>
          <w:delText>HTTP Verb</w:delText>
        </w:r>
        <w:r w:rsidDel="004666B9">
          <w:rPr>
            <w:sz w:val="24"/>
            <w:szCs w:val="24"/>
            <w:rtl/>
          </w:rPr>
          <w:delText xml:space="preserve"> בהתאם לשמות וערכי הפרמטרים של הבקשה. מגנון זה מובנה בתוך </w:delText>
        </w:r>
        <w:r w:rsidDel="004666B9">
          <w:rPr>
            <w:sz w:val="24"/>
            <w:szCs w:val="24"/>
          </w:rPr>
          <w:delText>Web API</w:delText>
        </w:r>
        <w:r w:rsidDel="004666B9">
          <w:rPr>
            <w:sz w:val="24"/>
            <w:szCs w:val="24"/>
            <w:rtl/>
          </w:rPr>
          <w:delText xml:space="preserve">. כתובת כל קונטרולר היא שמו ללא הסופית </w:delText>
        </w:r>
        <w:r w:rsidDel="004666B9">
          <w:rPr>
            <w:sz w:val="24"/>
            <w:szCs w:val="24"/>
          </w:rPr>
          <w:delText>Controller</w:delText>
        </w:r>
        <w:r w:rsidDel="004666B9">
          <w:rPr>
            <w:sz w:val="24"/>
            <w:szCs w:val="24"/>
            <w:rtl/>
          </w:rPr>
          <w:delText xml:space="preserve">, כלומר הכתובת היחסית של </w:delText>
        </w:r>
      </w:del>
      <w:del w:id="1026" w:author="ron gal" w:date="2017-03-04T15:21:00Z">
        <w:r w:rsidDel="000F3A1E">
          <w:rPr>
            <w:sz w:val="24"/>
            <w:szCs w:val="24"/>
          </w:rPr>
          <w:delText>OrdersController</w:delText>
        </w:r>
        <w:r w:rsidDel="000F3A1E">
          <w:rPr>
            <w:sz w:val="24"/>
            <w:szCs w:val="24"/>
            <w:rtl/>
          </w:rPr>
          <w:delText xml:space="preserve"> </w:delText>
        </w:r>
      </w:del>
      <w:del w:id="1027" w:author="ron gal" w:date="2017-03-04T17:51:00Z">
        <w:r w:rsidDel="004666B9">
          <w:rPr>
            <w:sz w:val="24"/>
            <w:szCs w:val="24"/>
            <w:rtl/>
          </w:rPr>
          <w:delText xml:space="preserve">תהיה </w:delText>
        </w:r>
        <w:r w:rsidDel="004666B9">
          <w:rPr>
            <w:sz w:val="24"/>
            <w:szCs w:val="24"/>
          </w:rPr>
          <w:delText>api/</w:delText>
        </w:r>
      </w:del>
      <w:del w:id="1028" w:author="ron gal" w:date="2017-03-04T15:21:00Z">
        <w:r w:rsidDel="000F3A1E">
          <w:rPr>
            <w:sz w:val="24"/>
            <w:szCs w:val="24"/>
          </w:rPr>
          <w:delText>orders</w:delText>
        </w:r>
      </w:del>
      <w:del w:id="1029" w:author="ron gal" w:date="2017-03-04T17:51:00Z">
        <w:r w:rsidDel="004666B9">
          <w:rPr>
            <w:sz w:val="24"/>
            <w:szCs w:val="24"/>
            <w:rtl/>
          </w:rPr>
          <w:delText>/, אם נשלח בקשה ל-</w:delText>
        </w:r>
        <w:r w:rsidDel="004666B9">
          <w:rPr>
            <w:sz w:val="24"/>
            <w:szCs w:val="24"/>
          </w:rPr>
          <w:delText>api/</w:delText>
        </w:r>
      </w:del>
      <w:del w:id="1030" w:author="ron gal" w:date="2017-03-04T15:21:00Z">
        <w:r w:rsidDel="000F3A1E">
          <w:rPr>
            <w:sz w:val="24"/>
            <w:szCs w:val="24"/>
          </w:rPr>
          <w:delText>orders</w:delText>
        </w:r>
      </w:del>
      <w:del w:id="1031" w:author="ron gal" w:date="2017-03-04T17:51:00Z">
        <w:r w:rsidDel="004666B9">
          <w:rPr>
            <w:sz w:val="24"/>
            <w:szCs w:val="24"/>
            <w:rtl/>
          </w:rPr>
          <w:delText xml:space="preserve">/3 עם פועל </w:delText>
        </w:r>
        <w:r w:rsidDel="004666B9">
          <w:rPr>
            <w:sz w:val="24"/>
            <w:szCs w:val="24"/>
          </w:rPr>
          <w:delText>HTTP</w:delText>
        </w:r>
        <w:r w:rsidDel="004666B9">
          <w:rPr>
            <w:sz w:val="24"/>
            <w:szCs w:val="24"/>
            <w:rtl/>
          </w:rPr>
          <w:delText xml:space="preserve"> מסוג </w:delText>
        </w:r>
        <w:r w:rsidDel="004666B9">
          <w:rPr>
            <w:sz w:val="24"/>
            <w:szCs w:val="24"/>
          </w:rPr>
          <w:delText>Get</w:delText>
        </w:r>
        <w:r w:rsidDel="004666B9">
          <w:rPr>
            <w:sz w:val="24"/>
            <w:szCs w:val="24"/>
            <w:rtl/>
          </w:rPr>
          <w:delText xml:space="preserve"> הפונקציה שתופעל בשרת תהיה (</w:delText>
        </w:r>
        <w:r w:rsidDel="004666B9">
          <w:rPr>
            <w:sz w:val="24"/>
            <w:szCs w:val="24"/>
          </w:rPr>
          <w:delText>Get(int id</w:delText>
        </w:r>
        <w:r w:rsidDel="004666B9">
          <w:rPr>
            <w:sz w:val="24"/>
            <w:szCs w:val="24"/>
            <w:rtl/>
          </w:rPr>
          <w:delText xml:space="preserve"> כאשר </w:delText>
        </w:r>
        <w:r w:rsidDel="004666B9">
          <w:rPr>
            <w:sz w:val="24"/>
            <w:szCs w:val="24"/>
          </w:rPr>
          <w:delText>id</w:delText>
        </w:r>
        <w:r w:rsidDel="004666B9">
          <w:rPr>
            <w:sz w:val="24"/>
            <w:szCs w:val="24"/>
            <w:rtl/>
          </w:rPr>
          <w:delText xml:space="preserve"> יקבל את הערך 3. חשוב להדגיש כי במחלקות אלו לא תתבצע לוגיקה, אלא הן יכילו </w:delText>
        </w:r>
      </w:del>
      <w:del w:id="1032" w:author="ron gal" w:date="2017-03-04T15:21:00Z">
        <w:r w:rsidDel="000F3A1E">
          <w:rPr>
            <w:sz w:val="24"/>
            <w:szCs w:val="24"/>
          </w:rPr>
          <w:delText>query processors</w:delText>
        </w:r>
      </w:del>
      <w:del w:id="1033" w:author="ron gal" w:date="2017-03-04T17:51:00Z">
        <w:r w:rsidDel="004666B9">
          <w:rPr>
            <w:sz w:val="24"/>
            <w:szCs w:val="24"/>
            <w:rtl/>
          </w:rPr>
          <w:delText xml:space="preserve"> מתאימים אשר יבצעו את הלוגיקה עבורן.</w:delText>
        </w:r>
      </w:del>
    </w:p>
    <w:p w:rsidR="00481634" w:rsidDel="004666B9" w:rsidRDefault="00481634">
      <w:pPr>
        <w:bidi/>
        <w:rPr>
          <w:del w:id="1034" w:author="ron gal" w:date="2017-03-04T17:51:00Z"/>
        </w:rPr>
      </w:pPr>
    </w:p>
    <w:p w:rsidR="00481634" w:rsidDel="004666B9" w:rsidRDefault="00471D70" w:rsidP="000F3A1E">
      <w:pPr>
        <w:bidi/>
        <w:rPr>
          <w:del w:id="1035" w:author="ron gal" w:date="2017-03-04T17:51:00Z"/>
        </w:rPr>
      </w:pPr>
      <w:del w:id="1036" w:author="ron gal" w:date="2017-03-04T17:51:00Z">
        <w:r w:rsidDel="004666B9">
          <w:rPr>
            <w:b/>
            <w:sz w:val="24"/>
            <w:szCs w:val="24"/>
            <w:rtl/>
          </w:rPr>
          <w:delText xml:space="preserve">מחלקת </w:delText>
        </w:r>
      </w:del>
      <w:del w:id="1037" w:author="ron gal" w:date="2017-03-04T15:22:00Z">
        <w:r w:rsidDel="000F3A1E">
          <w:rPr>
            <w:b/>
            <w:sz w:val="24"/>
            <w:szCs w:val="24"/>
          </w:rPr>
          <w:delText>CustomersController</w:delText>
        </w:r>
      </w:del>
    </w:p>
    <w:p w:rsidR="00481634" w:rsidDel="004666B9" w:rsidRDefault="00471D70">
      <w:pPr>
        <w:bidi/>
        <w:rPr>
          <w:del w:id="1038" w:author="ron gal" w:date="2017-03-04T17:51:00Z"/>
          <w:rtl/>
        </w:rPr>
        <w:pPrChange w:id="1039" w:author="ron gal" w:date="2017-03-04T15:38:00Z">
          <w:pPr>
            <w:bidi/>
          </w:pPr>
        </w:pPrChange>
      </w:pPr>
      <w:del w:id="1040" w:author="ron gal" w:date="2017-03-04T17:51:00Z">
        <w:r w:rsidDel="004666B9">
          <w:rPr>
            <w:sz w:val="24"/>
            <w:szCs w:val="24"/>
            <w:rtl/>
          </w:rPr>
          <w:delText>הקונטרולר יבצע פעולות חיפוש ושינוי פרטים</w:delText>
        </w:r>
      </w:del>
      <w:del w:id="1041" w:author="ron gal" w:date="2017-03-04T15:38:00Z">
        <w:r w:rsidDel="0096291C">
          <w:rPr>
            <w:sz w:val="24"/>
            <w:szCs w:val="24"/>
            <w:rtl/>
          </w:rPr>
          <w:delText>, חיפוש והקפאת לקוחות</w:delText>
        </w:r>
      </w:del>
      <w:del w:id="1042" w:author="ron gal" w:date="2017-03-04T17:51:00Z">
        <w:r w:rsidDel="004666B9">
          <w:rPr>
            <w:sz w:val="24"/>
            <w:szCs w:val="24"/>
            <w:rtl/>
          </w:rPr>
          <w:delText>. המחלקה תכיל את הפעולות הבאות:</w:delText>
        </w:r>
      </w:del>
    </w:p>
    <w:p w:rsidR="00481634" w:rsidDel="004666B9" w:rsidRDefault="00481634">
      <w:pPr>
        <w:bidi/>
        <w:rPr>
          <w:del w:id="1043" w:author="ron gal" w:date="2017-03-04T17:51:00Z"/>
        </w:rPr>
      </w:pPr>
    </w:p>
    <w:p w:rsidR="00481634" w:rsidRPr="000F3A1E" w:rsidDel="000F3A1E" w:rsidRDefault="00471D70">
      <w:pPr>
        <w:rPr>
          <w:del w:id="1044" w:author="ron gal" w:date="2017-03-04T15:22:00Z"/>
          <w:sz w:val="24"/>
          <w:szCs w:val="24"/>
          <w:rPrChange w:id="1045" w:author="ron gal" w:date="2017-03-04T15:37:00Z">
            <w:rPr>
              <w:del w:id="1046" w:author="ron gal" w:date="2017-03-04T15:22:00Z"/>
            </w:rPr>
          </w:rPrChange>
        </w:rPr>
      </w:pPr>
      <w:del w:id="1047" w:author="ron gal" w:date="2017-03-04T15:22:00Z">
        <w:r w:rsidDel="000F3A1E">
          <w:rPr>
            <w:sz w:val="24"/>
            <w:szCs w:val="24"/>
          </w:rPr>
          <w:delText xml:space="preserve"> IEnumerable&lt;DTOs.Customer&gt; Search(string firstName, string lastName, int? minAge, int? maxAge, int? regionId, int? customerId);</w:delText>
        </w:r>
      </w:del>
    </w:p>
    <w:p w:rsidR="00481634" w:rsidRPr="000F3A1E" w:rsidDel="000F3A1E" w:rsidRDefault="00481634">
      <w:pPr>
        <w:rPr>
          <w:del w:id="1048" w:author="ron gal" w:date="2017-03-04T15:22:00Z"/>
          <w:sz w:val="24"/>
          <w:szCs w:val="24"/>
          <w:rPrChange w:id="1049" w:author="ron gal" w:date="2017-03-04T15:37:00Z">
            <w:rPr>
              <w:del w:id="1050" w:author="ron gal" w:date="2017-03-04T15:22:00Z"/>
            </w:rPr>
          </w:rPrChange>
        </w:rPr>
      </w:pPr>
    </w:p>
    <w:p w:rsidR="00481634" w:rsidRPr="000F3A1E" w:rsidDel="000F3A1E" w:rsidRDefault="00471D70">
      <w:pPr>
        <w:rPr>
          <w:del w:id="1051" w:author="ron gal" w:date="2017-03-04T15:22:00Z"/>
          <w:sz w:val="24"/>
          <w:szCs w:val="24"/>
          <w:rPrChange w:id="1052" w:author="ron gal" w:date="2017-03-04T15:37:00Z">
            <w:rPr>
              <w:del w:id="1053" w:author="ron gal" w:date="2017-03-04T15:22:00Z"/>
            </w:rPr>
          </w:rPrChange>
        </w:rPr>
      </w:pPr>
      <w:del w:id="1054" w:author="ron gal" w:date="2017-03-04T15:22:00Z">
        <w:r w:rsidDel="000F3A1E">
          <w:rPr>
            <w:sz w:val="24"/>
            <w:szCs w:val="24"/>
          </w:rPr>
          <w:delText>DTOs.Customer Get(int id);</w:delText>
        </w:r>
      </w:del>
    </w:p>
    <w:p w:rsidR="00481634" w:rsidRPr="000F3A1E" w:rsidDel="000F3A1E" w:rsidRDefault="00481634">
      <w:pPr>
        <w:rPr>
          <w:del w:id="1055" w:author="ron gal" w:date="2017-03-04T15:22:00Z"/>
          <w:sz w:val="24"/>
          <w:szCs w:val="24"/>
          <w:rPrChange w:id="1056" w:author="ron gal" w:date="2017-03-04T15:37:00Z">
            <w:rPr>
              <w:del w:id="1057" w:author="ron gal" w:date="2017-03-04T15:22:00Z"/>
            </w:rPr>
          </w:rPrChange>
        </w:rPr>
      </w:pPr>
    </w:p>
    <w:p w:rsidR="00481634" w:rsidRPr="000F3A1E" w:rsidDel="000F3A1E" w:rsidRDefault="00471D70">
      <w:pPr>
        <w:rPr>
          <w:del w:id="1058" w:author="ron gal" w:date="2017-03-04T15:22:00Z"/>
          <w:sz w:val="24"/>
          <w:szCs w:val="24"/>
          <w:rPrChange w:id="1059" w:author="ron gal" w:date="2017-03-04T15:37:00Z">
            <w:rPr>
              <w:del w:id="1060" w:author="ron gal" w:date="2017-03-04T15:22:00Z"/>
            </w:rPr>
          </w:rPrChange>
        </w:rPr>
      </w:pPr>
      <w:del w:id="1061" w:author="ron gal" w:date="2017-03-04T15:22:00Z">
        <w:r w:rsidDel="000F3A1E">
          <w:rPr>
            <w:sz w:val="24"/>
            <w:szCs w:val="24"/>
          </w:rPr>
          <w:delText>DTOs.Customer Save([FromBody]DTOs.Customer customer);</w:delText>
        </w:r>
      </w:del>
    </w:p>
    <w:p w:rsidR="00481634" w:rsidRPr="000F3A1E" w:rsidDel="000F3A1E" w:rsidRDefault="00481634">
      <w:pPr>
        <w:rPr>
          <w:del w:id="1062" w:author="ron gal" w:date="2017-03-04T15:22:00Z"/>
          <w:sz w:val="24"/>
          <w:szCs w:val="24"/>
          <w:rPrChange w:id="1063" w:author="ron gal" w:date="2017-03-04T15:37:00Z">
            <w:rPr>
              <w:del w:id="1064" w:author="ron gal" w:date="2017-03-04T15:22:00Z"/>
            </w:rPr>
          </w:rPrChange>
        </w:rPr>
      </w:pPr>
    </w:p>
    <w:p w:rsidR="00481634" w:rsidRPr="000F3A1E" w:rsidDel="000F3A1E" w:rsidRDefault="00471D70">
      <w:pPr>
        <w:rPr>
          <w:del w:id="1065" w:author="ron gal" w:date="2017-03-04T15:22:00Z"/>
          <w:sz w:val="24"/>
          <w:szCs w:val="24"/>
          <w:rPrChange w:id="1066" w:author="ron gal" w:date="2017-03-04T15:37:00Z">
            <w:rPr>
              <w:del w:id="1067" w:author="ron gal" w:date="2017-03-04T15:22:00Z"/>
            </w:rPr>
          </w:rPrChange>
        </w:rPr>
      </w:pPr>
      <w:del w:id="1068" w:author="ron gal" w:date="2017-03-04T15:22:00Z">
        <w:r w:rsidDel="000F3A1E">
          <w:rPr>
            <w:sz w:val="24"/>
            <w:szCs w:val="24"/>
          </w:rPr>
          <w:delText>DTOs.Customer Update(int id, [FromBody]DTOs.Customer customer);</w:delText>
        </w:r>
      </w:del>
    </w:p>
    <w:p w:rsidR="000F3A1E" w:rsidRPr="000F3A1E" w:rsidDel="004666B9" w:rsidRDefault="000F3A1E">
      <w:pPr>
        <w:rPr>
          <w:del w:id="1069" w:author="ron gal" w:date="2017-03-04T17:51:00Z"/>
          <w:sz w:val="24"/>
          <w:szCs w:val="24"/>
          <w:rPrChange w:id="1070" w:author="ron gal" w:date="2017-03-04T15:37:00Z">
            <w:rPr>
              <w:del w:id="1071" w:author="ron gal" w:date="2017-03-04T17:51:00Z"/>
            </w:rPr>
          </w:rPrChange>
        </w:rPr>
      </w:pPr>
    </w:p>
    <w:p w:rsidR="00481634" w:rsidDel="004666B9" w:rsidRDefault="00481634">
      <w:pPr>
        <w:rPr>
          <w:del w:id="1072" w:author="ron gal" w:date="2017-03-04T17:51:00Z"/>
        </w:rPr>
      </w:pPr>
    </w:p>
    <w:p w:rsidR="00481634" w:rsidDel="004666B9" w:rsidRDefault="00471D70">
      <w:pPr>
        <w:bidi/>
        <w:rPr>
          <w:del w:id="1073" w:author="ron gal" w:date="2017-03-04T17:51:00Z"/>
        </w:rPr>
      </w:pPr>
      <w:del w:id="1074" w:author="ron gal" w:date="2017-03-04T17:51:00Z">
        <w:r w:rsidDel="004666B9">
          <w:rPr>
            <w:b/>
            <w:sz w:val="24"/>
            <w:szCs w:val="24"/>
            <w:rtl/>
          </w:rPr>
          <w:delText xml:space="preserve">מחלקת </w:delText>
        </w:r>
        <w:r w:rsidDel="004666B9">
          <w:rPr>
            <w:b/>
            <w:sz w:val="24"/>
            <w:szCs w:val="24"/>
          </w:rPr>
          <w:delText>LoginController</w:delText>
        </w:r>
      </w:del>
    </w:p>
    <w:p w:rsidR="00481634" w:rsidDel="004666B9" w:rsidRDefault="00471D70">
      <w:pPr>
        <w:bidi/>
        <w:rPr>
          <w:del w:id="1075" w:author="ron gal" w:date="2017-03-04T17:51:00Z"/>
        </w:rPr>
      </w:pPr>
      <w:del w:id="1076" w:author="ron gal" w:date="2017-03-04T17:51:00Z">
        <w:r w:rsidDel="004666B9">
          <w:rPr>
            <w:sz w:val="24"/>
            <w:szCs w:val="24"/>
            <w:rtl/>
          </w:rPr>
          <w:delText>הקונטרולר יבצע הרשמה והתחברות למערכת, תחזיר ללקוח את נתוני הלקוח המתחבר. המחלקה תזרוק שגיאות מתאימות של הרשאות במקרה של אי הצלחה. תכיל את הפועלות הבאות:</w:delText>
        </w:r>
      </w:del>
    </w:p>
    <w:p w:rsidR="00481634" w:rsidRPr="0096291C" w:rsidDel="0096291C" w:rsidRDefault="00471D70">
      <w:pPr>
        <w:rPr>
          <w:del w:id="1077" w:author="ron gal" w:date="2017-03-04T15:37:00Z"/>
          <w:sz w:val="24"/>
          <w:szCs w:val="24"/>
          <w:rPrChange w:id="1078" w:author="ron gal" w:date="2017-03-04T15:38:00Z">
            <w:rPr>
              <w:del w:id="1079" w:author="ron gal" w:date="2017-03-04T15:37:00Z"/>
            </w:rPr>
          </w:rPrChange>
        </w:rPr>
      </w:pPr>
      <w:del w:id="1080" w:author="ron gal" w:date="2017-03-04T15:37:00Z">
        <w:r w:rsidDel="0096291C">
          <w:rPr>
            <w:sz w:val="24"/>
            <w:szCs w:val="24"/>
          </w:rPr>
          <w:delText>LoginResponse Login(UserCredentials credentials)</w:delText>
        </w:r>
      </w:del>
    </w:p>
    <w:p w:rsidR="00481634" w:rsidRPr="0096291C" w:rsidDel="004666B9" w:rsidRDefault="00471D70">
      <w:pPr>
        <w:rPr>
          <w:del w:id="1081" w:author="ron gal" w:date="2017-03-04T17:51:00Z"/>
          <w:sz w:val="24"/>
          <w:szCs w:val="24"/>
          <w:rPrChange w:id="1082" w:author="ron gal" w:date="2017-03-04T15:38:00Z">
            <w:rPr>
              <w:del w:id="1083" w:author="ron gal" w:date="2017-03-04T17:51:00Z"/>
            </w:rPr>
          </w:rPrChange>
        </w:rPr>
      </w:pPr>
      <w:del w:id="1084" w:author="ron gal" w:date="2017-03-04T17:51:00Z">
        <w:r w:rsidDel="004666B9">
          <w:rPr>
            <w:sz w:val="24"/>
            <w:szCs w:val="24"/>
          </w:rPr>
          <w:delText xml:space="preserve"> </w:delText>
        </w:r>
      </w:del>
    </w:p>
    <w:p w:rsidR="00481634" w:rsidRPr="0096291C" w:rsidDel="0096291C" w:rsidRDefault="00471D70">
      <w:pPr>
        <w:rPr>
          <w:del w:id="1085" w:author="ron gal" w:date="2017-03-04T15:38:00Z"/>
          <w:sz w:val="24"/>
          <w:szCs w:val="24"/>
          <w:rPrChange w:id="1086" w:author="ron gal" w:date="2017-03-04T15:38:00Z">
            <w:rPr>
              <w:del w:id="1087" w:author="ron gal" w:date="2017-03-04T15:38:00Z"/>
            </w:rPr>
          </w:rPrChange>
        </w:rPr>
      </w:pPr>
      <w:del w:id="1088" w:author="ron gal" w:date="2017-03-04T15:38:00Z">
        <w:r w:rsidDel="0096291C">
          <w:rPr>
            <w:sz w:val="24"/>
            <w:szCs w:val="24"/>
          </w:rPr>
          <w:delText>RegistrationReponse Registration(DTOs.Customer customer)</w:delText>
        </w:r>
      </w:del>
    </w:p>
    <w:p w:rsidR="00481634" w:rsidRPr="0096291C" w:rsidDel="004666B9" w:rsidRDefault="00481634">
      <w:pPr>
        <w:rPr>
          <w:del w:id="1089" w:author="ron gal" w:date="2017-03-04T17:51:00Z"/>
          <w:sz w:val="24"/>
          <w:szCs w:val="24"/>
          <w:rPrChange w:id="1090" w:author="ron gal" w:date="2017-03-04T15:38:00Z">
            <w:rPr>
              <w:del w:id="1091" w:author="ron gal" w:date="2017-03-04T17:51:00Z"/>
            </w:rPr>
          </w:rPrChange>
        </w:rPr>
      </w:pPr>
    </w:p>
    <w:p w:rsidR="00481634" w:rsidDel="004666B9" w:rsidRDefault="00471D70">
      <w:pPr>
        <w:rPr>
          <w:del w:id="1092" w:author="ron gal" w:date="2017-03-04T17:51:00Z"/>
        </w:rPr>
      </w:pPr>
      <w:del w:id="1093" w:author="ron gal" w:date="2017-03-04T17:51:00Z">
        <w:r w:rsidDel="004666B9">
          <w:br w:type="page"/>
        </w:r>
      </w:del>
    </w:p>
    <w:p w:rsidR="00481634" w:rsidDel="004666B9" w:rsidRDefault="00481634">
      <w:pPr>
        <w:rPr>
          <w:del w:id="1094" w:author="ron gal" w:date="2017-03-04T17:51:00Z"/>
        </w:rPr>
      </w:pPr>
    </w:p>
    <w:p w:rsidR="00481634" w:rsidDel="004666B9" w:rsidRDefault="00471D70" w:rsidP="0096291C">
      <w:pPr>
        <w:bidi/>
        <w:rPr>
          <w:del w:id="1095" w:author="ron gal" w:date="2017-03-04T17:51:00Z"/>
        </w:rPr>
      </w:pPr>
      <w:del w:id="1096" w:author="ron gal" w:date="2017-03-04T17:51:00Z">
        <w:r w:rsidDel="004666B9">
          <w:rPr>
            <w:b/>
            <w:sz w:val="24"/>
            <w:szCs w:val="24"/>
            <w:rtl/>
          </w:rPr>
          <w:delText xml:space="preserve">מחלקת </w:delText>
        </w:r>
      </w:del>
      <w:del w:id="1097" w:author="ron gal" w:date="2017-03-04T15:38:00Z">
        <w:r w:rsidDel="0096291C">
          <w:rPr>
            <w:b/>
            <w:sz w:val="24"/>
            <w:szCs w:val="24"/>
          </w:rPr>
          <w:delText>EmployeesController</w:delText>
        </w:r>
      </w:del>
    </w:p>
    <w:p w:rsidR="00481634" w:rsidDel="004666B9" w:rsidRDefault="00471D70">
      <w:pPr>
        <w:bidi/>
        <w:rPr>
          <w:del w:id="1098" w:author="ron gal" w:date="2017-03-04T17:51:00Z"/>
        </w:rPr>
        <w:pPrChange w:id="1099" w:author="ron gal" w:date="2017-03-04T15:40:00Z">
          <w:pPr>
            <w:bidi/>
          </w:pPr>
        </w:pPrChange>
      </w:pPr>
      <w:del w:id="1100" w:author="ron gal" w:date="2017-03-04T17:51:00Z">
        <w:r w:rsidDel="004666B9">
          <w:rPr>
            <w:sz w:val="24"/>
            <w:szCs w:val="24"/>
            <w:rtl/>
          </w:rPr>
          <w:delText xml:space="preserve">הקונטרולר יבצע את הפעולות הקשורות לטיפול </w:delText>
        </w:r>
      </w:del>
      <w:del w:id="1101" w:author="ron gal" w:date="2017-03-04T15:39:00Z">
        <w:r w:rsidDel="0096291C">
          <w:rPr>
            <w:sz w:val="24"/>
            <w:szCs w:val="24"/>
            <w:rtl/>
          </w:rPr>
          <w:delText>במשתמשים מסוג עובדים: שליפה, הוספה, שינוי ומחיקה</w:delText>
        </w:r>
      </w:del>
      <w:del w:id="1102" w:author="ron gal" w:date="2017-03-04T17:51:00Z">
        <w:r w:rsidDel="004666B9">
          <w:rPr>
            <w:sz w:val="24"/>
            <w:szCs w:val="24"/>
            <w:rtl/>
          </w:rPr>
          <w:delText>. המחלקה תכיל את הפעולות הבאות:</w:delText>
        </w:r>
      </w:del>
    </w:p>
    <w:p w:rsidR="00481634" w:rsidDel="004666B9" w:rsidRDefault="00481634">
      <w:pPr>
        <w:bidi/>
        <w:rPr>
          <w:del w:id="1103" w:author="ron gal" w:date="2017-03-04T17:51:00Z"/>
        </w:rPr>
      </w:pPr>
    </w:p>
    <w:p w:rsidR="00481634" w:rsidRPr="0096291C" w:rsidDel="0096291C" w:rsidRDefault="00471D70">
      <w:pPr>
        <w:rPr>
          <w:del w:id="1104" w:author="ron gal" w:date="2017-03-04T15:39:00Z"/>
          <w:sz w:val="24"/>
          <w:szCs w:val="24"/>
          <w:rPrChange w:id="1105" w:author="ron gal" w:date="2017-03-04T15:39:00Z">
            <w:rPr>
              <w:del w:id="1106" w:author="ron gal" w:date="2017-03-04T15:39:00Z"/>
            </w:rPr>
          </w:rPrChange>
        </w:rPr>
      </w:pPr>
      <w:del w:id="1107" w:author="ron gal" w:date="2017-03-04T15:39:00Z">
        <w:r w:rsidDel="0096291C">
          <w:rPr>
            <w:sz w:val="24"/>
            <w:szCs w:val="24"/>
          </w:rPr>
          <w:delText>public IEnumerable&lt;DTOs.Employee&gt; Search(string firstName, string lastName, int eMail, int id);</w:delText>
        </w:r>
      </w:del>
    </w:p>
    <w:p w:rsidR="00481634" w:rsidRPr="0096291C" w:rsidDel="0096291C" w:rsidRDefault="00481634">
      <w:pPr>
        <w:rPr>
          <w:del w:id="1108" w:author="ron gal" w:date="2017-03-04T15:39:00Z"/>
          <w:sz w:val="24"/>
          <w:szCs w:val="24"/>
          <w:rPrChange w:id="1109" w:author="ron gal" w:date="2017-03-04T15:39:00Z">
            <w:rPr>
              <w:del w:id="1110" w:author="ron gal" w:date="2017-03-04T15:39:00Z"/>
            </w:rPr>
          </w:rPrChange>
        </w:rPr>
      </w:pPr>
    </w:p>
    <w:p w:rsidR="00481634" w:rsidRPr="0096291C" w:rsidDel="0096291C" w:rsidRDefault="00471D70">
      <w:pPr>
        <w:rPr>
          <w:del w:id="1111" w:author="ron gal" w:date="2017-03-04T15:39:00Z"/>
          <w:sz w:val="24"/>
          <w:szCs w:val="24"/>
          <w:rPrChange w:id="1112" w:author="ron gal" w:date="2017-03-04T15:39:00Z">
            <w:rPr>
              <w:del w:id="1113" w:author="ron gal" w:date="2017-03-04T15:39:00Z"/>
            </w:rPr>
          </w:rPrChange>
        </w:rPr>
      </w:pPr>
      <w:del w:id="1114" w:author="ron gal" w:date="2017-03-04T15:39:00Z">
        <w:r w:rsidDel="0096291C">
          <w:rPr>
            <w:sz w:val="24"/>
            <w:szCs w:val="24"/>
          </w:rPr>
          <w:delText>public DTOs.Employee Get(int id);</w:delText>
        </w:r>
      </w:del>
    </w:p>
    <w:p w:rsidR="00481634" w:rsidRPr="0096291C" w:rsidDel="0096291C" w:rsidRDefault="00481634">
      <w:pPr>
        <w:rPr>
          <w:del w:id="1115" w:author="ron gal" w:date="2017-03-04T15:39:00Z"/>
          <w:sz w:val="24"/>
          <w:szCs w:val="24"/>
          <w:rPrChange w:id="1116" w:author="ron gal" w:date="2017-03-04T15:39:00Z">
            <w:rPr>
              <w:del w:id="1117" w:author="ron gal" w:date="2017-03-04T15:39:00Z"/>
            </w:rPr>
          </w:rPrChange>
        </w:rPr>
      </w:pPr>
    </w:p>
    <w:p w:rsidR="00481634" w:rsidRPr="0096291C" w:rsidDel="0096291C" w:rsidRDefault="00471D70">
      <w:pPr>
        <w:rPr>
          <w:del w:id="1118" w:author="ron gal" w:date="2017-03-04T15:39:00Z"/>
          <w:sz w:val="24"/>
          <w:szCs w:val="24"/>
          <w:rPrChange w:id="1119" w:author="ron gal" w:date="2017-03-04T15:39:00Z">
            <w:rPr>
              <w:del w:id="1120" w:author="ron gal" w:date="2017-03-04T15:39:00Z"/>
            </w:rPr>
          </w:rPrChange>
        </w:rPr>
      </w:pPr>
      <w:del w:id="1121" w:author="ron gal" w:date="2017-03-04T15:39:00Z">
        <w:r w:rsidDel="0096291C">
          <w:rPr>
            <w:sz w:val="24"/>
            <w:szCs w:val="24"/>
          </w:rPr>
          <w:delText>public DTOs.Employee Save(DTOs.Employees employees);</w:delText>
        </w:r>
      </w:del>
    </w:p>
    <w:p w:rsidR="00481634" w:rsidRPr="0096291C" w:rsidDel="0096291C" w:rsidRDefault="00481634">
      <w:pPr>
        <w:rPr>
          <w:del w:id="1122" w:author="ron gal" w:date="2017-03-04T15:39:00Z"/>
          <w:sz w:val="24"/>
          <w:szCs w:val="24"/>
          <w:rPrChange w:id="1123" w:author="ron gal" w:date="2017-03-04T15:39:00Z">
            <w:rPr>
              <w:del w:id="1124" w:author="ron gal" w:date="2017-03-04T15:39:00Z"/>
            </w:rPr>
          </w:rPrChange>
        </w:rPr>
      </w:pPr>
    </w:p>
    <w:p w:rsidR="00481634" w:rsidRPr="0096291C" w:rsidDel="0096291C" w:rsidRDefault="00471D70">
      <w:pPr>
        <w:rPr>
          <w:del w:id="1125" w:author="ron gal" w:date="2017-03-04T15:39:00Z"/>
          <w:sz w:val="24"/>
          <w:szCs w:val="24"/>
          <w:rPrChange w:id="1126" w:author="ron gal" w:date="2017-03-04T15:39:00Z">
            <w:rPr>
              <w:del w:id="1127" w:author="ron gal" w:date="2017-03-04T15:39:00Z"/>
            </w:rPr>
          </w:rPrChange>
        </w:rPr>
      </w:pPr>
      <w:del w:id="1128" w:author="ron gal" w:date="2017-03-04T15:39:00Z">
        <w:r w:rsidDel="0096291C">
          <w:rPr>
            <w:sz w:val="24"/>
            <w:szCs w:val="24"/>
          </w:rPr>
          <w:delText>public DTOs.Employee Update(int id, DTOs.Employees employees);</w:delText>
        </w:r>
      </w:del>
    </w:p>
    <w:p w:rsidR="00481634" w:rsidRPr="0096291C" w:rsidDel="0096291C" w:rsidRDefault="00481634">
      <w:pPr>
        <w:rPr>
          <w:del w:id="1129" w:author="ron gal" w:date="2017-03-04T15:39:00Z"/>
          <w:sz w:val="24"/>
          <w:szCs w:val="24"/>
          <w:rPrChange w:id="1130" w:author="ron gal" w:date="2017-03-04T15:39:00Z">
            <w:rPr>
              <w:del w:id="1131" w:author="ron gal" w:date="2017-03-04T15:39:00Z"/>
            </w:rPr>
          </w:rPrChange>
        </w:rPr>
      </w:pPr>
    </w:p>
    <w:p w:rsidR="00481634" w:rsidRPr="0096291C" w:rsidDel="0096291C" w:rsidRDefault="00471D70">
      <w:pPr>
        <w:rPr>
          <w:del w:id="1132" w:author="ron gal" w:date="2017-03-04T15:39:00Z"/>
          <w:sz w:val="24"/>
          <w:szCs w:val="24"/>
          <w:rPrChange w:id="1133" w:author="ron gal" w:date="2017-03-04T15:39:00Z">
            <w:rPr>
              <w:del w:id="1134" w:author="ron gal" w:date="2017-03-04T15:39:00Z"/>
            </w:rPr>
          </w:rPrChange>
        </w:rPr>
      </w:pPr>
      <w:del w:id="1135" w:author="ron gal" w:date="2017-03-04T15:39:00Z">
        <w:r w:rsidDel="0096291C">
          <w:rPr>
            <w:sz w:val="24"/>
            <w:szCs w:val="24"/>
          </w:rPr>
          <w:delText>public void Delete(int id);</w:delText>
        </w:r>
      </w:del>
    </w:p>
    <w:p w:rsidR="0096291C" w:rsidRPr="0096291C" w:rsidDel="004666B9" w:rsidRDefault="0096291C">
      <w:pPr>
        <w:rPr>
          <w:del w:id="1136" w:author="ron gal" w:date="2017-03-04T17:51:00Z"/>
          <w:sz w:val="24"/>
          <w:szCs w:val="24"/>
          <w:rPrChange w:id="1137" w:author="ron gal" w:date="2017-03-04T15:39:00Z">
            <w:rPr>
              <w:del w:id="1138" w:author="ron gal" w:date="2017-03-04T17:51:00Z"/>
            </w:rPr>
          </w:rPrChange>
        </w:rPr>
        <w:pPrChange w:id="1139" w:author="ron gal" w:date="2017-03-04T15:39:00Z">
          <w:pPr>
            <w:bidi/>
          </w:pPr>
        </w:pPrChange>
      </w:pPr>
    </w:p>
    <w:p w:rsidR="00481634" w:rsidDel="004666B9" w:rsidRDefault="00471D70" w:rsidP="0096291C">
      <w:pPr>
        <w:bidi/>
        <w:rPr>
          <w:del w:id="1140" w:author="ron gal" w:date="2017-03-04T17:51:00Z"/>
        </w:rPr>
      </w:pPr>
      <w:del w:id="1141" w:author="ron gal" w:date="2017-03-04T17:51:00Z">
        <w:r w:rsidDel="004666B9">
          <w:rPr>
            <w:b/>
            <w:sz w:val="24"/>
            <w:szCs w:val="24"/>
            <w:rtl/>
          </w:rPr>
          <w:delText xml:space="preserve">מחלקת </w:delText>
        </w:r>
      </w:del>
      <w:del w:id="1142" w:author="ron gal" w:date="2017-03-04T15:42:00Z">
        <w:r w:rsidDel="0096291C">
          <w:rPr>
            <w:b/>
            <w:sz w:val="24"/>
            <w:szCs w:val="24"/>
          </w:rPr>
          <w:delText>FieldsController</w:delText>
        </w:r>
      </w:del>
    </w:p>
    <w:p w:rsidR="00481634" w:rsidDel="004666B9" w:rsidRDefault="00471D70">
      <w:pPr>
        <w:bidi/>
        <w:rPr>
          <w:del w:id="1143" w:author="ron gal" w:date="2017-03-04T17:51:00Z"/>
        </w:rPr>
        <w:pPrChange w:id="1144" w:author="ron gal" w:date="2017-03-04T15:44:00Z">
          <w:pPr>
            <w:bidi/>
          </w:pPr>
        </w:pPrChange>
      </w:pPr>
      <w:del w:id="1145" w:author="ron gal" w:date="2017-03-04T17:51:00Z">
        <w:r w:rsidDel="004666B9">
          <w:rPr>
            <w:sz w:val="24"/>
            <w:szCs w:val="24"/>
            <w:rtl/>
          </w:rPr>
          <w:delText xml:space="preserve">הקונטרולר יבצע את הפעולות הקשורות לטיפול </w:delText>
        </w:r>
      </w:del>
      <w:del w:id="1146" w:author="ron gal" w:date="2017-03-04T15:44:00Z">
        <w:r w:rsidDel="0096291C">
          <w:rPr>
            <w:sz w:val="24"/>
            <w:szCs w:val="24"/>
            <w:rtl/>
          </w:rPr>
          <w:delText>במגרשים: שליפה, הוספה, שינוי ומחיקה</w:delText>
        </w:r>
      </w:del>
      <w:del w:id="1147" w:author="ron gal" w:date="2017-03-04T17:51:00Z">
        <w:r w:rsidDel="004666B9">
          <w:rPr>
            <w:sz w:val="24"/>
            <w:szCs w:val="24"/>
            <w:rtl/>
          </w:rPr>
          <w:delText>. המחלקה תכיל את הפעולות הבאות:</w:delText>
        </w:r>
      </w:del>
    </w:p>
    <w:p w:rsidR="00481634" w:rsidDel="004666B9" w:rsidRDefault="00481634">
      <w:pPr>
        <w:bidi/>
        <w:rPr>
          <w:del w:id="1148" w:author="ron gal" w:date="2017-03-04T17:51:00Z"/>
        </w:rPr>
      </w:pPr>
    </w:p>
    <w:p w:rsidR="00481634" w:rsidRPr="0096291C" w:rsidDel="0096291C" w:rsidRDefault="00471D70">
      <w:pPr>
        <w:rPr>
          <w:del w:id="1149" w:author="ron gal" w:date="2017-03-04T15:44:00Z"/>
          <w:sz w:val="24"/>
          <w:szCs w:val="24"/>
          <w:rPrChange w:id="1150" w:author="ron gal" w:date="2017-03-04T15:44:00Z">
            <w:rPr>
              <w:del w:id="1151" w:author="ron gal" w:date="2017-03-04T15:44:00Z"/>
            </w:rPr>
          </w:rPrChange>
        </w:rPr>
      </w:pPr>
      <w:del w:id="1152" w:author="ron gal" w:date="2017-03-04T15:44:00Z">
        <w:r w:rsidDel="0096291C">
          <w:rPr>
            <w:sz w:val="24"/>
            <w:szCs w:val="24"/>
          </w:rPr>
          <w:delText>IEnumerable&lt;DTOs.Employee&gt; Search(string firstName, string lastName, string eMail, int? id)</w:delText>
        </w:r>
      </w:del>
    </w:p>
    <w:p w:rsidR="00481634" w:rsidRPr="0096291C" w:rsidDel="0096291C" w:rsidRDefault="00481634">
      <w:pPr>
        <w:rPr>
          <w:del w:id="1153" w:author="ron gal" w:date="2017-03-04T15:44:00Z"/>
          <w:sz w:val="24"/>
          <w:szCs w:val="24"/>
          <w:rPrChange w:id="1154" w:author="ron gal" w:date="2017-03-04T15:44:00Z">
            <w:rPr>
              <w:del w:id="1155" w:author="ron gal" w:date="2017-03-04T15:44:00Z"/>
            </w:rPr>
          </w:rPrChange>
        </w:rPr>
      </w:pPr>
    </w:p>
    <w:p w:rsidR="00481634" w:rsidRPr="0096291C" w:rsidDel="0096291C" w:rsidRDefault="00471D70">
      <w:pPr>
        <w:rPr>
          <w:del w:id="1156" w:author="ron gal" w:date="2017-03-04T15:44:00Z"/>
          <w:sz w:val="24"/>
          <w:szCs w:val="24"/>
          <w:rPrChange w:id="1157" w:author="ron gal" w:date="2017-03-04T15:44:00Z">
            <w:rPr>
              <w:del w:id="1158" w:author="ron gal" w:date="2017-03-04T15:44:00Z"/>
            </w:rPr>
          </w:rPrChange>
        </w:rPr>
      </w:pPr>
      <w:del w:id="1159" w:author="ron gal" w:date="2017-03-04T15:44:00Z">
        <w:r w:rsidDel="0096291C">
          <w:rPr>
            <w:sz w:val="24"/>
            <w:szCs w:val="24"/>
          </w:rPr>
          <w:delText>DTOs.Employee Get(int id)</w:delText>
        </w:r>
      </w:del>
    </w:p>
    <w:p w:rsidR="00481634" w:rsidRPr="0096291C" w:rsidDel="0096291C" w:rsidRDefault="00481634">
      <w:pPr>
        <w:rPr>
          <w:del w:id="1160" w:author="ron gal" w:date="2017-03-04T15:44:00Z"/>
          <w:sz w:val="24"/>
          <w:szCs w:val="24"/>
          <w:rPrChange w:id="1161" w:author="ron gal" w:date="2017-03-04T15:44:00Z">
            <w:rPr>
              <w:del w:id="1162" w:author="ron gal" w:date="2017-03-04T15:44:00Z"/>
            </w:rPr>
          </w:rPrChange>
        </w:rPr>
      </w:pPr>
    </w:p>
    <w:p w:rsidR="00481634" w:rsidRPr="0096291C" w:rsidDel="0096291C" w:rsidRDefault="00471D70">
      <w:pPr>
        <w:rPr>
          <w:del w:id="1163" w:author="ron gal" w:date="2017-03-04T15:44:00Z"/>
          <w:sz w:val="24"/>
          <w:szCs w:val="24"/>
          <w:rPrChange w:id="1164" w:author="ron gal" w:date="2017-03-04T15:44:00Z">
            <w:rPr>
              <w:del w:id="1165" w:author="ron gal" w:date="2017-03-04T15:44:00Z"/>
            </w:rPr>
          </w:rPrChange>
        </w:rPr>
      </w:pPr>
      <w:del w:id="1166" w:author="ron gal" w:date="2017-03-04T15:44:00Z">
        <w:r w:rsidDel="0096291C">
          <w:rPr>
            <w:sz w:val="24"/>
            <w:szCs w:val="24"/>
          </w:rPr>
          <w:delText>DTOs.Employee Save([FromBody]DTOs.Employee employee)</w:delText>
        </w:r>
      </w:del>
    </w:p>
    <w:p w:rsidR="00481634" w:rsidRPr="0096291C" w:rsidDel="0096291C" w:rsidRDefault="00481634">
      <w:pPr>
        <w:rPr>
          <w:del w:id="1167" w:author="ron gal" w:date="2017-03-04T15:44:00Z"/>
          <w:sz w:val="24"/>
          <w:szCs w:val="24"/>
          <w:rPrChange w:id="1168" w:author="ron gal" w:date="2017-03-04T15:44:00Z">
            <w:rPr>
              <w:del w:id="1169" w:author="ron gal" w:date="2017-03-04T15:44:00Z"/>
            </w:rPr>
          </w:rPrChange>
        </w:rPr>
      </w:pPr>
    </w:p>
    <w:p w:rsidR="00481634" w:rsidRPr="0096291C" w:rsidDel="0096291C" w:rsidRDefault="00471D70">
      <w:pPr>
        <w:rPr>
          <w:del w:id="1170" w:author="ron gal" w:date="2017-03-04T15:44:00Z"/>
          <w:sz w:val="24"/>
          <w:szCs w:val="24"/>
          <w:rPrChange w:id="1171" w:author="ron gal" w:date="2017-03-04T15:44:00Z">
            <w:rPr>
              <w:del w:id="1172" w:author="ron gal" w:date="2017-03-04T15:44:00Z"/>
            </w:rPr>
          </w:rPrChange>
        </w:rPr>
      </w:pPr>
      <w:del w:id="1173" w:author="ron gal" w:date="2017-03-04T15:44:00Z">
        <w:r w:rsidDel="0096291C">
          <w:rPr>
            <w:sz w:val="24"/>
            <w:szCs w:val="24"/>
          </w:rPr>
          <w:delText>DTOs.Employee Update([FromUri]int id, [FromBody]DTOs.Employee employee)</w:delText>
        </w:r>
      </w:del>
    </w:p>
    <w:p w:rsidR="00481634" w:rsidRPr="0096291C" w:rsidDel="0096291C" w:rsidRDefault="00481634">
      <w:pPr>
        <w:rPr>
          <w:del w:id="1174" w:author="ron gal" w:date="2017-03-04T15:44:00Z"/>
          <w:sz w:val="24"/>
          <w:szCs w:val="24"/>
          <w:rPrChange w:id="1175" w:author="ron gal" w:date="2017-03-04T15:44:00Z">
            <w:rPr>
              <w:del w:id="1176" w:author="ron gal" w:date="2017-03-04T15:44:00Z"/>
            </w:rPr>
          </w:rPrChange>
        </w:rPr>
      </w:pPr>
    </w:p>
    <w:p w:rsidR="00481634" w:rsidRPr="0096291C" w:rsidDel="0096291C" w:rsidRDefault="00471D70">
      <w:pPr>
        <w:rPr>
          <w:del w:id="1177" w:author="ron gal" w:date="2017-03-04T15:44:00Z"/>
          <w:sz w:val="24"/>
          <w:szCs w:val="24"/>
          <w:rPrChange w:id="1178" w:author="ron gal" w:date="2017-03-04T15:44:00Z">
            <w:rPr>
              <w:del w:id="1179" w:author="ron gal" w:date="2017-03-04T15:44:00Z"/>
            </w:rPr>
          </w:rPrChange>
        </w:rPr>
      </w:pPr>
      <w:del w:id="1180" w:author="ron gal" w:date="2017-03-04T15:44:00Z">
        <w:r w:rsidDel="0096291C">
          <w:rPr>
            <w:sz w:val="24"/>
            <w:szCs w:val="24"/>
          </w:rPr>
          <w:delText>void Delete([FromUri]int id)</w:delText>
        </w:r>
      </w:del>
    </w:p>
    <w:p w:rsidR="00481634" w:rsidRPr="0096291C" w:rsidDel="004666B9" w:rsidRDefault="00481634">
      <w:pPr>
        <w:rPr>
          <w:del w:id="1181" w:author="ron gal" w:date="2017-03-04T17:51:00Z"/>
          <w:sz w:val="24"/>
          <w:szCs w:val="24"/>
          <w:rPrChange w:id="1182" w:author="ron gal" w:date="2017-03-04T15:44:00Z">
            <w:rPr>
              <w:del w:id="1183" w:author="ron gal" w:date="2017-03-04T17:51:00Z"/>
            </w:rPr>
          </w:rPrChange>
        </w:rPr>
      </w:pPr>
    </w:p>
    <w:p w:rsidR="00481634" w:rsidDel="004666B9" w:rsidRDefault="00481634">
      <w:pPr>
        <w:bidi/>
        <w:rPr>
          <w:del w:id="1184" w:author="ron gal" w:date="2017-03-04T17:51:00Z"/>
        </w:rPr>
      </w:pPr>
    </w:p>
    <w:p w:rsidR="00481634" w:rsidDel="004666B9" w:rsidRDefault="00481634">
      <w:pPr>
        <w:bidi/>
        <w:rPr>
          <w:del w:id="1185" w:author="ron gal" w:date="2017-03-04T17:51:00Z"/>
        </w:rPr>
      </w:pPr>
    </w:p>
    <w:p w:rsidR="00481634" w:rsidDel="004666B9" w:rsidRDefault="00481634">
      <w:pPr>
        <w:bidi/>
        <w:rPr>
          <w:del w:id="1186" w:author="ron gal" w:date="2017-03-04T17:51:00Z"/>
        </w:rPr>
      </w:pPr>
    </w:p>
    <w:p w:rsidR="00481634" w:rsidDel="004666B9" w:rsidRDefault="00471D70">
      <w:pPr>
        <w:rPr>
          <w:del w:id="1187" w:author="ron gal" w:date="2017-03-04T17:51:00Z"/>
        </w:rPr>
      </w:pPr>
      <w:del w:id="1188" w:author="ron gal" w:date="2017-03-04T17:51:00Z">
        <w:r w:rsidDel="004666B9">
          <w:br w:type="page"/>
        </w:r>
      </w:del>
    </w:p>
    <w:p w:rsidR="00481634" w:rsidDel="004666B9" w:rsidRDefault="00481634">
      <w:pPr>
        <w:bidi/>
        <w:rPr>
          <w:del w:id="1189" w:author="ron gal" w:date="2017-03-04T17:51:00Z"/>
        </w:rPr>
      </w:pPr>
    </w:p>
    <w:p w:rsidR="00481634" w:rsidDel="004666B9" w:rsidRDefault="00471D70" w:rsidP="0096291C">
      <w:pPr>
        <w:bidi/>
        <w:rPr>
          <w:del w:id="1190" w:author="ron gal" w:date="2017-03-04T17:51:00Z"/>
        </w:rPr>
      </w:pPr>
      <w:del w:id="1191" w:author="ron gal" w:date="2017-03-04T17:51:00Z">
        <w:r w:rsidDel="004666B9">
          <w:rPr>
            <w:b/>
            <w:sz w:val="24"/>
            <w:szCs w:val="24"/>
            <w:rtl/>
          </w:rPr>
          <w:delText xml:space="preserve">מחלקת </w:delText>
        </w:r>
      </w:del>
      <w:del w:id="1192" w:author="ron gal" w:date="2017-03-04T15:42:00Z">
        <w:r w:rsidDel="0096291C">
          <w:rPr>
            <w:b/>
            <w:sz w:val="24"/>
            <w:szCs w:val="24"/>
          </w:rPr>
          <w:delText>OrdersController</w:delText>
        </w:r>
      </w:del>
    </w:p>
    <w:p w:rsidR="00481634" w:rsidRPr="0096291C" w:rsidDel="0096291C" w:rsidRDefault="00471D70">
      <w:pPr>
        <w:bidi/>
        <w:rPr>
          <w:del w:id="1193" w:author="ron gal" w:date="2017-03-04T15:44:00Z"/>
        </w:rPr>
        <w:pPrChange w:id="1194" w:author="ron gal" w:date="2017-03-04T15:43:00Z">
          <w:pPr>
            <w:bidi/>
          </w:pPr>
        </w:pPrChange>
      </w:pPr>
      <w:del w:id="1195" w:author="ron gal" w:date="2017-03-04T17:51:00Z">
        <w:r w:rsidDel="004666B9">
          <w:rPr>
            <w:sz w:val="24"/>
            <w:szCs w:val="24"/>
            <w:rtl/>
          </w:rPr>
          <w:delText xml:space="preserve">הקונטרולר יבצע את כלל </w:delText>
        </w:r>
      </w:del>
      <w:del w:id="1196" w:author="ron gal" w:date="2017-03-04T15:42:00Z">
        <w:r w:rsidDel="0096291C">
          <w:rPr>
            <w:sz w:val="24"/>
            <w:szCs w:val="24"/>
            <w:rtl/>
          </w:rPr>
          <w:delText xml:space="preserve">הפועלות הקשורות להזמנה ובניהן הפעולות </w:delText>
        </w:r>
      </w:del>
      <w:del w:id="1197" w:author="ron gal" w:date="2017-03-04T17:51:00Z">
        <w:r w:rsidDel="004666B9">
          <w:rPr>
            <w:sz w:val="24"/>
            <w:szCs w:val="24"/>
            <w:rtl/>
          </w:rPr>
          <w:delText xml:space="preserve">קשורות </w:delText>
        </w:r>
      </w:del>
      <w:del w:id="1198" w:author="ron gal" w:date="2017-03-04T15:43:00Z">
        <w:r w:rsidDel="0096291C">
          <w:rPr>
            <w:sz w:val="24"/>
            <w:szCs w:val="24"/>
            <w:rtl/>
          </w:rPr>
          <w:delText>להצטרפות שחקנים אחרים להזמנה קיימת</w:delText>
        </w:r>
      </w:del>
      <w:del w:id="1199" w:author="ron gal" w:date="2017-03-04T17:51:00Z">
        <w:r w:rsidDel="004666B9">
          <w:rPr>
            <w:sz w:val="24"/>
            <w:szCs w:val="24"/>
            <w:rtl/>
          </w:rPr>
          <w:delText>.</w:delText>
        </w:r>
      </w:del>
    </w:p>
    <w:p w:rsidR="00481634" w:rsidRPr="0096291C" w:rsidDel="0096291C" w:rsidRDefault="00471D70">
      <w:pPr>
        <w:rPr>
          <w:del w:id="1200" w:author="ron gal" w:date="2017-03-04T15:43:00Z"/>
          <w:sz w:val="24"/>
          <w:szCs w:val="24"/>
          <w:rPrChange w:id="1201" w:author="ron gal" w:date="2017-03-04T15:43:00Z">
            <w:rPr>
              <w:del w:id="1202" w:author="ron gal" w:date="2017-03-04T15:43:00Z"/>
            </w:rPr>
          </w:rPrChange>
        </w:rPr>
      </w:pPr>
      <w:del w:id="1203" w:author="ron gal" w:date="2017-03-04T15:43:00Z">
        <w:r w:rsidDel="0096291C">
          <w:rPr>
            <w:sz w:val="24"/>
            <w:szCs w:val="24"/>
          </w:rPr>
          <w:delText>List&lt;DTOs.Order&gt; SearchMyOrders(int? orderId, int? orderStatusId, int? fieldId, string fieldName, DateTime? fromDate, DateTime? untilDate);</w:delText>
        </w:r>
      </w:del>
    </w:p>
    <w:p w:rsidR="00481634" w:rsidRPr="0096291C" w:rsidDel="0096291C" w:rsidRDefault="00481634">
      <w:pPr>
        <w:rPr>
          <w:del w:id="1204" w:author="ron gal" w:date="2017-03-04T15:43:00Z"/>
          <w:sz w:val="24"/>
          <w:szCs w:val="24"/>
          <w:rPrChange w:id="1205" w:author="ron gal" w:date="2017-03-04T15:43:00Z">
            <w:rPr>
              <w:del w:id="1206" w:author="ron gal" w:date="2017-03-04T15:43:00Z"/>
            </w:rPr>
          </w:rPrChange>
        </w:rPr>
        <w:pPrChange w:id="1207" w:author="ron gal" w:date="2017-03-04T15:43:00Z">
          <w:pPr>
            <w:ind w:left="1440"/>
          </w:pPr>
        </w:pPrChange>
      </w:pPr>
    </w:p>
    <w:p w:rsidR="00481634" w:rsidRPr="0096291C" w:rsidDel="0096291C" w:rsidRDefault="00471D70">
      <w:pPr>
        <w:rPr>
          <w:del w:id="1208" w:author="ron gal" w:date="2017-03-04T15:43:00Z"/>
          <w:sz w:val="24"/>
          <w:szCs w:val="24"/>
          <w:rPrChange w:id="1209" w:author="ron gal" w:date="2017-03-04T15:43:00Z">
            <w:rPr>
              <w:del w:id="1210" w:author="ron gal" w:date="2017-03-04T15:43:00Z"/>
            </w:rPr>
          </w:rPrChange>
        </w:rPr>
      </w:pPr>
      <w:del w:id="1211" w:author="ron gal" w:date="2017-03-04T15:43:00Z">
        <w:r w:rsidDel="0096291C">
          <w:rPr>
            <w:sz w:val="24"/>
            <w:szCs w:val="24"/>
          </w:rPr>
          <w:delText>List&lt;DTOs.Order&gt; Search(int? orderId, int? ownerId, string ownerName, int? orderStatusId, int? fieldId, string fieldName, DateTime? fromDate, DateTime? untilDate);</w:delText>
        </w:r>
      </w:del>
    </w:p>
    <w:p w:rsidR="00481634" w:rsidRPr="0096291C" w:rsidDel="0096291C" w:rsidRDefault="00471D70">
      <w:pPr>
        <w:rPr>
          <w:del w:id="1212" w:author="ron gal" w:date="2017-03-04T15:43:00Z"/>
          <w:sz w:val="24"/>
          <w:szCs w:val="24"/>
          <w:rPrChange w:id="1213" w:author="ron gal" w:date="2017-03-04T15:43:00Z">
            <w:rPr>
              <w:del w:id="1214" w:author="ron gal" w:date="2017-03-04T15:43:00Z"/>
            </w:rPr>
          </w:rPrChange>
        </w:rPr>
        <w:pPrChange w:id="1215" w:author="ron gal" w:date="2017-03-04T15:43:00Z">
          <w:pPr>
            <w:ind w:left="1440"/>
          </w:pPr>
        </w:pPrChange>
      </w:pPr>
      <w:del w:id="1216" w:author="ron gal" w:date="2017-03-04T15:43:00Z">
        <w:r w:rsidDel="0096291C">
          <w:rPr>
            <w:sz w:val="24"/>
            <w:szCs w:val="24"/>
          </w:rPr>
          <w:delText xml:space="preserve"> </w:delText>
        </w:r>
      </w:del>
    </w:p>
    <w:p w:rsidR="00481634" w:rsidRPr="0096291C" w:rsidDel="0096291C" w:rsidRDefault="00471D70">
      <w:pPr>
        <w:rPr>
          <w:del w:id="1217" w:author="ron gal" w:date="2017-03-04T15:43:00Z"/>
          <w:sz w:val="24"/>
          <w:szCs w:val="24"/>
          <w:rPrChange w:id="1218" w:author="ron gal" w:date="2017-03-04T15:43:00Z">
            <w:rPr>
              <w:del w:id="1219" w:author="ron gal" w:date="2017-03-04T15:43:00Z"/>
            </w:rPr>
          </w:rPrChange>
        </w:rPr>
      </w:pPr>
      <w:del w:id="1220" w:author="ron gal" w:date="2017-03-04T15:43:00Z">
        <w:r w:rsidDel="0096291C">
          <w:rPr>
            <w:sz w:val="24"/>
            <w:szCs w:val="24"/>
          </w:rPr>
          <w:delText>List&lt;DTOs.Order&gt; SearchAvailableOrdersToJoin(int? ownerId, string ownerName, int? orderId, int? orderStatusId, int? fieldId, string fieldName, DateTime? fromDate, DateTime? untilDate);</w:delText>
        </w:r>
      </w:del>
    </w:p>
    <w:p w:rsidR="00481634" w:rsidRPr="0096291C" w:rsidDel="0096291C" w:rsidRDefault="00481634">
      <w:pPr>
        <w:rPr>
          <w:del w:id="1221" w:author="ron gal" w:date="2017-03-04T15:43:00Z"/>
          <w:sz w:val="24"/>
          <w:szCs w:val="24"/>
          <w:rPrChange w:id="1222" w:author="ron gal" w:date="2017-03-04T15:43:00Z">
            <w:rPr>
              <w:del w:id="1223" w:author="ron gal" w:date="2017-03-04T15:43:00Z"/>
            </w:rPr>
          </w:rPrChange>
        </w:rPr>
        <w:pPrChange w:id="1224" w:author="ron gal" w:date="2017-03-04T15:43:00Z">
          <w:pPr>
            <w:ind w:left="1440"/>
          </w:pPr>
        </w:pPrChange>
      </w:pPr>
    </w:p>
    <w:p w:rsidR="00481634" w:rsidRPr="0096291C" w:rsidDel="0096291C" w:rsidRDefault="00471D70">
      <w:pPr>
        <w:rPr>
          <w:del w:id="1225" w:author="ron gal" w:date="2017-03-04T15:43:00Z"/>
          <w:sz w:val="24"/>
          <w:szCs w:val="24"/>
          <w:rPrChange w:id="1226" w:author="ron gal" w:date="2017-03-04T15:43:00Z">
            <w:rPr>
              <w:del w:id="1227" w:author="ron gal" w:date="2017-03-04T15:43:00Z"/>
            </w:rPr>
          </w:rPrChange>
        </w:rPr>
      </w:pPr>
      <w:del w:id="1228" w:author="ron gal" w:date="2017-03-04T15:43:00Z">
        <w:r w:rsidDel="0096291C">
          <w:rPr>
            <w:sz w:val="24"/>
            <w:szCs w:val="24"/>
          </w:rPr>
          <w:delText>DTOs.Order Get(int id);</w:delText>
        </w:r>
      </w:del>
    </w:p>
    <w:p w:rsidR="00481634" w:rsidRPr="0096291C" w:rsidDel="0096291C" w:rsidRDefault="00481634">
      <w:pPr>
        <w:rPr>
          <w:del w:id="1229" w:author="ron gal" w:date="2017-03-04T15:43:00Z"/>
          <w:sz w:val="24"/>
          <w:szCs w:val="24"/>
          <w:rPrChange w:id="1230" w:author="ron gal" w:date="2017-03-04T15:43:00Z">
            <w:rPr>
              <w:del w:id="1231" w:author="ron gal" w:date="2017-03-04T15:43:00Z"/>
            </w:rPr>
          </w:rPrChange>
        </w:rPr>
        <w:pPrChange w:id="1232" w:author="ron gal" w:date="2017-03-04T15:43:00Z">
          <w:pPr>
            <w:ind w:left="1440"/>
          </w:pPr>
        </w:pPrChange>
      </w:pPr>
    </w:p>
    <w:p w:rsidR="00481634" w:rsidRPr="0096291C" w:rsidDel="0096291C" w:rsidRDefault="00471D70">
      <w:pPr>
        <w:rPr>
          <w:del w:id="1233" w:author="ron gal" w:date="2017-03-04T15:43:00Z"/>
          <w:sz w:val="24"/>
          <w:szCs w:val="24"/>
          <w:rPrChange w:id="1234" w:author="ron gal" w:date="2017-03-04T15:43:00Z">
            <w:rPr>
              <w:del w:id="1235" w:author="ron gal" w:date="2017-03-04T15:43:00Z"/>
            </w:rPr>
          </w:rPrChange>
        </w:rPr>
      </w:pPr>
      <w:del w:id="1236" w:author="ron gal" w:date="2017-03-04T15:43:00Z">
        <w:r w:rsidDel="0096291C">
          <w:rPr>
            <w:sz w:val="24"/>
            <w:szCs w:val="24"/>
          </w:rPr>
          <w:delText>DTOs.Order Save([FromBody]DTOs.Order order);</w:delText>
        </w:r>
      </w:del>
    </w:p>
    <w:p w:rsidR="00481634" w:rsidRPr="0096291C" w:rsidDel="0096291C" w:rsidRDefault="00481634">
      <w:pPr>
        <w:rPr>
          <w:del w:id="1237" w:author="ron gal" w:date="2017-03-04T15:43:00Z"/>
          <w:sz w:val="24"/>
          <w:szCs w:val="24"/>
          <w:rPrChange w:id="1238" w:author="ron gal" w:date="2017-03-04T15:43:00Z">
            <w:rPr>
              <w:del w:id="1239" w:author="ron gal" w:date="2017-03-04T15:43:00Z"/>
            </w:rPr>
          </w:rPrChange>
        </w:rPr>
        <w:pPrChange w:id="1240" w:author="ron gal" w:date="2017-03-04T15:43:00Z">
          <w:pPr>
            <w:ind w:left="1440"/>
          </w:pPr>
        </w:pPrChange>
      </w:pPr>
    </w:p>
    <w:p w:rsidR="00481634" w:rsidRPr="0096291C" w:rsidDel="0096291C" w:rsidRDefault="00471D70">
      <w:pPr>
        <w:rPr>
          <w:del w:id="1241" w:author="ron gal" w:date="2017-03-04T15:43:00Z"/>
          <w:sz w:val="24"/>
          <w:szCs w:val="24"/>
          <w:rPrChange w:id="1242" w:author="ron gal" w:date="2017-03-04T15:43:00Z">
            <w:rPr>
              <w:del w:id="1243" w:author="ron gal" w:date="2017-03-04T15:43:00Z"/>
            </w:rPr>
          </w:rPrChange>
        </w:rPr>
      </w:pPr>
      <w:del w:id="1244" w:author="ron gal" w:date="2017-03-04T15:43:00Z">
        <w:r w:rsidDel="0096291C">
          <w:rPr>
            <w:sz w:val="24"/>
            <w:szCs w:val="24"/>
          </w:rPr>
          <w:delText>DTOs.Order Update([FromUri]int id, [FromBody]DTOs.Order order);</w:delText>
        </w:r>
      </w:del>
    </w:p>
    <w:p w:rsidR="00481634" w:rsidRPr="0096291C" w:rsidDel="0096291C" w:rsidRDefault="00481634">
      <w:pPr>
        <w:rPr>
          <w:del w:id="1245" w:author="ron gal" w:date="2017-03-04T15:43:00Z"/>
          <w:sz w:val="24"/>
          <w:szCs w:val="24"/>
          <w:rPrChange w:id="1246" w:author="ron gal" w:date="2017-03-04T15:43:00Z">
            <w:rPr>
              <w:del w:id="1247" w:author="ron gal" w:date="2017-03-04T15:43:00Z"/>
            </w:rPr>
          </w:rPrChange>
        </w:rPr>
        <w:pPrChange w:id="1248" w:author="ron gal" w:date="2017-03-04T15:43:00Z">
          <w:pPr>
            <w:ind w:left="1440"/>
          </w:pPr>
        </w:pPrChange>
      </w:pPr>
    </w:p>
    <w:p w:rsidR="00481634" w:rsidRPr="0096291C" w:rsidDel="0096291C" w:rsidRDefault="00471D70">
      <w:pPr>
        <w:rPr>
          <w:del w:id="1249" w:author="ron gal" w:date="2017-03-04T15:43:00Z"/>
          <w:sz w:val="24"/>
          <w:szCs w:val="24"/>
          <w:rPrChange w:id="1250" w:author="ron gal" w:date="2017-03-04T15:43:00Z">
            <w:rPr>
              <w:del w:id="1251" w:author="ron gal" w:date="2017-03-04T15:43:00Z"/>
            </w:rPr>
          </w:rPrChange>
        </w:rPr>
      </w:pPr>
      <w:del w:id="1252" w:author="ron gal" w:date="2017-03-04T15:43:00Z">
        <w:r w:rsidDel="0096291C">
          <w:rPr>
            <w:sz w:val="24"/>
            <w:szCs w:val="24"/>
          </w:rPr>
          <w:delText>IEnumerable&lt;DTOs.Participant&gt; SearchParticipants(int orderId, int? customerId);</w:delText>
        </w:r>
      </w:del>
    </w:p>
    <w:p w:rsidR="00481634" w:rsidRPr="0096291C" w:rsidDel="0096291C" w:rsidRDefault="00481634">
      <w:pPr>
        <w:rPr>
          <w:del w:id="1253" w:author="ron gal" w:date="2017-03-04T15:43:00Z"/>
          <w:sz w:val="24"/>
          <w:szCs w:val="24"/>
          <w:rPrChange w:id="1254" w:author="ron gal" w:date="2017-03-04T15:43:00Z">
            <w:rPr>
              <w:del w:id="1255" w:author="ron gal" w:date="2017-03-04T15:43:00Z"/>
            </w:rPr>
          </w:rPrChange>
        </w:rPr>
        <w:pPrChange w:id="1256" w:author="ron gal" w:date="2017-03-04T15:43:00Z">
          <w:pPr>
            <w:ind w:left="1440"/>
          </w:pPr>
        </w:pPrChange>
      </w:pPr>
    </w:p>
    <w:p w:rsidR="00481634" w:rsidRPr="0096291C" w:rsidDel="0096291C" w:rsidRDefault="00471D70">
      <w:pPr>
        <w:rPr>
          <w:del w:id="1257" w:author="ron gal" w:date="2017-03-04T15:43:00Z"/>
          <w:sz w:val="24"/>
          <w:szCs w:val="24"/>
          <w:rPrChange w:id="1258" w:author="ron gal" w:date="2017-03-04T15:43:00Z">
            <w:rPr>
              <w:del w:id="1259" w:author="ron gal" w:date="2017-03-04T15:43:00Z"/>
            </w:rPr>
          </w:rPrChange>
        </w:rPr>
      </w:pPr>
      <w:del w:id="1260" w:author="ron gal" w:date="2017-03-04T15:43:00Z">
        <w:r w:rsidDel="0096291C">
          <w:rPr>
            <w:sz w:val="24"/>
            <w:szCs w:val="24"/>
          </w:rPr>
          <w:delText>List&lt;DTOs.Order&gt; SearchAvailableOrders(int? fieldId, string fieldName, int? fieldType, DateTime? date);</w:delText>
        </w:r>
      </w:del>
    </w:p>
    <w:p w:rsidR="00481634" w:rsidRPr="0096291C" w:rsidDel="0096291C" w:rsidRDefault="00481634">
      <w:pPr>
        <w:rPr>
          <w:del w:id="1261" w:author="ron gal" w:date="2017-03-04T15:43:00Z"/>
          <w:sz w:val="24"/>
          <w:szCs w:val="24"/>
          <w:rPrChange w:id="1262" w:author="ron gal" w:date="2017-03-04T15:43:00Z">
            <w:rPr>
              <w:del w:id="1263" w:author="ron gal" w:date="2017-03-04T15:43:00Z"/>
            </w:rPr>
          </w:rPrChange>
        </w:rPr>
        <w:pPrChange w:id="1264" w:author="ron gal" w:date="2017-03-04T15:43:00Z">
          <w:pPr>
            <w:ind w:left="1440"/>
          </w:pPr>
        </w:pPrChange>
      </w:pPr>
    </w:p>
    <w:p w:rsidR="00481634" w:rsidRPr="0096291C" w:rsidDel="0096291C" w:rsidRDefault="00471D70">
      <w:pPr>
        <w:rPr>
          <w:del w:id="1265" w:author="ron gal" w:date="2017-03-04T15:43:00Z"/>
          <w:sz w:val="24"/>
          <w:szCs w:val="24"/>
          <w:rPrChange w:id="1266" w:author="ron gal" w:date="2017-03-04T15:43:00Z">
            <w:rPr>
              <w:del w:id="1267" w:author="ron gal" w:date="2017-03-04T15:43:00Z"/>
            </w:rPr>
          </w:rPrChange>
        </w:rPr>
      </w:pPr>
      <w:del w:id="1268" w:author="ron gal" w:date="2017-03-04T15:43:00Z">
        <w:r w:rsidDel="0096291C">
          <w:rPr>
            <w:sz w:val="24"/>
            <w:szCs w:val="24"/>
          </w:rPr>
          <w:delText>List&lt;DTOs.Order&gt; SearchOptionalsOrders(int? orderId, int? fieldId, int? fieldType, DateTime? date);</w:delText>
        </w:r>
      </w:del>
    </w:p>
    <w:p w:rsidR="00481634" w:rsidRPr="0096291C" w:rsidDel="0096291C" w:rsidRDefault="00481634">
      <w:pPr>
        <w:rPr>
          <w:del w:id="1269" w:author="ron gal" w:date="2017-03-04T15:43:00Z"/>
          <w:sz w:val="24"/>
          <w:szCs w:val="24"/>
          <w:rPrChange w:id="1270" w:author="ron gal" w:date="2017-03-04T15:43:00Z">
            <w:rPr>
              <w:del w:id="1271" w:author="ron gal" w:date="2017-03-04T15:43:00Z"/>
            </w:rPr>
          </w:rPrChange>
        </w:rPr>
      </w:pPr>
    </w:p>
    <w:p w:rsidR="00481634" w:rsidRPr="0096291C" w:rsidDel="0096291C" w:rsidRDefault="00471D70">
      <w:pPr>
        <w:rPr>
          <w:del w:id="1272" w:author="ron gal" w:date="2017-03-04T15:43:00Z"/>
          <w:sz w:val="24"/>
          <w:szCs w:val="24"/>
          <w:rPrChange w:id="1273" w:author="ron gal" w:date="2017-03-04T15:43:00Z">
            <w:rPr>
              <w:del w:id="1274" w:author="ron gal" w:date="2017-03-04T15:43:00Z"/>
            </w:rPr>
          </w:rPrChange>
        </w:rPr>
      </w:pPr>
      <w:del w:id="1275" w:author="ron gal" w:date="2017-03-04T15:43:00Z">
        <w:r w:rsidDel="0096291C">
          <w:rPr>
            <w:sz w:val="24"/>
            <w:szCs w:val="24"/>
          </w:rPr>
          <w:delText>DTOs.Order UpdatePraticipant([FromUri]int id, [FromBody]DTOs.Participant participant);</w:delText>
        </w:r>
      </w:del>
    </w:p>
    <w:p w:rsidR="00481634" w:rsidRPr="0096291C" w:rsidDel="0096291C" w:rsidRDefault="00481634">
      <w:pPr>
        <w:rPr>
          <w:del w:id="1276" w:author="ron gal" w:date="2017-03-04T15:43:00Z"/>
          <w:sz w:val="24"/>
          <w:szCs w:val="24"/>
          <w:rPrChange w:id="1277" w:author="ron gal" w:date="2017-03-04T15:43:00Z">
            <w:rPr>
              <w:del w:id="1278" w:author="ron gal" w:date="2017-03-04T15:43:00Z"/>
            </w:rPr>
          </w:rPrChange>
        </w:rPr>
        <w:pPrChange w:id="1279" w:author="ron gal" w:date="2017-03-04T15:43:00Z">
          <w:pPr>
            <w:ind w:left="1440"/>
          </w:pPr>
        </w:pPrChange>
      </w:pPr>
    </w:p>
    <w:p w:rsidR="00481634" w:rsidRPr="0096291C" w:rsidDel="0096291C" w:rsidRDefault="00471D70">
      <w:pPr>
        <w:rPr>
          <w:del w:id="1280" w:author="ron gal" w:date="2017-03-04T15:43:00Z"/>
          <w:sz w:val="24"/>
          <w:szCs w:val="24"/>
          <w:rPrChange w:id="1281" w:author="ron gal" w:date="2017-03-04T15:43:00Z">
            <w:rPr>
              <w:del w:id="1282" w:author="ron gal" w:date="2017-03-04T15:43:00Z"/>
            </w:rPr>
          </w:rPrChange>
        </w:rPr>
      </w:pPr>
      <w:del w:id="1283" w:author="ron gal" w:date="2017-03-04T15:43:00Z">
        <w:r w:rsidDel="0096291C">
          <w:rPr>
            <w:sz w:val="24"/>
            <w:szCs w:val="24"/>
          </w:rPr>
          <w:delText>DTOs.Participant JoinToOrder(int? orderId);</w:delText>
        </w:r>
      </w:del>
    </w:p>
    <w:p w:rsidR="00481634" w:rsidRPr="0096291C" w:rsidDel="0096291C" w:rsidRDefault="00481634">
      <w:pPr>
        <w:rPr>
          <w:del w:id="1284" w:author="ron gal" w:date="2017-03-04T15:43:00Z"/>
          <w:sz w:val="24"/>
          <w:szCs w:val="24"/>
          <w:rPrChange w:id="1285" w:author="ron gal" w:date="2017-03-04T15:43:00Z">
            <w:rPr>
              <w:del w:id="1286" w:author="ron gal" w:date="2017-03-04T15:43:00Z"/>
            </w:rPr>
          </w:rPrChange>
        </w:rPr>
        <w:pPrChange w:id="1287" w:author="ron gal" w:date="2017-03-04T15:43:00Z">
          <w:pPr>
            <w:ind w:left="1440"/>
          </w:pPr>
        </w:pPrChange>
      </w:pPr>
    </w:p>
    <w:p w:rsidR="0096291C" w:rsidRPr="0096291C" w:rsidDel="0096291C" w:rsidRDefault="0096291C">
      <w:pPr>
        <w:rPr>
          <w:del w:id="1288" w:author="ron gal" w:date="2017-03-04T15:44:00Z"/>
          <w:sz w:val="24"/>
          <w:szCs w:val="24"/>
          <w:rPrChange w:id="1289" w:author="ron gal" w:date="2017-03-04T15:43:00Z">
            <w:rPr>
              <w:del w:id="1290" w:author="ron gal" w:date="2017-03-04T15:44:00Z"/>
            </w:rPr>
          </w:rPrChange>
        </w:rPr>
        <w:pPrChange w:id="1291" w:author="ron gal" w:date="2017-03-04T15:43:00Z">
          <w:pPr>
            <w:ind w:left="1440"/>
          </w:pPr>
        </w:pPrChange>
      </w:pPr>
    </w:p>
    <w:p w:rsidR="00481634" w:rsidDel="0096291C" w:rsidRDefault="00471D70">
      <w:pPr>
        <w:rPr>
          <w:del w:id="1292" w:author="ron gal" w:date="2017-03-04T15:44:00Z"/>
        </w:rPr>
      </w:pPr>
      <w:del w:id="1293" w:author="ron gal" w:date="2017-03-04T15:44:00Z">
        <w:r w:rsidDel="0096291C">
          <w:rPr>
            <w:sz w:val="28"/>
            <w:szCs w:val="28"/>
          </w:rPr>
          <w:delText xml:space="preserve"> </w:delText>
        </w:r>
        <w:r w:rsidDel="0096291C">
          <w:rPr>
            <w:sz w:val="28"/>
            <w:szCs w:val="28"/>
          </w:rPr>
          <w:tab/>
          <w:delText xml:space="preserve"> </w:delText>
        </w:r>
        <w:r w:rsidDel="0096291C">
          <w:rPr>
            <w:sz w:val="28"/>
            <w:szCs w:val="28"/>
          </w:rPr>
          <w:tab/>
        </w:r>
      </w:del>
    </w:p>
    <w:p w:rsidR="00481634" w:rsidDel="0096291C" w:rsidRDefault="00481634">
      <w:pPr>
        <w:rPr>
          <w:del w:id="1294" w:author="ron gal" w:date="2017-03-04T15:44:00Z"/>
        </w:rPr>
        <w:pPrChange w:id="1295" w:author="ron gal" w:date="2017-03-04T15:44:00Z">
          <w:pPr>
            <w:bidi/>
          </w:pPr>
        </w:pPrChange>
      </w:pPr>
    </w:p>
    <w:p w:rsidR="00481634" w:rsidDel="004666B9" w:rsidRDefault="00471D70">
      <w:pPr>
        <w:rPr>
          <w:del w:id="1296" w:author="ron gal" w:date="2017-03-04T17:51:00Z"/>
        </w:rPr>
      </w:pPr>
      <w:del w:id="1297" w:author="ron gal" w:date="2017-03-04T15:44:00Z">
        <w:r w:rsidDel="0096291C">
          <w:br w:type="page"/>
        </w:r>
      </w:del>
    </w:p>
    <w:p w:rsidR="00481634" w:rsidDel="004666B9" w:rsidRDefault="00481634">
      <w:pPr>
        <w:bidi/>
        <w:rPr>
          <w:del w:id="1298" w:author="ron gal" w:date="2017-03-04T17:51:00Z"/>
        </w:rPr>
      </w:pPr>
    </w:p>
    <w:p w:rsidR="00481634" w:rsidDel="004666B9" w:rsidRDefault="00471D70" w:rsidP="0096291C">
      <w:pPr>
        <w:bidi/>
        <w:rPr>
          <w:del w:id="1299" w:author="ron gal" w:date="2017-03-04T17:51:00Z"/>
        </w:rPr>
      </w:pPr>
      <w:del w:id="1300" w:author="ron gal" w:date="2017-03-04T17:51:00Z">
        <w:r w:rsidDel="004666B9">
          <w:rPr>
            <w:b/>
            <w:sz w:val="24"/>
            <w:szCs w:val="24"/>
            <w:rtl/>
          </w:rPr>
          <w:delText xml:space="preserve">מחלקת </w:delText>
        </w:r>
      </w:del>
      <w:del w:id="1301" w:author="ron gal" w:date="2017-03-04T15:40:00Z">
        <w:r w:rsidDel="0096291C">
          <w:rPr>
            <w:b/>
            <w:sz w:val="24"/>
            <w:szCs w:val="24"/>
          </w:rPr>
          <w:delText>ReportsController</w:delText>
        </w:r>
      </w:del>
    </w:p>
    <w:p w:rsidR="00481634" w:rsidDel="004666B9" w:rsidRDefault="00471D70">
      <w:pPr>
        <w:bidi/>
        <w:rPr>
          <w:del w:id="1302" w:author="ron gal" w:date="2017-03-04T17:51:00Z"/>
        </w:rPr>
        <w:pPrChange w:id="1303" w:author="ron gal" w:date="2017-03-04T15:40:00Z">
          <w:pPr>
            <w:bidi/>
          </w:pPr>
        </w:pPrChange>
      </w:pPr>
      <w:del w:id="1304" w:author="ron gal" w:date="2017-03-04T17:51:00Z">
        <w:r w:rsidDel="004666B9">
          <w:rPr>
            <w:sz w:val="24"/>
            <w:szCs w:val="24"/>
            <w:rtl/>
          </w:rPr>
          <w:delText xml:space="preserve">הקונטרולר יבצע את הפקת כלל הדוחות, יחזיר </w:delText>
        </w:r>
      </w:del>
      <w:del w:id="1305" w:author="ron gal" w:date="2017-03-04T15:40:00Z">
        <w:r w:rsidDel="0096291C">
          <w:rPr>
            <w:sz w:val="24"/>
            <w:szCs w:val="24"/>
            <w:rtl/>
          </w:rPr>
          <w:delText>לעובד או למנהל</w:delText>
        </w:r>
      </w:del>
      <w:del w:id="1306" w:author="ron gal" w:date="2017-03-04T17:51:00Z">
        <w:r w:rsidDel="004666B9">
          <w:rPr>
            <w:sz w:val="24"/>
            <w:szCs w:val="24"/>
            <w:rtl/>
          </w:rPr>
          <w:delText xml:space="preserve"> את הדוחות ע"פ הפרמטרים המתקבלים לכל דו"ח. המחלקה תכיל את הפעולות הבאות:</w:delText>
        </w:r>
      </w:del>
    </w:p>
    <w:p w:rsidR="00481634" w:rsidDel="004666B9" w:rsidRDefault="00481634">
      <w:pPr>
        <w:bidi/>
        <w:rPr>
          <w:del w:id="1307" w:author="ron gal" w:date="2017-03-04T17:51:00Z"/>
        </w:rPr>
      </w:pPr>
    </w:p>
    <w:p w:rsidR="0096291C" w:rsidRPr="0096291C" w:rsidDel="004666B9" w:rsidRDefault="0096291C">
      <w:pPr>
        <w:rPr>
          <w:del w:id="1308" w:author="ron gal" w:date="2017-03-04T17:51:00Z"/>
          <w:sz w:val="24"/>
          <w:szCs w:val="24"/>
          <w:rtl/>
        </w:rPr>
        <w:pPrChange w:id="1309" w:author="ron gal" w:date="2017-03-04T15:42:00Z">
          <w:pPr>
            <w:ind w:firstLine="720"/>
          </w:pPr>
        </w:pPrChange>
      </w:pPr>
      <w:del w:id="1310" w:author="ron gal" w:date="2017-03-04T17:51:00Z">
        <w:r w:rsidRPr="0096291C" w:rsidDel="004666B9">
          <w:rPr>
            <w:sz w:val="24"/>
            <w:szCs w:val="24"/>
            <w:rPrChange w:id="1311"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312" w:author="ron gal" w:date="2017-03-04T15:42:00Z">
              <w:rPr>
                <w:rFonts w:ascii="Consolas" w:hAnsi="Consolas" w:cs="Consolas"/>
                <w:sz w:val="19"/>
                <w:szCs w:val="19"/>
                <w:highlight w:val="white"/>
              </w:rPr>
            </w:rPrChange>
          </w:rPr>
          <w:delText xml:space="preserve"> </w:delText>
        </w:r>
        <w:r w:rsidRPr="0096291C" w:rsidDel="004666B9">
          <w:rPr>
            <w:sz w:val="24"/>
            <w:szCs w:val="24"/>
            <w:rPrChange w:id="1313"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314" w:author="ron gal" w:date="2017-03-04T15:42:00Z">
              <w:rPr>
                <w:rFonts w:ascii="Consolas" w:hAnsi="Consolas" w:cs="Consolas"/>
                <w:sz w:val="19"/>
                <w:szCs w:val="19"/>
                <w:highlight w:val="white"/>
              </w:rPr>
            </w:rPrChange>
          </w:rPr>
          <w:delText>&lt;</w:delText>
        </w:r>
        <w:r w:rsidRPr="0096291C" w:rsidDel="004666B9">
          <w:rPr>
            <w:sz w:val="24"/>
            <w:szCs w:val="24"/>
            <w:rPrChange w:id="1315" w:author="ron gal" w:date="2017-03-04T15:42:00Z">
              <w:rPr>
                <w:rFonts w:ascii="Consolas" w:hAnsi="Consolas" w:cs="Consolas"/>
                <w:color w:val="2B91AF"/>
                <w:sz w:val="19"/>
                <w:szCs w:val="19"/>
                <w:highlight w:val="white"/>
              </w:rPr>
            </w:rPrChange>
          </w:rPr>
          <w:delText>FinanceReport</w:delText>
        </w:r>
        <w:r w:rsidRPr="0096291C" w:rsidDel="004666B9">
          <w:rPr>
            <w:sz w:val="24"/>
            <w:szCs w:val="24"/>
            <w:rPrChange w:id="1316" w:author="ron gal" w:date="2017-03-04T15:42:00Z">
              <w:rPr>
                <w:rFonts w:ascii="Consolas" w:hAnsi="Consolas" w:cs="Consolas"/>
                <w:sz w:val="19"/>
                <w:szCs w:val="19"/>
                <w:highlight w:val="white"/>
              </w:rPr>
            </w:rPrChange>
          </w:rPr>
          <w:delText>&gt; Finance([</w:delText>
        </w:r>
        <w:r w:rsidRPr="0096291C" w:rsidDel="004666B9">
          <w:rPr>
            <w:sz w:val="24"/>
            <w:szCs w:val="24"/>
            <w:rPrChange w:id="1317"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18" w:author="ron gal" w:date="2017-03-04T15:42:00Z">
              <w:rPr>
                <w:rFonts w:ascii="Consolas" w:hAnsi="Consolas" w:cs="Consolas"/>
                <w:sz w:val="19"/>
                <w:szCs w:val="19"/>
                <w:highlight w:val="white"/>
              </w:rPr>
            </w:rPrChange>
          </w:rPr>
          <w:delText>]</w:delText>
        </w:r>
        <w:r w:rsidRPr="0096291C" w:rsidDel="004666B9">
          <w:rPr>
            <w:sz w:val="24"/>
            <w:szCs w:val="24"/>
            <w:rPrChange w:id="1319"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20"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321"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22" w:author="ron gal" w:date="2017-03-04T15:42:00Z">
              <w:rPr>
                <w:rFonts w:ascii="Consolas" w:hAnsi="Consolas" w:cs="Consolas"/>
                <w:sz w:val="19"/>
                <w:szCs w:val="19"/>
                <w:highlight w:val="white"/>
              </w:rPr>
            </w:rPrChange>
          </w:rPr>
          <w:delText>, [</w:delText>
        </w:r>
        <w:r w:rsidRPr="0096291C" w:rsidDel="004666B9">
          <w:rPr>
            <w:sz w:val="24"/>
            <w:szCs w:val="24"/>
            <w:rPrChange w:id="1323"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24" w:author="ron gal" w:date="2017-03-04T15:42:00Z">
              <w:rPr>
                <w:rFonts w:ascii="Consolas" w:hAnsi="Consolas" w:cs="Consolas"/>
                <w:sz w:val="19"/>
                <w:szCs w:val="19"/>
                <w:highlight w:val="white"/>
              </w:rPr>
            </w:rPrChange>
          </w:rPr>
          <w:delText>]</w:delText>
        </w:r>
        <w:r w:rsidRPr="0096291C" w:rsidDel="004666B9">
          <w:rPr>
            <w:sz w:val="24"/>
            <w:szCs w:val="24"/>
            <w:rPrChange w:id="1325"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26"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327"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28" w:author="ron gal" w:date="2017-03-04T15:42:00Z">
              <w:rPr>
                <w:rFonts w:ascii="Consolas" w:hAnsi="Consolas" w:cs="Consolas"/>
                <w:sz w:val="19"/>
                <w:szCs w:val="19"/>
                <w:highlight w:val="white"/>
              </w:rPr>
            </w:rPrChange>
          </w:rPr>
          <w:delText xml:space="preserve">, </w:delText>
        </w:r>
        <w:r w:rsidRPr="0096291C" w:rsidDel="004666B9">
          <w:rPr>
            <w:sz w:val="24"/>
            <w:szCs w:val="24"/>
            <w:rPrChange w:id="1329"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330"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331"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32" w:author="ron gal" w:date="2017-03-04T15:42:00Z">
              <w:rPr>
                <w:rFonts w:ascii="Consolas" w:hAnsi="Consolas" w:cs="Consolas"/>
                <w:sz w:val="19"/>
                <w:szCs w:val="19"/>
                <w:highlight w:val="white"/>
              </w:rPr>
            </w:rPrChange>
          </w:rPr>
          <w:delText>)</w:delText>
        </w:r>
      </w:del>
    </w:p>
    <w:p w:rsidR="0096291C" w:rsidRPr="0096291C" w:rsidDel="004666B9" w:rsidRDefault="0096291C">
      <w:pPr>
        <w:rPr>
          <w:del w:id="1333" w:author="ron gal" w:date="2017-03-04T17:51:00Z"/>
          <w:sz w:val="24"/>
          <w:szCs w:val="24"/>
          <w:rtl/>
        </w:rPr>
        <w:pPrChange w:id="1334" w:author="ron gal" w:date="2017-03-04T15:42:00Z">
          <w:pPr>
            <w:ind w:firstLine="720"/>
          </w:pPr>
        </w:pPrChange>
      </w:pPr>
      <w:del w:id="1335" w:author="ron gal" w:date="2017-03-04T17:51:00Z">
        <w:r w:rsidRPr="0096291C" w:rsidDel="004666B9">
          <w:rPr>
            <w:sz w:val="24"/>
            <w:szCs w:val="24"/>
            <w:rPrChange w:id="1336"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337" w:author="ron gal" w:date="2017-03-04T15:42:00Z">
              <w:rPr>
                <w:rFonts w:ascii="Consolas" w:hAnsi="Consolas" w:cs="Consolas"/>
                <w:sz w:val="19"/>
                <w:szCs w:val="19"/>
                <w:highlight w:val="white"/>
              </w:rPr>
            </w:rPrChange>
          </w:rPr>
          <w:delText xml:space="preserve"> </w:delText>
        </w:r>
        <w:r w:rsidRPr="0096291C" w:rsidDel="004666B9">
          <w:rPr>
            <w:sz w:val="24"/>
            <w:szCs w:val="24"/>
            <w:rPrChange w:id="1338"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339" w:author="ron gal" w:date="2017-03-04T15:42:00Z">
              <w:rPr>
                <w:rFonts w:ascii="Consolas" w:hAnsi="Consolas" w:cs="Consolas"/>
                <w:sz w:val="19"/>
                <w:szCs w:val="19"/>
                <w:highlight w:val="white"/>
              </w:rPr>
            </w:rPrChange>
          </w:rPr>
          <w:delText>&lt;</w:delText>
        </w:r>
        <w:r w:rsidRPr="0096291C" w:rsidDel="004666B9">
          <w:rPr>
            <w:sz w:val="24"/>
            <w:szCs w:val="24"/>
            <w:rPrChange w:id="1340" w:author="ron gal" w:date="2017-03-04T15:42:00Z">
              <w:rPr>
                <w:rFonts w:ascii="Consolas" w:hAnsi="Consolas" w:cs="Consolas"/>
                <w:color w:val="2B91AF"/>
                <w:sz w:val="19"/>
                <w:szCs w:val="19"/>
                <w:highlight w:val="white"/>
              </w:rPr>
            </w:rPrChange>
          </w:rPr>
          <w:delText>ItemUsageReport</w:delText>
        </w:r>
        <w:r w:rsidRPr="0096291C" w:rsidDel="004666B9">
          <w:rPr>
            <w:sz w:val="24"/>
            <w:szCs w:val="24"/>
            <w:rPrChange w:id="1341" w:author="ron gal" w:date="2017-03-04T15:42:00Z">
              <w:rPr>
                <w:rFonts w:ascii="Consolas" w:hAnsi="Consolas" w:cs="Consolas"/>
                <w:sz w:val="19"/>
                <w:szCs w:val="19"/>
                <w:highlight w:val="white"/>
              </w:rPr>
            </w:rPrChange>
          </w:rPr>
          <w:delText>&gt; PerItem([</w:delText>
        </w:r>
        <w:r w:rsidRPr="0096291C" w:rsidDel="004666B9">
          <w:rPr>
            <w:sz w:val="24"/>
            <w:szCs w:val="24"/>
            <w:rPrChange w:id="1342"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43" w:author="ron gal" w:date="2017-03-04T15:42:00Z">
              <w:rPr>
                <w:rFonts w:ascii="Consolas" w:hAnsi="Consolas" w:cs="Consolas"/>
                <w:sz w:val="19"/>
                <w:szCs w:val="19"/>
                <w:highlight w:val="white"/>
              </w:rPr>
            </w:rPrChange>
          </w:rPr>
          <w:delText>]</w:delText>
        </w:r>
        <w:r w:rsidRPr="0096291C" w:rsidDel="004666B9">
          <w:rPr>
            <w:sz w:val="24"/>
            <w:szCs w:val="24"/>
            <w:rPrChange w:id="1344"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45"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346"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47" w:author="ron gal" w:date="2017-03-04T15:42:00Z">
              <w:rPr>
                <w:rFonts w:ascii="Consolas" w:hAnsi="Consolas" w:cs="Consolas"/>
                <w:sz w:val="19"/>
                <w:szCs w:val="19"/>
                <w:highlight w:val="white"/>
              </w:rPr>
            </w:rPrChange>
          </w:rPr>
          <w:delText>, [</w:delText>
        </w:r>
        <w:r w:rsidRPr="0096291C" w:rsidDel="004666B9">
          <w:rPr>
            <w:sz w:val="24"/>
            <w:szCs w:val="24"/>
            <w:rPrChange w:id="1348"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49" w:author="ron gal" w:date="2017-03-04T15:42:00Z">
              <w:rPr>
                <w:rFonts w:ascii="Consolas" w:hAnsi="Consolas" w:cs="Consolas"/>
                <w:sz w:val="19"/>
                <w:szCs w:val="19"/>
                <w:highlight w:val="white"/>
              </w:rPr>
            </w:rPrChange>
          </w:rPr>
          <w:delText>]</w:delText>
        </w:r>
        <w:r w:rsidRPr="0096291C" w:rsidDel="004666B9">
          <w:rPr>
            <w:sz w:val="24"/>
            <w:szCs w:val="24"/>
            <w:rPrChange w:id="1350"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51"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352"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53" w:author="ron gal" w:date="2017-03-04T15:42:00Z">
              <w:rPr>
                <w:rFonts w:ascii="Consolas" w:hAnsi="Consolas" w:cs="Consolas"/>
                <w:sz w:val="19"/>
                <w:szCs w:val="19"/>
                <w:highlight w:val="white"/>
              </w:rPr>
            </w:rPrChange>
          </w:rPr>
          <w:delText xml:space="preserve">, </w:delText>
        </w:r>
        <w:r w:rsidRPr="0096291C" w:rsidDel="004666B9">
          <w:rPr>
            <w:sz w:val="24"/>
            <w:szCs w:val="24"/>
            <w:rPrChange w:id="1354"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355"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356"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57" w:author="ron gal" w:date="2017-03-04T15:42:00Z">
              <w:rPr>
                <w:rFonts w:ascii="Consolas" w:hAnsi="Consolas" w:cs="Consolas"/>
                <w:sz w:val="19"/>
                <w:szCs w:val="19"/>
                <w:highlight w:val="white"/>
              </w:rPr>
            </w:rPrChange>
          </w:rPr>
          <w:delText xml:space="preserve">, </w:delText>
        </w:r>
        <w:r w:rsidRPr="0096291C" w:rsidDel="004666B9">
          <w:rPr>
            <w:sz w:val="24"/>
            <w:szCs w:val="24"/>
            <w:rPrChange w:id="1358" w:author="ron gal" w:date="2017-03-04T15:42:00Z">
              <w:rPr>
                <w:rFonts w:ascii="Consolas" w:hAnsi="Consolas" w:cs="Consolas"/>
                <w:color w:val="0000FF"/>
                <w:sz w:val="19"/>
                <w:szCs w:val="19"/>
                <w:highlight w:val="white"/>
              </w:rPr>
            </w:rPrChange>
          </w:rPr>
          <w:delText>string</w:delText>
        </w:r>
        <w:r w:rsidRPr="0096291C" w:rsidDel="004666B9">
          <w:rPr>
            <w:sz w:val="24"/>
            <w:szCs w:val="24"/>
            <w:rPrChange w:id="1359" w:author="ron gal" w:date="2017-03-04T15:42:00Z">
              <w:rPr>
                <w:rFonts w:ascii="Consolas" w:hAnsi="Consolas" w:cs="Consolas"/>
                <w:sz w:val="19"/>
                <w:szCs w:val="19"/>
                <w:highlight w:val="white"/>
              </w:rPr>
            </w:rPrChange>
          </w:rPr>
          <w:delText xml:space="preserve"> itemName = </w:delText>
        </w:r>
        <w:r w:rsidRPr="0096291C" w:rsidDel="004666B9">
          <w:rPr>
            <w:sz w:val="24"/>
            <w:szCs w:val="24"/>
            <w:rPrChange w:id="1360" w:author="ron gal" w:date="2017-03-04T15:42:00Z">
              <w:rPr>
                <w:rFonts w:ascii="Consolas" w:hAnsi="Consolas" w:cs="Consolas"/>
                <w:color w:val="A31515"/>
                <w:sz w:val="19"/>
                <w:szCs w:val="19"/>
                <w:highlight w:val="white"/>
              </w:rPr>
            </w:rPrChange>
          </w:rPr>
          <w:delText>""</w:delText>
        </w:r>
        <w:r w:rsidRPr="0096291C" w:rsidDel="004666B9">
          <w:rPr>
            <w:sz w:val="24"/>
            <w:szCs w:val="24"/>
            <w:rPrChange w:id="1361" w:author="ron gal" w:date="2017-03-04T15:42:00Z">
              <w:rPr>
                <w:rFonts w:ascii="Consolas" w:hAnsi="Consolas" w:cs="Consolas"/>
                <w:sz w:val="19"/>
                <w:szCs w:val="19"/>
                <w:highlight w:val="white"/>
              </w:rPr>
            </w:rPrChange>
          </w:rPr>
          <w:delText>)</w:delText>
        </w:r>
      </w:del>
    </w:p>
    <w:p w:rsidR="0096291C" w:rsidRPr="0096291C" w:rsidDel="004666B9" w:rsidRDefault="0096291C">
      <w:pPr>
        <w:rPr>
          <w:del w:id="1362" w:author="ron gal" w:date="2017-03-04T17:51:00Z"/>
          <w:sz w:val="24"/>
          <w:szCs w:val="24"/>
          <w:rtl/>
        </w:rPr>
        <w:pPrChange w:id="1363" w:author="ron gal" w:date="2017-03-04T15:42:00Z">
          <w:pPr>
            <w:ind w:firstLine="720"/>
          </w:pPr>
        </w:pPrChange>
      </w:pPr>
      <w:del w:id="1364" w:author="ron gal" w:date="2017-03-04T17:51:00Z">
        <w:r w:rsidRPr="0096291C" w:rsidDel="004666B9">
          <w:rPr>
            <w:sz w:val="24"/>
            <w:szCs w:val="24"/>
            <w:rPrChange w:id="1365"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366" w:author="ron gal" w:date="2017-03-04T15:42:00Z">
              <w:rPr>
                <w:rFonts w:ascii="Consolas" w:hAnsi="Consolas" w:cs="Consolas"/>
                <w:sz w:val="19"/>
                <w:szCs w:val="19"/>
                <w:highlight w:val="white"/>
              </w:rPr>
            </w:rPrChange>
          </w:rPr>
          <w:delText xml:space="preserve"> </w:delText>
        </w:r>
        <w:r w:rsidRPr="0096291C" w:rsidDel="004666B9">
          <w:rPr>
            <w:sz w:val="24"/>
            <w:szCs w:val="24"/>
            <w:rPrChange w:id="1367"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368" w:author="ron gal" w:date="2017-03-04T15:42:00Z">
              <w:rPr>
                <w:rFonts w:ascii="Consolas" w:hAnsi="Consolas" w:cs="Consolas"/>
                <w:sz w:val="19"/>
                <w:szCs w:val="19"/>
                <w:highlight w:val="white"/>
              </w:rPr>
            </w:rPrChange>
          </w:rPr>
          <w:delText>&lt;</w:delText>
        </w:r>
        <w:r w:rsidRPr="0096291C" w:rsidDel="004666B9">
          <w:rPr>
            <w:sz w:val="24"/>
            <w:szCs w:val="24"/>
            <w:rPrChange w:id="1369" w:author="ron gal" w:date="2017-03-04T15:42:00Z">
              <w:rPr>
                <w:rFonts w:ascii="Consolas" w:hAnsi="Consolas" w:cs="Consolas"/>
                <w:color w:val="2B91AF"/>
                <w:sz w:val="19"/>
                <w:szCs w:val="19"/>
                <w:highlight w:val="white"/>
              </w:rPr>
            </w:rPrChange>
          </w:rPr>
          <w:delText>AnimalTypeReport</w:delText>
        </w:r>
        <w:r w:rsidRPr="0096291C" w:rsidDel="004666B9">
          <w:rPr>
            <w:sz w:val="24"/>
            <w:szCs w:val="24"/>
            <w:rPrChange w:id="1370" w:author="ron gal" w:date="2017-03-04T15:42:00Z">
              <w:rPr>
                <w:rFonts w:ascii="Consolas" w:hAnsi="Consolas" w:cs="Consolas"/>
                <w:sz w:val="19"/>
                <w:szCs w:val="19"/>
                <w:highlight w:val="white"/>
              </w:rPr>
            </w:rPrChange>
          </w:rPr>
          <w:delText>&gt; PerType([</w:delText>
        </w:r>
        <w:r w:rsidRPr="0096291C" w:rsidDel="004666B9">
          <w:rPr>
            <w:sz w:val="24"/>
            <w:szCs w:val="24"/>
            <w:rPrChange w:id="1371"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72" w:author="ron gal" w:date="2017-03-04T15:42:00Z">
              <w:rPr>
                <w:rFonts w:ascii="Consolas" w:hAnsi="Consolas" w:cs="Consolas"/>
                <w:sz w:val="19"/>
                <w:szCs w:val="19"/>
                <w:highlight w:val="white"/>
              </w:rPr>
            </w:rPrChange>
          </w:rPr>
          <w:delText>]</w:delText>
        </w:r>
        <w:r w:rsidRPr="0096291C" w:rsidDel="004666B9">
          <w:rPr>
            <w:sz w:val="24"/>
            <w:szCs w:val="24"/>
            <w:rPrChange w:id="1373"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74"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375"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76" w:author="ron gal" w:date="2017-03-04T15:42:00Z">
              <w:rPr>
                <w:rFonts w:ascii="Consolas" w:hAnsi="Consolas" w:cs="Consolas"/>
                <w:sz w:val="19"/>
                <w:szCs w:val="19"/>
                <w:highlight w:val="white"/>
              </w:rPr>
            </w:rPrChange>
          </w:rPr>
          <w:delText>, [</w:delText>
        </w:r>
        <w:r w:rsidRPr="0096291C" w:rsidDel="004666B9">
          <w:rPr>
            <w:sz w:val="24"/>
            <w:szCs w:val="24"/>
            <w:rPrChange w:id="1377"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378" w:author="ron gal" w:date="2017-03-04T15:42:00Z">
              <w:rPr>
                <w:rFonts w:ascii="Consolas" w:hAnsi="Consolas" w:cs="Consolas"/>
                <w:sz w:val="19"/>
                <w:szCs w:val="19"/>
                <w:highlight w:val="white"/>
              </w:rPr>
            </w:rPrChange>
          </w:rPr>
          <w:delText>]</w:delText>
        </w:r>
        <w:r w:rsidRPr="0096291C" w:rsidDel="004666B9">
          <w:rPr>
            <w:sz w:val="24"/>
            <w:szCs w:val="24"/>
            <w:rPrChange w:id="1379"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380"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381"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82" w:author="ron gal" w:date="2017-03-04T15:42:00Z">
              <w:rPr>
                <w:rFonts w:ascii="Consolas" w:hAnsi="Consolas" w:cs="Consolas"/>
                <w:sz w:val="19"/>
                <w:szCs w:val="19"/>
                <w:highlight w:val="white"/>
              </w:rPr>
            </w:rPrChange>
          </w:rPr>
          <w:delText xml:space="preserve">, </w:delText>
        </w:r>
        <w:r w:rsidRPr="0096291C" w:rsidDel="004666B9">
          <w:rPr>
            <w:sz w:val="24"/>
            <w:szCs w:val="24"/>
            <w:rPrChange w:id="1383"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384"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385"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86" w:author="ron gal" w:date="2017-03-04T15:42:00Z">
              <w:rPr>
                <w:rFonts w:ascii="Consolas" w:hAnsi="Consolas" w:cs="Consolas"/>
                <w:sz w:val="19"/>
                <w:szCs w:val="19"/>
                <w:highlight w:val="white"/>
              </w:rPr>
            </w:rPrChange>
          </w:rPr>
          <w:delText xml:space="preserve">, </w:delText>
        </w:r>
        <w:r w:rsidRPr="0096291C" w:rsidDel="004666B9">
          <w:rPr>
            <w:sz w:val="24"/>
            <w:szCs w:val="24"/>
            <w:rPrChange w:id="1387"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388" w:author="ron gal" w:date="2017-03-04T15:42:00Z">
              <w:rPr>
                <w:rFonts w:ascii="Consolas" w:hAnsi="Consolas" w:cs="Consolas"/>
                <w:sz w:val="19"/>
                <w:szCs w:val="19"/>
                <w:highlight w:val="white"/>
              </w:rPr>
            </w:rPrChange>
          </w:rPr>
          <w:delText xml:space="preserve">? animalType = </w:delText>
        </w:r>
        <w:r w:rsidRPr="0096291C" w:rsidDel="004666B9">
          <w:rPr>
            <w:sz w:val="24"/>
            <w:szCs w:val="24"/>
            <w:rPrChange w:id="1389"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390" w:author="ron gal" w:date="2017-03-04T15:42:00Z">
              <w:rPr>
                <w:rFonts w:ascii="Consolas" w:hAnsi="Consolas" w:cs="Consolas"/>
                <w:sz w:val="19"/>
                <w:szCs w:val="19"/>
                <w:highlight w:val="white"/>
              </w:rPr>
            </w:rPrChange>
          </w:rPr>
          <w:delText>)</w:delText>
        </w:r>
      </w:del>
    </w:p>
    <w:p w:rsidR="00481634" w:rsidRPr="0096291C" w:rsidDel="0096291C" w:rsidRDefault="0096291C">
      <w:pPr>
        <w:rPr>
          <w:del w:id="1391" w:author="ron gal" w:date="2017-03-04T15:40:00Z"/>
          <w:sz w:val="24"/>
          <w:szCs w:val="24"/>
          <w:rPrChange w:id="1392" w:author="ron gal" w:date="2017-03-04T15:42:00Z">
            <w:rPr>
              <w:del w:id="1393" w:author="ron gal" w:date="2017-03-04T15:40:00Z"/>
            </w:rPr>
          </w:rPrChange>
        </w:rPr>
        <w:pPrChange w:id="1394" w:author="ron gal" w:date="2017-03-04T15:42:00Z">
          <w:pPr>
            <w:ind w:firstLine="720"/>
          </w:pPr>
        </w:pPrChange>
      </w:pPr>
      <w:del w:id="1395" w:author="ron gal" w:date="2017-03-04T17:51:00Z">
        <w:r w:rsidRPr="0096291C" w:rsidDel="004666B9">
          <w:rPr>
            <w:sz w:val="24"/>
            <w:szCs w:val="24"/>
            <w:rPrChange w:id="1396"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397" w:author="ron gal" w:date="2017-03-04T15:42:00Z">
              <w:rPr>
                <w:rFonts w:ascii="Consolas" w:hAnsi="Consolas" w:cs="Consolas"/>
                <w:sz w:val="19"/>
                <w:szCs w:val="19"/>
                <w:highlight w:val="white"/>
              </w:rPr>
            </w:rPrChange>
          </w:rPr>
          <w:delText xml:space="preserve"> </w:delText>
        </w:r>
        <w:r w:rsidRPr="0096291C" w:rsidDel="004666B9">
          <w:rPr>
            <w:sz w:val="24"/>
            <w:szCs w:val="24"/>
            <w:rPrChange w:id="1398"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399" w:author="ron gal" w:date="2017-03-04T15:42:00Z">
              <w:rPr>
                <w:rFonts w:ascii="Consolas" w:hAnsi="Consolas" w:cs="Consolas"/>
                <w:sz w:val="19"/>
                <w:szCs w:val="19"/>
                <w:highlight w:val="white"/>
              </w:rPr>
            </w:rPrChange>
          </w:rPr>
          <w:delText>&lt;</w:delText>
        </w:r>
        <w:r w:rsidRPr="0096291C" w:rsidDel="004666B9">
          <w:rPr>
            <w:sz w:val="24"/>
            <w:szCs w:val="24"/>
            <w:rPrChange w:id="1400" w:author="ron gal" w:date="2017-03-04T15:42:00Z">
              <w:rPr>
                <w:rFonts w:ascii="Consolas" w:hAnsi="Consolas" w:cs="Consolas"/>
                <w:color w:val="2B91AF"/>
                <w:sz w:val="19"/>
                <w:szCs w:val="19"/>
                <w:highlight w:val="white"/>
              </w:rPr>
            </w:rPrChange>
          </w:rPr>
          <w:delText>AnimalNameReport</w:delText>
        </w:r>
        <w:r w:rsidRPr="0096291C" w:rsidDel="004666B9">
          <w:rPr>
            <w:sz w:val="24"/>
            <w:szCs w:val="24"/>
            <w:rPrChange w:id="1401" w:author="ron gal" w:date="2017-03-04T15:42:00Z">
              <w:rPr>
                <w:rFonts w:ascii="Consolas" w:hAnsi="Consolas" w:cs="Consolas"/>
                <w:sz w:val="19"/>
                <w:szCs w:val="19"/>
                <w:highlight w:val="white"/>
              </w:rPr>
            </w:rPrChange>
          </w:rPr>
          <w:delText>&gt; PerAnimal([</w:delText>
        </w:r>
        <w:r w:rsidRPr="0096291C" w:rsidDel="004666B9">
          <w:rPr>
            <w:sz w:val="24"/>
            <w:szCs w:val="24"/>
            <w:rPrChange w:id="1402"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403" w:author="ron gal" w:date="2017-03-04T15:42:00Z">
              <w:rPr>
                <w:rFonts w:ascii="Consolas" w:hAnsi="Consolas" w:cs="Consolas"/>
                <w:sz w:val="19"/>
                <w:szCs w:val="19"/>
                <w:highlight w:val="white"/>
              </w:rPr>
            </w:rPrChange>
          </w:rPr>
          <w:delText>]</w:delText>
        </w:r>
        <w:r w:rsidRPr="0096291C" w:rsidDel="004666B9">
          <w:rPr>
            <w:sz w:val="24"/>
            <w:szCs w:val="24"/>
            <w:rPrChange w:id="1404"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405"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406"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407" w:author="ron gal" w:date="2017-03-04T15:42:00Z">
              <w:rPr>
                <w:rFonts w:ascii="Consolas" w:hAnsi="Consolas" w:cs="Consolas"/>
                <w:sz w:val="19"/>
                <w:szCs w:val="19"/>
                <w:highlight w:val="white"/>
              </w:rPr>
            </w:rPrChange>
          </w:rPr>
          <w:delText>, [</w:delText>
        </w:r>
        <w:r w:rsidRPr="0096291C" w:rsidDel="004666B9">
          <w:rPr>
            <w:sz w:val="24"/>
            <w:szCs w:val="24"/>
            <w:rPrChange w:id="1408"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409" w:author="ron gal" w:date="2017-03-04T15:42:00Z">
              <w:rPr>
                <w:rFonts w:ascii="Consolas" w:hAnsi="Consolas" w:cs="Consolas"/>
                <w:sz w:val="19"/>
                <w:szCs w:val="19"/>
                <w:highlight w:val="white"/>
              </w:rPr>
            </w:rPrChange>
          </w:rPr>
          <w:delText>]</w:delText>
        </w:r>
        <w:r w:rsidRPr="0096291C" w:rsidDel="004666B9">
          <w:rPr>
            <w:sz w:val="24"/>
            <w:szCs w:val="24"/>
            <w:rPrChange w:id="1410"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411"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412"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413" w:author="ron gal" w:date="2017-03-04T15:42:00Z">
              <w:rPr>
                <w:rFonts w:ascii="Consolas" w:hAnsi="Consolas" w:cs="Consolas"/>
                <w:sz w:val="19"/>
                <w:szCs w:val="19"/>
                <w:highlight w:val="white"/>
              </w:rPr>
            </w:rPrChange>
          </w:rPr>
          <w:delText xml:space="preserve">, </w:delText>
        </w:r>
        <w:r w:rsidRPr="0096291C" w:rsidDel="004666B9">
          <w:rPr>
            <w:sz w:val="24"/>
            <w:szCs w:val="24"/>
            <w:rPrChange w:id="1414"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415"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416"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417" w:author="ron gal" w:date="2017-03-04T15:42:00Z">
              <w:rPr>
                <w:rFonts w:ascii="Consolas" w:hAnsi="Consolas" w:cs="Consolas"/>
                <w:sz w:val="19"/>
                <w:szCs w:val="19"/>
                <w:highlight w:val="white"/>
              </w:rPr>
            </w:rPrChange>
          </w:rPr>
          <w:delText xml:space="preserve">, </w:delText>
        </w:r>
        <w:r w:rsidRPr="0096291C" w:rsidDel="004666B9">
          <w:rPr>
            <w:sz w:val="24"/>
            <w:szCs w:val="24"/>
            <w:rPrChange w:id="1418"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419" w:author="ron gal" w:date="2017-03-04T15:42:00Z">
              <w:rPr>
                <w:rFonts w:ascii="Consolas" w:hAnsi="Consolas" w:cs="Consolas"/>
                <w:sz w:val="19"/>
                <w:szCs w:val="19"/>
                <w:highlight w:val="white"/>
              </w:rPr>
            </w:rPrChange>
          </w:rPr>
          <w:delText xml:space="preserve">? animalId = </w:delText>
        </w:r>
        <w:r w:rsidRPr="0096291C" w:rsidDel="004666B9">
          <w:rPr>
            <w:sz w:val="24"/>
            <w:szCs w:val="24"/>
            <w:rPrChange w:id="1420"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421" w:author="ron gal" w:date="2017-03-04T15:42:00Z">
              <w:rPr>
                <w:rFonts w:ascii="Consolas" w:hAnsi="Consolas" w:cs="Consolas"/>
                <w:sz w:val="19"/>
                <w:szCs w:val="19"/>
                <w:highlight w:val="white"/>
              </w:rPr>
            </w:rPrChange>
          </w:rPr>
          <w:delText>)</w:delText>
        </w:r>
      </w:del>
      <w:del w:id="1422" w:author="ron gal" w:date="2017-03-04T15:40:00Z">
        <w:r w:rsidR="00471D70" w:rsidRPr="0096291C" w:rsidDel="0096291C">
          <w:rPr>
            <w:sz w:val="24"/>
            <w:szCs w:val="24"/>
          </w:rPr>
          <w:delText>List&lt;OffendingCustomersReport&gt; GetOffendingCustomersReport(DateTime? fromDate, DateTime? untilDate, int? complaintType)</w:delText>
        </w:r>
      </w:del>
    </w:p>
    <w:p w:rsidR="00481634" w:rsidRPr="0096291C" w:rsidDel="0096291C" w:rsidRDefault="00481634">
      <w:pPr>
        <w:rPr>
          <w:del w:id="1423" w:author="ron gal" w:date="2017-03-04T15:40:00Z"/>
          <w:sz w:val="24"/>
          <w:szCs w:val="24"/>
          <w:rPrChange w:id="1424" w:author="ron gal" w:date="2017-03-04T15:42:00Z">
            <w:rPr>
              <w:del w:id="1425" w:author="ron gal" w:date="2017-03-04T15:40:00Z"/>
            </w:rPr>
          </w:rPrChange>
        </w:rPr>
        <w:pPrChange w:id="1426" w:author="ron gal" w:date="2017-03-04T15:42:00Z">
          <w:pPr>
            <w:ind w:firstLine="720"/>
          </w:pPr>
        </w:pPrChange>
      </w:pPr>
    </w:p>
    <w:p w:rsidR="00481634" w:rsidRPr="0096291C" w:rsidDel="0096291C" w:rsidRDefault="00471D70">
      <w:pPr>
        <w:rPr>
          <w:del w:id="1427" w:author="ron gal" w:date="2017-03-04T15:40:00Z"/>
          <w:sz w:val="24"/>
          <w:szCs w:val="24"/>
          <w:rPrChange w:id="1428" w:author="ron gal" w:date="2017-03-04T15:42:00Z">
            <w:rPr>
              <w:del w:id="1429" w:author="ron gal" w:date="2017-03-04T15:40:00Z"/>
            </w:rPr>
          </w:rPrChange>
        </w:rPr>
        <w:pPrChange w:id="1430" w:author="ron gal" w:date="2017-03-04T15:42:00Z">
          <w:pPr>
            <w:ind w:firstLine="720"/>
          </w:pPr>
        </w:pPrChange>
      </w:pPr>
      <w:del w:id="1431" w:author="ron gal" w:date="2017-03-04T15:40:00Z">
        <w:r w:rsidRPr="0096291C" w:rsidDel="0096291C">
          <w:rPr>
            <w:sz w:val="24"/>
            <w:szCs w:val="24"/>
          </w:rPr>
          <w:delText>List&lt;CustomersActivityReport&gt; GetCustomersActivityReport(string firstName, string lastName, int? minAge, int? maxAge, DateTime? fromDate, DateTime? untilDate)</w:delText>
        </w:r>
      </w:del>
    </w:p>
    <w:p w:rsidR="00481634" w:rsidRPr="0096291C" w:rsidDel="0096291C" w:rsidRDefault="00481634">
      <w:pPr>
        <w:rPr>
          <w:del w:id="1432" w:author="ron gal" w:date="2017-03-04T15:40:00Z"/>
          <w:sz w:val="24"/>
          <w:szCs w:val="24"/>
          <w:rPrChange w:id="1433" w:author="ron gal" w:date="2017-03-04T15:42:00Z">
            <w:rPr>
              <w:del w:id="1434" w:author="ron gal" w:date="2017-03-04T15:40:00Z"/>
            </w:rPr>
          </w:rPrChange>
        </w:rPr>
        <w:pPrChange w:id="1435" w:author="ron gal" w:date="2017-03-04T15:42:00Z">
          <w:pPr>
            <w:ind w:firstLine="720"/>
          </w:pPr>
        </w:pPrChange>
      </w:pPr>
    </w:p>
    <w:p w:rsidR="00481634" w:rsidRPr="0096291C" w:rsidDel="0096291C" w:rsidRDefault="00471D70">
      <w:pPr>
        <w:rPr>
          <w:del w:id="1436" w:author="ron gal" w:date="2017-03-04T15:40:00Z"/>
          <w:sz w:val="24"/>
          <w:szCs w:val="24"/>
          <w:rPrChange w:id="1437" w:author="ron gal" w:date="2017-03-04T15:42:00Z">
            <w:rPr>
              <w:del w:id="1438" w:author="ron gal" w:date="2017-03-04T15:40:00Z"/>
            </w:rPr>
          </w:rPrChange>
        </w:rPr>
        <w:pPrChange w:id="1439" w:author="ron gal" w:date="2017-03-04T15:42:00Z">
          <w:pPr>
            <w:ind w:firstLine="720"/>
          </w:pPr>
        </w:pPrChange>
      </w:pPr>
      <w:del w:id="1440" w:author="ron gal" w:date="2017-03-04T15:40:00Z">
        <w:r w:rsidRPr="0096291C" w:rsidDel="0096291C">
          <w:rPr>
            <w:sz w:val="24"/>
            <w:szCs w:val="24"/>
          </w:rPr>
          <w:delText>List&lt;UsingFieldsReport&gt; GetUsingFieldsReport(string fieldName, int? fieldId, DateTime? fromDate, DateTime? untilDate)</w:delText>
        </w:r>
      </w:del>
    </w:p>
    <w:p w:rsidR="0096291C" w:rsidRPr="0096291C" w:rsidDel="004666B9" w:rsidRDefault="0096291C">
      <w:pPr>
        <w:rPr>
          <w:del w:id="1441" w:author="ron gal" w:date="2017-03-04T17:51:00Z"/>
          <w:sz w:val="24"/>
          <w:szCs w:val="24"/>
          <w:rPrChange w:id="1442" w:author="ron gal" w:date="2017-03-04T15:42:00Z">
            <w:rPr>
              <w:del w:id="1443" w:author="ron gal" w:date="2017-03-04T17:51:00Z"/>
            </w:rPr>
          </w:rPrChange>
        </w:rPr>
        <w:pPrChange w:id="1444" w:author="ron gal" w:date="2017-03-04T15:42:00Z">
          <w:pPr>
            <w:ind w:firstLine="720"/>
          </w:pPr>
        </w:pPrChange>
      </w:pPr>
    </w:p>
    <w:p w:rsidR="00481634" w:rsidDel="0096291C" w:rsidRDefault="00471D70">
      <w:pPr>
        <w:bidi/>
        <w:rPr>
          <w:del w:id="1445" w:author="ron gal" w:date="2017-03-04T15:42:00Z"/>
        </w:rPr>
      </w:pPr>
      <w:del w:id="1446" w:author="ron gal" w:date="2017-03-04T15:42:00Z">
        <w:r w:rsidDel="0096291C">
          <w:rPr>
            <w:sz w:val="28"/>
            <w:szCs w:val="28"/>
            <w:rtl/>
          </w:rPr>
          <w:delText xml:space="preserve">מחלקת </w:delText>
        </w:r>
        <w:r w:rsidDel="0096291C">
          <w:rPr>
            <w:sz w:val="28"/>
            <w:szCs w:val="28"/>
          </w:rPr>
          <w:delText>ReviewsController</w:delText>
        </w:r>
      </w:del>
    </w:p>
    <w:p w:rsidR="00481634" w:rsidDel="0096291C" w:rsidRDefault="00471D70">
      <w:pPr>
        <w:bidi/>
        <w:rPr>
          <w:del w:id="1447" w:author="ron gal" w:date="2017-03-04T15:42:00Z"/>
        </w:rPr>
      </w:pPr>
      <w:del w:id="1448" w:author="ron gal" w:date="2017-03-04T15:42:00Z">
        <w:r w:rsidDel="0096291C">
          <w:rPr>
            <w:sz w:val="24"/>
            <w:szCs w:val="24"/>
            <w:rtl/>
          </w:rPr>
          <w:delText>הקונטרולר יבצע את כלל הפועלות הקשורות להזנת חוות דעת של לקוחות על לקחות אחרים.  המחלקה תכיל את הפעולות הבאות:</w:delText>
        </w:r>
      </w:del>
    </w:p>
    <w:p w:rsidR="00481634" w:rsidDel="0096291C" w:rsidRDefault="00471D70">
      <w:pPr>
        <w:rPr>
          <w:del w:id="1449" w:author="ron gal" w:date="2017-03-04T15:42:00Z"/>
        </w:rPr>
      </w:pPr>
      <w:del w:id="1450" w:author="ron gal" w:date="2017-03-04T15:42:00Z">
        <w:r w:rsidDel="0096291C">
          <w:rPr>
            <w:sz w:val="28"/>
            <w:szCs w:val="28"/>
          </w:rPr>
          <w:delText>List&lt;DTOs.Review&gt; Search(int? customerId = null)</w:delText>
        </w:r>
      </w:del>
    </w:p>
    <w:p w:rsidR="00481634" w:rsidDel="0096291C" w:rsidRDefault="00481634">
      <w:pPr>
        <w:rPr>
          <w:del w:id="1451" w:author="ron gal" w:date="2017-03-04T15:42:00Z"/>
        </w:rPr>
      </w:pPr>
    </w:p>
    <w:p w:rsidR="00481634" w:rsidDel="0096291C" w:rsidRDefault="00471D70">
      <w:pPr>
        <w:rPr>
          <w:del w:id="1452" w:author="ron gal" w:date="2017-03-04T15:42:00Z"/>
        </w:rPr>
      </w:pPr>
      <w:del w:id="1453" w:author="ron gal" w:date="2017-03-04T15:42:00Z">
        <w:r w:rsidDel="0096291C">
          <w:rPr>
            <w:sz w:val="28"/>
            <w:szCs w:val="28"/>
          </w:rPr>
          <w:delText>DTOs.Review Get(int id)</w:delText>
        </w:r>
      </w:del>
    </w:p>
    <w:p w:rsidR="00481634" w:rsidDel="0096291C" w:rsidRDefault="00481634">
      <w:pPr>
        <w:rPr>
          <w:del w:id="1454" w:author="ron gal" w:date="2017-03-04T15:42:00Z"/>
        </w:rPr>
      </w:pPr>
    </w:p>
    <w:p w:rsidR="00481634" w:rsidDel="0096291C" w:rsidRDefault="00471D70">
      <w:pPr>
        <w:rPr>
          <w:del w:id="1455" w:author="ron gal" w:date="2017-03-04T15:42:00Z"/>
        </w:rPr>
      </w:pPr>
      <w:del w:id="1456" w:author="ron gal" w:date="2017-03-04T15:42:00Z">
        <w:r w:rsidDel="0096291C">
          <w:rPr>
            <w:sz w:val="28"/>
            <w:szCs w:val="28"/>
          </w:rPr>
          <w:delText>DTOs.Review Save([FromBody]DTOs.Review Review)</w:delText>
        </w:r>
      </w:del>
    </w:p>
    <w:p w:rsidR="00481634" w:rsidDel="0096291C" w:rsidRDefault="00481634">
      <w:pPr>
        <w:rPr>
          <w:del w:id="1457" w:author="ron gal" w:date="2017-03-04T15:42:00Z"/>
        </w:rPr>
      </w:pPr>
    </w:p>
    <w:p w:rsidR="00481634" w:rsidDel="0096291C" w:rsidRDefault="00471D70">
      <w:pPr>
        <w:rPr>
          <w:del w:id="1458" w:author="ron gal" w:date="2017-03-04T15:42:00Z"/>
        </w:rPr>
      </w:pPr>
      <w:del w:id="1459" w:author="ron gal" w:date="2017-03-04T15:42:00Z">
        <w:r w:rsidDel="0096291C">
          <w:rPr>
            <w:sz w:val="28"/>
            <w:szCs w:val="28"/>
          </w:rPr>
          <w:delText>DTOs.Review Update([FromUri]int id, [FromBody]DTOs.Review Review)</w:delText>
        </w:r>
      </w:del>
    </w:p>
    <w:p w:rsidR="00481634" w:rsidDel="0096291C" w:rsidRDefault="00481634">
      <w:pPr>
        <w:rPr>
          <w:del w:id="1460" w:author="ron gal" w:date="2017-03-04T15:42:00Z"/>
        </w:rPr>
      </w:pPr>
    </w:p>
    <w:p w:rsidR="00481634" w:rsidDel="0096291C" w:rsidRDefault="00471D70">
      <w:pPr>
        <w:bidi/>
        <w:rPr>
          <w:del w:id="1461" w:author="ron gal" w:date="2017-03-04T15:42:00Z"/>
        </w:rPr>
      </w:pPr>
      <w:del w:id="1462" w:author="ron gal" w:date="2017-03-04T15:42:00Z">
        <w:r w:rsidDel="0096291C">
          <w:rPr>
            <w:sz w:val="28"/>
            <w:szCs w:val="28"/>
            <w:rtl/>
          </w:rPr>
          <w:delText xml:space="preserve">מחלקת </w:delText>
        </w:r>
        <w:r w:rsidDel="0096291C">
          <w:rPr>
            <w:sz w:val="28"/>
            <w:szCs w:val="28"/>
          </w:rPr>
          <w:delText>ComplaintsController</w:delText>
        </w:r>
      </w:del>
    </w:p>
    <w:p w:rsidR="00481634" w:rsidDel="0096291C" w:rsidRDefault="00471D70">
      <w:pPr>
        <w:bidi/>
        <w:rPr>
          <w:del w:id="1463" w:author="ron gal" w:date="2017-03-04T15:42:00Z"/>
        </w:rPr>
      </w:pPr>
      <w:del w:id="1464" w:author="ron gal" w:date="2017-03-04T15:42:00Z">
        <w:r w:rsidDel="0096291C">
          <w:rPr>
            <w:sz w:val="24"/>
            <w:szCs w:val="24"/>
            <w:rtl/>
          </w:rPr>
          <w:delText>הקונטרולר יבצע את כלל הפועלות הקשורות להזנת תלונות לקוחות על לקחות אחרים.  המחלקה תכיל את הפעולות הבאות:</w:delText>
        </w:r>
      </w:del>
    </w:p>
    <w:p w:rsidR="00481634" w:rsidDel="0096291C" w:rsidRDefault="00471D70">
      <w:pPr>
        <w:rPr>
          <w:del w:id="1465" w:author="ron gal" w:date="2017-03-04T15:42:00Z"/>
        </w:rPr>
      </w:pPr>
      <w:del w:id="1466" w:author="ron gal" w:date="2017-03-04T15:42:00Z">
        <w:r w:rsidDel="0096291C">
          <w:rPr>
            <w:sz w:val="28"/>
            <w:szCs w:val="28"/>
          </w:rPr>
          <w:delText>ComplaintsController(IComplaintsQueryProcessor ComplaintsQueryProcessor);</w:delText>
        </w:r>
      </w:del>
    </w:p>
    <w:p w:rsidR="00481634" w:rsidDel="0096291C" w:rsidRDefault="00481634">
      <w:pPr>
        <w:rPr>
          <w:del w:id="1467" w:author="ron gal" w:date="2017-03-04T15:42:00Z"/>
        </w:rPr>
      </w:pPr>
    </w:p>
    <w:p w:rsidR="00481634" w:rsidDel="0096291C" w:rsidRDefault="00471D70">
      <w:pPr>
        <w:rPr>
          <w:del w:id="1468" w:author="ron gal" w:date="2017-03-04T15:42:00Z"/>
        </w:rPr>
      </w:pPr>
      <w:del w:id="1469" w:author="ron gal" w:date="2017-03-04T15:42:00Z">
        <w:r w:rsidDel="0096291C">
          <w:rPr>
            <w:sz w:val="28"/>
            <w:szCs w:val="28"/>
          </w:rPr>
          <w:delText>List&lt;DTOs.Complaint&gt; Search(int? customerId = null);</w:delText>
        </w:r>
      </w:del>
    </w:p>
    <w:p w:rsidR="00481634" w:rsidDel="0096291C" w:rsidRDefault="00481634">
      <w:pPr>
        <w:rPr>
          <w:del w:id="1470" w:author="ron gal" w:date="2017-03-04T15:42:00Z"/>
        </w:rPr>
      </w:pPr>
    </w:p>
    <w:p w:rsidR="00481634" w:rsidDel="0096291C" w:rsidRDefault="00471D70">
      <w:pPr>
        <w:rPr>
          <w:del w:id="1471" w:author="ron gal" w:date="2017-03-04T15:42:00Z"/>
        </w:rPr>
      </w:pPr>
      <w:del w:id="1472" w:author="ron gal" w:date="2017-03-04T15:42:00Z">
        <w:r w:rsidDel="0096291C">
          <w:rPr>
            <w:sz w:val="28"/>
            <w:szCs w:val="28"/>
          </w:rPr>
          <w:delText>DTOs.Complaint Get(int id);</w:delText>
        </w:r>
      </w:del>
    </w:p>
    <w:p w:rsidR="00481634" w:rsidDel="0096291C" w:rsidRDefault="00481634">
      <w:pPr>
        <w:rPr>
          <w:del w:id="1473" w:author="ron gal" w:date="2017-03-04T15:42:00Z"/>
        </w:rPr>
      </w:pPr>
    </w:p>
    <w:p w:rsidR="00481634" w:rsidDel="0096291C" w:rsidRDefault="00471D70">
      <w:pPr>
        <w:rPr>
          <w:del w:id="1474" w:author="ron gal" w:date="2017-03-04T15:42:00Z"/>
        </w:rPr>
      </w:pPr>
      <w:del w:id="1475" w:author="ron gal" w:date="2017-03-04T15:42:00Z">
        <w:r w:rsidDel="0096291C">
          <w:rPr>
            <w:sz w:val="28"/>
            <w:szCs w:val="28"/>
          </w:rPr>
          <w:delText>DTOs.Complaint Save([FromBody]DTOs.Complaint complaint);</w:delText>
        </w:r>
      </w:del>
    </w:p>
    <w:p w:rsidR="00481634" w:rsidDel="0096291C" w:rsidRDefault="00481634">
      <w:pPr>
        <w:bidi/>
        <w:rPr>
          <w:del w:id="1476" w:author="ron gal" w:date="2017-03-04T15:42:00Z"/>
        </w:rPr>
      </w:pPr>
    </w:p>
    <w:p w:rsidR="00481634" w:rsidDel="0096291C" w:rsidRDefault="00471D70">
      <w:pPr>
        <w:bidi/>
        <w:rPr>
          <w:del w:id="1477" w:author="ron gal" w:date="2017-03-04T15:42:00Z"/>
        </w:rPr>
      </w:pPr>
      <w:del w:id="1478" w:author="ron gal" w:date="2017-03-04T15:42:00Z">
        <w:r w:rsidDel="0096291C">
          <w:rPr>
            <w:b/>
            <w:color w:val="FFFFFF"/>
            <w:sz w:val="28"/>
            <w:szCs w:val="28"/>
          </w:rPr>
          <w:delText>sd</w:delText>
        </w:r>
        <w:r w:rsidDel="0096291C">
          <w:rPr>
            <w:sz w:val="28"/>
            <w:szCs w:val="28"/>
            <w:rtl/>
          </w:rPr>
          <w:delText xml:space="preserve">מחלקת </w:delText>
        </w:r>
        <w:r w:rsidDel="0096291C">
          <w:rPr>
            <w:sz w:val="28"/>
            <w:szCs w:val="28"/>
          </w:rPr>
          <w:delText>ParticipantsController</w:delText>
        </w:r>
      </w:del>
    </w:p>
    <w:p w:rsidR="00481634" w:rsidDel="0096291C" w:rsidRDefault="00471D70">
      <w:pPr>
        <w:bidi/>
        <w:rPr>
          <w:del w:id="1479" w:author="ron gal" w:date="2017-03-04T15:42:00Z"/>
        </w:rPr>
      </w:pPr>
      <w:del w:id="1480" w:author="ron gal" w:date="2017-03-04T15:42:00Z">
        <w:r w:rsidDel="0096291C">
          <w:rPr>
            <w:sz w:val="24"/>
            <w:szCs w:val="24"/>
            <w:rtl/>
          </w:rPr>
          <w:delText>הקונטרולר יבצע פועלות הקשורות להצטרפות של לקוחות להזמנות של לקחות אחרים. המחלקה תכיל את הפעולות הבאות:</w:delText>
        </w:r>
      </w:del>
    </w:p>
    <w:p w:rsidR="00481634" w:rsidDel="0096291C" w:rsidRDefault="00481634">
      <w:pPr>
        <w:bidi/>
        <w:rPr>
          <w:del w:id="1481" w:author="ron gal" w:date="2017-03-04T15:42:00Z"/>
        </w:rPr>
      </w:pPr>
    </w:p>
    <w:p w:rsidR="00481634" w:rsidDel="0096291C" w:rsidRDefault="00471D70">
      <w:pPr>
        <w:rPr>
          <w:del w:id="1482" w:author="ron gal" w:date="2017-03-04T15:42:00Z"/>
        </w:rPr>
      </w:pPr>
      <w:del w:id="1483" w:author="ron gal" w:date="2017-03-04T15:42:00Z">
        <w:r w:rsidDel="0096291C">
          <w:rPr>
            <w:sz w:val="28"/>
            <w:szCs w:val="28"/>
          </w:rPr>
          <w:delText>List&lt;DTOs.Participant&gt; SearchParticipants(int? ownerId, string ownerName, int? orderId, int? invitationStatusId, int? fieldIdl, string fieldName, DateTime? fromDate, DateTime? untilDate);</w:delText>
        </w:r>
      </w:del>
    </w:p>
    <w:p w:rsidR="00481634" w:rsidDel="0096291C" w:rsidRDefault="00481634">
      <w:pPr>
        <w:rPr>
          <w:del w:id="1484" w:author="ron gal" w:date="2017-03-04T15:42:00Z"/>
        </w:rPr>
      </w:pPr>
    </w:p>
    <w:p w:rsidR="00481634" w:rsidDel="0096291C" w:rsidRDefault="00471D70">
      <w:pPr>
        <w:rPr>
          <w:del w:id="1485" w:author="ron gal" w:date="2017-03-04T15:42:00Z"/>
        </w:rPr>
      </w:pPr>
      <w:del w:id="1486" w:author="ron gal" w:date="2017-03-04T15:42:00Z">
        <w:r w:rsidDel="0096291C">
          <w:rPr>
            <w:sz w:val="28"/>
            <w:szCs w:val="28"/>
          </w:rPr>
          <w:delText>DTOs.Participant Get(int id);</w:delText>
        </w:r>
      </w:del>
    </w:p>
    <w:p w:rsidR="00481634" w:rsidDel="0096291C" w:rsidRDefault="00481634">
      <w:pPr>
        <w:rPr>
          <w:del w:id="1487" w:author="ron gal" w:date="2017-03-04T15:42:00Z"/>
        </w:rPr>
      </w:pPr>
    </w:p>
    <w:p w:rsidR="00481634" w:rsidDel="0096291C" w:rsidRDefault="00471D70">
      <w:pPr>
        <w:rPr>
          <w:del w:id="1488" w:author="ron gal" w:date="2017-03-04T15:42:00Z"/>
        </w:rPr>
      </w:pPr>
      <w:del w:id="1489" w:author="ron gal" w:date="2017-03-04T15:42:00Z">
        <w:r w:rsidDel="0096291C">
          <w:rPr>
            <w:sz w:val="28"/>
            <w:szCs w:val="28"/>
          </w:rPr>
          <w:delText>DTOs.Participant Save([FromBody]DTOs.Participant Participant);</w:delText>
        </w:r>
      </w:del>
    </w:p>
    <w:p w:rsidR="00481634" w:rsidDel="0096291C" w:rsidRDefault="00481634">
      <w:pPr>
        <w:rPr>
          <w:del w:id="1490" w:author="ron gal" w:date="2017-03-04T15:42:00Z"/>
        </w:rPr>
      </w:pPr>
    </w:p>
    <w:p w:rsidR="00481634" w:rsidDel="0096291C" w:rsidRDefault="00471D70">
      <w:pPr>
        <w:rPr>
          <w:del w:id="1491" w:author="ron gal" w:date="2017-03-04T15:42:00Z"/>
        </w:rPr>
      </w:pPr>
      <w:del w:id="1492" w:author="ron gal" w:date="2017-03-04T15:42:00Z">
        <w:r w:rsidDel="0096291C">
          <w:rPr>
            <w:sz w:val="28"/>
            <w:szCs w:val="28"/>
          </w:rPr>
          <w:delText>DTOs.Participant Update([FromUri]int id, [FromBody]DTOs.Participant Participant);</w:delText>
        </w:r>
      </w:del>
    </w:p>
    <w:p w:rsidR="00481634" w:rsidDel="0096291C" w:rsidRDefault="00481634">
      <w:pPr>
        <w:rPr>
          <w:del w:id="1493" w:author="ron gal" w:date="2017-03-04T15:42:00Z"/>
        </w:rPr>
      </w:pPr>
    </w:p>
    <w:p w:rsidR="00481634" w:rsidDel="0096291C" w:rsidRDefault="00471D70">
      <w:pPr>
        <w:rPr>
          <w:del w:id="1494" w:author="ron gal" w:date="2017-03-04T15:42:00Z"/>
        </w:rPr>
      </w:pPr>
      <w:del w:id="1495" w:author="ron gal" w:date="2017-03-04T15:42:00Z">
        <w:r w:rsidDel="0096291C">
          <w:rPr>
            <w:sz w:val="28"/>
            <w:szCs w:val="28"/>
          </w:rPr>
          <w:delText>void Delete([FromUri]int id);</w:delText>
        </w:r>
      </w:del>
    </w:p>
    <w:p w:rsidR="00481634" w:rsidDel="0096291C" w:rsidRDefault="00471D70">
      <w:pPr>
        <w:rPr>
          <w:del w:id="1496" w:author="ron gal" w:date="2017-03-04T15:42:00Z"/>
        </w:rPr>
      </w:pPr>
      <w:del w:id="1497" w:author="ron gal" w:date="2017-03-04T15:42:00Z">
        <w:r w:rsidDel="0096291C">
          <w:br w:type="page"/>
        </w:r>
      </w:del>
    </w:p>
    <w:p w:rsidR="00481634" w:rsidDel="004666B9" w:rsidRDefault="00481634">
      <w:pPr>
        <w:rPr>
          <w:del w:id="1498" w:author="ron gal" w:date="2017-03-04T17:51:00Z"/>
        </w:rPr>
      </w:pPr>
    </w:p>
    <w:p w:rsidR="00481634" w:rsidDel="004666B9" w:rsidRDefault="00471D70">
      <w:pPr>
        <w:bidi/>
        <w:rPr>
          <w:del w:id="1499" w:author="ron gal" w:date="2017-03-04T17:50:00Z"/>
        </w:rPr>
      </w:pPr>
      <w:del w:id="1500" w:author="ron gal" w:date="2017-03-04T17:50:00Z">
        <w:r w:rsidDel="004666B9">
          <w:rPr>
            <w:sz w:val="28"/>
            <w:szCs w:val="28"/>
            <w:rtl/>
          </w:rPr>
          <w:delText>ולידטורים (</w:delText>
        </w:r>
        <w:r w:rsidDel="004666B9">
          <w:rPr>
            <w:sz w:val="28"/>
            <w:szCs w:val="28"/>
          </w:rPr>
          <w:delText>Validators)</w:delText>
        </w:r>
      </w:del>
    </w:p>
    <w:p w:rsidR="00481634" w:rsidDel="004666B9" w:rsidRDefault="00471D70">
      <w:pPr>
        <w:bidi/>
        <w:rPr>
          <w:del w:id="1501" w:author="ron gal" w:date="2017-03-04T17:50:00Z"/>
        </w:rPr>
      </w:pPr>
      <w:del w:id="1502" w:author="ron gal" w:date="2017-03-04T17:50:00Z">
        <w:r w:rsidDel="004666B9">
          <w:rPr>
            <w:sz w:val="24"/>
            <w:szCs w:val="24"/>
            <w:rtl/>
          </w:rPr>
          <w:delTex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delText>
        </w:r>
        <w:r w:rsidDel="004666B9">
          <w:rPr>
            <w:sz w:val="24"/>
            <w:szCs w:val="24"/>
          </w:rPr>
          <w:delText>Http Status</w:delText>
        </w:r>
        <w:r w:rsidDel="004666B9">
          <w:rPr>
            <w:sz w:val="24"/>
            <w:szCs w:val="24"/>
            <w:rtl/>
          </w:rPr>
          <w:delText xml:space="preserve"> 403 - המייצג בקשה לא תקינה. כל ולידטור יורש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ומממש את ה-</w:delText>
        </w:r>
        <w:r w:rsidDel="004666B9">
          <w:rPr>
            <w:sz w:val="24"/>
            <w:szCs w:val="24"/>
          </w:rPr>
          <w:delText>Template Method</w:delText>
        </w:r>
        <w:r w:rsidDel="004666B9">
          <w:rPr>
            <w:sz w:val="24"/>
            <w:szCs w:val="24"/>
            <w:rtl/>
          </w:rPr>
          <w:delText xml:space="preserve"> בשם </w:delText>
        </w:r>
        <w:r w:rsidDel="004666B9">
          <w:rPr>
            <w:sz w:val="24"/>
            <w:szCs w:val="24"/>
          </w:rPr>
          <w:delText>IsValid</w:delText>
        </w:r>
        <w:r w:rsidDel="004666B9">
          <w:rPr>
            <w:sz w:val="24"/>
            <w:szCs w:val="24"/>
            <w:rtl/>
          </w:rPr>
          <w:delText xml:space="preserve"> - מתודה זו מקבלת את ערך השדה ומחזירה אינדיקציה האם הערך תקין או לא. אינדיקציה זו נשמרת על אובייקט בקשת הלקוח לצורך שימוש בזמן מאוחר יותר.</w:delText>
        </w:r>
      </w:del>
    </w:p>
    <w:p w:rsidR="00481634" w:rsidDel="004666B9" w:rsidRDefault="00481634">
      <w:pPr>
        <w:bidi/>
        <w:rPr>
          <w:del w:id="1503" w:author="ron gal" w:date="2017-03-04T17:50:00Z"/>
        </w:rPr>
      </w:pPr>
    </w:p>
    <w:p w:rsidR="00481634" w:rsidDel="004666B9" w:rsidRDefault="00471D70">
      <w:pPr>
        <w:bidi/>
        <w:rPr>
          <w:del w:id="1504" w:author="ron gal" w:date="2017-03-04T17:50:00Z"/>
        </w:rPr>
      </w:pPr>
      <w:del w:id="1505" w:author="ron gal" w:date="2017-03-04T17:50:00Z">
        <w:r w:rsidDel="004666B9">
          <w:rPr>
            <w:b/>
            <w:sz w:val="24"/>
            <w:szCs w:val="24"/>
            <w:rtl/>
          </w:rPr>
          <w:delText xml:space="preserve">מחלקת </w:delText>
        </w:r>
        <w:r w:rsidDel="004666B9">
          <w:rPr>
            <w:b/>
            <w:sz w:val="24"/>
            <w:szCs w:val="24"/>
          </w:rPr>
          <w:delText>AboveAttribute</w:delText>
        </w:r>
      </w:del>
    </w:p>
    <w:p w:rsidR="00481634" w:rsidDel="004666B9" w:rsidRDefault="00471D70">
      <w:pPr>
        <w:bidi/>
        <w:rPr>
          <w:del w:id="1506" w:author="ron gal" w:date="2017-03-04T17:50:00Z"/>
        </w:rPr>
      </w:pPr>
      <w:del w:id="1507"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ולידטור זה משמש לאכיפה שערך תכונה נומרית גדול מערך מינימאלי מסויים.</w:delText>
        </w:r>
      </w:del>
    </w:p>
    <w:p w:rsidR="00481634" w:rsidDel="004666B9" w:rsidRDefault="00481634">
      <w:pPr>
        <w:bidi/>
        <w:rPr>
          <w:del w:id="1508" w:author="ron gal" w:date="2017-03-04T17:50:00Z"/>
        </w:rPr>
      </w:pPr>
    </w:p>
    <w:p w:rsidR="00481634" w:rsidDel="004666B9" w:rsidRDefault="00471D70">
      <w:pPr>
        <w:bidi/>
        <w:rPr>
          <w:del w:id="1509" w:author="ron gal" w:date="2017-03-04T17:50:00Z"/>
        </w:rPr>
      </w:pPr>
      <w:del w:id="1510" w:author="ron gal" w:date="2017-03-04T17:50:00Z">
        <w:r w:rsidDel="004666B9">
          <w:rPr>
            <w:b/>
            <w:sz w:val="24"/>
            <w:szCs w:val="24"/>
            <w:rtl/>
          </w:rPr>
          <w:delText xml:space="preserve">מחלקת </w:delText>
        </w:r>
        <w:r w:rsidDel="004666B9">
          <w:rPr>
            <w:b/>
            <w:sz w:val="24"/>
            <w:szCs w:val="24"/>
          </w:rPr>
          <w:delText>ExistsInDBAttribute</w:delText>
        </w:r>
      </w:del>
    </w:p>
    <w:p w:rsidR="00481634" w:rsidDel="004666B9" w:rsidRDefault="00471D70">
      <w:pPr>
        <w:bidi/>
        <w:rPr>
          <w:del w:id="1511" w:author="ron gal" w:date="2017-03-04T17:50:00Z"/>
        </w:rPr>
        <w:pPrChange w:id="1512" w:author="ron gal" w:date="2017-03-04T16:08:00Z">
          <w:pPr>
            <w:bidi/>
          </w:pPr>
        </w:pPrChange>
      </w:pPr>
      <w:del w:id="1513"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xml:space="preserve">. ולידטור זה משמש לאכיפה שערך תכונה מייצג ישות שקיימת במסד הנתונים. למשל הולידטור משמש לוידוא </w:delText>
        </w:r>
      </w:del>
      <w:del w:id="1514" w:author="ron gal" w:date="2017-03-04T15:46:00Z">
        <w:r w:rsidDel="00110E29">
          <w:rPr>
            <w:sz w:val="24"/>
            <w:szCs w:val="24"/>
            <w:rtl/>
          </w:rPr>
          <w:delText xml:space="preserve">שמשתמש </w:delText>
        </w:r>
      </w:del>
      <w:del w:id="1515" w:author="ron gal" w:date="2017-03-04T16:08:00Z">
        <w:r w:rsidDel="00F3722B">
          <w:rPr>
            <w:sz w:val="24"/>
            <w:szCs w:val="24"/>
            <w:rtl/>
          </w:rPr>
          <w:delText xml:space="preserve">אכן קיים בעת </w:delText>
        </w:r>
      </w:del>
      <w:del w:id="1516" w:author="ron gal" w:date="2017-03-04T15:46:00Z">
        <w:r w:rsidDel="00213013">
          <w:rPr>
            <w:sz w:val="24"/>
            <w:szCs w:val="24"/>
            <w:rtl/>
          </w:rPr>
          <w:delText>הגשת תלונה עליו</w:delText>
        </w:r>
      </w:del>
      <w:del w:id="1517" w:author="ron gal" w:date="2017-03-04T16:08:00Z">
        <w:r w:rsidDel="00F3722B">
          <w:rPr>
            <w:sz w:val="24"/>
            <w:szCs w:val="24"/>
            <w:rtl/>
          </w:rPr>
          <w:delText>.</w:delText>
        </w:r>
      </w:del>
    </w:p>
    <w:p w:rsidR="00481634" w:rsidDel="004666B9" w:rsidRDefault="00481634">
      <w:pPr>
        <w:bidi/>
        <w:rPr>
          <w:del w:id="1518" w:author="ron gal" w:date="2017-03-04T17:50:00Z"/>
        </w:rPr>
      </w:pPr>
    </w:p>
    <w:p w:rsidR="00481634" w:rsidDel="004666B9" w:rsidRDefault="00471D70">
      <w:pPr>
        <w:bidi/>
        <w:rPr>
          <w:del w:id="1519" w:author="ron gal" w:date="2017-03-04T17:50:00Z"/>
        </w:rPr>
      </w:pPr>
      <w:del w:id="1520" w:author="ron gal" w:date="2017-03-04T17:50:00Z">
        <w:r w:rsidDel="004666B9">
          <w:rPr>
            <w:b/>
            <w:sz w:val="24"/>
            <w:szCs w:val="24"/>
            <w:rtl/>
          </w:rPr>
          <w:delText xml:space="preserve">מחלקת </w:delText>
        </w:r>
        <w:r w:rsidDel="004666B9">
          <w:rPr>
            <w:b/>
            <w:sz w:val="24"/>
            <w:szCs w:val="24"/>
          </w:rPr>
          <w:delText>IsEnumOfTypeAttribute</w:delText>
        </w:r>
      </w:del>
    </w:p>
    <w:p w:rsidR="00481634" w:rsidDel="004666B9" w:rsidRDefault="00471D70">
      <w:pPr>
        <w:bidi/>
        <w:rPr>
          <w:del w:id="1521" w:author="ron gal" w:date="2017-03-04T17:50:00Z"/>
        </w:rPr>
        <w:pPrChange w:id="1522" w:author="ron gal" w:date="2017-03-04T15:45:00Z">
          <w:pPr>
            <w:bidi/>
          </w:pPr>
        </w:pPrChange>
      </w:pPr>
      <w:del w:id="1523"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xml:space="preserve">. ולידטור זה משמש לאכיפה שערך תכונה המייצג ערך פענוח שקיים במסד הנתונים. למשל הולידטור משמש לוידוא שהערך </w:delText>
        </w:r>
      </w:del>
      <w:del w:id="1524" w:author="ron gal" w:date="2017-03-04T15:45:00Z">
        <w:r w:rsidDel="00817880">
          <w:rPr>
            <w:sz w:val="24"/>
            <w:szCs w:val="24"/>
            <w:rtl/>
          </w:rPr>
          <w:delText xml:space="preserve">'חיפה' </w:delText>
        </w:r>
      </w:del>
      <w:del w:id="1525" w:author="ron gal" w:date="2017-03-04T17:50:00Z">
        <w:r w:rsidDel="004666B9">
          <w:rPr>
            <w:sz w:val="24"/>
            <w:szCs w:val="24"/>
            <w:rtl/>
          </w:rPr>
          <w:delText xml:space="preserve">אכן נמצא ברשימת פיענוח </w:delText>
        </w:r>
      </w:del>
      <w:del w:id="1526" w:author="ron gal" w:date="2017-03-04T15:45:00Z">
        <w:r w:rsidDel="00817880">
          <w:rPr>
            <w:sz w:val="24"/>
            <w:szCs w:val="24"/>
            <w:rtl/>
          </w:rPr>
          <w:delText xml:space="preserve">האיזורים - </w:delText>
        </w:r>
        <w:r w:rsidDel="00817880">
          <w:rPr>
            <w:sz w:val="24"/>
            <w:szCs w:val="24"/>
          </w:rPr>
          <w:delText>RegionDecode</w:delText>
        </w:r>
        <w:r w:rsidDel="00817880">
          <w:rPr>
            <w:sz w:val="24"/>
            <w:szCs w:val="24"/>
            <w:rtl/>
          </w:rPr>
          <w:delText>.</w:delText>
        </w:r>
      </w:del>
    </w:p>
    <w:p w:rsidR="00481634" w:rsidDel="004666B9" w:rsidRDefault="00481634">
      <w:pPr>
        <w:bidi/>
        <w:rPr>
          <w:del w:id="1527" w:author="ron gal" w:date="2017-03-04T17:50:00Z"/>
        </w:rPr>
      </w:pPr>
    </w:p>
    <w:p w:rsidR="00481634" w:rsidDel="00EC1DDE" w:rsidRDefault="00471D70">
      <w:pPr>
        <w:bidi/>
        <w:rPr>
          <w:del w:id="1528" w:author="ron gal" w:date="2017-03-04T15:53:00Z"/>
        </w:rPr>
      </w:pPr>
      <w:del w:id="1529" w:author="ron gal" w:date="2017-03-04T15:53:00Z">
        <w:r w:rsidDel="00EC1DDE">
          <w:rPr>
            <w:b/>
            <w:sz w:val="24"/>
            <w:szCs w:val="24"/>
            <w:rtl/>
          </w:rPr>
          <w:delText xml:space="preserve">מחלקת </w:delText>
        </w:r>
        <w:r w:rsidDel="00EC1DDE">
          <w:rPr>
            <w:b/>
            <w:sz w:val="24"/>
            <w:szCs w:val="24"/>
          </w:rPr>
          <w:delText>ListExistsInDbAttribute</w:delText>
        </w:r>
      </w:del>
    </w:p>
    <w:p w:rsidR="00481634" w:rsidDel="00EC1DDE" w:rsidRDefault="00471D70">
      <w:pPr>
        <w:bidi/>
        <w:rPr>
          <w:del w:id="1530" w:author="ron gal" w:date="2017-03-04T15:53:00Z"/>
        </w:rPr>
      </w:pPr>
      <w:del w:id="1531" w:author="ron gal" w:date="2017-03-04T15:53:00Z">
        <w:r w:rsidDel="00EC1DDE">
          <w:rPr>
            <w:sz w:val="24"/>
            <w:szCs w:val="24"/>
            <w:rtl/>
          </w:rPr>
          <w:delText xml:space="preserve">מחלקה זו יורשת מהמחלקה </w:delText>
        </w:r>
        <w:r w:rsidDel="00EC1DDE">
          <w:rPr>
            <w:sz w:val="24"/>
            <w:szCs w:val="24"/>
          </w:rPr>
          <w:delText>ValidationAttribute</w:delText>
        </w:r>
        <w:r w:rsidDel="00EC1DDE">
          <w:rPr>
            <w:sz w:val="24"/>
            <w:szCs w:val="24"/>
            <w:rtl/>
          </w:rPr>
          <w:delText xml:space="preserve"> של </w:delText>
        </w:r>
        <w:r w:rsidDel="00EC1DDE">
          <w:rPr>
            <w:sz w:val="24"/>
            <w:szCs w:val="24"/>
          </w:rPr>
          <w:delText>Net</w:delText>
        </w:r>
        <w:r w:rsidDel="00EC1DDE">
          <w:rPr>
            <w:sz w:val="24"/>
            <w:szCs w:val="24"/>
            <w:rtl/>
          </w:rPr>
          <w:delText xml:space="preserve">. ודורסת את המתודה </w:delText>
        </w:r>
        <w:r w:rsidDel="00EC1DDE">
          <w:rPr>
            <w:sz w:val="24"/>
            <w:szCs w:val="24"/>
          </w:rPr>
          <w:delText>IsValid</w:delText>
        </w:r>
        <w:r w:rsidDel="00EC1DDE">
          <w:rPr>
            <w:sz w:val="24"/>
            <w:szCs w:val="24"/>
            <w:rtl/>
          </w:rPr>
          <w:delText xml:space="preserve">. ולידטור זה משמש לאכיפה שערך תכונה מייצג רשימה של ישויות שקיימות במסד הנתונים. </w:delText>
        </w:r>
      </w:del>
    </w:p>
    <w:p w:rsidR="00481634" w:rsidDel="00EC1DDE" w:rsidRDefault="00481634">
      <w:pPr>
        <w:bidi/>
        <w:rPr>
          <w:del w:id="1532" w:author="ron gal" w:date="2017-03-04T15:53:00Z"/>
        </w:rPr>
      </w:pPr>
    </w:p>
    <w:p w:rsidR="00481634" w:rsidDel="004666B9" w:rsidRDefault="00471D70">
      <w:pPr>
        <w:bidi/>
        <w:rPr>
          <w:del w:id="1533" w:author="ron gal" w:date="2017-03-04T17:50:00Z"/>
        </w:rPr>
      </w:pPr>
      <w:del w:id="1534" w:author="ron gal" w:date="2017-03-04T17:50:00Z">
        <w:r w:rsidDel="004666B9">
          <w:rPr>
            <w:b/>
            <w:sz w:val="24"/>
            <w:szCs w:val="24"/>
            <w:rtl/>
          </w:rPr>
          <w:delText xml:space="preserve">מחלקת </w:delText>
        </w:r>
        <w:r w:rsidDel="004666B9">
          <w:rPr>
            <w:b/>
            <w:sz w:val="24"/>
            <w:szCs w:val="24"/>
          </w:rPr>
          <w:delText>NotInFutureAttribute</w:delText>
        </w:r>
      </w:del>
    </w:p>
    <w:p w:rsidR="00481634" w:rsidDel="004666B9" w:rsidRDefault="00471D70">
      <w:pPr>
        <w:bidi/>
        <w:rPr>
          <w:del w:id="1535" w:author="ron gal" w:date="2017-03-04T17:50:00Z"/>
        </w:rPr>
      </w:pPr>
      <w:del w:id="1536"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ולידטור זה משמש לאכיפה שערך תכונה מסוג תאריך אינו בזמן העתיד.</w:delText>
        </w:r>
      </w:del>
    </w:p>
    <w:p w:rsidR="00481634" w:rsidDel="004666B9" w:rsidRDefault="00481634">
      <w:pPr>
        <w:bidi/>
        <w:rPr>
          <w:del w:id="1537" w:author="ron gal" w:date="2017-03-04T17:50:00Z"/>
        </w:rPr>
      </w:pPr>
    </w:p>
    <w:p w:rsidR="00481634" w:rsidDel="004666B9" w:rsidRDefault="00471D70">
      <w:pPr>
        <w:bidi/>
        <w:rPr>
          <w:del w:id="1538" w:author="ron gal" w:date="2017-03-04T17:50:00Z"/>
        </w:rPr>
      </w:pPr>
      <w:del w:id="1539" w:author="ron gal" w:date="2017-03-04T17:50:00Z">
        <w:r w:rsidDel="004666B9">
          <w:rPr>
            <w:b/>
            <w:sz w:val="24"/>
            <w:szCs w:val="24"/>
            <w:rtl/>
          </w:rPr>
          <w:delText xml:space="preserve">מחלקת </w:delText>
        </w:r>
        <w:r w:rsidDel="004666B9">
          <w:rPr>
            <w:b/>
            <w:sz w:val="24"/>
            <w:szCs w:val="24"/>
          </w:rPr>
          <w:delText>NotInPastAttribute</w:delText>
        </w:r>
      </w:del>
    </w:p>
    <w:p w:rsidR="00481634" w:rsidDel="004666B9" w:rsidRDefault="00471D70">
      <w:pPr>
        <w:bidi/>
        <w:rPr>
          <w:del w:id="1540" w:author="ron gal" w:date="2017-03-04T17:50:00Z"/>
        </w:rPr>
      </w:pPr>
      <w:del w:id="1541"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ולידטור זה משמש לאכיפה שערך תכונה מסוג תאריך אינו בזמן העבר.</w:delText>
        </w:r>
      </w:del>
    </w:p>
    <w:p w:rsidR="00481634" w:rsidDel="004666B9" w:rsidRDefault="00481634">
      <w:pPr>
        <w:bidi/>
        <w:rPr>
          <w:del w:id="1542" w:author="ron gal" w:date="2017-03-04T17:51:00Z"/>
        </w:rPr>
      </w:pPr>
    </w:p>
    <w:p w:rsidR="00481634" w:rsidDel="004666B9" w:rsidRDefault="00481634">
      <w:pPr>
        <w:bidi/>
        <w:rPr>
          <w:del w:id="1543" w:author="ron gal" w:date="2017-03-04T17:51:00Z"/>
        </w:rPr>
      </w:pPr>
    </w:p>
    <w:p w:rsidR="00481634" w:rsidDel="004666B9" w:rsidRDefault="00471D70">
      <w:pPr>
        <w:rPr>
          <w:del w:id="1544" w:author="ron gal" w:date="2017-03-04T17:51:00Z"/>
        </w:rPr>
      </w:pPr>
      <w:del w:id="1545" w:author="ron gal" w:date="2017-03-04T17:51:00Z">
        <w:r w:rsidDel="004666B9">
          <w:br w:type="page"/>
        </w:r>
      </w:del>
    </w:p>
    <w:p w:rsidR="00481634" w:rsidDel="004666B9" w:rsidRDefault="00481634">
      <w:pPr>
        <w:bidi/>
        <w:rPr>
          <w:del w:id="1546" w:author="ron gal" w:date="2017-03-04T17:51:00Z"/>
        </w:rPr>
      </w:pPr>
    </w:p>
    <w:p w:rsidR="00481634" w:rsidDel="004666B9" w:rsidRDefault="00471D70">
      <w:pPr>
        <w:bidi/>
        <w:rPr>
          <w:del w:id="1547" w:author="ron gal" w:date="2017-03-04T17:51:00Z"/>
        </w:rPr>
      </w:pPr>
      <w:del w:id="1548" w:author="ron gal" w:date="2017-03-04T17:51:00Z">
        <w:r w:rsidDel="004666B9">
          <w:rPr>
            <w:sz w:val="28"/>
            <w:szCs w:val="28"/>
            <w:rtl/>
          </w:rPr>
          <w:delText>פילטרים (</w:delText>
        </w:r>
        <w:r w:rsidDel="004666B9">
          <w:rPr>
            <w:sz w:val="28"/>
            <w:szCs w:val="28"/>
          </w:rPr>
          <w:delText>Filters)</w:delText>
        </w:r>
      </w:del>
    </w:p>
    <w:p w:rsidR="00481634" w:rsidDel="004666B9" w:rsidRDefault="00471D70">
      <w:pPr>
        <w:bidi/>
        <w:rPr>
          <w:del w:id="1549" w:author="ron gal" w:date="2017-03-04T17:51:00Z"/>
        </w:rPr>
      </w:pPr>
      <w:del w:id="1550" w:author="ron gal" w:date="2017-03-04T17:51:00Z">
        <w:r w:rsidDel="004666B9">
          <w:rPr>
            <w:sz w:val="24"/>
            <w:szCs w:val="24"/>
            <w:rtl/>
          </w:rPr>
          <w:delTex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delText>
        </w:r>
        <w:r w:rsidDel="004666B9">
          <w:rPr>
            <w:sz w:val="24"/>
            <w:szCs w:val="24"/>
          </w:rPr>
          <w:delText>ActionFilterAttribute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ויכול לממש שתי </w:delText>
        </w:r>
        <w:r w:rsidDel="004666B9">
          <w:rPr>
            <w:sz w:val="24"/>
            <w:szCs w:val="24"/>
          </w:rPr>
          <w:delText>Template Methods</w:delText>
        </w:r>
        <w:r w:rsidDel="004666B9">
          <w:rPr>
            <w:sz w:val="24"/>
            <w:szCs w:val="24"/>
            <w:rtl/>
          </w:rPr>
          <w:delText>:</w:delText>
        </w:r>
      </w:del>
    </w:p>
    <w:p w:rsidR="00481634" w:rsidDel="004666B9" w:rsidRDefault="00471D70">
      <w:pPr>
        <w:numPr>
          <w:ilvl w:val="0"/>
          <w:numId w:val="14"/>
        </w:numPr>
        <w:bidi/>
        <w:ind w:hanging="360"/>
        <w:contextualSpacing/>
        <w:rPr>
          <w:del w:id="1551" w:author="ron gal" w:date="2017-03-04T17:51:00Z"/>
          <w:sz w:val="24"/>
          <w:szCs w:val="24"/>
        </w:rPr>
      </w:pPr>
      <w:del w:id="1552" w:author="ron gal" w:date="2017-03-04T17:51:00Z">
        <w:r w:rsidDel="004666B9">
          <w:rPr>
            <w:sz w:val="24"/>
            <w:szCs w:val="24"/>
            <w:rtl/>
          </w:rPr>
          <w:delText xml:space="preserve">המתודה </w:delText>
        </w:r>
        <w:r w:rsidDel="004666B9">
          <w:rPr>
            <w:sz w:val="24"/>
            <w:szCs w:val="24"/>
          </w:rPr>
          <w:delText>OnActionExecuting</w:delText>
        </w:r>
        <w:r w:rsidDel="004666B9">
          <w:rPr>
            <w:sz w:val="24"/>
            <w:szCs w:val="24"/>
            <w:rtl/>
          </w:rPr>
          <w:delText xml:space="preserve"> - קוד אשר יתבצע לפני הפעולה בקונטרולר הרלוונטי.</w:delText>
        </w:r>
      </w:del>
    </w:p>
    <w:p w:rsidR="00481634" w:rsidDel="004666B9" w:rsidRDefault="00471D70">
      <w:pPr>
        <w:numPr>
          <w:ilvl w:val="0"/>
          <w:numId w:val="14"/>
        </w:numPr>
        <w:bidi/>
        <w:ind w:hanging="360"/>
        <w:contextualSpacing/>
        <w:rPr>
          <w:del w:id="1553" w:author="ron gal" w:date="2017-03-04T17:51:00Z"/>
          <w:sz w:val="24"/>
          <w:szCs w:val="24"/>
        </w:rPr>
      </w:pPr>
      <w:del w:id="1554" w:author="ron gal" w:date="2017-03-04T17:51:00Z">
        <w:r w:rsidDel="004666B9">
          <w:rPr>
            <w:sz w:val="24"/>
            <w:szCs w:val="24"/>
            <w:rtl/>
          </w:rPr>
          <w:delText xml:space="preserve">המתודה </w:delText>
        </w:r>
        <w:r w:rsidDel="004666B9">
          <w:rPr>
            <w:sz w:val="24"/>
            <w:szCs w:val="24"/>
          </w:rPr>
          <w:delText>OnActionExecuted</w:delText>
        </w:r>
        <w:r w:rsidDel="004666B9">
          <w:rPr>
            <w:sz w:val="24"/>
            <w:szCs w:val="24"/>
            <w:rtl/>
          </w:rPr>
          <w:delText xml:space="preserve"> - קוד אשר יתבצע לאחר הפעולה בקונטורלר הרלוונטי.</w:delText>
        </w:r>
      </w:del>
    </w:p>
    <w:p w:rsidR="00481634" w:rsidDel="004666B9" w:rsidRDefault="00481634">
      <w:pPr>
        <w:bidi/>
        <w:rPr>
          <w:del w:id="1555" w:author="ron gal" w:date="2017-03-04T17:51:00Z"/>
        </w:rPr>
      </w:pPr>
    </w:p>
    <w:p w:rsidR="00481634" w:rsidDel="004666B9" w:rsidRDefault="00471D70">
      <w:pPr>
        <w:bidi/>
        <w:rPr>
          <w:del w:id="1556" w:author="ron gal" w:date="2017-03-04T17:51:00Z"/>
        </w:rPr>
      </w:pPr>
      <w:del w:id="1557" w:author="ron gal" w:date="2017-03-04T17:51:00Z">
        <w:r w:rsidDel="004666B9">
          <w:rPr>
            <w:b/>
            <w:sz w:val="24"/>
            <w:szCs w:val="24"/>
            <w:rtl/>
          </w:rPr>
          <w:delText xml:space="preserve">מחלקת </w:delText>
        </w:r>
        <w:r w:rsidDel="004666B9">
          <w:rPr>
            <w:b/>
            <w:sz w:val="24"/>
            <w:szCs w:val="24"/>
          </w:rPr>
          <w:delText>GlobalAuthorizationFilter</w:delText>
        </w:r>
      </w:del>
    </w:p>
    <w:p w:rsidR="00481634" w:rsidDel="004666B9" w:rsidRDefault="00471D70">
      <w:pPr>
        <w:bidi/>
        <w:rPr>
          <w:del w:id="1558" w:author="ron gal" w:date="2017-03-04T17:51:00Z"/>
        </w:rPr>
        <w:pPrChange w:id="1559" w:author="ron gal" w:date="2017-03-04T16:09:00Z">
          <w:pPr>
            <w:bidi/>
          </w:pPr>
        </w:pPrChange>
      </w:pPr>
      <w:del w:id="1560" w:author="ron gal" w:date="2017-03-04T17:51:00Z">
        <w:r w:rsidDel="004666B9">
          <w:rPr>
            <w:sz w:val="24"/>
            <w:szCs w:val="24"/>
            <w:rtl/>
          </w:rPr>
          <w:delText>פילטר זה מופעל לפני כל בקשה לשרת ומקבל את פרטי המשתמש (שם וסיסמה), ומאמתת אותם מול מסד הנתונים. אם הנתונים אומתו בהצלחה ישמרו הרשאות המשתמש (</w:delText>
        </w:r>
      </w:del>
      <w:del w:id="1561" w:author="ron gal" w:date="2017-03-04T16:09:00Z">
        <w:r w:rsidDel="00694F4E">
          <w:rPr>
            <w:sz w:val="24"/>
            <w:szCs w:val="24"/>
            <w:rtl/>
          </w:rPr>
          <w:delText>משתמש, עובד, מנהל</w:delText>
        </w:r>
      </w:del>
      <w:del w:id="1562" w:author="ron gal" w:date="2017-03-04T17:51:00Z">
        <w:r w:rsidDel="004666B9">
          <w:rPr>
            <w:sz w:val="24"/>
            <w:szCs w:val="24"/>
            <w:rtl/>
          </w:rPr>
          <w:delText xml:space="preserve">) על הבקשה לצורך וידוא ההרשאות בקונטרולר. אם אימות הנתונים נכשל, תוחזר תשובת שגיאה עם </w:delText>
        </w:r>
        <w:r w:rsidDel="004666B9">
          <w:rPr>
            <w:sz w:val="24"/>
            <w:szCs w:val="24"/>
          </w:rPr>
          <w:delText>Http Status</w:delText>
        </w:r>
        <w:r w:rsidDel="004666B9">
          <w:rPr>
            <w:sz w:val="24"/>
            <w:szCs w:val="24"/>
            <w:rtl/>
          </w:rPr>
          <w:delText xml:space="preserve"> 401 - המייצג שגיאת הרשאות.</w:delText>
        </w:r>
      </w:del>
    </w:p>
    <w:p w:rsidR="00481634" w:rsidDel="004666B9" w:rsidRDefault="00481634">
      <w:pPr>
        <w:bidi/>
        <w:rPr>
          <w:del w:id="1563" w:author="ron gal" w:date="2017-03-04T17:51:00Z"/>
        </w:rPr>
      </w:pPr>
    </w:p>
    <w:p w:rsidR="00481634" w:rsidDel="004666B9" w:rsidRDefault="00471D70">
      <w:pPr>
        <w:bidi/>
        <w:rPr>
          <w:del w:id="1564" w:author="ron gal" w:date="2017-03-04T17:51:00Z"/>
        </w:rPr>
      </w:pPr>
      <w:del w:id="1565" w:author="ron gal" w:date="2017-03-04T17:51:00Z">
        <w:r w:rsidDel="004666B9">
          <w:rPr>
            <w:b/>
            <w:sz w:val="24"/>
            <w:szCs w:val="24"/>
            <w:rtl/>
          </w:rPr>
          <w:delText xml:space="preserve">מחלקת </w:delText>
        </w:r>
        <w:r w:rsidDel="004666B9">
          <w:rPr>
            <w:b/>
            <w:sz w:val="24"/>
            <w:szCs w:val="24"/>
          </w:rPr>
          <w:delText>ValidateModelAttribute</w:delText>
        </w:r>
      </w:del>
    </w:p>
    <w:p w:rsidR="00481634" w:rsidDel="004666B9" w:rsidRDefault="00471D70">
      <w:pPr>
        <w:bidi/>
        <w:rPr>
          <w:del w:id="1566" w:author="ron gal" w:date="2017-03-04T17:51:00Z"/>
        </w:rPr>
        <w:pPrChange w:id="1567" w:author="ron gal" w:date="2017-03-04T16:10:00Z">
          <w:pPr>
            <w:bidi/>
          </w:pPr>
        </w:pPrChange>
      </w:pPr>
      <w:del w:id="1568" w:author="ron gal" w:date="2017-03-04T17:51:00Z">
        <w:r w:rsidDel="004666B9">
          <w:rPr>
            <w:sz w:val="24"/>
            <w:szCs w:val="24"/>
            <w:rtl/>
          </w:rPr>
          <w:delText xml:space="preserve">פילטר זה מופעל לפני כל בקשה לשרת ומוודא אם לפחות אחד מהולידטורים מצא נתונים לא תקין בבקשה. אם נמצאו נתונים לא תקינים תוחזר תשובה שגיאה עם </w:delText>
        </w:r>
        <w:r w:rsidDel="004666B9">
          <w:rPr>
            <w:sz w:val="24"/>
            <w:szCs w:val="24"/>
          </w:rPr>
          <w:delText>Http Status</w:delText>
        </w:r>
        <w:r w:rsidDel="004666B9">
          <w:rPr>
            <w:sz w:val="24"/>
            <w:szCs w:val="24"/>
            <w:rtl/>
          </w:rPr>
          <w:delText xml:space="preserve"> </w:delText>
        </w:r>
      </w:del>
      <w:del w:id="1569" w:author="ron gal" w:date="2017-03-04T16:10:00Z">
        <w:r w:rsidDel="007E4D19">
          <w:rPr>
            <w:sz w:val="24"/>
            <w:szCs w:val="24"/>
            <w:rtl/>
          </w:rPr>
          <w:delText xml:space="preserve">403 </w:delText>
        </w:r>
      </w:del>
      <w:del w:id="1570" w:author="ron gal" w:date="2017-03-04T17:51:00Z">
        <w:r w:rsidDel="004666B9">
          <w:rPr>
            <w:sz w:val="24"/>
            <w:szCs w:val="24"/>
            <w:rtl/>
          </w:rPr>
          <w:delText>- המייצג בקשה לא תקינה.</w:delText>
        </w:r>
      </w:del>
    </w:p>
    <w:p w:rsidR="00481634" w:rsidDel="004666B9" w:rsidRDefault="00481634">
      <w:pPr>
        <w:bidi/>
        <w:rPr>
          <w:del w:id="1571" w:author="ron gal" w:date="2017-03-04T17:51:00Z"/>
        </w:rPr>
      </w:pPr>
    </w:p>
    <w:p w:rsidR="00481634" w:rsidDel="004666B9" w:rsidRDefault="00471D70">
      <w:pPr>
        <w:bidi/>
        <w:rPr>
          <w:del w:id="1572" w:author="ron gal" w:date="2017-03-04T17:51:00Z"/>
        </w:rPr>
      </w:pPr>
      <w:del w:id="1573" w:author="ron gal" w:date="2017-03-04T17:51:00Z">
        <w:r w:rsidDel="004666B9">
          <w:rPr>
            <w:b/>
            <w:sz w:val="24"/>
            <w:szCs w:val="24"/>
            <w:rtl/>
          </w:rPr>
          <w:delText xml:space="preserve">מחלקת </w:delText>
        </w:r>
        <w:r w:rsidDel="004666B9">
          <w:rPr>
            <w:b/>
            <w:sz w:val="24"/>
            <w:szCs w:val="24"/>
          </w:rPr>
          <w:delText>TransactionFilterAttribute</w:delText>
        </w:r>
      </w:del>
    </w:p>
    <w:p w:rsidR="00481634" w:rsidDel="004666B9" w:rsidRDefault="00471D70">
      <w:pPr>
        <w:bidi/>
        <w:rPr>
          <w:del w:id="1574" w:author="ron gal" w:date="2017-03-04T17:51:00Z"/>
        </w:rPr>
      </w:pPr>
      <w:del w:id="1575" w:author="ron gal" w:date="2017-03-04T17:51:00Z">
        <w:r w:rsidDel="004666B9">
          <w:rPr>
            <w:sz w:val="24"/>
            <w:szCs w:val="24"/>
            <w:rtl/>
          </w:rPr>
          <w:delText xml:space="preserve">פילטר זה מופעל לפני כל בקשה לשרת ואחראי על יצירת </w:delText>
        </w:r>
        <w:r w:rsidDel="004666B9">
          <w:rPr>
            <w:sz w:val="24"/>
            <w:szCs w:val="24"/>
          </w:rPr>
          <w:delText>Session</w:delText>
        </w:r>
        <w:r w:rsidDel="004666B9">
          <w:rPr>
            <w:sz w:val="24"/>
            <w:szCs w:val="24"/>
            <w:rtl/>
          </w:rPr>
          <w:delText xml:space="preserve"> של </w:delText>
        </w:r>
        <w:r w:rsidDel="004666B9">
          <w:rPr>
            <w:sz w:val="24"/>
            <w:szCs w:val="24"/>
          </w:rPr>
          <w:delText>Nhibernate</w:delText>
        </w:r>
        <w:r w:rsidDel="004666B9">
          <w:rPr>
            <w:sz w:val="24"/>
            <w:szCs w:val="24"/>
            <w:rtl/>
          </w:rPr>
          <w:delText>. בנוסף, פילטר זה מופעל לאחר סיום כל בקשה בשרת ואחראי על שמירת הנתונים במסד הנתונים במידה והבקשה הסתיימה בהצלחה (</w:delText>
        </w:r>
        <w:r w:rsidDel="004666B9">
          <w:rPr>
            <w:sz w:val="24"/>
            <w:szCs w:val="24"/>
          </w:rPr>
          <w:delText>Commit</w:delText>
        </w:r>
        <w:r w:rsidDel="004666B9">
          <w:rPr>
            <w:sz w:val="24"/>
            <w:szCs w:val="24"/>
            <w:rtl/>
          </w:rPr>
          <w:delText>) או גלגול הנתונים לאחור במידה ואירעה שגיאה (</w:delText>
        </w:r>
        <w:r w:rsidDel="004666B9">
          <w:rPr>
            <w:sz w:val="24"/>
            <w:szCs w:val="24"/>
          </w:rPr>
          <w:delText>Rollback</w:delText>
        </w:r>
        <w:r w:rsidDel="004666B9">
          <w:rPr>
            <w:sz w:val="24"/>
            <w:szCs w:val="24"/>
            <w:rtl/>
          </w:rPr>
          <w:delText>).</w:delText>
        </w:r>
      </w:del>
    </w:p>
    <w:p w:rsidR="00481634" w:rsidDel="004666B9" w:rsidRDefault="00481634">
      <w:pPr>
        <w:bidi/>
        <w:rPr>
          <w:del w:id="1576" w:author="ron gal" w:date="2017-03-04T17:51:00Z"/>
        </w:rPr>
      </w:pPr>
    </w:p>
    <w:p w:rsidR="00481634" w:rsidDel="004666B9" w:rsidRDefault="00481634">
      <w:pPr>
        <w:bidi/>
        <w:rPr>
          <w:del w:id="1577" w:author="ron gal" w:date="2017-03-04T17:51:00Z"/>
        </w:rPr>
      </w:pPr>
    </w:p>
    <w:p w:rsidR="00481634" w:rsidRDefault="00471D70">
      <w:del w:id="1578" w:author="ron gal" w:date="2017-03-04T17:51:00Z">
        <w:r w:rsidDel="004666B9">
          <w:br w:type="page"/>
        </w:r>
      </w:del>
    </w:p>
    <w:p w:rsidR="00A11CF2" w:rsidRDefault="00A11CF2">
      <w:pPr>
        <w:rPr>
          <w:ins w:id="1579" w:author="ron gal" w:date="2017-03-04T17:57:00Z"/>
          <w:rtl/>
        </w:rPr>
      </w:pPr>
      <w:ins w:id="1580" w:author="ron gal" w:date="2017-03-04T17:57:00Z">
        <w:r>
          <w:rPr>
            <w:rtl/>
          </w:rPr>
          <w:br w:type="page"/>
        </w:r>
      </w:ins>
    </w:p>
    <w:p w:rsidR="00481634" w:rsidRDefault="00481634">
      <w:pPr>
        <w:bidi/>
      </w:pPr>
    </w:p>
    <w:p w:rsidR="00FA676B" w:rsidRDefault="00FA676B" w:rsidP="00F52774">
      <w:pPr>
        <w:pStyle w:val="Heading1"/>
        <w:bidi/>
        <w:rPr>
          <w:ins w:id="1581" w:author="ron gal" w:date="2017-03-04T17:48:00Z"/>
        </w:rPr>
        <w:pPrChange w:id="1582" w:author="Ron Gal" w:date="2017-03-05T23:21:00Z">
          <w:pPr>
            <w:bidi/>
          </w:pPr>
        </w:pPrChange>
      </w:pPr>
      <w:bookmarkStart w:id="1583" w:name="_Toc476519717"/>
      <w:ins w:id="1584" w:author="ron gal" w:date="2017-03-04T17:48:00Z">
        <w:r>
          <w:rPr>
            <w:rtl/>
          </w:rPr>
          <w:t xml:space="preserve">פרוייקט </w:t>
        </w:r>
        <w:r>
          <w:rPr>
            <w:rFonts w:hint="cs"/>
            <w:rtl/>
          </w:rPr>
          <w:t>האובייקטים ללקוח</w:t>
        </w:r>
        <w:r>
          <w:rPr>
            <w:rtl/>
          </w:rPr>
          <w:t xml:space="preserve"> (</w:t>
        </w:r>
        <w:r>
          <w:rPr>
            <w:rFonts w:hint="cs"/>
          </w:rPr>
          <w:t>DTO</w:t>
        </w:r>
        <w:r>
          <w:rPr>
            <w:rtl/>
          </w:rPr>
          <w:t>)</w:t>
        </w:r>
        <w:bookmarkEnd w:id="1583"/>
      </w:ins>
    </w:p>
    <w:p w:rsidR="00481634" w:rsidDel="00FA676B" w:rsidRDefault="00FA676B">
      <w:pPr>
        <w:bidi/>
        <w:rPr>
          <w:del w:id="1585" w:author="ron gal" w:date="2017-03-04T17:48:00Z"/>
        </w:rPr>
        <w:pPrChange w:id="1586" w:author="ron gal" w:date="2017-03-04T17:48:00Z">
          <w:pPr>
            <w:bidi/>
          </w:pPr>
        </w:pPrChange>
      </w:pPr>
      <w:ins w:id="1587" w:author="ron gal" w:date="2017-03-04T17:48:00Z">
        <w:r>
          <w:rPr>
            <w:rFonts w:hint="cs"/>
            <w:sz w:val="28"/>
            <w:szCs w:val="28"/>
            <w:rtl/>
          </w:rPr>
          <w:t xml:space="preserve">פרויקט זה מכיל </w:t>
        </w:r>
      </w:ins>
      <w:del w:id="1588" w:author="ron gal" w:date="2017-03-04T17:48:00Z">
        <w:r w:rsidR="00471D70" w:rsidDel="00FA676B">
          <w:rPr>
            <w:sz w:val="28"/>
            <w:szCs w:val="28"/>
            <w:rtl/>
          </w:rPr>
          <w:delText>מחלקות מעבר (</w:delText>
        </w:r>
        <w:r w:rsidR="00471D70" w:rsidDel="00FA676B">
          <w:rPr>
            <w:sz w:val="28"/>
            <w:szCs w:val="28"/>
          </w:rPr>
          <w:delText>Dtos)</w:delText>
        </w:r>
      </w:del>
    </w:p>
    <w:p w:rsidR="00481634" w:rsidRDefault="00471D70">
      <w:pPr>
        <w:bidi/>
        <w:pPrChange w:id="1589" w:author="ron gal" w:date="2017-03-04T17:48:00Z">
          <w:pPr>
            <w:bidi/>
          </w:pPr>
        </w:pPrChange>
      </w:pPr>
      <w:r>
        <w:rPr>
          <w:sz w:val="24"/>
          <w:szCs w:val="24"/>
          <w:rtl/>
        </w:rPr>
        <w:t xml:space="preserve">קבוצת מחלקות </w:t>
      </w:r>
      <w:ins w:id="1590" w:author="ron gal" w:date="2017-03-04T17:48:00Z">
        <w:r w:rsidR="00FA676B">
          <w:rPr>
            <w:rFonts w:hint="cs"/>
            <w:sz w:val="24"/>
            <w:szCs w:val="24"/>
            <w:rtl/>
          </w:rPr>
          <w:t xml:space="preserve">אשר </w:t>
        </w:r>
      </w:ins>
      <w:del w:id="1591" w:author="ron gal" w:date="2017-03-04T17:48:00Z">
        <w:r w:rsidDel="00FA676B">
          <w:rPr>
            <w:sz w:val="24"/>
            <w:szCs w:val="24"/>
            <w:rtl/>
          </w:rPr>
          <w:delText xml:space="preserve">זו </w:delText>
        </w:r>
      </w:del>
      <w:r>
        <w:rPr>
          <w:sz w:val="24"/>
          <w:szCs w:val="24"/>
          <w:rtl/>
        </w:rPr>
        <w:t>מהווה ייצוג של הישויות אשר נשלחות מהלקוח לשכבת השירותים ובחזרה. אובייקטי המעבר נועדו לצורך יצירת הבדל ברור בין ישויות מערכת ויצוגן עבור הלקוח. להפרדה זו מספר יתרונות:</w:t>
      </w:r>
    </w:p>
    <w:p w:rsidR="00481634" w:rsidRDefault="00471D70">
      <w:pPr>
        <w:numPr>
          <w:ilvl w:val="0"/>
          <w:numId w:val="11"/>
        </w:numPr>
        <w:bidi/>
        <w:ind w:hanging="360"/>
        <w:contextualSpacing/>
        <w:rPr>
          <w:sz w:val="24"/>
          <w:szCs w:val="24"/>
        </w:rPr>
      </w:pPr>
      <w:r>
        <w:rPr>
          <w:sz w:val="24"/>
          <w:szCs w:val="24"/>
          <w:rtl/>
        </w:rPr>
        <w:t>מניעת שליחת נתונים זדוניים לשרת (</w:t>
      </w:r>
      <w:r>
        <w:rPr>
          <w:sz w:val="24"/>
          <w:szCs w:val="24"/>
        </w:rPr>
        <w:t>Over posting</w:t>
      </w:r>
      <w:r>
        <w:rPr>
          <w:sz w:val="24"/>
          <w:szCs w:val="24"/>
          <w:rtl/>
        </w:rPr>
        <w:t xml:space="preserve">). בעיה זו מתעוררת למשל, כאשר יש צורך לחשוף שירות המאפשר עדכון ישות מסויימת. אם חתימת הפונקציה תכיל את הישות עצמה הממופה למסד הנתונים, משתמש זדוני יוכל לשלוח לעדכן מאפיין שאינו אמור לעדכן ובכך לפגום במידע אחר במסד הנתונים. כאשר מוגדר </w:t>
      </w:r>
      <w:r>
        <w:rPr>
          <w:sz w:val="24"/>
          <w:szCs w:val="24"/>
        </w:rPr>
        <w:t>Dto</w:t>
      </w:r>
      <w:r>
        <w:rPr>
          <w:sz w:val="24"/>
          <w:szCs w:val="24"/>
          <w:rtl/>
        </w:rPr>
        <w:t xml:space="preserve"> שדותיו הם שדות אשר אמורים להישלח באופן מפורש מהלקוח אל השרת ולהיפך.</w:t>
      </w:r>
    </w:p>
    <w:p w:rsidR="00481634" w:rsidRDefault="00471D70">
      <w:pPr>
        <w:numPr>
          <w:ilvl w:val="0"/>
          <w:numId w:val="11"/>
        </w:numPr>
        <w:bidi/>
        <w:ind w:hanging="360"/>
        <w:contextualSpacing/>
        <w:rPr>
          <w:sz w:val="24"/>
          <w:szCs w:val="24"/>
        </w:rPr>
      </w:pPr>
      <w:r>
        <w:rPr>
          <w:sz w:val="24"/>
          <w:szCs w:val="24"/>
          <w:rtl/>
        </w:rPr>
        <w:t xml:space="preserve">הקטנת תעבורת הרשת. המידע אשר מוחזר ללקוח ינורמל וייצג באופן מדוייק את השדות הרלוונטים לתצוגה בלבד. </w:t>
      </w:r>
    </w:p>
    <w:p w:rsidR="00481634" w:rsidRDefault="00481634">
      <w:pPr>
        <w:bidi/>
      </w:pPr>
    </w:p>
    <w:p w:rsidR="00F52774" w:rsidRDefault="00F52774" w:rsidP="00F52774">
      <w:pPr>
        <w:pStyle w:val="Heading2"/>
        <w:bidi/>
        <w:rPr>
          <w:ins w:id="1592" w:author="Ron Gal" w:date="2017-03-05T23:22:00Z"/>
          <w:rFonts w:hint="cs"/>
          <w:rtl/>
        </w:rPr>
        <w:pPrChange w:id="1593" w:author="Ron Gal" w:date="2017-03-05T23:22:00Z">
          <w:pPr>
            <w:bidi/>
          </w:pPr>
        </w:pPrChange>
      </w:pPr>
      <w:bookmarkStart w:id="1594" w:name="_Toc476519718"/>
      <w:ins w:id="1595" w:author="Ron Gal" w:date="2017-03-05T23:22:00Z">
        <w:r>
          <w:rPr>
            <w:rFonts w:hint="cs"/>
            <w:rtl/>
          </w:rPr>
          <w:t xml:space="preserve">מחלקות </w:t>
        </w:r>
        <w:r>
          <w:rPr>
            <w:rFonts w:hint="cs"/>
          </w:rPr>
          <w:t>DTO</w:t>
        </w:r>
        <w:r>
          <w:t>s</w:t>
        </w:r>
        <w:bookmarkEnd w:id="1594"/>
      </w:ins>
    </w:p>
    <w:p w:rsidR="00481634" w:rsidRDefault="00471D70" w:rsidP="00F52774">
      <w:pPr>
        <w:bidi/>
        <w:pPrChange w:id="1596" w:author="Ron Gal" w:date="2017-03-05T23:22:00Z">
          <w:pPr>
            <w:bidi/>
          </w:pPr>
        </w:pPrChange>
      </w:pPr>
      <w:r>
        <w:rPr>
          <w:sz w:val="24"/>
          <w:szCs w:val="24"/>
          <w:rtl/>
        </w:rPr>
        <w:t xml:space="preserve">כל מחלקה בקבוצה זו אחראית על הגדרת תקינות כל מאפייניה בעזרת ולידטורים. מעל כל מאפיין יופיעו הולידטורים המגדירים את תקינות המידע, כך למשל מחרוזת המייצגת סיסמה חייבת להיות בעלת שמונה תווים לפחות כאשר כל תו הינו מספר או אות באנגלית. יש לציין שהולידטורים הרלוונטים מופעלים באופן אוטומטי בעת הגעת כל בקשה לשרת כחלק מהתשתית של </w:t>
      </w:r>
      <w:r>
        <w:rPr>
          <w:sz w:val="24"/>
          <w:szCs w:val="24"/>
        </w:rPr>
        <w:t>Web API</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מחלקה מופשטת זו מהווה בסיס לכל מחלקות המעבר האחרות, פרט למחלקות המייצגות דוחות אשר אינן מבוססות על ישות ממסד הנתונים. למחלקה זו שני משתני טיפוס גנריים המגדירים את סוג מחלקת המעבר וסוג הישות ה-</w:t>
      </w:r>
      <w:r>
        <w:rPr>
          <w:sz w:val="24"/>
          <w:szCs w:val="24"/>
        </w:rPr>
        <w:t>Domain</w:t>
      </w:r>
      <w:r>
        <w:rPr>
          <w:sz w:val="24"/>
          <w:szCs w:val="24"/>
          <w:rtl/>
        </w:rPr>
        <w:t xml:space="preserve"> שמחלקת המעבר מקושרת אליה. במחלקה זו מוגדר המזהה אשר יוכל בכל </w:t>
      </w:r>
      <w:r>
        <w:rPr>
          <w:sz w:val="24"/>
          <w:szCs w:val="24"/>
        </w:rPr>
        <w:t>Dto</w:t>
      </w:r>
      <w:r>
        <w:rPr>
          <w:sz w:val="24"/>
          <w:szCs w:val="24"/>
          <w:rtl/>
        </w:rPr>
        <w:t xml:space="preserve"> המייצג ישות במערכת. בנוסף, מוגדרת חתימה מופשטת של פונקציה מסוג </w:t>
      </w:r>
      <w:r>
        <w:rPr>
          <w:sz w:val="24"/>
          <w:szCs w:val="24"/>
        </w:rPr>
        <w:t>Factory Method</w:t>
      </w:r>
      <w:r>
        <w:rPr>
          <w:sz w:val="24"/>
          <w:szCs w:val="24"/>
          <w:rtl/>
        </w:rPr>
        <w:t xml:space="preserve"> לצורך אתחול כל שדות האובייקט לפי שדות הישות מסד הנתונים המתאימה. המחלקה בעלת התכונות הבאות: </w:t>
      </w:r>
    </w:p>
    <w:p w:rsidR="00481634" w:rsidRDefault="00481634"/>
    <w:p w:rsidR="00481634" w:rsidRDefault="00471D70">
      <w:r>
        <w:rPr>
          <w:sz w:val="24"/>
          <w:szCs w:val="24"/>
        </w:rPr>
        <w:t>public int Id { get; set; }</w:t>
      </w:r>
    </w:p>
    <w:p w:rsidR="00481634" w:rsidRDefault="00481634"/>
    <w:p w:rsidR="00481634" w:rsidRDefault="00471D70">
      <w:r>
        <w:rPr>
          <w:sz w:val="24"/>
          <w:szCs w:val="24"/>
        </w:rPr>
        <w:t>public abstract TDTO Initialize(TDomain domain);</w:t>
      </w:r>
    </w:p>
    <w:p w:rsidR="00481634" w:rsidRDefault="00481634">
      <w:pPr>
        <w:bidi/>
      </w:pPr>
    </w:p>
    <w:p w:rsidR="00EA16CA" w:rsidRPr="00EA16CA" w:rsidRDefault="00EA16CA" w:rsidP="00EA16CA">
      <w:pPr>
        <w:bidi/>
        <w:rPr>
          <w:ins w:id="1597" w:author="ron gal" w:date="2017-03-04T18:29:00Z"/>
          <w:b/>
          <w:sz w:val="24"/>
          <w:szCs w:val="24"/>
        </w:rPr>
      </w:pPr>
      <w:ins w:id="1598" w:author="ron gal" w:date="2017-03-04T18:29:00Z">
        <w:r w:rsidRPr="00EA16CA">
          <w:rPr>
            <w:b/>
            <w:sz w:val="24"/>
            <w:szCs w:val="24"/>
            <w:rtl/>
          </w:rPr>
          <w:t xml:space="preserve">מחלקת </w:t>
        </w:r>
        <w:r w:rsidRPr="00EA16CA">
          <w:rPr>
            <w:b/>
            <w:sz w:val="24"/>
            <w:szCs w:val="24"/>
          </w:rPr>
          <w:t>Address</w:t>
        </w:r>
      </w:ins>
    </w:p>
    <w:p w:rsidR="00EA16CA" w:rsidRPr="00EA16CA" w:rsidRDefault="00EA16CA" w:rsidP="00EA16CA">
      <w:pPr>
        <w:bidi/>
        <w:rPr>
          <w:ins w:id="1599" w:author="ron gal" w:date="2017-03-04T18:29:00Z"/>
          <w:b/>
          <w:sz w:val="24"/>
          <w:szCs w:val="24"/>
        </w:rPr>
      </w:pPr>
      <w:ins w:id="1600"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כתובת.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1601" w:author="ron gal" w:date="2017-03-04T18:29:00Z"/>
          <w:b/>
          <w:sz w:val="24"/>
          <w:szCs w:val="24"/>
        </w:rPr>
      </w:pPr>
    </w:p>
    <w:p w:rsidR="00EA16CA" w:rsidRPr="00EA16CA" w:rsidRDefault="00EA16CA">
      <w:pPr>
        <w:rPr>
          <w:ins w:id="1602" w:author="ron gal" w:date="2017-03-04T18:29:00Z"/>
          <w:sz w:val="24"/>
          <w:szCs w:val="24"/>
          <w:rPrChange w:id="1603" w:author="ron gal" w:date="2017-03-04T18:29:00Z">
            <w:rPr>
              <w:ins w:id="1604" w:author="ron gal" w:date="2017-03-04T18:29:00Z"/>
              <w:b/>
              <w:sz w:val="24"/>
              <w:szCs w:val="24"/>
            </w:rPr>
          </w:rPrChange>
        </w:rPr>
        <w:pPrChange w:id="1605" w:author="ron gal" w:date="2017-03-04T18:29:00Z">
          <w:pPr>
            <w:bidi/>
          </w:pPr>
        </w:pPrChange>
      </w:pPr>
      <w:ins w:id="1606" w:author="ron gal" w:date="2017-03-04T18:29:00Z">
        <w:r w:rsidRPr="00EA16CA">
          <w:rPr>
            <w:sz w:val="24"/>
            <w:szCs w:val="24"/>
            <w:rPrChange w:id="1607" w:author="ron gal" w:date="2017-03-04T18:29:00Z">
              <w:rPr>
                <w:b/>
                <w:sz w:val="24"/>
                <w:szCs w:val="24"/>
              </w:rPr>
            </w:rPrChange>
          </w:rPr>
          <w:t>public string Country { get; set; }</w:t>
        </w:r>
      </w:ins>
    </w:p>
    <w:p w:rsidR="00EA16CA" w:rsidRPr="00EA16CA" w:rsidRDefault="00EA16CA">
      <w:pPr>
        <w:rPr>
          <w:ins w:id="1608" w:author="ron gal" w:date="2017-03-04T18:29:00Z"/>
          <w:sz w:val="24"/>
          <w:szCs w:val="24"/>
          <w:rPrChange w:id="1609" w:author="ron gal" w:date="2017-03-04T18:29:00Z">
            <w:rPr>
              <w:ins w:id="1610" w:author="ron gal" w:date="2017-03-04T18:29:00Z"/>
              <w:b/>
              <w:sz w:val="24"/>
              <w:szCs w:val="24"/>
            </w:rPr>
          </w:rPrChange>
        </w:rPr>
        <w:pPrChange w:id="1611" w:author="ron gal" w:date="2017-03-04T18:29:00Z">
          <w:pPr>
            <w:bidi/>
          </w:pPr>
        </w:pPrChange>
      </w:pPr>
      <w:ins w:id="1612" w:author="ron gal" w:date="2017-03-04T18:29:00Z">
        <w:r w:rsidRPr="00EA16CA">
          <w:rPr>
            <w:sz w:val="24"/>
            <w:szCs w:val="24"/>
            <w:rPrChange w:id="1613" w:author="ron gal" w:date="2017-03-04T18:29:00Z">
              <w:rPr>
                <w:b/>
                <w:sz w:val="24"/>
                <w:szCs w:val="24"/>
              </w:rPr>
            </w:rPrChange>
          </w:rPr>
          <w:t>public string City { get; set; }</w:t>
        </w:r>
      </w:ins>
    </w:p>
    <w:p w:rsidR="00EA16CA" w:rsidRPr="00EA16CA" w:rsidRDefault="00EA16CA">
      <w:pPr>
        <w:rPr>
          <w:ins w:id="1614" w:author="ron gal" w:date="2017-03-04T18:29:00Z"/>
          <w:sz w:val="24"/>
          <w:szCs w:val="24"/>
          <w:rPrChange w:id="1615" w:author="ron gal" w:date="2017-03-04T18:29:00Z">
            <w:rPr>
              <w:ins w:id="1616" w:author="ron gal" w:date="2017-03-04T18:29:00Z"/>
              <w:b/>
              <w:sz w:val="24"/>
              <w:szCs w:val="24"/>
            </w:rPr>
          </w:rPrChange>
        </w:rPr>
        <w:pPrChange w:id="1617" w:author="ron gal" w:date="2017-03-04T18:29:00Z">
          <w:pPr>
            <w:bidi/>
          </w:pPr>
        </w:pPrChange>
      </w:pPr>
      <w:ins w:id="1618" w:author="ron gal" w:date="2017-03-04T18:29:00Z">
        <w:r w:rsidRPr="00EA16CA">
          <w:rPr>
            <w:sz w:val="24"/>
            <w:szCs w:val="24"/>
            <w:rPrChange w:id="1619" w:author="ron gal" w:date="2017-03-04T18:29:00Z">
              <w:rPr>
                <w:b/>
                <w:sz w:val="24"/>
                <w:szCs w:val="24"/>
              </w:rPr>
            </w:rPrChange>
          </w:rPr>
          <w:lastRenderedPageBreak/>
          <w:t>public string StreetName { get; set; }</w:t>
        </w:r>
      </w:ins>
    </w:p>
    <w:p w:rsidR="00EA16CA" w:rsidRPr="00EA16CA" w:rsidRDefault="00EA16CA">
      <w:pPr>
        <w:rPr>
          <w:ins w:id="1620" w:author="ron gal" w:date="2017-03-04T18:29:00Z"/>
          <w:sz w:val="24"/>
          <w:szCs w:val="24"/>
          <w:rPrChange w:id="1621" w:author="ron gal" w:date="2017-03-04T18:29:00Z">
            <w:rPr>
              <w:ins w:id="1622" w:author="ron gal" w:date="2017-03-04T18:29:00Z"/>
              <w:b/>
              <w:sz w:val="24"/>
              <w:szCs w:val="24"/>
            </w:rPr>
          </w:rPrChange>
        </w:rPr>
        <w:pPrChange w:id="1623" w:author="ron gal" w:date="2017-03-04T18:29:00Z">
          <w:pPr>
            <w:bidi/>
          </w:pPr>
        </w:pPrChange>
      </w:pPr>
      <w:ins w:id="1624" w:author="ron gal" w:date="2017-03-04T18:29:00Z">
        <w:r w:rsidRPr="00EA16CA">
          <w:rPr>
            <w:sz w:val="24"/>
            <w:szCs w:val="24"/>
            <w:rPrChange w:id="1625" w:author="ron gal" w:date="2017-03-04T18:29:00Z">
              <w:rPr>
                <w:b/>
                <w:sz w:val="24"/>
                <w:szCs w:val="24"/>
              </w:rPr>
            </w:rPrChange>
          </w:rPr>
          <w:t>public int StreetNumber { get; set; }</w:t>
        </w:r>
      </w:ins>
    </w:p>
    <w:p w:rsidR="00EA16CA" w:rsidRPr="00EA16CA" w:rsidRDefault="00EA16CA" w:rsidP="00EA16CA">
      <w:pPr>
        <w:bidi/>
        <w:rPr>
          <w:ins w:id="1626" w:author="ron gal" w:date="2017-03-04T18:29:00Z"/>
          <w:b/>
          <w:sz w:val="24"/>
          <w:szCs w:val="24"/>
        </w:rPr>
      </w:pPr>
      <w:ins w:id="1627" w:author="ron gal" w:date="2017-03-04T18:29:00Z">
        <w:r w:rsidRPr="00EA16CA">
          <w:rPr>
            <w:b/>
            <w:sz w:val="24"/>
            <w:szCs w:val="24"/>
            <w:rtl/>
          </w:rPr>
          <w:t xml:space="preserve">מחלקת </w:t>
        </w:r>
        <w:r w:rsidRPr="00EA16CA">
          <w:rPr>
            <w:b/>
            <w:sz w:val="24"/>
            <w:szCs w:val="24"/>
          </w:rPr>
          <w:t>Animal</w:t>
        </w:r>
      </w:ins>
    </w:p>
    <w:p w:rsidR="00EA16CA" w:rsidRPr="00EA16CA" w:rsidRDefault="00EA16CA" w:rsidP="00EA16CA">
      <w:pPr>
        <w:bidi/>
        <w:rPr>
          <w:ins w:id="1628" w:author="ron gal" w:date="2017-03-04T18:29:00Z"/>
          <w:b/>
          <w:sz w:val="24"/>
          <w:szCs w:val="24"/>
        </w:rPr>
      </w:pPr>
      <w:ins w:id="1629"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בע"ח.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1630" w:author="ron gal" w:date="2017-03-04T18:29:00Z"/>
          <w:sz w:val="24"/>
          <w:szCs w:val="24"/>
          <w:rPrChange w:id="1631" w:author="ron gal" w:date="2017-03-04T18:29:00Z">
            <w:rPr>
              <w:ins w:id="1632" w:author="ron gal" w:date="2017-03-04T18:29:00Z"/>
              <w:b/>
              <w:sz w:val="24"/>
              <w:szCs w:val="24"/>
            </w:rPr>
          </w:rPrChange>
        </w:rPr>
        <w:pPrChange w:id="1633" w:author="ron gal" w:date="2017-03-04T18:29:00Z">
          <w:pPr>
            <w:bidi/>
          </w:pPr>
        </w:pPrChange>
      </w:pPr>
    </w:p>
    <w:p w:rsidR="00EA16CA" w:rsidRPr="00EA16CA" w:rsidRDefault="00EA16CA">
      <w:pPr>
        <w:rPr>
          <w:ins w:id="1634" w:author="ron gal" w:date="2017-03-04T18:29:00Z"/>
          <w:sz w:val="24"/>
          <w:szCs w:val="24"/>
          <w:rPrChange w:id="1635" w:author="ron gal" w:date="2017-03-04T18:29:00Z">
            <w:rPr>
              <w:ins w:id="1636" w:author="ron gal" w:date="2017-03-04T18:29:00Z"/>
              <w:b/>
              <w:sz w:val="24"/>
              <w:szCs w:val="24"/>
            </w:rPr>
          </w:rPrChange>
        </w:rPr>
        <w:pPrChange w:id="1637" w:author="ron gal" w:date="2017-03-04T18:29:00Z">
          <w:pPr>
            <w:bidi/>
          </w:pPr>
        </w:pPrChange>
      </w:pPr>
      <w:ins w:id="1638" w:author="ron gal" w:date="2017-03-04T18:29:00Z">
        <w:r w:rsidRPr="00EA16CA">
          <w:rPr>
            <w:sz w:val="24"/>
            <w:szCs w:val="24"/>
            <w:rPrChange w:id="1639" w:author="ron gal" w:date="2017-03-04T18:29:00Z">
              <w:rPr>
                <w:b/>
                <w:sz w:val="24"/>
                <w:szCs w:val="24"/>
              </w:rPr>
            </w:rPrChange>
          </w:rPr>
          <w:t>public string Name { get; set; }</w:t>
        </w:r>
      </w:ins>
    </w:p>
    <w:p w:rsidR="00EA16CA" w:rsidRPr="00EA16CA" w:rsidRDefault="00EA16CA">
      <w:pPr>
        <w:rPr>
          <w:ins w:id="1640" w:author="ron gal" w:date="2017-03-04T18:29:00Z"/>
          <w:sz w:val="24"/>
          <w:szCs w:val="24"/>
          <w:rPrChange w:id="1641" w:author="ron gal" w:date="2017-03-04T18:29:00Z">
            <w:rPr>
              <w:ins w:id="1642" w:author="ron gal" w:date="2017-03-04T18:29:00Z"/>
              <w:b/>
              <w:sz w:val="24"/>
              <w:szCs w:val="24"/>
            </w:rPr>
          </w:rPrChange>
        </w:rPr>
        <w:pPrChange w:id="1643" w:author="ron gal" w:date="2017-03-04T18:29:00Z">
          <w:pPr>
            <w:bidi/>
          </w:pPr>
        </w:pPrChange>
      </w:pPr>
      <w:ins w:id="1644" w:author="ron gal" w:date="2017-03-04T18:29:00Z">
        <w:r w:rsidRPr="00EA16CA">
          <w:rPr>
            <w:sz w:val="24"/>
            <w:szCs w:val="24"/>
            <w:rPrChange w:id="1645" w:author="ron gal" w:date="2017-03-04T18:29:00Z">
              <w:rPr>
                <w:b/>
                <w:sz w:val="24"/>
                <w:szCs w:val="24"/>
              </w:rPr>
            </w:rPrChange>
          </w:rPr>
          <w:t>public string OwnerName { get; set; }</w:t>
        </w:r>
      </w:ins>
    </w:p>
    <w:p w:rsidR="00EA16CA" w:rsidRPr="00EA16CA" w:rsidRDefault="00EA16CA">
      <w:pPr>
        <w:rPr>
          <w:ins w:id="1646" w:author="ron gal" w:date="2017-03-04T18:29:00Z"/>
          <w:sz w:val="24"/>
          <w:szCs w:val="24"/>
          <w:rPrChange w:id="1647" w:author="ron gal" w:date="2017-03-04T18:29:00Z">
            <w:rPr>
              <w:ins w:id="1648" w:author="ron gal" w:date="2017-03-04T18:29:00Z"/>
              <w:b/>
              <w:sz w:val="24"/>
              <w:szCs w:val="24"/>
            </w:rPr>
          </w:rPrChange>
        </w:rPr>
        <w:pPrChange w:id="1649" w:author="ron gal" w:date="2017-03-04T18:29:00Z">
          <w:pPr>
            <w:bidi/>
          </w:pPr>
        </w:pPrChange>
      </w:pPr>
      <w:ins w:id="1650" w:author="ron gal" w:date="2017-03-04T18:29:00Z">
        <w:r w:rsidRPr="00EA16CA">
          <w:rPr>
            <w:sz w:val="24"/>
            <w:szCs w:val="24"/>
            <w:rPrChange w:id="1651" w:author="ron gal" w:date="2017-03-04T18:29:00Z">
              <w:rPr>
                <w:b/>
                <w:sz w:val="24"/>
                <w:szCs w:val="24"/>
              </w:rPr>
            </w:rPrChange>
          </w:rPr>
          <w:t>public string DoctorName { get; set; }</w:t>
        </w:r>
      </w:ins>
    </w:p>
    <w:p w:rsidR="00EA16CA" w:rsidRPr="00EA16CA" w:rsidRDefault="00EA16CA">
      <w:pPr>
        <w:rPr>
          <w:ins w:id="1652" w:author="ron gal" w:date="2017-03-04T18:29:00Z"/>
          <w:sz w:val="24"/>
          <w:szCs w:val="24"/>
          <w:rPrChange w:id="1653" w:author="ron gal" w:date="2017-03-04T18:29:00Z">
            <w:rPr>
              <w:ins w:id="1654" w:author="ron gal" w:date="2017-03-04T18:29:00Z"/>
              <w:b/>
              <w:sz w:val="24"/>
              <w:szCs w:val="24"/>
            </w:rPr>
          </w:rPrChange>
        </w:rPr>
        <w:pPrChange w:id="1655" w:author="ron gal" w:date="2017-03-04T18:29:00Z">
          <w:pPr>
            <w:bidi/>
          </w:pPr>
        </w:pPrChange>
      </w:pPr>
      <w:ins w:id="1656" w:author="ron gal" w:date="2017-03-04T18:29:00Z">
        <w:r w:rsidRPr="00EA16CA">
          <w:rPr>
            <w:sz w:val="24"/>
            <w:szCs w:val="24"/>
            <w:rPrChange w:id="1657" w:author="ron gal" w:date="2017-03-04T18:29:00Z">
              <w:rPr>
                <w:b/>
                <w:sz w:val="24"/>
                <w:szCs w:val="24"/>
              </w:rPr>
            </w:rPrChange>
          </w:rPr>
          <w:t>public int Type { get; set; }</w:t>
        </w:r>
      </w:ins>
    </w:p>
    <w:p w:rsidR="00EA16CA" w:rsidRPr="00EA16CA" w:rsidRDefault="00EA16CA">
      <w:pPr>
        <w:rPr>
          <w:ins w:id="1658" w:author="ron gal" w:date="2017-03-04T18:29:00Z"/>
          <w:sz w:val="24"/>
          <w:szCs w:val="24"/>
          <w:rPrChange w:id="1659" w:author="ron gal" w:date="2017-03-04T18:29:00Z">
            <w:rPr>
              <w:ins w:id="1660" w:author="ron gal" w:date="2017-03-04T18:29:00Z"/>
              <w:b/>
              <w:sz w:val="24"/>
              <w:szCs w:val="24"/>
            </w:rPr>
          </w:rPrChange>
        </w:rPr>
        <w:pPrChange w:id="1661" w:author="ron gal" w:date="2017-03-04T18:29:00Z">
          <w:pPr>
            <w:bidi/>
          </w:pPr>
        </w:pPrChange>
      </w:pPr>
      <w:ins w:id="1662" w:author="ron gal" w:date="2017-03-04T18:29:00Z">
        <w:r w:rsidRPr="00EA16CA">
          <w:rPr>
            <w:sz w:val="24"/>
            <w:szCs w:val="24"/>
            <w:rPrChange w:id="1663" w:author="ron gal" w:date="2017-03-04T18:29:00Z">
              <w:rPr>
                <w:b/>
                <w:sz w:val="24"/>
                <w:szCs w:val="24"/>
              </w:rPr>
            </w:rPrChange>
          </w:rPr>
          <w:t>public DateTime DateOfBirth { get; set; }</w:t>
        </w:r>
      </w:ins>
    </w:p>
    <w:p w:rsidR="00EA16CA" w:rsidRPr="00EA16CA" w:rsidRDefault="00EA16CA">
      <w:pPr>
        <w:rPr>
          <w:ins w:id="1664" w:author="ron gal" w:date="2017-03-04T18:29:00Z"/>
          <w:sz w:val="24"/>
          <w:szCs w:val="24"/>
          <w:rPrChange w:id="1665" w:author="ron gal" w:date="2017-03-04T18:29:00Z">
            <w:rPr>
              <w:ins w:id="1666" w:author="ron gal" w:date="2017-03-04T18:29:00Z"/>
              <w:b/>
              <w:sz w:val="24"/>
              <w:szCs w:val="24"/>
            </w:rPr>
          </w:rPrChange>
        </w:rPr>
        <w:pPrChange w:id="1667" w:author="ron gal" w:date="2017-03-04T18:29:00Z">
          <w:pPr>
            <w:bidi/>
          </w:pPr>
        </w:pPrChange>
      </w:pPr>
      <w:ins w:id="1668" w:author="ron gal" w:date="2017-03-04T18:29:00Z">
        <w:r w:rsidRPr="00EA16CA">
          <w:rPr>
            <w:sz w:val="24"/>
            <w:szCs w:val="24"/>
            <w:rPrChange w:id="1669" w:author="ron gal" w:date="2017-03-04T18:29:00Z">
              <w:rPr>
                <w:b/>
                <w:sz w:val="24"/>
                <w:szCs w:val="24"/>
              </w:rPr>
            </w:rPrChange>
          </w:rPr>
          <w:t>public int Gender { get; set; }</w:t>
        </w:r>
      </w:ins>
    </w:p>
    <w:p w:rsidR="00EA16CA" w:rsidRPr="00EA16CA" w:rsidRDefault="00EA16CA">
      <w:pPr>
        <w:rPr>
          <w:ins w:id="1670" w:author="ron gal" w:date="2017-03-04T18:29:00Z"/>
          <w:sz w:val="24"/>
          <w:szCs w:val="24"/>
          <w:rPrChange w:id="1671" w:author="ron gal" w:date="2017-03-04T18:29:00Z">
            <w:rPr>
              <w:ins w:id="1672" w:author="ron gal" w:date="2017-03-04T18:29:00Z"/>
              <w:b/>
              <w:sz w:val="24"/>
              <w:szCs w:val="24"/>
            </w:rPr>
          </w:rPrChange>
        </w:rPr>
        <w:pPrChange w:id="1673" w:author="ron gal" w:date="2017-03-04T18:29:00Z">
          <w:pPr>
            <w:bidi/>
          </w:pPr>
        </w:pPrChange>
      </w:pPr>
      <w:ins w:id="1674" w:author="ron gal" w:date="2017-03-04T18:29:00Z">
        <w:r w:rsidRPr="00EA16CA">
          <w:rPr>
            <w:sz w:val="24"/>
            <w:szCs w:val="24"/>
            <w:rPrChange w:id="1675" w:author="ron gal" w:date="2017-03-04T18:29:00Z">
              <w:rPr>
                <w:b/>
                <w:sz w:val="24"/>
                <w:szCs w:val="24"/>
              </w:rPr>
            </w:rPrChange>
          </w:rPr>
          <w:t>public DateTime? NextVisit { get; set; }</w:t>
        </w:r>
      </w:ins>
    </w:p>
    <w:p w:rsidR="00EA16CA" w:rsidRPr="00EA16CA" w:rsidRDefault="00EA16CA">
      <w:pPr>
        <w:rPr>
          <w:ins w:id="1676" w:author="ron gal" w:date="2017-03-04T18:29:00Z"/>
          <w:sz w:val="24"/>
          <w:szCs w:val="24"/>
          <w:rPrChange w:id="1677" w:author="ron gal" w:date="2017-03-04T18:29:00Z">
            <w:rPr>
              <w:ins w:id="1678" w:author="ron gal" w:date="2017-03-04T18:29:00Z"/>
              <w:b/>
              <w:sz w:val="24"/>
              <w:szCs w:val="24"/>
            </w:rPr>
          </w:rPrChange>
        </w:rPr>
        <w:pPrChange w:id="1679" w:author="ron gal" w:date="2017-03-04T18:29:00Z">
          <w:pPr>
            <w:bidi/>
          </w:pPr>
        </w:pPrChange>
      </w:pPr>
      <w:ins w:id="1680" w:author="ron gal" w:date="2017-03-04T18:29:00Z">
        <w:r w:rsidRPr="00EA16CA">
          <w:rPr>
            <w:sz w:val="24"/>
            <w:szCs w:val="24"/>
            <w:rPrChange w:id="1681" w:author="ron gal" w:date="2017-03-04T18:29:00Z">
              <w:rPr>
                <w:b/>
                <w:sz w:val="24"/>
                <w:szCs w:val="24"/>
              </w:rPr>
            </w:rPrChange>
          </w:rPr>
          <w:t>public string Notes { get; set; }</w:t>
        </w:r>
      </w:ins>
    </w:p>
    <w:p w:rsidR="00EA16CA" w:rsidRPr="00EA16CA" w:rsidRDefault="00EA16CA">
      <w:pPr>
        <w:rPr>
          <w:ins w:id="1682" w:author="ron gal" w:date="2017-03-04T18:29:00Z"/>
          <w:sz w:val="24"/>
          <w:szCs w:val="24"/>
          <w:rPrChange w:id="1683" w:author="ron gal" w:date="2017-03-04T18:29:00Z">
            <w:rPr>
              <w:ins w:id="1684" w:author="ron gal" w:date="2017-03-04T18:29:00Z"/>
              <w:b/>
              <w:sz w:val="24"/>
              <w:szCs w:val="24"/>
            </w:rPr>
          </w:rPrChange>
        </w:rPr>
        <w:pPrChange w:id="1685" w:author="ron gal" w:date="2017-03-04T18:29:00Z">
          <w:pPr>
            <w:bidi/>
          </w:pPr>
        </w:pPrChange>
      </w:pPr>
      <w:ins w:id="1686" w:author="ron gal" w:date="2017-03-04T18:29:00Z">
        <w:r w:rsidRPr="00EA16CA">
          <w:rPr>
            <w:sz w:val="24"/>
            <w:szCs w:val="24"/>
            <w:rPrChange w:id="1687" w:author="ron gal" w:date="2017-03-04T18:29:00Z">
              <w:rPr>
                <w:b/>
                <w:sz w:val="24"/>
                <w:szCs w:val="24"/>
              </w:rPr>
            </w:rPrChange>
          </w:rPr>
          <w:t>public double Weight { get; set; }</w:t>
        </w:r>
      </w:ins>
    </w:p>
    <w:p w:rsidR="00EA16CA" w:rsidRPr="00EA16CA" w:rsidRDefault="00EA16CA">
      <w:pPr>
        <w:rPr>
          <w:ins w:id="1688" w:author="ron gal" w:date="2017-03-04T18:29:00Z"/>
          <w:sz w:val="24"/>
          <w:szCs w:val="24"/>
          <w:rPrChange w:id="1689" w:author="ron gal" w:date="2017-03-04T18:29:00Z">
            <w:rPr>
              <w:ins w:id="1690" w:author="ron gal" w:date="2017-03-04T18:29:00Z"/>
              <w:b/>
              <w:sz w:val="24"/>
              <w:szCs w:val="24"/>
            </w:rPr>
          </w:rPrChange>
        </w:rPr>
        <w:pPrChange w:id="1691" w:author="ron gal" w:date="2017-03-04T18:29:00Z">
          <w:pPr>
            <w:bidi/>
          </w:pPr>
        </w:pPrChange>
      </w:pPr>
      <w:ins w:id="1692" w:author="ron gal" w:date="2017-03-04T18:29:00Z">
        <w:r w:rsidRPr="00EA16CA">
          <w:rPr>
            <w:sz w:val="24"/>
            <w:szCs w:val="24"/>
            <w:rPrChange w:id="1693" w:author="ron gal" w:date="2017-03-04T18:29:00Z">
              <w:rPr>
                <w:b/>
                <w:sz w:val="24"/>
                <w:szCs w:val="24"/>
              </w:rPr>
            </w:rPrChange>
          </w:rPr>
          <w:t>public string ChipNumber { get; set; }</w:t>
        </w:r>
      </w:ins>
    </w:p>
    <w:p w:rsidR="00EA16CA" w:rsidRPr="00EA16CA" w:rsidRDefault="00EA16CA">
      <w:pPr>
        <w:rPr>
          <w:ins w:id="1694" w:author="ron gal" w:date="2017-03-04T18:29:00Z"/>
          <w:sz w:val="24"/>
          <w:szCs w:val="24"/>
          <w:rPrChange w:id="1695" w:author="ron gal" w:date="2017-03-04T18:29:00Z">
            <w:rPr>
              <w:ins w:id="1696" w:author="ron gal" w:date="2017-03-04T18:29:00Z"/>
              <w:b/>
              <w:sz w:val="24"/>
              <w:szCs w:val="24"/>
            </w:rPr>
          </w:rPrChange>
        </w:rPr>
        <w:pPrChange w:id="1697" w:author="ron gal" w:date="2017-03-04T18:29:00Z">
          <w:pPr>
            <w:bidi/>
          </w:pPr>
        </w:pPrChange>
      </w:pPr>
      <w:ins w:id="1698" w:author="ron gal" w:date="2017-03-04T18:29:00Z">
        <w:r w:rsidRPr="00EA16CA">
          <w:rPr>
            <w:sz w:val="24"/>
            <w:szCs w:val="24"/>
            <w:rPrChange w:id="1699" w:author="ron gal" w:date="2017-03-04T18:29:00Z">
              <w:rPr>
                <w:b/>
                <w:sz w:val="24"/>
                <w:szCs w:val="24"/>
              </w:rPr>
            </w:rPrChange>
          </w:rPr>
          <w:t>public string Color { get; set; }</w:t>
        </w:r>
      </w:ins>
    </w:p>
    <w:p w:rsidR="00EA16CA" w:rsidRPr="00EA16CA" w:rsidRDefault="00EA16CA">
      <w:pPr>
        <w:rPr>
          <w:ins w:id="1700" w:author="ron gal" w:date="2017-03-04T18:29:00Z"/>
          <w:sz w:val="24"/>
          <w:szCs w:val="24"/>
          <w:rPrChange w:id="1701" w:author="ron gal" w:date="2017-03-04T18:29:00Z">
            <w:rPr>
              <w:ins w:id="1702" w:author="ron gal" w:date="2017-03-04T18:29:00Z"/>
              <w:b/>
              <w:sz w:val="24"/>
              <w:szCs w:val="24"/>
            </w:rPr>
          </w:rPrChange>
        </w:rPr>
        <w:pPrChange w:id="1703" w:author="ron gal" w:date="2017-03-04T18:29:00Z">
          <w:pPr>
            <w:bidi/>
          </w:pPr>
        </w:pPrChange>
      </w:pPr>
      <w:ins w:id="1704" w:author="ron gal" w:date="2017-03-04T18:29:00Z">
        <w:r w:rsidRPr="00EA16CA">
          <w:rPr>
            <w:sz w:val="24"/>
            <w:szCs w:val="24"/>
            <w:rPrChange w:id="1705" w:author="ron gal" w:date="2017-03-04T18:29:00Z">
              <w:rPr>
                <w:b/>
                <w:sz w:val="24"/>
                <w:szCs w:val="24"/>
              </w:rPr>
            </w:rPrChange>
          </w:rPr>
          <w:t>public string OwnerPhone { get; set; }</w:t>
        </w:r>
      </w:ins>
    </w:p>
    <w:p w:rsidR="00EA16CA" w:rsidRPr="00EA16CA" w:rsidRDefault="00EA16CA">
      <w:pPr>
        <w:rPr>
          <w:ins w:id="1706" w:author="ron gal" w:date="2017-03-04T18:29:00Z"/>
          <w:sz w:val="24"/>
          <w:szCs w:val="24"/>
          <w:rPrChange w:id="1707" w:author="ron gal" w:date="2017-03-04T18:29:00Z">
            <w:rPr>
              <w:ins w:id="1708" w:author="ron gal" w:date="2017-03-04T18:29:00Z"/>
              <w:b/>
              <w:sz w:val="24"/>
              <w:szCs w:val="24"/>
            </w:rPr>
          </w:rPrChange>
        </w:rPr>
        <w:pPrChange w:id="1709" w:author="ron gal" w:date="2017-03-04T18:29:00Z">
          <w:pPr>
            <w:bidi/>
          </w:pPr>
        </w:pPrChange>
      </w:pPr>
      <w:ins w:id="1710" w:author="ron gal" w:date="2017-03-04T18:29:00Z">
        <w:r w:rsidRPr="00EA16CA">
          <w:rPr>
            <w:sz w:val="24"/>
            <w:szCs w:val="24"/>
            <w:rPrChange w:id="1711" w:author="ron gal" w:date="2017-03-04T18:29:00Z">
              <w:rPr>
                <w:b/>
                <w:sz w:val="24"/>
                <w:szCs w:val="24"/>
              </w:rPr>
            </w:rPrChange>
          </w:rPr>
          <w:t>public IEnumerable&lt;Treatment&gt; Treatments { get; set; }</w:t>
        </w:r>
      </w:ins>
    </w:p>
    <w:p w:rsidR="00EA16CA" w:rsidRPr="00EA16CA" w:rsidRDefault="00EA16CA">
      <w:pPr>
        <w:rPr>
          <w:ins w:id="1712" w:author="ron gal" w:date="2017-03-04T18:29:00Z"/>
          <w:sz w:val="24"/>
          <w:szCs w:val="24"/>
          <w:rPrChange w:id="1713" w:author="ron gal" w:date="2017-03-04T18:29:00Z">
            <w:rPr>
              <w:ins w:id="1714" w:author="ron gal" w:date="2017-03-04T18:29:00Z"/>
              <w:b/>
              <w:sz w:val="24"/>
              <w:szCs w:val="24"/>
            </w:rPr>
          </w:rPrChange>
        </w:rPr>
        <w:pPrChange w:id="1715" w:author="ron gal" w:date="2017-03-04T18:29:00Z">
          <w:pPr>
            <w:bidi/>
          </w:pPr>
        </w:pPrChange>
      </w:pPr>
      <w:ins w:id="1716" w:author="ron gal" w:date="2017-03-04T18:29:00Z">
        <w:r w:rsidRPr="00EA16CA">
          <w:rPr>
            <w:sz w:val="24"/>
            <w:szCs w:val="24"/>
            <w:rPrChange w:id="1717" w:author="ron gal" w:date="2017-03-04T18:29:00Z">
              <w:rPr>
                <w:b/>
                <w:sz w:val="24"/>
                <w:szCs w:val="24"/>
              </w:rPr>
            </w:rPrChange>
          </w:rPr>
          <w:t>public IEnumerable&lt;Vaccine&gt; Vaccines { get; set; }</w:t>
        </w:r>
      </w:ins>
    </w:p>
    <w:p w:rsidR="00EA16CA" w:rsidRPr="00EA16CA" w:rsidRDefault="00EA16CA">
      <w:pPr>
        <w:rPr>
          <w:ins w:id="1718" w:author="ron gal" w:date="2017-03-04T18:29:00Z"/>
          <w:sz w:val="24"/>
          <w:szCs w:val="24"/>
          <w:rPrChange w:id="1719" w:author="ron gal" w:date="2017-03-04T18:29:00Z">
            <w:rPr>
              <w:ins w:id="1720" w:author="ron gal" w:date="2017-03-04T18:29:00Z"/>
              <w:b/>
              <w:sz w:val="24"/>
              <w:szCs w:val="24"/>
            </w:rPr>
          </w:rPrChange>
        </w:rPr>
        <w:pPrChange w:id="1721" w:author="ron gal" w:date="2017-03-04T18:29:00Z">
          <w:pPr>
            <w:bidi/>
          </w:pPr>
        </w:pPrChange>
      </w:pPr>
      <w:ins w:id="1722" w:author="ron gal" w:date="2017-03-04T18:29:00Z">
        <w:r w:rsidRPr="00EA16CA">
          <w:rPr>
            <w:sz w:val="24"/>
            <w:szCs w:val="24"/>
            <w:rPrChange w:id="1723" w:author="ron gal" w:date="2017-03-04T18:29:00Z">
              <w:rPr>
                <w:b/>
                <w:sz w:val="24"/>
                <w:szCs w:val="24"/>
              </w:rPr>
            </w:rPrChange>
          </w:rPr>
          <w:t>public IEnumerable&lt;Medication&gt; Medications { get; set; }</w:t>
        </w:r>
      </w:ins>
    </w:p>
    <w:p w:rsidR="00EA16CA" w:rsidRPr="00EA16CA" w:rsidRDefault="00EA16CA">
      <w:pPr>
        <w:rPr>
          <w:ins w:id="1724" w:author="ron gal" w:date="2017-03-04T18:29:00Z"/>
          <w:sz w:val="24"/>
          <w:szCs w:val="24"/>
          <w:rPrChange w:id="1725" w:author="ron gal" w:date="2017-03-04T18:29:00Z">
            <w:rPr>
              <w:ins w:id="1726" w:author="ron gal" w:date="2017-03-04T18:29:00Z"/>
              <w:b/>
              <w:sz w:val="24"/>
              <w:szCs w:val="24"/>
            </w:rPr>
          </w:rPrChange>
        </w:rPr>
        <w:pPrChange w:id="1727" w:author="ron gal" w:date="2017-03-04T18:29:00Z">
          <w:pPr>
            <w:bidi/>
          </w:pPr>
        </w:pPrChange>
      </w:pPr>
      <w:ins w:id="1728" w:author="ron gal" w:date="2017-03-04T18:29:00Z">
        <w:r w:rsidRPr="00EA16CA">
          <w:rPr>
            <w:sz w:val="24"/>
            <w:szCs w:val="24"/>
            <w:rPrChange w:id="1729" w:author="ron gal" w:date="2017-03-04T18:29:00Z">
              <w:rPr>
                <w:b/>
                <w:sz w:val="24"/>
                <w:szCs w:val="24"/>
              </w:rPr>
            </w:rPrChange>
          </w:rPr>
          <w:t>public IEnumerable&lt;TreatmentReport&gt; TreatmentSummaries { get; set; }</w:t>
        </w:r>
      </w:ins>
    </w:p>
    <w:p w:rsidR="00EA16CA" w:rsidRPr="00EA16CA" w:rsidRDefault="00EA16CA">
      <w:pPr>
        <w:rPr>
          <w:ins w:id="1730" w:author="ron gal" w:date="2017-03-04T18:29:00Z"/>
          <w:sz w:val="24"/>
          <w:szCs w:val="24"/>
          <w:rPrChange w:id="1731" w:author="ron gal" w:date="2017-03-04T18:29:00Z">
            <w:rPr>
              <w:ins w:id="1732" w:author="ron gal" w:date="2017-03-04T18:29:00Z"/>
              <w:b/>
              <w:sz w:val="24"/>
              <w:szCs w:val="24"/>
            </w:rPr>
          </w:rPrChange>
        </w:rPr>
        <w:pPrChange w:id="1733" w:author="ron gal" w:date="2017-03-04T18:29:00Z">
          <w:pPr>
            <w:bidi/>
          </w:pPr>
        </w:pPrChange>
      </w:pPr>
      <w:ins w:id="1734" w:author="ron gal" w:date="2017-03-04T18:29:00Z">
        <w:r w:rsidRPr="00EA16CA">
          <w:rPr>
            <w:sz w:val="24"/>
            <w:szCs w:val="24"/>
            <w:rPrChange w:id="1735" w:author="ron gal" w:date="2017-03-04T18:29:00Z">
              <w:rPr>
                <w:b/>
                <w:sz w:val="24"/>
                <w:szCs w:val="24"/>
              </w:rPr>
            </w:rPrChange>
          </w:rPr>
          <w:t>public IEnumerable&lt;AnimalMeasurements&gt; AnimalMeasurements { get; set; }</w:t>
        </w:r>
      </w:ins>
    </w:p>
    <w:p w:rsidR="00EA16CA" w:rsidRPr="00EA16CA" w:rsidRDefault="00EA16CA" w:rsidP="00EA16CA">
      <w:pPr>
        <w:bidi/>
        <w:rPr>
          <w:ins w:id="1736" w:author="ron gal" w:date="2017-03-04T18:29:00Z"/>
          <w:b/>
          <w:sz w:val="24"/>
          <w:szCs w:val="24"/>
        </w:rPr>
      </w:pPr>
    </w:p>
    <w:p w:rsidR="00EA16CA" w:rsidRPr="00EA16CA" w:rsidRDefault="00EA16CA" w:rsidP="00EA16CA">
      <w:pPr>
        <w:bidi/>
        <w:rPr>
          <w:ins w:id="1737" w:author="ron gal" w:date="2017-03-04T18:29:00Z"/>
          <w:b/>
          <w:sz w:val="24"/>
          <w:szCs w:val="24"/>
        </w:rPr>
      </w:pPr>
      <w:ins w:id="1738" w:author="ron gal" w:date="2017-03-04T18:29:00Z">
        <w:r w:rsidRPr="00EA16CA">
          <w:rPr>
            <w:b/>
            <w:sz w:val="24"/>
            <w:szCs w:val="24"/>
            <w:rtl/>
          </w:rPr>
          <w:t xml:space="preserve">מחלקת </w:t>
        </w:r>
        <w:r w:rsidRPr="00EA16CA">
          <w:rPr>
            <w:b/>
            <w:sz w:val="24"/>
            <w:szCs w:val="24"/>
          </w:rPr>
          <w:t>AnimalMeasurements</w:t>
        </w:r>
      </w:ins>
    </w:p>
    <w:p w:rsidR="00EA16CA" w:rsidRPr="00EA16CA" w:rsidRDefault="00EA16CA" w:rsidP="00EA16CA">
      <w:pPr>
        <w:bidi/>
        <w:rPr>
          <w:ins w:id="1739" w:author="ron gal" w:date="2017-03-04T18:29:00Z"/>
          <w:b/>
          <w:sz w:val="24"/>
          <w:szCs w:val="24"/>
        </w:rPr>
      </w:pPr>
      <w:ins w:id="1740"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מדידות של בע"ח.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1741" w:author="ron gal" w:date="2017-03-04T18:29:00Z"/>
          <w:sz w:val="24"/>
          <w:szCs w:val="24"/>
          <w:rPrChange w:id="1742" w:author="ron gal" w:date="2017-03-04T18:29:00Z">
            <w:rPr>
              <w:ins w:id="1743" w:author="ron gal" w:date="2017-03-04T18:29:00Z"/>
              <w:b/>
              <w:sz w:val="24"/>
              <w:szCs w:val="24"/>
            </w:rPr>
          </w:rPrChange>
        </w:rPr>
        <w:pPrChange w:id="1744" w:author="ron gal" w:date="2017-03-04T18:29:00Z">
          <w:pPr>
            <w:bidi/>
          </w:pPr>
        </w:pPrChange>
      </w:pPr>
    </w:p>
    <w:p w:rsidR="00EA16CA" w:rsidRPr="00EA16CA" w:rsidRDefault="00EA16CA">
      <w:pPr>
        <w:rPr>
          <w:ins w:id="1745" w:author="ron gal" w:date="2017-03-04T18:29:00Z"/>
          <w:sz w:val="24"/>
          <w:szCs w:val="24"/>
          <w:rPrChange w:id="1746" w:author="ron gal" w:date="2017-03-04T18:29:00Z">
            <w:rPr>
              <w:ins w:id="1747" w:author="ron gal" w:date="2017-03-04T18:29:00Z"/>
              <w:b/>
              <w:sz w:val="24"/>
              <w:szCs w:val="24"/>
            </w:rPr>
          </w:rPrChange>
        </w:rPr>
        <w:pPrChange w:id="1748" w:author="ron gal" w:date="2017-03-04T18:29:00Z">
          <w:pPr>
            <w:bidi/>
          </w:pPr>
        </w:pPrChange>
      </w:pPr>
      <w:ins w:id="1749" w:author="ron gal" w:date="2017-03-04T18:29:00Z">
        <w:r w:rsidRPr="00EA16CA">
          <w:rPr>
            <w:sz w:val="24"/>
            <w:szCs w:val="24"/>
            <w:rtl/>
            <w:rPrChange w:id="1750" w:author="ron gal" w:date="2017-03-04T18:29:00Z">
              <w:rPr>
                <w:b/>
                <w:sz w:val="24"/>
                <w:szCs w:val="24"/>
                <w:rtl/>
              </w:rPr>
            </w:rPrChange>
          </w:rPr>
          <w:t xml:space="preserve">        </w:t>
        </w:r>
        <w:r w:rsidRPr="00EA16CA">
          <w:rPr>
            <w:sz w:val="24"/>
            <w:szCs w:val="24"/>
            <w:rPrChange w:id="1751" w:author="ron gal" w:date="2017-03-04T18:29:00Z">
              <w:rPr>
                <w:b/>
                <w:sz w:val="24"/>
                <w:szCs w:val="24"/>
              </w:rPr>
            </w:rPrChange>
          </w:rPr>
          <w:t>public int Pulse { get; set; }</w:t>
        </w:r>
      </w:ins>
    </w:p>
    <w:p w:rsidR="00EA16CA" w:rsidRPr="00EA16CA" w:rsidRDefault="00EA16CA">
      <w:pPr>
        <w:rPr>
          <w:ins w:id="1752" w:author="ron gal" w:date="2017-03-04T18:29:00Z"/>
          <w:sz w:val="24"/>
          <w:szCs w:val="24"/>
          <w:rPrChange w:id="1753" w:author="ron gal" w:date="2017-03-04T18:29:00Z">
            <w:rPr>
              <w:ins w:id="1754" w:author="ron gal" w:date="2017-03-04T18:29:00Z"/>
              <w:b/>
              <w:sz w:val="24"/>
              <w:szCs w:val="24"/>
            </w:rPr>
          </w:rPrChange>
        </w:rPr>
        <w:pPrChange w:id="1755" w:author="ron gal" w:date="2017-03-04T18:29:00Z">
          <w:pPr>
            <w:bidi/>
          </w:pPr>
        </w:pPrChange>
      </w:pPr>
      <w:ins w:id="1756" w:author="ron gal" w:date="2017-03-04T18:29:00Z">
        <w:r w:rsidRPr="00EA16CA">
          <w:rPr>
            <w:sz w:val="24"/>
            <w:szCs w:val="24"/>
            <w:rtl/>
            <w:rPrChange w:id="1757" w:author="ron gal" w:date="2017-03-04T18:29:00Z">
              <w:rPr>
                <w:b/>
                <w:sz w:val="24"/>
                <w:szCs w:val="24"/>
                <w:rtl/>
              </w:rPr>
            </w:rPrChange>
          </w:rPr>
          <w:t xml:space="preserve">        </w:t>
        </w:r>
        <w:r w:rsidRPr="00EA16CA">
          <w:rPr>
            <w:sz w:val="24"/>
            <w:szCs w:val="24"/>
            <w:rPrChange w:id="1758" w:author="ron gal" w:date="2017-03-04T18:29:00Z">
              <w:rPr>
                <w:b/>
                <w:sz w:val="24"/>
                <w:szCs w:val="24"/>
              </w:rPr>
            </w:rPrChange>
          </w:rPr>
          <w:t>public double Temperature { get; set; }</w:t>
        </w:r>
      </w:ins>
    </w:p>
    <w:p w:rsidR="00EA16CA" w:rsidRPr="00EA16CA" w:rsidRDefault="00EA16CA">
      <w:pPr>
        <w:rPr>
          <w:ins w:id="1759" w:author="ron gal" w:date="2017-03-04T18:29:00Z"/>
          <w:sz w:val="24"/>
          <w:szCs w:val="24"/>
          <w:rPrChange w:id="1760" w:author="ron gal" w:date="2017-03-04T18:29:00Z">
            <w:rPr>
              <w:ins w:id="1761" w:author="ron gal" w:date="2017-03-04T18:29:00Z"/>
              <w:b/>
              <w:sz w:val="24"/>
              <w:szCs w:val="24"/>
            </w:rPr>
          </w:rPrChange>
        </w:rPr>
        <w:pPrChange w:id="1762" w:author="ron gal" w:date="2017-03-04T18:29:00Z">
          <w:pPr>
            <w:bidi/>
          </w:pPr>
        </w:pPrChange>
      </w:pPr>
      <w:ins w:id="1763" w:author="ron gal" w:date="2017-03-04T18:29:00Z">
        <w:r w:rsidRPr="00EA16CA">
          <w:rPr>
            <w:sz w:val="24"/>
            <w:szCs w:val="24"/>
            <w:rtl/>
            <w:rPrChange w:id="1764" w:author="ron gal" w:date="2017-03-04T18:29:00Z">
              <w:rPr>
                <w:b/>
                <w:sz w:val="24"/>
                <w:szCs w:val="24"/>
                <w:rtl/>
              </w:rPr>
            </w:rPrChange>
          </w:rPr>
          <w:t xml:space="preserve">        </w:t>
        </w:r>
        <w:r w:rsidRPr="00EA16CA">
          <w:rPr>
            <w:sz w:val="24"/>
            <w:szCs w:val="24"/>
            <w:rPrChange w:id="1765" w:author="ron gal" w:date="2017-03-04T18:29:00Z">
              <w:rPr>
                <w:b/>
                <w:sz w:val="24"/>
                <w:szCs w:val="24"/>
              </w:rPr>
            </w:rPrChange>
          </w:rPr>
          <w:t>public double Weight { get; set; }</w:t>
        </w:r>
      </w:ins>
    </w:p>
    <w:p w:rsidR="00EA16CA" w:rsidRPr="00EA16CA" w:rsidRDefault="00EA16CA">
      <w:pPr>
        <w:rPr>
          <w:ins w:id="1766" w:author="ron gal" w:date="2017-03-04T18:29:00Z"/>
          <w:sz w:val="24"/>
          <w:szCs w:val="24"/>
          <w:rPrChange w:id="1767" w:author="ron gal" w:date="2017-03-04T18:29:00Z">
            <w:rPr>
              <w:ins w:id="1768" w:author="ron gal" w:date="2017-03-04T18:29:00Z"/>
              <w:b/>
              <w:sz w:val="24"/>
              <w:szCs w:val="24"/>
            </w:rPr>
          </w:rPrChange>
        </w:rPr>
        <w:pPrChange w:id="1769" w:author="ron gal" w:date="2017-03-04T18:29:00Z">
          <w:pPr>
            <w:bidi/>
          </w:pPr>
        </w:pPrChange>
      </w:pPr>
      <w:ins w:id="1770" w:author="ron gal" w:date="2017-03-04T18:29:00Z">
        <w:r w:rsidRPr="00EA16CA">
          <w:rPr>
            <w:sz w:val="24"/>
            <w:szCs w:val="24"/>
            <w:rtl/>
            <w:rPrChange w:id="1771" w:author="ron gal" w:date="2017-03-04T18:29:00Z">
              <w:rPr>
                <w:b/>
                <w:sz w:val="24"/>
                <w:szCs w:val="24"/>
                <w:rtl/>
              </w:rPr>
            </w:rPrChange>
          </w:rPr>
          <w:t xml:space="preserve">        </w:t>
        </w:r>
        <w:r w:rsidRPr="00EA16CA">
          <w:rPr>
            <w:sz w:val="24"/>
            <w:szCs w:val="24"/>
            <w:rPrChange w:id="1772" w:author="ron gal" w:date="2017-03-04T18:29:00Z">
              <w:rPr>
                <w:b/>
                <w:sz w:val="24"/>
                <w:szCs w:val="24"/>
              </w:rPr>
            </w:rPrChange>
          </w:rPr>
          <w:t>public int SystolicBloodPressure { get; set; }</w:t>
        </w:r>
      </w:ins>
    </w:p>
    <w:p w:rsidR="00EA16CA" w:rsidRPr="00EA16CA" w:rsidRDefault="00EA16CA">
      <w:pPr>
        <w:rPr>
          <w:ins w:id="1773" w:author="ron gal" w:date="2017-03-04T18:29:00Z"/>
          <w:sz w:val="24"/>
          <w:szCs w:val="24"/>
          <w:rPrChange w:id="1774" w:author="ron gal" w:date="2017-03-04T18:29:00Z">
            <w:rPr>
              <w:ins w:id="1775" w:author="ron gal" w:date="2017-03-04T18:29:00Z"/>
              <w:b/>
              <w:sz w:val="24"/>
              <w:szCs w:val="24"/>
            </w:rPr>
          </w:rPrChange>
        </w:rPr>
        <w:pPrChange w:id="1776" w:author="ron gal" w:date="2017-03-04T18:29:00Z">
          <w:pPr>
            <w:bidi/>
          </w:pPr>
        </w:pPrChange>
      </w:pPr>
      <w:ins w:id="1777" w:author="ron gal" w:date="2017-03-04T18:29:00Z">
        <w:r w:rsidRPr="00EA16CA">
          <w:rPr>
            <w:sz w:val="24"/>
            <w:szCs w:val="24"/>
            <w:rtl/>
            <w:rPrChange w:id="1778" w:author="ron gal" w:date="2017-03-04T18:29:00Z">
              <w:rPr>
                <w:b/>
                <w:sz w:val="24"/>
                <w:szCs w:val="24"/>
                <w:rtl/>
              </w:rPr>
            </w:rPrChange>
          </w:rPr>
          <w:t xml:space="preserve">        </w:t>
        </w:r>
        <w:r w:rsidRPr="00EA16CA">
          <w:rPr>
            <w:sz w:val="24"/>
            <w:szCs w:val="24"/>
            <w:rPrChange w:id="1779" w:author="ron gal" w:date="2017-03-04T18:29:00Z">
              <w:rPr>
                <w:b/>
                <w:sz w:val="24"/>
                <w:szCs w:val="24"/>
              </w:rPr>
            </w:rPrChange>
          </w:rPr>
          <w:t>public int DiastolicBloodPressure { get; set; }</w:t>
        </w:r>
      </w:ins>
    </w:p>
    <w:p w:rsidR="00EA16CA" w:rsidRPr="00EA16CA" w:rsidRDefault="00EA16CA" w:rsidP="00EA16CA">
      <w:pPr>
        <w:bidi/>
        <w:rPr>
          <w:ins w:id="1780" w:author="ron gal" w:date="2017-03-04T18:29:00Z"/>
          <w:b/>
          <w:sz w:val="24"/>
          <w:szCs w:val="24"/>
        </w:rPr>
      </w:pPr>
    </w:p>
    <w:p w:rsidR="00EA16CA" w:rsidRPr="00EA16CA" w:rsidRDefault="00EA16CA" w:rsidP="00EA16CA">
      <w:pPr>
        <w:bidi/>
        <w:rPr>
          <w:ins w:id="1781" w:author="ron gal" w:date="2017-03-04T18:29:00Z"/>
          <w:b/>
          <w:sz w:val="24"/>
          <w:szCs w:val="24"/>
        </w:rPr>
      </w:pPr>
      <w:ins w:id="1782" w:author="ron gal" w:date="2017-03-04T18:29:00Z">
        <w:r w:rsidRPr="00EA16CA">
          <w:rPr>
            <w:b/>
            <w:sz w:val="24"/>
            <w:szCs w:val="24"/>
            <w:rtl/>
          </w:rPr>
          <w:t xml:space="preserve">מחלקת </w:t>
        </w:r>
        <w:r w:rsidRPr="00EA16CA">
          <w:rPr>
            <w:b/>
            <w:sz w:val="24"/>
            <w:szCs w:val="24"/>
          </w:rPr>
          <w:t>AnimalNameReport</w:t>
        </w:r>
      </w:ins>
    </w:p>
    <w:p w:rsidR="00EA16CA" w:rsidRPr="00EA16CA" w:rsidRDefault="00EA16CA" w:rsidP="00EA16CA">
      <w:pPr>
        <w:bidi/>
        <w:rPr>
          <w:ins w:id="1783" w:author="ron gal" w:date="2017-03-04T18:29:00Z"/>
          <w:b/>
          <w:sz w:val="24"/>
          <w:szCs w:val="24"/>
        </w:rPr>
      </w:pPr>
      <w:ins w:id="1784" w:author="ron gal" w:date="2017-03-04T18:29:00Z">
        <w:r w:rsidRPr="00EA16CA">
          <w:rPr>
            <w:b/>
            <w:sz w:val="24"/>
            <w:szCs w:val="24"/>
            <w:rtl/>
          </w:rPr>
          <w:t xml:space="preserve">מחלקה זו יורשת ממחלקת </w:t>
        </w:r>
        <w:r w:rsidRPr="00EA16CA">
          <w:rPr>
            <w:b/>
            <w:sz w:val="24"/>
            <w:szCs w:val="24"/>
          </w:rPr>
          <w:t>FinanceReport</w:t>
        </w:r>
        <w:r w:rsidRPr="00EA16CA">
          <w:rPr>
            <w:b/>
            <w:sz w:val="24"/>
            <w:szCs w:val="24"/>
            <w:rtl/>
          </w:rPr>
          <w:t xml:space="preserve"> ומייצגת אובייקט מעבר של דו"ח הוצאות לפי בע"ח. המחלקה היא בעלת התכונות הבאות:</w:t>
        </w:r>
      </w:ins>
    </w:p>
    <w:p w:rsidR="00EA16CA" w:rsidRPr="00EA16CA" w:rsidRDefault="00EA16CA" w:rsidP="00EA16CA">
      <w:pPr>
        <w:bidi/>
        <w:rPr>
          <w:ins w:id="1785" w:author="ron gal" w:date="2017-03-04T18:29:00Z"/>
          <w:b/>
          <w:sz w:val="24"/>
          <w:szCs w:val="24"/>
        </w:rPr>
      </w:pPr>
    </w:p>
    <w:p w:rsidR="00EA16CA" w:rsidRPr="00EA16CA" w:rsidRDefault="00EA16CA">
      <w:pPr>
        <w:rPr>
          <w:ins w:id="1786" w:author="ron gal" w:date="2017-03-04T18:29:00Z"/>
          <w:sz w:val="24"/>
          <w:szCs w:val="24"/>
          <w:rPrChange w:id="1787" w:author="ron gal" w:date="2017-03-04T18:30:00Z">
            <w:rPr>
              <w:ins w:id="1788" w:author="ron gal" w:date="2017-03-04T18:29:00Z"/>
              <w:b/>
              <w:sz w:val="24"/>
              <w:szCs w:val="24"/>
            </w:rPr>
          </w:rPrChange>
        </w:rPr>
        <w:pPrChange w:id="1789" w:author="ron gal" w:date="2017-03-04T18:30:00Z">
          <w:pPr>
            <w:bidi/>
          </w:pPr>
        </w:pPrChange>
      </w:pPr>
      <w:ins w:id="1790" w:author="ron gal" w:date="2017-03-04T18:29:00Z">
        <w:r w:rsidRPr="00EA16CA">
          <w:rPr>
            <w:sz w:val="24"/>
            <w:szCs w:val="24"/>
            <w:rPrChange w:id="1791" w:author="ron gal" w:date="2017-03-04T18:30:00Z">
              <w:rPr>
                <w:b/>
                <w:sz w:val="24"/>
                <w:szCs w:val="24"/>
              </w:rPr>
            </w:rPrChange>
          </w:rPr>
          <w:t>public string AnimalName { get; set; }</w:t>
        </w:r>
      </w:ins>
    </w:p>
    <w:p w:rsidR="00EA16CA" w:rsidRPr="00EA16CA" w:rsidRDefault="00EA16CA" w:rsidP="00EA16CA">
      <w:pPr>
        <w:bidi/>
        <w:rPr>
          <w:ins w:id="1792" w:author="ron gal" w:date="2017-03-04T18:29:00Z"/>
          <w:b/>
          <w:sz w:val="24"/>
          <w:szCs w:val="24"/>
        </w:rPr>
      </w:pPr>
      <w:ins w:id="1793" w:author="ron gal" w:date="2017-03-04T18:29:00Z">
        <w:r w:rsidRPr="00EA16CA">
          <w:rPr>
            <w:b/>
            <w:sz w:val="24"/>
            <w:szCs w:val="24"/>
            <w:rtl/>
          </w:rPr>
          <w:t xml:space="preserve">מחלקת </w:t>
        </w:r>
        <w:r w:rsidRPr="00EA16CA">
          <w:rPr>
            <w:b/>
            <w:sz w:val="24"/>
            <w:szCs w:val="24"/>
          </w:rPr>
          <w:t>AnimalTypeReport</w:t>
        </w:r>
      </w:ins>
    </w:p>
    <w:p w:rsidR="00EA16CA" w:rsidRPr="00EA16CA" w:rsidRDefault="00EA16CA" w:rsidP="00EA16CA">
      <w:pPr>
        <w:bidi/>
        <w:rPr>
          <w:ins w:id="1794" w:author="ron gal" w:date="2017-03-04T18:29:00Z"/>
          <w:b/>
          <w:sz w:val="24"/>
          <w:szCs w:val="24"/>
        </w:rPr>
      </w:pPr>
      <w:ins w:id="1795" w:author="ron gal" w:date="2017-03-04T18:29:00Z">
        <w:r w:rsidRPr="00EA16CA">
          <w:rPr>
            <w:b/>
            <w:sz w:val="24"/>
            <w:szCs w:val="24"/>
            <w:rtl/>
          </w:rPr>
          <w:lastRenderedPageBreak/>
          <w:t xml:space="preserve">מחלקה זו יורשת ממחלקת  </w:t>
        </w:r>
        <w:r w:rsidRPr="00EA16CA">
          <w:rPr>
            <w:b/>
            <w:sz w:val="24"/>
            <w:szCs w:val="24"/>
          </w:rPr>
          <w:t>FinanceReport</w:t>
        </w:r>
      </w:ins>
      <w:ins w:id="1796" w:author="ron gal" w:date="2017-03-04T18:30:00Z">
        <w:r>
          <w:rPr>
            <w:rFonts w:hint="cs"/>
            <w:b/>
            <w:sz w:val="24"/>
            <w:szCs w:val="24"/>
            <w:rtl/>
          </w:rPr>
          <w:t xml:space="preserve"> </w:t>
        </w:r>
      </w:ins>
      <w:ins w:id="1797" w:author="ron gal" w:date="2017-03-04T18:29:00Z">
        <w:r w:rsidRPr="00EA16CA">
          <w:rPr>
            <w:b/>
            <w:sz w:val="24"/>
            <w:szCs w:val="24"/>
            <w:rtl/>
          </w:rPr>
          <w:t xml:space="preserve">ומייצגת אובייקט מעבר של דו"ח הוצאות לפי סוג בע"ח.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1798" w:author="ron gal" w:date="2017-03-04T18:29:00Z"/>
          <w:b/>
          <w:sz w:val="24"/>
          <w:szCs w:val="24"/>
        </w:rPr>
      </w:pPr>
    </w:p>
    <w:p w:rsidR="00EA16CA" w:rsidRPr="00EA16CA" w:rsidRDefault="00EA16CA">
      <w:pPr>
        <w:rPr>
          <w:ins w:id="1799" w:author="ron gal" w:date="2017-03-04T18:29:00Z"/>
          <w:sz w:val="24"/>
          <w:szCs w:val="24"/>
          <w:rtl/>
          <w:rPrChange w:id="1800" w:author="ron gal" w:date="2017-03-04T18:30:00Z">
            <w:rPr>
              <w:ins w:id="1801" w:author="ron gal" w:date="2017-03-04T18:29:00Z"/>
              <w:b/>
              <w:sz w:val="24"/>
              <w:szCs w:val="24"/>
              <w:rtl/>
            </w:rPr>
          </w:rPrChange>
        </w:rPr>
        <w:pPrChange w:id="1802" w:author="ron gal" w:date="2017-03-04T18:30:00Z">
          <w:pPr>
            <w:bidi/>
          </w:pPr>
        </w:pPrChange>
      </w:pPr>
      <w:ins w:id="1803" w:author="ron gal" w:date="2017-03-04T18:29:00Z">
        <w:r w:rsidRPr="00EA16CA">
          <w:rPr>
            <w:sz w:val="24"/>
            <w:szCs w:val="24"/>
            <w:rPrChange w:id="1804" w:author="ron gal" w:date="2017-03-04T18:30:00Z">
              <w:rPr>
                <w:b/>
                <w:sz w:val="24"/>
                <w:szCs w:val="24"/>
              </w:rPr>
            </w:rPrChange>
          </w:rPr>
          <w:t>public string AnimalType{ get; set; }</w:t>
        </w:r>
      </w:ins>
    </w:p>
    <w:p w:rsidR="00EA16CA" w:rsidRPr="00EA16CA" w:rsidRDefault="00EA16CA" w:rsidP="00EA16CA">
      <w:pPr>
        <w:bidi/>
        <w:rPr>
          <w:ins w:id="1805" w:author="ron gal" w:date="2017-03-04T18:29:00Z"/>
          <w:b/>
          <w:sz w:val="24"/>
          <w:szCs w:val="24"/>
        </w:rPr>
      </w:pPr>
    </w:p>
    <w:p w:rsidR="00EA16CA" w:rsidRPr="00EA16CA" w:rsidRDefault="00EA16CA" w:rsidP="00EA16CA">
      <w:pPr>
        <w:bidi/>
        <w:rPr>
          <w:ins w:id="1806" w:author="ron gal" w:date="2017-03-04T18:29:00Z"/>
          <w:b/>
          <w:sz w:val="24"/>
          <w:szCs w:val="24"/>
        </w:rPr>
      </w:pPr>
      <w:ins w:id="1807" w:author="ron gal" w:date="2017-03-04T18:29:00Z">
        <w:r w:rsidRPr="00EA16CA">
          <w:rPr>
            <w:b/>
            <w:sz w:val="24"/>
            <w:szCs w:val="24"/>
            <w:rtl/>
          </w:rPr>
          <w:t xml:space="preserve">מחלקת </w:t>
        </w:r>
        <w:r w:rsidRPr="00EA16CA">
          <w:rPr>
            <w:b/>
            <w:sz w:val="24"/>
            <w:szCs w:val="24"/>
          </w:rPr>
          <w:t>Doctor</w:t>
        </w:r>
      </w:ins>
    </w:p>
    <w:p w:rsidR="00EA16CA" w:rsidRPr="00EA16CA" w:rsidRDefault="00EA16CA" w:rsidP="00EA16CA">
      <w:pPr>
        <w:bidi/>
        <w:rPr>
          <w:ins w:id="1808" w:author="ron gal" w:date="2017-03-04T18:29:00Z"/>
          <w:b/>
          <w:sz w:val="24"/>
          <w:szCs w:val="24"/>
        </w:rPr>
      </w:pPr>
      <w:ins w:id="1809"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רופא.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1810" w:author="ron gal" w:date="2017-03-04T18:29:00Z"/>
          <w:sz w:val="24"/>
          <w:szCs w:val="24"/>
          <w:rPrChange w:id="1811" w:author="ron gal" w:date="2017-03-04T18:29:00Z">
            <w:rPr>
              <w:ins w:id="1812" w:author="ron gal" w:date="2017-03-04T18:29:00Z"/>
              <w:b/>
              <w:sz w:val="24"/>
              <w:szCs w:val="24"/>
            </w:rPr>
          </w:rPrChange>
        </w:rPr>
        <w:pPrChange w:id="1813" w:author="ron gal" w:date="2017-03-04T18:29:00Z">
          <w:pPr>
            <w:bidi/>
          </w:pPr>
        </w:pPrChange>
      </w:pPr>
    </w:p>
    <w:p w:rsidR="00EA16CA" w:rsidRPr="00EA16CA" w:rsidRDefault="00EA16CA">
      <w:pPr>
        <w:rPr>
          <w:ins w:id="1814" w:author="ron gal" w:date="2017-03-04T18:29:00Z"/>
          <w:sz w:val="24"/>
          <w:szCs w:val="24"/>
          <w:rPrChange w:id="1815" w:author="ron gal" w:date="2017-03-04T18:29:00Z">
            <w:rPr>
              <w:ins w:id="1816" w:author="ron gal" w:date="2017-03-04T18:29:00Z"/>
              <w:b/>
              <w:sz w:val="24"/>
              <w:szCs w:val="24"/>
            </w:rPr>
          </w:rPrChange>
        </w:rPr>
        <w:pPrChange w:id="1817" w:author="ron gal" w:date="2017-03-04T18:29:00Z">
          <w:pPr>
            <w:bidi/>
          </w:pPr>
        </w:pPrChange>
      </w:pPr>
      <w:ins w:id="1818" w:author="ron gal" w:date="2017-03-04T18:29:00Z">
        <w:r w:rsidRPr="00EA16CA">
          <w:rPr>
            <w:sz w:val="24"/>
            <w:szCs w:val="24"/>
            <w:rPrChange w:id="1819" w:author="ron gal" w:date="2017-03-04T18:29:00Z">
              <w:rPr>
                <w:b/>
                <w:sz w:val="24"/>
                <w:szCs w:val="24"/>
              </w:rPr>
            </w:rPrChange>
          </w:rPr>
          <w:t>public string Email { get; set; }</w:t>
        </w:r>
      </w:ins>
    </w:p>
    <w:p w:rsidR="00EA16CA" w:rsidRPr="00EA16CA" w:rsidRDefault="00EA16CA">
      <w:pPr>
        <w:rPr>
          <w:ins w:id="1820" w:author="ron gal" w:date="2017-03-04T18:29:00Z"/>
          <w:sz w:val="24"/>
          <w:szCs w:val="24"/>
          <w:rPrChange w:id="1821" w:author="ron gal" w:date="2017-03-04T18:29:00Z">
            <w:rPr>
              <w:ins w:id="1822" w:author="ron gal" w:date="2017-03-04T18:29:00Z"/>
              <w:b/>
              <w:sz w:val="24"/>
              <w:szCs w:val="24"/>
            </w:rPr>
          </w:rPrChange>
        </w:rPr>
        <w:pPrChange w:id="1823" w:author="ron gal" w:date="2017-03-04T18:29:00Z">
          <w:pPr>
            <w:bidi/>
          </w:pPr>
        </w:pPrChange>
      </w:pPr>
      <w:ins w:id="1824" w:author="ron gal" w:date="2017-03-04T18:29:00Z">
        <w:r w:rsidRPr="00EA16CA">
          <w:rPr>
            <w:sz w:val="24"/>
            <w:szCs w:val="24"/>
            <w:rPrChange w:id="1825" w:author="ron gal" w:date="2017-03-04T18:29:00Z">
              <w:rPr>
                <w:b/>
                <w:sz w:val="24"/>
                <w:szCs w:val="24"/>
              </w:rPr>
            </w:rPrChange>
          </w:rPr>
          <w:t>public string Password { get; set; }</w:t>
        </w:r>
      </w:ins>
    </w:p>
    <w:p w:rsidR="00EA16CA" w:rsidRPr="00EA16CA" w:rsidRDefault="00EA16CA">
      <w:pPr>
        <w:rPr>
          <w:ins w:id="1826" w:author="ron gal" w:date="2017-03-04T18:29:00Z"/>
          <w:sz w:val="24"/>
          <w:szCs w:val="24"/>
          <w:rPrChange w:id="1827" w:author="ron gal" w:date="2017-03-04T18:29:00Z">
            <w:rPr>
              <w:ins w:id="1828" w:author="ron gal" w:date="2017-03-04T18:29:00Z"/>
              <w:b/>
              <w:sz w:val="24"/>
              <w:szCs w:val="24"/>
            </w:rPr>
          </w:rPrChange>
        </w:rPr>
        <w:pPrChange w:id="1829" w:author="ron gal" w:date="2017-03-04T18:29:00Z">
          <w:pPr>
            <w:bidi/>
          </w:pPr>
        </w:pPrChange>
      </w:pPr>
      <w:ins w:id="1830" w:author="ron gal" w:date="2017-03-04T18:29:00Z">
        <w:r w:rsidRPr="00EA16CA">
          <w:rPr>
            <w:sz w:val="24"/>
            <w:szCs w:val="24"/>
            <w:rPrChange w:id="1831" w:author="ron gal" w:date="2017-03-04T18:29:00Z">
              <w:rPr>
                <w:b/>
                <w:sz w:val="24"/>
                <w:szCs w:val="24"/>
              </w:rPr>
            </w:rPrChange>
          </w:rPr>
          <w:t>public string FirstName { get; set; }</w:t>
        </w:r>
      </w:ins>
    </w:p>
    <w:p w:rsidR="00EA16CA" w:rsidRPr="00EA16CA" w:rsidRDefault="00EA16CA">
      <w:pPr>
        <w:rPr>
          <w:ins w:id="1832" w:author="ron gal" w:date="2017-03-04T18:29:00Z"/>
          <w:sz w:val="24"/>
          <w:szCs w:val="24"/>
          <w:rPrChange w:id="1833" w:author="ron gal" w:date="2017-03-04T18:29:00Z">
            <w:rPr>
              <w:ins w:id="1834" w:author="ron gal" w:date="2017-03-04T18:29:00Z"/>
              <w:b/>
              <w:sz w:val="24"/>
              <w:szCs w:val="24"/>
            </w:rPr>
          </w:rPrChange>
        </w:rPr>
        <w:pPrChange w:id="1835" w:author="ron gal" w:date="2017-03-04T18:29:00Z">
          <w:pPr>
            <w:bidi/>
          </w:pPr>
        </w:pPrChange>
      </w:pPr>
      <w:ins w:id="1836" w:author="ron gal" w:date="2017-03-04T18:29:00Z">
        <w:r w:rsidRPr="00EA16CA">
          <w:rPr>
            <w:sz w:val="24"/>
            <w:szCs w:val="24"/>
            <w:rPrChange w:id="1837" w:author="ron gal" w:date="2017-03-04T18:29:00Z">
              <w:rPr>
                <w:b/>
                <w:sz w:val="24"/>
                <w:szCs w:val="24"/>
              </w:rPr>
            </w:rPrChange>
          </w:rPr>
          <w:t>public string LastName { get; set; }</w:t>
        </w:r>
      </w:ins>
    </w:p>
    <w:p w:rsidR="00EA16CA" w:rsidRPr="00EA16CA" w:rsidRDefault="00EA16CA">
      <w:pPr>
        <w:rPr>
          <w:ins w:id="1838" w:author="ron gal" w:date="2017-03-04T18:29:00Z"/>
          <w:sz w:val="24"/>
          <w:szCs w:val="24"/>
          <w:rPrChange w:id="1839" w:author="ron gal" w:date="2017-03-04T18:29:00Z">
            <w:rPr>
              <w:ins w:id="1840" w:author="ron gal" w:date="2017-03-04T18:29:00Z"/>
              <w:b/>
              <w:sz w:val="24"/>
              <w:szCs w:val="24"/>
            </w:rPr>
          </w:rPrChange>
        </w:rPr>
        <w:pPrChange w:id="1841" w:author="ron gal" w:date="2017-03-04T18:29:00Z">
          <w:pPr>
            <w:bidi/>
          </w:pPr>
        </w:pPrChange>
      </w:pPr>
      <w:ins w:id="1842" w:author="ron gal" w:date="2017-03-04T18:29:00Z">
        <w:r w:rsidRPr="00EA16CA">
          <w:rPr>
            <w:sz w:val="24"/>
            <w:szCs w:val="24"/>
            <w:rPrChange w:id="1843" w:author="ron gal" w:date="2017-03-04T18:29:00Z">
              <w:rPr>
                <w:b/>
                <w:sz w:val="24"/>
                <w:szCs w:val="24"/>
              </w:rPr>
            </w:rPrChange>
          </w:rPr>
          <w:t>public DateTime BirthDate { get; set; }</w:t>
        </w:r>
      </w:ins>
    </w:p>
    <w:p w:rsidR="00EA16CA" w:rsidRPr="00EA16CA" w:rsidRDefault="00EA16CA">
      <w:pPr>
        <w:rPr>
          <w:ins w:id="1844" w:author="ron gal" w:date="2017-03-04T18:29:00Z"/>
          <w:sz w:val="24"/>
          <w:szCs w:val="24"/>
          <w:rPrChange w:id="1845" w:author="ron gal" w:date="2017-03-04T18:29:00Z">
            <w:rPr>
              <w:ins w:id="1846" w:author="ron gal" w:date="2017-03-04T18:29:00Z"/>
              <w:b/>
              <w:sz w:val="24"/>
              <w:szCs w:val="24"/>
            </w:rPr>
          </w:rPrChange>
        </w:rPr>
        <w:pPrChange w:id="1847" w:author="ron gal" w:date="2017-03-04T18:29:00Z">
          <w:pPr>
            <w:bidi/>
          </w:pPr>
        </w:pPrChange>
      </w:pPr>
      <w:ins w:id="1848" w:author="ron gal" w:date="2017-03-04T18:29:00Z">
        <w:r w:rsidRPr="00EA16CA">
          <w:rPr>
            <w:sz w:val="24"/>
            <w:szCs w:val="24"/>
            <w:rPrChange w:id="1849" w:author="ron gal" w:date="2017-03-04T18:29:00Z">
              <w:rPr>
                <w:b/>
                <w:sz w:val="24"/>
                <w:szCs w:val="24"/>
              </w:rPr>
            </w:rPrChange>
          </w:rPr>
          <w:t>public Address Address { get; set; }</w:t>
        </w:r>
      </w:ins>
    </w:p>
    <w:p w:rsidR="00EA16CA" w:rsidRPr="00EA16CA" w:rsidRDefault="00EA16CA">
      <w:pPr>
        <w:rPr>
          <w:ins w:id="1850" w:author="ron gal" w:date="2017-03-04T18:29:00Z"/>
          <w:sz w:val="24"/>
          <w:szCs w:val="24"/>
          <w:rPrChange w:id="1851" w:author="ron gal" w:date="2017-03-04T18:29:00Z">
            <w:rPr>
              <w:ins w:id="1852" w:author="ron gal" w:date="2017-03-04T18:29:00Z"/>
              <w:b/>
              <w:sz w:val="24"/>
              <w:szCs w:val="24"/>
            </w:rPr>
          </w:rPrChange>
        </w:rPr>
        <w:pPrChange w:id="1853" w:author="ron gal" w:date="2017-03-04T18:29:00Z">
          <w:pPr>
            <w:bidi/>
          </w:pPr>
        </w:pPrChange>
      </w:pPr>
      <w:ins w:id="1854" w:author="ron gal" w:date="2017-03-04T18:29:00Z">
        <w:r w:rsidRPr="00EA16CA">
          <w:rPr>
            <w:sz w:val="24"/>
            <w:szCs w:val="24"/>
            <w:rPrChange w:id="1855" w:author="ron gal" w:date="2017-03-04T18:29:00Z">
              <w:rPr>
                <w:b/>
                <w:sz w:val="24"/>
                <w:szCs w:val="24"/>
              </w:rPr>
            </w:rPrChange>
          </w:rPr>
          <w:t>public string DoctorCode { get; set; }</w:t>
        </w:r>
      </w:ins>
    </w:p>
    <w:p w:rsidR="00EA16CA" w:rsidRPr="00EA16CA" w:rsidRDefault="00EA16CA">
      <w:pPr>
        <w:rPr>
          <w:ins w:id="1856" w:author="ron gal" w:date="2017-03-04T18:29:00Z"/>
          <w:sz w:val="24"/>
          <w:szCs w:val="24"/>
          <w:rPrChange w:id="1857" w:author="ron gal" w:date="2017-03-04T18:29:00Z">
            <w:rPr>
              <w:ins w:id="1858" w:author="ron gal" w:date="2017-03-04T18:29:00Z"/>
              <w:b/>
              <w:sz w:val="24"/>
              <w:szCs w:val="24"/>
            </w:rPr>
          </w:rPrChange>
        </w:rPr>
        <w:pPrChange w:id="1859" w:author="ron gal" w:date="2017-03-04T18:29:00Z">
          <w:pPr>
            <w:bidi/>
          </w:pPr>
        </w:pPrChange>
      </w:pPr>
      <w:ins w:id="1860" w:author="ron gal" w:date="2017-03-04T18:29:00Z">
        <w:r w:rsidRPr="00EA16CA">
          <w:rPr>
            <w:sz w:val="24"/>
            <w:szCs w:val="24"/>
            <w:rPrChange w:id="1861" w:author="ron gal" w:date="2017-03-04T18:29:00Z">
              <w:rPr>
                <w:b/>
                <w:sz w:val="24"/>
                <w:szCs w:val="24"/>
              </w:rPr>
            </w:rPrChange>
          </w:rPr>
          <w:t>public string AddressToDispaly { get; set; }</w:t>
        </w:r>
      </w:ins>
    </w:p>
    <w:p w:rsidR="00EA16CA" w:rsidRPr="00EA16CA" w:rsidRDefault="00EA16CA">
      <w:pPr>
        <w:rPr>
          <w:ins w:id="1862" w:author="ron gal" w:date="2017-03-04T18:29:00Z"/>
          <w:sz w:val="24"/>
          <w:szCs w:val="24"/>
          <w:rPrChange w:id="1863" w:author="ron gal" w:date="2017-03-04T18:29:00Z">
            <w:rPr>
              <w:ins w:id="1864" w:author="ron gal" w:date="2017-03-04T18:29:00Z"/>
              <w:b/>
              <w:sz w:val="24"/>
              <w:szCs w:val="24"/>
            </w:rPr>
          </w:rPrChange>
        </w:rPr>
        <w:pPrChange w:id="1865" w:author="ron gal" w:date="2017-03-04T18:29:00Z">
          <w:pPr>
            <w:bidi/>
          </w:pPr>
        </w:pPrChange>
      </w:pPr>
      <w:ins w:id="1866" w:author="ron gal" w:date="2017-03-04T18:29:00Z">
        <w:r w:rsidRPr="00EA16CA">
          <w:rPr>
            <w:sz w:val="24"/>
            <w:szCs w:val="24"/>
            <w:rPrChange w:id="1867" w:author="ron gal" w:date="2017-03-04T18:29:00Z">
              <w:rPr>
                <w:b/>
                <w:sz w:val="24"/>
                <w:szCs w:val="24"/>
              </w:rPr>
            </w:rPrChange>
          </w:rPr>
          <w:t>public  string Notes { get; set; }</w:t>
        </w:r>
      </w:ins>
    </w:p>
    <w:p w:rsidR="00EA16CA" w:rsidRPr="00EA16CA" w:rsidRDefault="00EA16CA">
      <w:pPr>
        <w:rPr>
          <w:ins w:id="1868" w:author="ron gal" w:date="2017-03-04T18:29:00Z"/>
          <w:sz w:val="24"/>
          <w:szCs w:val="24"/>
          <w:rPrChange w:id="1869" w:author="ron gal" w:date="2017-03-04T18:29:00Z">
            <w:rPr>
              <w:ins w:id="1870" w:author="ron gal" w:date="2017-03-04T18:29:00Z"/>
              <w:b/>
              <w:sz w:val="24"/>
              <w:szCs w:val="24"/>
            </w:rPr>
          </w:rPrChange>
        </w:rPr>
        <w:pPrChange w:id="1871" w:author="ron gal" w:date="2017-03-04T18:29:00Z">
          <w:pPr>
            <w:bidi/>
          </w:pPr>
        </w:pPrChange>
      </w:pPr>
      <w:ins w:id="1872" w:author="ron gal" w:date="2017-03-04T18:29:00Z">
        <w:r w:rsidRPr="00EA16CA">
          <w:rPr>
            <w:sz w:val="24"/>
            <w:szCs w:val="24"/>
            <w:rPrChange w:id="1873" w:author="ron gal" w:date="2017-03-04T18:29:00Z">
              <w:rPr>
                <w:b/>
                <w:sz w:val="24"/>
                <w:szCs w:val="24"/>
              </w:rPr>
            </w:rPrChange>
          </w:rPr>
          <w:t>public string OpeningHours { get; set; }</w:t>
        </w:r>
      </w:ins>
    </w:p>
    <w:p w:rsidR="00EA16CA" w:rsidRPr="00EA16CA" w:rsidRDefault="00EA16CA">
      <w:pPr>
        <w:rPr>
          <w:ins w:id="1874" w:author="ron gal" w:date="2017-03-04T18:29:00Z"/>
          <w:sz w:val="24"/>
          <w:szCs w:val="24"/>
          <w:rPrChange w:id="1875" w:author="ron gal" w:date="2017-03-04T18:29:00Z">
            <w:rPr>
              <w:ins w:id="1876" w:author="ron gal" w:date="2017-03-04T18:29:00Z"/>
              <w:b/>
              <w:sz w:val="24"/>
              <w:szCs w:val="24"/>
            </w:rPr>
          </w:rPrChange>
        </w:rPr>
        <w:pPrChange w:id="1877" w:author="ron gal" w:date="2017-03-04T18:29:00Z">
          <w:pPr>
            <w:bidi/>
          </w:pPr>
        </w:pPrChange>
      </w:pPr>
      <w:ins w:id="1878" w:author="ron gal" w:date="2017-03-04T18:29:00Z">
        <w:r w:rsidRPr="00EA16CA">
          <w:rPr>
            <w:sz w:val="24"/>
            <w:szCs w:val="24"/>
            <w:rPrChange w:id="1879" w:author="ron gal" w:date="2017-03-04T18:29:00Z">
              <w:rPr>
                <w:b/>
                <w:sz w:val="24"/>
                <w:szCs w:val="24"/>
              </w:rPr>
            </w:rPrChange>
          </w:rPr>
          <w:t>public string Phone { get; set; }</w:t>
        </w:r>
      </w:ins>
    </w:p>
    <w:p w:rsidR="00EA16CA" w:rsidRPr="00EA16CA" w:rsidRDefault="00EA16CA">
      <w:pPr>
        <w:rPr>
          <w:ins w:id="1880" w:author="ron gal" w:date="2017-03-04T18:29:00Z"/>
          <w:sz w:val="24"/>
          <w:szCs w:val="24"/>
          <w:rPrChange w:id="1881" w:author="ron gal" w:date="2017-03-04T18:29:00Z">
            <w:rPr>
              <w:ins w:id="1882" w:author="ron gal" w:date="2017-03-04T18:29:00Z"/>
              <w:b/>
              <w:sz w:val="24"/>
              <w:szCs w:val="24"/>
            </w:rPr>
          </w:rPrChange>
        </w:rPr>
        <w:pPrChange w:id="1883" w:author="ron gal" w:date="2017-03-04T18:29:00Z">
          <w:pPr>
            <w:bidi/>
          </w:pPr>
        </w:pPrChange>
      </w:pPr>
      <w:ins w:id="1884" w:author="ron gal" w:date="2017-03-04T18:29:00Z">
        <w:r w:rsidRPr="00EA16CA">
          <w:rPr>
            <w:sz w:val="24"/>
            <w:szCs w:val="24"/>
            <w:rPrChange w:id="1885" w:author="ron gal" w:date="2017-03-04T18:29:00Z">
              <w:rPr>
                <w:b/>
                <w:sz w:val="24"/>
                <w:szCs w:val="24"/>
              </w:rPr>
            </w:rPrChange>
          </w:rPr>
          <w:t>public IList&lt;int&gt; Types { get; set; }</w:t>
        </w:r>
      </w:ins>
    </w:p>
    <w:p w:rsidR="00EA16CA" w:rsidRPr="00EA16CA" w:rsidRDefault="00EA16CA">
      <w:pPr>
        <w:rPr>
          <w:ins w:id="1886" w:author="ron gal" w:date="2017-03-04T18:29:00Z"/>
          <w:sz w:val="24"/>
          <w:szCs w:val="24"/>
          <w:rPrChange w:id="1887" w:author="ron gal" w:date="2017-03-04T18:29:00Z">
            <w:rPr>
              <w:ins w:id="1888" w:author="ron gal" w:date="2017-03-04T18:29:00Z"/>
              <w:b/>
              <w:sz w:val="24"/>
              <w:szCs w:val="24"/>
            </w:rPr>
          </w:rPrChange>
        </w:rPr>
        <w:pPrChange w:id="1889" w:author="ron gal" w:date="2017-03-04T18:29:00Z">
          <w:pPr>
            <w:bidi/>
          </w:pPr>
        </w:pPrChange>
      </w:pPr>
      <w:ins w:id="1890" w:author="ron gal" w:date="2017-03-04T18:29:00Z">
        <w:r w:rsidRPr="00EA16CA">
          <w:rPr>
            <w:sz w:val="24"/>
            <w:szCs w:val="24"/>
            <w:rPrChange w:id="1891" w:author="ron gal" w:date="2017-03-04T18:29:00Z">
              <w:rPr>
                <w:b/>
                <w:sz w:val="24"/>
                <w:szCs w:val="24"/>
              </w:rPr>
            </w:rPrChange>
          </w:rPr>
          <w:t>public IList&lt;Recommendation&gt; Recommendations { get; set; }</w:t>
        </w:r>
      </w:ins>
    </w:p>
    <w:p w:rsidR="00EA16CA" w:rsidRPr="00EA16CA" w:rsidRDefault="00EA16CA" w:rsidP="00EA16CA">
      <w:pPr>
        <w:bidi/>
        <w:rPr>
          <w:ins w:id="1892" w:author="ron gal" w:date="2017-03-04T18:29:00Z"/>
          <w:b/>
          <w:sz w:val="24"/>
          <w:szCs w:val="24"/>
        </w:rPr>
      </w:pPr>
    </w:p>
    <w:p w:rsidR="00EA16CA" w:rsidRPr="00EA16CA" w:rsidRDefault="00EA16CA" w:rsidP="00EA16CA">
      <w:pPr>
        <w:bidi/>
        <w:rPr>
          <w:ins w:id="1893" w:author="ron gal" w:date="2017-03-04T18:29:00Z"/>
          <w:b/>
          <w:sz w:val="24"/>
          <w:szCs w:val="24"/>
        </w:rPr>
      </w:pPr>
      <w:ins w:id="1894" w:author="ron gal" w:date="2017-03-04T18:29:00Z">
        <w:r w:rsidRPr="00EA16CA">
          <w:rPr>
            <w:b/>
            <w:sz w:val="24"/>
            <w:szCs w:val="24"/>
            <w:rtl/>
          </w:rPr>
          <w:t> </w:t>
        </w:r>
      </w:ins>
    </w:p>
    <w:p w:rsidR="00EA16CA" w:rsidRPr="00EA16CA" w:rsidRDefault="00EA16CA" w:rsidP="00EA16CA">
      <w:pPr>
        <w:bidi/>
        <w:rPr>
          <w:ins w:id="1895" w:author="ron gal" w:date="2017-03-04T18:29:00Z"/>
          <w:b/>
          <w:sz w:val="24"/>
          <w:szCs w:val="24"/>
        </w:rPr>
      </w:pPr>
    </w:p>
    <w:p w:rsidR="00EA16CA" w:rsidRPr="00EA16CA" w:rsidRDefault="00EA16CA" w:rsidP="00EA16CA">
      <w:pPr>
        <w:bidi/>
        <w:rPr>
          <w:ins w:id="1896" w:author="ron gal" w:date="2017-03-04T18:29:00Z"/>
          <w:b/>
          <w:sz w:val="24"/>
          <w:szCs w:val="24"/>
        </w:rPr>
      </w:pPr>
      <w:ins w:id="1897" w:author="ron gal" w:date="2017-03-04T18:29:00Z">
        <w:r w:rsidRPr="00EA16CA">
          <w:rPr>
            <w:b/>
            <w:sz w:val="24"/>
            <w:szCs w:val="24"/>
            <w:rtl/>
          </w:rPr>
          <w:t xml:space="preserve">מחלקת </w:t>
        </w:r>
        <w:r w:rsidRPr="00EA16CA">
          <w:rPr>
            <w:b/>
            <w:sz w:val="24"/>
            <w:szCs w:val="24"/>
          </w:rPr>
          <w:t>FinanceReport</w:t>
        </w:r>
      </w:ins>
    </w:p>
    <w:p w:rsidR="00EA16CA" w:rsidRPr="00EA16CA" w:rsidRDefault="00EA16CA" w:rsidP="00EA16CA">
      <w:pPr>
        <w:bidi/>
        <w:rPr>
          <w:ins w:id="1898" w:author="ron gal" w:date="2017-03-04T18:29:00Z"/>
          <w:b/>
          <w:sz w:val="24"/>
          <w:szCs w:val="24"/>
        </w:rPr>
      </w:pPr>
      <w:ins w:id="1899" w:author="ron gal" w:date="2017-03-04T18:29:00Z">
        <w:r w:rsidRPr="00EA16CA">
          <w:rPr>
            <w:b/>
            <w:sz w:val="24"/>
            <w:szCs w:val="24"/>
            <w:rtl/>
          </w:rPr>
          <w:t xml:space="preserve">מחלקה זו ומייצגת אובייקט מעבר של דו"ח הכנסות/הוצאות. האובייקט אינו מבוסס ישות ממסד הנתונים, ולכן אינו יורש מ- </w:t>
        </w:r>
        <w:r w:rsidRPr="00EA16CA">
          <w:rPr>
            <w:b/>
            <w:sz w:val="24"/>
            <w:szCs w:val="24"/>
          </w:rPr>
          <w:t>Entity</w:t>
        </w:r>
        <w:r w:rsidRPr="00EA16CA">
          <w:rPr>
            <w:b/>
            <w:sz w:val="24"/>
            <w:szCs w:val="24"/>
            <w:rtl/>
          </w:rPr>
          <w:t>. המחלקה בעלת התכונות הבאות:</w:t>
        </w:r>
      </w:ins>
    </w:p>
    <w:p w:rsidR="00EA16CA" w:rsidRPr="00EA16CA" w:rsidRDefault="00EA16CA" w:rsidP="00EA16CA">
      <w:pPr>
        <w:bidi/>
        <w:rPr>
          <w:ins w:id="1900" w:author="ron gal" w:date="2017-03-04T18:29:00Z"/>
          <w:b/>
          <w:sz w:val="24"/>
          <w:szCs w:val="24"/>
        </w:rPr>
      </w:pPr>
    </w:p>
    <w:p w:rsidR="00EA16CA" w:rsidRPr="00EA16CA" w:rsidRDefault="00EA16CA">
      <w:pPr>
        <w:rPr>
          <w:ins w:id="1901" w:author="ron gal" w:date="2017-03-04T18:29:00Z"/>
          <w:sz w:val="24"/>
          <w:szCs w:val="24"/>
          <w:rPrChange w:id="1902" w:author="ron gal" w:date="2017-03-04T18:30:00Z">
            <w:rPr>
              <w:ins w:id="1903" w:author="ron gal" w:date="2017-03-04T18:29:00Z"/>
              <w:b/>
              <w:sz w:val="24"/>
              <w:szCs w:val="24"/>
            </w:rPr>
          </w:rPrChange>
        </w:rPr>
        <w:pPrChange w:id="1904" w:author="ron gal" w:date="2017-03-04T18:30:00Z">
          <w:pPr>
            <w:bidi/>
          </w:pPr>
        </w:pPrChange>
      </w:pPr>
      <w:ins w:id="1905" w:author="ron gal" w:date="2017-03-04T18:29:00Z">
        <w:r w:rsidRPr="00EA16CA">
          <w:rPr>
            <w:sz w:val="24"/>
            <w:szCs w:val="24"/>
            <w:rPrChange w:id="1906" w:author="ron gal" w:date="2017-03-04T18:30:00Z">
              <w:rPr>
                <w:b/>
                <w:sz w:val="24"/>
                <w:szCs w:val="24"/>
              </w:rPr>
            </w:rPrChange>
          </w:rPr>
          <w:t>public string Date{ get; set; }</w:t>
        </w:r>
      </w:ins>
    </w:p>
    <w:p w:rsidR="00EA16CA" w:rsidRPr="00EA16CA" w:rsidRDefault="00EA16CA">
      <w:pPr>
        <w:rPr>
          <w:ins w:id="1907" w:author="ron gal" w:date="2017-03-04T18:29:00Z"/>
          <w:sz w:val="24"/>
          <w:szCs w:val="24"/>
          <w:rPrChange w:id="1908" w:author="ron gal" w:date="2017-03-04T18:30:00Z">
            <w:rPr>
              <w:ins w:id="1909" w:author="ron gal" w:date="2017-03-04T18:29:00Z"/>
              <w:b/>
              <w:sz w:val="24"/>
              <w:szCs w:val="24"/>
            </w:rPr>
          </w:rPrChange>
        </w:rPr>
        <w:pPrChange w:id="1910" w:author="ron gal" w:date="2017-03-04T18:30:00Z">
          <w:pPr>
            <w:bidi/>
          </w:pPr>
        </w:pPrChange>
      </w:pPr>
      <w:ins w:id="1911" w:author="ron gal" w:date="2017-03-04T18:29:00Z">
        <w:r w:rsidRPr="00EA16CA">
          <w:rPr>
            <w:sz w:val="24"/>
            <w:szCs w:val="24"/>
            <w:rPrChange w:id="1912" w:author="ron gal" w:date="2017-03-04T18:30:00Z">
              <w:rPr>
                <w:b/>
                <w:sz w:val="24"/>
                <w:szCs w:val="24"/>
              </w:rPr>
            </w:rPrChange>
          </w:rPr>
          <w:t>public int Count { get; set; }</w:t>
        </w:r>
      </w:ins>
    </w:p>
    <w:p w:rsidR="00EA16CA" w:rsidRPr="00EA16CA" w:rsidRDefault="00EA16CA">
      <w:pPr>
        <w:rPr>
          <w:ins w:id="1913" w:author="ron gal" w:date="2017-03-04T18:29:00Z"/>
          <w:sz w:val="24"/>
          <w:szCs w:val="24"/>
          <w:rPrChange w:id="1914" w:author="ron gal" w:date="2017-03-04T18:30:00Z">
            <w:rPr>
              <w:ins w:id="1915" w:author="ron gal" w:date="2017-03-04T18:29:00Z"/>
              <w:b/>
              <w:sz w:val="24"/>
              <w:szCs w:val="24"/>
            </w:rPr>
          </w:rPrChange>
        </w:rPr>
        <w:pPrChange w:id="1916" w:author="ron gal" w:date="2017-03-04T18:30:00Z">
          <w:pPr>
            <w:bidi/>
          </w:pPr>
        </w:pPrChange>
      </w:pPr>
      <w:ins w:id="1917" w:author="ron gal" w:date="2017-03-04T18:29:00Z">
        <w:r w:rsidRPr="00EA16CA">
          <w:rPr>
            <w:sz w:val="24"/>
            <w:szCs w:val="24"/>
            <w:rPrChange w:id="1918" w:author="ron gal" w:date="2017-03-04T18:30:00Z">
              <w:rPr>
                <w:b/>
                <w:sz w:val="24"/>
                <w:szCs w:val="24"/>
              </w:rPr>
            </w:rPrChange>
          </w:rPr>
          <w:t>public double Price { get; set; }</w:t>
        </w:r>
      </w:ins>
    </w:p>
    <w:p w:rsidR="00EA16CA" w:rsidRPr="00EA16CA" w:rsidRDefault="00EA16CA" w:rsidP="00EA16CA">
      <w:pPr>
        <w:bidi/>
        <w:rPr>
          <w:ins w:id="1919" w:author="ron gal" w:date="2017-03-04T18:29:00Z"/>
          <w:b/>
          <w:sz w:val="24"/>
          <w:szCs w:val="24"/>
        </w:rPr>
      </w:pPr>
      <w:ins w:id="1920" w:author="ron gal" w:date="2017-03-04T18:29:00Z">
        <w:r w:rsidRPr="00EA16CA">
          <w:rPr>
            <w:b/>
            <w:sz w:val="24"/>
            <w:szCs w:val="24"/>
            <w:rtl/>
          </w:rPr>
          <w:t xml:space="preserve">מחלקת </w:t>
        </w:r>
        <w:r w:rsidRPr="00EA16CA">
          <w:rPr>
            <w:b/>
            <w:sz w:val="24"/>
            <w:szCs w:val="24"/>
          </w:rPr>
          <w:t>ItemUsageReport</w:t>
        </w:r>
      </w:ins>
    </w:p>
    <w:p w:rsidR="00EA16CA" w:rsidRPr="00EA16CA" w:rsidRDefault="00EA16CA" w:rsidP="00EA16CA">
      <w:pPr>
        <w:bidi/>
        <w:rPr>
          <w:ins w:id="1921" w:author="ron gal" w:date="2017-03-04T18:29:00Z"/>
          <w:b/>
          <w:sz w:val="24"/>
          <w:szCs w:val="24"/>
        </w:rPr>
      </w:pPr>
      <w:ins w:id="1922" w:author="ron gal" w:date="2017-03-04T18:29:00Z">
        <w:r w:rsidRPr="00EA16CA">
          <w:rPr>
            <w:b/>
            <w:sz w:val="24"/>
            <w:szCs w:val="24"/>
            <w:rtl/>
          </w:rPr>
          <w:t xml:space="preserve">מחלקה זו יורשת ממחלקת </w:t>
        </w:r>
        <w:r w:rsidRPr="00EA16CA">
          <w:rPr>
            <w:b/>
            <w:sz w:val="24"/>
            <w:szCs w:val="24"/>
          </w:rPr>
          <w:t>FinanceReport</w:t>
        </w:r>
        <w:r w:rsidRPr="00EA16CA">
          <w:rPr>
            <w:b/>
            <w:sz w:val="24"/>
            <w:szCs w:val="24"/>
            <w:rtl/>
          </w:rPr>
          <w:t xml:space="preserve"> ומייצגת אובייקט מעבר של דו"ח הכנסות לפי מוצר. המחלקה היא בעלת התכונות הבאות:</w:t>
        </w:r>
      </w:ins>
    </w:p>
    <w:p w:rsidR="00EA16CA" w:rsidRPr="00EA16CA" w:rsidRDefault="00EA16CA" w:rsidP="00EA16CA">
      <w:pPr>
        <w:bidi/>
        <w:rPr>
          <w:ins w:id="1923" w:author="ron gal" w:date="2017-03-04T18:29:00Z"/>
          <w:b/>
          <w:sz w:val="24"/>
          <w:szCs w:val="24"/>
        </w:rPr>
      </w:pPr>
    </w:p>
    <w:p w:rsidR="00EA16CA" w:rsidRPr="00EA16CA" w:rsidRDefault="00EA16CA">
      <w:pPr>
        <w:rPr>
          <w:ins w:id="1924" w:author="ron gal" w:date="2017-03-04T18:29:00Z"/>
          <w:sz w:val="24"/>
          <w:szCs w:val="24"/>
          <w:rPrChange w:id="1925" w:author="ron gal" w:date="2017-03-04T18:30:00Z">
            <w:rPr>
              <w:ins w:id="1926" w:author="ron gal" w:date="2017-03-04T18:29:00Z"/>
              <w:b/>
              <w:sz w:val="24"/>
              <w:szCs w:val="24"/>
            </w:rPr>
          </w:rPrChange>
        </w:rPr>
        <w:pPrChange w:id="1927" w:author="ron gal" w:date="2017-03-04T18:30:00Z">
          <w:pPr>
            <w:bidi/>
          </w:pPr>
        </w:pPrChange>
      </w:pPr>
      <w:ins w:id="1928" w:author="ron gal" w:date="2017-03-04T18:29:00Z">
        <w:r w:rsidRPr="00EA16CA">
          <w:rPr>
            <w:sz w:val="24"/>
            <w:szCs w:val="24"/>
            <w:rPrChange w:id="1929" w:author="ron gal" w:date="2017-03-04T18:30:00Z">
              <w:rPr>
                <w:b/>
                <w:sz w:val="24"/>
                <w:szCs w:val="24"/>
              </w:rPr>
            </w:rPrChange>
          </w:rPr>
          <w:t>public string ItemName { get; set; }</w:t>
        </w:r>
      </w:ins>
    </w:p>
    <w:p w:rsidR="00EA16CA" w:rsidRPr="00EA16CA" w:rsidRDefault="00EA16CA" w:rsidP="00EA16CA">
      <w:pPr>
        <w:bidi/>
        <w:rPr>
          <w:ins w:id="1930" w:author="ron gal" w:date="2017-03-04T18:29:00Z"/>
          <w:b/>
          <w:sz w:val="24"/>
          <w:szCs w:val="24"/>
        </w:rPr>
      </w:pPr>
    </w:p>
    <w:p w:rsidR="00EA16CA" w:rsidRPr="00EA16CA" w:rsidRDefault="00EA16CA" w:rsidP="00EA16CA">
      <w:pPr>
        <w:bidi/>
        <w:rPr>
          <w:ins w:id="1931" w:author="ron gal" w:date="2017-03-04T18:29:00Z"/>
          <w:b/>
          <w:sz w:val="24"/>
          <w:szCs w:val="24"/>
        </w:rPr>
      </w:pPr>
      <w:ins w:id="1932" w:author="ron gal" w:date="2017-03-04T18:29:00Z">
        <w:r w:rsidRPr="00EA16CA">
          <w:rPr>
            <w:b/>
            <w:sz w:val="24"/>
            <w:szCs w:val="24"/>
            <w:rtl/>
          </w:rPr>
          <w:t> </w:t>
        </w:r>
      </w:ins>
    </w:p>
    <w:p w:rsidR="00EA16CA" w:rsidRPr="00EA16CA" w:rsidRDefault="00EA16CA" w:rsidP="00EA16CA">
      <w:pPr>
        <w:bidi/>
        <w:rPr>
          <w:ins w:id="1933" w:author="ron gal" w:date="2017-03-04T18:29:00Z"/>
          <w:b/>
          <w:sz w:val="24"/>
          <w:szCs w:val="24"/>
        </w:rPr>
      </w:pPr>
    </w:p>
    <w:p w:rsidR="00EA16CA" w:rsidRPr="00EA16CA" w:rsidRDefault="00EA16CA" w:rsidP="00EA16CA">
      <w:pPr>
        <w:bidi/>
        <w:rPr>
          <w:ins w:id="1934" w:author="ron gal" w:date="2017-03-04T18:29:00Z"/>
          <w:b/>
          <w:sz w:val="24"/>
          <w:szCs w:val="24"/>
        </w:rPr>
      </w:pPr>
      <w:ins w:id="1935" w:author="ron gal" w:date="2017-03-04T18:29:00Z">
        <w:r w:rsidRPr="00EA16CA">
          <w:rPr>
            <w:b/>
            <w:sz w:val="24"/>
            <w:szCs w:val="24"/>
            <w:rtl/>
          </w:rPr>
          <w:lastRenderedPageBreak/>
          <w:t xml:space="preserve">מחלקת </w:t>
        </w:r>
        <w:r w:rsidRPr="00EA16CA">
          <w:rPr>
            <w:b/>
            <w:sz w:val="24"/>
            <w:szCs w:val="24"/>
          </w:rPr>
          <w:t>Medication</w:t>
        </w:r>
        <w:r w:rsidRPr="00EA16CA">
          <w:rPr>
            <w:b/>
            <w:sz w:val="24"/>
            <w:szCs w:val="24"/>
            <w:rtl/>
          </w:rPr>
          <w:t xml:space="preserve"> </w:t>
        </w:r>
      </w:ins>
    </w:p>
    <w:p w:rsidR="00EA16CA" w:rsidRPr="00EA16CA" w:rsidRDefault="00EA16CA" w:rsidP="00EA16CA">
      <w:pPr>
        <w:bidi/>
        <w:rPr>
          <w:ins w:id="1936" w:author="ron gal" w:date="2017-03-04T18:29:00Z"/>
          <w:b/>
          <w:sz w:val="24"/>
          <w:szCs w:val="24"/>
        </w:rPr>
      </w:pPr>
      <w:ins w:id="1937"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תרופה.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1938" w:author="ron gal" w:date="2017-03-04T18:29:00Z"/>
          <w:sz w:val="24"/>
          <w:szCs w:val="24"/>
          <w:rPrChange w:id="1939" w:author="ron gal" w:date="2017-03-04T18:30:00Z">
            <w:rPr>
              <w:ins w:id="1940" w:author="ron gal" w:date="2017-03-04T18:29:00Z"/>
              <w:b/>
              <w:sz w:val="24"/>
              <w:szCs w:val="24"/>
            </w:rPr>
          </w:rPrChange>
        </w:rPr>
        <w:pPrChange w:id="1941" w:author="ron gal" w:date="2017-03-04T18:30:00Z">
          <w:pPr>
            <w:bidi/>
          </w:pPr>
        </w:pPrChange>
      </w:pPr>
    </w:p>
    <w:p w:rsidR="00EA16CA" w:rsidRPr="00EA16CA" w:rsidRDefault="00EA16CA">
      <w:pPr>
        <w:rPr>
          <w:ins w:id="1942" w:author="ron gal" w:date="2017-03-04T18:29:00Z"/>
          <w:sz w:val="24"/>
          <w:szCs w:val="24"/>
          <w:rPrChange w:id="1943" w:author="ron gal" w:date="2017-03-04T18:30:00Z">
            <w:rPr>
              <w:ins w:id="1944" w:author="ron gal" w:date="2017-03-04T18:29:00Z"/>
              <w:b/>
              <w:sz w:val="24"/>
              <w:szCs w:val="24"/>
            </w:rPr>
          </w:rPrChange>
        </w:rPr>
        <w:pPrChange w:id="1945" w:author="ron gal" w:date="2017-03-04T18:30:00Z">
          <w:pPr>
            <w:bidi/>
          </w:pPr>
        </w:pPrChange>
      </w:pPr>
    </w:p>
    <w:p w:rsidR="00EA16CA" w:rsidRPr="00EA16CA" w:rsidRDefault="00EA16CA">
      <w:pPr>
        <w:rPr>
          <w:ins w:id="1946" w:author="ron gal" w:date="2017-03-04T18:29:00Z"/>
          <w:sz w:val="24"/>
          <w:szCs w:val="24"/>
          <w:rPrChange w:id="1947" w:author="ron gal" w:date="2017-03-04T18:30:00Z">
            <w:rPr>
              <w:ins w:id="1948" w:author="ron gal" w:date="2017-03-04T18:29:00Z"/>
              <w:b/>
              <w:sz w:val="24"/>
              <w:szCs w:val="24"/>
            </w:rPr>
          </w:rPrChange>
        </w:rPr>
        <w:pPrChange w:id="1949" w:author="ron gal" w:date="2017-03-04T18:30:00Z">
          <w:pPr>
            <w:bidi/>
          </w:pPr>
        </w:pPrChange>
      </w:pPr>
      <w:ins w:id="1950" w:author="ron gal" w:date="2017-03-04T18:29:00Z">
        <w:r w:rsidRPr="00EA16CA">
          <w:rPr>
            <w:sz w:val="24"/>
            <w:szCs w:val="24"/>
            <w:rPrChange w:id="1951" w:author="ron gal" w:date="2017-03-04T18:30:00Z">
              <w:rPr>
                <w:b/>
                <w:sz w:val="24"/>
                <w:szCs w:val="24"/>
              </w:rPr>
            </w:rPrChange>
          </w:rPr>
          <w:t>public string Name { get; set; }</w:t>
        </w:r>
      </w:ins>
    </w:p>
    <w:p w:rsidR="00EA16CA" w:rsidRPr="00EA16CA" w:rsidRDefault="00EA16CA">
      <w:pPr>
        <w:rPr>
          <w:ins w:id="1952" w:author="ron gal" w:date="2017-03-04T18:29:00Z"/>
          <w:sz w:val="24"/>
          <w:szCs w:val="24"/>
          <w:rPrChange w:id="1953" w:author="ron gal" w:date="2017-03-04T18:30:00Z">
            <w:rPr>
              <w:ins w:id="1954" w:author="ron gal" w:date="2017-03-04T18:29:00Z"/>
              <w:b/>
              <w:sz w:val="24"/>
              <w:szCs w:val="24"/>
            </w:rPr>
          </w:rPrChange>
        </w:rPr>
        <w:pPrChange w:id="1955" w:author="ron gal" w:date="2017-03-04T18:30:00Z">
          <w:pPr>
            <w:bidi/>
          </w:pPr>
        </w:pPrChange>
      </w:pPr>
      <w:ins w:id="1956" w:author="ron gal" w:date="2017-03-04T18:29:00Z">
        <w:r w:rsidRPr="00EA16CA">
          <w:rPr>
            <w:sz w:val="24"/>
            <w:szCs w:val="24"/>
            <w:rPrChange w:id="1957" w:author="ron gal" w:date="2017-03-04T18:30:00Z">
              <w:rPr>
                <w:b/>
                <w:sz w:val="24"/>
                <w:szCs w:val="24"/>
              </w:rPr>
            </w:rPrChange>
          </w:rPr>
          <w:t>public string Dose { get; set; }</w:t>
        </w:r>
      </w:ins>
    </w:p>
    <w:p w:rsidR="00EA16CA" w:rsidRPr="00EA16CA" w:rsidRDefault="00EA16CA">
      <w:pPr>
        <w:rPr>
          <w:ins w:id="1958" w:author="ron gal" w:date="2017-03-04T18:29:00Z"/>
          <w:sz w:val="24"/>
          <w:szCs w:val="24"/>
          <w:rPrChange w:id="1959" w:author="ron gal" w:date="2017-03-04T18:30:00Z">
            <w:rPr>
              <w:ins w:id="1960" w:author="ron gal" w:date="2017-03-04T18:29:00Z"/>
              <w:b/>
              <w:sz w:val="24"/>
              <w:szCs w:val="24"/>
            </w:rPr>
          </w:rPrChange>
        </w:rPr>
        <w:pPrChange w:id="1961" w:author="ron gal" w:date="2017-03-04T18:30:00Z">
          <w:pPr>
            <w:bidi/>
          </w:pPr>
        </w:pPrChange>
      </w:pPr>
      <w:ins w:id="1962" w:author="ron gal" w:date="2017-03-04T18:29:00Z">
        <w:r w:rsidRPr="00EA16CA">
          <w:rPr>
            <w:sz w:val="24"/>
            <w:szCs w:val="24"/>
            <w:rPrChange w:id="1963" w:author="ron gal" w:date="2017-03-04T18:30:00Z">
              <w:rPr>
                <w:b/>
                <w:sz w:val="24"/>
                <w:szCs w:val="24"/>
              </w:rPr>
            </w:rPrChange>
          </w:rPr>
          <w:t>public double Price { get; set; }</w:t>
        </w:r>
      </w:ins>
    </w:p>
    <w:p w:rsidR="00EA16CA" w:rsidRPr="00EA16CA" w:rsidRDefault="00EA16CA">
      <w:pPr>
        <w:rPr>
          <w:ins w:id="1964" w:author="ron gal" w:date="2017-03-04T18:29:00Z"/>
          <w:sz w:val="24"/>
          <w:szCs w:val="24"/>
          <w:rPrChange w:id="1965" w:author="ron gal" w:date="2017-03-04T18:30:00Z">
            <w:rPr>
              <w:ins w:id="1966" w:author="ron gal" w:date="2017-03-04T18:29:00Z"/>
              <w:b/>
              <w:sz w:val="24"/>
              <w:szCs w:val="24"/>
            </w:rPr>
          </w:rPrChange>
        </w:rPr>
        <w:pPrChange w:id="1967" w:author="ron gal" w:date="2017-03-04T18:30:00Z">
          <w:pPr>
            <w:bidi/>
          </w:pPr>
        </w:pPrChange>
      </w:pPr>
      <w:ins w:id="1968" w:author="ron gal" w:date="2017-03-04T18:29:00Z">
        <w:r w:rsidRPr="00EA16CA">
          <w:rPr>
            <w:sz w:val="24"/>
            <w:szCs w:val="24"/>
            <w:rPrChange w:id="1969" w:author="ron gal" w:date="2017-03-04T18:30:00Z">
              <w:rPr>
                <w:b/>
                <w:sz w:val="24"/>
                <w:szCs w:val="24"/>
              </w:rPr>
            </w:rPrChange>
          </w:rPr>
          <w:t>public DateTime Date { get; set; }</w:t>
        </w:r>
      </w:ins>
    </w:p>
    <w:p w:rsidR="00EA16CA" w:rsidRPr="00EA16CA" w:rsidRDefault="00EA16CA" w:rsidP="00EA16CA">
      <w:pPr>
        <w:bidi/>
        <w:rPr>
          <w:ins w:id="1970" w:author="ron gal" w:date="2017-03-04T18:29:00Z"/>
          <w:b/>
          <w:sz w:val="24"/>
          <w:szCs w:val="24"/>
        </w:rPr>
      </w:pPr>
    </w:p>
    <w:p w:rsidR="00EA16CA" w:rsidRPr="00EA16CA" w:rsidRDefault="00EA16CA" w:rsidP="00EA16CA">
      <w:pPr>
        <w:bidi/>
        <w:rPr>
          <w:ins w:id="1971" w:author="ron gal" w:date="2017-03-04T18:29:00Z"/>
          <w:b/>
          <w:sz w:val="24"/>
          <w:szCs w:val="24"/>
        </w:rPr>
      </w:pPr>
      <w:ins w:id="1972" w:author="ron gal" w:date="2017-03-04T18:29:00Z">
        <w:r w:rsidRPr="00EA16CA">
          <w:rPr>
            <w:b/>
            <w:sz w:val="24"/>
            <w:szCs w:val="24"/>
            <w:rtl/>
          </w:rPr>
          <w:t xml:space="preserve">מחלקת </w:t>
        </w:r>
        <w:r w:rsidRPr="00EA16CA">
          <w:rPr>
            <w:b/>
            <w:sz w:val="24"/>
            <w:szCs w:val="24"/>
          </w:rPr>
          <w:t>Owner</w:t>
        </w:r>
      </w:ins>
    </w:p>
    <w:p w:rsidR="00EA16CA" w:rsidRPr="00EA16CA" w:rsidRDefault="00EA16CA" w:rsidP="00EA16CA">
      <w:pPr>
        <w:bidi/>
        <w:rPr>
          <w:ins w:id="1973" w:author="ron gal" w:date="2017-03-04T18:29:00Z"/>
          <w:b/>
          <w:sz w:val="24"/>
          <w:szCs w:val="24"/>
        </w:rPr>
      </w:pPr>
      <w:ins w:id="1974"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בעלים.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1975" w:author="ron gal" w:date="2017-03-04T18:29:00Z"/>
          <w:b/>
          <w:sz w:val="24"/>
          <w:szCs w:val="24"/>
        </w:rPr>
      </w:pPr>
    </w:p>
    <w:p w:rsidR="00EA16CA" w:rsidRPr="00EA16CA" w:rsidRDefault="00EA16CA">
      <w:pPr>
        <w:rPr>
          <w:ins w:id="1976" w:author="ron gal" w:date="2017-03-04T18:29:00Z"/>
          <w:sz w:val="24"/>
          <w:szCs w:val="24"/>
          <w:rPrChange w:id="1977" w:author="ron gal" w:date="2017-03-04T18:30:00Z">
            <w:rPr>
              <w:ins w:id="1978" w:author="ron gal" w:date="2017-03-04T18:29:00Z"/>
              <w:b/>
              <w:sz w:val="24"/>
              <w:szCs w:val="24"/>
            </w:rPr>
          </w:rPrChange>
        </w:rPr>
        <w:pPrChange w:id="1979" w:author="ron gal" w:date="2017-03-04T18:30:00Z">
          <w:pPr>
            <w:bidi/>
          </w:pPr>
        </w:pPrChange>
      </w:pPr>
    </w:p>
    <w:p w:rsidR="00EA16CA" w:rsidRPr="00EA16CA" w:rsidRDefault="00EA16CA">
      <w:pPr>
        <w:rPr>
          <w:ins w:id="1980" w:author="ron gal" w:date="2017-03-04T18:29:00Z"/>
          <w:sz w:val="24"/>
          <w:szCs w:val="24"/>
          <w:rPrChange w:id="1981" w:author="ron gal" w:date="2017-03-04T18:30:00Z">
            <w:rPr>
              <w:ins w:id="1982" w:author="ron gal" w:date="2017-03-04T18:29:00Z"/>
              <w:b/>
              <w:sz w:val="24"/>
              <w:szCs w:val="24"/>
            </w:rPr>
          </w:rPrChange>
        </w:rPr>
        <w:pPrChange w:id="1983" w:author="ron gal" w:date="2017-03-04T18:30:00Z">
          <w:pPr>
            <w:bidi/>
          </w:pPr>
        </w:pPrChange>
      </w:pPr>
      <w:ins w:id="1984" w:author="ron gal" w:date="2017-03-04T18:29:00Z">
        <w:r w:rsidRPr="00EA16CA">
          <w:rPr>
            <w:sz w:val="24"/>
            <w:szCs w:val="24"/>
            <w:rPrChange w:id="1985" w:author="ron gal" w:date="2017-03-04T18:30:00Z">
              <w:rPr>
                <w:b/>
                <w:sz w:val="24"/>
                <w:szCs w:val="24"/>
              </w:rPr>
            </w:rPrChange>
          </w:rPr>
          <w:t>public string Email { get; set; }</w:t>
        </w:r>
      </w:ins>
    </w:p>
    <w:p w:rsidR="00EA16CA" w:rsidRPr="00EA16CA" w:rsidRDefault="00EA16CA">
      <w:pPr>
        <w:rPr>
          <w:ins w:id="1986" w:author="ron gal" w:date="2017-03-04T18:29:00Z"/>
          <w:sz w:val="24"/>
          <w:szCs w:val="24"/>
          <w:rPrChange w:id="1987" w:author="ron gal" w:date="2017-03-04T18:30:00Z">
            <w:rPr>
              <w:ins w:id="1988" w:author="ron gal" w:date="2017-03-04T18:29:00Z"/>
              <w:b/>
              <w:sz w:val="24"/>
              <w:szCs w:val="24"/>
            </w:rPr>
          </w:rPrChange>
        </w:rPr>
        <w:pPrChange w:id="1989" w:author="ron gal" w:date="2017-03-04T18:30:00Z">
          <w:pPr>
            <w:bidi/>
          </w:pPr>
        </w:pPrChange>
      </w:pPr>
      <w:ins w:id="1990" w:author="ron gal" w:date="2017-03-04T18:29:00Z">
        <w:r w:rsidRPr="00EA16CA">
          <w:rPr>
            <w:sz w:val="24"/>
            <w:szCs w:val="24"/>
            <w:rPrChange w:id="1991" w:author="ron gal" w:date="2017-03-04T18:30:00Z">
              <w:rPr>
                <w:b/>
                <w:sz w:val="24"/>
                <w:szCs w:val="24"/>
              </w:rPr>
            </w:rPrChange>
          </w:rPr>
          <w:t>public string Password { get; set; }</w:t>
        </w:r>
      </w:ins>
    </w:p>
    <w:p w:rsidR="00EA16CA" w:rsidRPr="00EA16CA" w:rsidRDefault="00EA16CA">
      <w:pPr>
        <w:rPr>
          <w:ins w:id="1992" w:author="ron gal" w:date="2017-03-04T18:29:00Z"/>
          <w:sz w:val="24"/>
          <w:szCs w:val="24"/>
          <w:rPrChange w:id="1993" w:author="ron gal" w:date="2017-03-04T18:30:00Z">
            <w:rPr>
              <w:ins w:id="1994" w:author="ron gal" w:date="2017-03-04T18:29:00Z"/>
              <w:b/>
              <w:sz w:val="24"/>
              <w:szCs w:val="24"/>
            </w:rPr>
          </w:rPrChange>
        </w:rPr>
        <w:pPrChange w:id="1995" w:author="ron gal" w:date="2017-03-04T18:30:00Z">
          <w:pPr>
            <w:bidi/>
          </w:pPr>
        </w:pPrChange>
      </w:pPr>
      <w:ins w:id="1996" w:author="ron gal" w:date="2017-03-04T18:29:00Z">
        <w:r w:rsidRPr="00EA16CA">
          <w:rPr>
            <w:sz w:val="24"/>
            <w:szCs w:val="24"/>
            <w:rPrChange w:id="1997" w:author="ron gal" w:date="2017-03-04T18:30:00Z">
              <w:rPr>
                <w:b/>
                <w:sz w:val="24"/>
                <w:szCs w:val="24"/>
              </w:rPr>
            </w:rPrChange>
          </w:rPr>
          <w:t>public string FirstName { get; set; }</w:t>
        </w:r>
      </w:ins>
    </w:p>
    <w:p w:rsidR="00EA16CA" w:rsidRPr="00EA16CA" w:rsidRDefault="00EA16CA">
      <w:pPr>
        <w:rPr>
          <w:ins w:id="1998" w:author="ron gal" w:date="2017-03-04T18:29:00Z"/>
          <w:sz w:val="24"/>
          <w:szCs w:val="24"/>
          <w:rPrChange w:id="1999" w:author="ron gal" w:date="2017-03-04T18:30:00Z">
            <w:rPr>
              <w:ins w:id="2000" w:author="ron gal" w:date="2017-03-04T18:29:00Z"/>
              <w:b/>
              <w:sz w:val="24"/>
              <w:szCs w:val="24"/>
            </w:rPr>
          </w:rPrChange>
        </w:rPr>
        <w:pPrChange w:id="2001" w:author="ron gal" w:date="2017-03-04T18:30:00Z">
          <w:pPr>
            <w:bidi/>
          </w:pPr>
        </w:pPrChange>
      </w:pPr>
      <w:ins w:id="2002" w:author="ron gal" w:date="2017-03-04T18:29:00Z">
        <w:r w:rsidRPr="00EA16CA">
          <w:rPr>
            <w:sz w:val="24"/>
            <w:szCs w:val="24"/>
            <w:rPrChange w:id="2003" w:author="ron gal" w:date="2017-03-04T18:30:00Z">
              <w:rPr>
                <w:b/>
                <w:sz w:val="24"/>
                <w:szCs w:val="24"/>
              </w:rPr>
            </w:rPrChange>
          </w:rPr>
          <w:t>public string LastName { get; set; }</w:t>
        </w:r>
      </w:ins>
    </w:p>
    <w:p w:rsidR="00EA16CA" w:rsidRPr="00EA16CA" w:rsidRDefault="00EA16CA">
      <w:pPr>
        <w:rPr>
          <w:ins w:id="2004" w:author="ron gal" w:date="2017-03-04T18:29:00Z"/>
          <w:sz w:val="24"/>
          <w:szCs w:val="24"/>
          <w:rPrChange w:id="2005" w:author="ron gal" w:date="2017-03-04T18:30:00Z">
            <w:rPr>
              <w:ins w:id="2006" w:author="ron gal" w:date="2017-03-04T18:29:00Z"/>
              <w:b/>
              <w:sz w:val="24"/>
              <w:szCs w:val="24"/>
            </w:rPr>
          </w:rPrChange>
        </w:rPr>
        <w:pPrChange w:id="2007" w:author="ron gal" w:date="2017-03-04T18:30:00Z">
          <w:pPr>
            <w:bidi/>
          </w:pPr>
        </w:pPrChange>
      </w:pPr>
      <w:ins w:id="2008" w:author="ron gal" w:date="2017-03-04T18:29:00Z">
        <w:r w:rsidRPr="00EA16CA">
          <w:rPr>
            <w:sz w:val="24"/>
            <w:szCs w:val="24"/>
            <w:rPrChange w:id="2009" w:author="ron gal" w:date="2017-03-04T18:30:00Z">
              <w:rPr>
                <w:b/>
                <w:sz w:val="24"/>
                <w:szCs w:val="24"/>
              </w:rPr>
            </w:rPrChange>
          </w:rPr>
          <w:t>public DateTime BirthDate { get; set; }</w:t>
        </w:r>
      </w:ins>
    </w:p>
    <w:p w:rsidR="00EA16CA" w:rsidRPr="00EA16CA" w:rsidRDefault="00EA16CA">
      <w:pPr>
        <w:rPr>
          <w:ins w:id="2010" w:author="ron gal" w:date="2017-03-04T18:29:00Z"/>
          <w:sz w:val="24"/>
          <w:szCs w:val="24"/>
          <w:rPrChange w:id="2011" w:author="ron gal" w:date="2017-03-04T18:30:00Z">
            <w:rPr>
              <w:ins w:id="2012" w:author="ron gal" w:date="2017-03-04T18:29:00Z"/>
              <w:b/>
              <w:sz w:val="24"/>
              <w:szCs w:val="24"/>
            </w:rPr>
          </w:rPrChange>
        </w:rPr>
        <w:pPrChange w:id="2013" w:author="ron gal" w:date="2017-03-04T18:30:00Z">
          <w:pPr>
            <w:bidi/>
          </w:pPr>
        </w:pPrChange>
      </w:pPr>
      <w:ins w:id="2014" w:author="ron gal" w:date="2017-03-04T18:29:00Z">
        <w:r w:rsidRPr="00EA16CA">
          <w:rPr>
            <w:sz w:val="24"/>
            <w:szCs w:val="24"/>
            <w:rPrChange w:id="2015" w:author="ron gal" w:date="2017-03-04T18:30:00Z">
              <w:rPr>
                <w:b/>
                <w:sz w:val="24"/>
                <w:szCs w:val="24"/>
              </w:rPr>
            </w:rPrChange>
          </w:rPr>
          <w:t>public Address Address { get; set; }</w:t>
        </w:r>
      </w:ins>
    </w:p>
    <w:p w:rsidR="00EA16CA" w:rsidRPr="00EA16CA" w:rsidRDefault="00EA16CA">
      <w:pPr>
        <w:rPr>
          <w:ins w:id="2016" w:author="ron gal" w:date="2017-03-04T18:29:00Z"/>
          <w:sz w:val="24"/>
          <w:szCs w:val="24"/>
          <w:rPrChange w:id="2017" w:author="ron gal" w:date="2017-03-04T18:30:00Z">
            <w:rPr>
              <w:ins w:id="2018" w:author="ron gal" w:date="2017-03-04T18:29:00Z"/>
              <w:b/>
              <w:sz w:val="24"/>
              <w:szCs w:val="24"/>
            </w:rPr>
          </w:rPrChange>
        </w:rPr>
        <w:pPrChange w:id="2019" w:author="ron gal" w:date="2017-03-04T18:30:00Z">
          <w:pPr>
            <w:bidi/>
          </w:pPr>
        </w:pPrChange>
      </w:pPr>
      <w:ins w:id="2020" w:author="ron gal" w:date="2017-03-04T18:29:00Z">
        <w:r w:rsidRPr="00EA16CA">
          <w:rPr>
            <w:sz w:val="24"/>
            <w:szCs w:val="24"/>
            <w:rPrChange w:id="2021" w:author="ron gal" w:date="2017-03-04T18:30:00Z">
              <w:rPr>
                <w:b/>
                <w:sz w:val="24"/>
                <w:szCs w:val="24"/>
              </w:rPr>
            </w:rPrChange>
          </w:rPr>
          <w:t>public string Phone{ get; set; }</w:t>
        </w:r>
      </w:ins>
    </w:p>
    <w:p w:rsidR="00EA16CA" w:rsidRPr="00EA16CA" w:rsidRDefault="00EA16CA" w:rsidP="00EA16CA">
      <w:pPr>
        <w:bidi/>
        <w:rPr>
          <w:ins w:id="2022" w:author="ron gal" w:date="2017-03-04T18:29:00Z"/>
          <w:b/>
          <w:sz w:val="24"/>
          <w:szCs w:val="24"/>
        </w:rPr>
      </w:pPr>
    </w:p>
    <w:p w:rsidR="00EA16CA" w:rsidRPr="00EA16CA" w:rsidRDefault="00EA16CA" w:rsidP="00EA16CA">
      <w:pPr>
        <w:bidi/>
        <w:rPr>
          <w:ins w:id="2023" w:author="ron gal" w:date="2017-03-04T18:29:00Z"/>
          <w:b/>
          <w:sz w:val="24"/>
          <w:szCs w:val="24"/>
        </w:rPr>
      </w:pPr>
      <w:ins w:id="2024" w:author="ron gal" w:date="2017-03-04T18:29:00Z">
        <w:r w:rsidRPr="00EA16CA">
          <w:rPr>
            <w:b/>
            <w:sz w:val="24"/>
            <w:szCs w:val="24"/>
            <w:rtl/>
          </w:rPr>
          <w:t xml:space="preserve">מחלקת </w:t>
        </w:r>
        <w:r w:rsidRPr="00EA16CA">
          <w:rPr>
            <w:b/>
            <w:sz w:val="24"/>
            <w:szCs w:val="24"/>
          </w:rPr>
          <w:t>Recommendation</w:t>
        </w:r>
      </w:ins>
    </w:p>
    <w:p w:rsidR="00EA16CA" w:rsidRPr="00EA16CA" w:rsidRDefault="00EA16CA" w:rsidP="00EA16CA">
      <w:pPr>
        <w:bidi/>
        <w:rPr>
          <w:ins w:id="2025" w:author="ron gal" w:date="2017-03-04T18:29:00Z"/>
          <w:b/>
          <w:sz w:val="24"/>
          <w:szCs w:val="24"/>
        </w:rPr>
      </w:pPr>
      <w:ins w:id="2026"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המלצה על רופא.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027" w:author="ron gal" w:date="2017-03-04T18:29:00Z"/>
          <w:b/>
          <w:sz w:val="24"/>
          <w:szCs w:val="24"/>
        </w:rPr>
      </w:pPr>
    </w:p>
    <w:p w:rsidR="00EA16CA" w:rsidRPr="00EA16CA" w:rsidRDefault="00EA16CA">
      <w:pPr>
        <w:rPr>
          <w:ins w:id="2028" w:author="ron gal" w:date="2017-03-04T18:29:00Z"/>
          <w:sz w:val="24"/>
          <w:szCs w:val="24"/>
          <w:rPrChange w:id="2029" w:author="ron gal" w:date="2017-03-04T18:30:00Z">
            <w:rPr>
              <w:ins w:id="2030" w:author="ron gal" w:date="2017-03-04T18:29:00Z"/>
              <w:b/>
              <w:sz w:val="24"/>
              <w:szCs w:val="24"/>
            </w:rPr>
          </w:rPrChange>
        </w:rPr>
        <w:pPrChange w:id="2031" w:author="ron gal" w:date="2017-03-04T18:30:00Z">
          <w:pPr>
            <w:bidi/>
          </w:pPr>
        </w:pPrChange>
      </w:pPr>
      <w:ins w:id="2032" w:author="ron gal" w:date="2017-03-04T18:29:00Z">
        <w:r w:rsidRPr="00EA16CA">
          <w:rPr>
            <w:sz w:val="24"/>
            <w:szCs w:val="24"/>
            <w:rPrChange w:id="2033" w:author="ron gal" w:date="2017-03-04T18:30:00Z">
              <w:rPr>
                <w:b/>
                <w:sz w:val="24"/>
                <w:szCs w:val="24"/>
              </w:rPr>
            </w:rPrChange>
          </w:rPr>
          <w:t>public string Text { get; set; }</w:t>
        </w:r>
      </w:ins>
    </w:p>
    <w:p w:rsidR="00EA16CA" w:rsidRPr="00EA16CA" w:rsidRDefault="00EA16CA">
      <w:pPr>
        <w:rPr>
          <w:ins w:id="2034" w:author="ron gal" w:date="2017-03-04T18:29:00Z"/>
          <w:sz w:val="24"/>
          <w:szCs w:val="24"/>
          <w:rPrChange w:id="2035" w:author="ron gal" w:date="2017-03-04T18:30:00Z">
            <w:rPr>
              <w:ins w:id="2036" w:author="ron gal" w:date="2017-03-04T18:29:00Z"/>
              <w:b/>
              <w:sz w:val="24"/>
              <w:szCs w:val="24"/>
            </w:rPr>
          </w:rPrChange>
        </w:rPr>
        <w:pPrChange w:id="2037" w:author="ron gal" w:date="2017-03-04T18:30:00Z">
          <w:pPr>
            <w:bidi/>
          </w:pPr>
        </w:pPrChange>
      </w:pPr>
      <w:ins w:id="2038" w:author="ron gal" w:date="2017-03-04T18:29:00Z">
        <w:r w:rsidRPr="00EA16CA">
          <w:rPr>
            <w:sz w:val="24"/>
            <w:szCs w:val="24"/>
            <w:rPrChange w:id="2039" w:author="ron gal" w:date="2017-03-04T18:30:00Z">
              <w:rPr>
                <w:b/>
                <w:sz w:val="24"/>
                <w:szCs w:val="24"/>
              </w:rPr>
            </w:rPrChange>
          </w:rPr>
          <w:t>public string OwnerName { get; set; }</w:t>
        </w:r>
      </w:ins>
    </w:p>
    <w:p w:rsidR="00EA16CA" w:rsidRPr="00EA16CA" w:rsidRDefault="00EA16CA">
      <w:pPr>
        <w:rPr>
          <w:ins w:id="2040" w:author="ron gal" w:date="2017-03-04T18:29:00Z"/>
          <w:sz w:val="24"/>
          <w:szCs w:val="24"/>
          <w:rPrChange w:id="2041" w:author="ron gal" w:date="2017-03-04T18:30:00Z">
            <w:rPr>
              <w:ins w:id="2042" w:author="ron gal" w:date="2017-03-04T18:29:00Z"/>
              <w:b/>
              <w:sz w:val="24"/>
              <w:szCs w:val="24"/>
            </w:rPr>
          </w:rPrChange>
        </w:rPr>
        <w:pPrChange w:id="2043" w:author="ron gal" w:date="2017-03-04T18:30:00Z">
          <w:pPr>
            <w:bidi/>
          </w:pPr>
        </w:pPrChange>
      </w:pPr>
      <w:ins w:id="2044" w:author="ron gal" w:date="2017-03-04T18:29:00Z">
        <w:r w:rsidRPr="00EA16CA">
          <w:rPr>
            <w:sz w:val="24"/>
            <w:szCs w:val="24"/>
            <w:rPrChange w:id="2045" w:author="ron gal" w:date="2017-03-04T18:30:00Z">
              <w:rPr>
                <w:b/>
                <w:sz w:val="24"/>
                <w:szCs w:val="24"/>
              </w:rPr>
            </w:rPrChange>
          </w:rPr>
          <w:t>public DateTime Date { get; set; }</w:t>
        </w:r>
      </w:ins>
    </w:p>
    <w:p w:rsidR="00EA16CA" w:rsidRPr="00EA16CA" w:rsidRDefault="00EA16CA" w:rsidP="00EA16CA">
      <w:pPr>
        <w:bidi/>
        <w:rPr>
          <w:ins w:id="2046" w:author="ron gal" w:date="2017-03-04T18:29:00Z"/>
          <w:b/>
          <w:sz w:val="24"/>
          <w:szCs w:val="24"/>
        </w:rPr>
      </w:pPr>
      <w:ins w:id="2047" w:author="ron gal" w:date="2017-03-04T18:29:00Z">
        <w:r w:rsidRPr="00EA16CA">
          <w:rPr>
            <w:b/>
            <w:sz w:val="24"/>
            <w:szCs w:val="24"/>
            <w:rtl/>
          </w:rPr>
          <w:t xml:space="preserve">   </w:t>
        </w:r>
      </w:ins>
    </w:p>
    <w:p w:rsidR="00EA16CA" w:rsidRPr="00EA16CA" w:rsidRDefault="00EA16CA" w:rsidP="00EA16CA">
      <w:pPr>
        <w:bidi/>
        <w:rPr>
          <w:ins w:id="2048" w:author="ron gal" w:date="2017-03-04T18:29:00Z"/>
          <w:b/>
          <w:sz w:val="24"/>
          <w:szCs w:val="24"/>
        </w:rPr>
      </w:pPr>
      <w:ins w:id="2049" w:author="ron gal" w:date="2017-03-04T18:29:00Z">
        <w:r w:rsidRPr="00EA16CA">
          <w:rPr>
            <w:b/>
            <w:sz w:val="24"/>
            <w:szCs w:val="24"/>
            <w:rtl/>
          </w:rPr>
          <w:t xml:space="preserve">מחלקת </w:t>
        </w:r>
        <w:r w:rsidRPr="00EA16CA">
          <w:rPr>
            <w:b/>
            <w:sz w:val="24"/>
            <w:szCs w:val="24"/>
          </w:rPr>
          <w:t>Treatment</w:t>
        </w:r>
        <w:r w:rsidRPr="00EA16CA">
          <w:rPr>
            <w:b/>
            <w:sz w:val="24"/>
            <w:szCs w:val="24"/>
            <w:rtl/>
          </w:rPr>
          <w:t xml:space="preserve"> </w:t>
        </w:r>
      </w:ins>
    </w:p>
    <w:p w:rsidR="00EA16CA" w:rsidRPr="00EA16CA" w:rsidRDefault="00EA16CA" w:rsidP="00EA16CA">
      <w:pPr>
        <w:bidi/>
        <w:rPr>
          <w:ins w:id="2050" w:author="ron gal" w:date="2017-03-04T18:29:00Z"/>
          <w:b/>
          <w:sz w:val="24"/>
          <w:szCs w:val="24"/>
        </w:rPr>
      </w:pPr>
      <w:ins w:id="2051"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טיפול.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052" w:author="ron gal" w:date="2017-03-04T18:29:00Z"/>
          <w:b/>
          <w:sz w:val="24"/>
          <w:szCs w:val="24"/>
        </w:rPr>
      </w:pPr>
    </w:p>
    <w:p w:rsidR="00EA16CA" w:rsidRPr="00EA16CA" w:rsidRDefault="00EA16CA">
      <w:pPr>
        <w:rPr>
          <w:ins w:id="2053" w:author="ron gal" w:date="2017-03-04T18:29:00Z"/>
          <w:sz w:val="24"/>
          <w:szCs w:val="24"/>
          <w:rPrChange w:id="2054" w:author="ron gal" w:date="2017-03-04T18:30:00Z">
            <w:rPr>
              <w:ins w:id="2055" w:author="ron gal" w:date="2017-03-04T18:29:00Z"/>
              <w:b/>
              <w:sz w:val="24"/>
              <w:szCs w:val="24"/>
            </w:rPr>
          </w:rPrChange>
        </w:rPr>
        <w:pPrChange w:id="2056" w:author="ron gal" w:date="2017-03-04T18:30:00Z">
          <w:pPr>
            <w:bidi/>
          </w:pPr>
        </w:pPrChange>
      </w:pPr>
    </w:p>
    <w:p w:rsidR="00EA16CA" w:rsidRPr="00EA16CA" w:rsidRDefault="00EA16CA">
      <w:pPr>
        <w:rPr>
          <w:ins w:id="2057" w:author="ron gal" w:date="2017-03-04T18:29:00Z"/>
          <w:sz w:val="24"/>
          <w:szCs w:val="24"/>
          <w:rPrChange w:id="2058" w:author="ron gal" w:date="2017-03-04T18:30:00Z">
            <w:rPr>
              <w:ins w:id="2059" w:author="ron gal" w:date="2017-03-04T18:29:00Z"/>
              <w:b/>
              <w:sz w:val="24"/>
              <w:szCs w:val="24"/>
            </w:rPr>
          </w:rPrChange>
        </w:rPr>
        <w:pPrChange w:id="2060" w:author="ron gal" w:date="2017-03-04T18:30:00Z">
          <w:pPr>
            <w:bidi/>
          </w:pPr>
        </w:pPrChange>
      </w:pPr>
      <w:ins w:id="2061" w:author="ron gal" w:date="2017-03-04T18:29:00Z">
        <w:r w:rsidRPr="00EA16CA">
          <w:rPr>
            <w:sz w:val="24"/>
            <w:szCs w:val="24"/>
            <w:rPrChange w:id="2062" w:author="ron gal" w:date="2017-03-04T18:30:00Z">
              <w:rPr>
                <w:b/>
                <w:sz w:val="24"/>
                <w:szCs w:val="24"/>
              </w:rPr>
            </w:rPrChange>
          </w:rPr>
          <w:t>public string Name { get; set; }</w:t>
        </w:r>
      </w:ins>
    </w:p>
    <w:p w:rsidR="00EA16CA" w:rsidRPr="00EA16CA" w:rsidRDefault="00EA16CA">
      <w:pPr>
        <w:rPr>
          <w:ins w:id="2063" w:author="ron gal" w:date="2017-03-04T18:29:00Z"/>
          <w:sz w:val="24"/>
          <w:szCs w:val="24"/>
          <w:rPrChange w:id="2064" w:author="ron gal" w:date="2017-03-04T18:30:00Z">
            <w:rPr>
              <w:ins w:id="2065" w:author="ron gal" w:date="2017-03-04T18:29:00Z"/>
              <w:b/>
              <w:sz w:val="24"/>
              <w:szCs w:val="24"/>
            </w:rPr>
          </w:rPrChange>
        </w:rPr>
        <w:pPrChange w:id="2066" w:author="ron gal" w:date="2017-03-04T18:30:00Z">
          <w:pPr>
            <w:bidi/>
          </w:pPr>
        </w:pPrChange>
      </w:pPr>
      <w:ins w:id="2067" w:author="ron gal" w:date="2017-03-04T18:29:00Z">
        <w:r w:rsidRPr="00EA16CA">
          <w:rPr>
            <w:sz w:val="24"/>
            <w:szCs w:val="24"/>
            <w:rPrChange w:id="2068" w:author="ron gal" w:date="2017-03-04T18:30:00Z">
              <w:rPr>
                <w:b/>
                <w:sz w:val="24"/>
                <w:szCs w:val="24"/>
              </w:rPr>
            </w:rPrChange>
          </w:rPr>
          <w:t>public double Price { get; set; }</w:t>
        </w:r>
      </w:ins>
    </w:p>
    <w:p w:rsidR="00EA16CA" w:rsidRPr="00EA16CA" w:rsidRDefault="00EA16CA">
      <w:pPr>
        <w:rPr>
          <w:ins w:id="2069" w:author="ron gal" w:date="2017-03-04T18:29:00Z"/>
          <w:sz w:val="24"/>
          <w:szCs w:val="24"/>
          <w:rPrChange w:id="2070" w:author="ron gal" w:date="2017-03-04T18:30:00Z">
            <w:rPr>
              <w:ins w:id="2071" w:author="ron gal" w:date="2017-03-04T18:29:00Z"/>
              <w:b/>
              <w:sz w:val="24"/>
              <w:szCs w:val="24"/>
            </w:rPr>
          </w:rPrChange>
        </w:rPr>
        <w:pPrChange w:id="2072" w:author="ron gal" w:date="2017-03-04T18:30:00Z">
          <w:pPr>
            <w:bidi/>
          </w:pPr>
        </w:pPrChange>
      </w:pPr>
      <w:ins w:id="2073" w:author="ron gal" w:date="2017-03-04T18:29:00Z">
        <w:r w:rsidRPr="00EA16CA">
          <w:rPr>
            <w:sz w:val="24"/>
            <w:szCs w:val="24"/>
            <w:rPrChange w:id="2074" w:author="ron gal" w:date="2017-03-04T18:30:00Z">
              <w:rPr>
                <w:b/>
                <w:sz w:val="24"/>
                <w:szCs w:val="24"/>
              </w:rPr>
            </w:rPrChange>
          </w:rPr>
          <w:t>public DateTime Date { get; set; }</w:t>
        </w:r>
      </w:ins>
    </w:p>
    <w:p w:rsidR="00EA16CA" w:rsidRPr="00EA16CA" w:rsidRDefault="00EA16CA" w:rsidP="00EA16CA">
      <w:pPr>
        <w:bidi/>
        <w:rPr>
          <w:ins w:id="2075" w:author="ron gal" w:date="2017-03-04T18:29:00Z"/>
          <w:b/>
          <w:sz w:val="24"/>
          <w:szCs w:val="24"/>
        </w:rPr>
      </w:pPr>
    </w:p>
    <w:p w:rsidR="00EA16CA" w:rsidRPr="00EA16CA" w:rsidRDefault="00EA16CA" w:rsidP="00EA16CA">
      <w:pPr>
        <w:bidi/>
        <w:rPr>
          <w:ins w:id="2076" w:author="ron gal" w:date="2017-03-04T18:29:00Z"/>
          <w:b/>
          <w:sz w:val="24"/>
          <w:szCs w:val="24"/>
        </w:rPr>
      </w:pPr>
      <w:ins w:id="2077" w:author="ron gal" w:date="2017-03-04T18:29:00Z">
        <w:r w:rsidRPr="00EA16CA">
          <w:rPr>
            <w:b/>
            <w:sz w:val="24"/>
            <w:szCs w:val="24"/>
            <w:rtl/>
          </w:rPr>
          <w:lastRenderedPageBreak/>
          <w:t xml:space="preserve">מחלקת </w:t>
        </w:r>
        <w:r w:rsidRPr="00EA16CA">
          <w:rPr>
            <w:b/>
            <w:sz w:val="24"/>
            <w:szCs w:val="24"/>
          </w:rPr>
          <w:t>Vaccine</w:t>
        </w:r>
        <w:r w:rsidRPr="00EA16CA">
          <w:rPr>
            <w:b/>
            <w:sz w:val="24"/>
            <w:szCs w:val="24"/>
            <w:rtl/>
          </w:rPr>
          <w:t xml:space="preserve"> </w:t>
        </w:r>
      </w:ins>
    </w:p>
    <w:p w:rsidR="00EA16CA" w:rsidRPr="00EA16CA" w:rsidRDefault="00EA16CA" w:rsidP="00EA16CA">
      <w:pPr>
        <w:bidi/>
        <w:rPr>
          <w:ins w:id="2078" w:author="ron gal" w:date="2017-03-04T18:29:00Z"/>
          <w:b/>
          <w:sz w:val="24"/>
          <w:szCs w:val="24"/>
        </w:rPr>
      </w:pPr>
      <w:ins w:id="2079"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חיסון.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080" w:author="ron gal" w:date="2017-03-04T18:29:00Z"/>
          <w:b/>
          <w:sz w:val="24"/>
          <w:szCs w:val="24"/>
        </w:rPr>
      </w:pPr>
    </w:p>
    <w:p w:rsidR="00EA16CA" w:rsidRPr="00EA16CA" w:rsidRDefault="00EA16CA">
      <w:pPr>
        <w:rPr>
          <w:ins w:id="2081" w:author="ron gal" w:date="2017-03-04T18:29:00Z"/>
          <w:sz w:val="24"/>
          <w:szCs w:val="24"/>
          <w:rPrChange w:id="2082" w:author="ron gal" w:date="2017-03-04T18:30:00Z">
            <w:rPr>
              <w:ins w:id="2083" w:author="ron gal" w:date="2017-03-04T18:29:00Z"/>
              <w:b/>
              <w:sz w:val="24"/>
              <w:szCs w:val="24"/>
            </w:rPr>
          </w:rPrChange>
        </w:rPr>
        <w:pPrChange w:id="2084" w:author="ron gal" w:date="2017-03-04T18:30:00Z">
          <w:pPr>
            <w:bidi/>
          </w:pPr>
        </w:pPrChange>
      </w:pPr>
    </w:p>
    <w:p w:rsidR="00EA16CA" w:rsidRPr="00EA16CA" w:rsidRDefault="00EA16CA">
      <w:pPr>
        <w:rPr>
          <w:ins w:id="2085" w:author="ron gal" w:date="2017-03-04T18:29:00Z"/>
          <w:sz w:val="24"/>
          <w:szCs w:val="24"/>
          <w:rPrChange w:id="2086" w:author="ron gal" w:date="2017-03-04T18:30:00Z">
            <w:rPr>
              <w:ins w:id="2087" w:author="ron gal" w:date="2017-03-04T18:29:00Z"/>
              <w:b/>
              <w:sz w:val="24"/>
              <w:szCs w:val="24"/>
            </w:rPr>
          </w:rPrChange>
        </w:rPr>
        <w:pPrChange w:id="2088" w:author="ron gal" w:date="2017-03-04T18:30:00Z">
          <w:pPr>
            <w:bidi/>
          </w:pPr>
        </w:pPrChange>
      </w:pPr>
      <w:ins w:id="2089" w:author="ron gal" w:date="2017-03-04T18:29:00Z">
        <w:r w:rsidRPr="00EA16CA">
          <w:rPr>
            <w:sz w:val="24"/>
            <w:szCs w:val="24"/>
            <w:rPrChange w:id="2090" w:author="ron gal" w:date="2017-03-04T18:30:00Z">
              <w:rPr>
                <w:b/>
                <w:sz w:val="24"/>
                <w:szCs w:val="24"/>
              </w:rPr>
            </w:rPrChange>
          </w:rPr>
          <w:t>public string Name { get; set; }</w:t>
        </w:r>
      </w:ins>
    </w:p>
    <w:p w:rsidR="00EA16CA" w:rsidRPr="00EA16CA" w:rsidRDefault="00EA16CA">
      <w:pPr>
        <w:rPr>
          <w:ins w:id="2091" w:author="ron gal" w:date="2017-03-04T18:29:00Z"/>
          <w:sz w:val="24"/>
          <w:szCs w:val="24"/>
          <w:rPrChange w:id="2092" w:author="ron gal" w:date="2017-03-04T18:30:00Z">
            <w:rPr>
              <w:ins w:id="2093" w:author="ron gal" w:date="2017-03-04T18:29:00Z"/>
              <w:b/>
              <w:sz w:val="24"/>
              <w:szCs w:val="24"/>
            </w:rPr>
          </w:rPrChange>
        </w:rPr>
        <w:pPrChange w:id="2094" w:author="ron gal" w:date="2017-03-04T18:30:00Z">
          <w:pPr>
            <w:bidi/>
          </w:pPr>
        </w:pPrChange>
      </w:pPr>
      <w:ins w:id="2095" w:author="ron gal" w:date="2017-03-04T18:29:00Z">
        <w:r w:rsidRPr="00EA16CA">
          <w:rPr>
            <w:sz w:val="24"/>
            <w:szCs w:val="24"/>
            <w:rPrChange w:id="2096" w:author="ron gal" w:date="2017-03-04T18:30:00Z">
              <w:rPr>
                <w:b/>
                <w:sz w:val="24"/>
                <w:szCs w:val="24"/>
              </w:rPr>
            </w:rPrChange>
          </w:rPr>
          <w:t>public double Price { get; set; }</w:t>
        </w:r>
      </w:ins>
    </w:p>
    <w:p w:rsidR="00EA16CA" w:rsidRPr="00EA16CA" w:rsidRDefault="00EA16CA">
      <w:pPr>
        <w:rPr>
          <w:ins w:id="2097" w:author="ron gal" w:date="2017-03-04T18:29:00Z"/>
          <w:sz w:val="24"/>
          <w:szCs w:val="24"/>
          <w:rPrChange w:id="2098" w:author="ron gal" w:date="2017-03-04T18:30:00Z">
            <w:rPr>
              <w:ins w:id="2099" w:author="ron gal" w:date="2017-03-04T18:29:00Z"/>
              <w:b/>
              <w:sz w:val="24"/>
              <w:szCs w:val="24"/>
            </w:rPr>
          </w:rPrChange>
        </w:rPr>
        <w:pPrChange w:id="2100" w:author="ron gal" w:date="2017-03-04T18:30:00Z">
          <w:pPr>
            <w:bidi/>
          </w:pPr>
        </w:pPrChange>
      </w:pPr>
      <w:ins w:id="2101" w:author="ron gal" w:date="2017-03-04T18:29:00Z">
        <w:r w:rsidRPr="00EA16CA">
          <w:rPr>
            <w:sz w:val="24"/>
            <w:szCs w:val="24"/>
            <w:rPrChange w:id="2102" w:author="ron gal" w:date="2017-03-04T18:30:00Z">
              <w:rPr>
                <w:b/>
                <w:sz w:val="24"/>
                <w:szCs w:val="24"/>
              </w:rPr>
            </w:rPrChange>
          </w:rPr>
          <w:t>public DateTime Date { get; set; }</w:t>
        </w:r>
      </w:ins>
    </w:p>
    <w:p w:rsidR="00EA16CA" w:rsidRPr="00EA16CA" w:rsidRDefault="00EA16CA" w:rsidP="00EA16CA">
      <w:pPr>
        <w:bidi/>
        <w:rPr>
          <w:ins w:id="2103" w:author="ron gal" w:date="2017-03-04T18:29:00Z"/>
          <w:b/>
          <w:sz w:val="24"/>
          <w:szCs w:val="24"/>
        </w:rPr>
      </w:pPr>
    </w:p>
    <w:p w:rsidR="00EA16CA" w:rsidRPr="00EA16CA" w:rsidRDefault="00EA16CA" w:rsidP="00EA16CA">
      <w:pPr>
        <w:bidi/>
        <w:rPr>
          <w:ins w:id="2104" w:author="ron gal" w:date="2017-03-04T18:29:00Z"/>
          <w:b/>
          <w:sz w:val="24"/>
          <w:szCs w:val="24"/>
        </w:rPr>
      </w:pPr>
      <w:ins w:id="2105" w:author="ron gal" w:date="2017-03-04T18:29:00Z">
        <w:r w:rsidRPr="00EA16CA">
          <w:rPr>
            <w:b/>
            <w:sz w:val="24"/>
            <w:szCs w:val="24"/>
            <w:rtl/>
          </w:rPr>
          <w:t xml:space="preserve">מחלקת </w:t>
        </w:r>
        <w:r w:rsidRPr="00EA16CA">
          <w:rPr>
            <w:b/>
            <w:sz w:val="24"/>
            <w:szCs w:val="24"/>
          </w:rPr>
          <w:t>TreatmentReport</w:t>
        </w:r>
        <w:r w:rsidRPr="00EA16CA">
          <w:rPr>
            <w:b/>
            <w:sz w:val="24"/>
            <w:szCs w:val="24"/>
            <w:rtl/>
          </w:rPr>
          <w:t xml:space="preserve"> </w:t>
        </w:r>
      </w:ins>
    </w:p>
    <w:p w:rsidR="00EA16CA" w:rsidRPr="00EA16CA" w:rsidRDefault="00EA16CA" w:rsidP="00EA16CA">
      <w:pPr>
        <w:bidi/>
        <w:rPr>
          <w:ins w:id="2106" w:author="ron gal" w:date="2017-03-04T18:29:00Z"/>
          <w:b/>
          <w:sz w:val="24"/>
          <w:szCs w:val="24"/>
        </w:rPr>
      </w:pPr>
      <w:ins w:id="2107"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דו"ח טיפול.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108" w:author="ron gal" w:date="2017-03-04T18:29:00Z"/>
          <w:b/>
          <w:sz w:val="24"/>
          <w:szCs w:val="24"/>
        </w:rPr>
      </w:pPr>
    </w:p>
    <w:p w:rsidR="00EA16CA" w:rsidRPr="00EA16CA" w:rsidRDefault="00EA16CA">
      <w:pPr>
        <w:rPr>
          <w:ins w:id="2109" w:author="ron gal" w:date="2017-03-04T18:29:00Z"/>
          <w:sz w:val="24"/>
          <w:szCs w:val="24"/>
          <w:rPrChange w:id="2110" w:author="ron gal" w:date="2017-03-04T18:30:00Z">
            <w:rPr>
              <w:ins w:id="2111" w:author="ron gal" w:date="2017-03-04T18:29:00Z"/>
              <w:b/>
              <w:sz w:val="24"/>
              <w:szCs w:val="24"/>
            </w:rPr>
          </w:rPrChange>
        </w:rPr>
        <w:pPrChange w:id="2112" w:author="ron gal" w:date="2017-03-04T18:30:00Z">
          <w:pPr>
            <w:bidi/>
          </w:pPr>
        </w:pPrChange>
      </w:pPr>
    </w:p>
    <w:p w:rsidR="00EA16CA" w:rsidRPr="00EA16CA" w:rsidRDefault="00EA16CA">
      <w:pPr>
        <w:rPr>
          <w:ins w:id="2113" w:author="ron gal" w:date="2017-03-04T18:29:00Z"/>
          <w:sz w:val="24"/>
          <w:szCs w:val="24"/>
          <w:rPrChange w:id="2114" w:author="ron gal" w:date="2017-03-04T18:30:00Z">
            <w:rPr>
              <w:ins w:id="2115" w:author="ron gal" w:date="2017-03-04T18:29:00Z"/>
              <w:b/>
              <w:sz w:val="24"/>
              <w:szCs w:val="24"/>
            </w:rPr>
          </w:rPrChange>
        </w:rPr>
        <w:pPrChange w:id="2116" w:author="ron gal" w:date="2017-03-04T18:30:00Z">
          <w:pPr>
            <w:bidi/>
          </w:pPr>
        </w:pPrChange>
      </w:pPr>
      <w:ins w:id="2117" w:author="ron gal" w:date="2017-03-04T18:29:00Z">
        <w:r w:rsidRPr="00EA16CA">
          <w:rPr>
            <w:sz w:val="24"/>
            <w:szCs w:val="24"/>
            <w:rPrChange w:id="2118" w:author="ron gal" w:date="2017-03-04T18:30:00Z">
              <w:rPr>
                <w:b/>
                <w:sz w:val="24"/>
                <w:szCs w:val="24"/>
              </w:rPr>
            </w:rPrChange>
          </w:rPr>
          <w:t>public Animal Animal{ get; set; }</w:t>
        </w:r>
      </w:ins>
    </w:p>
    <w:p w:rsidR="00EA16CA" w:rsidRPr="00EA16CA" w:rsidRDefault="00EA16CA">
      <w:pPr>
        <w:rPr>
          <w:ins w:id="2119" w:author="ron gal" w:date="2017-03-04T18:29:00Z"/>
          <w:sz w:val="24"/>
          <w:szCs w:val="24"/>
          <w:rPrChange w:id="2120" w:author="ron gal" w:date="2017-03-04T18:30:00Z">
            <w:rPr>
              <w:ins w:id="2121" w:author="ron gal" w:date="2017-03-04T18:29:00Z"/>
              <w:b/>
              <w:sz w:val="24"/>
              <w:szCs w:val="24"/>
            </w:rPr>
          </w:rPrChange>
        </w:rPr>
        <w:pPrChange w:id="2122" w:author="ron gal" w:date="2017-03-04T18:30:00Z">
          <w:pPr>
            <w:bidi/>
          </w:pPr>
        </w:pPrChange>
      </w:pPr>
      <w:ins w:id="2123" w:author="ron gal" w:date="2017-03-04T18:29:00Z">
        <w:r w:rsidRPr="00EA16CA">
          <w:rPr>
            <w:sz w:val="24"/>
            <w:szCs w:val="24"/>
            <w:rPrChange w:id="2124" w:author="ron gal" w:date="2017-03-04T18:30:00Z">
              <w:rPr>
                <w:b/>
                <w:sz w:val="24"/>
                <w:szCs w:val="24"/>
              </w:rPr>
            </w:rPrChange>
          </w:rPr>
          <w:t>public IList&lt;Treatment&gt; Treatments { get; set; }</w:t>
        </w:r>
      </w:ins>
    </w:p>
    <w:p w:rsidR="00EA16CA" w:rsidRPr="00EA16CA" w:rsidRDefault="00EA16CA">
      <w:pPr>
        <w:rPr>
          <w:ins w:id="2125" w:author="ron gal" w:date="2017-03-04T18:29:00Z"/>
          <w:sz w:val="24"/>
          <w:szCs w:val="24"/>
          <w:rPrChange w:id="2126" w:author="ron gal" w:date="2017-03-04T18:30:00Z">
            <w:rPr>
              <w:ins w:id="2127" w:author="ron gal" w:date="2017-03-04T18:29:00Z"/>
              <w:b/>
              <w:sz w:val="24"/>
              <w:szCs w:val="24"/>
            </w:rPr>
          </w:rPrChange>
        </w:rPr>
        <w:pPrChange w:id="2128" w:author="ron gal" w:date="2017-03-04T18:30:00Z">
          <w:pPr>
            <w:bidi/>
          </w:pPr>
        </w:pPrChange>
      </w:pPr>
      <w:ins w:id="2129" w:author="ron gal" w:date="2017-03-04T18:29:00Z">
        <w:r w:rsidRPr="00EA16CA">
          <w:rPr>
            <w:sz w:val="24"/>
            <w:szCs w:val="24"/>
            <w:rPrChange w:id="2130" w:author="ron gal" w:date="2017-03-04T18:30:00Z">
              <w:rPr>
                <w:b/>
                <w:sz w:val="24"/>
                <w:szCs w:val="24"/>
              </w:rPr>
            </w:rPrChange>
          </w:rPr>
          <w:t>public IList&lt;Medication&gt; Medications { get; set; }</w:t>
        </w:r>
      </w:ins>
    </w:p>
    <w:p w:rsidR="00EA16CA" w:rsidRPr="00EA16CA" w:rsidRDefault="00EA16CA">
      <w:pPr>
        <w:rPr>
          <w:ins w:id="2131" w:author="ron gal" w:date="2017-03-04T18:29:00Z"/>
          <w:sz w:val="24"/>
          <w:szCs w:val="24"/>
          <w:rPrChange w:id="2132" w:author="ron gal" w:date="2017-03-04T18:30:00Z">
            <w:rPr>
              <w:ins w:id="2133" w:author="ron gal" w:date="2017-03-04T18:29:00Z"/>
              <w:b/>
              <w:sz w:val="24"/>
              <w:szCs w:val="24"/>
            </w:rPr>
          </w:rPrChange>
        </w:rPr>
        <w:pPrChange w:id="2134" w:author="ron gal" w:date="2017-03-04T18:30:00Z">
          <w:pPr>
            <w:bidi/>
          </w:pPr>
        </w:pPrChange>
      </w:pPr>
      <w:ins w:id="2135" w:author="ron gal" w:date="2017-03-04T18:29:00Z">
        <w:r w:rsidRPr="00EA16CA">
          <w:rPr>
            <w:sz w:val="24"/>
            <w:szCs w:val="24"/>
            <w:rPrChange w:id="2136" w:author="ron gal" w:date="2017-03-04T18:30:00Z">
              <w:rPr>
                <w:b/>
                <w:sz w:val="24"/>
                <w:szCs w:val="24"/>
              </w:rPr>
            </w:rPrChange>
          </w:rPr>
          <w:t>public IList&lt;Vaccine&gt; Vaccines { get; set; }</w:t>
        </w:r>
      </w:ins>
    </w:p>
    <w:p w:rsidR="00EA16CA" w:rsidRPr="00EA16CA" w:rsidRDefault="00EA16CA">
      <w:pPr>
        <w:rPr>
          <w:ins w:id="2137" w:author="ron gal" w:date="2017-03-04T18:29:00Z"/>
          <w:sz w:val="24"/>
          <w:szCs w:val="24"/>
          <w:rPrChange w:id="2138" w:author="ron gal" w:date="2017-03-04T18:30:00Z">
            <w:rPr>
              <w:ins w:id="2139" w:author="ron gal" w:date="2017-03-04T18:29:00Z"/>
              <w:b/>
              <w:sz w:val="24"/>
              <w:szCs w:val="24"/>
            </w:rPr>
          </w:rPrChange>
        </w:rPr>
        <w:pPrChange w:id="2140" w:author="ron gal" w:date="2017-03-04T18:30:00Z">
          <w:pPr>
            <w:bidi/>
          </w:pPr>
        </w:pPrChange>
      </w:pPr>
      <w:ins w:id="2141" w:author="ron gal" w:date="2017-03-04T18:29:00Z">
        <w:r w:rsidRPr="00EA16CA">
          <w:rPr>
            <w:sz w:val="24"/>
            <w:szCs w:val="24"/>
            <w:rPrChange w:id="2142" w:author="ron gal" w:date="2017-03-04T18:30:00Z">
              <w:rPr>
                <w:b/>
                <w:sz w:val="24"/>
                <w:szCs w:val="24"/>
              </w:rPr>
            </w:rPrChange>
          </w:rPr>
          <w:t>public double TotalPrice { get; set; }</w:t>
        </w:r>
      </w:ins>
    </w:p>
    <w:p w:rsidR="00EA16CA" w:rsidRPr="00EA16CA" w:rsidRDefault="00EA16CA">
      <w:pPr>
        <w:rPr>
          <w:ins w:id="2143" w:author="ron gal" w:date="2017-03-04T18:29:00Z"/>
          <w:sz w:val="24"/>
          <w:szCs w:val="24"/>
          <w:rPrChange w:id="2144" w:author="ron gal" w:date="2017-03-04T18:30:00Z">
            <w:rPr>
              <w:ins w:id="2145" w:author="ron gal" w:date="2017-03-04T18:29:00Z"/>
              <w:b/>
              <w:sz w:val="24"/>
              <w:szCs w:val="24"/>
            </w:rPr>
          </w:rPrChange>
        </w:rPr>
        <w:pPrChange w:id="2146" w:author="ron gal" w:date="2017-03-04T18:30:00Z">
          <w:pPr>
            <w:bidi/>
          </w:pPr>
        </w:pPrChange>
      </w:pPr>
      <w:ins w:id="2147" w:author="ron gal" w:date="2017-03-04T18:29:00Z">
        <w:r w:rsidRPr="00EA16CA">
          <w:rPr>
            <w:sz w:val="24"/>
            <w:szCs w:val="24"/>
            <w:rPrChange w:id="2148" w:author="ron gal" w:date="2017-03-04T18:30:00Z">
              <w:rPr>
                <w:b/>
                <w:sz w:val="24"/>
                <w:szCs w:val="24"/>
              </w:rPr>
            </w:rPrChange>
          </w:rPr>
          <w:t>public DateTime Date { get; set; }</w:t>
        </w:r>
      </w:ins>
    </w:p>
    <w:p w:rsidR="00EA16CA" w:rsidRPr="00EA16CA" w:rsidRDefault="00EA16CA">
      <w:pPr>
        <w:rPr>
          <w:ins w:id="2149" w:author="ron gal" w:date="2017-03-04T18:29:00Z"/>
          <w:sz w:val="24"/>
          <w:szCs w:val="24"/>
          <w:rPrChange w:id="2150" w:author="ron gal" w:date="2017-03-04T18:30:00Z">
            <w:rPr>
              <w:ins w:id="2151" w:author="ron gal" w:date="2017-03-04T18:29:00Z"/>
              <w:b/>
              <w:sz w:val="24"/>
              <w:szCs w:val="24"/>
            </w:rPr>
          </w:rPrChange>
        </w:rPr>
        <w:pPrChange w:id="2152" w:author="ron gal" w:date="2017-03-04T18:30:00Z">
          <w:pPr>
            <w:bidi/>
          </w:pPr>
        </w:pPrChange>
      </w:pPr>
      <w:ins w:id="2153" w:author="ron gal" w:date="2017-03-04T18:29:00Z">
        <w:r w:rsidRPr="00EA16CA">
          <w:rPr>
            <w:sz w:val="24"/>
            <w:szCs w:val="24"/>
            <w:rPrChange w:id="2154" w:author="ron gal" w:date="2017-03-04T18:30:00Z">
              <w:rPr>
                <w:b/>
                <w:sz w:val="24"/>
                <w:szCs w:val="24"/>
              </w:rPr>
            </w:rPrChange>
          </w:rPr>
          <w:t>public AnimalMeasurements Measurements { get; set; }</w:t>
        </w:r>
      </w:ins>
    </w:p>
    <w:p w:rsidR="00EA16CA" w:rsidRPr="00EA16CA" w:rsidRDefault="00EA16CA">
      <w:pPr>
        <w:rPr>
          <w:ins w:id="2155" w:author="ron gal" w:date="2017-03-04T18:29:00Z"/>
          <w:sz w:val="24"/>
          <w:szCs w:val="24"/>
          <w:rPrChange w:id="2156" w:author="ron gal" w:date="2017-03-04T18:30:00Z">
            <w:rPr>
              <w:ins w:id="2157" w:author="ron gal" w:date="2017-03-04T18:29:00Z"/>
              <w:b/>
              <w:sz w:val="24"/>
              <w:szCs w:val="24"/>
            </w:rPr>
          </w:rPrChange>
        </w:rPr>
        <w:pPrChange w:id="2158" w:author="ron gal" w:date="2017-03-04T18:30:00Z">
          <w:pPr>
            <w:bidi/>
          </w:pPr>
        </w:pPrChange>
      </w:pPr>
      <w:ins w:id="2159" w:author="ron gal" w:date="2017-03-04T18:29:00Z">
        <w:r w:rsidRPr="00EA16CA">
          <w:rPr>
            <w:sz w:val="24"/>
            <w:szCs w:val="24"/>
            <w:rPrChange w:id="2160" w:author="ron gal" w:date="2017-03-04T18:30:00Z">
              <w:rPr>
                <w:b/>
                <w:sz w:val="24"/>
                <w:szCs w:val="24"/>
              </w:rPr>
            </w:rPrChange>
          </w:rPr>
          <w:t>public string TreatmentSummary { get; set; }</w:t>
        </w:r>
      </w:ins>
    </w:p>
    <w:p w:rsidR="00EA16CA" w:rsidRPr="00EA16CA" w:rsidRDefault="00EA16CA">
      <w:pPr>
        <w:rPr>
          <w:ins w:id="2161" w:author="ron gal" w:date="2017-03-04T18:29:00Z"/>
          <w:sz w:val="24"/>
          <w:szCs w:val="24"/>
          <w:rPrChange w:id="2162" w:author="ron gal" w:date="2017-03-04T18:30:00Z">
            <w:rPr>
              <w:ins w:id="2163" w:author="ron gal" w:date="2017-03-04T18:29:00Z"/>
              <w:b/>
              <w:sz w:val="24"/>
              <w:szCs w:val="24"/>
            </w:rPr>
          </w:rPrChange>
        </w:rPr>
        <w:pPrChange w:id="2164" w:author="ron gal" w:date="2017-03-04T18:30:00Z">
          <w:pPr>
            <w:bidi/>
          </w:pPr>
        </w:pPrChange>
      </w:pPr>
      <w:ins w:id="2165" w:author="ron gal" w:date="2017-03-04T18:29:00Z">
        <w:r w:rsidRPr="00EA16CA">
          <w:rPr>
            <w:sz w:val="24"/>
            <w:szCs w:val="24"/>
            <w:rPrChange w:id="2166" w:author="ron gal" w:date="2017-03-04T18:30:00Z">
              <w:rPr>
                <w:b/>
                <w:sz w:val="24"/>
                <w:szCs w:val="24"/>
              </w:rPr>
            </w:rPrChange>
          </w:rPr>
          <w:t>public string DoctorName { get; set; }</w:t>
        </w:r>
      </w:ins>
    </w:p>
    <w:p w:rsidR="00EA16CA" w:rsidRPr="00EA16CA" w:rsidRDefault="00EA16CA">
      <w:pPr>
        <w:rPr>
          <w:ins w:id="2167" w:author="ron gal" w:date="2017-03-04T18:29:00Z"/>
          <w:sz w:val="24"/>
          <w:szCs w:val="24"/>
          <w:rPrChange w:id="2168" w:author="ron gal" w:date="2017-03-04T18:30:00Z">
            <w:rPr>
              <w:ins w:id="2169" w:author="ron gal" w:date="2017-03-04T18:29:00Z"/>
              <w:b/>
              <w:sz w:val="24"/>
              <w:szCs w:val="24"/>
            </w:rPr>
          </w:rPrChange>
        </w:rPr>
        <w:pPrChange w:id="2170" w:author="ron gal" w:date="2017-03-04T18:30:00Z">
          <w:pPr>
            <w:bidi/>
          </w:pPr>
        </w:pPrChange>
      </w:pPr>
      <w:ins w:id="2171" w:author="ron gal" w:date="2017-03-04T18:29:00Z">
        <w:r w:rsidRPr="00EA16CA">
          <w:rPr>
            <w:sz w:val="24"/>
            <w:szCs w:val="24"/>
            <w:rPrChange w:id="2172" w:author="ron gal" w:date="2017-03-04T18:30:00Z">
              <w:rPr>
                <w:b/>
                <w:sz w:val="24"/>
                <w:szCs w:val="24"/>
              </w:rPr>
            </w:rPrChange>
          </w:rPr>
          <w:t>public string DoctorPhone { get; set; }</w:t>
        </w:r>
      </w:ins>
    </w:p>
    <w:p w:rsidR="00EA16CA" w:rsidRDefault="00EA16CA" w:rsidP="00EA16CA">
      <w:pPr>
        <w:bidi/>
        <w:rPr>
          <w:ins w:id="2173" w:author="ron gal" w:date="2017-03-04T18:31:00Z"/>
          <w:b/>
          <w:sz w:val="24"/>
          <w:szCs w:val="24"/>
          <w:rtl/>
        </w:rPr>
      </w:pPr>
    </w:p>
    <w:p w:rsidR="00C33E1B" w:rsidRPr="00EA16CA" w:rsidRDefault="00C33E1B" w:rsidP="00C33E1B">
      <w:pPr>
        <w:bidi/>
        <w:rPr>
          <w:ins w:id="2174" w:author="ron gal" w:date="2017-03-04T18:31:00Z"/>
          <w:b/>
          <w:sz w:val="24"/>
          <w:szCs w:val="24"/>
        </w:rPr>
      </w:pPr>
      <w:ins w:id="2175" w:author="ron gal" w:date="2017-03-04T18:31:00Z">
        <w:r w:rsidRPr="00EA16CA">
          <w:rPr>
            <w:b/>
            <w:sz w:val="24"/>
            <w:szCs w:val="24"/>
            <w:rtl/>
          </w:rPr>
          <w:t xml:space="preserve">מחלקת </w:t>
        </w:r>
        <w:r w:rsidRPr="00C33E1B">
          <w:rPr>
            <w:b/>
            <w:sz w:val="24"/>
            <w:szCs w:val="24"/>
            <w:rPrChange w:id="2176" w:author="ron gal" w:date="2017-03-04T18:31:00Z">
              <w:rPr>
                <w:rFonts w:ascii="Consolas" w:hAnsi="Consolas" w:cs="Consolas"/>
                <w:color w:val="2B91AF"/>
                <w:sz w:val="19"/>
                <w:szCs w:val="19"/>
                <w:highlight w:val="white"/>
              </w:rPr>
            </w:rPrChange>
          </w:rPr>
          <w:t>VisitsReport</w:t>
        </w:r>
      </w:ins>
    </w:p>
    <w:p w:rsidR="00C33E1B" w:rsidRPr="00EA16CA" w:rsidRDefault="00C33E1B">
      <w:pPr>
        <w:bidi/>
        <w:rPr>
          <w:ins w:id="2177" w:author="ron gal" w:date="2017-03-04T18:31:00Z"/>
          <w:b/>
          <w:sz w:val="24"/>
          <w:szCs w:val="24"/>
        </w:rPr>
        <w:pPrChange w:id="2178" w:author="ron gal" w:date="2017-03-04T18:32:00Z">
          <w:pPr>
            <w:bidi/>
          </w:pPr>
        </w:pPrChange>
      </w:pPr>
      <w:ins w:id="2179" w:author="ron gal" w:date="2017-03-04T18:31:00Z">
        <w:r w:rsidRPr="00EA16CA">
          <w:rPr>
            <w:b/>
            <w:sz w:val="24"/>
            <w:szCs w:val="24"/>
            <w:rtl/>
          </w:rPr>
          <w:t xml:space="preserve">מחלקה זו ומייצגת אובייקט מעבר של דו"ח </w:t>
        </w:r>
      </w:ins>
      <w:ins w:id="2180" w:author="ron gal" w:date="2017-03-04T18:32:00Z">
        <w:r>
          <w:rPr>
            <w:rFonts w:hint="cs"/>
            <w:b/>
            <w:sz w:val="24"/>
            <w:szCs w:val="24"/>
            <w:rtl/>
          </w:rPr>
          <w:t>תורים הבאים לבע"ח</w:t>
        </w:r>
      </w:ins>
      <w:ins w:id="2181" w:author="ron gal" w:date="2017-03-04T18:31:00Z">
        <w:r w:rsidRPr="00EA16CA">
          <w:rPr>
            <w:b/>
            <w:sz w:val="24"/>
            <w:szCs w:val="24"/>
            <w:rtl/>
          </w:rPr>
          <w:t xml:space="preserve">. האובייקט אינו מבוסס ישות ממסד הנתונים, ולכן אינו יורש מ- </w:t>
        </w:r>
        <w:r w:rsidRPr="00EA16CA">
          <w:rPr>
            <w:b/>
            <w:sz w:val="24"/>
            <w:szCs w:val="24"/>
          </w:rPr>
          <w:t>Entity</w:t>
        </w:r>
        <w:r w:rsidRPr="00EA16CA">
          <w:rPr>
            <w:b/>
            <w:sz w:val="24"/>
            <w:szCs w:val="24"/>
            <w:rtl/>
          </w:rPr>
          <w:t>. המחלקה בעלת התכונות הבאות:</w:t>
        </w:r>
      </w:ins>
    </w:p>
    <w:p w:rsidR="00C33E1B" w:rsidRPr="00EA16CA" w:rsidRDefault="00C33E1B" w:rsidP="00C33E1B">
      <w:pPr>
        <w:bidi/>
        <w:rPr>
          <w:ins w:id="2182" w:author="ron gal" w:date="2017-03-04T18:31:00Z"/>
          <w:b/>
          <w:sz w:val="24"/>
          <w:szCs w:val="24"/>
        </w:rPr>
      </w:pPr>
    </w:p>
    <w:p w:rsidR="00C33E1B" w:rsidRPr="00C33E1B" w:rsidRDefault="00C33E1B">
      <w:pPr>
        <w:rPr>
          <w:ins w:id="2183" w:author="ron gal" w:date="2017-03-04T18:31:00Z"/>
          <w:sz w:val="24"/>
          <w:szCs w:val="24"/>
          <w:rPrChange w:id="2184" w:author="ron gal" w:date="2017-03-04T18:32:00Z">
            <w:rPr>
              <w:ins w:id="2185" w:author="ron gal" w:date="2017-03-04T18:31:00Z"/>
              <w:rFonts w:ascii="Consolas" w:hAnsi="Consolas" w:cs="Consolas"/>
              <w:sz w:val="19"/>
              <w:szCs w:val="19"/>
              <w:highlight w:val="white"/>
            </w:rPr>
          </w:rPrChange>
        </w:rPr>
        <w:pPrChange w:id="2186" w:author="ron gal" w:date="2017-03-04T18:32:00Z">
          <w:pPr>
            <w:autoSpaceDE w:val="0"/>
            <w:autoSpaceDN w:val="0"/>
            <w:adjustRightInd w:val="0"/>
            <w:spacing w:line="240" w:lineRule="auto"/>
          </w:pPr>
        </w:pPrChange>
      </w:pPr>
      <w:ins w:id="2187" w:author="ron gal" w:date="2017-03-04T18:31:00Z">
        <w:r w:rsidRPr="00C33E1B">
          <w:rPr>
            <w:sz w:val="24"/>
            <w:szCs w:val="24"/>
            <w:rPrChange w:id="2188" w:author="ron gal" w:date="2017-03-04T18:32:00Z">
              <w:rPr>
                <w:rFonts w:ascii="Consolas" w:hAnsi="Consolas" w:cs="Consolas"/>
                <w:color w:val="0000FF"/>
                <w:sz w:val="19"/>
                <w:szCs w:val="19"/>
                <w:highlight w:val="white"/>
              </w:rPr>
            </w:rPrChange>
          </w:rPr>
          <w:t>public</w:t>
        </w:r>
        <w:r w:rsidRPr="00C33E1B">
          <w:rPr>
            <w:sz w:val="24"/>
            <w:szCs w:val="24"/>
            <w:rPrChange w:id="2189" w:author="ron gal" w:date="2017-03-04T18:32:00Z">
              <w:rPr>
                <w:rFonts w:ascii="Consolas" w:hAnsi="Consolas" w:cs="Consolas"/>
                <w:sz w:val="19"/>
                <w:szCs w:val="19"/>
                <w:highlight w:val="white"/>
              </w:rPr>
            </w:rPrChange>
          </w:rPr>
          <w:t xml:space="preserve"> </w:t>
        </w:r>
        <w:r w:rsidRPr="00C33E1B">
          <w:rPr>
            <w:sz w:val="24"/>
            <w:szCs w:val="24"/>
            <w:rPrChange w:id="2190" w:author="ron gal" w:date="2017-03-04T18:32:00Z">
              <w:rPr>
                <w:rFonts w:ascii="Consolas" w:hAnsi="Consolas" w:cs="Consolas"/>
                <w:color w:val="0000FF"/>
                <w:sz w:val="19"/>
                <w:szCs w:val="19"/>
                <w:highlight w:val="white"/>
              </w:rPr>
            </w:rPrChange>
          </w:rPr>
          <w:t>string</w:t>
        </w:r>
        <w:r w:rsidRPr="00C33E1B">
          <w:rPr>
            <w:sz w:val="24"/>
            <w:szCs w:val="24"/>
            <w:rPrChange w:id="2191" w:author="ron gal" w:date="2017-03-04T18:32:00Z">
              <w:rPr>
                <w:rFonts w:ascii="Consolas" w:hAnsi="Consolas" w:cs="Consolas"/>
                <w:sz w:val="19"/>
                <w:szCs w:val="19"/>
                <w:highlight w:val="white"/>
              </w:rPr>
            </w:rPrChange>
          </w:rPr>
          <w:t xml:space="preserve"> AnimalName { </w:t>
        </w:r>
        <w:r w:rsidRPr="00C33E1B">
          <w:rPr>
            <w:sz w:val="24"/>
            <w:szCs w:val="24"/>
            <w:rPrChange w:id="2192" w:author="ron gal" w:date="2017-03-04T18:32:00Z">
              <w:rPr>
                <w:rFonts w:ascii="Consolas" w:hAnsi="Consolas" w:cs="Consolas"/>
                <w:color w:val="0000FF"/>
                <w:sz w:val="19"/>
                <w:szCs w:val="19"/>
                <w:highlight w:val="white"/>
              </w:rPr>
            </w:rPrChange>
          </w:rPr>
          <w:t>get</w:t>
        </w:r>
        <w:r w:rsidRPr="00C33E1B">
          <w:rPr>
            <w:sz w:val="24"/>
            <w:szCs w:val="24"/>
            <w:rPrChange w:id="2193" w:author="ron gal" w:date="2017-03-04T18:32:00Z">
              <w:rPr>
                <w:rFonts w:ascii="Consolas" w:hAnsi="Consolas" w:cs="Consolas"/>
                <w:sz w:val="19"/>
                <w:szCs w:val="19"/>
                <w:highlight w:val="white"/>
              </w:rPr>
            </w:rPrChange>
          </w:rPr>
          <w:t xml:space="preserve">; </w:t>
        </w:r>
        <w:r w:rsidRPr="00C33E1B">
          <w:rPr>
            <w:sz w:val="24"/>
            <w:szCs w:val="24"/>
            <w:rPrChange w:id="2194" w:author="ron gal" w:date="2017-03-04T18:32:00Z">
              <w:rPr>
                <w:rFonts w:ascii="Consolas" w:hAnsi="Consolas" w:cs="Consolas"/>
                <w:color w:val="0000FF"/>
                <w:sz w:val="19"/>
                <w:szCs w:val="19"/>
                <w:highlight w:val="white"/>
              </w:rPr>
            </w:rPrChange>
          </w:rPr>
          <w:t>set; }</w:t>
        </w:r>
      </w:ins>
    </w:p>
    <w:p w:rsidR="00C33E1B" w:rsidRPr="00C33E1B" w:rsidRDefault="00C33E1B">
      <w:pPr>
        <w:rPr>
          <w:ins w:id="2195" w:author="ron gal" w:date="2017-03-04T18:31:00Z"/>
          <w:sz w:val="24"/>
          <w:szCs w:val="24"/>
          <w:rPrChange w:id="2196" w:author="ron gal" w:date="2017-03-04T18:32:00Z">
            <w:rPr>
              <w:ins w:id="2197" w:author="ron gal" w:date="2017-03-04T18:31:00Z"/>
              <w:rFonts w:ascii="Consolas" w:hAnsi="Consolas" w:cs="Consolas"/>
              <w:sz w:val="19"/>
              <w:szCs w:val="19"/>
              <w:highlight w:val="white"/>
            </w:rPr>
          </w:rPrChange>
        </w:rPr>
        <w:pPrChange w:id="2198" w:author="ron gal" w:date="2017-03-04T18:32:00Z">
          <w:pPr>
            <w:autoSpaceDE w:val="0"/>
            <w:autoSpaceDN w:val="0"/>
            <w:adjustRightInd w:val="0"/>
            <w:spacing w:line="240" w:lineRule="auto"/>
          </w:pPr>
        </w:pPrChange>
      </w:pPr>
      <w:ins w:id="2199" w:author="ron gal" w:date="2017-03-04T18:31:00Z">
        <w:r w:rsidRPr="00C33E1B">
          <w:rPr>
            <w:sz w:val="24"/>
            <w:szCs w:val="24"/>
            <w:rPrChange w:id="2200" w:author="ron gal" w:date="2017-03-04T18:32:00Z">
              <w:rPr>
                <w:rFonts w:ascii="Consolas" w:hAnsi="Consolas" w:cs="Consolas"/>
                <w:color w:val="0000FF"/>
                <w:sz w:val="19"/>
                <w:szCs w:val="19"/>
                <w:highlight w:val="white"/>
              </w:rPr>
            </w:rPrChange>
          </w:rPr>
          <w:t>public</w:t>
        </w:r>
        <w:r w:rsidRPr="00C33E1B">
          <w:rPr>
            <w:sz w:val="24"/>
            <w:szCs w:val="24"/>
            <w:rPrChange w:id="2201" w:author="ron gal" w:date="2017-03-04T18:32:00Z">
              <w:rPr>
                <w:rFonts w:ascii="Consolas" w:hAnsi="Consolas" w:cs="Consolas"/>
                <w:sz w:val="19"/>
                <w:szCs w:val="19"/>
                <w:highlight w:val="white"/>
              </w:rPr>
            </w:rPrChange>
          </w:rPr>
          <w:t xml:space="preserve"> </w:t>
        </w:r>
        <w:r w:rsidRPr="00C33E1B">
          <w:rPr>
            <w:sz w:val="24"/>
            <w:szCs w:val="24"/>
            <w:rPrChange w:id="2202" w:author="ron gal" w:date="2017-03-04T18:32:00Z">
              <w:rPr>
                <w:rFonts w:ascii="Consolas" w:hAnsi="Consolas" w:cs="Consolas"/>
                <w:color w:val="0000FF"/>
                <w:sz w:val="19"/>
                <w:szCs w:val="19"/>
                <w:highlight w:val="white"/>
              </w:rPr>
            </w:rPrChange>
          </w:rPr>
          <w:t>string</w:t>
        </w:r>
        <w:r w:rsidRPr="00C33E1B">
          <w:rPr>
            <w:sz w:val="24"/>
            <w:szCs w:val="24"/>
            <w:rPrChange w:id="2203" w:author="ron gal" w:date="2017-03-04T18:32:00Z">
              <w:rPr>
                <w:rFonts w:ascii="Consolas" w:hAnsi="Consolas" w:cs="Consolas"/>
                <w:sz w:val="19"/>
                <w:szCs w:val="19"/>
                <w:highlight w:val="white"/>
              </w:rPr>
            </w:rPrChange>
          </w:rPr>
          <w:t xml:space="preserve"> EntityName { </w:t>
        </w:r>
        <w:r w:rsidRPr="00C33E1B">
          <w:rPr>
            <w:sz w:val="24"/>
            <w:szCs w:val="24"/>
            <w:rPrChange w:id="2204" w:author="ron gal" w:date="2017-03-04T18:32:00Z">
              <w:rPr>
                <w:rFonts w:ascii="Consolas" w:hAnsi="Consolas" w:cs="Consolas"/>
                <w:color w:val="0000FF"/>
                <w:sz w:val="19"/>
                <w:szCs w:val="19"/>
                <w:highlight w:val="white"/>
              </w:rPr>
            </w:rPrChange>
          </w:rPr>
          <w:t>get</w:t>
        </w:r>
        <w:r w:rsidRPr="00C33E1B">
          <w:rPr>
            <w:sz w:val="24"/>
            <w:szCs w:val="24"/>
            <w:rPrChange w:id="2205" w:author="ron gal" w:date="2017-03-04T18:32:00Z">
              <w:rPr>
                <w:rFonts w:ascii="Consolas" w:hAnsi="Consolas" w:cs="Consolas"/>
                <w:sz w:val="19"/>
                <w:szCs w:val="19"/>
                <w:highlight w:val="white"/>
              </w:rPr>
            </w:rPrChange>
          </w:rPr>
          <w:t xml:space="preserve">; </w:t>
        </w:r>
        <w:r w:rsidRPr="00C33E1B">
          <w:rPr>
            <w:sz w:val="24"/>
            <w:szCs w:val="24"/>
            <w:rPrChange w:id="2206" w:author="ron gal" w:date="2017-03-04T18:32:00Z">
              <w:rPr>
                <w:rFonts w:ascii="Consolas" w:hAnsi="Consolas" w:cs="Consolas"/>
                <w:color w:val="0000FF"/>
                <w:sz w:val="19"/>
                <w:szCs w:val="19"/>
                <w:highlight w:val="white"/>
              </w:rPr>
            </w:rPrChange>
          </w:rPr>
          <w:t>set; }</w:t>
        </w:r>
      </w:ins>
    </w:p>
    <w:p w:rsidR="00C33E1B" w:rsidRPr="00C33E1B" w:rsidRDefault="00C33E1B">
      <w:pPr>
        <w:rPr>
          <w:ins w:id="2207" w:author="ron gal" w:date="2017-03-04T18:31:00Z"/>
          <w:sz w:val="24"/>
          <w:szCs w:val="24"/>
          <w:rPrChange w:id="2208" w:author="ron gal" w:date="2017-03-04T18:32:00Z">
            <w:rPr>
              <w:ins w:id="2209" w:author="ron gal" w:date="2017-03-04T18:31:00Z"/>
              <w:rFonts w:ascii="Consolas" w:hAnsi="Consolas" w:cs="Consolas"/>
              <w:sz w:val="19"/>
              <w:szCs w:val="19"/>
              <w:highlight w:val="white"/>
            </w:rPr>
          </w:rPrChange>
        </w:rPr>
        <w:pPrChange w:id="2210" w:author="ron gal" w:date="2017-03-04T18:32:00Z">
          <w:pPr>
            <w:autoSpaceDE w:val="0"/>
            <w:autoSpaceDN w:val="0"/>
            <w:adjustRightInd w:val="0"/>
            <w:spacing w:line="240" w:lineRule="auto"/>
          </w:pPr>
        </w:pPrChange>
      </w:pPr>
      <w:ins w:id="2211" w:author="ron gal" w:date="2017-03-04T18:31:00Z">
        <w:r w:rsidRPr="00C33E1B">
          <w:rPr>
            <w:sz w:val="24"/>
            <w:szCs w:val="24"/>
            <w:rPrChange w:id="2212" w:author="ron gal" w:date="2017-03-04T18:32:00Z">
              <w:rPr>
                <w:rFonts w:ascii="Consolas" w:hAnsi="Consolas" w:cs="Consolas"/>
                <w:color w:val="0000FF"/>
                <w:sz w:val="19"/>
                <w:szCs w:val="19"/>
                <w:highlight w:val="white"/>
              </w:rPr>
            </w:rPrChange>
          </w:rPr>
          <w:t>public</w:t>
        </w:r>
        <w:r w:rsidRPr="00C33E1B">
          <w:rPr>
            <w:sz w:val="24"/>
            <w:szCs w:val="24"/>
            <w:rPrChange w:id="2213" w:author="ron gal" w:date="2017-03-04T18:32:00Z">
              <w:rPr>
                <w:rFonts w:ascii="Consolas" w:hAnsi="Consolas" w:cs="Consolas"/>
                <w:sz w:val="19"/>
                <w:szCs w:val="19"/>
                <w:highlight w:val="white"/>
              </w:rPr>
            </w:rPrChange>
          </w:rPr>
          <w:t xml:space="preserve"> </w:t>
        </w:r>
        <w:r w:rsidRPr="00C33E1B">
          <w:rPr>
            <w:sz w:val="24"/>
            <w:szCs w:val="24"/>
            <w:rPrChange w:id="2214" w:author="ron gal" w:date="2017-03-04T18:32:00Z">
              <w:rPr>
                <w:rFonts w:ascii="Consolas" w:hAnsi="Consolas" w:cs="Consolas"/>
                <w:color w:val="0000FF"/>
                <w:sz w:val="19"/>
                <w:szCs w:val="19"/>
                <w:highlight w:val="white"/>
              </w:rPr>
            </w:rPrChange>
          </w:rPr>
          <w:t>string</w:t>
        </w:r>
        <w:r w:rsidRPr="00C33E1B">
          <w:rPr>
            <w:sz w:val="24"/>
            <w:szCs w:val="24"/>
            <w:rPrChange w:id="2215" w:author="ron gal" w:date="2017-03-04T18:32:00Z">
              <w:rPr>
                <w:rFonts w:ascii="Consolas" w:hAnsi="Consolas" w:cs="Consolas"/>
                <w:sz w:val="19"/>
                <w:szCs w:val="19"/>
                <w:highlight w:val="white"/>
              </w:rPr>
            </w:rPrChange>
          </w:rPr>
          <w:t xml:space="preserve"> EntityPhone { </w:t>
        </w:r>
        <w:r w:rsidRPr="00C33E1B">
          <w:rPr>
            <w:sz w:val="24"/>
            <w:szCs w:val="24"/>
            <w:rPrChange w:id="2216" w:author="ron gal" w:date="2017-03-04T18:32:00Z">
              <w:rPr>
                <w:rFonts w:ascii="Consolas" w:hAnsi="Consolas" w:cs="Consolas"/>
                <w:color w:val="0000FF"/>
                <w:sz w:val="19"/>
                <w:szCs w:val="19"/>
                <w:highlight w:val="white"/>
              </w:rPr>
            </w:rPrChange>
          </w:rPr>
          <w:t>get</w:t>
        </w:r>
        <w:r w:rsidRPr="00C33E1B">
          <w:rPr>
            <w:sz w:val="24"/>
            <w:szCs w:val="24"/>
            <w:rPrChange w:id="2217" w:author="ron gal" w:date="2017-03-04T18:32:00Z">
              <w:rPr>
                <w:rFonts w:ascii="Consolas" w:hAnsi="Consolas" w:cs="Consolas"/>
                <w:sz w:val="19"/>
                <w:szCs w:val="19"/>
                <w:highlight w:val="white"/>
              </w:rPr>
            </w:rPrChange>
          </w:rPr>
          <w:t xml:space="preserve">; </w:t>
        </w:r>
        <w:r w:rsidRPr="00C33E1B">
          <w:rPr>
            <w:sz w:val="24"/>
            <w:szCs w:val="24"/>
            <w:rPrChange w:id="2218" w:author="ron gal" w:date="2017-03-04T18:32:00Z">
              <w:rPr>
                <w:rFonts w:ascii="Consolas" w:hAnsi="Consolas" w:cs="Consolas"/>
                <w:color w:val="0000FF"/>
                <w:sz w:val="19"/>
                <w:szCs w:val="19"/>
                <w:highlight w:val="white"/>
              </w:rPr>
            </w:rPrChange>
          </w:rPr>
          <w:t>set; }</w:t>
        </w:r>
      </w:ins>
    </w:p>
    <w:p w:rsidR="00C33E1B" w:rsidRPr="00EA16CA" w:rsidRDefault="00C33E1B">
      <w:pPr>
        <w:rPr>
          <w:ins w:id="2219" w:author="ron gal" w:date="2017-03-04T18:29:00Z"/>
          <w:b/>
          <w:sz w:val="24"/>
          <w:szCs w:val="24"/>
        </w:rPr>
        <w:pPrChange w:id="2220" w:author="ron gal" w:date="2017-03-04T18:31:00Z">
          <w:pPr>
            <w:bidi/>
          </w:pPr>
        </w:pPrChange>
      </w:pPr>
      <w:ins w:id="2221" w:author="ron gal" w:date="2017-03-04T18:31:00Z">
        <w:r w:rsidRPr="00C33E1B">
          <w:rPr>
            <w:sz w:val="24"/>
            <w:szCs w:val="24"/>
            <w:rPrChange w:id="2222" w:author="ron gal" w:date="2017-03-04T18:32:00Z">
              <w:rPr>
                <w:rFonts w:ascii="Consolas" w:hAnsi="Consolas" w:cs="Consolas"/>
                <w:color w:val="0000FF"/>
                <w:sz w:val="19"/>
                <w:szCs w:val="19"/>
                <w:highlight w:val="white"/>
              </w:rPr>
            </w:rPrChange>
          </w:rPr>
          <w:t>public</w:t>
        </w:r>
        <w:r w:rsidRPr="00C33E1B">
          <w:rPr>
            <w:sz w:val="24"/>
            <w:szCs w:val="24"/>
            <w:rPrChange w:id="2223" w:author="ron gal" w:date="2017-03-04T18:32:00Z">
              <w:rPr>
                <w:rFonts w:ascii="Consolas" w:hAnsi="Consolas" w:cs="Consolas"/>
                <w:sz w:val="19"/>
                <w:szCs w:val="19"/>
                <w:highlight w:val="white"/>
              </w:rPr>
            </w:rPrChange>
          </w:rPr>
          <w:t xml:space="preserve"> </w:t>
        </w:r>
        <w:r w:rsidRPr="00C33E1B">
          <w:rPr>
            <w:sz w:val="24"/>
            <w:szCs w:val="24"/>
            <w:rPrChange w:id="2224" w:author="ron gal" w:date="2017-03-04T18:32:00Z">
              <w:rPr>
                <w:rFonts w:ascii="Consolas" w:hAnsi="Consolas" w:cs="Consolas"/>
                <w:color w:val="2B91AF"/>
                <w:sz w:val="19"/>
                <w:szCs w:val="19"/>
                <w:highlight w:val="white"/>
              </w:rPr>
            </w:rPrChange>
          </w:rPr>
          <w:t>DateTime</w:t>
        </w:r>
        <w:r w:rsidRPr="00C33E1B">
          <w:rPr>
            <w:sz w:val="24"/>
            <w:szCs w:val="24"/>
            <w:rPrChange w:id="2225" w:author="ron gal" w:date="2017-03-04T18:32:00Z">
              <w:rPr>
                <w:rFonts w:ascii="Consolas" w:hAnsi="Consolas" w:cs="Consolas"/>
                <w:sz w:val="19"/>
                <w:szCs w:val="19"/>
                <w:highlight w:val="white"/>
              </w:rPr>
            </w:rPrChange>
          </w:rPr>
          <w:t xml:space="preserve"> Date { </w:t>
        </w:r>
        <w:r w:rsidRPr="00C33E1B">
          <w:rPr>
            <w:sz w:val="24"/>
            <w:szCs w:val="24"/>
            <w:rPrChange w:id="2226" w:author="ron gal" w:date="2017-03-04T18:32:00Z">
              <w:rPr>
                <w:rFonts w:ascii="Consolas" w:hAnsi="Consolas" w:cs="Consolas"/>
                <w:color w:val="0000FF"/>
                <w:sz w:val="19"/>
                <w:szCs w:val="19"/>
                <w:highlight w:val="white"/>
              </w:rPr>
            </w:rPrChange>
          </w:rPr>
          <w:t>get</w:t>
        </w:r>
        <w:r w:rsidRPr="00C33E1B">
          <w:rPr>
            <w:sz w:val="24"/>
            <w:szCs w:val="24"/>
            <w:rPrChange w:id="2227" w:author="ron gal" w:date="2017-03-04T18:32:00Z">
              <w:rPr>
                <w:rFonts w:ascii="Consolas" w:hAnsi="Consolas" w:cs="Consolas"/>
                <w:sz w:val="19"/>
                <w:szCs w:val="19"/>
                <w:highlight w:val="white"/>
              </w:rPr>
            </w:rPrChange>
          </w:rPr>
          <w:t xml:space="preserve">; </w:t>
        </w:r>
        <w:r w:rsidRPr="00C33E1B">
          <w:rPr>
            <w:sz w:val="24"/>
            <w:szCs w:val="24"/>
            <w:rPrChange w:id="2228" w:author="ron gal" w:date="2017-03-04T18:32:00Z">
              <w:rPr>
                <w:rFonts w:ascii="Consolas" w:hAnsi="Consolas" w:cs="Consolas"/>
                <w:color w:val="0000FF"/>
                <w:sz w:val="19"/>
                <w:szCs w:val="19"/>
                <w:highlight w:val="white"/>
              </w:rPr>
            </w:rPrChange>
          </w:rPr>
          <w:t>set</w:t>
        </w:r>
        <w:r w:rsidRPr="00C33E1B">
          <w:rPr>
            <w:sz w:val="24"/>
            <w:szCs w:val="24"/>
            <w:rPrChange w:id="2229" w:author="ron gal" w:date="2017-03-04T18:32:00Z">
              <w:rPr>
                <w:rFonts w:ascii="Consolas" w:hAnsi="Consolas" w:cs="Consolas"/>
                <w:sz w:val="19"/>
                <w:szCs w:val="19"/>
                <w:highlight w:val="white"/>
              </w:rPr>
            </w:rPrChange>
          </w:rPr>
          <w:t>; }</w:t>
        </w:r>
      </w:ins>
    </w:p>
    <w:p w:rsidR="00C33E1B" w:rsidRDefault="00C33E1B" w:rsidP="00EA16CA">
      <w:pPr>
        <w:bidi/>
        <w:rPr>
          <w:ins w:id="2230" w:author="ron gal" w:date="2017-03-04T18:31:00Z"/>
          <w:b/>
          <w:sz w:val="24"/>
          <w:szCs w:val="24"/>
          <w:rtl/>
        </w:rPr>
      </w:pPr>
    </w:p>
    <w:p w:rsidR="00EA16CA" w:rsidRPr="00EA16CA" w:rsidRDefault="00EA16CA">
      <w:pPr>
        <w:bidi/>
        <w:rPr>
          <w:ins w:id="2231" w:author="ron gal" w:date="2017-03-04T18:29:00Z"/>
          <w:b/>
          <w:sz w:val="24"/>
          <w:szCs w:val="24"/>
        </w:rPr>
        <w:pPrChange w:id="2232" w:author="ron gal" w:date="2017-03-04T18:31:00Z">
          <w:pPr>
            <w:bidi/>
          </w:pPr>
        </w:pPrChange>
      </w:pPr>
      <w:ins w:id="2233" w:author="ron gal" w:date="2017-03-04T18:29:00Z">
        <w:r w:rsidRPr="00EA16CA">
          <w:rPr>
            <w:b/>
            <w:sz w:val="24"/>
            <w:szCs w:val="24"/>
            <w:rtl/>
          </w:rPr>
          <w:t xml:space="preserve">מחלקת </w:t>
        </w:r>
        <w:r w:rsidRPr="00EA16CA">
          <w:rPr>
            <w:b/>
            <w:sz w:val="24"/>
            <w:szCs w:val="24"/>
          </w:rPr>
          <w:t>PersonLogin</w:t>
        </w:r>
      </w:ins>
    </w:p>
    <w:p w:rsidR="00EA16CA" w:rsidRPr="00EA16CA" w:rsidRDefault="00EA16CA" w:rsidP="00EA16CA">
      <w:pPr>
        <w:bidi/>
        <w:rPr>
          <w:ins w:id="2234" w:author="ron gal" w:date="2017-03-04T18:29:00Z"/>
          <w:b/>
          <w:sz w:val="24"/>
          <w:szCs w:val="24"/>
        </w:rPr>
      </w:pPr>
      <w:ins w:id="2235" w:author="ron gal" w:date="2017-03-04T18:29:00Z">
        <w:r w:rsidRPr="00EA16CA">
          <w:rPr>
            <w:b/>
            <w:sz w:val="24"/>
            <w:szCs w:val="24"/>
            <w:rtl/>
          </w:rPr>
          <w:t xml:space="preserve">מחלקה מייצגת אובייקט מעבר של בקשת הרשמה למערכת. האובייקט אינו מבוסס ישות ממסד הנתונים, ולכן אינו יורש מ- </w:t>
        </w:r>
        <w:r w:rsidRPr="00EA16CA">
          <w:rPr>
            <w:b/>
            <w:sz w:val="24"/>
            <w:szCs w:val="24"/>
          </w:rPr>
          <w:t>Entity</w:t>
        </w:r>
        <w:r w:rsidRPr="00EA16CA">
          <w:rPr>
            <w:b/>
            <w:sz w:val="24"/>
            <w:szCs w:val="24"/>
            <w:rtl/>
          </w:rPr>
          <w:t>. המחלקה בעלת התכונות הבאות:</w:t>
        </w:r>
      </w:ins>
    </w:p>
    <w:p w:rsidR="00EA16CA" w:rsidRPr="00EA16CA" w:rsidRDefault="00EA16CA">
      <w:pPr>
        <w:rPr>
          <w:ins w:id="2236" w:author="ron gal" w:date="2017-03-04T18:29:00Z"/>
          <w:sz w:val="24"/>
          <w:szCs w:val="24"/>
          <w:rPrChange w:id="2237" w:author="ron gal" w:date="2017-03-04T18:30:00Z">
            <w:rPr>
              <w:ins w:id="2238" w:author="ron gal" w:date="2017-03-04T18:29:00Z"/>
              <w:b/>
              <w:sz w:val="24"/>
              <w:szCs w:val="24"/>
            </w:rPr>
          </w:rPrChange>
        </w:rPr>
        <w:pPrChange w:id="2239" w:author="ron gal" w:date="2017-03-04T18:30:00Z">
          <w:pPr>
            <w:bidi/>
          </w:pPr>
        </w:pPrChange>
      </w:pPr>
    </w:p>
    <w:p w:rsidR="00EA16CA" w:rsidRPr="00EA16CA" w:rsidRDefault="00EA16CA">
      <w:pPr>
        <w:rPr>
          <w:ins w:id="2240" w:author="ron gal" w:date="2017-03-04T18:29:00Z"/>
          <w:sz w:val="24"/>
          <w:szCs w:val="24"/>
          <w:rPrChange w:id="2241" w:author="ron gal" w:date="2017-03-04T18:30:00Z">
            <w:rPr>
              <w:ins w:id="2242" w:author="ron gal" w:date="2017-03-04T18:29:00Z"/>
              <w:b/>
              <w:sz w:val="24"/>
              <w:szCs w:val="24"/>
            </w:rPr>
          </w:rPrChange>
        </w:rPr>
        <w:pPrChange w:id="2243" w:author="ron gal" w:date="2017-03-04T18:30:00Z">
          <w:pPr>
            <w:bidi/>
          </w:pPr>
        </w:pPrChange>
      </w:pPr>
      <w:ins w:id="2244" w:author="ron gal" w:date="2017-03-04T18:29:00Z">
        <w:r w:rsidRPr="00EA16CA">
          <w:rPr>
            <w:sz w:val="24"/>
            <w:szCs w:val="24"/>
            <w:rPrChange w:id="2245" w:author="ron gal" w:date="2017-03-04T18:30:00Z">
              <w:rPr>
                <w:b/>
                <w:sz w:val="24"/>
                <w:szCs w:val="24"/>
              </w:rPr>
            </w:rPrChange>
          </w:rPr>
          <w:t>public string Email { get; set; }</w:t>
        </w:r>
      </w:ins>
    </w:p>
    <w:p w:rsidR="00EA16CA" w:rsidRPr="00EA16CA" w:rsidRDefault="00EA16CA">
      <w:pPr>
        <w:rPr>
          <w:ins w:id="2246" w:author="ron gal" w:date="2017-03-04T18:29:00Z"/>
          <w:sz w:val="24"/>
          <w:szCs w:val="24"/>
          <w:rPrChange w:id="2247" w:author="ron gal" w:date="2017-03-04T18:30:00Z">
            <w:rPr>
              <w:ins w:id="2248" w:author="ron gal" w:date="2017-03-04T18:29:00Z"/>
              <w:b/>
              <w:sz w:val="24"/>
              <w:szCs w:val="24"/>
            </w:rPr>
          </w:rPrChange>
        </w:rPr>
        <w:pPrChange w:id="2249" w:author="ron gal" w:date="2017-03-04T18:30:00Z">
          <w:pPr>
            <w:bidi/>
          </w:pPr>
        </w:pPrChange>
      </w:pPr>
      <w:ins w:id="2250" w:author="ron gal" w:date="2017-03-04T18:29:00Z">
        <w:r w:rsidRPr="00EA16CA">
          <w:rPr>
            <w:sz w:val="24"/>
            <w:szCs w:val="24"/>
            <w:rPrChange w:id="2251" w:author="ron gal" w:date="2017-03-04T18:30:00Z">
              <w:rPr>
                <w:b/>
                <w:sz w:val="24"/>
                <w:szCs w:val="24"/>
              </w:rPr>
            </w:rPrChange>
          </w:rPr>
          <w:t>public string Password { get; set; }</w:t>
        </w:r>
      </w:ins>
    </w:p>
    <w:p w:rsidR="00EA16CA" w:rsidRPr="00EA16CA" w:rsidRDefault="00EA16CA">
      <w:pPr>
        <w:rPr>
          <w:ins w:id="2252" w:author="ron gal" w:date="2017-03-04T18:29:00Z"/>
          <w:sz w:val="24"/>
          <w:szCs w:val="24"/>
          <w:rPrChange w:id="2253" w:author="ron gal" w:date="2017-03-04T18:30:00Z">
            <w:rPr>
              <w:ins w:id="2254" w:author="ron gal" w:date="2017-03-04T18:29:00Z"/>
              <w:b/>
              <w:sz w:val="24"/>
              <w:szCs w:val="24"/>
            </w:rPr>
          </w:rPrChange>
        </w:rPr>
        <w:pPrChange w:id="2255" w:author="ron gal" w:date="2017-03-04T18:30:00Z">
          <w:pPr>
            <w:bidi/>
          </w:pPr>
        </w:pPrChange>
      </w:pPr>
      <w:ins w:id="2256" w:author="ron gal" w:date="2017-03-04T18:29:00Z">
        <w:r w:rsidRPr="00EA16CA">
          <w:rPr>
            <w:sz w:val="24"/>
            <w:szCs w:val="24"/>
            <w:rPrChange w:id="2257" w:author="ron gal" w:date="2017-03-04T18:30:00Z">
              <w:rPr>
                <w:b/>
                <w:sz w:val="24"/>
                <w:szCs w:val="24"/>
              </w:rPr>
            </w:rPrChange>
          </w:rPr>
          <w:lastRenderedPageBreak/>
          <w:t>public string FirstName { get; set; }</w:t>
        </w:r>
      </w:ins>
    </w:p>
    <w:p w:rsidR="00EA16CA" w:rsidRPr="00EA16CA" w:rsidRDefault="00EA16CA">
      <w:pPr>
        <w:rPr>
          <w:ins w:id="2258" w:author="ron gal" w:date="2017-03-04T18:29:00Z"/>
          <w:sz w:val="24"/>
          <w:szCs w:val="24"/>
          <w:rPrChange w:id="2259" w:author="ron gal" w:date="2017-03-04T18:30:00Z">
            <w:rPr>
              <w:ins w:id="2260" w:author="ron gal" w:date="2017-03-04T18:29:00Z"/>
              <w:b/>
              <w:sz w:val="24"/>
              <w:szCs w:val="24"/>
            </w:rPr>
          </w:rPrChange>
        </w:rPr>
        <w:pPrChange w:id="2261" w:author="ron gal" w:date="2017-03-04T18:30:00Z">
          <w:pPr>
            <w:bidi/>
          </w:pPr>
        </w:pPrChange>
      </w:pPr>
      <w:ins w:id="2262" w:author="ron gal" w:date="2017-03-04T18:29:00Z">
        <w:r w:rsidRPr="00EA16CA">
          <w:rPr>
            <w:sz w:val="24"/>
            <w:szCs w:val="24"/>
            <w:rPrChange w:id="2263" w:author="ron gal" w:date="2017-03-04T18:30:00Z">
              <w:rPr>
                <w:b/>
                <w:sz w:val="24"/>
                <w:szCs w:val="24"/>
              </w:rPr>
            </w:rPrChange>
          </w:rPr>
          <w:t>public string LastName { get; set; }</w:t>
        </w:r>
      </w:ins>
    </w:p>
    <w:p w:rsidR="00EA16CA" w:rsidRPr="00EA16CA" w:rsidRDefault="00EA16CA">
      <w:pPr>
        <w:rPr>
          <w:ins w:id="2264" w:author="ron gal" w:date="2017-03-04T18:29:00Z"/>
          <w:sz w:val="24"/>
          <w:szCs w:val="24"/>
          <w:rPrChange w:id="2265" w:author="ron gal" w:date="2017-03-04T18:30:00Z">
            <w:rPr>
              <w:ins w:id="2266" w:author="ron gal" w:date="2017-03-04T18:29:00Z"/>
              <w:b/>
              <w:sz w:val="24"/>
              <w:szCs w:val="24"/>
            </w:rPr>
          </w:rPrChange>
        </w:rPr>
        <w:pPrChange w:id="2267" w:author="ron gal" w:date="2017-03-04T18:30:00Z">
          <w:pPr>
            <w:bidi/>
          </w:pPr>
        </w:pPrChange>
      </w:pPr>
      <w:ins w:id="2268" w:author="ron gal" w:date="2017-03-04T18:29:00Z">
        <w:r w:rsidRPr="00EA16CA">
          <w:rPr>
            <w:sz w:val="24"/>
            <w:szCs w:val="24"/>
            <w:rPrChange w:id="2269" w:author="ron gal" w:date="2017-03-04T18:30:00Z">
              <w:rPr>
                <w:b/>
                <w:sz w:val="24"/>
                <w:szCs w:val="24"/>
              </w:rPr>
            </w:rPrChange>
          </w:rPr>
          <w:t>public DateTime BirthDate { get; set; }</w:t>
        </w:r>
      </w:ins>
    </w:p>
    <w:p w:rsidR="00EA16CA" w:rsidRPr="00EA16CA" w:rsidRDefault="00EA16CA">
      <w:pPr>
        <w:rPr>
          <w:ins w:id="2270" w:author="ron gal" w:date="2017-03-04T18:29:00Z"/>
          <w:sz w:val="24"/>
          <w:szCs w:val="24"/>
          <w:rPrChange w:id="2271" w:author="ron gal" w:date="2017-03-04T18:30:00Z">
            <w:rPr>
              <w:ins w:id="2272" w:author="ron gal" w:date="2017-03-04T18:29:00Z"/>
              <w:b/>
              <w:sz w:val="24"/>
              <w:szCs w:val="24"/>
            </w:rPr>
          </w:rPrChange>
        </w:rPr>
        <w:pPrChange w:id="2273" w:author="ron gal" w:date="2017-03-04T18:30:00Z">
          <w:pPr>
            <w:bidi/>
          </w:pPr>
        </w:pPrChange>
      </w:pPr>
      <w:ins w:id="2274" w:author="ron gal" w:date="2017-03-04T18:29:00Z">
        <w:r w:rsidRPr="00EA16CA">
          <w:rPr>
            <w:sz w:val="24"/>
            <w:szCs w:val="24"/>
            <w:rPrChange w:id="2275" w:author="ron gal" w:date="2017-03-04T18:30:00Z">
              <w:rPr>
                <w:b/>
                <w:sz w:val="24"/>
                <w:szCs w:val="24"/>
              </w:rPr>
            </w:rPrChange>
          </w:rPr>
          <w:t>public Address Address { get; set; }</w:t>
        </w:r>
      </w:ins>
    </w:p>
    <w:p w:rsidR="00EA16CA" w:rsidRPr="00EA16CA" w:rsidRDefault="00EA16CA">
      <w:pPr>
        <w:rPr>
          <w:ins w:id="2276" w:author="ron gal" w:date="2017-03-04T18:29:00Z"/>
          <w:sz w:val="24"/>
          <w:szCs w:val="24"/>
          <w:rPrChange w:id="2277" w:author="ron gal" w:date="2017-03-04T18:30:00Z">
            <w:rPr>
              <w:ins w:id="2278" w:author="ron gal" w:date="2017-03-04T18:29:00Z"/>
              <w:b/>
              <w:sz w:val="24"/>
              <w:szCs w:val="24"/>
            </w:rPr>
          </w:rPrChange>
        </w:rPr>
        <w:pPrChange w:id="2279" w:author="ron gal" w:date="2017-03-04T18:30:00Z">
          <w:pPr>
            <w:bidi/>
          </w:pPr>
        </w:pPrChange>
      </w:pPr>
      <w:ins w:id="2280" w:author="ron gal" w:date="2017-03-04T18:29:00Z">
        <w:r w:rsidRPr="00EA16CA">
          <w:rPr>
            <w:sz w:val="24"/>
            <w:szCs w:val="24"/>
            <w:rPrChange w:id="2281" w:author="ron gal" w:date="2017-03-04T18:30:00Z">
              <w:rPr>
                <w:b/>
                <w:sz w:val="24"/>
                <w:szCs w:val="24"/>
              </w:rPr>
            </w:rPrChange>
          </w:rPr>
          <w:t>public string Phone { get; set; }</w:t>
        </w:r>
      </w:ins>
    </w:p>
    <w:p w:rsidR="00EA16CA" w:rsidRPr="00EA16CA" w:rsidRDefault="00EA16CA">
      <w:pPr>
        <w:rPr>
          <w:ins w:id="2282" w:author="ron gal" w:date="2017-03-04T18:29:00Z"/>
          <w:sz w:val="24"/>
          <w:szCs w:val="24"/>
          <w:rPrChange w:id="2283" w:author="ron gal" w:date="2017-03-04T18:30:00Z">
            <w:rPr>
              <w:ins w:id="2284" w:author="ron gal" w:date="2017-03-04T18:29:00Z"/>
              <w:b/>
              <w:sz w:val="24"/>
              <w:szCs w:val="24"/>
            </w:rPr>
          </w:rPrChange>
        </w:rPr>
        <w:pPrChange w:id="2285" w:author="ron gal" w:date="2017-03-04T18:30:00Z">
          <w:pPr>
            <w:bidi/>
          </w:pPr>
        </w:pPrChange>
      </w:pPr>
      <w:ins w:id="2286" w:author="ron gal" w:date="2017-03-04T18:29:00Z">
        <w:r w:rsidRPr="00EA16CA">
          <w:rPr>
            <w:sz w:val="24"/>
            <w:szCs w:val="24"/>
            <w:rPrChange w:id="2287" w:author="ron gal" w:date="2017-03-04T18:30:00Z">
              <w:rPr>
                <w:b/>
                <w:sz w:val="24"/>
                <w:szCs w:val="24"/>
              </w:rPr>
            </w:rPrChange>
          </w:rPr>
          <w:t>public string DoctorCode { get; set; }</w:t>
        </w:r>
      </w:ins>
    </w:p>
    <w:p w:rsidR="00EA16CA" w:rsidRPr="00EA16CA" w:rsidRDefault="00EA16CA" w:rsidP="00EA16CA">
      <w:pPr>
        <w:bidi/>
        <w:rPr>
          <w:ins w:id="2288" w:author="ron gal" w:date="2017-03-04T18:29:00Z"/>
          <w:b/>
          <w:sz w:val="24"/>
          <w:szCs w:val="24"/>
        </w:rPr>
      </w:pPr>
    </w:p>
    <w:p w:rsidR="00EA16CA" w:rsidRPr="00EA16CA" w:rsidRDefault="00EA16CA" w:rsidP="00EA16CA">
      <w:pPr>
        <w:bidi/>
        <w:rPr>
          <w:ins w:id="2289" w:author="ron gal" w:date="2017-03-04T18:29:00Z"/>
          <w:b/>
          <w:sz w:val="24"/>
          <w:szCs w:val="24"/>
        </w:rPr>
      </w:pPr>
      <w:ins w:id="2290" w:author="ron gal" w:date="2017-03-04T18:29:00Z">
        <w:r w:rsidRPr="00EA16CA">
          <w:rPr>
            <w:b/>
            <w:sz w:val="24"/>
            <w:szCs w:val="24"/>
            <w:rtl/>
          </w:rPr>
          <w:t xml:space="preserve">מחלקת </w:t>
        </w:r>
        <w:r w:rsidRPr="00EA16CA">
          <w:rPr>
            <w:b/>
            <w:sz w:val="24"/>
            <w:szCs w:val="24"/>
          </w:rPr>
          <w:t>LoginResponse</w:t>
        </w:r>
      </w:ins>
    </w:p>
    <w:p w:rsidR="00481634" w:rsidDel="00EA16CA" w:rsidRDefault="00EA16CA">
      <w:pPr>
        <w:bidi/>
        <w:rPr>
          <w:del w:id="2291" w:author="ron gal" w:date="2017-03-04T18:29:00Z"/>
        </w:rPr>
        <w:pPrChange w:id="2292" w:author="ron gal" w:date="2017-03-04T18:00:00Z">
          <w:pPr>
            <w:bidi/>
          </w:pPr>
        </w:pPrChange>
      </w:pPr>
      <w:ins w:id="2293" w:author="ron gal" w:date="2017-03-04T18:29:00Z">
        <w:r w:rsidRPr="00EA16CA">
          <w:rPr>
            <w:b/>
            <w:sz w:val="24"/>
            <w:szCs w:val="24"/>
            <w:rtl/>
          </w:rPr>
          <w:t>מחלקה מייצגת אובייקט מעבר של היוזר המחובר למערכת והרשאותיו המתאימות. האובייקט אינו</w:t>
        </w:r>
      </w:ins>
      <w:del w:id="2294" w:author="ron gal" w:date="2017-03-04T18:29:00Z">
        <w:r w:rsidR="00471D70" w:rsidDel="00EA16CA">
          <w:rPr>
            <w:b/>
            <w:sz w:val="24"/>
            <w:szCs w:val="24"/>
            <w:rtl/>
          </w:rPr>
          <w:delText xml:space="preserve">מחלקת </w:delText>
        </w:r>
      </w:del>
      <w:del w:id="2295" w:author="ron gal" w:date="2017-03-04T18:00:00Z">
        <w:r w:rsidR="00471D70" w:rsidDel="00F96EB6">
          <w:rPr>
            <w:b/>
            <w:sz w:val="24"/>
            <w:szCs w:val="24"/>
          </w:rPr>
          <w:delText>Complaint</w:delText>
        </w:r>
      </w:del>
    </w:p>
    <w:p w:rsidR="00481634" w:rsidDel="00EA16CA" w:rsidRDefault="00471D70">
      <w:pPr>
        <w:bidi/>
        <w:rPr>
          <w:del w:id="2296" w:author="ron gal" w:date="2017-03-04T18:29:00Z"/>
        </w:rPr>
        <w:pPrChange w:id="2297" w:author="ron gal" w:date="2017-03-04T18:01:00Z">
          <w:pPr>
            <w:bidi/>
          </w:pPr>
        </w:pPrChange>
      </w:pPr>
      <w:del w:id="2298"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299" w:author="ron gal" w:date="2017-03-04T18:01:00Z">
        <w:r w:rsidDel="00F96EB6">
          <w:rPr>
            <w:sz w:val="24"/>
            <w:szCs w:val="24"/>
            <w:rtl/>
          </w:rPr>
          <w:delText>תלונה</w:delText>
        </w:r>
      </w:del>
      <w:del w:id="2300"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rPr>
          <w:del w:id="2301" w:author="ron gal" w:date="2017-03-04T18:29:00Z"/>
        </w:rPr>
      </w:pPr>
    </w:p>
    <w:p w:rsidR="00481634" w:rsidRPr="00F96EB6" w:rsidDel="00F96EB6" w:rsidRDefault="00471D70">
      <w:pPr>
        <w:rPr>
          <w:del w:id="2302" w:author="ron gal" w:date="2017-03-04T18:01:00Z"/>
          <w:sz w:val="24"/>
          <w:szCs w:val="24"/>
          <w:rPrChange w:id="2303" w:author="ron gal" w:date="2017-03-04T18:01:00Z">
            <w:rPr>
              <w:del w:id="2304" w:author="ron gal" w:date="2017-03-04T18:01:00Z"/>
            </w:rPr>
          </w:rPrChange>
        </w:rPr>
      </w:pPr>
      <w:del w:id="2305" w:author="ron gal" w:date="2017-03-04T18:01:00Z">
        <w:r w:rsidDel="00F96EB6">
          <w:rPr>
            <w:sz w:val="24"/>
            <w:szCs w:val="24"/>
          </w:rPr>
          <w:delText>public virtual string Description { get; set; }</w:delText>
        </w:r>
      </w:del>
    </w:p>
    <w:p w:rsidR="00481634" w:rsidRPr="00F96EB6" w:rsidDel="00F96EB6" w:rsidRDefault="00471D70">
      <w:pPr>
        <w:rPr>
          <w:del w:id="2306" w:author="ron gal" w:date="2017-03-04T18:01:00Z"/>
          <w:sz w:val="24"/>
          <w:szCs w:val="24"/>
          <w:rPrChange w:id="2307" w:author="ron gal" w:date="2017-03-04T18:01:00Z">
            <w:rPr>
              <w:del w:id="2308" w:author="ron gal" w:date="2017-03-04T18:01:00Z"/>
            </w:rPr>
          </w:rPrChange>
        </w:rPr>
      </w:pPr>
      <w:del w:id="2309" w:author="ron gal" w:date="2017-03-04T18:01:00Z">
        <w:r w:rsidDel="00F96EB6">
          <w:rPr>
            <w:sz w:val="24"/>
            <w:szCs w:val="24"/>
          </w:rPr>
          <w:delText xml:space="preserve">   </w:delText>
        </w:r>
      </w:del>
    </w:p>
    <w:p w:rsidR="00481634" w:rsidRPr="00F96EB6" w:rsidDel="00F96EB6" w:rsidRDefault="00471D70">
      <w:pPr>
        <w:rPr>
          <w:del w:id="2310" w:author="ron gal" w:date="2017-03-04T18:01:00Z"/>
          <w:sz w:val="24"/>
          <w:szCs w:val="24"/>
          <w:rPrChange w:id="2311" w:author="ron gal" w:date="2017-03-04T18:01:00Z">
            <w:rPr>
              <w:del w:id="2312" w:author="ron gal" w:date="2017-03-04T18:01:00Z"/>
            </w:rPr>
          </w:rPrChange>
        </w:rPr>
      </w:pPr>
      <w:del w:id="2313" w:author="ron gal" w:date="2017-03-04T18:01:00Z">
        <w:r w:rsidDel="00F96EB6">
          <w:rPr>
            <w:sz w:val="24"/>
            <w:szCs w:val="24"/>
          </w:rPr>
          <w:delText>public virtual int Type { get; set; }</w:delText>
        </w:r>
        <w:r w:rsidDel="00F96EB6">
          <w:rPr>
            <w:sz w:val="24"/>
            <w:szCs w:val="24"/>
          </w:rPr>
          <w:tab/>
        </w:r>
      </w:del>
    </w:p>
    <w:p w:rsidR="00481634" w:rsidRPr="00F96EB6" w:rsidDel="00F96EB6" w:rsidRDefault="00471D70">
      <w:pPr>
        <w:rPr>
          <w:del w:id="2314" w:author="ron gal" w:date="2017-03-04T18:01:00Z"/>
          <w:sz w:val="24"/>
          <w:szCs w:val="24"/>
          <w:rPrChange w:id="2315" w:author="ron gal" w:date="2017-03-04T18:01:00Z">
            <w:rPr>
              <w:del w:id="2316" w:author="ron gal" w:date="2017-03-04T18:01:00Z"/>
            </w:rPr>
          </w:rPrChange>
        </w:rPr>
      </w:pPr>
      <w:del w:id="2317" w:author="ron gal" w:date="2017-03-04T18:01:00Z">
        <w:r w:rsidDel="00F96EB6">
          <w:rPr>
            <w:sz w:val="24"/>
            <w:szCs w:val="24"/>
          </w:rPr>
          <w:tab/>
          <w:delText xml:space="preserve">    </w:delText>
        </w:r>
      </w:del>
    </w:p>
    <w:p w:rsidR="00481634" w:rsidRPr="00F96EB6" w:rsidDel="00F96EB6" w:rsidRDefault="00471D70">
      <w:pPr>
        <w:rPr>
          <w:del w:id="2318" w:author="ron gal" w:date="2017-03-04T18:01:00Z"/>
          <w:sz w:val="24"/>
          <w:szCs w:val="24"/>
          <w:rPrChange w:id="2319" w:author="ron gal" w:date="2017-03-04T18:01:00Z">
            <w:rPr>
              <w:del w:id="2320" w:author="ron gal" w:date="2017-03-04T18:01:00Z"/>
            </w:rPr>
          </w:rPrChange>
        </w:rPr>
      </w:pPr>
      <w:del w:id="2321" w:author="ron gal" w:date="2017-03-04T18:01:00Z">
        <w:r w:rsidDel="00F96EB6">
          <w:rPr>
            <w:sz w:val="24"/>
            <w:szCs w:val="24"/>
          </w:rPr>
          <w:delText>public virtual Customer OffendingCustomer { get; set; }</w:delText>
        </w:r>
      </w:del>
    </w:p>
    <w:p w:rsidR="00481634" w:rsidRPr="00F96EB6" w:rsidDel="00F96EB6" w:rsidRDefault="00481634">
      <w:pPr>
        <w:rPr>
          <w:del w:id="2322" w:author="ron gal" w:date="2017-03-04T18:01:00Z"/>
          <w:sz w:val="24"/>
          <w:szCs w:val="24"/>
          <w:rPrChange w:id="2323" w:author="ron gal" w:date="2017-03-04T18:01:00Z">
            <w:rPr>
              <w:del w:id="2324" w:author="ron gal" w:date="2017-03-04T18:01:00Z"/>
            </w:rPr>
          </w:rPrChange>
        </w:rPr>
      </w:pPr>
    </w:p>
    <w:p w:rsidR="00481634" w:rsidRPr="00F96EB6" w:rsidDel="00F96EB6" w:rsidRDefault="00471D70">
      <w:pPr>
        <w:rPr>
          <w:del w:id="2325" w:author="ron gal" w:date="2017-03-04T18:01:00Z"/>
          <w:sz w:val="24"/>
          <w:szCs w:val="24"/>
          <w:rPrChange w:id="2326" w:author="ron gal" w:date="2017-03-04T18:01:00Z">
            <w:rPr>
              <w:del w:id="2327" w:author="ron gal" w:date="2017-03-04T18:01:00Z"/>
            </w:rPr>
          </w:rPrChange>
        </w:rPr>
      </w:pPr>
      <w:del w:id="2328" w:author="ron gal" w:date="2017-03-04T18:01:00Z">
        <w:r w:rsidDel="00F96EB6">
          <w:rPr>
            <w:sz w:val="24"/>
            <w:szCs w:val="24"/>
          </w:rPr>
          <w:delText>public virtual Customer OffendedCustomer { get; set; }</w:delText>
        </w:r>
      </w:del>
    </w:p>
    <w:p w:rsidR="00481634" w:rsidRPr="00F96EB6" w:rsidDel="00EA16CA" w:rsidRDefault="00481634">
      <w:pPr>
        <w:rPr>
          <w:del w:id="2329" w:author="ron gal" w:date="2017-03-04T18:29:00Z"/>
          <w:sz w:val="24"/>
          <w:szCs w:val="24"/>
          <w:rPrChange w:id="2330" w:author="ron gal" w:date="2017-03-04T18:01:00Z">
            <w:rPr>
              <w:del w:id="2331" w:author="ron gal" w:date="2017-03-04T18:29:00Z"/>
            </w:rPr>
          </w:rPrChange>
        </w:rPr>
        <w:pPrChange w:id="2332" w:author="ron gal" w:date="2017-03-04T18:01:00Z">
          <w:pPr>
            <w:bidi/>
          </w:pPr>
        </w:pPrChange>
      </w:pPr>
    </w:p>
    <w:p w:rsidR="00481634" w:rsidDel="00EA16CA" w:rsidRDefault="00471D70" w:rsidP="008B3F0E">
      <w:pPr>
        <w:bidi/>
        <w:rPr>
          <w:del w:id="2333" w:author="ron gal" w:date="2017-03-04T18:29:00Z"/>
          <w:rtl/>
        </w:rPr>
      </w:pPr>
      <w:del w:id="2334" w:author="ron gal" w:date="2017-03-04T18:29:00Z">
        <w:r w:rsidDel="00EA16CA">
          <w:rPr>
            <w:b/>
            <w:sz w:val="24"/>
            <w:szCs w:val="24"/>
            <w:rtl/>
          </w:rPr>
          <w:delText xml:space="preserve">מחלקת </w:delText>
        </w:r>
      </w:del>
      <w:del w:id="2335" w:author="ron gal" w:date="2017-03-04T18:01:00Z">
        <w:r w:rsidDel="008B3F0E">
          <w:rPr>
            <w:b/>
            <w:sz w:val="24"/>
            <w:szCs w:val="24"/>
          </w:rPr>
          <w:delText>Employee</w:delText>
        </w:r>
      </w:del>
    </w:p>
    <w:p w:rsidR="00481634" w:rsidDel="00EA16CA" w:rsidRDefault="00471D70">
      <w:pPr>
        <w:bidi/>
        <w:rPr>
          <w:del w:id="2336" w:author="ron gal" w:date="2017-03-04T18:29:00Z"/>
        </w:rPr>
        <w:pPrChange w:id="2337" w:author="ron gal" w:date="2017-03-04T18:01:00Z">
          <w:pPr>
            <w:bidi/>
          </w:pPr>
        </w:pPrChange>
      </w:pPr>
      <w:del w:id="2338"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339" w:author="ron gal" w:date="2017-03-04T18:01:00Z">
        <w:r w:rsidDel="008B3F0E">
          <w:rPr>
            <w:sz w:val="24"/>
            <w:szCs w:val="24"/>
            <w:rtl/>
          </w:rPr>
          <w:delText>עובד</w:delText>
        </w:r>
      </w:del>
      <w:del w:id="2340"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2341" w:author="ron gal" w:date="2017-03-04T18:29:00Z"/>
        </w:rPr>
      </w:pPr>
    </w:p>
    <w:p w:rsidR="00481634" w:rsidDel="008B3F0E" w:rsidRDefault="00471D70">
      <w:pPr>
        <w:rPr>
          <w:del w:id="2342" w:author="ron gal" w:date="2017-03-04T18:02:00Z"/>
        </w:rPr>
      </w:pPr>
      <w:del w:id="2343" w:author="ron gal" w:date="2017-03-04T18:02:00Z">
        <w:r w:rsidRPr="008B3F0E" w:rsidDel="008B3F0E">
          <w:rPr>
            <w:rPrChange w:id="2344" w:author="ron gal" w:date="2017-03-04T18:02:00Z">
              <w:rPr>
                <w:sz w:val="24"/>
                <w:szCs w:val="24"/>
              </w:rPr>
            </w:rPrChange>
          </w:rPr>
          <w:delText>public virtual string Username { get; set; }</w:delText>
        </w:r>
      </w:del>
    </w:p>
    <w:p w:rsidR="00481634" w:rsidDel="008B3F0E" w:rsidRDefault="00481634">
      <w:pPr>
        <w:rPr>
          <w:del w:id="2345" w:author="ron gal" w:date="2017-03-04T18:02:00Z"/>
        </w:rPr>
      </w:pPr>
    </w:p>
    <w:p w:rsidR="00481634" w:rsidDel="008B3F0E" w:rsidRDefault="00471D70">
      <w:pPr>
        <w:rPr>
          <w:del w:id="2346" w:author="ron gal" w:date="2017-03-04T18:02:00Z"/>
        </w:rPr>
      </w:pPr>
      <w:del w:id="2347" w:author="ron gal" w:date="2017-03-04T18:02:00Z">
        <w:r w:rsidRPr="008B3F0E" w:rsidDel="008B3F0E">
          <w:rPr>
            <w:rPrChange w:id="2348" w:author="ron gal" w:date="2017-03-04T18:02:00Z">
              <w:rPr>
                <w:sz w:val="24"/>
                <w:szCs w:val="24"/>
              </w:rPr>
            </w:rPrChange>
          </w:rPr>
          <w:delText>public virtual string Password { get; set; }</w:delText>
        </w:r>
      </w:del>
    </w:p>
    <w:p w:rsidR="00481634" w:rsidDel="008B3F0E" w:rsidRDefault="00481634">
      <w:pPr>
        <w:rPr>
          <w:del w:id="2349" w:author="ron gal" w:date="2017-03-04T18:02:00Z"/>
        </w:rPr>
      </w:pPr>
    </w:p>
    <w:p w:rsidR="00481634" w:rsidDel="008B3F0E" w:rsidRDefault="00471D70">
      <w:pPr>
        <w:rPr>
          <w:del w:id="2350" w:author="ron gal" w:date="2017-03-04T18:02:00Z"/>
        </w:rPr>
      </w:pPr>
      <w:del w:id="2351" w:author="ron gal" w:date="2017-03-04T18:02:00Z">
        <w:r w:rsidRPr="008B3F0E" w:rsidDel="008B3F0E">
          <w:rPr>
            <w:rPrChange w:id="2352" w:author="ron gal" w:date="2017-03-04T18:02:00Z">
              <w:rPr>
                <w:sz w:val="24"/>
                <w:szCs w:val="24"/>
              </w:rPr>
            </w:rPrChange>
          </w:rPr>
          <w:delText>public virtual string FirstName { get; set; }</w:delText>
        </w:r>
      </w:del>
    </w:p>
    <w:p w:rsidR="00481634" w:rsidDel="008B3F0E" w:rsidRDefault="00481634">
      <w:pPr>
        <w:rPr>
          <w:del w:id="2353" w:author="ron gal" w:date="2017-03-04T18:02:00Z"/>
        </w:rPr>
      </w:pPr>
    </w:p>
    <w:p w:rsidR="00481634" w:rsidDel="008B3F0E" w:rsidRDefault="00471D70">
      <w:pPr>
        <w:rPr>
          <w:del w:id="2354" w:author="ron gal" w:date="2017-03-04T18:02:00Z"/>
        </w:rPr>
      </w:pPr>
      <w:del w:id="2355" w:author="ron gal" w:date="2017-03-04T18:02:00Z">
        <w:r w:rsidRPr="008B3F0E" w:rsidDel="008B3F0E">
          <w:rPr>
            <w:rPrChange w:id="2356" w:author="ron gal" w:date="2017-03-04T18:02:00Z">
              <w:rPr>
                <w:sz w:val="24"/>
                <w:szCs w:val="24"/>
              </w:rPr>
            </w:rPrChange>
          </w:rPr>
          <w:delText>public virtual string LastName { get; set; }</w:delText>
        </w:r>
      </w:del>
    </w:p>
    <w:p w:rsidR="00481634" w:rsidDel="008B3F0E" w:rsidRDefault="00481634">
      <w:pPr>
        <w:rPr>
          <w:del w:id="2357" w:author="ron gal" w:date="2017-03-04T18:02:00Z"/>
        </w:rPr>
      </w:pPr>
    </w:p>
    <w:p w:rsidR="00481634" w:rsidDel="008B3F0E" w:rsidRDefault="00471D70">
      <w:pPr>
        <w:rPr>
          <w:del w:id="2358" w:author="ron gal" w:date="2017-03-04T18:02:00Z"/>
        </w:rPr>
      </w:pPr>
      <w:del w:id="2359" w:author="ron gal" w:date="2017-03-04T18:02:00Z">
        <w:r w:rsidRPr="008B3F0E" w:rsidDel="008B3F0E">
          <w:rPr>
            <w:rPrChange w:id="2360" w:author="ron gal" w:date="2017-03-04T18:02:00Z">
              <w:rPr>
                <w:sz w:val="24"/>
                <w:szCs w:val="24"/>
              </w:rPr>
            </w:rPrChange>
          </w:rPr>
          <w:delText>public virtual int Salary { get; set; }</w:delText>
        </w:r>
      </w:del>
    </w:p>
    <w:p w:rsidR="00481634" w:rsidDel="008B3F0E" w:rsidRDefault="00481634">
      <w:pPr>
        <w:rPr>
          <w:del w:id="2361" w:author="ron gal" w:date="2017-03-04T18:02:00Z"/>
        </w:rPr>
      </w:pPr>
    </w:p>
    <w:p w:rsidR="00481634" w:rsidDel="008B3F0E" w:rsidRDefault="00471D70">
      <w:pPr>
        <w:rPr>
          <w:del w:id="2362" w:author="ron gal" w:date="2017-03-04T18:02:00Z"/>
        </w:rPr>
      </w:pPr>
      <w:del w:id="2363" w:author="ron gal" w:date="2017-03-04T18:02:00Z">
        <w:r w:rsidRPr="008B3F0E" w:rsidDel="008B3F0E">
          <w:rPr>
            <w:rPrChange w:id="2364" w:author="ron gal" w:date="2017-03-04T18:02:00Z">
              <w:rPr>
                <w:sz w:val="24"/>
                <w:szCs w:val="24"/>
              </w:rPr>
            </w:rPrChange>
          </w:rPr>
          <w:delText>public virtual string Email { get; set; }</w:delText>
        </w:r>
      </w:del>
    </w:p>
    <w:p w:rsidR="008B3F0E" w:rsidDel="00EA16CA" w:rsidRDefault="008B3F0E">
      <w:pPr>
        <w:rPr>
          <w:del w:id="2365" w:author="ron gal" w:date="2017-03-04T18:29:00Z"/>
        </w:rPr>
        <w:pPrChange w:id="2366" w:author="ron gal" w:date="2017-03-04T18:02:00Z">
          <w:pPr>
            <w:bidi/>
          </w:pPr>
        </w:pPrChange>
      </w:pPr>
    </w:p>
    <w:p w:rsidR="00481634" w:rsidDel="00EA16CA" w:rsidRDefault="00471D70" w:rsidP="008B3F0E">
      <w:pPr>
        <w:bidi/>
        <w:rPr>
          <w:del w:id="2367" w:author="ron gal" w:date="2017-03-04T18:29:00Z"/>
        </w:rPr>
      </w:pPr>
      <w:del w:id="2368" w:author="ron gal" w:date="2017-03-04T18:29:00Z">
        <w:r w:rsidDel="00EA16CA">
          <w:rPr>
            <w:b/>
            <w:sz w:val="24"/>
            <w:szCs w:val="24"/>
            <w:rtl/>
          </w:rPr>
          <w:delText xml:space="preserve">מחלקת </w:delText>
        </w:r>
      </w:del>
      <w:del w:id="2369" w:author="ron gal" w:date="2017-03-04T18:03:00Z">
        <w:r w:rsidDel="008B3F0E">
          <w:rPr>
            <w:b/>
            <w:sz w:val="24"/>
            <w:szCs w:val="24"/>
          </w:rPr>
          <w:delText>Field</w:delText>
        </w:r>
      </w:del>
    </w:p>
    <w:p w:rsidR="00481634" w:rsidDel="00EA16CA" w:rsidRDefault="00471D70">
      <w:pPr>
        <w:bidi/>
        <w:rPr>
          <w:del w:id="2370" w:author="ron gal" w:date="2017-03-04T18:29:00Z"/>
        </w:rPr>
        <w:pPrChange w:id="2371" w:author="ron gal" w:date="2017-03-04T18:03:00Z">
          <w:pPr>
            <w:bidi/>
          </w:pPr>
        </w:pPrChange>
      </w:pPr>
      <w:del w:id="2372"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373" w:author="ron gal" w:date="2017-03-04T18:03:00Z">
        <w:r w:rsidDel="008B3F0E">
          <w:rPr>
            <w:sz w:val="24"/>
            <w:szCs w:val="24"/>
            <w:rtl/>
          </w:rPr>
          <w:delText>מגרש</w:delText>
        </w:r>
      </w:del>
      <w:del w:id="2374"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2375" w:author="ron gal" w:date="2017-03-04T18:29:00Z"/>
        </w:rPr>
      </w:pPr>
    </w:p>
    <w:p w:rsidR="00481634" w:rsidDel="008B3F0E" w:rsidRDefault="00471D70">
      <w:pPr>
        <w:rPr>
          <w:del w:id="2376" w:author="ron gal" w:date="2017-03-04T18:03:00Z"/>
        </w:rPr>
      </w:pPr>
      <w:del w:id="2377" w:author="ron gal" w:date="2017-03-04T18:03:00Z">
        <w:r w:rsidRPr="008B3F0E" w:rsidDel="008B3F0E">
          <w:rPr>
            <w:rPrChange w:id="2378" w:author="ron gal" w:date="2017-03-04T18:03:00Z">
              <w:rPr>
                <w:sz w:val="24"/>
                <w:szCs w:val="24"/>
              </w:rPr>
            </w:rPrChange>
          </w:rPr>
          <w:delText>public virtual int Name { get; set; }</w:delText>
        </w:r>
      </w:del>
    </w:p>
    <w:p w:rsidR="00481634" w:rsidDel="008B3F0E" w:rsidRDefault="00481634">
      <w:pPr>
        <w:rPr>
          <w:del w:id="2379" w:author="ron gal" w:date="2017-03-04T18:03:00Z"/>
        </w:rPr>
      </w:pPr>
    </w:p>
    <w:p w:rsidR="00481634" w:rsidDel="008B3F0E" w:rsidRDefault="00471D70">
      <w:pPr>
        <w:rPr>
          <w:del w:id="2380" w:author="ron gal" w:date="2017-03-04T18:03:00Z"/>
        </w:rPr>
      </w:pPr>
      <w:del w:id="2381" w:author="ron gal" w:date="2017-03-04T18:03:00Z">
        <w:r w:rsidRPr="008B3F0E" w:rsidDel="008B3F0E">
          <w:rPr>
            <w:rPrChange w:id="2382" w:author="ron gal" w:date="2017-03-04T18:03:00Z">
              <w:rPr>
                <w:sz w:val="24"/>
                <w:szCs w:val="24"/>
              </w:rPr>
            </w:rPrChange>
          </w:rPr>
          <w:delText>public virtual int Type { get; set; }</w:delText>
        </w:r>
      </w:del>
    </w:p>
    <w:p w:rsidR="00481634" w:rsidDel="008B3F0E" w:rsidRDefault="00481634">
      <w:pPr>
        <w:rPr>
          <w:del w:id="2383" w:author="ron gal" w:date="2017-03-04T18:03:00Z"/>
        </w:rPr>
      </w:pPr>
    </w:p>
    <w:p w:rsidR="00481634" w:rsidDel="008B3F0E" w:rsidRDefault="00471D70">
      <w:pPr>
        <w:rPr>
          <w:del w:id="2384" w:author="ron gal" w:date="2017-03-04T18:03:00Z"/>
        </w:rPr>
      </w:pPr>
      <w:del w:id="2385" w:author="ron gal" w:date="2017-03-04T18:03:00Z">
        <w:r w:rsidRPr="008B3F0E" w:rsidDel="008B3F0E">
          <w:rPr>
            <w:rPrChange w:id="2386" w:author="ron gal" w:date="2017-03-04T18:03:00Z">
              <w:rPr>
                <w:sz w:val="24"/>
                <w:szCs w:val="24"/>
              </w:rPr>
            </w:rPrChange>
          </w:rPr>
          <w:delText>public virtual int Size { get; set; }</w:delText>
        </w:r>
      </w:del>
    </w:p>
    <w:p w:rsidR="00481634" w:rsidDel="008B3F0E" w:rsidRDefault="00481634">
      <w:pPr>
        <w:rPr>
          <w:del w:id="2387" w:author="ron gal" w:date="2017-03-04T18:03:00Z"/>
        </w:rPr>
        <w:pPrChange w:id="2388" w:author="ron gal" w:date="2017-03-04T18:03:00Z">
          <w:pPr>
            <w:bidi/>
          </w:pPr>
        </w:pPrChange>
      </w:pPr>
    </w:p>
    <w:p w:rsidR="00481634" w:rsidDel="00EA16CA" w:rsidRDefault="00481634">
      <w:pPr>
        <w:rPr>
          <w:del w:id="2389" w:author="ron gal" w:date="2017-03-04T18:29:00Z"/>
        </w:rPr>
        <w:pPrChange w:id="2390" w:author="ron gal" w:date="2017-03-04T18:03:00Z">
          <w:pPr>
            <w:bidi/>
          </w:pPr>
        </w:pPrChange>
      </w:pPr>
    </w:p>
    <w:p w:rsidR="00481634" w:rsidDel="00EA16CA" w:rsidRDefault="00481634">
      <w:pPr>
        <w:bidi/>
        <w:rPr>
          <w:del w:id="2391" w:author="ron gal" w:date="2017-03-04T18:29:00Z"/>
        </w:rPr>
      </w:pPr>
    </w:p>
    <w:p w:rsidR="00481634" w:rsidDel="00EA16CA" w:rsidRDefault="00471D70" w:rsidP="008B3F0E">
      <w:pPr>
        <w:bidi/>
        <w:rPr>
          <w:del w:id="2392" w:author="ron gal" w:date="2017-03-04T18:29:00Z"/>
        </w:rPr>
      </w:pPr>
      <w:del w:id="2393" w:author="ron gal" w:date="2017-03-04T18:29:00Z">
        <w:r w:rsidDel="00EA16CA">
          <w:rPr>
            <w:b/>
            <w:sz w:val="24"/>
            <w:szCs w:val="24"/>
            <w:rtl/>
          </w:rPr>
          <w:delText xml:space="preserve">מחלקת </w:delText>
        </w:r>
      </w:del>
      <w:del w:id="2394" w:author="ron gal" w:date="2017-03-04T18:03:00Z">
        <w:r w:rsidDel="008B3F0E">
          <w:rPr>
            <w:b/>
            <w:sz w:val="24"/>
            <w:szCs w:val="24"/>
          </w:rPr>
          <w:delText>Order</w:delText>
        </w:r>
      </w:del>
    </w:p>
    <w:p w:rsidR="00481634" w:rsidDel="00EA16CA" w:rsidRDefault="00471D70">
      <w:pPr>
        <w:bidi/>
        <w:rPr>
          <w:del w:id="2395" w:author="ron gal" w:date="2017-03-04T18:29:00Z"/>
        </w:rPr>
        <w:pPrChange w:id="2396" w:author="ron gal" w:date="2017-03-04T18:05:00Z">
          <w:pPr>
            <w:bidi/>
          </w:pPr>
        </w:pPrChange>
      </w:pPr>
      <w:del w:id="2397" w:author="ron gal" w:date="2017-03-04T18:29:00Z">
        <w:r w:rsidDel="00EA16CA">
          <w:rPr>
            <w:sz w:val="24"/>
            <w:szCs w:val="24"/>
            <w:rtl/>
          </w:rPr>
          <w:delText xml:space="preserve">מחלקה זו יורשת ממחלקת </w:delText>
        </w:r>
      </w:del>
      <w:del w:id="2398" w:author="ron gal" w:date="2017-03-04T18:03:00Z">
        <w:r w:rsidDel="008B3F0E">
          <w:rPr>
            <w:sz w:val="24"/>
            <w:szCs w:val="24"/>
          </w:rPr>
          <w:delText>Entity</w:delText>
        </w:r>
        <w:r w:rsidDel="008B3F0E">
          <w:rPr>
            <w:sz w:val="24"/>
            <w:szCs w:val="24"/>
            <w:rtl/>
          </w:rPr>
          <w:delText xml:space="preserve"> </w:delText>
        </w:r>
      </w:del>
      <w:del w:id="2399" w:author="ron gal" w:date="2017-03-04T18:29:00Z">
        <w:r w:rsidDel="00EA16CA">
          <w:rPr>
            <w:sz w:val="24"/>
            <w:szCs w:val="24"/>
            <w:rtl/>
          </w:rPr>
          <w:delText xml:space="preserve">ומייצגת אובייקט מעבר של </w:delText>
        </w:r>
      </w:del>
      <w:del w:id="2400" w:author="ron gal" w:date="2017-03-04T18:05:00Z">
        <w:r w:rsidDel="008B3F0E">
          <w:rPr>
            <w:sz w:val="24"/>
            <w:szCs w:val="24"/>
            <w:rtl/>
          </w:rPr>
          <w:delText>הזמנה</w:delText>
        </w:r>
      </w:del>
      <w:del w:id="2401" w:author="ron gal" w:date="2017-03-04T18:29:00Z">
        <w:r w:rsidDel="00EA16CA">
          <w:rPr>
            <w:sz w:val="24"/>
            <w:szCs w:val="24"/>
            <w:rtl/>
          </w:rPr>
          <w:delText xml:space="preserve">. המחלקה </w:delText>
        </w:r>
      </w:del>
      <w:del w:id="2402" w:author="ron gal" w:date="2017-03-04T18:04:00Z">
        <w:r w:rsidDel="008B3F0E">
          <w:rPr>
            <w:sz w:val="24"/>
            <w:szCs w:val="24"/>
            <w:rtl/>
          </w:rPr>
          <w:delText xml:space="preserve">מממשת את המתודה המופשטת </w:delText>
        </w:r>
        <w:r w:rsidDel="008B3F0E">
          <w:rPr>
            <w:sz w:val="24"/>
            <w:szCs w:val="24"/>
          </w:rPr>
          <w:delText>Initialize</w:delText>
        </w:r>
        <w:r w:rsidDel="008B3F0E">
          <w:rPr>
            <w:sz w:val="24"/>
            <w:szCs w:val="24"/>
            <w:rtl/>
          </w:rPr>
          <w:delText xml:space="preserve"> של </w:delText>
        </w:r>
        <w:r w:rsidDel="008B3F0E">
          <w:rPr>
            <w:sz w:val="24"/>
            <w:szCs w:val="24"/>
          </w:rPr>
          <w:delText>Entity</w:delText>
        </w:r>
        <w:r w:rsidDel="008B3F0E">
          <w:rPr>
            <w:sz w:val="24"/>
            <w:szCs w:val="24"/>
            <w:rtl/>
          </w:rPr>
          <w:delText xml:space="preserve"> ו</w:delText>
        </w:r>
      </w:del>
      <w:del w:id="2403" w:author="ron gal" w:date="2017-03-04T18:29:00Z">
        <w:r w:rsidDel="00EA16CA">
          <w:rPr>
            <w:sz w:val="24"/>
            <w:szCs w:val="24"/>
            <w:rtl/>
          </w:rPr>
          <w:delText>היא בעלת התכונות הבאות:</w:delText>
        </w:r>
      </w:del>
    </w:p>
    <w:p w:rsidR="00481634" w:rsidDel="00EA16CA" w:rsidRDefault="00481634">
      <w:pPr>
        <w:bidi/>
        <w:rPr>
          <w:del w:id="2404" w:author="ron gal" w:date="2017-03-04T18:29:00Z"/>
        </w:rPr>
      </w:pPr>
    </w:p>
    <w:p w:rsidR="00481634" w:rsidDel="008B3F0E" w:rsidRDefault="00471D70">
      <w:pPr>
        <w:rPr>
          <w:del w:id="2405" w:author="ron gal" w:date="2017-03-04T18:04:00Z"/>
        </w:rPr>
      </w:pPr>
      <w:del w:id="2406" w:author="ron gal" w:date="2017-03-04T18:04:00Z">
        <w:r w:rsidRPr="008B3F0E" w:rsidDel="008B3F0E">
          <w:rPr>
            <w:rPrChange w:id="2407" w:author="ron gal" w:date="2017-03-04T18:04:00Z">
              <w:rPr>
                <w:sz w:val="24"/>
                <w:szCs w:val="24"/>
              </w:rPr>
            </w:rPrChange>
          </w:rPr>
          <w:delText>public virtual long StartDate { get; set; }</w:delText>
        </w:r>
      </w:del>
    </w:p>
    <w:p w:rsidR="00481634" w:rsidDel="008B3F0E" w:rsidRDefault="00481634">
      <w:pPr>
        <w:rPr>
          <w:del w:id="2408" w:author="ron gal" w:date="2017-03-04T18:04:00Z"/>
        </w:rPr>
      </w:pPr>
    </w:p>
    <w:p w:rsidR="00481634" w:rsidDel="008B3F0E" w:rsidRDefault="00471D70">
      <w:pPr>
        <w:rPr>
          <w:del w:id="2409" w:author="ron gal" w:date="2017-03-04T18:04:00Z"/>
        </w:rPr>
      </w:pPr>
      <w:del w:id="2410" w:author="ron gal" w:date="2017-03-04T18:04:00Z">
        <w:r w:rsidRPr="008B3F0E" w:rsidDel="008B3F0E">
          <w:rPr>
            <w:rPrChange w:id="2411" w:author="ron gal" w:date="2017-03-04T18:04:00Z">
              <w:rPr>
                <w:sz w:val="24"/>
                <w:szCs w:val="24"/>
              </w:rPr>
            </w:rPrChange>
          </w:rPr>
          <w:delText>public virtual Customer Owner { get; set; }</w:delText>
        </w:r>
      </w:del>
    </w:p>
    <w:p w:rsidR="00481634" w:rsidDel="008B3F0E" w:rsidRDefault="00481634">
      <w:pPr>
        <w:rPr>
          <w:del w:id="2412" w:author="ron gal" w:date="2017-03-04T18:04:00Z"/>
        </w:rPr>
      </w:pPr>
    </w:p>
    <w:p w:rsidR="00481634" w:rsidDel="008B3F0E" w:rsidRDefault="00471D70">
      <w:pPr>
        <w:rPr>
          <w:del w:id="2413" w:author="ron gal" w:date="2017-03-04T18:04:00Z"/>
        </w:rPr>
      </w:pPr>
      <w:del w:id="2414" w:author="ron gal" w:date="2017-03-04T18:04:00Z">
        <w:r w:rsidRPr="008B3F0E" w:rsidDel="008B3F0E">
          <w:rPr>
            <w:rPrChange w:id="2415" w:author="ron gal" w:date="2017-03-04T18:04:00Z">
              <w:rPr>
                <w:sz w:val="24"/>
                <w:szCs w:val="24"/>
              </w:rPr>
            </w:rPrChange>
          </w:rPr>
          <w:delText>public virtual int PlayersNumber { get; set; }</w:delText>
        </w:r>
      </w:del>
    </w:p>
    <w:p w:rsidR="00481634" w:rsidDel="008B3F0E" w:rsidRDefault="00481634">
      <w:pPr>
        <w:rPr>
          <w:del w:id="2416" w:author="ron gal" w:date="2017-03-04T18:04:00Z"/>
        </w:rPr>
      </w:pPr>
    </w:p>
    <w:p w:rsidR="00481634" w:rsidDel="008B3F0E" w:rsidRDefault="00471D70">
      <w:pPr>
        <w:rPr>
          <w:del w:id="2417" w:author="ron gal" w:date="2017-03-04T18:04:00Z"/>
        </w:rPr>
      </w:pPr>
      <w:del w:id="2418" w:author="ron gal" w:date="2017-03-04T18:04:00Z">
        <w:r w:rsidRPr="008B3F0E" w:rsidDel="008B3F0E">
          <w:rPr>
            <w:rPrChange w:id="2419" w:author="ron gal" w:date="2017-03-04T18:04:00Z">
              <w:rPr>
                <w:sz w:val="24"/>
                <w:szCs w:val="24"/>
              </w:rPr>
            </w:rPrChange>
          </w:rPr>
          <w:delText>public virtual int Status { get; set; }</w:delText>
        </w:r>
      </w:del>
    </w:p>
    <w:p w:rsidR="00481634" w:rsidDel="008B3F0E" w:rsidRDefault="00481634">
      <w:pPr>
        <w:rPr>
          <w:del w:id="2420" w:author="ron gal" w:date="2017-03-04T18:04:00Z"/>
        </w:rPr>
      </w:pPr>
    </w:p>
    <w:p w:rsidR="00481634" w:rsidDel="008B3F0E" w:rsidRDefault="00471D70">
      <w:pPr>
        <w:rPr>
          <w:del w:id="2421" w:author="ron gal" w:date="2017-03-04T18:04:00Z"/>
        </w:rPr>
      </w:pPr>
      <w:del w:id="2422" w:author="ron gal" w:date="2017-03-04T18:04:00Z">
        <w:r w:rsidRPr="008B3F0E" w:rsidDel="008B3F0E">
          <w:rPr>
            <w:rPrChange w:id="2423" w:author="ron gal" w:date="2017-03-04T18:04:00Z">
              <w:rPr>
                <w:sz w:val="24"/>
                <w:szCs w:val="24"/>
              </w:rPr>
            </w:rPrChange>
          </w:rPr>
          <w:delText>public virtual Field Field { get; set; }</w:delText>
        </w:r>
      </w:del>
    </w:p>
    <w:p w:rsidR="00481634" w:rsidDel="008B3F0E" w:rsidRDefault="00481634">
      <w:pPr>
        <w:rPr>
          <w:del w:id="2424" w:author="ron gal" w:date="2017-03-04T18:04:00Z"/>
        </w:rPr>
      </w:pPr>
    </w:p>
    <w:p w:rsidR="00481634" w:rsidDel="008B3F0E" w:rsidRDefault="00471D70">
      <w:pPr>
        <w:rPr>
          <w:del w:id="2425" w:author="ron gal" w:date="2017-03-04T18:04:00Z"/>
        </w:rPr>
      </w:pPr>
      <w:del w:id="2426" w:author="ron gal" w:date="2017-03-04T18:04:00Z">
        <w:r w:rsidRPr="008B3F0E" w:rsidDel="008B3F0E">
          <w:rPr>
            <w:rPrChange w:id="2427" w:author="ron gal" w:date="2017-03-04T18:04:00Z">
              <w:rPr>
                <w:sz w:val="24"/>
                <w:szCs w:val="24"/>
              </w:rPr>
            </w:rPrChange>
          </w:rPr>
          <w:delText>public virtual IList&lt;int&gt; Participants { get; set; }</w:delText>
        </w:r>
      </w:del>
    </w:p>
    <w:p w:rsidR="00481634" w:rsidDel="00EA16CA" w:rsidRDefault="00481634">
      <w:pPr>
        <w:rPr>
          <w:del w:id="2428" w:author="ron gal" w:date="2017-03-04T18:29:00Z"/>
        </w:rPr>
        <w:pPrChange w:id="2429" w:author="ron gal" w:date="2017-03-04T18:04:00Z">
          <w:pPr>
            <w:bidi/>
          </w:pPr>
        </w:pPrChange>
      </w:pPr>
    </w:p>
    <w:p w:rsidR="00481634" w:rsidDel="00EA16CA" w:rsidRDefault="00471D70" w:rsidP="008B3F0E">
      <w:pPr>
        <w:bidi/>
        <w:rPr>
          <w:del w:id="2430" w:author="ron gal" w:date="2017-03-04T18:29:00Z"/>
        </w:rPr>
      </w:pPr>
      <w:del w:id="2431" w:author="ron gal" w:date="2017-03-04T18:29:00Z">
        <w:r w:rsidDel="00EA16CA">
          <w:rPr>
            <w:b/>
            <w:sz w:val="24"/>
            <w:szCs w:val="24"/>
            <w:rtl/>
          </w:rPr>
          <w:delText xml:space="preserve">מחלקת </w:delText>
        </w:r>
      </w:del>
      <w:del w:id="2432" w:author="ron gal" w:date="2017-03-04T18:04:00Z">
        <w:r w:rsidDel="008B3F0E">
          <w:rPr>
            <w:b/>
            <w:sz w:val="24"/>
            <w:szCs w:val="24"/>
          </w:rPr>
          <w:delText>Participant</w:delText>
        </w:r>
      </w:del>
    </w:p>
    <w:p w:rsidR="00481634" w:rsidDel="00EA16CA" w:rsidRDefault="00471D70" w:rsidP="008B3F0E">
      <w:pPr>
        <w:bidi/>
        <w:rPr>
          <w:del w:id="2433" w:author="ron gal" w:date="2017-03-04T18:29:00Z"/>
        </w:rPr>
      </w:pPr>
      <w:del w:id="2434" w:author="ron gal" w:date="2017-03-04T18:29:00Z">
        <w:r w:rsidDel="00EA16CA">
          <w:rPr>
            <w:sz w:val="24"/>
            <w:szCs w:val="24"/>
            <w:rtl/>
          </w:rPr>
          <w:delText xml:space="preserve">מחלקה זו יורשת ממחלקת </w:delText>
        </w:r>
      </w:del>
      <w:del w:id="2435" w:author="ron gal" w:date="2017-03-04T18:04:00Z">
        <w:r w:rsidRPr="008B3F0E" w:rsidDel="008B3F0E">
          <w:rPr>
            <w:sz w:val="24"/>
            <w:szCs w:val="24"/>
          </w:rPr>
          <w:delText>Entity</w:delText>
        </w:r>
        <w:r w:rsidRPr="008B3F0E" w:rsidDel="008B3F0E">
          <w:rPr>
            <w:sz w:val="24"/>
            <w:szCs w:val="24"/>
            <w:rtl/>
          </w:rPr>
          <w:delText xml:space="preserve"> </w:delText>
        </w:r>
      </w:del>
      <w:del w:id="2436" w:author="ron gal" w:date="2017-03-04T18:29:00Z">
        <w:r w:rsidRPr="008B3F0E" w:rsidDel="00EA16CA">
          <w:rPr>
            <w:sz w:val="24"/>
            <w:szCs w:val="24"/>
            <w:rtl/>
          </w:rPr>
          <w:delText>ומייצגת</w:delText>
        </w:r>
        <w:r w:rsidDel="00EA16CA">
          <w:rPr>
            <w:sz w:val="24"/>
            <w:szCs w:val="24"/>
            <w:rtl/>
          </w:rPr>
          <w:delText xml:space="preserve"> אובייקט מעבר של </w:delText>
        </w:r>
      </w:del>
      <w:del w:id="2437" w:author="ron gal" w:date="2017-03-04T18:05:00Z">
        <w:r w:rsidDel="008B3F0E">
          <w:rPr>
            <w:sz w:val="24"/>
            <w:szCs w:val="24"/>
            <w:rtl/>
          </w:rPr>
          <w:delText>בקשת הצטרפות להזמנה קיימת</w:delText>
        </w:r>
      </w:del>
      <w:del w:id="2438"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2439" w:author="ron gal" w:date="2017-03-04T18:29:00Z"/>
        </w:rPr>
      </w:pPr>
    </w:p>
    <w:p w:rsidR="00481634" w:rsidDel="008B3F0E" w:rsidRDefault="00471D70">
      <w:pPr>
        <w:rPr>
          <w:del w:id="2440" w:author="ron gal" w:date="2017-03-04T18:04:00Z"/>
        </w:rPr>
      </w:pPr>
      <w:del w:id="2441" w:author="ron gal" w:date="2017-03-04T18:04:00Z">
        <w:r w:rsidDel="008B3F0E">
          <w:rPr>
            <w:sz w:val="24"/>
            <w:szCs w:val="24"/>
          </w:rPr>
          <w:delText>public virtual Customer Customer { get; set; }</w:delText>
        </w:r>
      </w:del>
    </w:p>
    <w:p w:rsidR="00481634" w:rsidDel="008B3F0E" w:rsidRDefault="00481634">
      <w:pPr>
        <w:rPr>
          <w:del w:id="2442" w:author="ron gal" w:date="2017-03-04T18:04:00Z"/>
        </w:rPr>
      </w:pPr>
    </w:p>
    <w:p w:rsidR="00481634" w:rsidDel="008B3F0E" w:rsidRDefault="00471D70">
      <w:pPr>
        <w:rPr>
          <w:del w:id="2443" w:author="ron gal" w:date="2017-03-04T18:04:00Z"/>
        </w:rPr>
      </w:pPr>
      <w:del w:id="2444" w:author="ron gal" w:date="2017-03-04T18:04:00Z">
        <w:r w:rsidDel="008B3F0E">
          <w:rPr>
            <w:sz w:val="24"/>
            <w:szCs w:val="24"/>
          </w:rPr>
          <w:delText>public virtual Order Order { get; set; }</w:delText>
        </w:r>
      </w:del>
    </w:p>
    <w:p w:rsidR="00481634" w:rsidDel="008B3F0E" w:rsidRDefault="00481634">
      <w:pPr>
        <w:rPr>
          <w:del w:id="2445" w:author="ron gal" w:date="2017-03-04T18:04:00Z"/>
        </w:rPr>
      </w:pPr>
    </w:p>
    <w:p w:rsidR="00481634" w:rsidDel="008B3F0E" w:rsidRDefault="00471D70">
      <w:pPr>
        <w:rPr>
          <w:del w:id="2446" w:author="ron gal" w:date="2017-03-04T18:04:00Z"/>
        </w:rPr>
      </w:pPr>
      <w:del w:id="2447" w:author="ron gal" w:date="2017-03-04T18:04:00Z">
        <w:r w:rsidDel="008B3F0E">
          <w:rPr>
            <w:sz w:val="24"/>
            <w:szCs w:val="24"/>
          </w:rPr>
          <w:delText>public virtual DateTime Date { get; set; }</w:delText>
        </w:r>
      </w:del>
    </w:p>
    <w:p w:rsidR="00481634" w:rsidDel="008B3F0E" w:rsidRDefault="00481634">
      <w:pPr>
        <w:rPr>
          <w:del w:id="2448" w:author="ron gal" w:date="2017-03-04T18:04:00Z"/>
        </w:rPr>
      </w:pPr>
    </w:p>
    <w:p w:rsidR="00481634" w:rsidDel="008B3F0E" w:rsidRDefault="00471D70">
      <w:pPr>
        <w:rPr>
          <w:del w:id="2449" w:author="ron gal" w:date="2017-03-04T18:04:00Z"/>
        </w:rPr>
      </w:pPr>
      <w:del w:id="2450" w:author="ron gal" w:date="2017-03-04T18:04:00Z">
        <w:r w:rsidDel="008B3F0E">
          <w:rPr>
            <w:sz w:val="24"/>
            <w:szCs w:val="24"/>
          </w:rPr>
          <w:delText>public virtual int Status { get; set; }</w:delText>
        </w:r>
      </w:del>
    </w:p>
    <w:p w:rsidR="00481634" w:rsidDel="00EA16CA" w:rsidRDefault="00481634">
      <w:pPr>
        <w:bidi/>
        <w:rPr>
          <w:del w:id="2451" w:author="ron gal" w:date="2017-03-04T18:29:00Z"/>
        </w:rPr>
      </w:pPr>
    </w:p>
    <w:p w:rsidR="00481634" w:rsidDel="00EA16CA" w:rsidRDefault="00471D70" w:rsidP="007A3BB4">
      <w:pPr>
        <w:bidi/>
        <w:rPr>
          <w:del w:id="2452" w:author="ron gal" w:date="2017-03-04T18:29:00Z"/>
        </w:rPr>
      </w:pPr>
      <w:del w:id="2453" w:author="ron gal" w:date="2017-03-04T18:29:00Z">
        <w:r w:rsidDel="00EA16CA">
          <w:rPr>
            <w:b/>
            <w:sz w:val="24"/>
            <w:szCs w:val="24"/>
            <w:rtl/>
          </w:rPr>
          <w:delText xml:space="preserve">מחלקת </w:delText>
        </w:r>
      </w:del>
      <w:del w:id="2454" w:author="ron gal" w:date="2017-03-04T18:06:00Z">
        <w:r w:rsidDel="007A3BB4">
          <w:rPr>
            <w:b/>
            <w:sz w:val="24"/>
            <w:szCs w:val="24"/>
          </w:rPr>
          <w:delText>Review</w:delText>
        </w:r>
      </w:del>
    </w:p>
    <w:p w:rsidR="00481634" w:rsidDel="00EA16CA" w:rsidRDefault="00471D70">
      <w:pPr>
        <w:bidi/>
        <w:rPr>
          <w:del w:id="2455" w:author="ron gal" w:date="2017-03-04T18:29:00Z"/>
        </w:rPr>
        <w:pPrChange w:id="2456" w:author="ron gal" w:date="2017-03-04T18:06:00Z">
          <w:pPr>
            <w:bidi/>
          </w:pPr>
        </w:pPrChange>
      </w:pPr>
      <w:del w:id="2457"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458" w:author="ron gal" w:date="2017-03-04T18:06:00Z">
        <w:r w:rsidDel="007A3BB4">
          <w:rPr>
            <w:sz w:val="24"/>
            <w:szCs w:val="24"/>
            <w:rtl/>
          </w:rPr>
          <w:delText>ביקורת על משתמש</w:delText>
        </w:r>
      </w:del>
      <w:del w:id="2459"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2460" w:author="ron gal" w:date="2017-03-04T18:29:00Z"/>
        </w:rPr>
      </w:pPr>
    </w:p>
    <w:p w:rsidR="00481634" w:rsidRPr="007A3BB4" w:rsidDel="007A3BB4" w:rsidRDefault="00471D70" w:rsidP="007A3BB4">
      <w:pPr>
        <w:rPr>
          <w:del w:id="2461" w:author="ron gal" w:date="2017-03-04T18:06:00Z"/>
          <w:sz w:val="24"/>
          <w:szCs w:val="24"/>
          <w:rPrChange w:id="2462" w:author="ron gal" w:date="2017-03-04T18:06:00Z">
            <w:rPr>
              <w:del w:id="2463" w:author="ron gal" w:date="2017-03-04T18:06:00Z"/>
            </w:rPr>
          </w:rPrChange>
        </w:rPr>
      </w:pPr>
      <w:del w:id="2464" w:author="ron gal" w:date="2017-03-04T18:06:00Z">
        <w:r w:rsidDel="007A3BB4">
          <w:rPr>
            <w:sz w:val="24"/>
            <w:szCs w:val="24"/>
          </w:rPr>
          <w:delText>public virtual string Title { get; set; }</w:delText>
        </w:r>
      </w:del>
    </w:p>
    <w:p w:rsidR="00481634" w:rsidRPr="007A3BB4" w:rsidDel="007A3BB4" w:rsidRDefault="00481634">
      <w:pPr>
        <w:rPr>
          <w:del w:id="2465" w:author="ron gal" w:date="2017-03-04T18:06:00Z"/>
          <w:sz w:val="24"/>
          <w:szCs w:val="24"/>
          <w:rPrChange w:id="2466" w:author="ron gal" w:date="2017-03-04T18:06:00Z">
            <w:rPr>
              <w:del w:id="2467" w:author="ron gal" w:date="2017-03-04T18:06:00Z"/>
            </w:rPr>
          </w:rPrChange>
        </w:rPr>
      </w:pPr>
    </w:p>
    <w:p w:rsidR="00481634" w:rsidRPr="007A3BB4" w:rsidDel="007A3BB4" w:rsidRDefault="00471D70">
      <w:pPr>
        <w:rPr>
          <w:del w:id="2468" w:author="ron gal" w:date="2017-03-04T18:06:00Z"/>
          <w:sz w:val="24"/>
          <w:szCs w:val="24"/>
          <w:rPrChange w:id="2469" w:author="ron gal" w:date="2017-03-04T18:06:00Z">
            <w:rPr>
              <w:del w:id="2470" w:author="ron gal" w:date="2017-03-04T18:06:00Z"/>
            </w:rPr>
          </w:rPrChange>
        </w:rPr>
      </w:pPr>
      <w:del w:id="2471" w:author="ron gal" w:date="2017-03-04T18:06:00Z">
        <w:r w:rsidDel="007A3BB4">
          <w:rPr>
            <w:sz w:val="24"/>
            <w:szCs w:val="24"/>
          </w:rPr>
          <w:delText>public virtual string Description { get; set; }</w:delText>
        </w:r>
      </w:del>
    </w:p>
    <w:p w:rsidR="00481634" w:rsidRPr="007A3BB4" w:rsidDel="007A3BB4" w:rsidRDefault="00481634">
      <w:pPr>
        <w:rPr>
          <w:del w:id="2472" w:author="ron gal" w:date="2017-03-04T18:06:00Z"/>
          <w:sz w:val="24"/>
          <w:szCs w:val="24"/>
          <w:rPrChange w:id="2473" w:author="ron gal" w:date="2017-03-04T18:06:00Z">
            <w:rPr>
              <w:del w:id="2474" w:author="ron gal" w:date="2017-03-04T18:06:00Z"/>
            </w:rPr>
          </w:rPrChange>
        </w:rPr>
      </w:pPr>
    </w:p>
    <w:p w:rsidR="00481634" w:rsidRPr="007A3BB4" w:rsidDel="007A3BB4" w:rsidRDefault="00471D70">
      <w:pPr>
        <w:rPr>
          <w:del w:id="2475" w:author="ron gal" w:date="2017-03-04T18:06:00Z"/>
          <w:sz w:val="24"/>
          <w:szCs w:val="24"/>
          <w:rPrChange w:id="2476" w:author="ron gal" w:date="2017-03-04T18:06:00Z">
            <w:rPr>
              <w:del w:id="2477" w:author="ron gal" w:date="2017-03-04T18:06:00Z"/>
            </w:rPr>
          </w:rPrChange>
        </w:rPr>
      </w:pPr>
      <w:del w:id="2478" w:author="ron gal" w:date="2017-03-04T18:06:00Z">
        <w:r w:rsidDel="007A3BB4">
          <w:rPr>
            <w:sz w:val="24"/>
            <w:szCs w:val="24"/>
          </w:rPr>
          <w:delText>public virtual DateTime Date { get; set; }</w:delText>
        </w:r>
      </w:del>
    </w:p>
    <w:p w:rsidR="00481634" w:rsidRPr="007A3BB4" w:rsidDel="007A3BB4" w:rsidRDefault="00481634">
      <w:pPr>
        <w:rPr>
          <w:del w:id="2479" w:author="ron gal" w:date="2017-03-04T18:06:00Z"/>
          <w:sz w:val="24"/>
          <w:szCs w:val="24"/>
          <w:rPrChange w:id="2480" w:author="ron gal" w:date="2017-03-04T18:06:00Z">
            <w:rPr>
              <w:del w:id="2481" w:author="ron gal" w:date="2017-03-04T18:06:00Z"/>
            </w:rPr>
          </w:rPrChange>
        </w:rPr>
      </w:pPr>
    </w:p>
    <w:p w:rsidR="00481634" w:rsidRPr="007A3BB4" w:rsidDel="007A3BB4" w:rsidRDefault="00471D70">
      <w:pPr>
        <w:rPr>
          <w:del w:id="2482" w:author="ron gal" w:date="2017-03-04T18:06:00Z"/>
          <w:sz w:val="24"/>
          <w:szCs w:val="24"/>
          <w:rPrChange w:id="2483" w:author="ron gal" w:date="2017-03-04T18:06:00Z">
            <w:rPr>
              <w:del w:id="2484" w:author="ron gal" w:date="2017-03-04T18:06:00Z"/>
            </w:rPr>
          </w:rPrChange>
        </w:rPr>
      </w:pPr>
      <w:del w:id="2485" w:author="ron gal" w:date="2017-03-04T18:06:00Z">
        <w:r w:rsidDel="007A3BB4">
          <w:rPr>
            <w:sz w:val="24"/>
            <w:szCs w:val="24"/>
          </w:rPr>
          <w:delText>public virtual Customer Reviewer { get; set; }</w:delText>
        </w:r>
      </w:del>
    </w:p>
    <w:p w:rsidR="00481634" w:rsidRPr="007A3BB4" w:rsidDel="007A3BB4" w:rsidRDefault="00481634">
      <w:pPr>
        <w:rPr>
          <w:del w:id="2486" w:author="ron gal" w:date="2017-03-04T18:06:00Z"/>
          <w:sz w:val="24"/>
          <w:szCs w:val="24"/>
          <w:rPrChange w:id="2487" w:author="ron gal" w:date="2017-03-04T18:06:00Z">
            <w:rPr>
              <w:del w:id="2488" w:author="ron gal" w:date="2017-03-04T18:06:00Z"/>
            </w:rPr>
          </w:rPrChange>
        </w:rPr>
      </w:pPr>
    </w:p>
    <w:p w:rsidR="00481634" w:rsidRPr="007A3BB4" w:rsidDel="007A3BB4" w:rsidRDefault="00471D70">
      <w:pPr>
        <w:rPr>
          <w:del w:id="2489" w:author="ron gal" w:date="2017-03-04T18:06:00Z"/>
          <w:sz w:val="24"/>
          <w:szCs w:val="24"/>
          <w:rPrChange w:id="2490" w:author="ron gal" w:date="2017-03-04T18:06:00Z">
            <w:rPr>
              <w:del w:id="2491" w:author="ron gal" w:date="2017-03-04T18:06:00Z"/>
            </w:rPr>
          </w:rPrChange>
        </w:rPr>
      </w:pPr>
      <w:del w:id="2492" w:author="ron gal" w:date="2017-03-04T18:06:00Z">
        <w:r w:rsidDel="007A3BB4">
          <w:rPr>
            <w:sz w:val="24"/>
            <w:szCs w:val="24"/>
          </w:rPr>
          <w:delText>public virtual Customer ReviewedCustomer { get; set; }</w:delText>
        </w:r>
      </w:del>
    </w:p>
    <w:p w:rsidR="00481634" w:rsidRPr="007A3BB4" w:rsidDel="00EA16CA" w:rsidRDefault="00481634">
      <w:pPr>
        <w:rPr>
          <w:del w:id="2493" w:author="ron gal" w:date="2017-03-04T18:29:00Z"/>
          <w:sz w:val="24"/>
          <w:szCs w:val="24"/>
          <w:rPrChange w:id="2494" w:author="ron gal" w:date="2017-03-04T18:06:00Z">
            <w:rPr>
              <w:del w:id="2495" w:author="ron gal" w:date="2017-03-04T18:29:00Z"/>
            </w:rPr>
          </w:rPrChange>
        </w:rPr>
      </w:pPr>
    </w:p>
    <w:p w:rsidR="00481634" w:rsidDel="00EA16CA" w:rsidRDefault="00481634">
      <w:pPr>
        <w:bidi/>
        <w:rPr>
          <w:del w:id="2496" w:author="ron gal" w:date="2017-03-04T18:29:00Z"/>
        </w:rPr>
      </w:pPr>
    </w:p>
    <w:p w:rsidR="00481634" w:rsidDel="00EA16CA" w:rsidRDefault="00471D70">
      <w:pPr>
        <w:rPr>
          <w:del w:id="2497" w:author="ron gal" w:date="2017-03-04T18:29:00Z"/>
        </w:rPr>
      </w:pPr>
      <w:del w:id="2498" w:author="ron gal" w:date="2017-03-04T18:29:00Z">
        <w:r w:rsidDel="00EA16CA">
          <w:br w:type="page"/>
        </w:r>
      </w:del>
    </w:p>
    <w:p w:rsidR="00481634" w:rsidDel="00EA16CA" w:rsidRDefault="00481634">
      <w:pPr>
        <w:bidi/>
        <w:rPr>
          <w:del w:id="2499" w:author="ron gal" w:date="2017-03-04T18:29:00Z"/>
        </w:rPr>
      </w:pPr>
    </w:p>
    <w:p w:rsidR="00481634" w:rsidDel="00EA16CA" w:rsidRDefault="00471D70" w:rsidP="00584A27">
      <w:pPr>
        <w:bidi/>
        <w:rPr>
          <w:del w:id="2500" w:author="ron gal" w:date="2017-03-04T18:29:00Z"/>
        </w:rPr>
      </w:pPr>
      <w:del w:id="2501" w:author="ron gal" w:date="2017-03-04T18:29:00Z">
        <w:r w:rsidDel="00EA16CA">
          <w:rPr>
            <w:b/>
            <w:sz w:val="24"/>
            <w:szCs w:val="24"/>
            <w:rtl/>
          </w:rPr>
          <w:delText xml:space="preserve">מחלקת </w:delText>
        </w:r>
      </w:del>
      <w:del w:id="2502" w:author="ron gal" w:date="2017-03-04T18:09:00Z">
        <w:r w:rsidDel="00584A27">
          <w:rPr>
            <w:b/>
            <w:sz w:val="24"/>
            <w:szCs w:val="24"/>
          </w:rPr>
          <w:delText>Customer</w:delText>
        </w:r>
      </w:del>
    </w:p>
    <w:p w:rsidR="00481634" w:rsidDel="00EA16CA" w:rsidRDefault="00471D70">
      <w:pPr>
        <w:bidi/>
        <w:rPr>
          <w:del w:id="2503" w:author="ron gal" w:date="2017-03-04T18:29:00Z"/>
        </w:rPr>
        <w:pPrChange w:id="2504" w:author="ron gal" w:date="2017-03-04T18:12:00Z">
          <w:pPr>
            <w:bidi/>
          </w:pPr>
        </w:pPrChange>
      </w:pPr>
      <w:del w:id="2505" w:author="ron gal" w:date="2017-03-04T18:29:00Z">
        <w:r w:rsidDel="00EA16CA">
          <w:rPr>
            <w:sz w:val="24"/>
            <w:szCs w:val="24"/>
            <w:rtl/>
          </w:rPr>
          <w:delText xml:space="preserve">מחלקה </w:delText>
        </w:r>
      </w:del>
      <w:del w:id="2506" w:author="ron gal" w:date="2017-03-04T18:09:00Z">
        <w:r w:rsidDel="00584A27">
          <w:rPr>
            <w:sz w:val="24"/>
            <w:szCs w:val="24"/>
            <w:rtl/>
          </w:rPr>
          <w:delText xml:space="preserve">זו יורשת ממחלקת </w:delText>
        </w:r>
        <w:r w:rsidDel="00584A27">
          <w:rPr>
            <w:sz w:val="24"/>
            <w:szCs w:val="24"/>
          </w:rPr>
          <w:delText>Entity</w:delText>
        </w:r>
        <w:r w:rsidDel="00584A27">
          <w:rPr>
            <w:sz w:val="24"/>
            <w:szCs w:val="24"/>
            <w:rtl/>
          </w:rPr>
          <w:delText xml:space="preserve"> ומייצגת אובייקט מעבר של לקוח. המחלקה מממשת את המתודה המופשטת </w:delText>
        </w:r>
        <w:r w:rsidDel="00584A27">
          <w:rPr>
            <w:sz w:val="24"/>
            <w:szCs w:val="24"/>
          </w:rPr>
          <w:delText>Initialize</w:delText>
        </w:r>
        <w:r w:rsidDel="00584A27">
          <w:rPr>
            <w:sz w:val="24"/>
            <w:szCs w:val="24"/>
            <w:rtl/>
          </w:rPr>
          <w:delText xml:space="preserve"> של </w:delText>
        </w:r>
        <w:r w:rsidDel="00584A27">
          <w:rPr>
            <w:sz w:val="24"/>
            <w:szCs w:val="24"/>
          </w:rPr>
          <w:delText>Entity</w:delText>
        </w:r>
        <w:r w:rsidDel="00584A27">
          <w:rPr>
            <w:sz w:val="24"/>
            <w:szCs w:val="24"/>
            <w:rtl/>
          </w:rPr>
          <w:delText xml:space="preserve"> ו</w:delText>
        </w:r>
      </w:del>
      <w:del w:id="2507" w:author="ron gal" w:date="2017-03-04T18:12:00Z">
        <w:r w:rsidDel="00224620">
          <w:rPr>
            <w:sz w:val="24"/>
            <w:szCs w:val="24"/>
            <w:rtl/>
          </w:rPr>
          <w:delText>היא</w:delText>
        </w:r>
      </w:del>
      <w:del w:id="2508" w:author="ron gal" w:date="2017-03-04T18:29:00Z">
        <w:r w:rsidDel="00EA16CA">
          <w:rPr>
            <w:sz w:val="24"/>
            <w:szCs w:val="24"/>
            <w:rtl/>
          </w:rPr>
          <w:delText xml:space="preserve"> בעלת התכונות הבאות:</w:delText>
        </w:r>
      </w:del>
    </w:p>
    <w:p w:rsidR="00481634" w:rsidDel="00EA16CA" w:rsidRDefault="00481634">
      <w:pPr>
        <w:rPr>
          <w:del w:id="2509" w:author="ron gal" w:date="2017-03-04T18:29:00Z"/>
        </w:rPr>
        <w:pPrChange w:id="2510" w:author="ron gal" w:date="2017-03-04T18:09:00Z">
          <w:pPr>
            <w:bidi/>
          </w:pPr>
        </w:pPrChange>
      </w:pPr>
    </w:p>
    <w:p w:rsidR="00481634" w:rsidDel="00584A27" w:rsidRDefault="00471D70">
      <w:pPr>
        <w:bidi/>
        <w:rPr>
          <w:del w:id="2511" w:author="ron gal" w:date="2017-03-04T18:09:00Z"/>
        </w:rPr>
        <w:pPrChange w:id="2512" w:author="ron gal" w:date="2017-03-04T18:09:00Z">
          <w:pPr/>
        </w:pPrChange>
      </w:pPr>
      <w:del w:id="2513" w:author="ron gal" w:date="2017-03-04T18:09:00Z">
        <w:r w:rsidDel="00584A27">
          <w:rPr>
            <w:sz w:val="24"/>
            <w:szCs w:val="24"/>
          </w:rPr>
          <w:delText>public virtual string Username { get; set; }</w:delText>
        </w:r>
      </w:del>
    </w:p>
    <w:p w:rsidR="00481634" w:rsidDel="00584A27" w:rsidRDefault="00481634">
      <w:pPr>
        <w:bidi/>
        <w:rPr>
          <w:del w:id="2514" w:author="ron gal" w:date="2017-03-04T18:09:00Z"/>
        </w:rPr>
        <w:pPrChange w:id="2515" w:author="ron gal" w:date="2017-03-04T18:09:00Z">
          <w:pPr/>
        </w:pPrChange>
      </w:pPr>
    </w:p>
    <w:p w:rsidR="00481634" w:rsidDel="00584A27" w:rsidRDefault="00471D70">
      <w:pPr>
        <w:bidi/>
        <w:rPr>
          <w:del w:id="2516" w:author="ron gal" w:date="2017-03-04T18:09:00Z"/>
        </w:rPr>
        <w:pPrChange w:id="2517" w:author="ron gal" w:date="2017-03-04T18:09:00Z">
          <w:pPr/>
        </w:pPrChange>
      </w:pPr>
      <w:del w:id="2518" w:author="ron gal" w:date="2017-03-04T18:09:00Z">
        <w:r w:rsidDel="00584A27">
          <w:rPr>
            <w:sz w:val="24"/>
            <w:szCs w:val="24"/>
          </w:rPr>
          <w:delText>public virtual string Password { get; set; }</w:delText>
        </w:r>
      </w:del>
    </w:p>
    <w:p w:rsidR="00481634" w:rsidDel="00584A27" w:rsidRDefault="00481634">
      <w:pPr>
        <w:bidi/>
        <w:rPr>
          <w:del w:id="2519" w:author="ron gal" w:date="2017-03-04T18:09:00Z"/>
        </w:rPr>
        <w:pPrChange w:id="2520" w:author="ron gal" w:date="2017-03-04T18:09:00Z">
          <w:pPr/>
        </w:pPrChange>
      </w:pPr>
    </w:p>
    <w:p w:rsidR="00481634" w:rsidDel="00584A27" w:rsidRDefault="00471D70">
      <w:pPr>
        <w:bidi/>
        <w:rPr>
          <w:del w:id="2521" w:author="ron gal" w:date="2017-03-04T18:09:00Z"/>
        </w:rPr>
        <w:pPrChange w:id="2522" w:author="ron gal" w:date="2017-03-04T18:09:00Z">
          <w:pPr/>
        </w:pPrChange>
      </w:pPr>
      <w:del w:id="2523" w:author="ron gal" w:date="2017-03-04T18:09:00Z">
        <w:r w:rsidDel="00584A27">
          <w:rPr>
            <w:sz w:val="24"/>
            <w:szCs w:val="24"/>
          </w:rPr>
          <w:delText>public virtual string FirstName { get; set; }</w:delText>
        </w:r>
      </w:del>
    </w:p>
    <w:p w:rsidR="00481634" w:rsidDel="00584A27" w:rsidRDefault="00481634">
      <w:pPr>
        <w:bidi/>
        <w:rPr>
          <w:del w:id="2524" w:author="ron gal" w:date="2017-03-04T18:09:00Z"/>
        </w:rPr>
        <w:pPrChange w:id="2525" w:author="ron gal" w:date="2017-03-04T18:09:00Z">
          <w:pPr/>
        </w:pPrChange>
      </w:pPr>
    </w:p>
    <w:p w:rsidR="00481634" w:rsidDel="00584A27" w:rsidRDefault="00471D70">
      <w:pPr>
        <w:bidi/>
        <w:rPr>
          <w:del w:id="2526" w:author="ron gal" w:date="2017-03-04T18:09:00Z"/>
        </w:rPr>
        <w:pPrChange w:id="2527" w:author="ron gal" w:date="2017-03-04T18:09:00Z">
          <w:pPr/>
        </w:pPrChange>
      </w:pPr>
      <w:del w:id="2528" w:author="ron gal" w:date="2017-03-04T18:09:00Z">
        <w:r w:rsidDel="00584A27">
          <w:rPr>
            <w:sz w:val="24"/>
            <w:szCs w:val="24"/>
          </w:rPr>
          <w:delText>public virtual string LastName { get; set; }</w:delText>
        </w:r>
      </w:del>
    </w:p>
    <w:p w:rsidR="00481634" w:rsidDel="00584A27" w:rsidRDefault="00481634">
      <w:pPr>
        <w:bidi/>
        <w:rPr>
          <w:del w:id="2529" w:author="ron gal" w:date="2017-03-04T18:09:00Z"/>
        </w:rPr>
        <w:pPrChange w:id="2530" w:author="ron gal" w:date="2017-03-04T18:09:00Z">
          <w:pPr/>
        </w:pPrChange>
      </w:pPr>
    </w:p>
    <w:p w:rsidR="00481634" w:rsidDel="00584A27" w:rsidRDefault="00471D70">
      <w:pPr>
        <w:bidi/>
        <w:rPr>
          <w:del w:id="2531" w:author="ron gal" w:date="2017-03-04T18:09:00Z"/>
        </w:rPr>
        <w:pPrChange w:id="2532" w:author="ron gal" w:date="2017-03-04T18:09:00Z">
          <w:pPr/>
        </w:pPrChange>
      </w:pPr>
      <w:del w:id="2533" w:author="ron gal" w:date="2017-03-04T18:09:00Z">
        <w:r w:rsidDel="00584A27">
          <w:rPr>
            <w:sz w:val="24"/>
            <w:szCs w:val="24"/>
          </w:rPr>
          <w:delText>public virtual DateTime BirthDate { get; set; }</w:delText>
        </w:r>
      </w:del>
    </w:p>
    <w:p w:rsidR="00481634" w:rsidDel="00584A27" w:rsidRDefault="00471D70">
      <w:pPr>
        <w:bidi/>
        <w:rPr>
          <w:del w:id="2534" w:author="ron gal" w:date="2017-03-04T18:09:00Z"/>
        </w:rPr>
        <w:pPrChange w:id="2535" w:author="ron gal" w:date="2017-03-04T18:09:00Z">
          <w:pPr/>
        </w:pPrChange>
      </w:pPr>
      <w:del w:id="2536" w:author="ron gal" w:date="2017-03-04T18:09:00Z">
        <w:r w:rsidDel="00584A27">
          <w:rPr>
            <w:sz w:val="24"/>
            <w:szCs w:val="24"/>
          </w:rPr>
          <w:delText xml:space="preserve">        </w:delText>
        </w:r>
      </w:del>
    </w:p>
    <w:p w:rsidR="00481634" w:rsidDel="00584A27" w:rsidRDefault="00471D70">
      <w:pPr>
        <w:bidi/>
        <w:rPr>
          <w:del w:id="2537" w:author="ron gal" w:date="2017-03-04T18:09:00Z"/>
        </w:rPr>
        <w:pPrChange w:id="2538" w:author="ron gal" w:date="2017-03-04T18:09:00Z">
          <w:pPr/>
        </w:pPrChange>
      </w:pPr>
      <w:del w:id="2539" w:author="ron gal" w:date="2017-03-04T18:09:00Z">
        <w:r w:rsidDel="00584A27">
          <w:rPr>
            <w:sz w:val="24"/>
            <w:szCs w:val="24"/>
          </w:rPr>
          <w:delText>public virtual string Email { get; set; }</w:delText>
        </w:r>
      </w:del>
    </w:p>
    <w:p w:rsidR="00481634" w:rsidDel="00584A27" w:rsidRDefault="00481634">
      <w:pPr>
        <w:bidi/>
        <w:rPr>
          <w:del w:id="2540" w:author="ron gal" w:date="2017-03-04T18:09:00Z"/>
        </w:rPr>
        <w:pPrChange w:id="2541" w:author="ron gal" w:date="2017-03-04T18:09:00Z">
          <w:pPr/>
        </w:pPrChange>
      </w:pPr>
    </w:p>
    <w:p w:rsidR="00481634" w:rsidDel="00584A27" w:rsidRDefault="00471D70">
      <w:pPr>
        <w:bidi/>
        <w:rPr>
          <w:del w:id="2542" w:author="ron gal" w:date="2017-03-04T18:09:00Z"/>
        </w:rPr>
        <w:pPrChange w:id="2543" w:author="ron gal" w:date="2017-03-04T18:09:00Z">
          <w:pPr/>
        </w:pPrChange>
      </w:pPr>
      <w:del w:id="2544" w:author="ron gal" w:date="2017-03-04T18:09:00Z">
        <w:r w:rsidDel="00584A27">
          <w:rPr>
            <w:sz w:val="24"/>
            <w:szCs w:val="24"/>
          </w:rPr>
          <w:delText>public virtual int Region { get; set; }</w:delText>
        </w:r>
      </w:del>
    </w:p>
    <w:p w:rsidR="00481634" w:rsidDel="00584A27" w:rsidRDefault="00481634">
      <w:pPr>
        <w:bidi/>
        <w:rPr>
          <w:del w:id="2545" w:author="ron gal" w:date="2017-03-04T18:09:00Z"/>
        </w:rPr>
        <w:pPrChange w:id="2546" w:author="ron gal" w:date="2017-03-04T18:09:00Z">
          <w:pPr>
            <w:bidi/>
          </w:pPr>
        </w:pPrChange>
      </w:pPr>
    </w:p>
    <w:p w:rsidR="00481634" w:rsidDel="00EA16CA" w:rsidRDefault="00471D70">
      <w:pPr>
        <w:bidi/>
        <w:rPr>
          <w:del w:id="2547" w:author="ron gal" w:date="2017-03-04T18:29:00Z"/>
        </w:rPr>
        <w:pPrChange w:id="2548" w:author="ron gal" w:date="2017-03-04T18:09:00Z">
          <w:pPr>
            <w:bidi/>
          </w:pPr>
        </w:pPrChange>
      </w:pPr>
      <w:del w:id="2549" w:author="ron gal" w:date="2017-03-04T18:29:00Z">
        <w:r w:rsidDel="00EA16CA">
          <w:rPr>
            <w:b/>
            <w:sz w:val="24"/>
            <w:szCs w:val="24"/>
            <w:rtl/>
          </w:rPr>
          <w:delText xml:space="preserve">מחלקת </w:delText>
        </w:r>
      </w:del>
      <w:del w:id="2550" w:author="ron gal" w:date="2017-03-04T18:10:00Z">
        <w:r w:rsidDel="007A763D">
          <w:rPr>
            <w:b/>
            <w:sz w:val="24"/>
            <w:szCs w:val="24"/>
          </w:rPr>
          <w:delText>UsingFieldsReport</w:delText>
        </w:r>
      </w:del>
    </w:p>
    <w:p w:rsidR="00481634" w:rsidDel="007A763D" w:rsidRDefault="00471D70">
      <w:pPr>
        <w:rPr>
          <w:del w:id="2551" w:author="ron gal" w:date="2017-03-04T18:10:00Z"/>
        </w:rPr>
        <w:pPrChange w:id="2552" w:author="ron gal" w:date="2017-03-04T18:10:00Z">
          <w:pPr>
            <w:bidi/>
          </w:pPr>
        </w:pPrChange>
      </w:pPr>
      <w:del w:id="2553" w:author="ron gal" w:date="2017-03-04T18:10:00Z">
        <w:r w:rsidRPr="007A763D" w:rsidDel="007A763D">
          <w:rPr>
            <w:rtl/>
            <w:rPrChange w:id="2554" w:author="ron gal" w:date="2017-03-04T18:10:00Z">
              <w:rPr>
                <w:sz w:val="24"/>
                <w:szCs w:val="24"/>
                <w:rtl/>
              </w:rPr>
            </w:rPrChange>
          </w:rPr>
          <w:delText xml:space="preserve">מחלקה מייצגת אובייקט מעבר של דוח המופק על מידת השימושיות של מרגשים ע"פ שעות וע"פ ימים. האובייקט אינו מבוסס ישות ממסד הנתונים, ולכן אינו יורש מ- </w:delText>
        </w:r>
        <w:r w:rsidRPr="007A763D" w:rsidDel="007A763D">
          <w:rPr>
            <w:rPrChange w:id="2555" w:author="ron gal" w:date="2017-03-04T18:10:00Z">
              <w:rPr>
                <w:sz w:val="24"/>
                <w:szCs w:val="24"/>
              </w:rPr>
            </w:rPrChange>
          </w:rPr>
          <w:delText>Entity</w:delText>
        </w:r>
        <w:r w:rsidRPr="007A763D" w:rsidDel="007A763D">
          <w:rPr>
            <w:rtl/>
            <w:rPrChange w:id="2556" w:author="ron gal" w:date="2017-03-04T18:10:00Z">
              <w:rPr>
                <w:sz w:val="24"/>
                <w:szCs w:val="24"/>
                <w:rtl/>
              </w:rPr>
            </w:rPrChange>
          </w:rPr>
          <w:delText>. המחלקה בעלת התכונות הבאות:</w:delText>
        </w:r>
      </w:del>
    </w:p>
    <w:p w:rsidR="00481634" w:rsidDel="007A763D" w:rsidRDefault="00481634">
      <w:pPr>
        <w:rPr>
          <w:del w:id="2557" w:author="ron gal" w:date="2017-03-04T18:10:00Z"/>
        </w:rPr>
        <w:pPrChange w:id="2558" w:author="ron gal" w:date="2017-03-04T18:10:00Z">
          <w:pPr>
            <w:bidi/>
          </w:pPr>
        </w:pPrChange>
      </w:pPr>
    </w:p>
    <w:p w:rsidR="00481634" w:rsidDel="007A763D" w:rsidRDefault="00471D70">
      <w:pPr>
        <w:rPr>
          <w:del w:id="2559" w:author="ron gal" w:date="2017-03-04T18:10:00Z"/>
        </w:rPr>
      </w:pPr>
      <w:del w:id="2560" w:author="ron gal" w:date="2017-03-04T18:10:00Z">
        <w:r w:rsidDel="007A763D">
          <w:rPr>
            <w:sz w:val="24"/>
            <w:szCs w:val="24"/>
          </w:rPr>
          <w:delText xml:space="preserve">        public virtual int FieldId { get; set; }</w:delText>
        </w:r>
      </w:del>
    </w:p>
    <w:p w:rsidR="00481634" w:rsidDel="007A763D" w:rsidRDefault="00481634">
      <w:pPr>
        <w:rPr>
          <w:del w:id="2561" w:author="ron gal" w:date="2017-03-04T18:10:00Z"/>
        </w:rPr>
      </w:pPr>
    </w:p>
    <w:p w:rsidR="00481634" w:rsidDel="007A763D" w:rsidRDefault="00471D70">
      <w:pPr>
        <w:rPr>
          <w:del w:id="2562" w:author="ron gal" w:date="2017-03-04T18:10:00Z"/>
        </w:rPr>
      </w:pPr>
      <w:del w:id="2563" w:author="ron gal" w:date="2017-03-04T18:10:00Z">
        <w:r w:rsidDel="007A763D">
          <w:rPr>
            <w:sz w:val="24"/>
            <w:szCs w:val="24"/>
          </w:rPr>
          <w:delText xml:space="preserve">        public virtual string FieldName { get; set; }</w:delText>
        </w:r>
      </w:del>
    </w:p>
    <w:p w:rsidR="00481634" w:rsidDel="007A763D" w:rsidRDefault="00481634">
      <w:pPr>
        <w:rPr>
          <w:del w:id="2564" w:author="ron gal" w:date="2017-03-04T18:10:00Z"/>
        </w:rPr>
      </w:pPr>
    </w:p>
    <w:p w:rsidR="00481634" w:rsidDel="007A763D" w:rsidRDefault="00471D70">
      <w:pPr>
        <w:rPr>
          <w:del w:id="2565" w:author="ron gal" w:date="2017-03-04T18:10:00Z"/>
        </w:rPr>
      </w:pPr>
      <w:del w:id="2566" w:author="ron gal" w:date="2017-03-04T18:10:00Z">
        <w:r w:rsidDel="007A763D">
          <w:rPr>
            <w:sz w:val="24"/>
            <w:szCs w:val="24"/>
          </w:rPr>
          <w:delText xml:space="preserve">        public virtual int WeekDayOrders { get; set; }</w:delText>
        </w:r>
      </w:del>
    </w:p>
    <w:p w:rsidR="00481634" w:rsidDel="007A763D" w:rsidRDefault="00481634">
      <w:pPr>
        <w:rPr>
          <w:del w:id="2567" w:author="ron gal" w:date="2017-03-04T18:10:00Z"/>
        </w:rPr>
      </w:pPr>
    </w:p>
    <w:p w:rsidR="00481634" w:rsidDel="007A763D" w:rsidRDefault="00471D70">
      <w:pPr>
        <w:rPr>
          <w:del w:id="2568" w:author="ron gal" w:date="2017-03-04T18:10:00Z"/>
        </w:rPr>
      </w:pPr>
      <w:del w:id="2569" w:author="ron gal" w:date="2017-03-04T18:10:00Z">
        <w:r w:rsidDel="007A763D">
          <w:rPr>
            <w:sz w:val="24"/>
            <w:szCs w:val="24"/>
          </w:rPr>
          <w:delText xml:space="preserve">        public virtual int WeekEndOrders { get; set; }</w:delText>
        </w:r>
      </w:del>
    </w:p>
    <w:p w:rsidR="00481634" w:rsidDel="007A763D" w:rsidRDefault="00481634">
      <w:pPr>
        <w:rPr>
          <w:del w:id="2570" w:author="ron gal" w:date="2017-03-04T18:10:00Z"/>
        </w:rPr>
      </w:pPr>
    </w:p>
    <w:p w:rsidR="00481634" w:rsidDel="007A763D" w:rsidRDefault="00471D70">
      <w:pPr>
        <w:rPr>
          <w:del w:id="2571" w:author="ron gal" w:date="2017-03-04T18:10:00Z"/>
        </w:rPr>
      </w:pPr>
      <w:del w:id="2572" w:author="ron gal" w:date="2017-03-04T18:10:00Z">
        <w:r w:rsidDel="007A763D">
          <w:rPr>
            <w:sz w:val="24"/>
            <w:szCs w:val="24"/>
          </w:rPr>
          <w:delText xml:space="preserve">        public virtual int hours16_18Orders { get; set; }</w:delText>
        </w:r>
      </w:del>
    </w:p>
    <w:p w:rsidR="00481634" w:rsidDel="007A763D" w:rsidRDefault="00481634">
      <w:pPr>
        <w:rPr>
          <w:del w:id="2573" w:author="ron gal" w:date="2017-03-04T18:10:00Z"/>
        </w:rPr>
      </w:pPr>
    </w:p>
    <w:p w:rsidR="00481634" w:rsidDel="007A763D" w:rsidRDefault="00471D70">
      <w:pPr>
        <w:rPr>
          <w:del w:id="2574" w:author="ron gal" w:date="2017-03-04T18:10:00Z"/>
        </w:rPr>
      </w:pPr>
      <w:del w:id="2575" w:author="ron gal" w:date="2017-03-04T18:10:00Z">
        <w:r w:rsidDel="007A763D">
          <w:rPr>
            <w:sz w:val="24"/>
            <w:szCs w:val="24"/>
          </w:rPr>
          <w:delText xml:space="preserve">        public virtual int hours18_20Orders { get; set; }</w:delText>
        </w:r>
      </w:del>
    </w:p>
    <w:p w:rsidR="00481634" w:rsidDel="007A763D" w:rsidRDefault="00481634">
      <w:pPr>
        <w:rPr>
          <w:del w:id="2576" w:author="ron gal" w:date="2017-03-04T18:10:00Z"/>
        </w:rPr>
      </w:pPr>
    </w:p>
    <w:p w:rsidR="00481634" w:rsidDel="007A763D" w:rsidRDefault="00471D70">
      <w:pPr>
        <w:rPr>
          <w:del w:id="2577" w:author="ron gal" w:date="2017-03-04T18:10:00Z"/>
        </w:rPr>
      </w:pPr>
      <w:del w:id="2578" w:author="ron gal" w:date="2017-03-04T18:10:00Z">
        <w:r w:rsidDel="007A763D">
          <w:rPr>
            <w:sz w:val="24"/>
            <w:szCs w:val="24"/>
          </w:rPr>
          <w:delText xml:space="preserve">        public virtual int hours20_22Orders { get; set; }</w:delText>
        </w:r>
      </w:del>
    </w:p>
    <w:p w:rsidR="00481634" w:rsidDel="00EA16CA" w:rsidRDefault="00481634">
      <w:pPr>
        <w:rPr>
          <w:del w:id="2579" w:author="ron gal" w:date="2017-03-04T18:29:00Z"/>
        </w:rPr>
        <w:pPrChange w:id="2580" w:author="ron gal" w:date="2017-03-04T18:10:00Z">
          <w:pPr>
            <w:bidi/>
          </w:pPr>
        </w:pPrChange>
      </w:pPr>
    </w:p>
    <w:p w:rsidR="00481634" w:rsidDel="00EA16CA" w:rsidRDefault="00481634">
      <w:pPr>
        <w:bidi/>
        <w:rPr>
          <w:del w:id="2581" w:author="ron gal" w:date="2017-03-04T18:29:00Z"/>
        </w:rPr>
      </w:pPr>
    </w:p>
    <w:p w:rsidR="00481634" w:rsidDel="00EA16CA" w:rsidRDefault="00471D70">
      <w:pPr>
        <w:rPr>
          <w:del w:id="2582" w:author="ron gal" w:date="2017-03-04T18:29:00Z"/>
        </w:rPr>
      </w:pPr>
      <w:del w:id="2583" w:author="ron gal" w:date="2017-03-04T18:29:00Z">
        <w:r w:rsidDel="00EA16CA">
          <w:br w:type="page"/>
        </w:r>
      </w:del>
    </w:p>
    <w:p w:rsidR="00481634" w:rsidDel="00EA16CA" w:rsidRDefault="00481634">
      <w:pPr>
        <w:bidi/>
        <w:rPr>
          <w:del w:id="2584" w:author="ron gal" w:date="2017-03-04T18:29:00Z"/>
        </w:rPr>
      </w:pPr>
    </w:p>
    <w:p w:rsidR="00481634" w:rsidDel="00EA16CA" w:rsidRDefault="00471D70" w:rsidP="00224620">
      <w:pPr>
        <w:bidi/>
        <w:rPr>
          <w:del w:id="2585" w:author="ron gal" w:date="2017-03-04T18:29:00Z"/>
        </w:rPr>
      </w:pPr>
      <w:del w:id="2586" w:author="ron gal" w:date="2017-03-04T18:29:00Z">
        <w:r w:rsidDel="00EA16CA">
          <w:rPr>
            <w:b/>
            <w:sz w:val="24"/>
            <w:szCs w:val="24"/>
            <w:rtl/>
          </w:rPr>
          <w:delText xml:space="preserve">מחלקת </w:delText>
        </w:r>
      </w:del>
      <w:del w:id="2587" w:author="ron gal" w:date="2017-03-04T18:11:00Z">
        <w:r w:rsidDel="00224620">
          <w:rPr>
            <w:b/>
            <w:sz w:val="24"/>
            <w:szCs w:val="24"/>
          </w:rPr>
          <w:delText>CustomersActivityReport</w:delText>
        </w:r>
      </w:del>
    </w:p>
    <w:p w:rsidR="00481634" w:rsidDel="00E917A8" w:rsidRDefault="00471D70">
      <w:pPr>
        <w:bidi/>
        <w:rPr>
          <w:del w:id="2588" w:author="ron gal" w:date="2017-03-04T18:12:00Z"/>
        </w:rPr>
        <w:pPrChange w:id="2589" w:author="ron gal" w:date="2017-03-04T18:11:00Z">
          <w:pPr>
            <w:bidi/>
          </w:pPr>
        </w:pPrChange>
      </w:pPr>
      <w:del w:id="2590" w:author="ron gal" w:date="2017-03-04T18:12:00Z">
        <w:r w:rsidDel="00E917A8">
          <w:rPr>
            <w:sz w:val="24"/>
            <w:szCs w:val="24"/>
            <w:rtl/>
          </w:rPr>
          <w:delText xml:space="preserve">מחלקה מייצגת אובייקט מעבר של </w:delText>
        </w:r>
      </w:del>
      <w:del w:id="2591" w:author="ron gal" w:date="2017-03-04T18:11:00Z">
        <w:r w:rsidDel="00224620">
          <w:rPr>
            <w:sz w:val="24"/>
            <w:szCs w:val="24"/>
            <w:rtl/>
          </w:rPr>
          <w:delText>דוח המופק על פעילות משתמשים</w:delText>
        </w:r>
      </w:del>
      <w:del w:id="2592" w:author="ron gal" w:date="2017-03-04T18:12:00Z">
        <w:r w:rsidDel="00E917A8">
          <w:rPr>
            <w:sz w:val="24"/>
            <w:szCs w:val="24"/>
            <w:rtl/>
          </w:rPr>
          <w:delText xml:space="preserve">. האובייקט אינו מבוסס ישות ממסד הנתונים, ולכן אינו יורש מ- </w:delText>
        </w:r>
        <w:r w:rsidDel="00E917A8">
          <w:rPr>
            <w:sz w:val="24"/>
            <w:szCs w:val="24"/>
          </w:rPr>
          <w:delText>Entity</w:delText>
        </w:r>
        <w:r w:rsidDel="00E917A8">
          <w:rPr>
            <w:sz w:val="24"/>
            <w:szCs w:val="24"/>
            <w:rtl/>
          </w:rPr>
          <w:delText>. המחלקה בעלת התכונות הבאות:</w:delText>
        </w:r>
      </w:del>
    </w:p>
    <w:p w:rsidR="00481634" w:rsidDel="00EA16CA" w:rsidRDefault="00481634">
      <w:pPr>
        <w:bidi/>
        <w:rPr>
          <w:del w:id="2593" w:author="ron gal" w:date="2017-03-04T18:29:00Z"/>
        </w:rPr>
      </w:pPr>
    </w:p>
    <w:p w:rsidR="00481634" w:rsidDel="008C1EDD" w:rsidRDefault="00471D70">
      <w:pPr>
        <w:autoSpaceDE w:val="0"/>
        <w:autoSpaceDN w:val="0"/>
        <w:adjustRightInd w:val="0"/>
        <w:spacing w:line="240" w:lineRule="auto"/>
        <w:ind w:left="720"/>
        <w:rPr>
          <w:del w:id="2594" w:author="ron gal" w:date="2017-03-04T18:12:00Z"/>
        </w:rPr>
        <w:pPrChange w:id="2595" w:author="ron gal" w:date="2017-03-04T18:12:00Z">
          <w:pPr>
            <w:ind w:left="720"/>
          </w:pPr>
        </w:pPrChange>
      </w:pPr>
      <w:del w:id="2596" w:author="ron gal" w:date="2017-03-04T18:12:00Z">
        <w:r w:rsidRPr="008C1EDD" w:rsidDel="008C1EDD">
          <w:rPr>
            <w:rPrChange w:id="2597" w:author="ron gal" w:date="2017-03-04T18:12:00Z">
              <w:rPr>
                <w:sz w:val="24"/>
                <w:szCs w:val="24"/>
              </w:rPr>
            </w:rPrChange>
          </w:rPr>
          <w:delText>public int CoustomerId { get; set; }</w:delText>
        </w:r>
      </w:del>
    </w:p>
    <w:p w:rsidR="00481634" w:rsidDel="008C1EDD" w:rsidRDefault="00471D70">
      <w:pPr>
        <w:ind w:left="720"/>
        <w:rPr>
          <w:del w:id="2598" w:author="ron gal" w:date="2017-03-04T18:12:00Z"/>
        </w:rPr>
      </w:pPr>
      <w:del w:id="2599" w:author="ron gal" w:date="2017-03-04T18:12:00Z">
        <w:r w:rsidRPr="008C1EDD" w:rsidDel="008C1EDD">
          <w:rPr>
            <w:rPrChange w:id="2600" w:author="ron gal" w:date="2017-03-04T18:12:00Z">
              <w:rPr>
                <w:sz w:val="24"/>
                <w:szCs w:val="24"/>
              </w:rPr>
            </w:rPrChange>
          </w:rPr>
          <w:delText xml:space="preserve">        </w:delText>
        </w:r>
      </w:del>
    </w:p>
    <w:p w:rsidR="00481634" w:rsidDel="008C1EDD" w:rsidRDefault="00471D70">
      <w:pPr>
        <w:ind w:left="720"/>
        <w:rPr>
          <w:del w:id="2601" w:author="ron gal" w:date="2017-03-04T18:12:00Z"/>
        </w:rPr>
      </w:pPr>
      <w:del w:id="2602" w:author="ron gal" w:date="2017-03-04T18:12:00Z">
        <w:r w:rsidRPr="008C1EDD" w:rsidDel="008C1EDD">
          <w:rPr>
            <w:rPrChange w:id="2603" w:author="ron gal" w:date="2017-03-04T18:12:00Z">
              <w:rPr>
                <w:sz w:val="24"/>
                <w:szCs w:val="24"/>
              </w:rPr>
            </w:rPrChange>
          </w:rPr>
          <w:delText>public virtual string FirstName { get; set; }</w:delText>
        </w:r>
      </w:del>
    </w:p>
    <w:p w:rsidR="00481634" w:rsidDel="008C1EDD" w:rsidRDefault="00481634">
      <w:pPr>
        <w:rPr>
          <w:del w:id="2604" w:author="ron gal" w:date="2017-03-04T18:12:00Z"/>
        </w:rPr>
        <w:pPrChange w:id="2605" w:author="ron gal" w:date="2017-03-04T18:12:00Z">
          <w:pPr>
            <w:bidi/>
          </w:pPr>
        </w:pPrChange>
      </w:pPr>
    </w:p>
    <w:p w:rsidR="00481634" w:rsidDel="008C1EDD" w:rsidRDefault="00471D70">
      <w:pPr>
        <w:rPr>
          <w:del w:id="2606" w:author="ron gal" w:date="2017-03-04T18:12:00Z"/>
        </w:rPr>
        <w:pPrChange w:id="2607" w:author="ron gal" w:date="2017-03-04T18:12:00Z">
          <w:pPr>
            <w:ind w:firstLine="720"/>
          </w:pPr>
        </w:pPrChange>
      </w:pPr>
      <w:del w:id="2608" w:author="ron gal" w:date="2017-03-04T18:12:00Z">
        <w:r w:rsidRPr="008C1EDD" w:rsidDel="008C1EDD">
          <w:rPr>
            <w:rPrChange w:id="2609" w:author="ron gal" w:date="2017-03-04T18:12:00Z">
              <w:rPr>
                <w:sz w:val="24"/>
                <w:szCs w:val="24"/>
              </w:rPr>
            </w:rPrChange>
          </w:rPr>
          <w:delText>public virtual string LastName { get; set; }</w:delText>
        </w:r>
      </w:del>
    </w:p>
    <w:p w:rsidR="00481634" w:rsidDel="008C1EDD" w:rsidRDefault="00481634">
      <w:pPr>
        <w:rPr>
          <w:del w:id="2610" w:author="ron gal" w:date="2017-03-04T18:12:00Z"/>
        </w:rPr>
        <w:pPrChange w:id="2611" w:author="ron gal" w:date="2017-03-04T18:12:00Z">
          <w:pPr>
            <w:ind w:firstLine="720"/>
          </w:pPr>
        </w:pPrChange>
      </w:pPr>
    </w:p>
    <w:p w:rsidR="00481634" w:rsidDel="008C1EDD" w:rsidRDefault="00471D70">
      <w:pPr>
        <w:ind w:left="720"/>
        <w:rPr>
          <w:del w:id="2612" w:author="ron gal" w:date="2017-03-04T18:12:00Z"/>
        </w:rPr>
      </w:pPr>
      <w:del w:id="2613" w:author="ron gal" w:date="2017-03-04T18:12:00Z">
        <w:r w:rsidRPr="008C1EDD" w:rsidDel="008C1EDD">
          <w:rPr>
            <w:rPrChange w:id="2614" w:author="ron gal" w:date="2017-03-04T18:12:00Z">
              <w:rPr>
                <w:sz w:val="24"/>
                <w:szCs w:val="24"/>
              </w:rPr>
            </w:rPrChange>
          </w:rPr>
          <w:delText>public virtual int Age { get; set; }</w:delText>
        </w:r>
      </w:del>
    </w:p>
    <w:p w:rsidR="00481634" w:rsidDel="008C1EDD" w:rsidRDefault="00481634">
      <w:pPr>
        <w:ind w:left="720"/>
        <w:rPr>
          <w:del w:id="2615" w:author="ron gal" w:date="2017-03-04T18:12:00Z"/>
        </w:rPr>
      </w:pPr>
    </w:p>
    <w:p w:rsidR="00481634" w:rsidDel="008C1EDD" w:rsidRDefault="00471D70">
      <w:pPr>
        <w:ind w:left="720"/>
        <w:rPr>
          <w:del w:id="2616" w:author="ron gal" w:date="2017-03-04T18:12:00Z"/>
        </w:rPr>
      </w:pPr>
      <w:del w:id="2617" w:author="ron gal" w:date="2017-03-04T18:12:00Z">
        <w:r w:rsidRPr="008C1EDD" w:rsidDel="008C1EDD">
          <w:rPr>
            <w:rPrChange w:id="2618" w:author="ron gal" w:date="2017-03-04T18:12:00Z">
              <w:rPr>
                <w:sz w:val="24"/>
                <w:szCs w:val="24"/>
              </w:rPr>
            </w:rPrChange>
          </w:rPr>
          <w:delText>public virtual long LastGameDate { get; set; }</w:delText>
        </w:r>
      </w:del>
    </w:p>
    <w:p w:rsidR="00481634" w:rsidDel="008C1EDD" w:rsidRDefault="00481634">
      <w:pPr>
        <w:rPr>
          <w:del w:id="2619" w:author="ron gal" w:date="2017-03-04T18:12:00Z"/>
        </w:rPr>
        <w:pPrChange w:id="2620" w:author="ron gal" w:date="2017-03-04T18:12:00Z">
          <w:pPr>
            <w:bidi/>
          </w:pPr>
        </w:pPrChange>
      </w:pPr>
    </w:p>
    <w:p w:rsidR="00481634" w:rsidDel="008C1EDD" w:rsidRDefault="00471D70">
      <w:pPr>
        <w:rPr>
          <w:del w:id="2621" w:author="ron gal" w:date="2017-03-04T18:12:00Z"/>
        </w:rPr>
        <w:pPrChange w:id="2622" w:author="ron gal" w:date="2017-03-04T18:12:00Z">
          <w:pPr>
            <w:ind w:firstLine="720"/>
          </w:pPr>
        </w:pPrChange>
      </w:pPr>
      <w:del w:id="2623" w:author="ron gal" w:date="2017-03-04T18:12:00Z">
        <w:r w:rsidRPr="008C1EDD" w:rsidDel="008C1EDD">
          <w:rPr>
            <w:rPrChange w:id="2624" w:author="ron gal" w:date="2017-03-04T18:12:00Z">
              <w:rPr>
                <w:sz w:val="24"/>
                <w:szCs w:val="24"/>
              </w:rPr>
            </w:rPrChange>
          </w:rPr>
          <w:delText>public virtual int NumberOfOrders { get; set; }</w:delText>
        </w:r>
      </w:del>
    </w:p>
    <w:p w:rsidR="00481634" w:rsidDel="008C1EDD" w:rsidRDefault="00481634">
      <w:pPr>
        <w:rPr>
          <w:del w:id="2625" w:author="ron gal" w:date="2017-03-04T18:12:00Z"/>
        </w:rPr>
        <w:pPrChange w:id="2626" w:author="ron gal" w:date="2017-03-04T18:12:00Z">
          <w:pPr>
            <w:ind w:firstLine="720"/>
          </w:pPr>
        </w:pPrChange>
      </w:pPr>
    </w:p>
    <w:p w:rsidR="00481634" w:rsidDel="008C1EDD" w:rsidRDefault="00471D70">
      <w:pPr>
        <w:rPr>
          <w:del w:id="2627" w:author="ron gal" w:date="2017-03-04T18:12:00Z"/>
        </w:rPr>
        <w:pPrChange w:id="2628" w:author="ron gal" w:date="2017-03-04T18:12:00Z">
          <w:pPr>
            <w:ind w:firstLine="720"/>
          </w:pPr>
        </w:pPrChange>
      </w:pPr>
      <w:del w:id="2629" w:author="ron gal" w:date="2017-03-04T18:12:00Z">
        <w:r w:rsidRPr="008C1EDD" w:rsidDel="008C1EDD">
          <w:rPr>
            <w:rPrChange w:id="2630" w:author="ron gal" w:date="2017-03-04T18:12:00Z">
              <w:rPr>
                <w:sz w:val="24"/>
                <w:szCs w:val="24"/>
              </w:rPr>
            </w:rPrChange>
          </w:rPr>
          <w:delText>public virtual int NumberOfCanceledOrders { get; set; }</w:delText>
        </w:r>
      </w:del>
    </w:p>
    <w:p w:rsidR="00481634" w:rsidDel="008C1EDD" w:rsidRDefault="00481634">
      <w:pPr>
        <w:rPr>
          <w:del w:id="2631" w:author="ron gal" w:date="2017-03-04T18:12:00Z"/>
        </w:rPr>
        <w:pPrChange w:id="2632" w:author="ron gal" w:date="2017-03-04T18:12:00Z">
          <w:pPr>
            <w:ind w:firstLine="720"/>
          </w:pPr>
        </w:pPrChange>
      </w:pPr>
    </w:p>
    <w:p w:rsidR="00481634" w:rsidDel="00EA16CA" w:rsidRDefault="00471D70">
      <w:pPr>
        <w:rPr>
          <w:del w:id="2633" w:author="ron gal" w:date="2017-03-04T18:29:00Z"/>
        </w:rPr>
        <w:pPrChange w:id="2634" w:author="ron gal" w:date="2017-03-04T18:12:00Z">
          <w:pPr>
            <w:ind w:firstLine="720"/>
          </w:pPr>
        </w:pPrChange>
      </w:pPr>
      <w:del w:id="2635" w:author="ron gal" w:date="2017-03-04T18:12:00Z">
        <w:r w:rsidRPr="008C1EDD" w:rsidDel="008C1EDD">
          <w:rPr>
            <w:rPrChange w:id="2636" w:author="ron gal" w:date="2017-03-04T18:12:00Z">
              <w:rPr>
                <w:sz w:val="24"/>
                <w:szCs w:val="24"/>
              </w:rPr>
            </w:rPrChange>
          </w:rPr>
          <w:delText>public virtual int NumberOfJoiningAsGuest { get; set; }</w:delText>
        </w:r>
      </w:del>
    </w:p>
    <w:p w:rsidR="00481634" w:rsidDel="00EA16CA" w:rsidRDefault="00481634">
      <w:pPr>
        <w:bidi/>
        <w:rPr>
          <w:del w:id="2637" w:author="ron gal" w:date="2017-03-04T18:29:00Z"/>
        </w:rPr>
      </w:pPr>
    </w:p>
    <w:p w:rsidR="00481634" w:rsidDel="00EA16CA" w:rsidRDefault="00471D70" w:rsidP="00B40E40">
      <w:pPr>
        <w:bidi/>
        <w:rPr>
          <w:del w:id="2638" w:author="ron gal" w:date="2017-03-04T18:29:00Z"/>
        </w:rPr>
      </w:pPr>
      <w:del w:id="2639" w:author="ron gal" w:date="2017-03-04T18:29:00Z">
        <w:r w:rsidDel="00EA16CA">
          <w:rPr>
            <w:b/>
            <w:sz w:val="24"/>
            <w:szCs w:val="24"/>
            <w:rtl/>
          </w:rPr>
          <w:delText xml:space="preserve">מחלקת </w:delText>
        </w:r>
      </w:del>
      <w:del w:id="2640" w:author="ron gal" w:date="2017-03-04T18:13:00Z">
        <w:r w:rsidDel="00B40E40">
          <w:rPr>
            <w:b/>
            <w:sz w:val="24"/>
            <w:szCs w:val="24"/>
          </w:rPr>
          <w:delText>OffendingCustomersReport</w:delText>
        </w:r>
      </w:del>
    </w:p>
    <w:p w:rsidR="00481634" w:rsidDel="00B40E40" w:rsidRDefault="00471D70">
      <w:pPr>
        <w:bidi/>
        <w:rPr>
          <w:del w:id="2641" w:author="ron gal" w:date="2017-03-04T18:13:00Z"/>
        </w:rPr>
      </w:pPr>
      <w:del w:id="2642" w:author="ron gal" w:date="2017-03-04T18:13:00Z">
        <w:r w:rsidDel="00B40E40">
          <w:rPr>
            <w:sz w:val="24"/>
            <w:szCs w:val="24"/>
            <w:rtl/>
          </w:rPr>
          <w:delText xml:space="preserve">מחלקה מייצגת אובייקט מעבר של דוח המופק על כמות התלונות על לקוח שמסויים. האובייקט אינו מבוסס ישות ממסד הנתונים, ולכן אינו יורש מ- </w:delText>
        </w:r>
        <w:r w:rsidDel="00B40E40">
          <w:rPr>
            <w:sz w:val="24"/>
            <w:szCs w:val="24"/>
          </w:rPr>
          <w:delText>Entity</w:delText>
        </w:r>
        <w:r w:rsidDel="00B40E40">
          <w:rPr>
            <w:sz w:val="24"/>
            <w:szCs w:val="24"/>
            <w:rtl/>
          </w:rPr>
          <w:delText>. המחלקה בעלת התכונות הבאות:</w:delText>
        </w:r>
      </w:del>
    </w:p>
    <w:p w:rsidR="00481634" w:rsidDel="00EA16CA" w:rsidRDefault="00481634">
      <w:pPr>
        <w:bidi/>
        <w:rPr>
          <w:del w:id="2643" w:author="ron gal" w:date="2017-03-04T18:29:00Z"/>
        </w:rPr>
      </w:pPr>
    </w:p>
    <w:p w:rsidR="00481634" w:rsidDel="00B40E40" w:rsidRDefault="00471D70">
      <w:pPr>
        <w:ind w:left="720"/>
        <w:rPr>
          <w:del w:id="2644" w:author="ron gal" w:date="2017-03-04T18:13:00Z"/>
        </w:rPr>
      </w:pPr>
      <w:del w:id="2645" w:author="ron gal" w:date="2017-03-04T18:13:00Z">
        <w:r w:rsidRPr="00EB537C" w:rsidDel="00B40E40">
          <w:rPr>
            <w:rPrChange w:id="2646" w:author="ron gal" w:date="2017-03-04T18:22:00Z">
              <w:rPr>
                <w:sz w:val="24"/>
                <w:szCs w:val="24"/>
              </w:rPr>
            </w:rPrChange>
          </w:rPr>
          <w:delText>public int CoustomerId { get; set; }</w:delText>
        </w:r>
      </w:del>
    </w:p>
    <w:p w:rsidR="00481634" w:rsidDel="00B40E40" w:rsidRDefault="00471D70">
      <w:pPr>
        <w:ind w:left="720"/>
        <w:rPr>
          <w:del w:id="2647" w:author="ron gal" w:date="2017-03-04T18:13:00Z"/>
        </w:rPr>
      </w:pPr>
      <w:del w:id="2648" w:author="ron gal" w:date="2017-03-04T18:13:00Z">
        <w:r w:rsidRPr="00EB537C" w:rsidDel="00B40E40">
          <w:rPr>
            <w:rPrChange w:id="2649" w:author="ron gal" w:date="2017-03-04T18:22:00Z">
              <w:rPr>
                <w:sz w:val="24"/>
                <w:szCs w:val="24"/>
              </w:rPr>
            </w:rPrChange>
          </w:rPr>
          <w:delText xml:space="preserve">        </w:delText>
        </w:r>
      </w:del>
    </w:p>
    <w:p w:rsidR="00481634" w:rsidDel="00B40E40" w:rsidRDefault="00471D70">
      <w:pPr>
        <w:ind w:left="720"/>
        <w:rPr>
          <w:del w:id="2650" w:author="ron gal" w:date="2017-03-04T18:13:00Z"/>
        </w:rPr>
      </w:pPr>
      <w:del w:id="2651" w:author="ron gal" w:date="2017-03-04T18:13:00Z">
        <w:r w:rsidRPr="00EB537C" w:rsidDel="00B40E40">
          <w:rPr>
            <w:rPrChange w:id="2652" w:author="ron gal" w:date="2017-03-04T18:22:00Z">
              <w:rPr>
                <w:sz w:val="24"/>
                <w:szCs w:val="24"/>
              </w:rPr>
            </w:rPrChange>
          </w:rPr>
          <w:delText>public virtual string FirstName { get; set; }</w:delText>
        </w:r>
      </w:del>
    </w:p>
    <w:p w:rsidR="00481634" w:rsidDel="00B40E40" w:rsidRDefault="00481634">
      <w:pPr>
        <w:rPr>
          <w:del w:id="2653" w:author="ron gal" w:date="2017-03-04T18:13:00Z"/>
        </w:rPr>
        <w:pPrChange w:id="2654" w:author="ron gal" w:date="2017-03-04T18:22:00Z">
          <w:pPr>
            <w:bidi/>
          </w:pPr>
        </w:pPrChange>
      </w:pPr>
    </w:p>
    <w:p w:rsidR="00481634" w:rsidDel="00B40E40" w:rsidRDefault="00471D70">
      <w:pPr>
        <w:ind w:firstLine="720"/>
        <w:rPr>
          <w:del w:id="2655" w:author="ron gal" w:date="2017-03-04T18:13:00Z"/>
        </w:rPr>
      </w:pPr>
      <w:del w:id="2656" w:author="ron gal" w:date="2017-03-04T18:13:00Z">
        <w:r w:rsidRPr="00EB537C" w:rsidDel="00B40E40">
          <w:rPr>
            <w:rPrChange w:id="2657" w:author="ron gal" w:date="2017-03-04T18:22:00Z">
              <w:rPr>
                <w:sz w:val="24"/>
                <w:szCs w:val="24"/>
              </w:rPr>
            </w:rPrChange>
          </w:rPr>
          <w:delText>public virtual string LastName { get; set; }</w:delText>
        </w:r>
      </w:del>
    </w:p>
    <w:p w:rsidR="00481634" w:rsidDel="00B40E40" w:rsidRDefault="00481634">
      <w:pPr>
        <w:rPr>
          <w:del w:id="2658" w:author="ron gal" w:date="2017-03-04T18:13:00Z"/>
        </w:rPr>
        <w:pPrChange w:id="2659" w:author="ron gal" w:date="2017-03-04T18:22:00Z">
          <w:pPr>
            <w:bidi/>
          </w:pPr>
        </w:pPrChange>
      </w:pPr>
    </w:p>
    <w:p w:rsidR="00481634" w:rsidDel="00B40E40" w:rsidRDefault="00471D70">
      <w:pPr>
        <w:ind w:firstLine="720"/>
        <w:rPr>
          <w:del w:id="2660" w:author="ron gal" w:date="2017-03-04T18:13:00Z"/>
        </w:rPr>
      </w:pPr>
      <w:del w:id="2661" w:author="ron gal" w:date="2017-03-04T18:13:00Z">
        <w:r w:rsidRPr="00EB537C" w:rsidDel="00B40E40">
          <w:rPr>
            <w:rPrChange w:id="2662" w:author="ron gal" w:date="2017-03-04T18:22:00Z">
              <w:rPr>
                <w:sz w:val="24"/>
                <w:szCs w:val="24"/>
              </w:rPr>
            </w:rPrChange>
          </w:rPr>
          <w:delText>public virtual int NumberOfComplaints{ get; set; }</w:delText>
        </w:r>
      </w:del>
    </w:p>
    <w:p w:rsidR="00481634" w:rsidDel="00EA16CA" w:rsidRDefault="00481634">
      <w:pPr>
        <w:rPr>
          <w:del w:id="2663" w:author="ron gal" w:date="2017-03-04T18:29:00Z"/>
        </w:rPr>
        <w:pPrChange w:id="2664" w:author="ron gal" w:date="2017-03-04T18:22:00Z">
          <w:pPr>
            <w:bidi/>
          </w:pPr>
        </w:pPrChange>
      </w:pPr>
    </w:p>
    <w:p w:rsidR="00481634" w:rsidDel="00EA16CA" w:rsidRDefault="00471D70">
      <w:pPr>
        <w:bidi/>
        <w:rPr>
          <w:del w:id="2665" w:author="ron gal" w:date="2017-03-04T18:29:00Z"/>
        </w:rPr>
      </w:pPr>
      <w:del w:id="2666" w:author="ron gal" w:date="2017-03-04T18:29:00Z">
        <w:r w:rsidDel="00EA16CA">
          <w:rPr>
            <w:sz w:val="28"/>
            <w:szCs w:val="28"/>
          </w:rPr>
          <w:delText xml:space="preserve">   </w:delText>
        </w:r>
      </w:del>
    </w:p>
    <w:p w:rsidR="00481634" w:rsidDel="000B66B0" w:rsidRDefault="00471D70">
      <w:pPr>
        <w:rPr>
          <w:del w:id="2667" w:author="ron gal" w:date="2017-03-04T18:23:00Z"/>
        </w:rPr>
      </w:pPr>
      <w:del w:id="2668" w:author="ron gal" w:date="2017-03-04T18:23:00Z">
        <w:r w:rsidDel="000B66B0">
          <w:br w:type="page"/>
        </w:r>
      </w:del>
    </w:p>
    <w:p w:rsidR="00481634" w:rsidRPr="00F00D18" w:rsidDel="0076005C" w:rsidRDefault="00481634">
      <w:pPr>
        <w:bidi/>
        <w:rPr>
          <w:del w:id="2669" w:author="ron gal" w:date="2017-03-04T18:18:00Z"/>
          <w:sz w:val="24"/>
          <w:szCs w:val="24"/>
          <w:rPrChange w:id="2670" w:author="ron gal" w:date="2017-03-04T18:21:00Z">
            <w:rPr>
              <w:del w:id="2671" w:author="ron gal" w:date="2017-03-04T18:18:00Z"/>
            </w:rPr>
          </w:rPrChange>
        </w:rPr>
      </w:pPr>
    </w:p>
    <w:p w:rsidR="00481634" w:rsidDel="00EA16CA" w:rsidRDefault="00471D70">
      <w:pPr>
        <w:bidi/>
        <w:rPr>
          <w:del w:id="2672" w:author="ron gal" w:date="2017-03-04T18:29:00Z"/>
          <w:rtl/>
        </w:rPr>
      </w:pPr>
      <w:del w:id="2673" w:author="ron gal" w:date="2017-03-04T18:29:00Z">
        <w:r w:rsidDel="00EA16CA">
          <w:rPr>
            <w:b/>
            <w:sz w:val="24"/>
            <w:szCs w:val="24"/>
            <w:rtl/>
          </w:rPr>
          <w:delText xml:space="preserve">מחלקת </w:delText>
        </w:r>
        <w:r w:rsidDel="00EA16CA">
          <w:rPr>
            <w:b/>
            <w:sz w:val="24"/>
            <w:szCs w:val="24"/>
          </w:rPr>
          <w:delText>LoginResponse</w:delText>
        </w:r>
      </w:del>
    </w:p>
    <w:p w:rsidR="00481634" w:rsidRDefault="00471D70">
      <w:pPr>
        <w:bidi/>
      </w:pPr>
      <w:del w:id="2674" w:author="ron gal" w:date="2017-03-04T18:29:00Z">
        <w:r w:rsidDel="00EA16CA">
          <w:rPr>
            <w:sz w:val="24"/>
            <w:szCs w:val="24"/>
            <w:rtl/>
          </w:rPr>
          <w:delText>מחלקה מייצגת אובייקט מעבר של היוזר המחובר למערכת והרשאותיו המתאימות. האובייקט אינו</w:delText>
        </w:r>
      </w:del>
      <w:r>
        <w:rPr>
          <w:sz w:val="24"/>
          <w:szCs w:val="24"/>
          <w:rtl/>
        </w:rPr>
        <w:t xml:space="preserve">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int UserId { get; set; }</w:t>
      </w:r>
    </w:p>
    <w:p w:rsidR="00481634" w:rsidRDefault="00471D70">
      <w:r>
        <w:rPr>
          <w:sz w:val="24"/>
          <w:szCs w:val="24"/>
        </w:rPr>
        <w:tab/>
      </w:r>
      <w:r>
        <w:rPr>
          <w:sz w:val="24"/>
          <w:szCs w:val="24"/>
        </w:rPr>
        <w:tab/>
      </w:r>
    </w:p>
    <w:p w:rsidR="00481634" w:rsidDel="00714729" w:rsidRDefault="00471D70">
      <w:pPr>
        <w:rPr>
          <w:del w:id="2675" w:author="ron gal" w:date="2017-03-04T18:11:00Z"/>
        </w:rPr>
      </w:pPr>
      <w:del w:id="2676" w:author="ron gal" w:date="2017-03-04T18:11:00Z">
        <w:r w:rsidDel="00714729">
          <w:rPr>
            <w:sz w:val="24"/>
            <w:szCs w:val="24"/>
          </w:rPr>
          <w:delText>public bool IsUserFrozen { get; set; }</w:delText>
        </w:r>
      </w:del>
    </w:p>
    <w:p w:rsidR="00481634" w:rsidDel="00714729" w:rsidRDefault="00481634">
      <w:pPr>
        <w:rPr>
          <w:del w:id="2677" w:author="ron gal" w:date="2017-03-04T18:11:00Z"/>
        </w:rPr>
      </w:pPr>
    </w:p>
    <w:p w:rsidR="00481634" w:rsidRDefault="00471D70">
      <w:r>
        <w:rPr>
          <w:sz w:val="24"/>
          <w:szCs w:val="24"/>
        </w:rPr>
        <w:t>public string Role { get; set; }</w:t>
      </w:r>
    </w:p>
    <w:p w:rsidR="00481634" w:rsidRDefault="00481634"/>
    <w:p w:rsidR="00481634" w:rsidRDefault="00471D70">
      <w:r>
        <w:rPr>
          <w:sz w:val="24"/>
          <w:szCs w:val="24"/>
        </w:rPr>
        <w:t>public string AuthorizationKey { get; set; }</w:t>
      </w:r>
    </w:p>
    <w:p w:rsidR="00481634" w:rsidRDefault="00481634"/>
    <w:p w:rsidR="00481634" w:rsidRDefault="00481634"/>
    <w:p w:rsidR="00481634" w:rsidRDefault="00471D70">
      <w:pPr>
        <w:bidi/>
      </w:pPr>
      <w:r>
        <w:rPr>
          <w:b/>
          <w:sz w:val="24"/>
          <w:szCs w:val="24"/>
          <w:rtl/>
        </w:rPr>
        <w:t xml:space="preserve">מחלקת </w:t>
      </w:r>
      <w:r>
        <w:rPr>
          <w:b/>
          <w:sz w:val="24"/>
          <w:szCs w:val="24"/>
        </w:rPr>
        <w:t>RegistrationReponse</w:t>
      </w:r>
    </w:p>
    <w:p w:rsidR="00481634" w:rsidRDefault="00471D70">
      <w:pPr>
        <w:bidi/>
      </w:pPr>
      <w:r>
        <w:rPr>
          <w:sz w:val="24"/>
          <w:szCs w:val="24"/>
          <w:rtl/>
        </w:rPr>
        <w:t xml:space="preserve">מחלקה מייצגת אובייקט מעבר של בדיקה בעת הרשמה האם ה- </w:t>
      </w:r>
      <w:r>
        <w:rPr>
          <w:sz w:val="24"/>
          <w:szCs w:val="24"/>
        </w:rPr>
        <w:t>username</w:t>
      </w:r>
      <w:r>
        <w:rPr>
          <w:sz w:val="24"/>
          <w:szCs w:val="24"/>
          <w:rtl/>
        </w:rPr>
        <w:t xml:space="preserve"> אותו הנרשם רוצה קיים כבר במערכת.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 w:rsidR="00481634" w:rsidRDefault="00471D70">
      <w:r>
        <w:rPr>
          <w:sz w:val="24"/>
          <w:szCs w:val="24"/>
        </w:rPr>
        <w:t>public bool AlreadyExists { get; set; }</w:t>
      </w:r>
    </w:p>
    <w:p w:rsidR="00481634" w:rsidRDefault="00481634"/>
    <w:p w:rsidR="00481634" w:rsidRDefault="00481634"/>
    <w:p w:rsidR="00481634" w:rsidRDefault="00471D70">
      <w:pPr>
        <w:bidi/>
      </w:pPr>
      <w:r>
        <w:rPr>
          <w:b/>
          <w:sz w:val="24"/>
          <w:szCs w:val="24"/>
          <w:rtl/>
        </w:rPr>
        <w:t xml:space="preserve">מחלקת </w:t>
      </w:r>
      <w:r>
        <w:rPr>
          <w:b/>
          <w:sz w:val="24"/>
          <w:szCs w:val="24"/>
        </w:rPr>
        <w:t>UserCredentials</w:t>
      </w:r>
    </w:p>
    <w:p w:rsidR="00481634" w:rsidRDefault="00471D70">
      <w:pPr>
        <w:bidi/>
      </w:pPr>
      <w:r>
        <w:rPr>
          <w:sz w:val="24"/>
          <w:szCs w:val="24"/>
          <w:rtl/>
        </w:rPr>
        <w:t xml:space="preserve">מחלקה מייצגת אובייקט מעבר של שם וסיסמת היוזר המתחבר למערכת.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string Username { get; set; }</w:t>
      </w:r>
    </w:p>
    <w:p w:rsidR="00481634" w:rsidRDefault="00481634"/>
    <w:p w:rsidR="00481634" w:rsidRDefault="00471D70">
      <w:r>
        <w:rPr>
          <w:sz w:val="24"/>
          <w:szCs w:val="24"/>
        </w:rPr>
        <w:t>public string Password { get; set; }</w:t>
      </w:r>
    </w:p>
    <w:p w:rsidR="00481634" w:rsidRDefault="00481634"/>
    <w:p w:rsidR="00481634" w:rsidRDefault="00481634">
      <w:pPr>
        <w:bidi/>
      </w:pPr>
    </w:p>
    <w:p w:rsidR="00481634" w:rsidRDefault="00481634">
      <w:pPr>
        <w:bidi/>
      </w:pPr>
    </w:p>
    <w:p w:rsidR="00481634" w:rsidRDefault="00471D70">
      <w:r>
        <w:br w:type="page"/>
      </w:r>
    </w:p>
    <w:p w:rsidR="00481634" w:rsidRDefault="00481634">
      <w:pPr>
        <w:bidi/>
      </w:pPr>
    </w:p>
    <w:p w:rsidR="00481634" w:rsidDel="00FA676B" w:rsidRDefault="00471D70" w:rsidP="00F52774">
      <w:pPr>
        <w:pStyle w:val="Heading2"/>
        <w:bidi/>
        <w:rPr>
          <w:moveFrom w:id="2678" w:author="ron gal" w:date="2017-03-04T17:50:00Z"/>
        </w:rPr>
        <w:pPrChange w:id="2679" w:author="Ron Gal" w:date="2017-03-05T23:22:00Z">
          <w:pPr>
            <w:bidi/>
          </w:pPr>
        </w:pPrChange>
      </w:pPr>
      <w:moveFromRangeStart w:id="2680" w:author="ron gal" w:date="2017-03-04T17:50:00Z" w:name="move476413130"/>
      <w:moveFrom w:id="2681" w:author="ron gal" w:date="2017-03-04T17:50:00Z">
        <w:r w:rsidDel="00FA676B">
          <w:rPr>
            <w:rtl/>
          </w:rPr>
          <w:t>מחלקות תשתית (</w:t>
        </w:r>
        <w:r w:rsidDel="00FA676B">
          <w:t>Common</w:t>
        </w:r>
        <w:r w:rsidDel="00FA676B">
          <w:rPr>
            <w:rtl/>
          </w:rPr>
          <w:t>)</w:t>
        </w:r>
      </w:moveFrom>
    </w:p>
    <w:moveFromRangeEnd w:id="2680"/>
    <w:p w:rsidR="00481634" w:rsidDel="00FA676B" w:rsidRDefault="00481634" w:rsidP="00F52774">
      <w:pPr>
        <w:pStyle w:val="Heading2"/>
        <w:bidi/>
        <w:rPr>
          <w:del w:id="2682" w:author="ron gal" w:date="2017-03-04T17:49:00Z"/>
        </w:rPr>
        <w:pPrChange w:id="2683" w:author="Ron Gal" w:date="2017-03-05T23:22:00Z">
          <w:pPr>
            <w:bidi/>
          </w:pPr>
        </w:pPrChange>
      </w:pPr>
    </w:p>
    <w:p w:rsidR="00481634" w:rsidRDefault="00471D70" w:rsidP="00F52774">
      <w:pPr>
        <w:pStyle w:val="Heading2"/>
        <w:bidi/>
        <w:pPrChange w:id="2684" w:author="Ron Gal" w:date="2017-03-05T23:22:00Z">
          <w:pPr>
            <w:bidi/>
          </w:pPr>
        </w:pPrChange>
      </w:pPr>
      <w:bookmarkStart w:id="2685" w:name="_Toc476519719"/>
      <w:r>
        <w:rPr>
          <w:b/>
          <w:sz w:val="24"/>
          <w:szCs w:val="24"/>
          <w:rtl/>
        </w:rPr>
        <w:t xml:space="preserve">מחלקת </w:t>
      </w:r>
      <w:r>
        <w:rPr>
          <w:b/>
          <w:sz w:val="24"/>
          <w:szCs w:val="24"/>
        </w:rPr>
        <w:t>Consts</w:t>
      </w:r>
      <w:bookmarkEnd w:id="2685"/>
    </w:p>
    <w:p w:rsidR="00481634" w:rsidRDefault="00471D70">
      <w:pPr>
        <w:bidi/>
      </w:pPr>
      <w:r>
        <w:rPr>
          <w:sz w:val="24"/>
          <w:szCs w:val="24"/>
          <w:rtl/>
        </w:rPr>
        <w:t>מחלקה סטאטית זו מכילה קבועים שונים אשר רלוונטי</w:t>
      </w:r>
      <w:ins w:id="2686" w:author="Ron Gal" w:date="2017-03-05T23:22:00Z">
        <w:r w:rsidR="00F52774">
          <w:rPr>
            <w:rFonts w:hint="cs"/>
            <w:sz w:val="24"/>
            <w:szCs w:val="24"/>
            <w:rtl/>
          </w:rPr>
          <w:t>י</w:t>
        </w:r>
      </w:ins>
      <w:r>
        <w:rPr>
          <w:sz w:val="24"/>
          <w:szCs w:val="24"/>
          <w:rtl/>
        </w:rPr>
        <w:t>ם לכל המערכת. המחלקה בעלת התכונות ותת המחלקות הבאות:</w:t>
      </w:r>
    </w:p>
    <w:p w:rsidR="00C7601C" w:rsidRPr="00C7601C" w:rsidRDefault="00C7601C">
      <w:pPr>
        <w:rPr>
          <w:ins w:id="2687" w:author="ron gal" w:date="2017-03-04T16:12:00Z"/>
          <w:sz w:val="24"/>
          <w:szCs w:val="24"/>
          <w:rPrChange w:id="2688" w:author="ron gal" w:date="2017-03-04T16:12:00Z">
            <w:rPr>
              <w:ins w:id="2689" w:author="ron gal" w:date="2017-03-04T16:12:00Z"/>
              <w:rFonts w:ascii="Consolas" w:hAnsi="Consolas" w:cs="Consolas"/>
              <w:sz w:val="19"/>
              <w:szCs w:val="19"/>
              <w:highlight w:val="white"/>
            </w:rPr>
          </w:rPrChange>
        </w:rPr>
        <w:pPrChange w:id="2690" w:author="ron gal" w:date="2017-03-04T16:12:00Z">
          <w:pPr>
            <w:autoSpaceDE w:val="0"/>
            <w:autoSpaceDN w:val="0"/>
            <w:adjustRightInd w:val="0"/>
            <w:spacing w:line="240" w:lineRule="auto"/>
          </w:pPr>
        </w:pPrChange>
      </w:pPr>
      <w:ins w:id="2691" w:author="ron gal" w:date="2017-03-04T16:12:00Z">
        <w:r w:rsidRPr="00C7601C">
          <w:rPr>
            <w:sz w:val="24"/>
            <w:szCs w:val="24"/>
            <w:rPrChange w:id="2692" w:author="ron gal" w:date="2017-03-04T16:12:00Z">
              <w:rPr>
                <w:rFonts w:ascii="Consolas" w:hAnsi="Consolas" w:cs="Consolas"/>
                <w:color w:val="0000FF"/>
                <w:sz w:val="19"/>
                <w:szCs w:val="19"/>
                <w:highlight w:val="white"/>
              </w:rPr>
            </w:rPrChange>
          </w:rPr>
          <w:t>public</w:t>
        </w:r>
        <w:r w:rsidRPr="00C7601C">
          <w:rPr>
            <w:sz w:val="24"/>
            <w:szCs w:val="24"/>
            <w:rPrChange w:id="2693" w:author="ron gal" w:date="2017-03-04T16:12:00Z">
              <w:rPr>
                <w:rFonts w:ascii="Consolas" w:hAnsi="Consolas" w:cs="Consolas"/>
                <w:sz w:val="19"/>
                <w:szCs w:val="19"/>
                <w:highlight w:val="white"/>
              </w:rPr>
            </w:rPrChange>
          </w:rPr>
          <w:t xml:space="preserve"> </w:t>
        </w:r>
        <w:r w:rsidRPr="00C7601C">
          <w:rPr>
            <w:sz w:val="24"/>
            <w:szCs w:val="24"/>
            <w:rPrChange w:id="2694" w:author="ron gal" w:date="2017-03-04T16:12:00Z">
              <w:rPr>
                <w:rFonts w:ascii="Consolas" w:hAnsi="Consolas" w:cs="Consolas"/>
                <w:color w:val="0000FF"/>
                <w:sz w:val="19"/>
                <w:szCs w:val="19"/>
                <w:highlight w:val="white"/>
              </w:rPr>
            </w:rPrChange>
          </w:rPr>
          <w:t>const</w:t>
        </w:r>
        <w:r w:rsidRPr="00C7601C">
          <w:rPr>
            <w:sz w:val="24"/>
            <w:szCs w:val="24"/>
            <w:rPrChange w:id="2695" w:author="ron gal" w:date="2017-03-04T16:12:00Z">
              <w:rPr>
                <w:rFonts w:ascii="Consolas" w:hAnsi="Consolas" w:cs="Consolas"/>
                <w:sz w:val="19"/>
                <w:szCs w:val="19"/>
                <w:highlight w:val="white"/>
              </w:rPr>
            </w:rPrChange>
          </w:rPr>
          <w:t xml:space="preserve"> </w:t>
        </w:r>
        <w:r w:rsidRPr="00C7601C">
          <w:rPr>
            <w:sz w:val="24"/>
            <w:szCs w:val="24"/>
            <w:rPrChange w:id="2696" w:author="ron gal" w:date="2017-03-04T16:12:00Z">
              <w:rPr>
                <w:rFonts w:ascii="Consolas" w:hAnsi="Consolas" w:cs="Consolas"/>
                <w:color w:val="0000FF"/>
                <w:sz w:val="19"/>
                <w:szCs w:val="19"/>
                <w:highlight w:val="white"/>
              </w:rPr>
            </w:rPrChange>
          </w:rPr>
          <w:t>string</w:t>
        </w:r>
        <w:r w:rsidRPr="00C7601C">
          <w:rPr>
            <w:sz w:val="24"/>
            <w:szCs w:val="24"/>
            <w:rPrChange w:id="2697" w:author="ron gal" w:date="2017-03-04T16:12:00Z">
              <w:rPr>
                <w:rFonts w:ascii="Consolas" w:hAnsi="Consolas" w:cs="Consolas"/>
                <w:sz w:val="19"/>
                <w:szCs w:val="19"/>
                <w:highlight w:val="white"/>
              </w:rPr>
            </w:rPrChange>
          </w:rPr>
          <w:t xml:space="preserve"> DB_PATH = </w:t>
        </w:r>
        <w:r w:rsidRPr="00C7601C">
          <w:rPr>
            <w:sz w:val="24"/>
            <w:szCs w:val="24"/>
            <w:rPrChange w:id="2698" w:author="ron gal" w:date="2017-03-04T16:12:00Z">
              <w:rPr>
                <w:rFonts w:ascii="Consolas" w:hAnsi="Consolas" w:cs="Consolas"/>
                <w:color w:val="A31515"/>
                <w:sz w:val="19"/>
                <w:szCs w:val="19"/>
                <w:highlight w:val="white"/>
              </w:rPr>
            </w:rPrChange>
          </w:rPr>
          <w:t>"~/App_Data/db.sqlite"</w:t>
        </w:r>
        <w:r w:rsidRPr="00C7601C">
          <w:rPr>
            <w:sz w:val="24"/>
            <w:szCs w:val="24"/>
            <w:rPrChange w:id="2699" w:author="ron gal" w:date="2017-03-04T16:12:00Z">
              <w:rPr>
                <w:rFonts w:ascii="Consolas" w:hAnsi="Consolas" w:cs="Consolas"/>
                <w:sz w:val="19"/>
                <w:szCs w:val="19"/>
                <w:highlight w:val="white"/>
              </w:rPr>
            </w:rPrChange>
          </w:rPr>
          <w:t>;</w:t>
        </w:r>
      </w:ins>
    </w:p>
    <w:p w:rsidR="00C7601C" w:rsidRPr="00C7601C" w:rsidRDefault="00C7601C">
      <w:pPr>
        <w:rPr>
          <w:ins w:id="2700" w:author="ron gal" w:date="2017-03-04T16:12:00Z"/>
          <w:sz w:val="24"/>
          <w:szCs w:val="24"/>
          <w:rPrChange w:id="2701" w:author="ron gal" w:date="2017-03-04T16:12:00Z">
            <w:rPr>
              <w:ins w:id="2702" w:author="ron gal" w:date="2017-03-04T16:12:00Z"/>
              <w:rFonts w:ascii="Consolas" w:hAnsi="Consolas" w:cs="Consolas"/>
              <w:sz w:val="19"/>
              <w:szCs w:val="19"/>
              <w:highlight w:val="white"/>
            </w:rPr>
          </w:rPrChange>
        </w:rPr>
        <w:pPrChange w:id="2703" w:author="ron gal" w:date="2017-03-04T16:12:00Z">
          <w:pPr>
            <w:autoSpaceDE w:val="0"/>
            <w:autoSpaceDN w:val="0"/>
            <w:adjustRightInd w:val="0"/>
            <w:spacing w:line="240" w:lineRule="auto"/>
          </w:pPr>
        </w:pPrChange>
      </w:pPr>
    </w:p>
    <w:p w:rsidR="00C7601C" w:rsidRPr="00C7601C" w:rsidRDefault="00C7601C">
      <w:pPr>
        <w:rPr>
          <w:ins w:id="2704" w:author="ron gal" w:date="2017-03-04T16:12:00Z"/>
          <w:sz w:val="24"/>
          <w:szCs w:val="24"/>
          <w:rPrChange w:id="2705" w:author="ron gal" w:date="2017-03-04T16:12:00Z">
            <w:rPr>
              <w:ins w:id="2706" w:author="ron gal" w:date="2017-03-04T16:12:00Z"/>
              <w:rFonts w:ascii="Consolas" w:hAnsi="Consolas" w:cs="Consolas"/>
              <w:sz w:val="19"/>
              <w:szCs w:val="19"/>
              <w:highlight w:val="white"/>
            </w:rPr>
          </w:rPrChange>
        </w:rPr>
        <w:pPrChange w:id="2707" w:author="ron gal" w:date="2017-03-04T16:12:00Z">
          <w:pPr>
            <w:autoSpaceDE w:val="0"/>
            <w:autoSpaceDN w:val="0"/>
            <w:adjustRightInd w:val="0"/>
            <w:spacing w:line="240" w:lineRule="auto"/>
          </w:pPr>
        </w:pPrChange>
      </w:pPr>
      <w:ins w:id="2708" w:author="ron gal" w:date="2017-03-04T16:12:00Z">
        <w:r w:rsidRPr="00C7601C">
          <w:rPr>
            <w:sz w:val="24"/>
            <w:szCs w:val="24"/>
            <w:rPrChange w:id="2709" w:author="ron gal" w:date="2017-03-04T16:12:00Z">
              <w:rPr>
                <w:rFonts w:ascii="Consolas" w:hAnsi="Consolas" w:cs="Consolas"/>
                <w:sz w:val="19"/>
                <w:szCs w:val="19"/>
                <w:highlight w:val="white"/>
              </w:rPr>
            </w:rPrChange>
          </w:rPr>
          <w:t xml:space="preserve">        </w:t>
        </w:r>
        <w:r w:rsidRPr="00C7601C">
          <w:rPr>
            <w:sz w:val="24"/>
            <w:szCs w:val="24"/>
            <w:rPrChange w:id="2710" w:author="ron gal" w:date="2017-03-04T16:12:00Z">
              <w:rPr>
                <w:rFonts w:ascii="Consolas" w:hAnsi="Consolas" w:cs="Consolas"/>
                <w:color w:val="0000FF"/>
                <w:sz w:val="19"/>
                <w:szCs w:val="19"/>
                <w:highlight w:val="white"/>
              </w:rPr>
            </w:rPrChange>
          </w:rPr>
          <w:t>public</w:t>
        </w:r>
        <w:r w:rsidRPr="00C7601C">
          <w:rPr>
            <w:sz w:val="24"/>
            <w:szCs w:val="24"/>
            <w:rPrChange w:id="2711" w:author="ron gal" w:date="2017-03-04T16:12:00Z">
              <w:rPr>
                <w:rFonts w:ascii="Consolas" w:hAnsi="Consolas" w:cs="Consolas"/>
                <w:sz w:val="19"/>
                <w:szCs w:val="19"/>
                <w:highlight w:val="white"/>
              </w:rPr>
            </w:rPrChange>
          </w:rPr>
          <w:t xml:space="preserve"> </w:t>
        </w:r>
        <w:r w:rsidRPr="00C7601C">
          <w:rPr>
            <w:sz w:val="24"/>
            <w:szCs w:val="24"/>
            <w:rPrChange w:id="2712" w:author="ron gal" w:date="2017-03-04T16:12:00Z">
              <w:rPr>
                <w:rFonts w:ascii="Consolas" w:hAnsi="Consolas" w:cs="Consolas"/>
                <w:color w:val="0000FF"/>
                <w:sz w:val="19"/>
                <w:szCs w:val="19"/>
                <w:highlight w:val="white"/>
              </w:rPr>
            </w:rPrChange>
          </w:rPr>
          <w:t>static</w:t>
        </w:r>
        <w:r w:rsidRPr="00C7601C">
          <w:rPr>
            <w:sz w:val="24"/>
            <w:szCs w:val="24"/>
            <w:rPrChange w:id="2713" w:author="ron gal" w:date="2017-03-04T16:12:00Z">
              <w:rPr>
                <w:rFonts w:ascii="Consolas" w:hAnsi="Consolas" w:cs="Consolas"/>
                <w:sz w:val="19"/>
                <w:szCs w:val="19"/>
                <w:highlight w:val="white"/>
              </w:rPr>
            </w:rPrChange>
          </w:rPr>
          <w:t xml:space="preserve"> </w:t>
        </w:r>
        <w:r w:rsidRPr="00C7601C">
          <w:rPr>
            <w:sz w:val="24"/>
            <w:szCs w:val="24"/>
            <w:rPrChange w:id="2714" w:author="ron gal" w:date="2017-03-04T16:12:00Z">
              <w:rPr>
                <w:rFonts w:ascii="Consolas" w:hAnsi="Consolas" w:cs="Consolas"/>
                <w:color w:val="0000FF"/>
                <w:sz w:val="19"/>
                <w:szCs w:val="19"/>
                <w:highlight w:val="white"/>
              </w:rPr>
            </w:rPrChange>
          </w:rPr>
          <w:t>class</w:t>
        </w:r>
        <w:r w:rsidRPr="00C7601C">
          <w:rPr>
            <w:sz w:val="24"/>
            <w:szCs w:val="24"/>
            <w:rPrChange w:id="2715" w:author="ron gal" w:date="2017-03-04T16:12:00Z">
              <w:rPr>
                <w:rFonts w:ascii="Consolas" w:hAnsi="Consolas" w:cs="Consolas"/>
                <w:sz w:val="19"/>
                <w:szCs w:val="19"/>
                <w:highlight w:val="white"/>
              </w:rPr>
            </w:rPrChange>
          </w:rPr>
          <w:t xml:space="preserve"> </w:t>
        </w:r>
        <w:r w:rsidRPr="00C7601C">
          <w:rPr>
            <w:sz w:val="24"/>
            <w:szCs w:val="24"/>
            <w:rPrChange w:id="2716" w:author="ron gal" w:date="2017-03-04T16:12:00Z">
              <w:rPr>
                <w:rFonts w:ascii="Consolas" w:hAnsi="Consolas" w:cs="Consolas"/>
                <w:color w:val="2B91AF"/>
                <w:sz w:val="19"/>
                <w:szCs w:val="19"/>
                <w:highlight w:val="white"/>
              </w:rPr>
            </w:rPrChange>
          </w:rPr>
          <w:t>Roles</w:t>
        </w:r>
      </w:ins>
    </w:p>
    <w:p w:rsidR="00C7601C" w:rsidRPr="00C7601C" w:rsidRDefault="00C7601C">
      <w:pPr>
        <w:rPr>
          <w:ins w:id="2717" w:author="ron gal" w:date="2017-03-04T16:12:00Z"/>
          <w:sz w:val="24"/>
          <w:szCs w:val="24"/>
          <w:rPrChange w:id="2718" w:author="ron gal" w:date="2017-03-04T16:12:00Z">
            <w:rPr>
              <w:ins w:id="2719" w:author="ron gal" w:date="2017-03-04T16:12:00Z"/>
              <w:rFonts w:ascii="Consolas" w:hAnsi="Consolas" w:cs="Consolas"/>
              <w:sz w:val="19"/>
              <w:szCs w:val="19"/>
              <w:highlight w:val="white"/>
            </w:rPr>
          </w:rPrChange>
        </w:rPr>
        <w:pPrChange w:id="2720" w:author="ron gal" w:date="2017-03-04T16:12:00Z">
          <w:pPr>
            <w:autoSpaceDE w:val="0"/>
            <w:autoSpaceDN w:val="0"/>
            <w:adjustRightInd w:val="0"/>
            <w:spacing w:line="240" w:lineRule="auto"/>
          </w:pPr>
        </w:pPrChange>
      </w:pPr>
      <w:ins w:id="2721" w:author="ron gal" w:date="2017-03-04T16:12:00Z">
        <w:r w:rsidRPr="00C7601C">
          <w:rPr>
            <w:sz w:val="24"/>
            <w:szCs w:val="24"/>
            <w:rPrChange w:id="2722" w:author="ron gal" w:date="2017-03-04T16:12:00Z">
              <w:rPr>
                <w:rFonts w:ascii="Consolas" w:hAnsi="Consolas" w:cs="Consolas"/>
                <w:sz w:val="19"/>
                <w:szCs w:val="19"/>
                <w:highlight w:val="white"/>
              </w:rPr>
            </w:rPrChange>
          </w:rPr>
          <w:t xml:space="preserve">        {</w:t>
        </w:r>
      </w:ins>
    </w:p>
    <w:p w:rsidR="00C7601C" w:rsidRPr="00C7601C" w:rsidRDefault="00C7601C">
      <w:pPr>
        <w:rPr>
          <w:ins w:id="2723" w:author="ron gal" w:date="2017-03-04T16:12:00Z"/>
          <w:sz w:val="24"/>
          <w:szCs w:val="24"/>
          <w:rPrChange w:id="2724" w:author="ron gal" w:date="2017-03-04T16:12:00Z">
            <w:rPr>
              <w:ins w:id="2725" w:author="ron gal" w:date="2017-03-04T16:12:00Z"/>
              <w:rFonts w:ascii="Consolas" w:hAnsi="Consolas" w:cs="Consolas"/>
              <w:sz w:val="19"/>
              <w:szCs w:val="19"/>
              <w:highlight w:val="white"/>
            </w:rPr>
          </w:rPrChange>
        </w:rPr>
        <w:pPrChange w:id="2726" w:author="ron gal" w:date="2017-03-04T16:12:00Z">
          <w:pPr>
            <w:autoSpaceDE w:val="0"/>
            <w:autoSpaceDN w:val="0"/>
            <w:adjustRightInd w:val="0"/>
            <w:spacing w:line="240" w:lineRule="auto"/>
          </w:pPr>
        </w:pPrChange>
      </w:pPr>
      <w:ins w:id="2727" w:author="ron gal" w:date="2017-03-04T16:12:00Z">
        <w:r w:rsidRPr="00C7601C">
          <w:rPr>
            <w:sz w:val="24"/>
            <w:szCs w:val="24"/>
            <w:rPrChange w:id="2728" w:author="ron gal" w:date="2017-03-04T16:12:00Z">
              <w:rPr>
                <w:rFonts w:ascii="Consolas" w:hAnsi="Consolas" w:cs="Consolas"/>
                <w:sz w:val="19"/>
                <w:szCs w:val="19"/>
                <w:highlight w:val="white"/>
              </w:rPr>
            </w:rPrChange>
          </w:rPr>
          <w:t xml:space="preserve">            </w:t>
        </w:r>
        <w:r w:rsidRPr="00C7601C">
          <w:rPr>
            <w:sz w:val="24"/>
            <w:szCs w:val="24"/>
            <w:rPrChange w:id="2729" w:author="ron gal" w:date="2017-03-04T16:12:00Z">
              <w:rPr>
                <w:rFonts w:ascii="Consolas" w:hAnsi="Consolas" w:cs="Consolas"/>
                <w:color w:val="0000FF"/>
                <w:sz w:val="19"/>
                <w:szCs w:val="19"/>
                <w:highlight w:val="white"/>
              </w:rPr>
            </w:rPrChange>
          </w:rPr>
          <w:t>public</w:t>
        </w:r>
        <w:r w:rsidRPr="00C7601C">
          <w:rPr>
            <w:sz w:val="24"/>
            <w:szCs w:val="24"/>
            <w:rPrChange w:id="2730" w:author="ron gal" w:date="2017-03-04T16:12:00Z">
              <w:rPr>
                <w:rFonts w:ascii="Consolas" w:hAnsi="Consolas" w:cs="Consolas"/>
                <w:sz w:val="19"/>
                <w:szCs w:val="19"/>
                <w:highlight w:val="white"/>
              </w:rPr>
            </w:rPrChange>
          </w:rPr>
          <w:t xml:space="preserve"> </w:t>
        </w:r>
        <w:r w:rsidRPr="00C7601C">
          <w:rPr>
            <w:sz w:val="24"/>
            <w:szCs w:val="24"/>
            <w:rPrChange w:id="2731" w:author="ron gal" w:date="2017-03-04T16:12:00Z">
              <w:rPr>
                <w:rFonts w:ascii="Consolas" w:hAnsi="Consolas" w:cs="Consolas"/>
                <w:color w:val="0000FF"/>
                <w:sz w:val="19"/>
                <w:szCs w:val="19"/>
                <w:highlight w:val="white"/>
              </w:rPr>
            </w:rPrChange>
          </w:rPr>
          <w:t>const</w:t>
        </w:r>
        <w:r w:rsidRPr="00C7601C">
          <w:rPr>
            <w:sz w:val="24"/>
            <w:szCs w:val="24"/>
            <w:rPrChange w:id="2732" w:author="ron gal" w:date="2017-03-04T16:12:00Z">
              <w:rPr>
                <w:rFonts w:ascii="Consolas" w:hAnsi="Consolas" w:cs="Consolas"/>
                <w:sz w:val="19"/>
                <w:szCs w:val="19"/>
                <w:highlight w:val="white"/>
              </w:rPr>
            </w:rPrChange>
          </w:rPr>
          <w:t xml:space="preserve"> </w:t>
        </w:r>
        <w:r w:rsidRPr="00C7601C">
          <w:rPr>
            <w:sz w:val="24"/>
            <w:szCs w:val="24"/>
            <w:rPrChange w:id="2733" w:author="ron gal" w:date="2017-03-04T16:12:00Z">
              <w:rPr>
                <w:rFonts w:ascii="Consolas" w:hAnsi="Consolas" w:cs="Consolas"/>
                <w:color w:val="0000FF"/>
                <w:sz w:val="19"/>
                <w:szCs w:val="19"/>
                <w:highlight w:val="white"/>
              </w:rPr>
            </w:rPrChange>
          </w:rPr>
          <w:t>string</w:t>
        </w:r>
        <w:r w:rsidRPr="00C7601C">
          <w:rPr>
            <w:sz w:val="24"/>
            <w:szCs w:val="24"/>
            <w:rPrChange w:id="2734" w:author="ron gal" w:date="2017-03-04T16:12:00Z">
              <w:rPr>
                <w:rFonts w:ascii="Consolas" w:hAnsi="Consolas" w:cs="Consolas"/>
                <w:sz w:val="19"/>
                <w:szCs w:val="19"/>
                <w:highlight w:val="white"/>
              </w:rPr>
            </w:rPrChange>
          </w:rPr>
          <w:t xml:space="preserve"> Owner = </w:t>
        </w:r>
        <w:r w:rsidRPr="00C7601C">
          <w:rPr>
            <w:sz w:val="24"/>
            <w:szCs w:val="24"/>
            <w:rPrChange w:id="2735" w:author="ron gal" w:date="2017-03-04T16:12:00Z">
              <w:rPr>
                <w:rFonts w:ascii="Consolas" w:hAnsi="Consolas" w:cs="Consolas"/>
                <w:color w:val="A31515"/>
                <w:sz w:val="19"/>
                <w:szCs w:val="19"/>
                <w:highlight w:val="white"/>
              </w:rPr>
            </w:rPrChange>
          </w:rPr>
          <w:t>"Owner"</w:t>
        </w:r>
        <w:r w:rsidRPr="00C7601C">
          <w:rPr>
            <w:sz w:val="24"/>
            <w:szCs w:val="24"/>
            <w:rPrChange w:id="2736" w:author="ron gal" w:date="2017-03-04T16:12:00Z">
              <w:rPr>
                <w:rFonts w:ascii="Consolas" w:hAnsi="Consolas" w:cs="Consolas"/>
                <w:sz w:val="19"/>
                <w:szCs w:val="19"/>
                <w:highlight w:val="white"/>
              </w:rPr>
            </w:rPrChange>
          </w:rPr>
          <w:t>;</w:t>
        </w:r>
      </w:ins>
    </w:p>
    <w:p w:rsidR="00C7601C" w:rsidRPr="00C7601C" w:rsidRDefault="00C7601C">
      <w:pPr>
        <w:rPr>
          <w:ins w:id="2737" w:author="ron gal" w:date="2017-03-04T16:12:00Z"/>
          <w:sz w:val="24"/>
          <w:szCs w:val="24"/>
          <w:rPrChange w:id="2738" w:author="ron gal" w:date="2017-03-04T16:12:00Z">
            <w:rPr>
              <w:ins w:id="2739" w:author="ron gal" w:date="2017-03-04T16:12:00Z"/>
              <w:rFonts w:ascii="Consolas" w:hAnsi="Consolas" w:cs="Consolas"/>
              <w:sz w:val="19"/>
              <w:szCs w:val="19"/>
              <w:highlight w:val="white"/>
            </w:rPr>
          </w:rPrChange>
        </w:rPr>
        <w:pPrChange w:id="2740" w:author="ron gal" w:date="2017-03-04T16:12:00Z">
          <w:pPr>
            <w:autoSpaceDE w:val="0"/>
            <w:autoSpaceDN w:val="0"/>
            <w:adjustRightInd w:val="0"/>
            <w:spacing w:line="240" w:lineRule="auto"/>
          </w:pPr>
        </w:pPrChange>
      </w:pPr>
      <w:ins w:id="2741" w:author="ron gal" w:date="2017-03-04T16:12:00Z">
        <w:r w:rsidRPr="00C7601C">
          <w:rPr>
            <w:sz w:val="24"/>
            <w:szCs w:val="24"/>
            <w:rPrChange w:id="2742" w:author="ron gal" w:date="2017-03-04T16:12:00Z">
              <w:rPr>
                <w:rFonts w:ascii="Consolas" w:hAnsi="Consolas" w:cs="Consolas"/>
                <w:sz w:val="19"/>
                <w:szCs w:val="19"/>
                <w:highlight w:val="white"/>
              </w:rPr>
            </w:rPrChange>
          </w:rPr>
          <w:t xml:space="preserve">            </w:t>
        </w:r>
        <w:r w:rsidRPr="00C7601C">
          <w:rPr>
            <w:sz w:val="24"/>
            <w:szCs w:val="24"/>
            <w:rPrChange w:id="2743" w:author="ron gal" w:date="2017-03-04T16:12:00Z">
              <w:rPr>
                <w:rFonts w:ascii="Consolas" w:hAnsi="Consolas" w:cs="Consolas"/>
                <w:color w:val="0000FF"/>
                <w:sz w:val="19"/>
                <w:szCs w:val="19"/>
                <w:highlight w:val="white"/>
              </w:rPr>
            </w:rPrChange>
          </w:rPr>
          <w:t>public</w:t>
        </w:r>
        <w:r w:rsidRPr="00C7601C">
          <w:rPr>
            <w:sz w:val="24"/>
            <w:szCs w:val="24"/>
            <w:rPrChange w:id="2744" w:author="ron gal" w:date="2017-03-04T16:12:00Z">
              <w:rPr>
                <w:rFonts w:ascii="Consolas" w:hAnsi="Consolas" w:cs="Consolas"/>
                <w:sz w:val="19"/>
                <w:szCs w:val="19"/>
                <w:highlight w:val="white"/>
              </w:rPr>
            </w:rPrChange>
          </w:rPr>
          <w:t xml:space="preserve"> </w:t>
        </w:r>
        <w:r w:rsidRPr="00C7601C">
          <w:rPr>
            <w:sz w:val="24"/>
            <w:szCs w:val="24"/>
            <w:rPrChange w:id="2745" w:author="ron gal" w:date="2017-03-04T16:12:00Z">
              <w:rPr>
                <w:rFonts w:ascii="Consolas" w:hAnsi="Consolas" w:cs="Consolas"/>
                <w:color w:val="0000FF"/>
                <w:sz w:val="19"/>
                <w:szCs w:val="19"/>
                <w:highlight w:val="white"/>
              </w:rPr>
            </w:rPrChange>
          </w:rPr>
          <w:t>const</w:t>
        </w:r>
        <w:r w:rsidRPr="00C7601C">
          <w:rPr>
            <w:sz w:val="24"/>
            <w:szCs w:val="24"/>
            <w:rPrChange w:id="2746" w:author="ron gal" w:date="2017-03-04T16:12:00Z">
              <w:rPr>
                <w:rFonts w:ascii="Consolas" w:hAnsi="Consolas" w:cs="Consolas"/>
                <w:sz w:val="19"/>
                <w:szCs w:val="19"/>
                <w:highlight w:val="white"/>
              </w:rPr>
            </w:rPrChange>
          </w:rPr>
          <w:t xml:space="preserve"> </w:t>
        </w:r>
        <w:r w:rsidRPr="00C7601C">
          <w:rPr>
            <w:sz w:val="24"/>
            <w:szCs w:val="24"/>
            <w:rPrChange w:id="2747" w:author="ron gal" w:date="2017-03-04T16:12:00Z">
              <w:rPr>
                <w:rFonts w:ascii="Consolas" w:hAnsi="Consolas" w:cs="Consolas"/>
                <w:color w:val="0000FF"/>
                <w:sz w:val="19"/>
                <w:szCs w:val="19"/>
                <w:highlight w:val="white"/>
              </w:rPr>
            </w:rPrChange>
          </w:rPr>
          <w:t>string</w:t>
        </w:r>
        <w:r w:rsidRPr="00C7601C">
          <w:rPr>
            <w:sz w:val="24"/>
            <w:szCs w:val="24"/>
            <w:rPrChange w:id="2748" w:author="ron gal" w:date="2017-03-04T16:12:00Z">
              <w:rPr>
                <w:rFonts w:ascii="Consolas" w:hAnsi="Consolas" w:cs="Consolas"/>
                <w:sz w:val="19"/>
                <w:szCs w:val="19"/>
                <w:highlight w:val="white"/>
              </w:rPr>
            </w:rPrChange>
          </w:rPr>
          <w:t xml:space="preserve"> Doctor = </w:t>
        </w:r>
        <w:r w:rsidRPr="00C7601C">
          <w:rPr>
            <w:sz w:val="24"/>
            <w:szCs w:val="24"/>
            <w:rPrChange w:id="2749" w:author="ron gal" w:date="2017-03-04T16:12:00Z">
              <w:rPr>
                <w:rFonts w:ascii="Consolas" w:hAnsi="Consolas" w:cs="Consolas"/>
                <w:color w:val="A31515"/>
                <w:sz w:val="19"/>
                <w:szCs w:val="19"/>
                <w:highlight w:val="white"/>
              </w:rPr>
            </w:rPrChange>
          </w:rPr>
          <w:t>"Doctor"</w:t>
        </w:r>
        <w:r w:rsidRPr="00C7601C">
          <w:rPr>
            <w:sz w:val="24"/>
            <w:szCs w:val="24"/>
            <w:rPrChange w:id="2750" w:author="ron gal" w:date="2017-03-04T16:12:00Z">
              <w:rPr>
                <w:rFonts w:ascii="Consolas" w:hAnsi="Consolas" w:cs="Consolas"/>
                <w:sz w:val="19"/>
                <w:szCs w:val="19"/>
                <w:highlight w:val="white"/>
              </w:rPr>
            </w:rPrChange>
          </w:rPr>
          <w:t>;</w:t>
        </w:r>
      </w:ins>
    </w:p>
    <w:p w:rsidR="00C7601C" w:rsidRPr="00C7601C" w:rsidRDefault="00C7601C">
      <w:pPr>
        <w:rPr>
          <w:ins w:id="2751" w:author="ron gal" w:date="2017-03-04T16:12:00Z"/>
          <w:sz w:val="24"/>
          <w:szCs w:val="24"/>
          <w:rPrChange w:id="2752" w:author="ron gal" w:date="2017-03-04T16:12:00Z">
            <w:rPr>
              <w:ins w:id="2753" w:author="ron gal" w:date="2017-03-04T16:12:00Z"/>
              <w:rFonts w:ascii="Consolas" w:hAnsi="Consolas" w:cs="Consolas"/>
              <w:sz w:val="19"/>
              <w:szCs w:val="19"/>
              <w:highlight w:val="white"/>
            </w:rPr>
          </w:rPrChange>
        </w:rPr>
        <w:pPrChange w:id="2754" w:author="ron gal" w:date="2017-03-04T16:12:00Z">
          <w:pPr>
            <w:autoSpaceDE w:val="0"/>
            <w:autoSpaceDN w:val="0"/>
            <w:adjustRightInd w:val="0"/>
            <w:spacing w:line="240" w:lineRule="auto"/>
          </w:pPr>
        </w:pPrChange>
      </w:pPr>
      <w:ins w:id="2755" w:author="ron gal" w:date="2017-03-04T16:12:00Z">
        <w:r w:rsidRPr="00C7601C">
          <w:rPr>
            <w:sz w:val="24"/>
            <w:szCs w:val="24"/>
            <w:rPrChange w:id="2756" w:author="ron gal" w:date="2017-03-04T16:12:00Z">
              <w:rPr>
                <w:rFonts w:ascii="Consolas" w:hAnsi="Consolas" w:cs="Consolas"/>
                <w:sz w:val="19"/>
                <w:szCs w:val="19"/>
                <w:highlight w:val="white"/>
              </w:rPr>
            </w:rPrChange>
          </w:rPr>
          <w:t xml:space="preserve">            </w:t>
        </w:r>
        <w:r w:rsidRPr="00C7601C">
          <w:rPr>
            <w:sz w:val="24"/>
            <w:szCs w:val="24"/>
            <w:rPrChange w:id="2757" w:author="ron gal" w:date="2017-03-04T16:12:00Z">
              <w:rPr>
                <w:rFonts w:ascii="Consolas" w:hAnsi="Consolas" w:cs="Consolas"/>
                <w:color w:val="0000FF"/>
                <w:sz w:val="19"/>
                <w:szCs w:val="19"/>
                <w:highlight w:val="white"/>
              </w:rPr>
            </w:rPrChange>
          </w:rPr>
          <w:t>public</w:t>
        </w:r>
        <w:r w:rsidRPr="00C7601C">
          <w:rPr>
            <w:sz w:val="24"/>
            <w:szCs w:val="24"/>
            <w:rPrChange w:id="2758" w:author="ron gal" w:date="2017-03-04T16:12:00Z">
              <w:rPr>
                <w:rFonts w:ascii="Consolas" w:hAnsi="Consolas" w:cs="Consolas"/>
                <w:sz w:val="19"/>
                <w:szCs w:val="19"/>
                <w:highlight w:val="white"/>
              </w:rPr>
            </w:rPrChange>
          </w:rPr>
          <w:t xml:space="preserve"> </w:t>
        </w:r>
        <w:r w:rsidRPr="00C7601C">
          <w:rPr>
            <w:sz w:val="24"/>
            <w:szCs w:val="24"/>
            <w:rPrChange w:id="2759" w:author="ron gal" w:date="2017-03-04T16:12:00Z">
              <w:rPr>
                <w:rFonts w:ascii="Consolas" w:hAnsi="Consolas" w:cs="Consolas"/>
                <w:color w:val="0000FF"/>
                <w:sz w:val="19"/>
                <w:szCs w:val="19"/>
                <w:highlight w:val="white"/>
              </w:rPr>
            </w:rPrChange>
          </w:rPr>
          <w:t>const</w:t>
        </w:r>
        <w:r w:rsidRPr="00C7601C">
          <w:rPr>
            <w:sz w:val="24"/>
            <w:szCs w:val="24"/>
            <w:rPrChange w:id="2760" w:author="ron gal" w:date="2017-03-04T16:12:00Z">
              <w:rPr>
                <w:rFonts w:ascii="Consolas" w:hAnsi="Consolas" w:cs="Consolas"/>
                <w:sz w:val="19"/>
                <w:szCs w:val="19"/>
                <w:highlight w:val="white"/>
              </w:rPr>
            </w:rPrChange>
          </w:rPr>
          <w:t xml:space="preserve"> </w:t>
        </w:r>
        <w:r w:rsidRPr="00C7601C">
          <w:rPr>
            <w:sz w:val="24"/>
            <w:szCs w:val="24"/>
            <w:rPrChange w:id="2761" w:author="ron gal" w:date="2017-03-04T16:12:00Z">
              <w:rPr>
                <w:rFonts w:ascii="Consolas" w:hAnsi="Consolas" w:cs="Consolas"/>
                <w:color w:val="0000FF"/>
                <w:sz w:val="19"/>
                <w:szCs w:val="19"/>
                <w:highlight w:val="white"/>
              </w:rPr>
            </w:rPrChange>
          </w:rPr>
          <w:t>string</w:t>
        </w:r>
        <w:r w:rsidRPr="00C7601C">
          <w:rPr>
            <w:sz w:val="24"/>
            <w:szCs w:val="24"/>
            <w:rPrChange w:id="2762" w:author="ron gal" w:date="2017-03-04T16:12:00Z">
              <w:rPr>
                <w:rFonts w:ascii="Consolas" w:hAnsi="Consolas" w:cs="Consolas"/>
                <w:sz w:val="19"/>
                <w:szCs w:val="19"/>
                <w:highlight w:val="white"/>
              </w:rPr>
            </w:rPrChange>
          </w:rPr>
          <w:t xml:space="preserve"> None = </w:t>
        </w:r>
        <w:r w:rsidRPr="00C7601C">
          <w:rPr>
            <w:sz w:val="24"/>
            <w:szCs w:val="24"/>
            <w:rPrChange w:id="2763" w:author="ron gal" w:date="2017-03-04T16:12:00Z">
              <w:rPr>
                <w:rFonts w:ascii="Consolas" w:hAnsi="Consolas" w:cs="Consolas"/>
                <w:color w:val="A31515"/>
                <w:sz w:val="19"/>
                <w:szCs w:val="19"/>
                <w:highlight w:val="white"/>
              </w:rPr>
            </w:rPrChange>
          </w:rPr>
          <w:t>"None"</w:t>
        </w:r>
        <w:r w:rsidRPr="00C7601C">
          <w:rPr>
            <w:sz w:val="24"/>
            <w:szCs w:val="24"/>
            <w:rPrChange w:id="2764" w:author="ron gal" w:date="2017-03-04T16:12:00Z">
              <w:rPr>
                <w:rFonts w:ascii="Consolas" w:hAnsi="Consolas" w:cs="Consolas"/>
                <w:sz w:val="19"/>
                <w:szCs w:val="19"/>
                <w:highlight w:val="white"/>
              </w:rPr>
            </w:rPrChange>
          </w:rPr>
          <w:t>;</w:t>
        </w:r>
      </w:ins>
    </w:p>
    <w:p w:rsidR="00C7601C" w:rsidRPr="00C7601C" w:rsidRDefault="00C7601C">
      <w:pPr>
        <w:rPr>
          <w:ins w:id="2765" w:author="ron gal" w:date="2017-03-04T16:12:00Z"/>
          <w:sz w:val="24"/>
          <w:szCs w:val="24"/>
          <w:rPrChange w:id="2766" w:author="ron gal" w:date="2017-03-04T16:12:00Z">
            <w:rPr>
              <w:ins w:id="2767" w:author="ron gal" w:date="2017-03-04T16:12:00Z"/>
              <w:rFonts w:ascii="Consolas" w:hAnsi="Consolas" w:cs="Consolas"/>
              <w:sz w:val="19"/>
              <w:szCs w:val="19"/>
              <w:highlight w:val="white"/>
            </w:rPr>
          </w:rPrChange>
        </w:rPr>
        <w:pPrChange w:id="2768" w:author="ron gal" w:date="2017-03-04T16:12:00Z">
          <w:pPr>
            <w:autoSpaceDE w:val="0"/>
            <w:autoSpaceDN w:val="0"/>
            <w:adjustRightInd w:val="0"/>
            <w:spacing w:line="240" w:lineRule="auto"/>
          </w:pPr>
        </w:pPrChange>
      </w:pPr>
      <w:ins w:id="2769" w:author="ron gal" w:date="2017-03-04T16:12:00Z">
        <w:r w:rsidRPr="00C7601C">
          <w:rPr>
            <w:sz w:val="24"/>
            <w:szCs w:val="24"/>
            <w:rPrChange w:id="2770" w:author="ron gal" w:date="2017-03-04T16:12:00Z">
              <w:rPr>
                <w:rFonts w:ascii="Consolas" w:hAnsi="Consolas" w:cs="Consolas"/>
                <w:sz w:val="19"/>
                <w:szCs w:val="19"/>
                <w:highlight w:val="white"/>
              </w:rPr>
            </w:rPrChange>
          </w:rPr>
          <w:t xml:space="preserve">        }</w:t>
        </w:r>
      </w:ins>
    </w:p>
    <w:p w:rsidR="00C7601C" w:rsidRPr="00C7601C" w:rsidRDefault="00C7601C">
      <w:pPr>
        <w:rPr>
          <w:ins w:id="2771" w:author="ron gal" w:date="2017-03-04T16:12:00Z"/>
          <w:sz w:val="24"/>
          <w:szCs w:val="24"/>
          <w:rPrChange w:id="2772" w:author="ron gal" w:date="2017-03-04T16:12:00Z">
            <w:rPr>
              <w:ins w:id="2773" w:author="ron gal" w:date="2017-03-04T16:12:00Z"/>
              <w:rFonts w:ascii="Consolas" w:hAnsi="Consolas" w:cs="Consolas"/>
              <w:sz w:val="19"/>
              <w:szCs w:val="19"/>
              <w:highlight w:val="white"/>
            </w:rPr>
          </w:rPrChange>
        </w:rPr>
        <w:pPrChange w:id="2774" w:author="ron gal" w:date="2017-03-04T16:12:00Z">
          <w:pPr>
            <w:autoSpaceDE w:val="0"/>
            <w:autoSpaceDN w:val="0"/>
            <w:adjustRightInd w:val="0"/>
            <w:spacing w:line="240" w:lineRule="auto"/>
          </w:pPr>
        </w:pPrChange>
      </w:pPr>
    </w:p>
    <w:p w:rsidR="00C7601C" w:rsidRPr="00C7601C" w:rsidRDefault="00C7601C">
      <w:pPr>
        <w:rPr>
          <w:ins w:id="2775" w:author="ron gal" w:date="2017-03-04T16:12:00Z"/>
          <w:sz w:val="24"/>
          <w:szCs w:val="24"/>
          <w:rPrChange w:id="2776" w:author="ron gal" w:date="2017-03-04T16:12:00Z">
            <w:rPr>
              <w:ins w:id="2777" w:author="ron gal" w:date="2017-03-04T16:12:00Z"/>
              <w:rFonts w:ascii="Consolas" w:hAnsi="Consolas" w:cs="Consolas"/>
              <w:sz w:val="19"/>
              <w:szCs w:val="19"/>
              <w:highlight w:val="white"/>
            </w:rPr>
          </w:rPrChange>
        </w:rPr>
        <w:pPrChange w:id="2778" w:author="ron gal" w:date="2017-03-04T16:12:00Z">
          <w:pPr>
            <w:autoSpaceDE w:val="0"/>
            <w:autoSpaceDN w:val="0"/>
            <w:adjustRightInd w:val="0"/>
            <w:spacing w:line="240" w:lineRule="auto"/>
          </w:pPr>
        </w:pPrChange>
      </w:pPr>
      <w:ins w:id="2779" w:author="ron gal" w:date="2017-03-04T16:12:00Z">
        <w:r w:rsidRPr="00C7601C">
          <w:rPr>
            <w:sz w:val="24"/>
            <w:szCs w:val="24"/>
            <w:rPrChange w:id="2780" w:author="ron gal" w:date="2017-03-04T16:12:00Z">
              <w:rPr>
                <w:rFonts w:ascii="Consolas" w:hAnsi="Consolas" w:cs="Consolas"/>
                <w:sz w:val="19"/>
                <w:szCs w:val="19"/>
                <w:highlight w:val="white"/>
              </w:rPr>
            </w:rPrChange>
          </w:rPr>
          <w:t xml:space="preserve">        </w:t>
        </w:r>
        <w:r w:rsidRPr="00C7601C">
          <w:rPr>
            <w:sz w:val="24"/>
            <w:szCs w:val="24"/>
            <w:rPrChange w:id="2781" w:author="ron gal" w:date="2017-03-04T16:12:00Z">
              <w:rPr>
                <w:rFonts w:ascii="Consolas" w:hAnsi="Consolas" w:cs="Consolas"/>
                <w:color w:val="0000FF"/>
                <w:sz w:val="19"/>
                <w:szCs w:val="19"/>
                <w:highlight w:val="white"/>
              </w:rPr>
            </w:rPrChange>
          </w:rPr>
          <w:t>public</w:t>
        </w:r>
        <w:r w:rsidRPr="00C7601C">
          <w:rPr>
            <w:sz w:val="24"/>
            <w:szCs w:val="24"/>
            <w:rPrChange w:id="2782" w:author="ron gal" w:date="2017-03-04T16:12:00Z">
              <w:rPr>
                <w:rFonts w:ascii="Consolas" w:hAnsi="Consolas" w:cs="Consolas"/>
                <w:sz w:val="19"/>
                <w:szCs w:val="19"/>
                <w:highlight w:val="white"/>
              </w:rPr>
            </w:rPrChange>
          </w:rPr>
          <w:t xml:space="preserve"> </w:t>
        </w:r>
        <w:r w:rsidRPr="00C7601C">
          <w:rPr>
            <w:sz w:val="24"/>
            <w:szCs w:val="24"/>
            <w:rPrChange w:id="2783" w:author="ron gal" w:date="2017-03-04T16:12:00Z">
              <w:rPr>
                <w:rFonts w:ascii="Consolas" w:hAnsi="Consolas" w:cs="Consolas"/>
                <w:color w:val="0000FF"/>
                <w:sz w:val="19"/>
                <w:szCs w:val="19"/>
                <w:highlight w:val="white"/>
              </w:rPr>
            </w:rPrChange>
          </w:rPr>
          <w:t>static</w:t>
        </w:r>
        <w:r w:rsidRPr="00C7601C">
          <w:rPr>
            <w:sz w:val="24"/>
            <w:szCs w:val="24"/>
            <w:rPrChange w:id="2784" w:author="ron gal" w:date="2017-03-04T16:12:00Z">
              <w:rPr>
                <w:rFonts w:ascii="Consolas" w:hAnsi="Consolas" w:cs="Consolas"/>
                <w:sz w:val="19"/>
                <w:szCs w:val="19"/>
                <w:highlight w:val="white"/>
              </w:rPr>
            </w:rPrChange>
          </w:rPr>
          <w:t xml:space="preserve"> </w:t>
        </w:r>
        <w:r w:rsidRPr="00C7601C">
          <w:rPr>
            <w:sz w:val="24"/>
            <w:szCs w:val="24"/>
            <w:rPrChange w:id="2785" w:author="ron gal" w:date="2017-03-04T16:12:00Z">
              <w:rPr>
                <w:rFonts w:ascii="Consolas" w:hAnsi="Consolas" w:cs="Consolas"/>
                <w:color w:val="0000FF"/>
                <w:sz w:val="19"/>
                <w:szCs w:val="19"/>
                <w:highlight w:val="white"/>
              </w:rPr>
            </w:rPrChange>
          </w:rPr>
          <w:t>class</w:t>
        </w:r>
        <w:r w:rsidRPr="00C7601C">
          <w:rPr>
            <w:sz w:val="24"/>
            <w:szCs w:val="24"/>
            <w:rPrChange w:id="2786" w:author="ron gal" w:date="2017-03-04T16:12:00Z">
              <w:rPr>
                <w:rFonts w:ascii="Consolas" w:hAnsi="Consolas" w:cs="Consolas"/>
                <w:sz w:val="19"/>
                <w:szCs w:val="19"/>
                <w:highlight w:val="white"/>
              </w:rPr>
            </w:rPrChange>
          </w:rPr>
          <w:t xml:space="preserve"> </w:t>
        </w:r>
        <w:r w:rsidRPr="00C7601C">
          <w:rPr>
            <w:sz w:val="24"/>
            <w:szCs w:val="24"/>
            <w:rPrChange w:id="2787" w:author="ron gal" w:date="2017-03-04T16:12:00Z">
              <w:rPr>
                <w:rFonts w:ascii="Consolas" w:hAnsi="Consolas" w:cs="Consolas"/>
                <w:color w:val="2B91AF"/>
                <w:sz w:val="19"/>
                <w:szCs w:val="19"/>
                <w:highlight w:val="white"/>
              </w:rPr>
            </w:rPrChange>
          </w:rPr>
          <w:t>Decodes</w:t>
        </w:r>
      </w:ins>
    </w:p>
    <w:p w:rsidR="00C7601C" w:rsidRPr="00C7601C" w:rsidRDefault="00C7601C">
      <w:pPr>
        <w:rPr>
          <w:ins w:id="2788" w:author="ron gal" w:date="2017-03-04T16:12:00Z"/>
          <w:sz w:val="24"/>
          <w:szCs w:val="24"/>
          <w:rPrChange w:id="2789" w:author="ron gal" w:date="2017-03-04T16:12:00Z">
            <w:rPr>
              <w:ins w:id="2790" w:author="ron gal" w:date="2017-03-04T16:12:00Z"/>
              <w:rFonts w:ascii="Consolas" w:hAnsi="Consolas" w:cs="Consolas"/>
              <w:sz w:val="19"/>
              <w:szCs w:val="19"/>
              <w:highlight w:val="white"/>
            </w:rPr>
          </w:rPrChange>
        </w:rPr>
        <w:pPrChange w:id="2791" w:author="ron gal" w:date="2017-03-04T16:12:00Z">
          <w:pPr>
            <w:autoSpaceDE w:val="0"/>
            <w:autoSpaceDN w:val="0"/>
            <w:adjustRightInd w:val="0"/>
            <w:spacing w:line="240" w:lineRule="auto"/>
          </w:pPr>
        </w:pPrChange>
      </w:pPr>
      <w:ins w:id="2792" w:author="ron gal" w:date="2017-03-04T16:12:00Z">
        <w:r w:rsidRPr="00C7601C">
          <w:rPr>
            <w:sz w:val="24"/>
            <w:szCs w:val="24"/>
            <w:rPrChange w:id="2793" w:author="ron gal" w:date="2017-03-04T16:12:00Z">
              <w:rPr>
                <w:rFonts w:ascii="Consolas" w:hAnsi="Consolas" w:cs="Consolas"/>
                <w:sz w:val="19"/>
                <w:szCs w:val="19"/>
                <w:highlight w:val="white"/>
              </w:rPr>
            </w:rPrChange>
          </w:rPr>
          <w:t xml:space="preserve">        {</w:t>
        </w:r>
      </w:ins>
    </w:p>
    <w:p w:rsidR="00C7601C" w:rsidRPr="00C7601C" w:rsidRDefault="00C7601C">
      <w:pPr>
        <w:rPr>
          <w:ins w:id="2794" w:author="ron gal" w:date="2017-03-04T16:12:00Z"/>
          <w:sz w:val="24"/>
          <w:szCs w:val="24"/>
          <w:rPrChange w:id="2795" w:author="ron gal" w:date="2017-03-04T16:12:00Z">
            <w:rPr>
              <w:ins w:id="2796" w:author="ron gal" w:date="2017-03-04T16:12:00Z"/>
              <w:rFonts w:ascii="Consolas" w:hAnsi="Consolas" w:cs="Consolas"/>
              <w:sz w:val="19"/>
              <w:szCs w:val="19"/>
              <w:highlight w:val="white"/>
            </w:rPr>
          </w:rPrChange>
        </w:rPr>
        <w:pPrChange w:id="2797" w:author="ron gal" w:date="2017-03-04T16:12:00Z">
          <w:pPr>
            <w:autoSpaceDE w:val="0"/>
            <w:autoSpaceDN w:val="0"/>
            <w:adjustRightInd w:val="0"/>
            <w:spacing w:line="240" w:lineRule="auto"/>
          </w:pPr>
        </w:pPrChange>
      </w:pPr>
      <w:ins w:id="2798" w:author="ron gal" w:date="2017-03-04T16:12:00Z">
        <w:r w:rsidRPr="00C7601C">
          <w:rPr>
            <w:sz w:val="24"/>
            <w:szCs w:val="24"/>
            <w:rPrChange w:id="2799" w:author="ron gal" w:date="2017-03-04T16:12:00Z">
              <w:rPr>
                <w:rFonts w:ascii="Consolas" w:hAnsi="Consolas" w:cs="Consolas"/>
                <w:sz w:val="19"/>
                <w:szCs w:val="19"/>
                <w:highlight w:val="white"/>
              </w:rPr>
            </w:rPrChange>
          </w:rPr>
          <w:t xml:space="preserve">            </w:t>
        </w:r>
        <w:r w:rsidRPr="00C7601C">
          <w:rPr>
            <w:sz w:val="24"/>
            <w:szCs w:val="24"/>
            <w:rPrChange w:id="2800" w:author="ron gal" w:date="2017-03-04T16:12:00Z">
              <w:rPr>
                <w:rFonts w:ascii="Consolas" w:hAnsi="Consolas" w:cs="Consolas"/>
                <w:color w:val="0000FF"/>
                <w:sz w:val="19"/>
                <w:szCs w:val="19"/>
                <w:highlight w:val="white"/>
              </w:rPr>
            </w:rPrChange>
          </w:rPr>
          <w:t>public</w:t>
        </w:r>
        <w:r w:rsidRPr="00C7601C">
          <w:rPr>
            <w:sz w:val="24"/>
            <w:szCs w:val="24"/>
            <w:rPrChange w:id="2801" w:author="ron gal" w:date="2017-03-04T16:12:00Z">
              <w:rPr>
                <w:rFonts w:ascii="Consolas" w:hAnsi="Consolas" w:cs="Consolas"/>
                <w:sz w:val="19"/>
                <w:szCs w:val="19"/>
                <w:highlight w:val="white"/>
              </w:rPr>
            </w:rPrChange>
          </w:rPr>
          <w:t xml:space="preserve"> </w:t>
        </w:r>
        <w:r w:rsidRPr="00C7601C">
          <w:rPr>
            <w:sz w:val="24"/>
            <w:szCs w:val="24"/>
            <w:rPrChange w:id="2802" w:author="ron gal" w:date="2017-03-04T16:12:00Z">
              <w:rPr>
                <w:rFonts w:ascii="Consolas" w:hAnsi="Consolas" w:cs="Consolas"/>
                <w:color w:val="0000FF"/>
                <w:sz w:val="19"/>
                <w:szCs w:val="19"/>
                <w:highlight w:val="white"/>
              </w:rPr>
            </w:rPrChange>
          </w:rPr>
          <w:t>enum</w:t>
        </w:r>
        <w:r w:rsidRPr="00C7601C">
          <w:rPr>
            <w:sz w:val="24"/>
            <w:szCs w:val="24"/>
            <w:rPrChange w:id="2803" w:author="ron gal" w:date="2017-03-04T16:12:00Z">
              <w:rPr>
                <w:rFonts w:ascii="Consolas" w:hAnsi="Consolas" w:cs="Consolas"/>
                <w:sz w:val="19"/>
                <w:szCs w:val="19"/>
                <w:highlight w:val="white"/>
              </w:rPr>
            </w:rPrChange>
          </w:rPr>
          <w:t xml:space="preserve"> </w:t>
        </w:r>
        <w:r w:rsidRPr="00C7601C">
          <w:rPr>
            <w:sz w:val="24"/>
            <w:szCs w:val="24"/>
            <w:rPrChange w:id="2804" w:author="ron gal" w:date="2017-03-04T16:12:00Z">
              <w:rPr>
                <w:rFonts w:ascii="Consolas" w:hAnsi="Consolas" w:cs="Consolas"/>
                <w:color w:val="2B91AF"/>
                <w:sz w:val="19"/>
                <w:szCs w:val="19"/>
                <w:highlight w:val="white"/>
              </w:rPr>
            </w:rPrChange>
          </w:rPr>
          <w:t>AnimalType</w:t>
        </w:r>
      </w:ins>
    </w:p>
    <w:p w:rsidR="00C7601C" w:rsidRPr="00C7601C" w:rsidRDefault="00C7601C">
      <w:pPr>
        <w:rPr>
          <w:ins w:id="2805" w:author="ron gal" w:date="2017-03-04T16:12:00Z"/>
          <w:sz w:val="24"/>
          <w:szCs w:val="24"/>
          <w:rPrChange w:id="2806" w:author="ron gal" w:date="2017-03-04T16:12:00Z">
            <w:rPr>
              <w:ins w:id="2807" w:author="ron gal" w:date="2017-03-04T16:12:00Z"/>
              <w:rFonts w:ascii="Consolas" w:hAnsi="Consolas" w:cs="Consolas"/>
              <w:sz w:val="19"/>
              <w:szCs w:val="19"/>
              <w:highlight w:val="white"/>
            </w:rPr>
          </w:rPrChange>
        </w:rPr>
        <w:pPrChange w:id="2808" w:author="ron gal" w:date="2017-03-04T16:12:00Z">
          <w:pPr>
            <w:autoSpaceDE w:val="0"/>
            <w:autoSpaceDN w:val="0"/>
            <w:adjustRightInd w:val="0"/>
            <w:spacing w:line="240" w:lineRule="auto"/>
          </w:pPr>
        </w:pPrChange>
      </w:pPr>
      <w:ins w:id="2809" w:author="ron gal" w:date="2017-03-04T16:12:00Z">
        <w:r w:rsidRPr="00C7601C">
          <w:rPr>
            <w:sz w:val="24"/>
            <w:szCs w:val="24"/>
            <w:rPrChange w:id="2810" w:author="ron gal" w:date="2017-03-04T16:12:00Z">
              <w:rPr>
                <w:rFonts w:ascii="Consolas" w:hAnsi="Consolas" w:cs="Consolas"/>
                <w:sz w:val="19"/>
                <w:szCs w:val="19"/>
                <w:highlight w:val="white"/>
              </w:rPr>
            </w:rPrChange>
          </w:rPr>
          <w:t xml:space="preserve">            {</w:t>
        </w:r>
      </w:ins>
    </w:p>
    <w:p w:rsidR="00C7601C" w:rsidRPr="00C7601C" w:rsidRDefault="00C7601C">
      <w:pPr>
        <w:rPr>
          <w:ins w:id="2811" w:author="ron gal" w:date="2017-03-04T16:12:00Z"/>
          <w:sz w:val="24"/>
          <w:szCs w:val="24"/>
          <w:rPrChange w:id="2812" w:author="ron gal" w:date="2017-03-04T16:12:00Z">
            <w:rPr>
              <w:ins w:id="2813" w:author="ron gal" w:date="2017-03-04T16:12:00Z"/>
              <w:rFonts w:ascii="Consolas" w:hAnsi="Consolas" w:cs="Consolas"/>
              <w:sz w:val="19"/>
              <w:szCs w:val="19"/>
              <w:highlight w:val="white"/>
            </w:rPr>
          </w:rPrChange>
        </w:rPr>
        <w:pPrChange w:id="2814" w:author="ron gal" w:date="2017-03-04T16:12:00Z">
          <w:pPr>
            <w:autoSpaceDE w:val="0"/>
            <w:autoSpaceDN w:val="0"/>
            <w:adjustRightInd w:val="0"/>
            <w:spacing w:line="240" w:lineRule="auto"/>
          </w:pPr>
        </w:pPrChange>
      </w:pPr>
      <w:ins w:id="2815" w:author="ron gal" w:date="2017-03-04T16:12:00Z">
        <w:r w:rsidRPr="00C7601C">
          <w:rPr>
            <w:sz w:val="24"/>
            <w:szCs w:val="24"/>
            <w:rPrChange w:id="2816" w:author="ron gal" w:date="2017-03-04T16:12:00Z">
              <w:rPr>
                <w:rFonts w:ascii="Consolas" w:hAnsi="Consolas" w:cs="Consolas"/>
                <w:sz w:val="19"/>
                <w:szCs w:val="19"/>
                <w:highlight w:val="white"/>
              </w:rPr>
            </w:rPrChange>
          </w:rPr>
          <w:t xml:space="preserve">                Cat=1,</w:t>
        </w:r>
      </w:ins>
    </w:p>
    <w:p w:rsidR="00C7601C" w:rsidRPr="00C7601C" w:rsidRDefault="00C7601C">
      <w:pPr>
        <w:rPr>
          <w:ins w:id="2817" w:author="ron gal" w:date="2017-03-04T16:12:00Z"/>
          <w:sz w:val="24"/>
          <w:szCs w:val="24"/>
          <w:rPrChange w:id="2818" w:author="ron gal" w:date="2017-03-04T16:12:00Z">
            <w:rPr>
              <w:ins w:id="2819" w:author="ron gal" w:date="2017-03-04T16:12:00Z"/>
              <w:rFonts w:ascii="Consolas" w:hAnsi="Consolas" w:cs="Consolas"/>
              <w:sz w:val="19"/>
              <w:szCs w:val="19"/>
              <w:highlight w:val="white"/>
            </w:rPr>
          </w:rPrChange>
        </w:rPr>
        <w:pPrChange w:id="2820" w:author="ron gal" w:date="2017-03-04T16:12:00Z">
          <w:pPr>
            <w:autoSpaceDE w:val="0"/>
            <w:autoSpaceDN w:val="0"/>
            <w:adjustRightInd w:val="0"/>
            <w:spacing w:line="240" w:lineRule="auto"/>
          </w:pPr>
        </w:pPrChange>
      </w:pPr>
      <w:ins w:id="2821" w:author="ron gal" w:date="2017-03-04T16:12:00Z">
        <w:r w:rsidRPr="00C7601C">
          <w:rPr>
            <w:sz w:val="24"/>
            <w:szCs w:val="24"/>
            <w:rPrChange w:id="2822" w:author="ron gal" w:date="2017-03-04T16:12:00Z">
              <w:rPr>
                <w:rFonts w:ascii="Consolas" w:hAnsi="Consolas" w:cs="Consolas"/>
                <w:sz w:val="19"/>
                <w:szCs w:val="19"/>
                <w:highlight w:val="white"/>
              </w:rPr>
            </w:rPrChange>
          </w:rPr>
          <w:t xml:space="preserve">                Dog,</w:t>
        </w:r>
      </w:ins>
    </w:p>
    <w:p w:rsidR="00C7601C" w:rsidRPr="00C7601C" w:rsidRDefault="00C7601C">
      <w:pPr>
        <w:rPr>
          <w:ins w:id="2823" w:author="ron gal" w:date="2017-03-04T16:12:00Z"/>
          <w:sz w:val="24"/>
          <w:szCs w:val="24"/>
          <w:rPrChange w:id="2824" w:author="ron gal" w:date="2017-03-04T16:12:00Z">
            <w:rPr>
              <w:ins w:id="2825" w:author="ron gal" w:date="2017-03-04T16:12:00Z"/>
              <w:rFonts w:ascii="Consolas" w:hAnsi="Consolas" w:cs="Consolas"/>
              <w:sz w:val="19"/>
              <w:szCs w:val="19"/>
              <w:highlight w:val="white"/>
            </w:rPr>
          </w:rPrChange>
        </w:rPr>
        <w:pPrChange w:id="2826" w:author="ron gal" w:date="2017-03-04T16:12:00Z">
          <w:pPr>
            <w:autoSpaceDE w:val="0"/>
            <w:autoSpaceDN w:val="0"/>
            <w:adjustRightInd w:val="0"/>
            <w:spacing w:line="240" w:lineRule="auto"/>
          </w:pPr>
        </w:pPrChange>
      </w:pPr>
      <w:ins w:id="2827" w:author="ron gal" w:date="2017-03-04T16:12:00Z">
        <w:r w:rsidRPr="00C7601C">
          <w:rPr>
            <w:sz w:val="24"/>
            <w:szCs w:val="24"/>
            <w:rPrChange w:id="2828" w:author="ron gal" w:date="2017-03-04T16:12:00Z">
              <w:rPr>
                <w:rFonts w:ascii="Consolas" w:hAnsi="Consolas" w:cs="Consolas"/>
                <w:sz w:val="19"/>
                <w:szCs w:val="19"/>
                <w:highlight w:val="white"/>
              </w:rPr>
            </w:rPrChange>
          </w:rPr>
          <w:t xml:space="preserve">                Fish,</w:t>
        </w:r>
      </w:ins>
    </w:p>
    <w:p w:rsidR="00C7601C" w:rsidRPr="00C7601C" w:rsidRDefault="00C7601C">
      <w:pPr>
        <w:rPr>
          <w:ins w:id="2829" w:author="ron gal" w:date="2017-03-04T16:12:00Z"/>
          <w:sz w:val="24"/>
          <w:szCs w:val="24"/>
          <w:rPrChange w:id="2830" w:author="ron gal" w:date="2017-03-04T16:12:00Z">
            <w:rPr>
              <w:ins w:id="2831" w:author="ron gal" w:date="2017-03-04T16:12:00Z"/>
              <w:rFonts w:ascii="Consolas" w:hAnsi="Consolas" w:cs="Consolas"/>
              <w:sz w:val="19"/>
              <w:szCs w:val="19"/>
              <w:highlight w:val="white"/>
            </w:rPr>
          </w:rPrChange>
        </w:rPr>
        <w:pPrChange w:id="2832" w:author="ron gal" w:date="2017-03-04T16:12:00Z">
          <w:pPr>
            <w:autoSpaceDE w:val="0"/>
            <w:autoSpaceDN w:val="0"/>
            <w:adjustRightInd w:val="0"/>
            <w:spacing w:line="240" w:lineRule="auto"/>
          </w:pPr>
        </w:pPrChange>
      </w:pPr>
      <w:ins w:id="2833" w:author="ron gal" w:date="2017-03-04T16:12:00Z">
        <w:r w:rsidRPr="00C7601C">
          <w:rPr>
            <w:sz w:val="24"/>
            <w:szCs w:val="24"/>
            <w:rPrChange w:id="2834" w:author="ron gal" w:date="2017-03-04T16:12:00Z">
              <w:rPr>
                <w:rFonts w:ascii="Consolas" w:hAnsi="Consolas" w:cs="Consolas"/>
                <w:sz w:val="19"/>
                <w:szCs w:val="19"/>
                <w:highlight w:val="white"/>
              </w:rPr>
            </w:rPrChange>
          </w:rPr>
          <w:t xml:space="preserve">                Bird</w:t>
        </w:r>
      </w:ins>
    </w:p>
    <w:p w:rsidR="00C7601C" w:rsidRPr="00C7601C" w:rsidRDefault="00C7601C">
      <w:pPr>
        <w:rPr>
          <w:ins w:id="2835" w:author="ron gal" w:date="2017-03-04T16:12:00Z"/>
          <w:sz w:val="24"/>
          <w:szCs w:val="24"/>
          <w:rPrChange w:id="2836" w:author="ron gal" w:date="2017-03-04T16:12:00Z">
            <w:rPr>
              <w:ins w:id="2837" w:author="ron gal" w:date="2017-03-04T16:12:00Z"/>
              <w:rFonts w:ascii="Consolas" w:hAnsi="Consolas" w:cs="Consolas"/>
              <w:sz w:val="19"/>
              <w:szCs w:val="19"/>
              <w:highlight w:val="white"/>
            </w:rPr>
          </w:rPrChange>
        </w:rPr>
        <w:pPrChange w:id="2838" w:author="ron gal" w:date="2017-03-04T16:12:00Z">
          <w:pPr>
            <w:autoSpaceDE w:val="0"/>
            <w:autoSpaceDN w:val="0"/>
            <w:adjustRightInd w:val="0"/>
            <w:spacing w:line="240" w:lineRule="auto"/>
          </w:pPr>
        </w:pPrChange>
      </w:pPr>
      <w:ins w:id="2839" w:author="ron gal" w:date="2017-03-04T16:12:00Z">
        <w:r w:rsidRPr="00C7601C">
          <w:rPr>
            <w:sz w:val="24"/>
            <w:szCs w:val="24"/>
            <w:rPrChange w:id="2840" w:author="ron gal" w:date="2017-03-04T16:12:00Z">
              <w:rPr>
                <w:rFonts w:ascii="Consolas" w:hAnsi="Consolas" w:cs="Consolas"/>
                <w:sz w:val="19"/>
                <w:szCs w:val="19"/>
                <w:highlight w:val="white"/>
              </w:rPr>
            </w:rPrChange>
          </w:rPr>
          <w:t xml:space="preserve">            }</w:t>
        </w:r>
      </w:ins>
    </w:p>
    <w:p w:rsidR="00C7601C" w:rsidRPr="00C7601C" w:rsidRDefault="00C7601C">
      <w:pPr>
        <w:rPr>
          <w:ins w:id="2841" w:author="ron gal" w:date="2017-03-04T16:12:00Z"/>
          <w:sz w:val="24"/>
          <w:szCs w:val="24"/>
          <w:rPrChange w:id="2842" w:author="ron gal" w:date="2017-03-04T16:12:00Z">
            <w:rPr>
              <w:ins w:id="2843" w:author="ron gal" w:date="2017-03-04T16:12:00Z"/>
              <w:rFonts w:ascii="Consolas" w:hAnsi="Consolas" w:cs="Consolas"/>
              <w:sz w:val="19"/>
              <w:szCs w:val="19"/>
              <w:highlight w:val="white"/>
            </w:rPr>
          </w:rPrChange>
        </w:rPr>
        <w:pPrChange w:id="2844" w:author="ron gal" w:date="2017-03-04T16:12:00Z">
          <w:pPr>
            <w:autoSpaceDE w:val="0"/>
            <w:autoSpaceDN w:val="0"/>
            <w:adjustRightInd w:val="0"/>
            <w:spacing w:line="240" w:lineRule="auto"/>
          </w:pPr>
        </w:pPrChange>
      </w:pPr>
    </w:p>
    <w:p w:rsidR="00C7601C" w:rsidRPr="00C7601C" w:rsidRDefault="00C7601C">
      <w:pPr>
        <w:rPr>
          <w:ins w:id="2845" w:author="ron gal" w:date="2017-03-04T16:12:00Z"/>
          <w:sz w:val="24"/>
          <w:szCs w:val="24"/>
          <w:rPrChange w:id="2846" w:author="ron gal" w:date="2017-03-04T16:12:00Z">
            <w:rPr>
              <w:ins w:id="2847" w:author="ron gal" w:date="2017-03-04T16:12:00Z"/>
              <w:rFonts w:ascii="Consolas" w:hAnsi="Consolas" w:cs="Consolas"/>
              <w:sz w:val="19"/>
              <w:szCs w:val="19"/>
              <w:highlight w:val="white"/>
            </w:rPr>
          </w:rPrChange>
        </w:rPr>
        <w:pPrChange w:id="2848" w:author="ron gal" w:date="2017-03-04T16:12:00Z">
          <w:pPr>
            <w:autoSpaceDE w:val="0"/>
            <w:autoSpaceDN w:val="0"/>
            <w:adjustRightInd w:val="0"/>
            <w:spacing w:line="240" w:lineRule="auto"/>
          </w:pPr>
        </w:pPrChange>
      </w:pPr>
      <w:ins w:id="2849" w:author="ron gal" w:date="2017-03-04T16:12:00Z">
        <w:r w:rsidRPr="00C7601C">
          <w:rPr>
            <w:sz w:val="24"/>
            <w:szCs w:val="24"/>
            <w:rPrChange w:id="2850" w:author="ron gal" w:date="2017-03-04T16:12:00Z">
              <w:rPr>
                <w:rFonts w:ascii="Consolas" w:hAnsi="Consolas" w:cs="Consolas"/>
                <w:sz w:val="19"/>
                <w:szCs w:val="19"/>
                <w:highlight w:val="white"/>
              </w:rPr>
            </w:rPrChange>
          </w:rPr>
          <w:t xml:space="preserve">            </w:t>
        </w:r>
        <w:r w:rsidRPr="00C7601C">
          <w:rPr>
            <w:sz w:val="24"/>
            <w:szCs w:val="24"/>
            <w:rPrChange w:id="2851" w:author="ron gal" w:date="2017-03-04T16:12:00Z">
              <w:rPr>
                <w:rFonts w:ascii="Consolas" w:hAnsi="Consolas" w:cs="Consolas"/>
                <w:color w:val="0000FF"/>
                <w:sz w:val="19"/>
                <w:szCs w:val="19"/>
                <w:highlight w:val="white"/>
              </w:rPr>
            </w:rPrChange>
          </w:rPr>
          <w:t>public</w:t>
        </w:r>
        <w:r w:rsidRPr="00C7601C">
          <w:rPr>
            <w:sz w:val="24"/>
            <w:szCs w:val="24"/>
            <w:rPrChange w:id="2852" w:author="ron gal" w:date="2017-03-04T16:12:00Z">
              <w:rPr>
                <w:rFonts w:ascii="Consolas" w:hAnsi="Consolas" w:cs="Consolas"/>
                <w:sz w:val="19"/>
                <w:szCs w:val="19"/>
                <w:highlight w:val="white"/>
              </w:rPr>
            </w:rPrChange>
          </w:rPr>
          <w:t xml:space="preserve"> </w:t>
        </w:r>
        <w:r w:rsidRPr="00C7601C">
          <w:rPr>
            <w:sz w:val="24"/>
            <w:szCs w:val="24"/>
            <w:rPrChange w:id="2853" w:author="ron gal" w:date="2017-03-04T16:12:00Z">
              <w:rPr>
                <w:rFonts w:ascii="Consolas" w:hAnsi="Consolas" w:cs="Consolas"/>
                <w:color w:val="0000FF"/>
                <w:sz w:val="19"/>
                <w:szCs w:val="19"/>
                <w:highlight w:val="white"/>
              </w:rPr>
            </w:rPrChange>
          </w:rPr>
          <w:t>enum</w:t>
        </w:r>
        <w:r w:rsidRPr="00C7601C">
          <w:rPr>
            <w:sz w:val="24"/>
            <w:szCs w:val="24"/>
            <w:rPrChange w:id="2854" w:author="ron gal" w:date="2017-03-04T16:12:00Z">
              <w:rPr>
                <w:rFonts w:ascii="Consolas" w:hAnsi="Consolas" w:cs="Consolas"/>
                <w:sz w:val="19"/>
                <w:szCs w:val="19"/>
                <w:highlight w:val="white"/>
              </w:rPr>
            </w:rPrChange>
          </w:rPr>
          <w:t xml:space="preserve"> </w:t>
        </w:r>
        <w:r w:rsidRPr="00C7601C">
          <w:rPr>
            <w:sz w:val="24"/>
            <w:szCs w:val="24"/>
            <w:rPrChange w:id="2855" w:author="ron gal" w:date="2017-03-04T16:12:00Z">
              <w:rPr>
                <w:rFonts w:ascii="Consolas" w:hAnsi="Consolas" w:cs="Consolas"/>
                <w:color w:val="2B91AF"/>
                <w:sz w:val="19"/>
                <w:szCs w:val="19"/>
                <w:highlight w:val="white"/>
              </w:rPr>
            </w:rPrChange>
          </w:rPr>
          <w:t>Gender</w:t>
        </w:r>
      </w:ins>
    </w:p>
    <w:p w:rsidR="00C7601C" w:rsidRPr="00C7601C" w:rsidRDefault="00C7601C">
      <w:pPr>
        <w:rPr>
          <w:ins w:id="2856" w:author="ron gal" w:date="2017-03-04T16:12:00Z"/>
          <w:sz w:val="24"/>
          <w:szCs w:val="24"/>
          <w:rPrChange w:id="2857" w:author="ron gal" w:date="2017-03-04T16:12:00Z">
            <w:rPr>
              <w:ins w:id="2858" w:author="ron gal" w:date="2017-03-04T16:12:00Z"/>
              <w:rFonts w:ascii="Consolas" w:hAnsi="Consolas" w:cs="Consolas"/>
              <w:sz w:val="19"/>
              <w:szCs w:val="19"/>
              <w:highlight w:val="white"/>
            </w:rPr>
          </w:rPrChange>
        </w:rPr>
        <w:pPrChange w:id="2859" w:author="ron gal" w:date="2017-03-04T16:12:00Z">
          <w:pPr>
            <w:autoSpaceDE w:val="0"/>
            <w:autoSpaceDN w:val="0"/>
            <w:adjustRightInd w:val="0"/>
            <w:spacing w:line="240" w:lineRule="auto"/>
          </w:pPr>
        </w:pPrChange>
      </w:pPr>
      <w:ins w:id="2860" w:author="ron gal" w:date="2017-03-04T16:12:00Z">
        <w:r w:rsidRPr="00C7601C">
          <w:rPr>
            <w:sz w:val="24"/>
            <w:szCs w:val="24"/>
            <w:rPrChange w:id="2861" w:author="ron gal" w:date="2017-03-04T16:12:00Z">
              <w:rPr>
                <w:rFonts w:ascii="Consolas" w:hAnsi="Consolas" w:cs="Consolas"/>
                <w:sz w:val="19"/>
                <w:szCs w:val="19"/>
                <w:highlight w:val="white"/>
              </w:rPr>
            </w:rPrChange>
          </w:rPr>
          <w:t xml:space="preserve">            {</w:t>
        </w:r>
      </w:ins>
    </w:p>
    <w:p w:rsidR="00C7601C" w:rsidRPr="00C7601C" w:rsidRDefault="00C7601C">
      <w:pPr>
        <w:rPr>
          <w:ins w:id="2862" w:author="ron gal" w:date="2017-03-04T16:12:00Z"/>
          <w:sz w:val="24"/>
          <w:szCs w:val="24"/>
          <w:rPrChange w:id="2863" w:author="ron gal" w:date="2017-03-04T16:12:00Z">
            <w:rPr>
              <w:ins w:id="2864" w:author="ron gal" w:date="2017-03-04T16:12:00Z"/>
              <w:rFonts w:ascii="Consolas" w:hAnsi="Consolas" w:cs="Consolas"/>
              <w:sz w:val="19"/>
              <w:szCs w:val="19"/>
              <w:highlight w:val="white"/>
            </w:rPr>
          </w:rPrChange>
        </w:rPr>
        <w:pPrChange w:id="2865" w:author="ron gal" w:date="2017-03-04T16:12:00Z">
          <w:pPr>
            <w:autoSpaceDE w:val="0"/>
            <w:autoSpaceDN w:val="0"/>
            <w:adjustRightInd w:val="0"/>
            <w:spacing w:line="240" w:lineRule="auto"/>
          </w:pPr>
        </w:pPrChange>
      </w:pPr>
      <w:ins w:id="2866" w:author="ron gal" w:date="2017-03-04T16:12:00Z">
        <w:r w:rsidRPr="00C7601C">
          <w:rPr>
            <w:sz w:val="24"/>
            <w:szCs w:val="24"/>
            <w:rPrChange w:id="2867" w:author="ron gal" w:date="2017-03-04T16:12:00Z">
              <w:rPr>
                <w:rFonts w:ascii="Consolas" w:hAnsi="Consolas" w:cs="Consolas"/>
                <w:sz w:val="19"/>
                <w:szCs w:val="19"/>
                <w:highlight w:val="white"/>
              </w:rPr>
            </w:rPrChange>
          </w:rPr>
          <w:t xml:space="preserve">                Male=1,</w:t>
        </w:r>
      </w:ins>
    </w:p>
    <w:p w:rsidR="00C7601C" w:rsidRPr="00C7601C" w:rsidRDefault="00C7601C">
      <w:pPr>
        <w:rPr>
          <w:ins w:id="2868" w:author="ron gal" w:date="2017-03-04T16:12:00Z"/>
          <w:sz w:val="24"/>
          <w:szCs w:val="24"/>
          <w:rPrChange w:id="2869" w:author="ron gal" w:date="2017-03-04T16:12:00Z">
            <w:rPr>
              <w:ins w:id="2870" w:author="ron gal" w:date="2017-03-04T16:12:00Z"/>
              <w:rFonts w:ascii="Consolas" w:hAnsi="Consolas" w:cs="Consolas"/>
              <w:sz w:val="19"/>
              <w:szCs w:val="19"/>
              <w:highlight w:val="white"/>
            </w:rPr>
          </w:rPrChange>
        </w:rPr>
        <w:pPrChange w:id="2871" w:author="ron gal" w:date="2017-03-04T16:12:00Z">
          <w:pPr>
            <w:autoSpaceDE w:val="0"/>
            <w:autoSpaceDN w:val="0"/>
            <w:adjustRightInd w:val="0"/>
            <w:spacing w:line="240" w:lineRule="auto"/>
          </w:pPr>
        </w:pPrChange>
      </w:pPr>
      <w:ins w:id="2872" w:author="ron gal" w:date="2017-03-04T16:12:00Z">
        <w:r w:rsidRPr="00C7601C">
          <w:rPr>
            <w:sz w:val="24"/>
            <w:szCs w:val="24"/>
            <w:rPrChange w:id="2873" w:author="ron gal" w:date="2017-03-04T16:12:00Z">
              <w:rPr>
                <w:rFonts w:ascii="Consolas" w:hAnsi="Consolas" w:cs="Consolas"/>
                <w:sz w:val="19"/>
                <w:szCs w:val="19"/>
                <w:highlight w:val="white"/>
              </w:rPr>
            </w:rPrChange>
          </w:rPr>
          <w:t xml:space="preserve">                Female</w:t>
        </w:r>
      </w:ins>
    </w:p>
    <w:p w:rsidR="00C7601C" w:rsidRPr="00C7601C" w:rsidRDefault="00C7601C">
      <w:pPr>
        <w:rPr>
          <w:ins w:id="2874" w:author="ron gal" w:date="2017-03-04T16:12:00Z"/>
          <w:sz w:val="24"/>
          <w:szCs w:val="24"/>
          <w:rPrChange w:id="2875" w:author="ron gal" w:date="2017-03-04T16:12:00Z">
            <w:rPr>
              <w:ins w:id="2876" w:author="ron gal" w:date="2017-03-04T16:12:00Z"/>
              <w:rFonts w:ascii="Consolas" w:hAnsi="Consolas" w:cs="Consolas"/>
              <w:sz w:val="19"/>
              <w:szCs w:val="19"/>
              <w:highlight w:val="white"/>
            </w:rPr>
          </w:rPrChange>
        </w:rPr>
        <w:pPrChange w:id="2877" w:author="ron gal" w:date="2017-03-04T16:12:00Z">
          <w:pPr>
            <w:autoSpaceDE w:val="0"/>
            <w:autoSpaceDN w:val="0"/>
            <w:adjustRightInd w:val="0"/>
            <w:spacing w:line="240" w:lineRule="auto"/>
          </w:pPr>
        </w:pPrChange>
      </w:pPr>
      <w:ins w:id="2878" w:author="ron gal" w:date="2017-03-04T16:12:00Z">
        <w:r w:rsidRPr="00C7601C">
          <w:rPr>
            <w:sz w:val="24"/>
            <w:szCs w:val="24"/>
            <w:rPrChange w:id="2879" w:author="ron gal" w:date="2017-03-04T16:12:00Z">
              <w:rPr>
                <w:rFonts w:ascii="Consolas" w:hAnsi="Consolas" w:cs="Consolas"/>
                <w:sz w:val="19"/>
                <w:szCs w:val="19"/>
                <w:highlight w:val="white"/>
              </w:rPr>
            </w:rPrChange>
          </w:rPr>
          <w:t xml:space="preserve">            }</w:t>
        </w:r>
      </w:ins>
    </w:p>
    <w:p w:rsidR="00C7601C" w:rsidRPr="00C7601C" w:rsidRDefault="00C7601C">
      <w:pPr>
        <w:rPr>
          <w:ins w:id="2880" w:author="ron gal" w:date="2017-03-04T16:12:00Z"/>
          <w:sz w:val="24"/>
          <w:szCs w:val="24"/>
          <w:rPrChange w:id="2881" w:author="ron gal" w:date="2017-03-04T16:12:00Z">
            <w:rPr>
              <w:ins w:id="2882" w:author="ron gal" w:date="2017-03-04T16:12:00Z"/>
              <w:rFonts w:ascii="Consolas" w:hAnsi="Consolas" w:cs="Consolas"/>
              <w:sz w:val="19"/>
              <w:szCs w:val="19"/>
              <w:highlight w:val="white"/>
            </w:rPr>
          </w:rPrChange>
        </w:rPr>
        <w:pPrChange w:id="2883" w:author="ron gal" w:date="2017-03-04T16:12:00Z">
          <w:pPr>
            <w:autoSpaceDE w:val="0"/>
            <w:autoSpaceDN w:val="0"/>
            <w:adjustRightInd w:val="0"/>
            <w:spacing w:line="240" w:lineRule="auto"/>
          </w:pPr>
        </w:pPrChange>
      </w:pPr>
    </w:p>
    <w:p w:rsidR="00C7601C" w:rsidRPr="00C7601C" w:rsidRDefault="00C7601C">
      <w:pPr>
        <w:rPr>
          <w:ins w:id="2884" w:author="ron gal" w:date="2017-03-04T16:12:00Z"/>
          <w:sz w:val="24"/>
          <w:szCs w:val="24"/>
          <w:rPrChange w:id="2885" w:author="ron gal" w:date="2017-03-04T16:12:00Z">
            <w:rPr>
              <w:ins w:id="2886" w:author="ron gal" w:date="2017-03-04T16:12:00Z"/>
              <w:rFonts w:ascii="Consolas" w:hAnsi="Consolas" w:cs="Consolas"/>
              <w:sz w:val="19"/>
              <w:szCs w:val="19"/>
              <w:highlight w:val="white"/>
            </w:rPr>
          </w:rPrChange>
        </w:rPr>
        <w:pPrChange w:id="2887" w:author="ron gal" w:date="2017-03-04T16:12:00Z">
          <w:pPr>
            <w:autoSpaceDE w:val="0"/>
            <w:autoSpaceDN w:val="0"/>
            <w:adjustRightInd w:val="0"/>
            <w:spacing w:line="240" w:lineRule="auto"/>
          </w:pPr>
        </w:pPrChange>
      </w:pPr>
      <w:ins w:id="2888" w:author="ron gal" w:date="2017-03-04T16:12:00Z">
        <w:r w:rsidRPr="00C7601C">
          <w:rPr>
            <w:sz w:val="24"/>
            <w:szCs w:val="24"/>
            <w:rPrChange w:id="2889" w:author="ron gal" w:date="2017-03-04T16:12:00Z">
              <w:rPr>
                <w:rFonts w:ascii="Consolas" w:hAnsi="Consolas" w:cs="Consolas"/>
                <w:sz w:val="19"/>
                <w:szCs w:val="19"/>
                <w:highlight w:val="white"/>
              </w:rPr>
            </w:rPrChange>
          </w:rPr>
          <w:t xml:space="preserve">            </w:t>
        </w:r>
        <w:r w:rsidRPr="00C7601C">
          <w:rPr>
            <w:sz w:val="24"/>
            <w:szCs w:val="24"/>
            <w:rPrChange w:id="2890" w:author="ron gal" w:date="2017-03-04T16:12:00Z">
              <w:rPr>
                <w:rFonts w:ascii="Consolas" w:hAnsi="Consolas" w:cs="Consolas"/>
                <w:color w:val="0000FF"/>
                <w:sz w:val="19"/>
                <w:szCs w:val="19"/>
                <w:highlight w:val="white"/>
              </w:rPr>
            </w:rPrChange>
          </w:rPr>
          <w:t>public</w:t>
        </w:r>
        <w:r w:rsidRPr="00C7601C">
          <w:rPr>
            <w:sz w:val="24"/>
            <w:szCs w:val="24"/>
            <w:rPrChange w:id="2891" w:author="ron gal" w:date="2017-03-04T16:12:00Z">
              <w:rPr>
                <w:rFonts w:ascii="Consolas" w:hAnsi="Consolas" w:cs="Consolas"/>
                <w:sz w:val="19"/>
                <w:szCs w:val="19"/>
                <w:highlight w:val="white"/>
              </w:rPr>
            </w:rPrChange>
          </w:rPr>
          <w:t xml:space="preserve"> </w:t>
        </w:r>
        <w:r w:rsidRPr="00C7601C">
          <w:rPr>
            <w:sz w:val="24"/>
            <w:szCs w:val="24"/>
            <w:rPrChange w:id="2892" w:author="ron gal" w:date="2017-03-04T16:12:00Z">
              <w:rPr>
                <w:rFonts w:ascii="Consolas" w:hAnsi="Consolas" w:cs="Consolas"/>
                <w:color w:val="0000FF"/>
                <w:sz w:val="19"/>
                <w:szCs w:val="19"/>
                <w:highlight w:val="white"/>
              </w:rPr>
            </w:rPrChange>
          </w:rPr>
          <w:t>enum</w:t>
        </w:r>
        <w:r w:rsidRPr="00C7601C">
          <w:rPr>
            <w:sz w:val="24"/>
            <w:szCs w:val="24"/>
            <w:rPrChange w:id="2893" w:author="ron gal" w:date="2017-03-04T16:12:00Z">
              <w:rPr>
                <w:rFonts w:ascii="Consolas" w:hAnsi="Consolas" w:cs="Consolas"/>
                <w:sz w:val="19"/>
                <w:szCs w:val="19"/>
                <w:highlight w:val="white"/>
              </w:rPr>
            </w:rPrChange>
          </w:rPr>
          <w:t xml:space="preserve"> </w:t>
        </w:r>
        <w:r w:rsidRPr="00C7601C">
          <w:rPr>
            <w:sz w:val="24"/>
            <w:szCs w:val="24"/>
            <w:rPrChange w:id="2894" w:author="ron gal" w:date="2017-03-04T16:12:00Z">
              <w:rPr>
                <w:rFonts w:ascii="Consolas" w:hAnsi="Consolas" w:cs="Consolas"/>
                <w:color w:val="2B91AF"/>
                <w:sz w:val="19"/>
                <w:szCs w:val="19"/>
                <w:highlight w:val="white"/>
              </w:rPr>
            </w:rPrChange>
          </w:rPr>
          <w:t>TreatmentType</w:t>
        </w:r>
      </w:ins>
    </w:p>
    <w:p w:rsidR="00C7601C" w:rsidRPr="00C7601C" w:rsidRDefault="00C7601C">
      <w:pPr>
        <w:rPr>
          <w:ins w:id="2895" w:author="ron gal" w:date="2017-03-04T16:12:00Z"/>
          <w:sz w:val="24"/>
          <w:szCs w:val="24"/>
          <w:rPrChange w:id="2896" w:author="ron gal" w:date="2017-03-04T16:12:00Z">
            <w:rPr>
              <w:ins w:id="2897" w:author="ron gal" w:date="2017-03-04T16:12:00Z"/>
              <w:rFonts w:ascii="Consolas" w:hAnsi="Consolas" w:cs="Consolas"/>
              <w:sz w:val="19"/>
              <w:szCs w:val="19"/>
              <w:highlight w:val="white"/>
            </w:rPr>
          </w:rPrChange>
        </w:rPr>
        <w:pPrChange w:id="2898" w:author="ron gal" w:date="2017-03-04T16:12:00Z">
          <w:pPr>
            <w:autoSpaceDE w:val="0"/>
            <w:autoSpaceDN w:val="0"/>
            <w:adjustRightInd w:val="0"/>
            <w:spacing w:line="240" w:lineRule="auto"/>
          </w:pPr>
        </w:pPrChange>
      </w:pPr>
      <w:ins w:id="2899" w:author="ron gal" w:date="2017-03-04T16:12:00Z">
        <w:r w:rsidRPr="00C7601C">
          <w:rPr>
            <w:sz w:val="24"/>
            <w:szCs w:val="24"/>
            <w:rPrChange w:id="2900" w:author="ron gal" w:date="2017-03-04T16:12:00Z">
              <w:rPr>
                <w:rFonts w:ascii="Consolas" w:hAnsi="Consolas" w:cs="Consolas"/>
                <w:sz w:val="19"/>
                <w:szCs w:val="19"/>
                <w:highlight w:val="white"/>
              </w:rPr>
            </w:rPrChange>
          </w:rPr>
          <w:t xml:space="preserve">            {</w:t>
        </w:r>
      </w:ins>
    </w:p>
    <w:p w:rsidR="00C7601C" w:rsidRPr="00C7601C" w:rsidRDefault="00C7601C">
      <w:pPr>
        <w:rPr>
          <w:ins w:id="2901" w:author="ron gal" w:date="2017-03-04T16:12:00Z"/>
          <w:sz w:val="24"/>
          <w:szCs w:val="24"/>
          <w:rPrChange w:id="2902" w:author="ron gal" w:date="2017-03-04T16:12:00Z">
            <w:rPr>
              <w:ins w:id="2903" w:author="ron gal" w:date="2017-03-04T16:12:00Z"/>
              <w:rFonts w:ascii="Consolas" w:hAnsi="Consolas" w:cs="Consolas"/>
              <w:sz w:val="19"/>
              <w:szCs w:val="19"/>
              <w:highlight w:val="white"/>
            </w:rPr>
          </w:rPrChange>
        </w:rPr>
        <w:pPrChange w:id="2904" w:author="ron gal" w:date="2017-03-04T16:12:00Z">
          <w:pPr>
            <w:autoSpaceDE w:val="0"/>
            <w:autoSpaceDN w:val="0"/>
            <w:adjustRightInd w:val="0"/>
            <w:spacing w:line="240" w:lineRule="auto"/>
          </w:pPr>
        </w:pPrChange>
      </w:pPr>
      <w:ins w:id="2905" w:author="ron gal" w:date="2017-03-04T16:12:00Z">
        <w:r w:rsidRPr="00C7601C">
          <w:rPr>
            <w:sz w:val="24"/>
            <w:szCs w:val="24"/>
            <w:rPrChange w:id="2906" w:author="ron gal" w:date="2017-03-04T16:12:00Z">
              <w:rPr>
                <w:rFonts w:ascii="Consolas" w:hAnsi="Consolas" w:cs="Consolas"/>
                <w:sz w:val="19"/>
                <w:szCs w:val="19"/>
                <w:highlight w:val="white"/>
              </w:rPr>
            </w:rPrChange>
          </w:rPr>
          <w:t xml:space="preserve">                Treatment = 1,</w:t>
        </w:r>
      </w:ins>
    </w:p>
    <w:p w:rsidR="00C7601C" w:rsidRPr="00C7601C" w:rsidRDefault="00C7601C">
      <w:pPr>
        <w:rPr>
          <w:ins w:id="2907" w:author="ron gal" w:date="2017-03-04T16:12:00Z"/>
          <w:sz w:val="24"/>
          <w:szCs w:val="24"/>
          <w:rPrChange w:id="2908" w:author="ron gal" w:date="2017-03-04T16:12:00Z">
            <w:rPr>
              <w:ins w:id="2909" w:author="ron gal" w:date="2017-03-04T16:12:00Z"/>
              <w:rFonts w:ascii="Consolas" w:hAnsi="Consolas" w:cs="Consolas"/>
              <w:sz w:val="19"/>
              <w:szCs w:val="19"/>
              <w:highlight w:val="white"/>
            </w:rPr>
          </w:rPrChange>
        </w:rPr>
        <w:pPrChange w:id="2910" w:author="ron gal" w:date="2017-03-04T16:12:00Z">
          <w:pPr>
            <w:autoSpaceDE w:val="0"/>
            <w:autoSpaceDN w:val="0"/>
            <w:adjustRightInd w:val="0"/>
            <w:spacing w:line="240" w:lineRule="auto"/>
          </w:pPr>
        </w:pPrChange>
      </w:pPr>
      <w:ins w:id="2911" w:author="ron gal" w:date="2017-03-04T16:12:00Z">
        <w:r w:rsidRPr="00C7601C">
          <w:rPr>
            <w:sz w:val="24"/>
            <w:szCs w:val="24"/>
            <w:rPrChange w:id="2912" w:author="ron gal" w:date="2017-03-04T16:12:00Z">
              <w:rPr>
                <w:rFonts w:ascii="Consolas" w:hAnsi="Consolas" w:cs="Consolas"/>
                <w:sz w:val="19"/>
                <w:szCs w:val="19"/>
                <w:highlight w:val="white"/>
              </w:rPr>
            </w:rPrChange>
          </w:rPr>
          <w:t xml:space="preserve">                Medicine,</w:t>
        </w:r>
      </w:ins>
    </w:p>
    <w:p w:rsidR="00C7601C" w:rsidRPr="00C7601C" w:rsidRDefault="00C7601C">
      <w:pPr>
        <w:rPr>
          <w:ins w:id="2913" w:author="ron gal" w:date="2017-03-04T16:12:00Z"/>
          <w:sz w:val="24"/>
          <w:szCs w:val="24"/>
          <w:rPrChange w:id="2914" w:author="ron gal" w:date="2017-03-04T16:12:00Z">
            <w:rPr>
              <w:ins w:id="2915" w:author="ron gal" w:date="2017-03-04T16:12:00Z"/>
              <w:rFonts w:ascii="Consolas" w:hAnsi="Consolas" w:cs="Consolas"/>
              <w:sz w:val="19"/>
              <w:szCs w:val="19"/>
              <w:highlight w:val="white"/>
            </w:rPr>
          </w:rPrChange>
        </w:rPr>
        <w:pPrChange w:id="2916" w:author="ron gal" w:date="2017-03-04T16:12:00Z">
          <w:pPr>
            <w:autoSpaceDE w:val="0"/>
            <w:autoSpaceDN w:val="0"/>
            <w:adjustRightInd w:val="0"/>
            <w:spacing w:line="240" w:lineRule="auto"/>
          </w:pPr>
        </w:pPrChange>
      </w:pPr>
      <w:ins w:id="2917" w:author="ron gal" w:date="2017-03-04T16:12:00Z">
        <w:r w:rsidRPr="00C7601C">
          <w:rPr>
            <w:sz w:val="24"/>
            <w:szCs w:val="24"/>
            <w:rPrChange w:id="2918" w:author="ron gal" w:date="2017-03-04T16:12:00Z">
              <w:rPr>
                <w:rFonts w:ascii="Consolas" w:hAnsi="Consolas" w:cs="Consolas"/>
                <w:sz w:val="19"/>
                <w:szCs w:val="19"/>
                <w:highlight w:val="white"/>
              </w:rPr>
            </w:rPrChange>
          </w:rPr>
          <w:t xml:space="preserve">                Vaccine</w:t>
        </w:r>
      </w:ins>
    </w:p>
    <w:p w:rsidR="00C7601C" w:rsidRPr="00C7601C" w:rsidRDefault="00C7601C">
      <w:pPr>
        <w:rPr>
          <w:ins w:id="2919" w:author="ron gal" w:date="2017-03-04T16:12:00Z"/>
          <w:sz w:val="24"/>
          <w:szCs w:val="24"/>
          <w:rPrChange w:id="2920" w:author="ron gal" w:date="2017-03-04T16:12:00Z">
            <w:rPr>
              <w:ins w:id="2921" w:author="ron gal" w:date="2017-03-04T16:12:00Z"/>
              <w:rFonts w:ascii="Consolas" w:hAnsi="Consolas" w:cs="Consolas"/>
              <w:sz w:val="19"/>
              <w:szCs w:val="19"/>
              <w:highlight w:val="white"/>
            </w:rPr>
          </w:rPrChange>
        </w:rPr>
        <w:pPrChange w:id="2922" w:author="ron gal" w:date="2017-03-04T16:12:00Z">
          <w:pPr>
            <w:autoSpaceDE w:val="0"/>
            <w:autoSpaceDN w:val="0"/>
            <w:adjustRightInd w:val="0"/>
            <w:spacing w:line="240" w:lineRule="auto"/>
          </w:pPr>
        </w:pPrChange>
      </w:pPr>
      <w:ins w:id="2923" w:author="ron gal" w:date="2017-03-04T16:12:00Z">
        <w:r w:rsidRPr="00C7601C">
          <w:rPr>
            <w:sz w:val="24"/>
            <w:szCs w:val="24"/>
            <w:rPrChange w:id="2924" w:author="ron gal" w:date="2017-03-04T16:12:00Z">
              <w:rPr>
                <w:rFonts w:ascii="Consolas" w:hAnsi="Consolas" w:cs="Consolas"/>
                <w:sz w:val="19"/>
                <w:szCs w:val="19"/>
                <w:highlight w:val="white"/>
              </w:rPr>
            </w:rPrChange>
          </w:rPr>
          <w:t xml:space="preserve">            }</w:t>
        </w:r>
      </w:ins>
    </w:p>
    <w:p w:rsidR="00481634" w:rsidRPr="00C7601C" w:rsidDel="00C7601C" w:rsidRDefault="00C7601C">
      <w:pPr>
        <w:rPr>
          <w:del w:id="2925" w:author="ron gal" w:date="2017-03-04T16:12:00Z"/>
          <w:sz w:val="24"/>
          <w:szCs w:val="24"/>
          <w:rPrChange w:id="2926" w:author="ron gal" w:date="2017-03-04T16:12:00Z">
            <w:rPr>
              <w:del w:id="2927" w:author="ron gal" w:date="2017-03-04T16:12:00Z"/>
            </w:rPr>
          </w:rPrChange>
        </w:rPr>
      </w:pPr>
      <w:ins w:id="2928" w:author="ron gal" w:date="2017-03-04T16:12:00Z">
        <w:r w:rsidRPr="00C7601C">
          <w:rPr>
            <w:sz w:val="24"/>
            <w:szCs w:val="24"/>
            <w:rPrChange w:id="2929" w:author="ron gal" w:date="2017-03-04T16:12:00Z">
              <w:rPr>
                <w:rFonts w:ascii="Consolas" w:hAnsi="Consolas" w:cs="Consolas"/>
                <w:sz w:val="19"/>
                <w:szCs w:val="19"/>
                <w:highlight w:val="white"/>
              </w:rPr>
            </w:rPrChange>
          </w:rPr>
          <w:t xml:space="preserve">       }</w:t>
        </w:r>
      </w:ins>
      <w:del w:id="2930" w:author="ron gal" w:date="2017-03-04T16:12:00Z">
        <w:r w:rsidR="00471D70" w:rsidDel="00C7601C">
          <w:rPr>
            <w:sz w:val="24"/>
            <w:szCs w:val="24"/>
          </w:rPr>
          <w:delText xml:space="preserve">        public const string DB_PATH = "~/App_Data/db.sqlite";</w:delText>
        </w:r>
      </w:del>
    </w:p>
    <w:p w:rsidR="00481634" w:rsidRPr="00C7601C" w:rsidDel="00C7601C" w:rsidRDefault="00481634">
      <w:pPr>
        <w:rPr>
          <w:del w:id="2931" w:author="ron gal" w:date="2017-03-04T16:12:00Z"/>
          <w:sz w:val="24"/>
          <w:szCs w:val="24"/>
          <w:rPrChange w:id="2932" w:author="ron gal" w:date="2017-03-04T16:12:00Z">
            <w:rPr>
              <w:del w:id="2933" w:author="ron gal" w:date="2017-03-04T16:12:00Z"/>
            </w:rPr>
          </w:rPrChange>
        </w:rPr>
      </w:pPr>
    </w:p>
    <w:p w:rsidR="00481634" w:rsidRPr="00C7601C" w:rsidDel="00C7601C" w:rsidRDefault="00471D70">
      <w:pPr>
        <w:rPr>
          <w:del w:id="2934" w:author="ron gal" w:date="2017-03-04T16:12:00Z"/>
          <w:sz w:val="24"/>
          <w:szCs w:val="24"/>
          <w:rPrChange w:id="2935" w:author="ron gal" w:date="2017-03-04T16:12:00Z">
            <w:rPr>
              <w:del w:id="2936" w:author="ron gal" w:date="2017-03-04T16:12:00Z"/>
            </w:rPr>
          </w:rPrChange>
        </w:rPr>
      </w:pPr>
      <w:del w:id="2937" w:author="ron gal" w:date="2017-03-04T16:12:00Z">
        <w:r w:rsidDel="00C7601C">
          <w:rPr>
            <w:sz w:val="24"/>
            <w:szCs w:val="24"/>
          </w:rPr>
          <w:delText xml:space="preserve">        public static class Roles</w:delText>
        </w:r>
      </w:del>
    </w:p>
    <w:p w:rsidR="00481634" w:rsidRPr="00C7601C" w:rsidDel="00C7601C" w:rsidRDefault="00471D70">
      <w:pPr>
        <w:rPr>
          <w:del w:id="2938" w:author="ron gal" w:date="2017-03-04T16:12:00Z"/>
          <w:sz w:val="24"/>
          <w:szCs w:val="24"/>
          <w:rPrChange w:id="2939" w:author="ron gal" w:date="2017-03-04T16:12:00Z">
            <w:rPr>
              <w:del w:id="2940" w:author="ron gal" w:date="2017-03-04T16:12:00Z"/>
            </w:rPr>
          </w:rPrChange>
        </w:rPr>
      </w:pPr>
      <w:del w:id="2941" w:author="ron gal" w:date="2017-03-04T16:12:00Z">
        <w:r w:rsidDel="00C7601C">
          <w:rPr>
            <w:sz w:val="24"/>
            <w:szCs w:val="24"/>
          </w:rPr>
          <w:delText xml:space="preserve">        {</w:delText>
        </w:r>
      </w:del>
    </w:p>
    <w:p w:rsidR="00481634" w:rsidRPr="00C7601C" w:rsidDel="00C7601C" w:rsidRDefault="00471D70">
      <w:pPr>
        <w:rPr>
          <w:del w:id="2942" w:author="ron gal" w:date="2017-03-04T16:12:00Z"/>
          <w:sz w:val="24"/>
          <w:szCs w:val="24"/>
          <w:rPrChange w:id="2943" w:author="ron gal" w:date="2017-03-04T16:12:00Z">
            <w:rPr>
              <w:del w:id="2944" w:author="ron gal" w:date="2017-03-04T16:12:00Z"/>
            </w:rPr>
          </w:rPrChange>
        </w:rPr>
      </w:pPr>
      <w:del w:id="2945" w:author="ron gal" w:date="2017-03-04T16:12:00Z">
        <w:r w:rsidDel="00C7601C">
          <w:rPr>
            <w:sz w:val="24"/>
            <w:szCs w:val="24"/>
          </w:rPr>
          <w:delText xml:space="preserve">            public const string Customer = "Customer";</w:delText>
        </w:r>
      </w:del>
    </w:p>
    <w:p w:rsidR="00481634" w:rsidRPr="00C7601C" w:rsidDel="00C7601C" w:rsidRDefault="00471D70">
      <w:pPr>
        <w:rPr>
          <w:del w:id="2946" w:author="ron gal" w:date="2017-03-04T16:12:00Z"/>
          <w:sz w:val="24"/>
          <w:szCs w:val="24"/>
          <w:rPrChange w:id="2947" w:author="ron gal" w:date="2017-03-04T16:12:00Z">
            <w:rPr>
              <w:del w:id="2948" w:author="ron gal" w:date="2017-03-04T16:12:00Z"/>
            </w:rPr>
          </w:rPrChange>
        </w:rPr>
      </w:pPr>
      <w:del w:id="2949" w:author="ron gal" w:date="2017-03-04T16:12:00Z">
        <w:r w:rsidDel="00C7601C">
          <w:rPr>
            <w:sz w:val="24"/>
            <w:szCs w:val="24"/>
          </w:rPr>
          <w:delText xml:space="preserve">            public const string Employee = "Employee";</w:delText>
        </w:r>
      </w:del>
    </w:p>
    <w:p w:rsidR="00481634" w:rsidRPr="00C7601C" w:rsidDel="00C7601C" w:rsidRDefault="00471D70">
      <w:pPr>
        <w:rPr>
          <w:del w:id="2950" w:author="ron gal" w:date="2017-03-04T16:12:00Z"/>
          <w:sz w:val="24"/>
          <w:szCs w:val="24"/>
          <w:rPrChange w:id="2951" w:author="ron gal" w:date="2017-03-04T16:12:00Z">
            <w:rPr>
              <w:del w:id="2952" w:author="ron gal" w:date="2017-03-04T16:12:00Z"/>
            </w:rPr>
          </w:rPrChange>
        </w:rPr>
      </w:pPr>
      <w:del w:id="2953" w:author="ron gal" w:date="2017-03-04T16:12:00Z">
        <w:r w:rsidDel="00C7601C">
          <w:rPr>
            <w:sz w:val="24"/>
            <w:szCs w:val="24"/>
          </w:rPr>
          <w:delText xml:space="preserve">            public const string Admin = "Admin";</w:delText>
        </w:r>
      </w:del>
    </w:p>
    <w:p w:rsidR="00481634" w:rsidRPr="00C7601C" w:rsidDel="00C7601C" w:rsidRDefault="00471D70">
      <w:pPr>
        <w:rPr>
          <w:del w:id="2954" w:author="ron gal" w:date="2017-03-04T16:12:00Z"/>
          <w:sz w:val="24"/>
          <w:szCs w:val="24"/>
          <w:rPrChange w:id="2955" w:author="ron gal" w:date="2017-03-04T16:12:00Z">
            <w:rPr>
              <w:del w:id="2956" w:author="ron gal" w:date="2017-03-04T16:12:00Z"/>
            </w:rPr>
          </w:rPrChange>
        </w:rPr>
      </w:pPr>
      <w:del w:id="2957" w:author="ron gal" w:date="2017-03-04T16:12:00Z">
        <w:r w:rsidDel="00C7601C">
          <w:rPr>
            <w:sz w:val="24"/>
            <w:szCs w:val="24"/>
          </w:rPr>
          <w:delText xml:space="preserve">        }</w:delText>
        </w:r>
      </w:del>
    </w:p>
    <w:p w:rsidR="00481634" w:rsidRPr="00C7601C" w:rsidDel="00C7601C" w:rsidRDefault="00481634">
      <w:pPr>
        <w:rPr>
          <w:del w:id="2958" w:author="ron gal" w:date="2017-03-04T16:12:00Z"/>
          <w:sz w:val="24"/>
          <w:szCs w:val="24"/>
          <w:rPrChange w:id="2959" w:author="ron gal" w:date="2017-03-04T16:12:00Z">
            <w:rPr>
              <w:del w:id="2960" w:author="ron gal" w:date="2017-03-04T16:12:00Z"/>
            </w:rPr>
          </w:rPrChange>
        </w:rPr>
      </w:pPr>
    </w:p>
    <w:p w:rsidR="00481634" w:rsidRPr="00C7601C" w:rsidDel="00C7601C" w:rsidRDefault="00471D70">
      <w:pPr>
        <w:rPr>
          <w:del w:id="2961" w:author="ron gal" w:date="2017-03-04T16:12:00Z"/>
          <w:sz w:val="24"/>
          <w:szCs w:val="24"/>
          <w:rPrChange w:id="2962" w:author="ron gal" w:date="2017-03-04T16:12:00Z">
            <w:rPr>
              <w:del w:id="2963" w:author="ron gal" w:date="2017-03-04T16:12:00Z"/>
            </w:rPr>
          </w:rPrChange>
        </w:rPr>
      </w:pPr>
      <w:del w:id="2964" w:author="ron gal" w:date="2017-03-04T16:12:00Z">
        <w:r w:rsidDel="00C7601C">
          <w:rPr>
            <w:sz w:val="24"/>
            <w:szCs w:val="24"/>
          </w:rPr>
          <w:delText xml:space="preserve">    public static class Decodes</w:delText>
        </w:r>
      </w:del>
    </w:p>
    <w:p w:rsidR="00481634" w:rsidRPr="00C7601C" w:rsidDel="00C7601C" w:rsidRDefault="00471D70">
      <w:pPr>
        <w:rPr>
          <w:del w:id="2965" w:author="ron gal" w:date="2017-03-04T16:12:00Z"/>
          <w:sz w:val="24"/>
          <w:szCs w:val="24"/>
          <w:rPrChange w:id="2966" w:author="ron gal" w:date="2017-03-04T16:12:00Z">
            <w:rPr>
              <w:del w:id="2967" w:author="ron gal" w:date="2017-03-04T16:12:00Z"/>
            </w:rPr>
          </w:rPrChange>
        </w:rPr>
      </w:pPr>
      <w:del w:id="2968" w:author="ron gal" w:date="2017-03-04T16:12:00Z">
        <w:r w:rsidDel="00C7601C">
          <w:rPr>
            <w:sz w:val="24"/>
            <w:szCs w:val="24"/>
          </w:rPr>
          <w:delText xml:space="preserve">        {</w:delText>
        </w:r>
      </w:del>
    </w:p>
    <w:p w:rsidR="00481634" w:rsidRPr="00C7601C" w:rsidDel="00C7601C" w:rsidRDefault="00471D70">
      <w:pPr>
        <w:rPr>
          <w:del w:id="2969" w:author="ron gal" w:date="2017-03-04T16:12:00Z"/>
          <w:sz w:val="24"/>
          <w:szCs w:val="24"/>
          <w:rPrChange w:id="2970" w:author="ron gal" w:date="2017-03-04T16:12:00Z">
            <w:rPr>
              <w:del w:id="2971" w:author="ron gal" w:date="2017-03-04T16:12:00Z"/>
            </w:rPr>
          </w:rPrChange>
        </w:rPr>
      </w:pPr>
      <w:del w:id="2972" w:author="ron gal" w:date="2017-03-04T16:12:00Z">
        <w:r w:rsidDel="00C7601C">
          <w:rPr>
            <w:sz w:val="24"/>
            <w:szCs w:val="24"/>
          </w:rPr>
          <w:delText xml:space="preserve">            public enum OrderStatus</w:delText>
        </w:r>
      </w:del>
    </w:p>
    <w:p w:rsidR="00481634" w:rsidRPr="00C7601C" w:rsidDel="00C7601C" w:rsidRDefault="00471D70">
      <w:pPr>
        <w:rPr>
          <w:del w:id="2973" w:author="ron gal" w:date="2017-03-04T16:12:00Z"/>
          <w:sz w:val="24"/>
          <w:szCs w:val="24"/>
          <w:rPrChange w:id="2974" w:author="ron gal" w:date="2017-03-04T16:12:00Z">
            <w:rPr>
              <w:del w:id="2975" w:author="ron gal" w:date="2017-03-04T16:12:00Z"/>
            </w:rPr>
          </w:rPrChange>
        </w:rPr>
      </w:pPr>
      <w:del w:id="2976" w:author="ron gal" w:date="2017-03-04T16:12:00Z">
        <w:r w:rsidDel="00C7601C">
          <w:rPr>
            <w:sz w:val="24"/>
            <w:szCs w:val="24"/>
          </w:rPr>
          <w:delText xml:space="preserve">            {</w:delText>
        </w:r>
      </w:del>
    </w:p>
    <w:p w:rsidR="00481634" w:rsidRPr="00C7601C" w:rsidDel="00C7601C" w:rsidRDefault="00471D70">
      <w:pPr>
        <w:rPr>
          <w:del w:id="2977" w:author="ron gal" w:date="2017-03-04T16:12:00Z"/>
          <w:sz w:val="24"/>
          <w:szCs w:val="24"/>
          <w:rPrChange w:id="2978" w:author="ron gal" w:date="2017-03-04T16:12:00Z">
            <w:rPr>
              <w:del w:id="2979" w:author="ron gal" w:date="2017-03-04T16:12:00Z"/>
            </w:rPr>
          </w:rPrChange>
        </w:rPr>
      </w:pPr>
      <w:del w:id="2980" w:author="ron gal" w:date="2017-03-04T16:12:00Z">
        <w:r w:rsidDel="00C7601C">
          <w:rPr>
            <w:sz w:val="24"/>
            <w:szCs w:val="24"/>
          </w:rPr>
          <w:delText xml:space="preserve">                Sent=1,</w:delText>
        </w:r>
      </w:del>
    </w:p>
    <w:p w:rsidR="00481634" w:rsidRPr="00C7601C" w:rsidDel="00C7601C" w:rsidRDefault="00471D70">
      <w:pPr>
        <w:rPr>
          <w:del w:id="2981" w:author="ron gal" w:date="2017-03-04T16:12:00Z"/>
          <w:sz w:val="24"/>
          <w:szCs w:val="24"/>
          <w:rPrChange w:id="2982" w:author="ron gal" w:date="2017-03-04T16:12:00Z">
            <w:rPr>
              <w:del w:id="2983" w:author="ron gal" w:date="2017-03-04T16:12:00Z"/>
            </w:rPr>
          </w:rPrChange>
        </w:rPr>
      </w:pPr>
      <w:del w:id="2984" w:author="ron gal" w:date="2017-03-04T16:12:00Z">
        <w:r w:rsidDel="00C7601C">
          <w:rPr>
            <w:sz w:val="24"/>
            <w:szCs w:val="24"/>
          </w:rPr>
          <w:delText xml:space="preserve">                Accepted,</w:delText>
        </w:r>
      </w:del>
    </w:p>
    <w:p w:rsidR="00481634" w:rsidRPr="00C7601C" w:rsidDel="00C7601C" w:rsidRDefault="00471D70">
      <w:pPr>
        <w:rPr>
          <w:del w:id="2985" w:author="ron gal" w:date="2017-03-04T16:12:00Z"/>
          <w:sz w:val="24"/>
          <w:szCs w:val="24"/>
          <w:rPrChange w:id="2986" w:author="ron gal" w:date="2017-03-04T16:12:00Z">
            <w:rPr>
              <w:del w:id="2987" w:author="ron gal" w:date="2017-03-04T16:12:00Z"/>
            </w:rPr>
          </w:rPrChange>
        </w:rPr>
      </w:pPr>
      <w:del w:id="2988" w:author="ron gal" w:date="2017-03-04T16:12:00Z">
        <w:r w:rsidDel="00C7601C">
          <w:rPr>
            <w:sz w:val="24"/>
            <w:szCs w:val="24"/>
          </w:rPr>
          <w:delText xml:space="preserve">                Rejected,</w:delText>
        </w:r>
      </w:del>
    </w:p>
    <w:p w:rsidR="00481634" w:rsidRPr="00C7601C" w:rsidDel="00C7601C" w:rsidRDefault="00471D70">
      <w:pPr>
        <w:rPr>
          <w:del w:id="2989" w:author="ron gal" w:date="2017-03-04T16:12:00Z"/>
          <w:sz w:val="24"/>
          <w:szCs w:val="24"/>
          <w:rPrChange w:id="2990" w:author="ron gal" w:date="2017-03-04T16:12:00Z">
            <w:rPr>
              <w:del w:id="2991" w:author="ron gal" w:date="2017-03-04T16:12:00Z"/>
            </w:rPr>
          </w:rPrChange>
        </w:rPr>
      </w:pPr>
      <w:del w:id="2992" w:author="ron gal" w:date="2017-03-04T16:12:00Z">
        <w:r w:rsidDel="00C7601C">
          <w:rPr>
            <w:sz w:val="24"/>
            <w:szCs w:val="24"/>
          </w:rPr>
          <w:delText xml:space="preserve">                Canceled</w:delText>
        </w:r>
      </w:del>
    </w:p>
    <w:p w:rsidR="00481634" w:rsidRPr="00C7601C" w:rsidDel="00C7601C" w:rsidRDefault="00471D70">
      <w:pPr>
        <w:rPr>
          <w:del w:id="2993" w:author="ron gal" w:date="2017-03-04T16:12:00Z"/>
          <w:sz w:val="24"/>
          <w:szCs w:val="24"/>
          <w:rPrChange w:id="2994" w:author="ron gal" w:date="2017-03-04T16:12:00Z">
            <w:rPr>
              <w:del w:id="2995" w:author="ron gal" w:date="2017-03-04T16:12:00Z"/>
            </w:rPr>
          </w:rPrChange>
        </w:rPr>
      </w:pPr>
      <w:del w:id="2996" w:author="ron gal" w:date="2017-03-04T16:12:00Z">
        <w:r w:rsidDel="00C7601C">
          <w:rPr>
            <w:sz w:val="24"/>
            <w:szCs w:val="24"/>
          </w:rPr>
          <w:delText xml:space="preserve">            }</w:delText>
        </w:r>
      </w:del>
    </w:p>
    <w:p w:rsidR="00481634" w:rsidRPr="00C7601C" w:rsidDel="00C7601C" w:rsidRDefault="00481634">
      <w:pPr>
        <w:rPr>
          <w:del w:id="2997" w:author="ron gal" w:date="2017-03-04T16:12:00Z"/>
          <w:sz w:val="24"/>
          <w:szCs w:val="24"/>
          <w:rPrChange w:id="2998" w:author="ron gal" w:date="2017-03-04T16:12:00Z">
            <w:rPr>
              <w:del w:id="2999" w:author="ron gal" w:date="2017-03-04T16:12:00Z"/>
            </w:rPr>
          </w:rPrChange>
        </w:rPr>
      </w:pPr>
    </w:p>
    <w:p w:rsidR="00481634" w:rsidRPr="00C7601C" w:rsidDel="00C7601C" w:rsidRDefault="00471D70">
      <w:pPr>
        <w:rPr>
          <w:del w:id="3000" w:author="ron gal" w:date="2017-03-04T16:12:00Z"/>
          <w:sz w:val="24"/>
          <w:szCs w:val="24"/>
          <w:rPrChange w:id="3001" w:author="ron gal" w:date="2017-03-04T16:12:00Z">
            <w:rPr>
              <w:del w:id="3002" w:author="ron gal" w:date="2017-03-04T16:12:00Z"/>
            </w:rPr>
          </w:rPrChange>
        </w:rPr>
      </w:pPr>
      <w:del w:id="3003" w:author="ron gal" w:date="2017-03-04T16:12:00Z">
        <w:r w:rsidDel="00C7601C">
          <w:rPr>
            <w:sz w:val="24"/>
            <w:szCs w:val="24"/>
          </w:rPr>
          <w:delText xml:space="preserve">            public enum ComplaintType</w:delText>
        </w:r>
      </w:del>
    </w:p>
    <w:p w:rsidR="00481634" w:rsidRPr="00C7601C" w:rsidDel="00C7601C" w:rsidRDefault="00471D70">
      <w:pPr>
        <w:rPr>
          <w:del w:id="3004" w:author="ron gal" w:date="2017-03-04T16:12:00Z"/>
          <w:sz w:val="24"/>
          <w:szCs w:val="24"/>
          <w:rPrChange w:id="3005" w:author="ron gal" w:date="2017-03-04T16:12:00Z">
            <w:rPr>
              <w:del w:id="3006" w:author="ron gal" w:date="2017-03-04T16:12:00Z"/>
            </w:rPr>
          </w:rPrChange>
        </w:rPr>
      </w:pPr>
      <w:del w:id="3007" w:author="ron gal" w:date="2017-03-04T16:12:00Z">
        <w:r w:rsidDel="00C7601C">
          <w:rPr>
            <w:sz w:val="24"/>
            <w:szCs w:val="24"/>
          </w:rPr>
          <w:delText xml:space="preserve">            {</w:delText>
        </w:r>
      </w:del>
    </w:p>
    <w:p w:rsidR="00481634" w:rsidRPr="00C7601C" w:rsidDel="00C7601C" w:rsidRDefault="00471D70">
      <w:pPr>
        <w:rPr>
          <w:del w:id="3008" w:author="ron gal" w:date="2017-03-04T16:12:00Z"/>
          <w:sz w:val="24"/>
          <w:szCs w:val="24"/>
          <w:rPrChange w:id="3009" w:author="ron gal" w:date="2017-03-04T16:12:00Z">
            <w:rPr>
              <w:del w:id="3010" w:author="ron gal" w:date="2017-03-04T16:12:00Z"/>
            </w:rPr>
          </w:rPrChange>
        </w:rPr>
      </w:pPr>
      <w:del w:id="3011" w:author="ron gal" w:date="2017-03-04T16:12:00Z">
        <w:r w:rsidDel="00C7601C">
          <w:rPr>
            <w:sz w:val="24"/>
            <w:szCs w:val="24"/>
          </w:rPr>
          <w:delText xml:space="preserve">                Payment=1,</w:delText>
        </w:r>
      </w:del>
    </w:p>
    <w:p w:rsidR="00481634" w:rsidRPr="00C7601C" w:rsidDel="00C7601C" w:rsidRDefault="00471D70">
      <w:pPr>
        <w:rPr>
          <w:del w:id="3012" w:author="ron gal" w:date="2017-03-04T16:12:00Z"/>
          <w:sz w:val="24"/>
          <w:szCs w:val="24"/>
          <w:rPrChange w:id="3013" w:author="ron gal" w:date="2017-03-04T16:12:00Z">
            <w:rPr>
              <w:del w:id="3014" w:author="ron gal" w:date="2017-03-04T16:12:00Z"/>
            </w:rPr>
          </w:rPrChange>
        </w:rPr>
      </w:pPr>
      <w:del w:id="3015" w:author="ron gal" w:date="2017-03-04T16:12:00Z">
        <w:r w:rsidDel="00C7601C">
          <w:rPr>
            <w:sz w:val="24"/>
            <w:szCs w:val="24"/>
          </w:rPr>
          <w:delText xml:space="preserve">                Attendance,</w:delText>
        </w:r>
      </w:del>
    </w:p>
    <w:p w:rsidR="00481634" w:rsidRPr="00C7601C" w:rsidDel="00C7601C" w:rsidRDefault="00471D70">
      <w:pPr>
        <w:rPr>
          <w:del w:id="3016" w:author="ron gal" w:date="2017-03-04T16:12:00Z"/>
          <w:sz w:val="24"/>
          <w:szCs w:val="24"/>
          <w:rPrChange w:id="3017" w:author="ron gal" w:date="2017-03-04T16:12:00Z">
            <w:rPr>
              <w:del w:id="3018" w:author="ron gal" w:date="2017-03-04T16:12:00Z"/>
            </w:rPr>
          </w:rPrChange>
        </w:rPr>
      </w:pPr>
      <w:del w:id="3019" w:author="ron gal" w:date="2017-03-04T16:12:00Z">
        <w:r w:rsidDel="00C7601C">
          <w:rPr>
            <w:sz w:val="24"/>
            <w:szCs w:val="24"/>
          </w:rPr>
          <w:delText xml:space="preserve">                Sportsmanship</w:delText>
        </w:r>
      </w:del>
    </w:p>
    <w:p w:rsidR="00481634" w:rsidRPr="00C7601C" w:rsidDel="00C7601C" w:rsidRDefault="00471D70">
      <w:pPr>
        <w:rPr>
          <w:del w:id="3020" w:author="ron gal" w:date="2017-03-04T16:12:00Z"/>
          <w:sz w:val="24"/>
          <w:szCs w:val="24"/>
          <w:rPrChange w:id="3021" w:author="ron gal" w:date="2017-03-04T16:12:00Z">
            <w:rPr>
              <w:del w:id="3022" w:author="ron gal" w:date="2017-03-04T16:12:00Z"/>
            </w:rPr>
          </w:rPrChange>
        </w:rPr>
      </w:pPr>
      <w:del w:id="3023" w:author="ron gal" w:date="2017-03-04T16:12:00Z">
        <w:r w:rsidDel="00C7601C">
          <w:rPr>
            <w:sz w:val="24"/>
            <w:szCs w:val="24"/>
          </w:rPr>
          <w:delText xml:space="preserve">            }</w:delText>
        </w:r>
      </w:del>
    </w:p>
    <w:p w:rsidR="00481634" w:rsidRPr="00C7601C" w:rsidDel="00C7601C" w:rsidRDefault="00481634">
      <w:pPr>
        <w:rPr>
          <w:del w:id="3024" w:author="ron gal" w:date="2017-03-04T16:12:00Z"/>
          <w:sz w:val="24"/>
          <w:szCs w:val="24"/>
          <w:rPrChange w:id="3025" w:author="ron gal" w:date="2017-03-04T16:12:00Z">
            <w:rPr>
              <w:del w:id="3026" w:author="ron gal" w:date="2017-03-04T16:12:00Z"/>
            </w:rPr>
          </w:rPrChange>
        </w:rPr>
      </w:pPr>
    </w:p>
    <w:p w:rsidR="00481634" w:rsidRPr="00C7601C" w:rsidDel="00C7601C" w:rsidRDefault="00471D70">
      <w:pPr>
        <w:rPr>
          <w:del w:id="3027" w:author="ron gal" w:date="2017-03-04T16:12:00Z"/>
          <w:sz w:val="24"/>
          <w:szCs w:val="24"/>
          <w:rPrChange w:id="3028" w:author="ron gal" w:date="2017-03-04T16:12:00Z">
            <w:rPr>
              <w:del w:id="3029" w:author="ron gal" w:date="2017-03-04T16:12:00Z"/>
            </w:rPr>
          </w:rPrChange>
        </w:rPr>
      </w:pPr>
      <w:del w:id="3030" w:author="ron gal" w:date="2017-03-04T16:12:00Z">
        <w:r w:rsidDel="00C7601C">
          <w:rPr>
            <w:sz w:val="24"/>
            <w:szCs w:val="24"/>
          </w:rPr>
          <w:delText xml:space="preserve">            public enum FieldSize</w:delText>
        </w:r>
      </w:del>
    </w:p>
    <w:p w:rsidR="00481634" w:rsidRPr="00C7601C" w:rsidDel="00C7601C" w:rsidRDefault="00471D70">
      <w:pPr>
        <w:rPr>
          <w:del w:id="3031" w:author="ron gal" w:date="2017-03-04T16:12:00Z"/>
          <w:sz w:val="24"/>
          <w:szCs w:val="24"/>
          <w:rPrChange w:id="3032" w:author="ron gal" w:date="2017-03-04T16:12:00Z">
            <w:rPr>
              <w:del w:id="3033" w:author="ron gal" w:date="2017-03-04T16:12:00Z"/>
            </w:rPr>
          </w:rPrChange>
        </w:rPr>
      </w:pPr>
      <w:del w:id="3034" w:author="ron gal" w:date="2017-03-04T16:12:00Z">
        <w:r w:rsidDel="00C7601C">
          <w:rPr>
            <w:sz w:val="24"/>
            <w:szCs w:val="24"/>
          </w:rPr>
          <w:delText xml:space="preserve">            {</w:delText>
        </w:r>
      </w:del>
    </w:p>
    <w:p w:rsidR="00481634" w:rsidRPr="00C7601C" w:rsidDel="00C7601C" w:rsidRDefault="00471D70">
      <w:pPr>
        <w:rPr>
          <w:del w:id="3035" w:author="ron gal" w:date="2017-03-04T16:12:00Z"/>
          <w:sz w:val="24"/>
          <w:szCs w:val="24"/>
          <w:rPrChange w:id="3036" w:author="ron gal" w:date="2017-03-04T16:12:00Z">
            <w:rPr>
              <w:del w:id="3037" w:author="ron gal" w:date="2017-03-04T16:12:00Z"/>
            </w:rPr>
          </w:rPrChange>
        </w:rPr>
      </w:pPr>
      <w:del w:id="3038" w:author="ron gal" w:date="2017-03-04T16:12:00Z">
        <w:r w:rsidDel="00C7601C">
          <w:rPr>
            <w:sz w:val="24"/>
            <w:szCs w:val="24"/>
          </w:rPr>
          <w:delText xml:space="preserve">                Small = 1,</w:delText>
        </w:r>
      </w:del>
    </w:p>
    <w:p w:rsidR="00481634" w:rsidRPr="00C7601C" w:rsidDel="00C7601C" w:rsidRDefault="00471D70">
      <w:pPr>
        <w:rPr>
          <w:del w:id="3039" w:author="ron gal" w:date="2017-03-04T16:12:00Z"/>
          <w:sz w:val="24"/>
          <w:szCs w:val="24"/>
          <w:rPrChange w:id="3040" w:author="ron gal" w:date="2017-03-04T16:12:00Z">
            <w:rPr>
              <w:del w:id="3041" w:author="ron gal" w:date="2017-03-04T16:12:00Z"/>
            </w:rPr>
          </w:rPrChange>
        </w:rPr>
      </w:pPr>
      <w:del w:id="3042" w:author="ron gal" w:date="2017-03-04T16:12:00Z">
        <w:r w:rsidDel="00C7601C">
          <w:rPr>
            <w:sz w:val="24"/>
            <w:szCs w:val="24"/>
          </w:rPr>
          <w:delText xml:space="preserve">                Medium,</w:delText>
        </w:r>
      </w:del>
    </w:p>
    <w:p w:rsidR="00481634" w:rsidRPr="00C7601C" w:rsidDel="00C7601C" w:rsidRDefault="00471D70">
      <w:pPr>
        <w:rPr>
          <w:del w:id="3043" w:author="ron gal" w:date="2017-03-04T16:12:00Z"/>
          <w:sz w:val="24"/>
          <w:szCs w:val="24"/>
          <w:rPrChange w:id="3044" w:author="ron gal" w:date="2017-03-04T16:12:00Z">
            <w:rPr>
              <w:del w:id="3045" w:author="ron gal" w:date="2017-03-04T16:12:00Z"/>
            </w:rPr>
          </w:rPrChange>
        </w:rPr>
      </w:pPr>
      <w:del w:id="3046" w:author="ron gal" w:date="2017-03-04T16:12:00Z">
        <w:r w:rsidDel="00C7601C">
          <w:rPr>
            <w:sz w:val="24"/>
            <w:szCs w:val="24"/>
          </w:rPr>
          <w:delText xml:space="preserve">                Large</w:delText>
        </w:r>
      </w:del>
    </w:p>
    <w:p w:rsidR="00481634" w:rsidRPr="00C7601C" w:rsidDel="00C7601C" w:rsidRDefault="00471D70">
      <w:pPr>
        <w:rPr>
          <w:del w:id="3047" w:author="ron gal" w:date="2017-03-04T16:12:00Z"/>
          <w:sz w:val="24"/>
          <w:szCs w:val="24"/>
          <w:rPrChange w:id="3048" w:author="ron gal" w:date="2017-03-04T16:12:00Z">
            <w:rPr>
              <w:del w:id="3049" w:author="ron gal" w:date="2017-03-04T16:12:00Z"/>
            </w:rPr>
          </w:rPrChange>
        </w:rPr>
      </w:pPr>
      <w:del w:id="3050" w:author="ron gal" w:date="2017-03-04T16:12:00Z">
        <w:r w:rsidDel="00C7601C">
          <w:rPr>
            <w:sz w:val="24"/>
            <w:szCs w:val="24"/>
          </w:rPr>
          <w:delText xml:space="preserve">            }</w:delText>
        </w:r>
      </w:del>
    </w:p>
    <w:p w:rsidR="00481634" w:rsidRPr="00C7601C" w:rsidDel="00C7601C" w:rsidRDefault="00481634">
      <w:pPr>
        <w:rPr>
          <w:del w:id="3051" w:author="ron gal" w:date="2017-03-04T16:12:00Z"/>
          <w:sz w:val="24"/>
          <w:szCs w:val="24"/>
          <w:rPrChange w:id="3052" w:author="ron gal" w:date="2017-03-04T16:12:00Z">
            <w:rPr>
              <w:del w:id="3053" w:author="ron gal" w:date="2017-03-04T16:12:00Z"/>
            </w:rPr>
          </w:rPrChange>
        </w:rPr>
      </w:pPr>
    </w:p>
    <w:p w:rsidR="00481634" w:rsidRPr="00C7601C" w:rsidDel="00C7601C" w:rsidRDefault="00471D70">
      <w:pPr>
        <w:rPr>
          <w:del w:id="3054" w:author="ron gal" w:date="2017-03-04T16:12:00Z"/>
          <w:sz w:val="24"/>
          <w:szCs w:val="24"/>
          <w:rPrChange w:id="3055" w:author="ron gal" w:date="2017-03-04T16:12:00Z">
            <w:rPr>
              <w:del w:id="3056" w:author="ron gal" w:date="2017-03-04T16:12:00Z"/>
            </w:rPr>
          </w:rPrChange>
        </w:rPr>
      </w:pPr>
      <w:del w:id="3057" w:author="ron gal" w:date="2017-03-04T16:12:00Z">
        <w:r w:rsidDel="00C7601C">
          <w:rPr>
            <w:sz w:val="24"/>
            <w:szCs w:val="24"/>
          </w:rPr>
          <w:delText xml:space="preserve">            public enum FieldType</w:delText>
        </w:r>
      </w:del>
    </w:p>
    <w:p w:rsidR="00481634" w:rsidRPr="00C7601C" w:rsidDel="00C7601C" w:rsidRDefault="00471D70">
      <w:pPr>
        <w:rPr>
          <w:del w:id="3058" w:author="ron gal" w:date="2017-03-04T16:12:00Z"/>
          <w:sz w:val="24"/>
          <w:szCs w:val="24"/>
          <w:rPrChange w:id="3059" w:author="ron gal" w:date="2017-03-04T16:12:00Z">
            <w:rPr>
              <w:del w:id="3060" w:author="ron gal" w:date="2017-03-04T16:12:00Z"/>
            </w:rPr>
          </w:rPrChange>
        </w:rPr>
      </w:pPr>
      <w:del w:id="3061" w:author="ron gal" w:date="2017-03-04T16:12:00Z">
        <w:r w:rsidDel="00C7601C">
          <w:rPr>
            <w:sz w:val="24"/>
            <w:szCs w:val="24"/>
          </w:rPr>
          <w:delText xml:space="preserve">            {</w:delText>
        </w:r>
      </w:del>
    </w:p>
    <w:p w:rsidR="00481634" w:rsidRPr="00C7601C" w:rsidDel="00C7601C" w:rsidRDefault="00471D70">
      <w:pPr>
        <w:rPr>
          <w:del w:id="3062" w:author="ron gal" w:date="2017-03-04T16:12:00Z"/>
          <w:sz w:val="24"/>
          <w:szCs w:val="24"/>
          <w:rPrChange w:id="3063" w:author="ron gal" w:date="2017-03-04T16:12:00Z">
            <w:rPr>
              <w:del w:id="3064" w:author="ron gal" w:date="2017-03-04T16:12:00Z"/>
            </w:rPr>
          </w:rPrChange>
        </w:rPr>
      </w:pPr>
      <w:del w:id="3065" w:author="ron gal" w:date="2017-03-04T16:12:00Z">
        <w:r w:rsidDel="00C7601C">
          <w:rPr>
            <w:sz w:val="24"/>
            <w:szCs w:val="24"/>
          </w:rPr>
          <w:delText xml:space="preserve">                Football=1,</w:delText>
        </w:r>
      </w:del>
    </w:p>
    <w:p w:rsidR="00481634" w:rsidRPr="00C7601C" w:rsidDel="00C7601C" w:rsidRDefault="00471D70">
      <w:pPr>
        <w:rPr>
          <w:del w:id="3066" w:author="ron gal" w:date="2017-03-04T16:12:00Z"/>
          <w:sz w:val="24"/>
          <w:szCs w:val="24"/>
          <w:rPrChange w:id="3067" w:author="ron gal" w:date="2017-03-04T16:12:00Z">
            <w:rPr>
              <w:del w:id="3068" w:author="ron gal" w:date="2017-03-04T16:12:00Z"/>
            </w:rPr>
          </w:rPrChange>
        </w:rPr>
      </w:pPr>
      <w:del w:id="3069" w:author="ron gal" w:date="2017-03-04T16:12:00Z">
        <w:r w:rsidDel="00C7601C">
          <w:rPr>
            <w:sz w:val="24"/>
            <w:szCs w:val="24"/>
          </w:rPr>
          <w:delText xml:space="preserve">                Basketball,</w:delText>
        </w:r>
      </w:del>
    </w:p>
    <w:p w:rsidR="00481634" w:rsidRPr="00C7601C" w:rsidDel="00C7601C" w:rsidRDefault="00471D70">
      <w:pPr>
        <w:rPr>
          <w:del w:id="3070" w:author="ron gal" w:date="2017-03-04T16:12:00Z"/>
          <w:sz w:val="24"/>
          <w:szCs w:val="24"/>
          <w:rPrChange w:id="3071" w:author="ron gal" w:date="2017-03-04T16:12:00Z">
            <w:rPr>
              <w:del w:id="3072" w:author="ron gal" w:date="2017-03-04T16:12:00Z"/>
            </w:rPr>
          </w:rPrChange>
        </w:rPr>
      </w:pPr>
      <w:del w:id="3073" w:author="ron gal" w:date="2017-03-04T16:12:00Z">
        <w:r w:rsidDel="00C7601C">
          <w:rPr>
            <w:sz w:val="24"/>
            <w:szCs w:val="24"/>
          </w:rPr>
          <w:delText xml:space="preserve">                Tennis</w:delText>
        </w:r>
      </w:del>
    </w:p>
    <w:p w:rsidR="00481634" w:rsidRPr="00C7601C" w:rsidDel="00C7601C" w:rsidRDefault="00471D70">
      <w:pPr>
        <w:rPr>
          <w:del w:id="3074" w:author="ron gal" w:date="2017-03-04T16:12:00Z"/>
          <w:sz w:val="24"/>
          <w:szCs w:val="24"/>
          <w:rPrChange w:id="3075" w:author="ron gal" w:date="2017-03-04T16:12:00Z">
            <w:rPr>
              <w:del w:id="3076" w:author="ron gal" w:date="2017-03-04T16:12:00Z"/>
            </w:rPr>
          </w:rPrChange>
        </w:rPr>
      </w:pPr>
      <w:del w:id="3077" w:author="ron gal" w:date="2017-03-04T16:12:00Z">
        <w:r w:rsidDel="00C7601C">
          <w:rPr>
            <w:sz w:val="24"/>
            <w:szCs w:val="24"/>
          </w:rPr>
          <w:delText xml:space="preserve">            }</w:delText>
        </w:r>
      </w:del>
    </w:p>
    <w:p w:rsidR="00481634" w:rsidRPr="00C7601C" w:rsidDel="00C7601C" w:rsidRDefault="00481634">
      <w:pPr>
        <w:rPr>
          <w:del w:id="3078" w:author="ron gal" w:date="2017-03-04T16:12:00Z"/>
          <w:sz w:val="24"/>
          <w:szCs w:val="24"/>
          <w:rPrChange w:id="3079" w:author="ron gal" w:date="2017-03-04T16:12:00Z">
            <w:rPr>
              <w:del w:id="3080" w:author="ron gal" w:date="2017-03-04T16:12:00Z"/>
            </w:rPr>
          </w:rPrChange>
        </w:rPr>
      </w:pPr>
    </w:p>
    <w:p w:rsidR="00481634" w:rsidRPr="00C7601C" w:rsidDel="00C7601C" w:rsidRDefault="00471D70">
      <w:pPr>
        <w:rPr>
          <w:del w:id="3081" w:author="ron gal" w:date="2017-03-04T16:12:00Z"/>
          <w:sz w:val="24"/>
          <w:szCs w:val="24"/>
          <w:rPrChange w:id="3082" w:author="ron gal" w:date="2017-03-04T16:12:00Z">
            <w:rPr>
              <w:del w:id="3083" w:author="ron gal" w:date="2017-03-04T16:12:00Z"/>
            </w:rPr>
          </w:rPrChange>
        </w:rPr>
      </w:pPr>
      <w:del w:id="3084" w:author="ron gal" w:date="2017-03-04T16:12:00Z">
        <w:r w:rsidDel="00C7601C">
          <w:rPr>
            <w:sz w:val="24"/>
            <w:szCs w:val="24"/>
          </w:rPr>
          <w:delText xml:space="preserve">            public enum InvitationStatus</w:delText>
        </w:r>
      </w:del>
    </w:p>
    <w:p w:rsidR="00481634" w:rsidRPr="00C7601C" w:rsidDel="00C7601C" w:rsidRDefault="00471D70">
      <w:pPr>
        <w:rPr>
          <w:del w:id="3085" w:author="ron gal" w:date="2017-03-04T16:12:00Z"/>
          <w:sz w:val="24"/>
          <w:szCs w:val="24"/>
          <w:rPrChange w:id="3086" w:author="ron gal" w:date="2017-03-04T16:12:00Z">
            <w:rPr>
              <w:del w:id="3087" w:author="ron gal" w:date="2017-03-04T16:12:00Z"/>
            </w:rPr>
          </w:rPrChange>
        </w:rPr>
      </w:pPr>
      <w:del w:id="3088" w:author="ron gal" w:date="2017-03-04T16:12:00Z">
        <w:r w:rsidDel="00C7601C">
          <w:rPr>
            <w:sz w:val="24"/>
            <w:szCs w:val="24"/>
          </w:rPr>
          <w:delText xml:space="preserve">            {</w:delText>
        </w:r>
      </w:del>
    </w:p>
    <w:p w:rsidR="00481634" w:rsidRPr="00C7601C" w:rsidDel="00C7601C" w:rsidRDefault="00471D70">
      <w:pPr>
        <w:rPr>
          <w:del w:id="3089" w:author="ron gal" w:date="2017-03-04T16:12:00Z"/>
          <w:sz w:val="24"/>
          <w:szCs w:val="24"/>
          <w:rPrChange w:id="3090" w:author="ron gal" w:date="2017-03-04T16:12:00Z">
            <w:rPr>
              <w:del w:id="3091" w:author="ron gal" w:date="2017-03-04T16:12:00Z"/>
            </w:rPr>
          </w:rPrChange>
        </w:rPr>
      </w:pPr>
      <w:del w:id="3092" w:author="ron gal" w:date="2017-03-04T16:12:00Z">
        <w:r w:rsidDel="00C7601C">
          <w:rPr>
            <w:sz w:val="24"/>
            <w:szCs w:val="24"/>
          </w:rPr>
          <w:delText xml:space="preserve">                Sent=1,</w:delText>
        </w:r>
      </w:del>
    </w:p>
    <w:p w:rsidR="00481634" w:rsidRPr="00C7601C" w:rsidDel="00C7601C" w:rsidRDefault="00471D70">
      <w:pPr>
        <w:rPr>
          <w:del w:id="3093" w:author="ron gal" w:date="2017-03-04T16:12:00Z"/>
          <w:sz w:val="24"/>
          <w:szCs w:val="24"/>
          <w:rPrChange w:id="3094" w:author="ron gal" w:date="2017-03-04T16:12:00Z">
            <w:rPr>
              <w:del w:id="3095" w:author="ron gal" w:date="2017-03-04T16:12:00Z"/>
            </w:rPr>
          </w:rPrChange>
        </w:rPr>
      </w:pPr>
      <w:del w:id="3096" w:author="ron gal" w:date="2017-03-04T16:12:00Z">
        <w:r w:rsidDel="00C7601C">
          <w:rPr>
            <w:sz w:val="24"/>
            <w:szCs w:val="24"/>
          </w:rPr>
          <w:delText xml:space="preserve">                Accepted,</w:delText>
        </w:r>
      </w:del>
    </w:p>
    <w:p w:rsidR="00481634" w:rsidRPr="00C7601C" w:rsidDel="00C7601C" w:rsidRDefault="00471D70">
      <w:pPr>
        <w:rPr>
          <w:del w:id="3097" w:author="ron gal" w:date="2017-03-04T16:12:00Z"/>
          <w:sz w:val="24"/>
          <w:szCs w:val="24"/>
          <w:rPrChange w:id="3098" w:author="ron gal" w:date="2017-03-04T16:12:00Z">
            <w:rPr>
              <w:del w:id="3099" w:author="ron gal" w:date="2017-03-04T16:12:00Z"/>
            </w:rPr>
          </w:rPrChange>
        </w:rPr>
      </w:pPr>
      <w:del w:id="3100" w:author="ron gal" w:date="2017-03-04T16:12:00Z">
        <w:r w:rsidDel="00C7601C">
          <w:rPr>
            <w:sz w:val="24"/>
            <w:szCs w:val="24"/>
          </w:rPr>
          <w:delText xml:space="preserve">                Rejected</w:delText>
        </w:r>
      </w:del>
    </w:p>
    <w:p w:rsidR="00481634" w:rsidRPr="00C7601C" w:rsidDel="00C7601C" w:rsidRDefault="00471D70">
      <w:pPr>
        <w:rPr>
          <w:del w:id="3101" w:author="ron gal" w:date="2017-03-04T16:12:00Z"/>
          <w:sz w:val="24"/>
          <w:szCs w:val="24"/>
          <w:rPrChange w:id="3102" w:author="ron gal" w:date="2017-03-04T16:12:00Z">
            <w:rPr>
              <w:del w:id="3103" w:author="ron gal" w:date="2017-03-04T16:12:00Z"/>
            </w:rPr>
          </w:rPrChange>
        </w:rPr>
      </w:pPr>
      <w:del w:id="3104" w:author="ron gal" w:date="2017-03-04T16:12:00Z">
        <w:r w:rsidDel="00C7601C">
          <w:rPr>
            <w:sz w:val="24"/>
            <w:szCs w:val="24"/>
          </w:rPr>
          <w:delText xml:space="preserve">            }</w:delText>
        </w:r>
      </w:del>
    </w:p>
    <w:p w:rsidR="00481634" w:rsidRPr="00C7601C" w:rsidDel="00C7601C" w:rsidRDefault="00481634">
      <w:pPr>
        <w:rPr>
          <w:del w:id="3105" w:author="ron gal" w:date="2017-03-04T16:12:00Z"/>
          <w:sz w:val="24"/>
          <w:szCs w:val="24"/>
          <w:rPrChange w:id="3106" w:author="ron gal" w:date="2017-03-04T16:12:00Z">
            <w:rPr>
              <w:del w:id="3107" w:author="ron gal" w:date="2017-03-04T16:12:00Z"/>
            </w:rPr>
          </w:rPrChange>
        </w:rPr>
      </w:pPr>
    </w:p>
    <w:p w:rsidR="00481634" w:rsidRPr="00C7601C" w:rsidDel="00C7601C" w:rsidRDefault="00471D70">
      <w:pPr>
        <w:rPr>
          <w:del w:id="3108" w:author="ron gal" w:date="2017-03-04T16:12:00Z"/>
          <w:sz w:val="24"/>
          <w:szCs w:val="24"/>
          <w:rPrChange w:id="3109" w:author="ron gal" w:date="2017-03-04T16:12:00Z">
            <w:rPr>
              <w:del w:id="3110" w:author="ron gal" w:date="2017-03-04T16:12:00Z"/>
            </w:rPr>
          </w:rPrChange>
        </w:rPr>
      </w:pPr>
      <w:del w:id="3111" w:author="ron gal" w:date="2017-03-04T16:12:00Z">
        <w:r w:rsidDel="00C7601C">
          <w:rPr>
            <w:sz w:val="24"/>
            <w:szCs w:val="24"/>
          </w:rPr>
          <w:delText xml:space="preserve">            public enum RegionDecode</w:delText>
        </w:r>
      </w:del>
    </w:p>
    <w:p w:rsidR="00481634" w:rsidRPr="00C7601C" w:rsidDel="00C7601C" w:rsidRDefault="00471D70">
      <w:pPr>
        <w:rPr>
          <w:del w:id="3112" w:author="ron gal" w:date="2017-03-04T16:12:00Z"/>
          <w:sz w:val="24"/>
          <w:szCs w:val="24"/>
          <w:rPrChange w:id="3113" w:author="ron gal" w:date="2017-03-04T16:12:00Z">
            <w:rPr>
              <w:del w:id="3114" w:author="ron gal" w:date="2017-03-04T16:12:00Z"/>
            </w:rPr>
          </w:rPrChange>
        </w:rPr>
      </w:pPr>
      <w:del w:id="3115" w:author="ron gal" w:date="2017-03-04T16:12:00Z">
        <w:r w:rsidDel="00C7601C">
          <w:rPr>
            <w:sz w:val="24"/>
            <w:szCs w:val="24"/>
          </w:rPr>
          <w:delText xml:space="preserve">            {</w:delText>
        </w:r>
      </w:del>
    </w:p>
    <w:p w:rsidR="00481634" w:rsidRPr="00C7601C" w:rsidDel="00C7601C" w:rsidRDefault="00471D70">
      <w:pPr>
        <w:rPr>
          <w:del w:id="3116" w:author="ron gal" w:date="2017-03-04T16:12:00Z"/>
          <w:sz w:val="24"/>
          <w:szCs w:val="24"/>
          <w:rPrChange w:id="3117" w:author="ron gal" w:date="2017-03-04T16:12:00Z">
            <w:rPr>
              <w:del w:id="3118" w:author="ron gal" w:date="2017-03-04T16:12:00Z"/>
            </w:rPr>
          </w:rPrChange>
        </w:rPr>
      </w:pPr>
      <w:del w:id="3119" w:author="ron gal" w:date="2017-03-04T16:12:00Z">
        <w:r w:rsidDel="00C7601C">
          <w:rPr>
            <w:sz w:val="24"/>
            <w:szCs w:val="24"/>
          </w:rPr>
          <w:delText xml:space="preserve">                Dan=1,</w:delText>
        </w:r>
      </w:del>
    </w:p>
    <w:p w:rsidR="00481634" w:rsidRPr="00C7601C" w:rsidDel="00C7601C" w:rsidRDefault="00471D70">
      <w:pPr>
        <w:rPr>
          <w:del w:id="3120" w:author="ron gal" w:date="2017-03-04T16:12:00Z"/>
          <w:sz w:val="24"/>
          <w:szCs w:val="24"/>
          <w:rPrChange w:id="3121" w:author="ron gal" w:date="2017-03-04T16:12:00Z">
            <w:rPr>
              <w:del w:id="3122" w:author="ron gal" w:date="2017-03-04T16:12:00Z"/>
            </w:rPr>
          </w:rPrChange>
        </w:rPr>
      </w:pPr>
      <w:del w:id="3123" w:author="ron gal" w:date="2017-03-04T16:12:00Z">
        <w:r w:rsidDel="00C7601C">
          <w:rPr>
            <w:sz w:val="24"/>
            <w:szCs w:val="24"/>
          </w:rPr>
          <w:delText xml:space="preserve">                Negev,</w:delText>
        </w:r>
      </w:del>
    </w:p>
    <w:p w:rsidR="00481634" w:rsidRPr="00C7601C" w:rsidDel="00C7601C" w:rsidRDefault="00471D70">
      <w:pPr>
        <w:rPr>
          <w:del w:id="3124" w:author="ron gal" w:date="2017-03-04T16:12:00Z"/>
          <w:sz w:val="24"/>
          <w:szCs w:val="24"/>
          <w:rPrChange w:id="3125" w:author="ron gal" w:date="2017-03-04T16:12:00Z">
            <w:rPr>
              <w:del w:id="3126" w:author="ron gal" w:date="2017-03-04T16:12:00Z"/>
            </w:rPr>
          </w:rPrChange>
        </w:rPr>
      </w:pPr>
      <w:del w:id="3127" w:author="ron gal" w:date="2017-03-04T16:12:00Z">
        <w:r w:rsidDel="00C7601C">
          <w:rPr>
            <w:sz w:val="24"/>
            <w:szCs w:val="24"/>
          </w:rPr>
          <w:delText xml:space="preserve">                Haifa,</w:delText>
        </w:r>
      </w:del>
    </w:p>
    <w:p w:rsidR="00481634" w:rsidRPr="00C7601C" w:rsidDel="00C7601C" w:rsidRDefault="00471D70">
      <w:pPr>
        <w:rPr>
          <w:del w:id="3128" w:author="ron gal" w:date="2017-03-04T16:12:00Z"/>
          <w:sz w:val="24"/>
          <w:szCs w:val="24"/>
          <w:rPrChange w:id="3129" w:author="ron gal" w:date="2017-03-04T16:12:00Z">
            <w:rPr>
              <w:del w:id="3130" w:author="ron gal" w:date="2017-03-04T16:12:00Z"/>
            </w:rPr>
          </w:rPrChange>
        </w:rPr>
      </w:pPr>
      <w:del w:id="3131" w:author="ron gal" w:date="2017-03-04T16:12:00Z">
        <w:r w:rsidDel="00C7601C">
          <w:rPr>
            <w:sz w:val="24"/>
            <w:szCs w:val="24"/>
          </w:rPr>
          <w:delText xml:space="preserve">                Jerusalem</w:delText>
        </w:r>
      </w:del>
    </w:p>
    <w:p w:rsidR="00481634" w:rsidRPr="00C7601C" w:rsidDel="00C7601C" w:rsidRDefault="00471D70">
      <w:pPr>
        <w:rPr>
          <w:del w:id="3132" w:author="ron gal" w:date="2017-03-04T16:12:00Z"/>
          <w:sz w:val="24"/>
          <w:szCs w:val="24"/>
          <w:rPrChange w:id="3133" w:author="ron gal" w:date="2017-03-04T16:12:00Z">
            <w:rPr>
              <w:del w:id="3134" w:author="ron gal" w:date="2017-03-04T16:12:00Z"/>
            </w:rPr>
          </w:rPrChange>
        </w:rPr>
      </w:pPr>
      <w:del w:id="3135" w:author="ron gal" w:date="2017-03-04T16:12:00Z">
        <w:r w:rsidDel="00C7601C">
          <w:rPr>
            <w:sz w:val="24"/>
            <w:szCs w:val="24"/>
          </w:rPr>
          <w:delText xml:space="preserve">            }</w:delText>
        </w:r>
      </w:del>
    </w:p>
    <w:p w:rsidR="00481634" w:rsidRPr="00C7601C" w:rsidDel="00C7601C" w:rsidRDefault="00471D70">
      <w:pPr>
        <w:rPr>
          <w:del w:id="3136" w:author="ron gal" w:date="2017-03-04T16:12:00Z"/>
          <w:sz w:val="24"/>
          <w:szCs w:val="24"/>
          <w:rPrChange w:id="3137" w:author="ron gal" w:date="2017-03-04T16:12:00Z">
            <w:rPr>
              <w:del w:id="3138" w:author="ron gal" w:date="2017-03-04T16:12:00Z"/>
            </w:rPr>
          </w:rPrChange>
        </w:rPr>
      </w:pPr>
      <w:del w:id="3139" w:author="ron gal" w:date="2017-03-04T16:12:00Z">
        <w:r w:rsidDel="00C7601C">
          <w:rPr>
            <w:sz w:val="24"/>
            <w:szCs w:val="24"/>
          </w:rPr>
          <w:delText xml:space="preserve">        }</w:delText>
        </w:r>
      </w:del>
    </w:p>
    <w:p w:rsidR="00481634" w:rsidRPr="00C7601C" w:rsidRDefault="00481634">
      <w:pPr>
        <w:rPr>
          <w:sz w:val="24"/>
          <w:szCs w:val="24"/>
          <w:rPrChange w:id="3140" w:author="ron gal" w:date="2017-03-04T16:12:00Z">
            <w:rPr/>
          </w:rPrChange>
        </w:rPr>
      </w:pPr>
    </w:p>
    <w:p w:rsidR="00481634" w:rsidRDefault="00481634"/>
    <w:p w:rsidR="00481634" w:rsidRDefault="00481634">
      <w:pPr>
        <w:bidi/>
      </w:pPr>
    </w:p>
    <w:p w:rsidR="004666B9" w:rsidRDefault="004666B9" w:rsidP="00F52774">
      <w:pPr>
        <w:pStyle w:val="Heading2"/>
        <w:bidi/>
        <w:rPr>
          <w:ins w:id="3141" w:author="ron gal" w:date="2017-03-04T17:50:00Z"/>
        </w:rPr>
        <w:pPrChange w:id="3142" w:author="Ron Gal" w:date="2017-03-05T23:22:00Z">
          <w:pPr>
            <w:bidi/>
          </w:pPr>
        </w:pPrChange>
      </w:pPr>
      <w:bookmarkStart w:id="3143" w:name="_Toc476519720"/>
      <w:ins w:id="3144" w:author="ron gal" w:date="2017-03-04T17:50:00Z">
        <w:r>
          <w:rPr>
            <w:rtl/>
          </w:rPr>
          <w:lastRenderedPageBreak/>
          <w:t>ולידטורים (</w:t>
        </w:r>
        <w:r w:rsidR="005A060C">
          <w:t>Validators</w:t>
        </w:r>
      </w:ins>
      <w:ins w:id="3145" w:author="ron gal" w:date="2017-03-04T18:32:00Z">
        <w:r w:rsidR="005A060C">
          <w:rPr>
            <w:rFonts w:hint="cs"/>
            <w:rtl/>
          </w:rPr>
          <w:t>)</w:t>
        </w:r>
      </w:ins>
      <w:bookmarkEnd w:id="3143"/>
    </w:p>
    <w:p w:rsidR="004666B9" w:rsidRDefault="004666B9" w:rsidP="004666B9">
      <w:pPr>
        <w:bidi/>
        <w:rPr>
          <w:ins w:id="3146" w:author="ron gal" w:date="2017-03-04T17:50:00Z"/>
        </w:rPr>
      </w:pPr>
      <w:ins w:id="3147" w:author="ron gal" w:date="2017-03-04T17:50:00Z">
        <w:r>
          <w:rPr>
            <w:sz w:val="24"/>
            <w:szCs w:val="24"/>
            <w:rtl/>
          </w:rPr>
          <w: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t>
        </w:r>
        <w:r>
          <w:rPr>
            <w:sz w:val="24"/>
            <w:szCs w:val="24"/>
          </w:rPr>
          <w:t>Http Status</w:t>
        </w:r>
        <w:r>
          <w:rPr>
            <w:sz w:val="24"/>
            <w:szCs w:val="24"/>
            <w:rtl/>
          </w:rPr>
          <w:t xml:space="preserve"> 403 - המייצג בקשה לא תקינה. כל ולידטור יורש מהמחלקה </w:t>
        </w:r>
        <w:r>
          <w:rPr>
            <w:sz w:val="24"/>
            <w:szCs w:val="24"/>
          </w:rPr>
          <w:t>ValidationAttribute</w:t>
        </w:r>
        <w:r>
          <w:rPr>
            <w:sz w:val="24"/>
            <w:szCs w:val="24"/>
            <w:rtl/>
          </w:rPr>
          <w:t xml:space="preserve"> של </w:t>
        </w:r>
        <w:r>
          <w:rPr>
            <w:sz w:val="24"/>
            <w:szCs w:val="24"/>
          </w:rPr>
          <w:t>Net</w:t>
        </w:r>
        <w:r>
          <w:rPr>
            <w:sz w:val="24"/>
            <w:szCs w:val="24"/>
            <w:rtl/>
          </w:rPr>
          <w:t>. ומממש את ה-</w:t>
        </w:r>
        <w:r>
          <w:rPr>
            <w:sz w:val="24"/>
            <w:szCs w:val="24"/>
          </w:rPr>
          <w:t>Template Method</w:t>
        </w:r>
        <w:r>
          <w:rPr>
            <w:sz w:val="24"/>
            <w:szCs w:val="24"/>
            <w:rtl/>
          </w:rPr>
          <w:t xml:space="preserve"> בשם </w:t>
        </w:r>
        <w:r>
          <w:rPr>
            <w:sz w:val="24"/>
            <w:szCs w:val="24"/>
          </w:rPr>
          <w:t>IsValid</w:t>
        </w:r>
        <w:r>
          <w:rPr>
            <w:sz w:val="24"/>
            <w:szCs w:val="24"/>
            <w:rtl/>
          </w:rPr>
          <w:t xml:space="preserve"> - מתודה זו מקבלת את ערך השדה ומחזירה אינדיקציה האם הערך תקין או לא. אינדיקציה זו נשמרת על אובייקט בקשת הלקוח לצורך שימוש בזמן מאוחר יותר.</w:t>
        </w:r>
      </w:ins>
    </w:p>
    <w:p w:rsidR="004666B9" w:rsidRDefault="004666B9" w:rsidP="004666B9">
      <w:pPr>
        <w:bidi/>
        <w:rPr>
          <w:ins w:id="3148" w:author="ron gal" w:date="2017-03-04T17:50:00Z"/>
        </w:rPr>
      </w:pPr>
    </w:p>
    <w:p w:rsidR="004666B9" w:rsidRDefault="004666B9" w:rsidP="004666B9">
      <w:pPr>
        <w:bidi/>
        <w:rPr>
          <w:ins w:id="3149" w:author="ron gal" w:date="2017-03-04T17:50:00Z"/>
        </w:rPr>
      </w:pPr>
      <w:ins w:id="3150" w:author="ron gal" w:date="2017-03-04T17:50:00Z">
        <w:r>
          <w:rPr>
            <w:b/>
            <w:sz w:val="24"/>
            <w:szCs w:val="24"/>
            <w:rtl/>
          </w:rPr>
          <w:t xml:space="preserve">מחלקת </w:t>
        </w:r>
        <w:r>
          <w:rPr>
            <w:b/>
            <w:sz w:val="24"/>
            <w:szCs w:val="24"/>
          </w:rPr>
          <w:t>AboveAttribute</w:t>
        </w:r>
      </w:ins>
    </w:p>
    <w:p w:rsidR="004666B9" w:rsidRDefault="004666B9" w:rsidP="004666B9">
      <w:pPr>
        <w:bidi/>
        <w:rPr>
          <w:ins w:id="3151" w:author="ron gal" w:date="2017-03-04T17:50:00Z"/>
        </w:rPr>
      </w:pPr>
      <w:ins w:id="3152"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נומרית גדול מערך מינימאלי מסויים.</w:t>
        </w:r>
      </w:ins>
    </w:p>
    <w:p w:rsidR="004666B9" w:rsidRDefault="004666B9" w:rsidP="004666B9">
      <w:pPr>
        <w:bidi/>
        <w:rPr>
          <w:ins w:id="3153" w:author="ron gal" w:date="2017-03-04T17:50:00Z"/>
        </w:rPr>
      </w:pPr>
    </w:p>
    <w:p w:rsidR="004666B9" w:rsidRDefault="004666B9" w:rsidP="004666B9">
      <w:pPr>
        <w:bidi/>
        <w:rPr>
          <w:ins w:id="3154" w:author="ron gal" w:date="2017-03-04T17:50:00Z"/>
        </w:rPr>
      </w:pPr>
      <w:ins w:id="3155" w:author="ron gal" w:date="2017-03-04T17:50:00Z">
        <w:r>
          <w:rPr>
            <w:b/>
            <w:sz w:val="24"/>
            <w:szCs w:val="24"/>
            <w:rtl/>
          </w:rPr>
          <w:t xml:space="preserve">מחלקת </w:t>
        </w:r>
        <w:r>
          <w:rPr>
            <w:b/>
            <w:sz w:val="24"/>
            <w:szCs w:val="24"/>
          </w:rPr>
          <w:t>ExistsInDBAttribute</w:t>
        </w:r>
      </w:ins>
    </w:p>
    <w:p w:rsidR="004666B9" w:rsidRDefault="004666B9" w:rsidP="004666B9">
      <w:pPr>
        <w:bidi/>
        <w:rPr>
          <w:ins w:id="3156" w:author="ron gal" w:date="2017-03-04T17:50:00Z"/>
        </w:rPr>
      </w:pPr>
      <w:ins w:id="3157"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מייצג ישות שקיימת במסד הנתונים. למשל הולידטור משמש לוידוא </w:t>
        </w:r>
        <w:r>
          <w:rPr>
            <w:rFonts w:hint="cs"/>
            <w:sz w:val="24"/>
            <w:szCs w:val="24"/>
            <w:rtl/>
          </w:rPr>
          <w:t>שבע"ח באמת קיים לפני ששומרים עבורו טיפול חדש.</w:t>
        </w:r>
      </w:ins>
    </w:p>
    <w:p w:rsidR="004666B9" w:rsidRDefault="004666B9" w:rsidP="004666B9">
      <w:pPr>
        <w:bidi/>
        <w:rPr>
          <w:ins w:id="3158" w:author="ron gal" w:date="2017-03-04T17:50:00Z"/>
        </w:rPr>
      </w:pPr>
    </w:p>
    <w:p w:rsidR="004666B9" w:rsidRDefault="004666B9" w:rsidP="004666B9">
      <w:pPr>
        <w:bidi/>
        <w:rPr>
          <w:ins w:id="3159" w:author="ron gal" w:date="2017-03-04T17:50:00Z"/>
        </w:rPr>
      </w:pPr>
      <w:ins w:id="3160" w:author="ron gal" w:date="2017-03-04T17:50:00Z">
        <w:r>
          <w:rPr>
            <w:b/>
            <w:sz w:val="24"/>
            <w:szCs w:val="24"/>
            <w:rtl/>
          </w:rPr>
          <w:t xml:space="preserve">מחלקת </w:t>
        </w:r>
        <w:r>
          <w:rPr>
            <w:b/>
            <w:sz w:val="24"/>
            <w:szCs w:val="24"/>
          </w:rPr>
          <w:t>IsEnumOfTypeAttribute</w:t>
        </w:r>
      </w:ins>
    </w:p>
    <w:p w:rsidR="004666B9" w:rsidRDefault="004666B9" w:rsidP="004666B9">
      <w:pPr>
        <w:bidi/>
        <w:rPr>
          <w:ins w:id="3161" w:author="ron gal" w:date="2017-03-04T17:50:00Z"/>
        </w:rPr>
      </w:pPr>
      <w:ins w:id="3162"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המייצג ערך פענוח שקיים במסד הנתונים. למשל הולידטור משמש לוידוא שהערך </w:t>
        </w:r>
        <w:r>
          <w:rPr>
            <w:rFonts w:hint="cs"/>
            <w:sz w:val="24"/>
            <w:szCs w:val="24"/>
            <w:rtl/>
          </w:rPr>
          <w:t>"חתול"</w:t>
        </w:r>
        <w:r>
          <w:rPr>
            <w:sz w:val="24"/>
            <w:szCs w:val="24"/>
            <w:rtl/>
          </w:rPr>
          <w:t xml:space="preserve"> אכן נמצא ברשימת פיענוח </w:t>
        </w:r>
        <w:r>
          <w:rPr>
            <w:rFonts w:hint="cs"/>
            <w:sz w:val="24"/>
            <w:szCs w:val="24"/>
            <w:rtl/>
          </w:rPr>
          <w:t xml:space="preserve">סוגי בעלי החיים - </w:t>
        </w:r>
        <w:r>
          <w:rPr>
            <w:sz w:val="24"/>
            <w:szCs w:val="24"/>
          </w:rPr>
          <w:t>AnimalTypeDecode</w:t>
        </w:r>
        <w:r>
          <w:rPr>
            <w:rFonts w:hint="cs"/>
            <w:sz w:val="24"/>
            <w:szCs w:val="24"/>
            <w:rtl/>
          </w:rPr>
          <w:t>.</w:t>
        </w:r>
      </w:ins>
    </w:p>
    <w:p w:rsidR="004666B9" w:rsidRDefault="004666B9" w:rsidP="004666B9">
      <w:pPr>
        <w:bidi/>
        <w:rPr>
          <w:ins w:id="3163" w:author="ron gal" w:date="2017-03-04T17:50:00Z"/>
        </w:rPr>
      </w:pPr>
    </w:p>
    <w:p w:rsidR="004666B9" w:rsidRDefault="004666B9" w:rsidP="004666B9">
      <w:pPr>
        <w:bidi/>
        <w:rPr>
          <w:ins w:id="3164" w:author="ron gal" w:date="2017-03-04T17:50:00Z"/>
        </w:rPr>
      </w:pPr>
      <w:ins w:id="3165" w:author="ron gal" w:date="2017-03-04T17:50:00Z">
        <w:r>
          <w:rPr>
            <w:b/>
            <w:sz w:val="24"/>
            <w:szCs w:val="24"/>
            <w:rtl/>
          </w:rPr>
          <w:t xml:space="preserve">מחלקת </w:t>
        </w:r>
        <w:r>
          <w:rPr>
            <w:b/>
            <w:sz w:val="24"/>
            <w:szCs w:val="24"/>
          </w:rPr>
          <w:t>NotInFutureAttribute</w:t>
        </w:r>
      </w:ins>
    </w:p>
    <w:p w:rsidR="004666B9" w:rsidRDefault="004666B9" w:rsidP="004666B9">
      <w:pPr>
        <w:bidi/>
        <w:rPr>
          <w:ins w:id="3166" w:author="ron gal" w:date="2017-03-04T17:50:00Z"/>
        </w:rPr>
      </w:pPr>
      <w:ins w:id="3167"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העתיד.</w:t>
        </w:r>
        <w:r>
          <w:rPr>
            <w:rFonts w:hint="cs"/>
            <w:sz w:val="24"/>
            <w:szCs w:val="24"/>
            <w:rtl/>
          </w:rPr>
          <w:t xml:space="preserve"> משמש בעיקר לוידוא תאריכי לידה, שאינם יכולים להיות בעתיד.</w:t>
        </w:r>
      </w:ins>
    </w:p>
    <w:p w:rsidR="004666B9" w:rsidRDefault="004666B9" w:rsidP="004666B9">
      <w:pPr>
        <w:bidi/>
        <w:rPr>
          <w:ins w:id="3168" w:author="ron gal" w:date="2017-03-04T17:50:00Z"/>
        </w:rPr>
      </w:pPr>
    </w:p>
    <w:p w:rsidR="004666B9" w:rsidRDefault="004666B9" w:rsidP="004666B9">
      <w:pPr>
        <w:bidi/>
        <w:rPr>
          <w:ins w:id="3169" w:author="ron gal" w:date="2017-03-04T17:50:00Z"/>
        </w:rPr>
      </w:pPr>
      <w:ins w:id="3170" w:author="ron gal" w:date="2017-03-04T17:50:00Z">
        <w:r>
          <w:rPr>
            <w:b/>
            <w:sz w:val="24"/>
            <w:szCs w:val="24"/>
            <w:rtl/>
          </w:rPr>
          <w:t xml:space="preserve">מחלקת </w:t>
        </w:r>
        <w:r>
          <w:rPr>
            <w:b/>
            <w:sz w:val="24"/>
            <w:szCs w:val="24"/>
          </w:rPr>
          <w:t>NotInPastAttribute</w:t>
        </w:r>
      </w:ins>
    </w:p>
    <w:p w:rsidR="004666B9" w:rsidRDefault="004666B9" w:rsidP="004666B9">
      <w:pPr>
        <w:bidi/>
        <w:rPr>
          <w:ins w:id="3171" w:author="ron gal" w:date="2017-03-04T17:50:00Z"/>
        </w:rPr>
      </w:pPr>
      <w:ins w:id="3172"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העבר.</w:t>
        </w:r>
        <w:r>
          <w:rPr>
            <w:rFonts w:hint="cs"/>
            <w:rtl/>
          </w:rPr>
          <w:t xml:space="preserve"> משמש בעיקר לוידוא ששתאריך הבא לטיפול אינו בעבר.</w:t>
        </w:r>
      </w:ins>
    </w:p>
    <w:p w:rsidR="00481634" w:rsidRPr="004666B9" w:rsidRDefault="00481634">
      <w:pPr>
        <w:bidi/>
      </w:pPr>
    </w:p>
    <w:p w:rsidR="003D233C" w:rsidRDefault="003D233C">
      <w:pPr>
        <w:rPr>
          <w:ins w:id="3173" w:author="ron gal" w:date="2017-03-04T17:49:00Z"/>
        </w:rPr>
      </w:pPr>
      <w:ins w:id="3174" w:author="ron gal" w:date="2017-03-04T17:49:00Z">
        <w:r>
          <w:br w:type="page"/>
        </w:r>
      </w:ins>
    </w:p>
    <w:p w:rsidR="00481634" w:rsidDel="00430617" w:rsidRDefault="00481634" w:rsidP="00430617">
      <w:pPr>
        <w:pStyle w:val="Heading1"/>
        <w:bidi/>
        <w:rPr>
          <w:del w:id="3175" w:author="ron gal" w:date="2017-03-04T17:49:00Z"/>
          <w:rtl/>
        </w:rPr>
        <w:pPrChange w:id="3176" w:author="Ron Gal" w:date="2017-03-05T23:24:00Z">
          <w:pPr>
            <w:bidi/>
          </w:pPr>
        </w:pPrChange>
      </w:pPr>
    </w:p>
    <w:p w:rsidR="00430617" w:rsidRPr="00430617" w:rsidRDefault="00430617" w:rsidP="00430617">
      <w:pPr>
        <w:bidi/>
        <w:rPr>
          <w:ins w:id="3177" w:author="Ron Gal" w:date="2017-03-05T23:24:00Z"/>
          <w:rPrChange w:id="3178" w:author="Ron Gal" w:date="2017-03-05T23:24:00Z">
            <w:rPr>
              <w:ins w:id="3179" w:author="Ron Gal" w:date="2017-03-05T23:24:00Z"/>
            </w:rPr>
          </w:rPrChange>
        </w:rPr>
        <w:pPrChange w:id="3180" w:author="Ron Gal" w:date="2017-03-05T23:24:00Z">
          <w:pPr>
            <w:bidi/>
          </w:pPr>
        </w:pPrChange>
      </w:pPr>
    </w:p>
    <w:p w:rsidR="00481634" w:rsidRPr="00430617" w:rsidDel="00FA676B" w:rsidRDefault="00471D70" w:rsidP="00430617">
      <w:pPr>
        <w:pStyle w:val="Heading1"/>
        <w:bidi/>
        <w:rPr>
          <w:del w:id="3181" w:author="ron gal" w:date="2017-03-04T17:49:00Z"/>
          <w:rPrChange w:id="3182" w:author="Ron Gal" w:date="2017-03-05T23:24:00Z">
            <w:rPr>
              <w:del w:id="3183" w:author="ron gal" w:date="2017-03-04T17:49:00Z"/>
            </w:rPr>
          </w:rPrChange>
        </w:rPr>
        <w:pPrChange w:id="3184" w:author="Ron Gal" w:date="2017-03-05T23:24:00Z">
          <w:pPr>
            <w:bidi/>
          </w:pPr>
        </w:pPrChange>
      </w:pPr>
      <w:del w:id="3185" w:author="ron gal" w:date="2017-03-04T17:49:00Z">
        <w:r w:rsidRPr="00430617" w:rsidDel="00FA676B">
          <w:rPr>
            <w:rtl/>
            <w:rPrChange w:id="3186" w:author="Ron Gal" w:date="2017-03-05T23:24:00Z">
              <w:rPr>
                <w:b/>
                <w:sz w:val="24"/>
                <w:szCs w:val="24"/>
                <w:rtl/>
              </w:rPr>
            </w:rPrChange>
          </w:rPr>
          <w:delText xml:space="preserve">מחלקת </w:delText>
        </w:r>
        <w:r w:rsidRPr="00430617" w:rsidDel="00FA676B">
          <w:rPr>
            <w:rPrChange w:id="3187" w:author="Ron Gal" w:date="2017-03-05T23:24:00Z">
              <w:rPr>
                <w:b/>
                <w:sz w:val="24"/>
                <w:szCs w:val="24"/>
              </w:rPr>
            </w:rPrChange>
          </w:rPr>
          <w:delText>GlobalExceptionHandler</w:delText>
        </w:r>
      </w:del>
    </w:p>
    <w:p w:rsidR="00481634" w:rsidRPr="00430617" w:rsidDel="00FA676B" w:rsidRDefault="00471D70" w:rsidP="00430617">
      <w:pPr>
        <w:pStyle w:val="Heading1"/>
        <w:bidi/>
        <w:rPr>
          <w:del w:id="3188" w:author="ron gal" w:date="2017-03-04T17:49:00Z"/>
          <w:rPrChange w:id="3189" w:author="Ron Gal" w:date="2017-03-05T23:24:00Z">
            <w:rPr>
              <w:del w:id="3190" w:author="ron gal" w:date="2017-03-04T17:49:00Z"/>
            </w:rPr>
          </w:rPrChange>
        </w:rPr>
        <w:pPrChange w:id="3191" w:author="Ron Gal" w:date="2017-03-05T23:24:00Z">
          <w:pPr>
            <w:bidi/>
          </w:pPr>
        </w:pPrChange>
      </w:pPr>
      <w:del w:id="3192" w:author="ron gal" w:date="2017-03-04T17:49:00Z">
        <w:r w:rsidRPr="00430617" w:rsidDel="00FA676B">
          <w:rPr>
            <w:rtl/>
            <w:rPrChange w:id="3193" w:author="Ron Gal" w:date="2017-03-05T23:24:00Z">
              <w:rPr>
                <w:sz w:val="24"/>
                <w:szCs w:val="24"/>
                <w:rtl/>
              </w:rPr>
            </w:rPrChange>
          </w:rPr>
          <w:delText xml:space="preserve">מחלקה זו אחראית על החזרת הודעות שגיאה ללקוח בעקבות שגיאות אשר אירעו בשרת. המחלקה יורשת מהמחלקה </w:delText>
        </w:r>
        <w:r w:rsidRPr="00430617" w:rsidDel="00FA676B">
          <w:rPr>
            <w:rPrChange w:id="3194" w:author="Ron Gal" w:date="2017-03-05T23:24:00Z">
              <w:rPr>
                <w:sz w:val="24"/>
                <w:szCs w:val="24"/>
              </w:rPr>
            </w:rPrChange>
          </w:rPr>
          <w:delText>ExceptionHandler</w:delText>
        </w:r>
        <w:r w:rsidRPr="00430617" w:rsidDel="00FA676B">
          <w:rPr>
            <w:rtl/>
            <w:rPrChange w:id="3195" w:author="Ron Gal" w:date="2017-03-05T23:24:00Z">
              <w:rPr>
                <w:sz w:val="24"/>
                <w:szCs w:val="24"/>
                <w:rtl/>
              </w:rPr>
            </w:rPrChange>
          </w:rPr>
          <w:delText xml:space="preserve"> של </w:delText>
        </w:r>
        <w:r w:rsidRPr="00430617" w:rsidDel="00FA676B">
          <w:rPr>
            <w:rPrChange w:id="3196" w:author="Ron Gal" w:date="2017-03-05T23:24:00Z">
              <w:rPr>
                <w:sz w:val="24"/>
                <w:szCs w:val="24"/>
              </w:rPr>
            </w:rPrChange>
          </w:rPr>
          <w:delText>Net</w:delText>
        </w:r>
        <w:r w:rsidRPr="00430617" w:rsidDel="00FA676B">
          <w:rPr>
            <w:rtl/>
            <w:rPrChange w:id="3197" w:author="Ron Gal" w:date="2017-03-05T23:24:00Z">
              <w:rPr>
                <w:sz w:val="24"/>
                <w:szCs w:val="24"/>
                <w:rtl/>
              </w:rPr>
            </w:rPrChange>
          </w:rPr>
          <w:delText xml:space="preserve">. ודורסת את המתודה </w:delText>
        </w:r>
        <w:r w:rsidRPr="00430617" w:rsidDel="00FA676B">
          <w:rPr>
            <w:rPrChange w:id="3198" w:author="Ron Gal" w:date="2017-03-05T23:24:00Z">
              <w:rPr>
                <w:sz w:val="24"/>
                <w:szCs w:val="24"/>
              </w:rPr>
            </w:rPrChange>
          </w:rPr>
          <w:delText>Handle</w:delText>
        </w:r>
        <w:r w:rsidRPr="00430617" w:rsidDel="00FA676B">
          <w:rPr>
            <w:rtl/>
            <w:rPrChange w:id="3199" w:author="Ron Gal" w:date="2017-03-05T23:24:00Z">
              <w:rPr>
                <w:sz w:val="24"/>
                <w:szCs w:val="24"/>
                <w:rtl/>
              </w:rPr>
            </w:rPrChange>
          </w:rPr>
          <w:delText xml:space="preserve">. כאשר תזרק שגיאה אשר לא תתפס בשרת, מתודה זו תקרא באופן אוטומטי ע"י התשתית של </w:delText>
        </w:r>
        <w:r w:rsidRPr="00430617" w:rsidDel="00FA676B">
          <w:rPr>
            <w:rPrChange w:id="3200" w:author="Ron Gal" w:date="2017-03-05T23:24:00Z">
              <w:rPr>
                <w:sz w:val="24"/>
                <w:szCs w:val="24"/>
              </w:rPr>
            </w:rPrChange>
          </w:rPr>
          <w:delText>Web API</w:delText>
        </w:r>
        <w:r w:rsidRPr="00430617" w:rsidDel="00FA676B">
          <w:rPr>
            <w:rtl/>
            <w:rPrChange w:id="3201" w:author="Ron Gal" w:date="2017-03-05T23:24:00Z">
              <w:rPr>
                <w:sz w:val="24"/>
                <w:szCs w:val="24"/>
                <w:rtl/>
              </w:rPr>
            </w:rPrChange>
          </w:rPr>
          <w:delText xml:space="preserve">. </w:delText>
        </w:r>
      </w:del>
    </w:p>
    <w:p w:rsidR="00481634" w:rsidRPr="00430617" w:rsidDel="00FA676B" w:rsidRDefault="00481634" w:rsidP="00430617">
      <w:pPr>
        <w:pStyle w:val="Heading1"/>
        <w:bidi/>
        <w:rPr>
          <w:del w:id="3202" w:author="ron gal" w:date="2017-03-04T17:49:00Z"/>
          <w:rPrChange w:id="3203" w:author="Ron Gal" w:date="2017-03-05T23:24:00Z">
            <w:rPr>
              <w:del w:id="3204" w:author="ron gal" w:date="2017-03-04T17:49:00Z"/>
            </w:rPr>
          </w:rPrChange>
        </w:rPr>
        <w:pPrChange w:id="3205" w:author="Ron Gal" w:date="2017-03-05T23:24:00Z">
          <w:pPr>
            <w:bidi/>
          </w:pPr>
        </w:pPrChange>
      </w:pPr>
    </w:p>
    <w:p w:rsidR="00481634" w:rsidRPr="00430617" w:rsidDel="00FA676B" w:rsidRDefault="00481634" w:rsidP="00430617">
      <w:pPr>
        <w:pStyle w:val="Heading1"/>
        <w:bidi/>
        <w:rPr>
          <w:del w:id="3206" w:author="ron gal" w:date="2017-03-04T17:49:00Z"/>
          <w:rPrChange w:id="3207" w:author="Ron Gal" w:date="2017-03-05T23:24:00Z">
            <w:rPr>
              <w:del w:id="3208" w:author="ron gal" w:date="2017-03-04T17:49:00Z"/>
            </w:rPr>
          </w:rPrChange>
        </w:rPr>
        <w:pPrChange w:id="3209" w:author="Ron Gal" w:date="2017-03-05T23:24:00Z">
          <w:pPr>
            <w:bidi/>
          </w:pPr>
        </w:pPrChange>
      </w:pPr>
    </w:p>
    <w:p w:rsidR="00481634" w:rsidRPr="00430617" w:rsidDel="00FA676B" w:rsidRDefault="00471D70" w:rsidP="00430617">
      <w:pPr>
        <w:pStyle w:val="Heading1"/>
        <w:bidi/>
        <w:rPr>
          <w:del w:id="3210" w:author="ron gal" w:date="2017-03-04T17:49:00Z"/>
          <w:rPrChange w:id="3211" w:author="Ron Gal" w:date="2017-03-05T23:24:00Z">
            <w:rPr>
              <w:del w:id="3212" w:author="ron gal" w:date="2017-03-04T17:49:00Z"/>
            </w:rPr>
          </w:rPrChange>
        </w:rPr>
        <w:pPrChange w:id="3213" w:author="Ron Gal" w:date="2017-03-05T23:24:00Z">
          <w:pPr>
            <w:bidi/>
          </w:pPr>
        </w:pPrChange>
      </w:pPr>
      <w:del w:id="3214" w:author="ron gal" w:date="2017-03-04T17:49:00Z">
        <w:r w:rsidRPr="00430617" w:rsidDel="00FA676B">
          <w:rPr>
            <w:rtl/>
            <w:rPrChange w:id="3215" w:author="Ron Gal" w:date="2017-03-05T23:24:00Z">
              <w:rPr>
                <w:b/>
                <w:sz w:val="24"/>
                <w:szCs w:val="24"/>
                <w:rtl/>
              </w:rPr>
            </w:rPrChange>
          </w:rPr>
          <w:delText xml:space="preserve">מחלקת </w:delText>
        </w:r>
        <w:r w:rsidRPr="00430617" w:rsidDel="00FA676B">
          <w:rPr>
            <w:rPrChange w:id="3216" w:author="Ron Gal" w:date="2017-03-05T23:24:00Z">
              <w:rPr>
                <w:b/>
                <w:sz w:val="24"/>
                <w:szCs w:val="24"/>
              </w:rPr>
            </w:rPrChange>
          </w:rPr>
          <w:delText>GlobalExceptionLogger</w:delText>
        </w:r>
      </w:del>
    </w:p>
    <w:p w:rsidR="00481634" w:rsidRPr="00430617" w:rsidDel="00FA676B" w:rsidRDefault="00471D70" w:rsidP="00430617">
      <w:pPr>
        <w:pStyle w:val="Heading1"/>
        <w:bidi/>
        <w:rPr>
          <w:del w:id="3217" w:author="ron gal" w:date="2017-03-04T17:49:00Z"/>
          <w:rPrChange w:id="3218" w:author="Ron Gal" w:date="2017-03-05T23:24:00Z">
            <w:rPr>
              <w:del w:id="3219" w:author="ron gal" w:date="2017-03-04T17:49:00Z"/>
            </w:rPr>
          </w:rPrChange>
        </w:rPr>
        <w:pPrChange w:id="3220" w:author="Ron Gal" w:date="2017-03-05T23:24:00Z">
          <w:pPr>
            <w:bidi/>
          </w:pPr>
        </w:pPrChange>
      </w:pPr>
      <w:del w:id="3221" w:author="ron gal" w:date="2017-03-04T17:49:00Z">
        <w:r w:rsidRPr="00430617" w:rsidDel="00FA676B">
          <w:rPr>
            <w:rtl/>
            <w:rPrChange w:id="3222" w:author="Ron Gal" w:date="2017-03-05T23:24:00Z">
              <w:rPr>
                <w:sz w:val="24"/>
                <w:szCs w:val="24"/>
                <w:rtl/>
              </w:rPr>
            </w:rPrChange>
          </w:rPr>
          <w:delText xml:space="preserve">מחלקה זו אחראית על תיעוד שגיאות אשר אירעו בשרת. המחלקה יורשת מהמחלקה </w:delText>
        </w:r>
        <w:r w:rsidRPr="00430617" w:rsidDel="00FA676B">
          <w:rPr>
            <w:rPrChange w:id="3223" w:author="Ron Gal" w:date="2017-03-05T23:24:00Z">
              <w:rPr>
                <w:sz w:val="24"/>
                <w:szCs w:val="24"/>
              </w:rPr>
            </w:rPrChange>
          </w:rPr>
          <w:delText>ExceptionLogger</w:delText>
        </w:r>
        <w:r w:rsidRPr="00430617" w:rsidDel="00FA676B">
          <w:rPr>
            <w:rtl/>
            <w:rPrChange w:id="3224" w:author="Ron Gal" w:date="2017-03-05T23:24:00Z">
              <w:rPr>
                <w:sz w:val="24"/>
                <w:szCs w:val="24"/>
                <w:rtl/>
              </w:rPr>
            </w:rPrChange>
          </w:rPr>
          <w:delText xml:space="preserve"> של </w:delText>
        </w:r>
        <w:r w:rsidRPr="00430617" w:rsidDel="00FA676B">
          <w:rPr>
            <w:rPrChange w:id="3225" w:author="Ron Gal" w:date="2017-03-05T23:24:00Z">
              <w:rPr>
                <w:sz w:val="24"/>
                <w:szCs w:val="24"/>
              </w:rPr>
            </w:rPrChange>
          </w:rPr>
          <w:delText>Net</w:delText>
        </w:r>
        <w:r w:rsidRPr="00430617" w:rsidDel="00FA676B">
          <w:rPr>
            <w:rtl/>
            <w:rPrChange w:id="3226" w:author="Ron Gal" w:date="2017-03-05T23:24:00Z">
              <w:rPr>
                <w:sz w:val="24"/>
                <w:szCs w:val="24"/>
                <w:rtl/>
              </w:rPr>
            </w:rPrChange>
          </w:rPr>
          <w:delText xml:space="preserve">. ודורסת את המתודה </w:delText>
        </w:r>
        <w:r w:rsidRPr="00430617" w:rsidDel="00FA676B">
          <w:rPr>
            <w:rPrChange w:id="3227" w:author="Ron Gal" w:date="2017-03-05T23:24:00Z">
              <w:rPr>
                <w:sz w:val="24"/>
                <w:szCs w:val="24"/>
              </w:rPr>
            </w:rPrChange>
          </w:rPr>
          <w:delText>Log</w:delText>
        </w:r>
        <w:r w:rsidRPr="00430617" w:rsidDel="00FA676B">
          <w:rPr>
            <w:rtl/>
            <w:rPrChange w:id="3228" w:author="Ron Gal" w:date="2017-03-05T23:24:00Z">
              <w:rPr>
                <w:sz w:val="24"/>
                <w:szCs w:val="24"/>
                <w:rtl/>
              </w:rPr>
            </w:rPrChange>
          </w:rPr>
          <w:delText xml:space="preserve">. כאשר תזרק שגיאה אשר לא תתפס בשרת, מתודה זו תקרא באופן אוטומטי ע"י התשתית של </w:delText>
        </w:r>
        <w:r w:rsidRPr="00430617" w:rsidDel="00FA676B">
          <w:rPr>
            <w:rPrChange w:id="3229" w:author="Ron Gal" w:date="2017-03-05T23:24:00Z">
              <w:rPr>
                <w:sz w:val="24"/>
                <w:szCs w:val="24"/>
              </w:rPr>
            </w:rPrChange>
          </w:rPr>
          <w:delText>Web API</w:delText>
        </w:r>
        <w:r w:rsidRPr="00430617" w:rsidDel="00FA676B">
          <w:rPr>
            <w:rtl/>
            <w:rPrChange w:id="3230" w:author="Ron Gal" w:date="2017-03-05T23:24:00Z">
              <w:rPr>
                <w:sz w:val="24"/>
                <w:szCs w:val="24"/>
                <w:rtl/>
              </w:rPr>
            </w:rPrChange>
          </w:rPr>
          <w:delText>. תיעוד השגיאות יתבצע בעזרת רישום לקובץ.</w:delText>
        </w:r>
      </w:del>
    </w:p>
    <w:p w:rsidR="00481634" w:rsidRPr="00430617" w:rsidDel="00FA676B" w:rsidRDefault="00481634" w:rsidP="00430617">
      <w:pPr>
        <w:pStyle w:val="Heading1"/>
        <w:bidi/>
        <w:rPr>
          <w:del w:id="3231" w:author="ron gal" w:date="2017-03-04T17:49:00Z"/>
          <w:rPrChange w:id="3232" w:author="Ron Gal" w:date="2017-03-05T23:24:00Z">
            <w:rPr>
              <w:del w:id="3233" w:author="ron gal" w:date="2017-03-04T17:49:00Z"/>
            </w:rPr>
          </w:rPrChange>
        </w:rPr>
        <w:pPrChange w:id="3234" w:author="Ron Gal" w:date="2017-03-05T23:24:00Z">
          <w:pPr>
            <w:bidi/>
          </w:pPr>
        </w:pPrChange>
      </w:pPr>
    </w:p>
    <w:p w:rsidR="00481634" w:rsidRPr="00430617" w:rsidDel="00FA676B" w:rsidRDefault="00471D70" w:rsidP="00430617">
      <w:pPr>
        <w:pStyle w:val="Heading1"/>
        <w:bidi/>
        <w:rPr>
          <w:del w:id="3235" w:author="ron gal" w:date="2017-03-04T17:49:00Z"/>
          <w:rPrChange w:id="3236" w:author="Ron Gal" w:date="2017-03-05T23:24:00Z">
            <w:rPr>
              <w:del w:id="3237" w:author="ron gal" w:date="2017-03-04T17:49:00Z"/>
            </w:rPr>
          </w:rPrChange>
        </w:rPr>
        <w:pPrChange w:id="3238" w:author="Ron Gal" w:date="2017-03-05T23:24:00Z">
          <w:pPr>
            <w:bidi/>
          </w:pPr>
        </w:pPrChange>
      </w:pPr>
      <w:del w:id="3239" w:author="ron gal" w:date="2017-03-04T17:49:00Z">
        <w:r w:rsidRPr="00430617" w:rsidDel="00FA676B">
          <w:rPr>
            <w:rtl/>
            <w:rPrChange w:id="3240" w:author="Ron Gal" w:date="2017-03-05T23:24:00Z">
              <w:rPr>
                <w:b/>
                <w:sz w:val="24"/>
                <w:szCs w:val="24"/>
                <w:rtl/>
              </w:rPr>
            </w:rPrChange>
          </w:rPr>
          <w:delText xml:space="preserve">מחלקת </w:delText>
        </w:r>
        <w:r w:rsidRPr="00430617" w:rsidDel="00FA676B">
          <w:rPr>
            <w:rPrChange w:id="3241" w:author="Ron Gal" w:date="2017-03-05T23:24:00Z">
              <w:rPr>
                <w:b/>
                <w:sz w:val="24"/>
                <w:szCs w:val="24"/>
              </w:rPr>
            </w:rPrChange>
          </w:rPr>
          <w:delText>WebApiConfig</w:delText>
        </w:r>
      </w:del>
    </w:p>
    <w:p w:rsidR="00481634" w:rsidRPr="00430617" w:rsidDel="00FA676B" w:rsidRDefault="00471D70" w:rsidP="00430617">
      <w:pPr>
        <w:pStyle w:val="Heading1"/>
        <w:bidi/>
        <w:rPr>
          <w:del w:id="3242" w:author="ron gal" w:date="2017-03-04T17:49:00Z"/>
          <w:rPrChange w:id="3243" w:author="Ron Gal" w:date="2017-03-05T23:24:00Z">
            <w:rPr>
              <w:del w:id="3244" w:author="ron gal" w:date="2017-03-04T17:49:00Z"/>
            </w:rPr>
          </w:rPrChange>
        </w:rPr>
        <w:pPrChange w:id="3245" w:author="Ron Gal" w:date="2017-03-05T23:24:00Z">
          <w:pPr>
            <w:bidi/>
          </w:pPr>
        </w:pPrChange>
      </w:pPr>
      <w:del w:id="3246" w:author="ron gal" w:date="2017-03-04T17:49:00Z">
        <w:r w:rsidRPr="00430617" w:rsidDel="00FA676B">
          <w:rPr>
            <w:rtl/>
            <w:rPrChange w:id="3247" w:author="Ron Gal" w:date="2017-03-05T23:24:00Z">
              <w:rPr>
                <w:sz w:val="24"/>
                <w:szCs w:val="24"/>
                <w:rtl/>
              </w:rPr>
            </w:rPrChange>
          </w:rPr>
          <w:delText xml:space="preserve">מחלקה סטאטית זו מכילה פונקציה בודדת בשם </w:delText>
        </w:r>
        <w:r w:rsidRPr="00430617" w:rsidDel="00FA676B">
          <w:rPr>
            <w:rPrChange w:id="3248" w:author="Ron Gal" w:date="2017-03-05T23:24:00Z">
              <w:rPr>
                <w:sz w:val="24"/>
                <w:szCs w:val="24"/>
              </w:rPr>
            </w:rPrChange>
          </w:rPr>
          <w:delText>Register</w:delText>
        </w:r>
        <w:r w:rsidRPr="00430617" w:rsidDel="00FA676B">
          <w:rPr>
            <w:rtl/>
            <w:rPrChange w:id="3249" w:author="Ron Gal" w:date="2017-03-05T23:24:00Z">
              <w:rPr>
                <w:sz w:val="24"/>
                <w:szCs w:val="24"/>
                <w:rtl/>
              </w:rPr>
            </w:rPrChange>
          </w:rPr>
          <w:delText xml:space="preserve"> אשר אחראית על הגדרת המערכת עם עלייתה. בפונקציה זו מוגדרים:</w:delText>
        </w:r>
      </w:del>
    </w:p>
    <w:p w:rsidR="00481634" w:rsidRPr="00430617" w:rsidDel="00FA676B" w:rsidRDefault="00471D70" w:rsidP="00430617">
      <w:pPr>
        <w:pStyle w:val="Heading1"/>
        <w:bidi/>
        <w:rPr>
          <w:del w:id="3250" w:author="ron gal" w:date="2017-03-04T17:49:00Z"/>
          <w:rPrChange w:id="3251" w:author="Ron Gal" w:date="2017-03-05T23:24:00Z">
            <w:rPr>
              <w:del w:id="3252" w:author="ron gal" w:date="2017-03-04T17:49:00Z"/>
              <w:sz w:val="24"/>
              <w:szCs w:val="24"/>
            </w:rPr>
          </w:rPrChange>
        </w:rPr>
        <w:pPrChange w:id="3253" w:author="Ron Gal" w:date="2017-03-05T23:24:00Z">
          <w:pPr>
            <w:numPr>
              <w:numId w:val="13"/>
            </w:numPr>
            <w:bidi/>
            <w:ind w:left="720" w:hanging="360"/>
            <w:contextualSpacing/>
          </w:pPr>
        </w:pPrChange>
      </w:pPr>
      <w:del w:id="3254" w:author="ron gal" w:date="2017-03-04T17:49:00Z">
        <w:r w:rsidRPr="00430617" w:rsidDel="00FA676B">
          <w:rPr>
            <w:rtl/>
            <w:rPrChange w:id="3255" w:author="Ron Gal" w:date="2017-03-05T23:24:00Z">
              <w:rPr>
                <w:sz w:val="24"/>
                <w:szCs w:val="24"/>
                <w:rtl/>
              </w:rPr>
            </w:rPrChange>
          </w:rPr>
          <w:delText>הפילטרים אשר יופעלו באופן גלובלי עם הגעת כל בקשה לשרת.</w:delText>
        </w:r>
      </w:del>
    </w:p>
    <w:p w:rsidR="00481634" w:rsidRPr="00430617" w:rsidDel="00FA676B" w:rsidRDefault="00471D70" w:rsidP="00430617">
      <w:pPr>
        <w:pStyle w:val="Heading1"/>
        <w:bidi/>
        <w:rPr>
          <w:del w:id="3256" w:author="ron gal" w:date="2017-03-04T17:49:00Z"/>
          <w:rPrChange w:id="3257" w:author="Ron Gal" w:date="2017-03-05T23:24:00Z">
            <w:rPr>
              <w:del w:id="3258" w:author="ron gal" w:date="2017-03-04T17:49:00Z"/>
              <w:sz w:val="24"/>
              <w:szCs w:val="24"/>
            </w:rPr>
          </w:rPrChange>
        </w:rPr>
        <w:pPrChange w:id="3259" w:author="Ron Gal" w:date="2017-03-05T23:24:00Z">
          <w:pPr>
            <w:numPr>
              <w:numId w:val="13"/>
            </w:numPr>
            <w:bidi/>
            <w:ind w:left="720" w:hanging="360"/>
            <w:contextualSpacing/>
          </w:pPr>
        </w:pPrChange>
      </w:pPr>
      <w:del w:id="3260" w:author="ron gal" w:date="2017-03-04T17:49:00Z">
        <w:r w:rsidRPr="00430617" w:rsidDel="00FA676B">
          <w:rPr>
            <w:rtl/>
            <w:rPrChange w:id="3261" w:author="Ron Gal" w:date="2017-03-05T23:24:00Z">
              <w:rPr>
                <w:sz w:val="24"/>
                <w:szCs w:val="24"/>
                <w:rtl/>
              </w:rPr>
            </w:rPrChange>
          </w:rPr>
          <w:delText>המחלקות אשר יטפלו בשגיאות, לצורך תיעוד ולצורך החזרת הודעה מתאימה ללקוח.</w:delText>
        </w:r>
      </w:del>
    </w:p>
    <w:p w:rsidR="00481634" w:rsidRPr="00430617" w:rsidDel="00FA676B" w:rsidRDefault="00471D70" w:rsidP="00430617">
      <w:pPr>
        <w:pStyle w:val="Heading1"/>
        <w:bidi/>
        <w:rPr>
          <w:del w:id="3262" w:author="ron gal" w:date="2017-03-04T17:49:00Z"/>
          <w:rPrChange w:id="3263" w:author="Ron Gal" w:date="2017-03-05T23:24:00Z">
            <w:rPr>
              <w:del w:id="3264" w:author="ron gal" w:date="2017-03-04T17:49:00Z"/>
              <w:sz w:val="24"/>
              <w:szCs w:val="24"/>
            </w:rPr>
          </w:rPrChange>
        </w:rPr>
        <w:pPrChange w:id="3265" w:author="Ron Gal" w:date="2017-03-05T23:24:00Z">
          <w:pPr>
            <w:numPr>
              <w:numId w:val="13"/>
            </w:numPr>
            <w:bidi/>
            <w:ind w:left="720" w:hanging="360"/>
            <w:contextualSpacing/>
          </w:pPr>
        </w:pPrChange>
      </w:pPr>
      <w:del w:id="3266" w:author="ron gal" w:date="2017-03-04T17:49:00Z">
        <w:r w:rsidRPr="00430617" w:rsidDel="00FA676B">
          <w:rPr>
            <w:rtl/>
            <w:rPrChange w:id="3267" w:author="Ron Gal" w:date="2017-03-05T23:24:00Z">
              <w:rPr>
                <w:sz w:val="24"/>
                <w:szCs w:val="24"/>
                <w:rtl/>
              </w:rPr>
            </w:rPrChange>
          </w:rPr>
          <w:delText xml:space="preserve">המוסכמה הממפה בין </w:delText>
        </w:r>
        <w:r w:rsidRPr="00430617" w:rsidDel="00FA676B">
          <w:rPr>
            <w:rPrChange w:id="3268" w:author="Ron Gal" w:date="2017-03-05T23:24:00Z">
              <w:rPr>
                <w:sz w:val="24"/>
                <w:szCs w:val="24"/>
              </w:rPr>
            </w:rPrChange>
          </w:rPr>
          <w:delText>URL</w:delText>
        </w:r>
        <w:r w:rsidRPr="00430617" w:rsidDel="00FA676B">
          <w:rPr>
            <w:rtl/>
            <w:rPrChange w:id="3269" w:author="Ron Gal" w:date="2017-03-05T23:24:00Z">
              <w:rPr>
                <w:sz w:val="24"/>
                <w:szCs w:val="24"/>
                <w:rtl/>
              </w:rPr>
            </w:rPrChange>
          </w:rPr>
          <w:delText>-ים שונים לקונטרולרים.</w:delText>
        </w:r>
      </w:del>
    </w:p>
    <w:p w:rsidR="00481634" w:rsidRPr="00430617" w:rsidDel="00FA676B" w:rsidRDefault="00481634" w:rsidP="00430617">
      <w:pPr>
        <w:pStyle w:val="Heading1"/>
        <w:bidi/>
        <w:rPr>
          <w:del w:id="3270" w:author="ron gal" w:date="2017-03-04T17:49:00Z"/>
          <w:rPrChange w:id="3271" w:author="Ron Gal" w:date="2017-03-05T23:24:00Z">
            <w:rPr>
              <w:del w:id="3272" w:author="ron gal" w:date="2017-03-04T17:49:00Z"/>
            </w:rPr>
          </w:rPrChange>
        </w:rPr>
        <w:pPrChange w:id="3273" w:author="Ron Gal" w:date="2017-03-05T23:24:00Z">
          <w:pPr>
            <w:bidi/>
          </w:pPr>
        </w:pPrChange>
      </w:pPr>
    </w:p>
    <w:p w:rsidR="00481634" w:rsidRPr="00430617" w:rsidDel="00FA676B" w:rsidRDefault="00471D70" w:rsidP="00430617">
      <w:pPr>
        <w:pStyle w:val="Heading1"/>
        <w:bidi/>
        <w:rPr>
          <w:del w:id="3274" w:author="ron gal" w:date="2017-03-04T17:49:00Z"/>
          <w:rPrChange w:id="3275" w:author="Ron Gal" w:date="2017-03-05T23:24:00Z">
            <w:rPr>
              <w:del w:id="3276" w:author="ron gal" w:date="2017-03-04T17:49:00Z"/>
            </w:rPr>
          </w:rPrChange>
        </w:rPr>
        <w:pPrChange w:id="3277" w:author="Ron Gal" w:date="2017-03-05T23:24:00Z">
          <w:pPr>
            <w:bidi/>
          </w:pPr>
        </w:pPrChange>
      </w:pPr>
      <w:del w:id="3278" w:author="ron gal" w:date="2017-03-04T17:49:00Z">
        <w:r w:rsidRPr="00430617" w:rsidDel="00FA676B">
          <w:rPr>
            <w:rtl/>
            <w:rPrChange w:id="3279" w:author="Ron Gal" w:date="2017-03-05T23:24:00Z">
              <w:rPr>
                <w:b/>
                <w:sz w:val="24"/>
                <w:szCs w:val="24"/>
                <w:rtl/>
              </w:rPr>
            </w:rPrChange>
          </w:rPr>
          <w:delText xml:space="preserve">מחלקת </w:delText>
        </w:r>
        <w:r w:rsidRPr="00430617" w:rsidDel="00FA676B">
          <w:rPr>
            <w:rPrChange w:id="3280" w:author="Ron Gal" w:date="2017-03-05T23:24:00Z">
              <w:rPr>
                <w:b/>
                <w:sz w:val="24"/>
                <w:szCs w:val="24"/>
              </w:rPr>
            </w:rPrChange>
          </w:rPr>
          <w:delText>global.asax</w:delText>
        </w:r>
      </w:del>
    </w:p>
    <w:p w:rsidR="00481634" w:rsidRPr="00430617" w:rsidDel="00FA676B" w:rsidRDefault="00471D70" w:rsidP="00430617">
      <w:pPr>
        <w:pStyle w:val="Heading1"/>
        <w:bidi/>
        <w:rPr>
          <w:del w:id="3281" w:author="ron gal" w:date="2017-03-04T17:49:00Z"/>
          <w:rPrChange w:id="3282" w:author="Ron Gal" w:date="2017-03-05T23:24:00Z">
            <w:rPr>
              <w:del w:id="3283" w:author="ron gal" w:date="2017-03-04T17:49:00Z"/>
            </w:rPr>
          </w:rPrChange>
        </w:rPr>
        <w:pPrChange w:id="3284" w:author="Ron Gal" w:date="2017-03-05T23:24:00Z">
          <w:pPr>
            <w:bidi/>
          </w:pPr>
        </w:pPrChange>
      </w:pPr>
      <w:del w:id="3285" w:author="ron gal" w:date="2017-03-04T17:49:00Z">
        <w:r w:rsidRPr="00430617" w:rsidDel="00FA676B">
          <w:rPr>
            <w:rtl/>
            <w:rPrChange w:id="3286" w:author="Ron Gal" w:date="2017-03-05T23:24:00Z">
              <w:rPr>
                <w:sz w:val="24"/>
                <w:szCs w:val="24"/>
                <w:rtl/>
              </w:rPr>
            </w:rPrChange>
          </w:rPr>
          <w:delText xml:space="preserve">מחלקה זו מכילה מתודה אחת בשם </w:delText>
        </w:r>
        <w:r w:rsidRPr="00430617" w:rsidDel="00FA676B">
          <w:rPr>
            <w:rPrChange w:id="3287" w:author="Ron Gal" w:date="2017-03-05T23:24:00Z">
              <w:rPr>
                <w:sz w:val="24"/>
                <w:szCs w:val="24"/>
              </w:rPr>
            </w:rPrChange>
          </w:rPr>
          <w:delText>Application_Start</w:delText>
        </w:r>
        <w:r w:rsidRPr="00430617" w:rsidDel="00FA676B">
          <w:rPr>
            <w:rtl/>
            <w:rPrChange w:id="3288" w:author="Ron Gal" w:date="2017-03-05T23:24:00Z">
              <w:rPr>
                <w:sz w:val="24"/>
                <w:szCs w:val="24"/>
                <w:rtl/>
              </w:rPr>
            </w:rPrChange>
          </w:rPr>
          <w:delText xml:space="preserve"> ומהווה נקודת התחלה לאתר (בדומה לפונקצית </w:delText>
        </w:r>
        <w:r w:rsidRPr="00430617" w:rsidDel="00FA676B">
          <w:rPr>
            <w:rPrChange w:id="3289" w:author="Ron Gal" w:date="2017-03-05T23:24:00Z">
              <w:rPr>
                <w:sz w:val="24"/>
                <w:szCs w:val="24"/>
              </w:rPr>
            </w:rPrChange>
          </w:rPr>
          <w:delText>Main</w:delText>
        </w:r>
        <w:r w:rsidRPr="00430617" w:rsidDel="00FA676B">
          <w:rPr>
            <w:rtl/>
            <w:rPrChange w:id="3290" w:author="Ron Gal" w:date="2017-03-05T23:24:00Z">
              <w:rPr>
                <w:sz w:val="24"/>
                <w:szCs w:val="24"/>
                <w:rtl/>
              </w:rPr>
            </w:rPrChange>
          </w:rPr>
          <w:delText xml:space="preserve">). הפונקציה זו קוראת (באופן עקיף) למתודה הסטאטית </w:delText>
        </w:r>
        <w:r w:rsidRPr="00430617" w:rsidDel="00FA676B">
          <w:rPr>
            <w:rPrChange w:id="3291" w:author="Ron Gal" w:date="2017-03-05T23:24:00Z">
              <w:rPr>
                <w:sz w:val="24"/>
                <w:szCs w:val="24"/>
              </w:rPr>
            </w:rPrChange>
          </w:rPr>
          <w:delText>WebApiConfig.Register</w:delText>
        </w:r>
        <w:r w:rsidRPr="00430617" w:rsidDel="00FA676B">
          <w:rPr>
            <w:rtl/>
            <w:rPrChange w:id="3292" w:author="Ron Gal" w:date="2017-03-05T23:24:00Z">
              <w:rPr>
                <w:sz w:val="24"/>
                <w:szCs w:val="24"/>
                <w:rtl/>
              </w:rPr>
            </w:rPrChange>
          </w:rPr>
          <w:delText>.</w:delText>
        </w:r>
      </w:del>
    </w:p>
    <w:p w:rsidR="00481634" w:rsidRPr="00430617" w:rsidDel="00FA676B" w:rsidRDefault="00481634" w:rsidP="00430617">
      <w:pPr>
        <w:pStyle w:val="Heading1"/>
        <w:bidi/>
        <w:rPr>
          <w:del w:id="3293" w:author="ron gal" w:date="2017-03-04T17:49:00Z"/>
          <w:rPrChange w:id="3294" w:author="Ron Gal" w:date="2017-03-05T23:24:00Z">
            <w:rPr>
              <w:del w:id="3295" w:author="ron gal" w:date="2017-03-04T17:49:00Z"/>
            </w:rPr>
          </w:rPrChange>
        </w:rPr>
        <w:pPrChange w:id="3296" w:author="Ron Gal" w:date="2017-03-05T23:24:00Z">
          <w:pPr>
            <w:bidi/>
          </w:pPr>
        </w:pPrChange>
      </w:pPr>
    </w:p>
    <w:p w:rsidR="00481634" w:rsidRPr="00430617" w:rsidDel="00C7601C" w:rsidRDefault="00471D70" w:rsidP="00430617">
      <w:pPr>
        <w:pStyle w:val="Heading1"/>
        <w:bidi/>
        <w:rPr>
          <w:del w:id="3297" w:author="ron gal" w:date="2017-03-04T16:13:00Z"/>
          <w:rPrChange w:id="3298" w:author="Ron Gal" w:date="2017-03-05T23:24:00Z">
            <w:rPr>
              <w:del w:id="3299" w:author="ron gal" w:date="2017-03-04T16:13:00Z"/>
            </w:rPr>
          </w:rPrChange>
        </w:rPr>
        <w:pPrChange w:id="3300" w:author="Ron Gal" w:date="2017-03-05T23:24:00Z">
          <w:pPr>
            <w:bidi/>
          </w:pPr>
        </w:pPrChange>
      </w:pPr>
      <w:del w:id="3301" w:author="ron gal" w:date="2017-03-04T16:13:00Z">
        <w:r w:rsidRPr="00430617" w:rsidDel="00C7601C">
          <w:rPr>
            <w:rPrChange w:id="3302" w:author="Ron Gal" w:date="2017-03-05T23:24:00Z">
              <w:rPr>
                <w:b/>
                <w:sz w:val="28"/>
                <w:szCs w:val="28"/>
              </w:rPr>
            </w:rPrChange>
          </w:rPr>
          <w:delText xml:space="preserve">Playsinmpledatecpnverter   </w:delText>
        </w:r>
      </w:del>
    </w:p>
    <w:p w:rsidR="00481634" w:rsidRPr="00430617" w:rsidDel="00FA676B" w:rsidRDefault="00471D70" w:rsidP="00430617">
      <w:pPr>
        <w:pStyle w:val="Heading1"/>
        <w:bidi/>
        <w:rPr>
          <w:del w:id="3303" w:author="ron gal" w:date="2017-03-04T17:49:00Z"/>
          <w:rPrChange w:id="3304" w:author="Ron Gal" w:date="2017-03-05T23:24:00Z">
            <w:rPr>
              <w:del w:id="3305" w:author="ron gal" w:date="2017-03-04T17:49:00Z"/>
            </w:rPr>
          </w:rPrChange>
        </w:rPr>
        <w:pPrChange w:id="3306" w:author="Ron Gal" w:date="2017-03-05T23:24:00Z">
          <w:pPr>
            <w:bidi/>
          </w:pPr>
        </w:pPrChange>
      </w:pPr>
      <w:del w:id="3307" w:author="ron gal" w:date="2017-03-04T17:49:00Z">
        <w:r w:rsidRPr="00430617" w:rsidDel="00FA676B">
          <w:rPr>
            <w:rtl/>
            <w:rPrChange w:id="3308" w:author="Ron Gal" w:date="2017-03-05T23:24:00Z">
              <w:rPr>
                <w:sz w:val="28"/>
                <w:szCs w:val="28"/>
                <w:rtl/>
              </w:rPr>
            </w:rPrChange>
          </w:rPr>
          <w:delText xml:space="preserve">משמש לסריאליזציה של אובייקטים על ידי </w:delText>
        </w:r>
        <w:r w:rsidRPr="00430617" w:rsidDel="00FA676B">
          <w:rPr>
            <w:rPrChange w:id="3309" w:author="Ron Gal" w:date="2017-03-05T23:24:00Z">
              <w:rPr>
                <w:sz w:val="28"/>
                <w:szCs w:val="28"/>
              </w:rPr>
            </w:rPrChange>
          </w:rPr>
          <w:delText>json.net</w:delText>
        </w:r>
        <w:r w:rsidRPr="00430617" w:rsidDel="00FA676B">
          <w:rPr>
            <w:rtl/>
            <w:rPrChange w:id="3310" w:author="Ron Gal" w:date="2017-03-05T23:24:00Z">
              <w:rPr>
                <w:sz w:val="28"/>
                <w:szCs w:val="28"/>
                <w:rtl/>
              </w:rPr>
            </w:rPrChange>
          </w:rPr>
          <w:delText xml:space="preserve"> עבור אובייקטים הנשלחים על גוף בקשות </w:delText>
        </w:r>
        <w:r w:rsidRPr="00430617" w:rsidDel="00FA676B">
          <w:rPr>
            <w:rPrChange w:id="3311" w:author="Ron Gal" w:date="2017-03-05T23:24:00Z">
              <w:rPr>
                <w:sz w:val="28"/>
                <w:szCs w:val="28"/>
              </w:rPr>
            </w:rPrChange>
          </w:rPr>
          <w:delText>http</w:delText>
        </w:r>
        <w:r w:rsidRPr="00430617" w:rsidDel="00FA676B">
          <w:rPr>
            <w:rtl/>
            <w:rPrChange w:id="3312" w:author="Ron Gal" w:date="2017-03-05T23:24:00Z">
              <w:rPr>
                <w:sz w:val="28"/>
                <w:szCs w:val="28"/>
                <w:rtl/>
              </w:rPr>
            </w:rPrChange>
          </w:rPr>
          <w:delText xml:space="preserve"> ובשביל לשלוח ללקוח בתשובת </w:delText>
        </w:r>
        <w:r w:rsidRPr="00430617" w:rsidDel="00FA676B">
          <w:rPr>
            <w:rPrChange w:id="3313" w:author="Ron Gal" w:date="2017-03-05T23:24:00Z">
              <w:rPr>
                <w:sz w:val="28"/>
                <w:szCs w:val="28"/>
              </w:rPr>
            </w:rPrChange>
          </w:rPr>
          <w:delText>http</w:delText>
        </w:r>
        <w:r w:rsidRPr="00430617" w:rsidDel="00FA676B">
          <w:rPr>
            <w:rtl/>
            <w:rPrChange w:id="3314" w:author="Ron Gal" w:date="2017-03-05T23:24:00Z">
              <w:rPr>
                <w:sz w:val="28"/>
                <w:szCs w:val="28"/>
                <w:rtl/>
              </w:rPr>
            </w:rPrChange>
          </w:rPr>
          <w:delText xml:space="preserve"> תאריכים בפורמט </w:delText>
        </w:r>
        <w:r w:rsidRPr="00430617" w:rsidDel="00FA676B">
          <w:rPr>
            <w:rPrChange w:id="3315" w:author="Ron Gal" w:date="2017-03-05T23:24:00Z">
              <w:rPr>
                <w:sz w:val="28"/>
                <w:szCs w:val="28"/>
              </w:rPr>
            </w:rPrChange>
          </w:rPr>
          <w:delText>dd mm yyyy</w:delText>
        </w:r>
        <w:r w:rsidRPr="00430617" w:rsidDel="00FA676B">
          <w:rPr>
            <w:rtl/>
            <w:rPrChange w:id="3316" w:author="Ron Gal" w:date="2017-03-05T23:24:00Z">
              <w:rPr>
                <w:sz w:val="28"/>
                <w:szCs w:val="28"/>
                <w:rtl/>
              </w:rPr>
            </w:rPrChange>
          </w:rPr>
          <w:delText>.</w:delText>
        </w:r>
      </w:del>
    </w:p>
    <w:p w:rsidR="00481634" w:rsidRPr="00430617" w:rsidDel="00FA676B" w:rsidRDefault="00481634" w:rsidP="00430617">
      <w:pPr>
        <w:pStyle w:val="Heading1"/>
        <w:bidi/>
        <w:rPr>
          <w:del w:id="3317" w:author="ron gal" w:date="2017-03-04T17:49:00Z"/>
          <w:rPrChange w:id="3318" w:author="Ron Gal" w:date="2017-03-05T23:24:00Z">
            <w:rPr>
              <w:del w:id="3319" w:author="ron gal" w:date="2017-03-04T17:49:00Z"/>
            </w:rPr>
          </w:rPrChange>
        </w:rPr>
        <w:pPrChange w:id="3320" w:author="Ron Gal" w:date="2017-03-05T23:24:00Z">
          <w:pPr>
            <w:bidi/>
          </w:pPr>
        </w:pPrChange>
      </w:pPr>
    </w:p>
    <w:p w:rsidR="00481634" w:rsidRPr="00430617" w:rsidDel="00C7601C" w:rsidRDefault="00471D70" w:rsidP="00430617">
      <w:pPr>
        <w:pStyle w:val="Heading1"/>
        <w:bidi/>
        <w:rPr>
          <w:del w:id="3321" w:author="ron gal" w:date="2017-03-04T16:14:00Z"/>
          <w:rPrChange w:id="3322" w:author="Ron Gal" w:date="2017-03-05T23:24:00Z">
            <w:rPr>
              <w:del w:id="3323" w:author="ron gal" w:date="2017-03-04T16:14:00Z"/>
            </w:rPr>
          </w:rPrChange>
        </w:rPr>
        <w:pPrChange w:id="3324" w:author="Ron Gal" w:date="2017-03-05T23:24:00Z">
          <w:pPr>
            <w:bidi/>
          </w:pPr>
        </w:pPrChange>
      </w:pPr>
      <w:del w:id="3325" w:author="ron gal" w:date="2017-03-04T16:14:00Z">
        <w:r w:rsidRPr="00430617" w:rsidDel="00C7601C">
          <w:rPr>
            <w:rPrChange w:id="3326" w:author="Ron Gal" w:date="2017-03-05T23:24:00Z">
              <w:rPr>
                <w:b/>
                <w:sz w:val="28"/>
                <w:szCs w:val="28"/>
              </w:rPr>
            </w:rPrChange>
          </w:rPr>
          <w:delText>Datetineparameters binding</w:delText>
        </w:r>
      </w:del>
    </w:p>
    <w:p w:rsidR="00481634" w:rsidRPr="00430617" w:rsidDel="00FA676B" w:rsidRDefault="00471D70" w:rsidP="00430617">
      <w:pPr>
        <w:pStyle w:val="Heading1"/>
        <w:bidi/>
        <w:rPr>
          <w:del w:id="3327" w:author="ron gal" w:date="2017-03-04T17:49:00Z"/>
          <w:rPrChange w:id="3328" w:author="Ron Gal" w:date="2017-03-05T23:24:00Z">
            <w:rPr>
              <w:del w:id="3329" w:author="ron gal" w:date="2017-03-04T17:49:00Z"/>
            </w:rPr>
          </w:rPrChange>
        </w:rPr>
        <w:pPrChange w:id="3330" w:author="Ron Gal" w:date="2017-03-05T23:24:00Z">
          <w:pPr>
            <w:bidi/>
          </w:pPr>
        </w:pPrChange>
      </w:pPr>
      <w:del w:id="3331" w:author="ron gal" w:date="2017-03-04T17:49:00Z">
        <w:r w:rsidRPr="00430617" w:rsidDel="00FA676B">
          <w:rPr>
            <w:rtl/>
            <w:rPrChange w:id="3332" w:author="Ron Gal" w:date="2017-03-05T23:24:00Z">
              <w:rPr>
                <w:sz w:val="28"/>
                <w:szCs w:val="28"/>
                <w:rtl/>
              </w:rPr>
            </w:rPrChange>
          </w:rPr>
          <w:delText xml:space="preserve">משמש להמרת מחרוזות בפורמט </w:delText>
        </w:r>
      </w:del>
      <w:del w:id="3333" w:author="ron gal" w:date="2017-03-04T16:14:00Z">
        <w:r w:rsidRPr="00430617" w:rsidDel="00C7601C">
          <w:rPr>
            <w:rPrChange w:id="3334" w:author="Ron Gal" w:date="2017-03-05T23:24:00Z">
              <w:rPr>
                <w:sz w:val="28"/>
                <w:szCs w:val="28"/>
              </w:rPr>
            </w:rPrChange>
          </w:rPr>
          <w:delText xml:space="preserve">dd mm </w:delText>
        </w:r>
      </w:del>
      <w:del w:id="3335" w:author="ron gal" w:date="2017-03-04T17:49:00Z">
        <w:r w:rsidRPr="00430617" w:rsidDel="00FA676B">
          <w:rPr>
            <w:rPrChange w:id="3336" w:author="Ron Gal" w:date="2017-03-05T23:24:00Z">
              <w:rPr>
                <w:sz w:val="28"/>
                <w:szCs w:val="28"/>
              </w:rPr>
            </w:rPrChange>
          </w:rPr>
          <w:delText>yyyy</w:delText>
        </w:r>
        <w:r w:rsidRPr="00430617" w:rsidDel="00FA676B">
          <w:rPr>
            <w:rtl/>
            <w:rPrChange w:id="3337" w:author="Ron Gal" w:date="2017-03-05T23:24:00Z">
              <w:rPr>
                <w:sz w:val="28"/>
                <w:szCs w:val="28"/>
                <w:rtl/>
              </w:rPr>
            </w:rPrChange>
          </w:rPr>
          <w:delText xml:space="preserve"> הנשלחות מהלקוח על ה</w:delText>
        </w:r>
        <w:r w:rsidRPr="00430617" w:rsidDel="00FA676B">
          <w:rPr>
            <w:rPrChange w:id="3338" w:author="Ron Gal" w:date="2017-03-05T23:24:00Z">
              <w:rPr>
                <w:sz w:val="28"/>
                <w:szCs w:val="28"/>
              </w:rPr>
            </w:rPrChange>
          </w:rPr>
          <w:delText>querystring</w:delText>
        </w:r>
        <w:r w:rsidRPr="00430617" w:rsidDel="00FA676B">
          <w:rPr>
            <w:rtl/>
            <w:rPrChange w:id="3339" w:author="Ron Gal" w:date="2017-03-05T23:24:00Z">
              <w:rPr>
                <w:sz w:val="28"/>
                <w:szCs w:val="28"/>
                <w:rtl/>
              </w:rPr>
            </w:rPrChange>
          </w:rPr>
          <w:delText xml:space="preserve"> לאובייקט מסוג </w:delText>
        </w:r>
        <w:r w:rsidRPr="00430617" w:rsidDel="00FA676B">
          <w:rPr>
            <w:rPrChange w:id="3340" w:author="Ron Gal" w:date="2017-03-05T23:24:00Z">
              <w:rPr>
                <w:sz w:val="28"/>
                <w:szCs w:val="28"/>
              </w:rPr>
            </w:rPrChange>
          </w:rPr>
          <w:delText>datetime</w:delText>
        </w:r>
        <w:r w:rsidRPr="00430617" w:rsidDel="00FA676B">
          <w:rPr>
            <w:rtl/>
            <w:rPrChange w:id="3341" w:author="Ron Gal" w:date="2017-03-05T23:24:00Z">
              <w:rPr>
                <w:sz w:val="28"/>
                <w:szCs w:val="28"/>
                <w:rtl/>
              </w:rPr>
            </w:rPrChange>
          </w:rPr>
          <w:delText xml:space="preserve"> בצד השרת בפונקציות בקונטרולר השונות.</w:delText>
        </w:r>
      </w:del>
    </w:p>
    <w:p w:rsidR="00481634" w:rsidRPr="00430617" w:rsidDel="00FA676B" w:rsidRDefault="00481634" w:rsidP="00430617">
      <w:pPr>
        <w:pStyle w:val="Heading1"/>
        <w:bidi/>
        <w:rPr>
          <w:del w:id="3342" w:author="ron gal" w:date="2017-03-04T17:49:00Z"/>
          <w:rPrChange w:id="3343" w:author="Ron Gal" w:date="2017-03-05T23:24:00Z">
            <w:rPr>
              <w:del w:id="3344" w:author="ron gal" w:date="2017-03-04T17:49:00Z"/>
            </w:rPr>
          </w:rPrChange>
        </w:rPr>
        <w:pPrChange w:id="3345" w:author="Ron Gal" w:date="2017-03-05T23:24:00Z">
          <w:pPr>
            <w:bidi/>
          </w:pPr>
        </w:pPrChange>
      </w:pPr>
    </w:p>
    <w:p w:rsidR="00481634" w:rsidRPr="00430617" w:rsidDel="00FA676B" w:rsidRDefault="00471D70" w:rsidP="00430617">
      <w:pPr>
        <w:pStyle w:val="Heading1"/>
        <w:bidi/>
        <w:rPr>
          <w:del w:id="3346" w:author="ron gal" w:date="2017-03-04T17:49:00Z"/>
          <w:rPrChange w:id="3347" w:author="Ron Gal" w:date="2017-03-05T23:24:00Z">
            <w:rPr>
              <w:del w:id="3348" w:author="ron gal" w:date="2017-03-04T17:49:00Z"/>
            </w:rPr>
          </w:rPrChange>
        </w:rPr>
        <w:pPrChange w:id="3349" w:author="Ron Gal" w:date="2017-03-05T23:24:00Z">
          <w:pPr>
            <w:bidi/>
          </w:pPr>
        </w:pPrChange>
      </w:pPr>
      <w:del w:id="3350" w:author="ron gal" w:date="2017-03-04T17:49:00Z">
        <w:r w:rsidRPr="00430617" w:rsidDel="00FA676B">
          <w:rPr>
            <w:rtl/>
            <w:rPrChange w:id="3351" w:author="Ron Gal" w:date="2017-03-05T23:24:00Z">
              <w:rPr>
                <w:sz w:val="28"/>
                <w:szCs w:val="28"/>
                <w:rtl/>
              </w:rPr>
            </w:rPrChange>
          </w:rPr>
          <w:delText>אורך חיי בקשה</w:delText>
        </w:r>
      </w:del>
    </w:p>
    <w:p w:rsidR="00481634" w:rsidRPr="00430617" w:rsidDel="00FA676B" w:rsidRDefault="00471D70" w:rsidP="00430617">
      <w:pPr>
        <w:pStyle w:val="Heading1"/>
        <w:bidi/>
        <w:rPr>
          <w:del w:id="3352" w:author="ron gal" w:date="2017-03-04T17:49:00Z"/>
          <w:rPrChange w:id="3353" w:author="Ron Gal" w:date="2017-03-05T23:24:00Z">
            <w:rPr>
              <w:del w:id="3354" w:author="ron gal" w:date="2017-03-04T17:49:00Z"/>
            </w:rPr>
          </w:rPrChange>
        </w:rPr>
        <w:pPrChange w:id="3355" w:author="Ron Gal" w:date="2017-03-05T23:24:00Z">
          <w:pPr>
            <w:bidi/>
          </w:pPr>
        </w:pPrChange>
      </w:pPr>
      <w:del w:id="3356" w:author="ron gal" w:date="2017-03-04T17:49:00Z">
        <w:r w:rsidRPr="00430617" w:rsidDel="00FA676B">
          <w:rPr>
            <w:rtl/>
            <w:rPrChange w:id="3357" w:author="Ron Gal" w:date="2017-03-05T23:24:00Z">
              <w:rPr>
                <w:sz w:val="24"/>
                <w:szCs w:val="24"/>
                <w:rtl/>
              </w:rPr>
            </w:rPrChange>
          </w:rPr>
          <w:delText>בסעיף זה נתאר את השלבים שבקשה עוברת מהרגע שהיא מתקבלת בשרת ועד שחוזרת תשובה ללקוח:</w:delText>
        </w:r>
      </w:del>
    </w:p>
    <w:p w:rsidR="00481634" w:rsidRPr="00430617" w:rsidDel="00FA676B" w:rsidRDefault="00471D70" w:rsidP="00430617">
      <w:pPr>
        <w:pStyle w:val="Heading1"/>
        <w:bidi/>
        <w:rPr>
          <w:del w:id="3358" w:author="ron gal" w:date="2017-03-04T17:49:00Z"/>
          <w:rPrChange w:id="3359" w:author="Ron Gal" w:date="2017-03-05T23:24:00Z">
            <w:rPr>
              <w:del w:id="3360" w:author="ron gal" w:date="2017-03-04T17:49:00Z"/>
              <w:sz w:val="24"/>
              <w:szCs w:val="24"/>
            </w:rPr>
          </w:rPrChange>
        </w:rPr>
        <w:pPrChange w:id="3361" w:author="Ron Gal" w:date="2017-03-05T23:24:00Z">
          <w:pPr>
            <w:numPr>
              <w:numId w:val="5"/>
            </w:numPr>
            <w:bidi/>
            <w:ind w:left="720" w:hanging="360"/>
            <w:contextualSpacing/>
          </w:pPr>
        </w:pPrChange>
      </w:pPr>
      <w:del w:id="3362" w:author="ron gal" w:date="2017-03-04T17:49:00Z">
        <w:r w:rsidRPr="00430617" w:rsidDel="00FA676B">
          <w:rPr>
            <w:rtl/>
            <w:rPrChange w:id="3363" w:author="Ron Gal" w:date="2017-03-05T23:24:00Z">
              <w:rPr>
                <w:sz w:val="24"/>
                <w:szCs w:val="24"/>
                <w:rtl/>
              </w:rPr>
            </w:rPrChange>
          </w:rPr>
          <w:delText>הבקשה מתקבלת בשרת.</w:delText>
        </w:r>
      </w:del>
    </w:p>
    <w:p w:rsidR="00481634" w:rsidRPr="00430617" w:rsidDel="00FA676B" w:rsidRDefault="00471D70" w:rsidP="00430617">
      <w:pPr>
        <w:pStyle w:val="Heading1"/>
        <w:bidi/>
        <w:rPr>
          <w:del w:id="3364" w:author="ron gal" w:date="2017-03-04T17:49:00Z"/>
          <w:rPrChange w:id="3365" w:author="Ron Gal" w:date="2017-03-05T23:24:00Z">
            <w:rPr>
              <w:del w:id="3366" w:author="ron gal" w:date="2017-03-04T17:49:00Z"/>
              <w:sz w:val="24"/>
              <w:szCs w:val="24"/>
            </w:rPr>
          </w:rPrChange>
        </w:rPr>
        <w:pPrChange w:id="3367" w:author="Ron Gal" w:date="2017-03-05T23:24:00Z">
          <w:pPr>
            <w:numPr>
              <w:numId w:val="5"/>
            </w:numPr>
            <w:bidi/>
            <w:ind w:left="720" w:hanging="360"/>
            <w:contextualSpacing/>
          </w:pPr>
        </w:pPrChange>
      </w:pPr>
      <w:del w:id="3368" w:author="ron gal" w:date="2017-03-04T17:49:00Z">
        <w:r w:rsidRPr="00430617" w:rsidDel="00FA676B">
          <w:rPr>
            <w:rtl/>
            <w:rPrChange w:id="3369" w:author="Ron Gal" w:date="2017-03-05T23:24:00Z">
              <w:rPr>
                <w:sz w:val="24"/>
                <w:szCs w:val="24"/>
                <w:rtl/>
              </w:rPr>
            </w:rPrChange>
          </w:rPr>
          <w:delText>נבחר הקונטרולר והמתודה שיש להפעיל בהתאם ל-</w:delText>
        </w:r>
        <w:r w:rsidRPr="00430617" w:rsidDel="00FA676B">
          <w:rPr>
            <w:rPrChange w:id="3370" w:author="Ron Gal" w:date="2017-03-05T23:24:00Z">
              <w:rPr>
                <w:sz w:val="24"/>
                <w:szCs w:val="24"/>
              </w:rPr>
            </w:rPrChange>
          </w:rPr>
          <w:delText>URL</w:delText>
        </w:r>
        <w:r w:rsidRPr="00430617" w:rsidDel="00FA676B">
          <w:rPr>
            <w:rtl/>
            <w:rPrChange w:id="3371" w:author="Ron Gal" w:date="2017-03-05T23:24:00Z">
              <w:rPr>
                <w:sz w:val="24"/>
                <w:szCs w:val="24"/>
                <w:rtl/>
              </w:rPr>
            </w:rPrChange>
          </w:rPr>
          <w:delText xml:space="preserve"> של הבקשה והפרמטרים שלה. בנוסף, </w:delText>
        </w:r>
        <w:r w:rsidRPr="00430617" w:rsidDel="00FA676B">
          <w:rPr>
            <w:rPrChange w:id="3372" w:author="Ron Gal" w:date="2017-03-05T23:24:00Z">
              <w:rPr>
                <w:sz w:val="24"/>
                <w:szCs w:val="24"/>
              </w:rPr>
            </w:rPrChange>
          </w:rPr>
          <w:delText>Ninject</w:delText>
        </w:r>
        <w:r w:rsidRPr="00430617" w:rsidDel="00FA676B">
          <w:rPr>
            <w:rtl/>
            <w:rPrChange w:id="3373" w:author="Ron Gal" w:date="2017-03-05T23:24:00Z">
              <w:rPr>
                <w:sz w:val="24"/>
                <w:szCs w:val="24"/>
                <w:rtl/>
              </w:rPr>
            </w:rPrChange>
          </w:rPr>
          <w:delText xml:space="preserve"> מזריק את התלויות של הקונטרולר.</w:delText>
        </w:r>
      </w:del>
    </w:p>
    <w:p w:rsidR="00481634" w:rsidRPr="00430617" w:rsidDel="00FA676B" w:rsidRDefault="00471D70" w:rsidP="00430617">
      <w:pPr>
        <w:pStyle w:val="Heading1"/>
        <w:bidi/>
        <w:rPr>
          <w:del w:id="3374" w:author="ron gal" w:date="2017-03-04T17:49:00Z"/>
          <w:rPrChange w:id="3375" w:author="Ron Gal" w:date="2017-03-05T23:24:00Z">
            <w:rPr>
              <w:del w:id="3376" w:author="ron gal" w:date="2017-03-04T17:49:00Z"/>
              <w:sz w:val="24"/>
              <w:szCs w:val="24"/>
            </w:rPr>
          </w:rPrChange>
        </w:rPr>
        <w:pPrChange w:id="3377" w:author="Ron Gal" w:date="2017-03-05T23:24:00Z">
          <w:pPr>
            <w:numPr>
              <w:numId w:val="5"/>
            </w:numPr>
            <w:bidi/>
            <w:ind w:left="720" w:hanging="360"/>
            <w:contextualSpacing/>
          </w:pPr>
        </w:pPrChange>
      </w:pPr>
      <w:del w:id="3378" w:author="ron gal" w:date="2017-03-04T17:49:00Z">
        <w:r w:rsidRPr="00430617" w:rsidDel="00FA676B">
          <w:rPr>
            <w:rtl/>
            <w:rPrChange w:id="3379" w:author="Ron Gal" w:date="2017-03-05T23:24:00Z">
              <w:rPr>
                <w:sz w:val="24"/>
                <w:szCs w:val="24"/>
                <w:rtl/>
              </w:rPr>
            </w:rPrChange>
          </w:rPr>
          <w:delText>הבקשה עוברת דרך הפילטרים הבאים:</w:delText>
        </w:r>
      </w:del>
    </w:p>
    <w:p w:rsidR="00481634" w:rsidRPr="00430617" w:rsidDel="00FA676B" w:rsidRDefault="00471D70" w:rsidP="00430617">
      <w:pPr>
        <w:pStyle w:val="Heading1"/>
        <w:bidi/>
        <w:rPr>
          <w:del w:id="3380" w:author="ron gal" w:date="2017-03-04T17:49:00Z"/>
          <w:rPrChange w:id="3381" w:author="Ron Gal" w:date="2017-03-05T23:24:00Z">
            <w:rPr>
              <w:del w:id="3382" w:author="ron gal" w:date="2017-03-04T17:49:00Z"/>
              <w:sz w:val="24"/>
              <w:szCs w:val="24"/>
            </w:rPr>
          </w:rPrChange>
        </w:rPr>
        <w:pPrChange w:id="3383" w:author="Ron Gal" w:date="2017-03-05T23:24:00Z">
          <w:pPr>
            <w:numPr>
              <w:ilvl w:val="1"/>
              <w:numId w:val="5"/>
            </w:numPr>
            <w:bidi/>
            <w:ind w:left="1440" w:hanging="360"/>
            <w:contextualSpacing/>
          </w:pPr>
        </w:pPrChange>
      </w:pPr>
      <w:del w:id="3384" w:author="ron gal" w:date="2017-03-04T17:49:00Z">
        <w:r w:rsidRPr="00430617" w:rsidDel="00FA676B">
          <w:rPr>
            <w:rtl/>
            <w:rPrChange w:id="3385" w:author="Ron Gal" w:date="2017-03-05T23:24:00Z">
              <w:rPr>
                <w:sz w:val="24"/>
                <w:szCs w:val="24"/>
                <w:rtl/>
              </w:rPr>
            </w:rPrChange>
          </w:rPr>
          <w:delText>הרשאות - נקבעת רמת ההרשאה של הבקשה (</w:delText>
        </w:r>
      </w:del>
      <w:del w:id="3386" w:author="ron gal" w:date="2017-03-04T16:14:00Z">
        <w:r w:rsidRPr="00430617" w:rsidDel="00C7601C">
          <w:rPr>
            <w:rtl/>
            <w:rPrChange w:id="3387" w:author="Ron Gal" w:date="2017-03-05T23:24:00Z">
              <w:rPr>
                <w:sz w:val="24"/>
                <w:szCs w:val="24"/>
                <w:rtl/>
              </w:rPr>
            </w:rPrChange>
          </w:rPr>
          <w:delText>משתמש / עובד / מנהל</w:delText>
        </w:r>
      </w:del>
      <w:del w:id="3388" w:author="ron gal" w:date="2017-03-04T17:49:00Z">
        <w:r w:rsidRPr="00430617" w:rsidDel="00FA676B">
          <w:rPr>
            <w:rtl/>
            <w:rPrChange w:id="3389" w:author="Ron Gal" w:date="2017-03-05T23:24:00Z">
              <w:rPr>
                <w:sz w:val="24"/>
                <w:szCs w:val="24"/>
                <w:rtl/>
              </w:rPr>
            </w:rPrChange>
          </w:rPr>
          <w:delText>). במידה ולא נמצאה הרשאה מתאימה, מוחזרת שגיאת הרשאות ללקוח.</w:delText>
        </w:r>
      </w:del>
    </w:p>
    <w:p w:rsidR="00481634" w:rsidRPr="00430617" w:rsidDel="00FA676B" w:rsidRDefault="00471D70" w:rsidP="00430617">
      <w:pPr>
        <w:pStyle w:val="Heading1"/>
        <w:bidi/>
        <w:rPr>
          <w:del w:id="3390" w:author="ron gal" w:date="2017-03-04T17:49:00Z"/>
          <w:rPrChange w:id="3391" w:author="Ron Gal" w:date="2017-03-05T23:24:00Z">
            <w:rPr>
              <w:del w:id="3392" w:author="ron gal" w:date="2017-03-04T17:49:00Z"/>
              <w:sz w:val="24"/>
              <w:szCs w:val="24"/>
            </w:rPr>
          </w:rPrChange>
        </w:rPr>
        <w:pPrChange w:id="3393" w:author="Ron Gal" w:date="2017-03-05T23:24:00Z">
          <w:pPr>
            <w:numPr>
              <w:ilvl w:val="1"/>
              <w:numId w:val="5"/>
            </w:numPr>
            <w:bidi/>
            <w:ind w:left="1440" w:hanging="360"/>
            <w:contextualSpacing/>
          </w:pPr>
        </w:pPrChange>
      </w:pPr>
      <w:del w:id="3394" w:author="ron gal" w:date="2017-03-04T17:49:00Z">
        <w:r w:rsidRPr="00430617" w:rsidDel="00FA676B">
          <w:rPr>
            <w:rtl/>
            <w:rPrChange w:id="3395" w:author="Ron Gal" w:date="2017-03-05T23:24:00Z">
              <w:rPr>
                <w:sz w:val="24"/>
                <w:szCs w:val="24"/>
                <w:rtl/>
              </w:rPr>
            </w:rPrChange>
          </w:rPr>
          <w:delText>ולידציה - נבדקת תקינות פרמטרי הבקשה. במידה והפרמטרים נמצאו לא תקינים, מוחזרת שגיאה ללקוח.</w:delText>
        </w:r>
      </w:del>
    </w:p>
    <w:p w:rsidR="00481634" w:rsidRPr="00430617" w:rsidDel="00FA676B" w:rsidRDefault="00471D70" w:rsidP="00430617">
      <w:pPr>
        <w:pStyle w:val="Heading1"/>
        <w:bidi/>
        <w:rPr>
          <w:del w:id="3396" w:author="ron gal" w:date="2017-03-04T17:49:00Z"/>
          <w:rPrChange w:id="3397" w:author="Ron Gal" w:date="2017-03-05T23:24:00Z">
            <w:rPr>
              <w:del w:id="3398" w:author="ron gal" w:date="2017-03-04T17:49:00Z"/>
              <w:sz w:val="24"/>
              <w:szCs w:val="24"/>
            </w:rPr>
          </w:rPrChange>
        </w:rPr>
        <w:pPrChange w:id="3399" w:author="Ron Gal" w:date="2017-03-05T23:24:00Z">
          <w:pPr>
            <w:numPr>
              <w:ilvl w:val="1"/>
              <w:numId w:val="5"/>
            </w:numPr>
            <w:bidi/>
            <w:ind w:left="1440" w:hanging="360"/>
            <w:contextualSpacing/>
          </w:pPr>
        </w:pPrChange>
      </w:pPr>
      <w:del w:id="3400" w:author="ron gal" w:date="2017-03-04T17:49:00Z">
        <w:r w:rsidRPr="00430617" w:rsidDel="00FA676B">
          <w:rPr>
            <w:rtl/>
            <w:rPrChange w:id="3401" w:author="Ron Gal" w:date="2017-03-05T23:24:00Z">
              <w:rPr>
                <w:sz w:val="24"/>
                <w:szCs w:val="24"/>
                <w:rtl/>
              </w:rPr>
            </w:rPrChange>
          </w:rPr>
          <w:delText>חיבור למסד נתונים - נפתח חיבור למסד נתונים.</w:delText>
        </w:r>
      </w:del>
    </w:p>
    <w:p w:rsidR="00481634" w:rsidRPr="00430617" w:rsidDel="00FA676B" w:rsidRDefault="00471D70" w:rsidP="00430617">
      <w:pPr>
        <w:pStyle w:val="Heading1"/>
        <w:bidi/>
        <w:rPr>
          <w:del w:id="3402" w:author="ron gal" w:date="2017-03-04T17:49:00Z"/>
          <w:rPrChange w:id="3403" w:author="Ron Gal" w:date="2017-03-05T23:24:00Z">
            <w:rPr>
              <w:del w:id="3404" w:author="ron gal" w:date="2017-03-04T17:49:00Z"/>
              <w:sz w:val="24"/>
              <w:szCs w:val="24"/>
            </w:rPr>
          </w:rPrChange>
        </w:rPr>
        <w:pPrChange w:id="3405" w:author="Ron Gal" w:date="2017-03-05T23:24:00Z">
          <w:pPr>
            <w:numPr>
              <w:numId w:val="5"/>
            </w:numPr>
            <w:bidi/>
            <w:ind w:left="720" w:hanging="360"/>
            <w:contextualSpacing/>
          </w:pPr>
        </w:pPrChange>
      </w:pPr>
      <w:del w:id="3406" w:author="ron gal" w:date="2017-03-04T17:49:00Z">
        <w:r w:rsidRPr="00430617" w:rsidDel="00FA676B">
          <w:rPr>
            <w:rtl/>
            <w:rPrChange w:id="3407" w:author="Ron Gal" w:date="2017-03-05T23:24:00Z">
              <w:rPr>
                <w:sz w:val="24"/>
                <w:szCs w:val="24"/>
                <w:rtl/>
              </w:rPr>
            </w:rPrChange>
          </w:rPr>
          <w:delText xml:space="preserve">המתודה שנבחרה בקונטרולר מופעלת ומתבצעת הלוגיקה העסקית הרלוונטית (בעזרת </w:delText>
        </w:r>
        <w:r w:rsidRPr="00430617" w:rsidDel="00FA676B">
          <w:rPr>
            <w:rPrChange w:id="3408" w:author="Ron Gal" w:date="2017-03-05T23:24:00Z">
              <w:rPr>
                <w:sz w:val="24"/>
                <w:szCs w:val="24"/>
              </w:rPr>
            </w:rPrChange>
          </w:rPr>
          <w:delText>query processor</w:delText>
        </w:r>
        <w:r w:rsidRPr="00430617" w:rsidDel="00FA676B">
          <w:rPr>
            <w:rtl/>
            <w:rPrChange w:id="3409" w:author="Ron Gal" w:date="2017-03-05T23:24:00Z">
              <w:rPr>
                <w:sz w:val="24"/>
                <w:szCs w:val="24"/>
                <w:rtl/>
              </w:rPr>
            </w:rPrChange>
          </w:rPr>
          <w:delText>). במידה וקרתה שגיאה מוחזרת הודעה ללקוח.</w:delText>
        </w:r>
      </w:del>
    </w:p>
    <w:p w:rsidR="00481634" w:rsidRPr="00430617" w:rsidDel="00FA676B" w:rsidRDefault="00471D70" w:rsidP="00430617">
      <w:pPr>
        <w:pStyle w:val="Heading1"/>
        <w:bidi/>
        <w:rPr>
          <w:del w:id="3410" w:author="ron gal" w:date="2017-03-04T17:49:00Z"/>
          <w:rPrChange w:id="3411" w:author="Ron Gal" w:date="2017-03-05T23:24:00Z">
            <w:rPr>
              <w:del w:id="3412" w:author="ron gal" w:date="2017-03-04T17:49:00Z"/>
              <w:sz w:val="24"/>
              <w:szCs w:val="24"/>
            </w:rPr>
          </w:rPrChange>
        </w:rPr>
        <w:pPrChange w:id="3413" w:author="Ron Gal" w:date="2017-03-05T23:24:00Z">
          <w:pPr>
            <w:numPr>
              <w:numId w:val="5"/>
            </w:numPr>
            <w:bidi/>
            <w:ind w:left="720" w:hanging="360"/>
            <w:contextualSpacing/>
          </w:pPr>
        </w:pPrChange>
      </w:pPr>
      <w:del w:id="3414" w:author="ron gal" w:date="2017-03-04T17:49:00Z">
        <w:r w:rsidRPr="00430617" w:rsidDel="00FA676B">
          <w:rPr>
            <w:rtl/>
            <w:rPrChange w:id="3415" w:author="Ron Gal" w:date="2017-03-05T23:24:00Z">
              <w:rPr>
                <w:sz w:val="24"/>
                <w:szCs w:val="24"/>
                <w:rtl/>
              </w:rPr>
            </w:rPrChange>
          </w:rPr>
          <w:delText>לאחר סיום הבקשה, במידה והשתנו נתונים, שינויים אלו מועברים לבסיס הנתונים (בעזרת הפילטר של מסד הנתונים). במידה והייתה שגיאה מתבצע ביטול השינויים.</w:delText>
        </w:r>
      </w:del>
    </w:p>
    <w:p w:rsidR="00481634" w:rsidRPr="00430617" w:rsidDel="00FA676B" w:rsidRDefault="00481634" w:rsidP="00430617">
      <w:pPr>
        <w:pStyle w:val="Heading1"/>
        <w:bidi/>
        <w:rPr>
          <w:del w:id="3416" w:author="ron gal" w:date="2017-03-04T17:49:00Z"/>
          <w:rPrChange w:id="3417" w:author="Ron Gal" w:date="2017-03-05T23:24:00Z">
            <w:rPr>
              <w:del w:id="3418" w:author="ron gal" w:date="2017-03-04T17:49:00Z"/>
            </w:rPr>
          </w:rPrChange>
        </w:rPr>
        <w:pPrChange w:id="3419" w:author="Ron Gal" w:date="2017-03-05T23:24:00Z">
          <w:pPr>
            <w:bidi/>
          </w:pPr>
        </w:pPrChange>
      </w:pPr>
    </w:p>
    <w:p w:rsidR="00481634" w:rsidRPr="00430617" w:rsidDel="00FA676B" w:rsidRDefault="00471D70" w:rsidP="00430617">
      <w:pPr>
        <w:pStyle w:val="Heading1"/>
        <w:bidi/>
        <w:rPr>
          <w:del w:id="3420" w:author="ron gal" w:date="2017-03-04T17:49:00Z"/>
          <w:rPrChange w:id="3421" w:author="Ron Gal" w:date="2017-03-05T23:24:00Z">
            <w:rPr>
              <w:del w:id="3422" w:author="ron gal" w:date="2017-03-04T17:49:00Z"/>
            </w:rPr>
          </w:rPrChange>
        </w:rPr>
        <w:pPrChange w:id="3423" w:author="Ron Gal" w:date="2017-03-05T23:24:00Z">
          <w:pPr/>
        </w:pPrChange>
      </w:pPr>
      <w:del w:id="3424" w:author="ron gal" w:date="2017-03-04T17:49:00Z">
        <w:r w:rsidRPr="00430617" w:rsidDel="00FA676B">
          <w:rPr>
            <w:rPrChange w:id="3425" w:author="Ron Gal" w:date="2017-03-05T23:24:00Z">
              <w:rPr/>
            </w:rPrChange>
          </w:rPr>
          <w:br w:type="page"/>
        </w:r>
      </w:del>
    </w:p>
    <w:p w:rsidR="00481634" w:rsidRPr="00430617" w:rsidDel="00FA676B" w:rsidRDefault="00481634" w:rsidP="00430617">
      <w:pPr>
        <w:pStyle w:val="Heading1"/>
        <w:bidi/>
        <w:rPr>
          <w:del w:id="3426" w:author="ron gal" w:date="2017-03-04T17:49:00Z"/>
          <w:rPrChange w:id="3427" w:author="Ron Gal" w:date="2017-03-05T23:24:00Z">
            <w:rPr>
              <w:del w:id="3428" w:author="ron gal" w:date="2017-03-04T17:49:00Z"/>
            </w:rPr>
          </w:rPrChange>
        </w:rPr>
        <w:pPrChange w:id="3429" w:author="Ron Gal" w:date="2017-03-05T23:24:00Z">
          <w:pPr>
            <w:bidi/>
          </w:pPr>
        </w:pPrChange>
      </w:pPr>
    </w:p>
    <w:p w:rsidR="00481634" w:rsidRPr="00430617" w:rsidRDefault="00471D70" w:rsidP="00430617">
      <w:pPr>
        <w:pStyle w:val="Heading1"/>
        <w:bidi/>
        <w:rPr>
          <w:rPrChange w:id="3430" w:author="Ron Gal" w:date="2017-03-05T23:24:00Z">
            <w:rPr/>
          </w:rPrChange>
        </w:rPr>
        <w:pPrChange w:id="3431" w:author="Ron Gal" w:date="2017-03-05T23:24:00Z">
          <w:pPr>
            <w:bidi/>
          </w:pPr>
        </w:pPrChange>
      </w:pPr>
      <w:bookmarkStart w:id="3432" w:name="_Toc476519721"/>
      <w:r w:rsidRPr="00430617">
        <w:rPr>
          <w:rtl/>
          <w:rPrChange w:id="3433" w:author="Ron Gal" w:date="2017-03-05T23:24:00Z">
            <w:rPr>
              <w:sz w:val="36"/>
              <w:szCs w:val="36"/>
              <w:u w:val="single"/>
              <w:rtl/>
            </w:rPr>
          </w:rPrChange>
        </w:rPr>
        <w:t>פרוייקט האתר (</w:t>
      </w:r>
      <w:ins w:id="3434" w:author="ron gal" w:date="2017-03-04T16:15:00Z">
        <w:r w:rsidR="00D81240" w:rsidRPr="00430617">
          <w:rPr>
            <w:rPrChange w:id="3435" w:author="Ron Gal" w:date="2017-03-05T23:24:00Z">
              <w:rPr>
                <w:sz w:val="36"/>
                <w:szCs w:val="36"/>
                <w:u w:val="single"/>
              </w:rPr>
            </w:rPrChange>
          </w:rPr>
          <w:t>EZVet</w:t>
        </w:r>
      </w:ins>
      <w:del w:id="3436" w:author="ron gal" w:date="2017-03-04T16:15:00Z">
        <w:r w:rsidRPr="00430617" w:rsidDel="00D81240">
          <w:rPr>
            <w:rPrChange w:id="3437" w:author="Ron Gal" w:date="2017-03-05T23:24:00Z">
              <w:rPr>
                <w:sz w:val="36"/>
                <w:szCs w:val="36"/>
                <w:u w:val="single"/>
              </w:rPr>
            </w:rPrChange>
          </w:rPr>
          <w:delText>PlaySimpleSite</w:delText>
        </w:r>
      </w:del>
      <w:r w:rsidRPr="00430617">
        <w:rPr>
          <w:rtl/>
          <w:rPrChange w:id="3438" w:author="Ron Gal" w:date="2017-03-05T23:24:00Z">
            <w:rPr>
              <w:sz w:val="36"/>
              <w:szCs w:val="36"/>
              <w:u w:val="single"/>
              <w:rtl/>
            </w:rPr>
          </w:rPrChange>
        </w:rPr>
        <w:t>)</w:t>
      </w:r>
      <w:bookmarkEnd w:id="3432"/>
    </w:p>
    <w:p w:rsidR="00481634" w:rsidRDefault="00471D70">
      <w:pPr>
        <w:bidi/>
      </w:pPr>
      <w:r>
        <w:rPr>
          <w:sz w:val="24"/>
          <w:szCs w:val="24"/>
          <w:rtl/>
        </w:rPr>
        <w:t>פרוייקט זה מהווה את שכבת התצוגה</w:t>
      </w:r>
      <w:ins w:id="3439" w:author="ron gal" w:date="2017-03-04T17:55:00Z">
        <w:r w:rsidR="0017775C">
          <w:rPr>
            <w:rFonts w:hint="cs"/>
            <w:sz w:val="24"/>
            <w:szCs w:val="24"/>
            <w:rtl/>
          </w:rPr>
          <w:t xml:space="preserve"> והשירותים</w:t>
        </w:r>
      </w:ins>
      <w:r>
        <w:rPr>
          <w:sz w:val="24"/>
          <w:szCs w:val="24"/>
          <w:rtl/>
        </w:rPr>
        <w:t xml:space="preserve">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p>
    <w:p w:rsidR="00481634" w:rsidRDefault="00471D70">
      <w:pPr>
        <w:bidi/>
      </w:pPr>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 </w:t>
      </w:r>
    </w:p>
    <w:p w:rsidR="00481634" w:rsidRDefault="00481634">
      <w:pPr>
        <w:bidi/>
        <w:rPr>
          <w:ins w:id="3440" w:author="ron gal" w:date="2017-03-04T17:50:00Z"/>
          <w:rtl/>
        </w:rPr>
      </w:pPr>
    </w:p>
    <w:p w:rsidR="00A5188F" w:rsidRDefault="00A5188F" w:rsidP="00430617">
      <w:pPr>
        <w:pStyle w:val="Heading2"/>
        <w:bidi/>
        <w:rPr>
          <w:moveTo w:id="3441" w:author="ron gal" w:date="2017-03-04T17:52:00Z"/>
        </w:rPr>
        <w:pPrChange w:id="3442" w:author="Ron Gal" w:date="2017-03-05T23:23:00Z">
          <w:pPr>
            <w:bidi/>
          </w:pPr>
        </w:pPrChange>
      </w:pPr>
      <w:bookmarkStart w:id="3443" w:name="_Toc476519722"/>
      <w:moveToRangeStart w:id="3444" w:author="ron gal" w:date="2017-03-04T17:52:00Z" w:name="move476413258"/>
      <w:moveTo w:id="3445" w:author="ron gal" w:date="2017-03-04T17:52:00Z">
        <w:r>
          <w:rPr>
            <w:rtl/>
          </w:rPr>
          <w:t>נינג'קט (</w:t>
        </w:r>
        <w:r>
          <w:t>Ninject IoC Container</w:t>
        </w:r>
        <w:r>
          <w:rPr>
            <w:rtl/>
          </w:rPr>
          <w:t>)</w:t>
        </w:r>
        <w:bookmarkEnd w:id="3443"/>
      </w:moveTo>
    </w:p>
    <w:p w:rsidR="00A5188F" w:rsidRDefault="00A5188F" w:rsidP="00A5188F">
      <w:pPr>
        <w:bidi/>
        <w:rPr>
          <w:moveTo w:id="3446" w:author="ron gal" w:date="2017-03-04T17:52:00Z"/>
        </w:rPr>
      </w:pPr>
      <w:moveTo w:id="3447" w:author="ron gal" w:date="2017-03-04T17:52:00Z">
        <w:r>
          <w:rPr>
            <w:sz w:val="24"/>
            <w:szCs w:val="24"/>
            <w:rtl/>
          </w:rPr>
          <w:t xml:space="preserve">נינג'קט הוא פרויקט </w:t>
        </w:r>
        <w:r>
          <w:rPr>
            <w:sz w:val="24"/>
            <w:szCs w:val="24"/>
          </w:rPr>
          <w:t>open source</w:t>
        </w:r>
        <w:r>
          <w:rPr>
            <w:sz w:val="24"/>
            <w:szCs w:val="24"/>
            <w:rtl/>
          </w:rPr>
          <w:t xml:space="preserve"> שנועד להזרקת אובייקטים (והתלויות שלהם). אנו נשתמש בנינג'קט בכדי לממש את עקרון היפוך התלויות (</w:t>
        </w:r>
        <w:r>
          <w:rPr>
            <w:sz w:val="24"/>
            <w:szCs w:val="24"/>
          </w:rPr>
          <w:t>Dependency Inversion</w:t>
        </w:r>
        <w:r>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Pr>
            <w:sz w:val="24"/>
            <w:szCs w:val="24"/>
          </w:rPr>
          <w:t>Ninject</w:t>
        </w:r>
        <w:r>
          <w:rPr>
            <w:sz w:val="24"/>
            <w:szCs w:val="24"/>
            <w:rtl/>
          </w:rPr>
          <w:t xml:space="preserve"> בעזרת התשתית של </w:t>
        </w:r>
        <w:r>
          <w:rPr>
            <w:sz w:val="24"/>
            <w:szCs w:val="24"/>
          </w:rPr>
          <w:t>Web API</w:t>
        </w:r>
        <w:r>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Pr>
            <w:sz w:val="24"/>
            <w:szCs w:val="24"/>
          </w:rPr>
          <w:t>Singleton</w:t>
        </w:r>
        <w:r>
          <w:rPr>
            <w:sz w:val="24"/>
            <w:szCs w:val="24"/>
            <w:rtl/>
          </w:rPr>
          <w:t xml:space="preserve"> וכך בקשות נשנות לאותו אובייקט יחזירו את אותו עצם. ניתן גם להגדיר שאובייקט מסויים יהיה </w:t>
        </w:r>
        <w:r>
          <w:rPr>
            <w:sz w:val="24"/>
            <w:szCs w:val="24"/>
          </w:rPr>
          <w:t>Singleton</w:t>
        </w:r>
        <w:r>
          <w:rPr>
            <w:sz w:val="24"/>
            <w:szCs w:val="24"/>
            <w:rtl/>
          </w:rPr>
          <w:t xml:space="preserve"> ברמת הבקשה (נשתמש ביכולת זו לצורך ניהול ה-</w:t>
        </w:r>
        <w:r>
          <w:rPr>
            <w:sz w:val="24"/>
            <w:szCs w:val="24"/>
          </w:rPr>
          <w:t>Session</w:t>
        </w:r>
        <w:r>
          <w:rPr>
            <w:sz w:val="24"/>
            <w:szCs w:val="24"/>
            <w:rtl/>
          </w:rPr>
          <w:t xml:space="preserve"> של </w:t>
        </w:r>
        <w:r>
          <w:rPr>
            <w:sz w:val="24"/>
            <w:szCs w:val="24"/>
          </w:rPr>
          <w:t>Nhibernate</w:t>
        </w:r>
        <w:r>
          <w:rPr>
            <w:sz w:val="24"/>
            <w:szCs w:val="24"/>
            <w:rtl/>
          </w:rPr>
          <w:t>).</w:t>
        </w:r>
      </w:moveTo>
    </w:p>
    <w:p w:rsidR="00A5188F" w:rsidRDefault="00A5188F" w:rsidP="00A5188F">
      <w:pPr>
        <w:bidi/>
        <w:rPr>
          <w:moveTo w:id="3448" w:author="ron gal" w:date="2017-03-04T17:52:00Z"/>
        </w:rPr>
      </w:pPr>
    </w:p>
    <w:p w:rsidR="00A5188F" w:rsidRDefault="00A5188F" w:rsidP="00A5188F">
      <w:pPr>
        <w:bidi/>
        <w:rPr>
          <w:moveTo w:id="3449" w:author="ron gal" w:date="2017-03-04T17:52:00Z"/>
        </w:rPr>
      </w:pPr>
      <w:moveTo w:id="3450" w:author="ron gal" w:date="2017-03-04T17:52:00Z">
        <w:r>
          <w:rPr>
            <w:b/>
            <w:sz w:val="24"/>
            <w:szCs w:val="24"/>
            <w:rtl/>
          </w:rPr>
          <w:t xml:space="preserve">מחלקת </w:t>
        </w:r>
        <w:r>
          <w:rPr>
            <w:b/>
            <w:sz w:val="24"/>
            <w:szCs w:val="24"/>
          </w:rPr>
          <w:t>NinjectWebCommon</w:t>
        </w:r>
        <w:r>
          <w:rPr>
            <w:b/>
            <w:sz w:val="24"/>
            <w:szCs w:val="24"/>
            <w:rtl/>
          </w:rPr>
          <w:t xml:space="preserve"> (תחת </w:t>
        </w:r>
        <w:r>
          <w:rPr>
            <w:b/>
            <w:sz w:val="24"/>
            <w:szCs w:val="24"/>
          </w:rPr>
          <w:t>App_Start</w:t>
        </w:r>
        <w:r>
          <w:rPr>
            <w:b/>
            <w:sz w:val="24"/>
            <w:szCs w:val="24"/>
            <w:rtl/>
          </w:rPr>
          <w:t>)</w:t>
        </w:r>
      </w:moveTo>
    </w:p>
    <w:p w:rsidR="00A5188F" w:rsidRDefault="00A5188F" w:rsidP="00A5188F">
      <w:pPr>
        <w:bidi/>
        <w:rPr>
          <w:moveTo w:id="3451" w:author="ron gal" w:date="2017-03-04T17:52:00Z"/>
        </w:rPr>
      </w:pPr>
      <w:moveTo w:id="3452" w:author="ron gal" w:date="2017-03-04T17:52:00Z">
        <w:r>
          <w:rPr>
            <w:sz w:val="24"/>
            <w:szCs w:val="24"/>
            <w:rtl/>
          </w:rPr>
          <w:t>מחלקה זו נוצרת באופן אוטומטית עם התקנת חבילת ה-</w:t>
        </w:r>
        <w:r>
          <w:rPr>
            <w:sz w:val="24"/>
            <w:szCs w:val="24"/>
          </w:rPr>
          <w:t>Nuget</w:t>
        </w:r>
        <w:r>
          <w:rPr>
            <w:sz w:val="24"/>
            <w:szCs w:val="24"/>
            <w:rtl/>
          </w:rPr>
          <w:t xml:space="preserve"> של </w:t>
        </w:r>
        <w:r>
          <w:rPr>
            <w:sz w:val="24"/>
            <w:szCs w:val="24"/>
          </w:rPr>
          <w:t>Ninject</w:t>
        </w:r>
        <w:r>
          <w:rPr>
            <w:sz w:val="24"/>
            <w:szCs w:val="24"/>
            <w:rtl/>
          </w:rPr>
          <w:t xml:space="preserve"> עבור </w:t>
        </w:r>
        <w:r>
          <w:rPr>
            <w:sz w:val="24"/>
            <w:szCs w:val="24"/>
          </w:rPr>
          <w:t>Web API</w:t>
        </w:r>
        <w:r>
          <w:rPr>
            <w:sz w:val="24"/>
            <w:szCs w:val="24"/>
            <w:rtl/>
          </w:rPr>
          <w:t xml:space="preserve">. היא מכילה את הפונקציונאליות הכרוכה באתחול של </w:t>
        </w:r>
        <w:r>
          <w:rPr>
            <w:sz w:val="24"/>
            <w:szCs w:val="24"/>
          </w:rPr>
          <w:t>Ninject</w:t>
        </w:r>
        <w:r>
          <w:rPr>
            <w:sz w:val="24"/>
            <w:szCs w:val="24"/>
            <w:rtl/>
          </w:rPr>
          <w:t xml:space="preserve"> ובניקוי הזכרון בעת עצירת הפרויקט. לא נפרט כאן על דרך פעולת מחלקה זו, יש לעיין באתר של </w:t>
        </w:r>
        <w:r>
          <w:rPr>
            <w:sz w:val="24"/>
            <w:szCs w:val="24"/>
          </w:rPr>
          <w:t>Ninject</w:t>
        </w:r>
        <w:r>
          <w:rPr>
            <w:sz w:val="24"/>
            <w:szCs w:val="24"/>
            <w:rtl/>
          </w:rPr>
          <w:t xml:space="preserve"> לפרטים נוספים. </w:t>
        </w:r>
      </w:moveTo>
    </w:p>
    <w:p w:rsidR="00A5188F" w:rsidRDefault="00A5188F" w:rsidP="00A5188F">
      <w:pPr>
        <w:bidi/>
        <w:rPr>
          <w:moveTo w:id="3453" w:author="ron gal" w:date="2017-03-04T17:52:00Z"/>
        </w:rPr>
      </w:pPr>
      <w:moveTo w:id="3454" w:author="ron gal" w:date="2017-03-04T17:52:00Z">
        <w:r>
          <w:rPr>
            <w:sz w:val="24"/>
            <w:szCs w:val="24"/>
            <w:rtl/>
          </w:rPr>
          <w:t xml:space="preserve">נעיר רק כי במחלקה זו תחת הפונקציה </w:t>
        </w:r>
        <w:r>
          <w:rPr>
            <w:sz w:val="24"/>
            <w:szCs w:val="24"/>
          </w:rPr>
          <w:t>RegisterServices</w:t>
        </w:r>
        <w:r>
          <w:rPr>
            <w:sz w:val="24"/>
            <w:szCs w:val="24"/>
            <w:rtl/>
          </w:rPr>
          <w:t xml:space="preserve"> נתאחל את מחלקת </w:t>
        </w:r>
        <w:r>
          <w:rPr>
            <w:sz w:val="24"/>
            <w:szCs w:val="24"/>
          </w:rPr>
          <w:t>NinjectConfigurator</w:t>
        </w:r>
        <w:r>
          <w:rPr>
            <w:sz w:val="24"/>
            <w:szCs w:val="24"/>
            <w:rtl/>
          </w:rPr>
          <w:t xml:space="preserve"> אשר תוסיף את כל האובייקטים הרלוונטים ל-</w:t>
        </w:r>
        <w:r>
          <w:rPr>
            <w:sz w:val="24"/>
            <w:szCs w:val="24"/>
          </w:rPr>
          <w:t>IoC</w:t>
        </w:r>
        <w:r>
          <w:rPr>
            <w:sz w:val="24"/>
            <w:szCs w:val="24"/>
            <w:rtl/>
          </w:rPr>
          <w:t xml:space="preserve">.  בנוסף, תחת הפונקציה </w:t>
        </w:r>
        <w:r>
          <w:rPr>
            <w:sz w:val="24"/>
            <w:szCs w:val="24"/>
          </w:rPr>
          <w:t>Start</w:t>
        </w:r>
        <w:r>
          <w:rPr>
            <w:sz w:val="24"/>
            <w:szCs w:val="24"/>
            <w:rtl/>
          </w:rPr>
          <w:t xml:space="preserve"> נגדיר ל-</w:t>
        </w:r>
        <w:r>
          <w:rPr>
            <w:sz w:val="24"/>
            <w:szCs w:val="24"/>
          </w:rPr>
          <w:t>Web API</w:t>
        </w:r>
        <w:r>
          <w:rPr>
            <w:sz w:val="24"/>
            <w:szCs w:val="24"/>
            <w:rtl/>
          </w:rPr>
          <w:t xml:space="preserve"> להשתמש ב-</w:t>
        </w:r>
        <w:r>
          <w:rPr>
            <w:sz w:val="24"/>
            <w:szCs w:val="24"/>
          </w:rPr>
          <w:t>Ninject IoC</w:t>
        </w:r>
        <w:r>
          <w:rPr>
            <w:sz w:val="24"/>
            <w:szCs w:val="24"/>
            <w:rtl/>
          </w:rPr>
          <w:t xml:space="preserve"> לצורך הזרקת אובייקטים בעזרת קביעת ה-</w:t>
        </w:r>
        <w:r>
          <w:rPr>
            <w:sz w:val="24"/>
            <w:szCs w:val="24"/>
          </w:rPr>
          <w:t>DependencyResoler</w:t>
        </w:r>
        <w:r>
          <w:rPr>
            <w:sz w:val="24"/>
            <w:szCs w:val="24"/>
            <w:rtl/>
          </w:rPr>
          <w:t xml:space="preserve"> של </w:t>
        </w:r>
        <w:r>
          <w:rPr>
            <w:sz w:val="24"/>
            <w:szCs w:val="24"/>
          </w:rPr>
          <w:t>Web API</w:t>
        </w:r>
        <w:r>
          <w:rPr>
            <w:sz w:val="24"/>
            <w:szCs w:val="24"/>
            <w:rtl/>
          </w:rPr>
          <w:t xml:space="preserve"> להיות אובייקט מסוג </w:t>
        </w:r>
        <w:r>
          <w:rPr>
            <w:sz w:val="24"/>
            <w:szCs w:val="24"/>
          </w:rPr>
          <w:t>NinjectDependencyResoler.</w:t>
        </w:r>
      </w:moveTo>
    </w:p>
    <w:p w:rsidR="00A5188F" w:rsidRDefault="00A5188F" w:rsidP="00A5188F">
      <w:pPr>
        <w:bidi/>
        <w:rPr>
          <w:moveTo w:id="3455" w:author="ron gal" w:date="2017-03-04T17:52:00Z"/>
        </w:rPr>
      </w:pPr>
      <w:moveTo w:id="3456" w:author="ron gal" w:date="2017-03-04T17:52:00Z">
        <w:r>
          <w:rPr>
            <w:b/>
            <w:sz w:val="24"/>
            <w:szCs w:val="24"/>
          </w:rPr>
          <w:br/>
        </w:r>
        <w:r>
          <w:rPr>
            <w:b/>
            <w:sz w:val="24"/>
            <w:szCs w:val="24"/>
            <w:rtl/>
          </w:rPr>
          <w:t xml:space="preserve">מחלקת </w:t>
        </w:r>
        <w:r>
          <w:rPr>
            <w:b/>
            <w:sz w:val="24"/>
            <w:szCs w:val="24"/>
          </w:rPr>
          <w:t>NinjectDependencyResolver</w:t>
        </w:r>
      </w:moveTo>
    </w:p>
    <w:p w:rsidR="00A5188F" w:rsidRDefault="00A5188F" w:rsidP="00A5188F">
      <w:pPr>
        <w:bidi/>
        <w:rPr>
          <w:moveTo w:id="3457" w:author="ron gal" w:date="2017-03-04T17:52:00Z"/>
        </w:rPr>
      </w:pPr>
      <w:moveTo w:id="3458" w:author="ron gal" w:date="2017-03-04T17:52:00Z">
        <w:r>
          <w:rPr>
            <w:sz w:val="24"/>
            <w:szCs w:val="24"/>
            <w:rtl/>
          </w:rPr>
          <w:t xml:space="preserve">מחלקה זו מממשת את הממשק </w:t>
        </w:r>
        <w:r>
          <w:rPr>
            <w:sz w:val="24"/>
            <w:szCs w:val="24"/>
          </w:rPr>
          <w:t>IDependencyResolver</w:t>
        </w:r>
        <w:r>
          <w:rPr>
            <w:sz w:val="24"/>
            <w:szCs w:val="24"/>
            <w:rtl/>
          </w:rPr>
          <w:t xml:space="preserve"> של </w:t>
        </w:r>
        <w:r>
          <w:rPr>
            <w:sz w:val="24"/>
            <w:szCs w:val="24"/>
          </w:rPr>
          <w:t>Net</w:t>
        </w:r>
        <w:r>
          <w:rPr>
            <w:sz w:val="24"/>
            <w:szCs w:val="24"/>
            <w:rtl/>
          </w:rPr>
          <w:t>. ויודעת לתשאל את ה-</w:t>
        </w:r>
        <w:r>
          <w:rPr>
            <w:sz w:val="24"/>
            <w:szCs w:val="24"/>
          </w:rPr>
          <w:t>IoC</w:t>
        </w:r>
        <w:r>
          <w:rPr>
            <w:sz w:val="24"/>
            <w:szCs w:val="24"/>
            <w:rtl/>
          </w:rPr>
          <w:t xml:space="preserve"> לצורך שליפת אובייקט או רשימה של אובייקטים מממנו לפי סוג המחלקה מבוקש. המחלקה מכילה את הפונקציות הבאות:</w:t>
        </w:r>
      </w:moveTo>
    </w:p>
    <w:p w:rsidR="00A5188F" w:rsidRDefault="00A5188F" w:rsidP="00A5188F">
      <w:pPr>
        <w:bidi/>
        <w:rPr>
          <w:moveTo w:id="3459" w:author="ron gal" w:date="2017-03-04T17:52:00Z"/>
        </w:rPr>
      </w:pPr>
    </w:p>
    <w:p w:rsidR="00A5188F" w:rsidRDefault="00A5188F" w:rsidP="00A5188F">
      <w:pPr>
        <w:rPr>
          <w:moveTo w:id="3460" w:author="ron gal" w:date="2017-03-04T17:52:00Z"/>
        </w:rPr>
      </w:pPr>
      <w:moveTo w:id="3461" w:author="ron gal" w:date="2017-03-04T17:52:00Z">
        <w:r>
          <w:rPr>
            <w:sz w:val="24"/>
            <w:szCs w:val="24"/>
          </w:rPr>
          <w:t>public object GetService(Type serviceType)</w:t>
        </w:r>
      </w:moveTo>
    </w:p>
    <w:p w:rsidR="00A5188F" w:rsidRDefault="00A5188F" w:rsidP="00A5188F">
      <w:pPr>
        <w:rPr>
          <w:moveTo w:id="3462" w:author="ron gal" w:date="2017-03-04T17:52:00Z"/>
        </w:rPr>
      </w:pPr>
    </w:p>
    <w:p w:rsidR="00A5188F" w:rsidRDefault="00A5188F" w:rsidP="00A5188F">
      <w:pPr>
        <w:rPr>
          <w:moveTo w:id="3463" w:author="ron gal" w:date="2017-03-04T17:52:00Z"/>
        </w:rPr>
      </w:pPr>
      <w:moveTo w:id="3464" w:author="ron gal" w:date="2017-03-04T17:52:00Z">
        <w:r>
          <w:rPr>
            <w:sz w:val="24"/>
            <w:szCs w:val="24"/>
          </w:rPr>
          <w:t>public IEnumerable&lt;object&gt; GetServices(Type serviceType)</w:t>
        </w:r>
      </w:moveTo>
    </w:p>
    <w:p w:rsidR="00A5188F" w:rsidRDefault="00A5188F" w:rsidP="00A5188F">
      <w:pPr>
        <w:rPr>
          <w:moveTo w:id="3465" w:author="ron gal" w:date="2017-03-04T17:52:00Z"/>
        </w:rPr>
      </w:pPr>
    </w:p>
    <w:p w:rsidR="00A5188F" w:rsidRDefault="00A5188F" w:rsidP="00A5188F">
      <w:pPr>
        <w:rPr>
          <w:moveTo w:id="3466" w:author="ron gal" w:date="2017-03-04T17:52:00Z"/>
        </w:rPr>
      </w:pPr>
      <w:moveTo w:id="3467" w:author="ron gal" w:date="2017-03-04T17:52:00Z">
        <w:r>
          <w:rPr>
            <w:sz w:val="24"/>
            <w:szCs w:val="24"/>
          </w:rPr>
          <w:t>public IDependencyScope BeginScope()</w:t>
        </w:r>
      </w:moveTo>
    </w:p>
    <w:p w:rsidR="00A5188F" w:rsidRDefault="00A5188F" w:rsidP="00A5188F">
      <w:pPr>
        <w:rPr>
          <w:moveTo w:id="3468" w:author="ron gal" w:date="2017-03-04T17:52:00Z"/>
        </w:rPr>
      </w:pPr>
    </w:p>
    <w:p w:rsidR="00A5188F" w:rsidRDefault="00A5188F" w:rsidP="00A5188F">
      <w:pPr>
        <w:rPr>
          <w:moveTo w:id="3469" w:author="ron gal" w:date="2017-03-04T17:52:00Z"/>
        </w:rPr>
      </w:pPr>
      <w:moveTo w:id="3470" w:author="ron gal" w:date="2017-03-04T17:52:00Z">
        <w:r>
          <w:rPr>
            <w:sz w:val="24"/>
            <w:szCs w:val="24"/>
          </w:rPr>
          <w:t>public void Dispose()</w:t>
        </w:r>
      </w:moveTo>
    </w:p>
    <w:p w:rsidR="00A5188F" w:rsidRDefault="00A5188F" w:rsidP="00A5188F">
      <w:pPr>
        <w:rPr>
          <w:moveTo w:id="3471" w:author="ron gal" w:date="2017-03-04T17:52:00Z"/>
        </w:rPr>
      </w:pPr>
    </w:p>
    <w:p w:rsidR="00A5188F" w:rsidRDefault="00A5188F" w:rsidP="00A5188F">
      <w:pPr>
        <w:bidi/>
        <w:rPr>
          <w:moveTo w:id="3472" w:author="ron gal" w:date="2017-03-04T17:52:00Z"/>
        </w:rPr>
      </w:pPr>
    </w:p>
    <w:p w:rsidR="00A5188F" w:rsidDel="00A11CF2" w:rsidRDefault="00A5188F" w:rsidP="00A5188F">
      <w:pPr>
        <w:rPr>
          <w:del w:id="3473" w:author="ron gal" w:date="2017-03-04T17:57:00Z"/>
          <w:moveTo w:id="3474" w:author="ron gal" w:date="2017-03-04T17:52:00Z"/>
        </w:rPr>
      </w:pPr>
      <w:moveTo w:id="3475" w:author="ron gal" w:date="2017-03-04T17:52:00Z">
        <w:del w:id="3476" w:author="ron gal" w:date="2017-03-04T17:57:00Z">
          <w:r w:rsidDel="00A11CF2">
            <w:br w:type="page"/>
          </w:r>
        </w:del>
      </w:moveTo>
    </w:p>
    <w:p w:rsidR="00A5188F" w:rsidDel="00A11CF2" w:rsidRDefault="00A5188F">
      <w:pPr>
        <w:rPr>
          <w:del w:id="3477" w:author="ron gal" w:date="2017-03-04T17:57:00Z"/>
          <w:moveTo w:id="3478" w:author="ron gal" w:date="2017-03-04T17:52:00Z"/>
        </w:rPr>
        <w:pPrChange w:id="3479" w:author="ron gal" w:date="2017-03-04T17:57:00Z">
          <w:pPr>
            <w:bidi/>
          </w:pPr>
        </w:pPrChange>
      </w:pPr>
    </w:p>
    <w:p w:rsidR="00A5188F" w:rsidRDefault="00A5188F" w:rsidP="00A5188F">
      <w:pPr>
        <w:bidi/>
        <w:rPr>
          <w:moveTo w:id="3480" w:author="ron gal" w:date="2017-03-04T17:52:00Z"/>
        </w:rPr>
      </w:pPr>
      <w:moveTo w:id="3481" w:author="ron gal" w:date="2017-03-04T17:52:00Z">
        <w:r>
          <w:rPr>
            <w:b/>
            <w:sz w:val="24"/>
            <w:szCs w:val="24"/>
            <w:rtl/>
          </w:rPr>
          <w:t xml:space="preserve">מחלקת </w:t>
        </w:r>
        <w:r>
          <w:rPr>
            <w:b/>
            <w:sz w:val="24"/>
            <w:szCs w:val="24"/>
          </w:rPr>
          <w:t>NinjectConfigurator</w:t>
        </w:r>
      </w:moveTo>
    </w:p>
    <w:p w:rsidR="00A5188F" w:rsidRDefault="00A5188F" w:rsidP="00A5188F">
      <w:pPr>
        <w:bidi/>
        <w:rPr>
          <w:moveTo w:id="3482" w:author="ron gal" w:date="2017-03-04T17:52:00Z"/>
        </w:rPr>
      </w:pPr>
      <w:moveTo w:id="3483" w:author="ron gal" w:date="2017-03-04T17:52:00Z">
        <w:r>
          <w:rPr>
            <w:sz w:val="24"/>
            <w:szCs w:val="24"/>
            <w:rtl/>
          </w:rPr>
          <w:t>מחלקה זו אחראית על רישום כל האובייקטים ב-</w:t>
        </w:r>
        <w:r>
          <w:rPr>
            <w:sz w:val="24"/>
            <w:szCs w:val="24"/>
          </w:rPr>
          <w:t>Ninject IoC</w:t>
        </w:r>
        <w:r>
          <w:rPr>
            <w:sz w:val="24"/>
            <w:szCs w:val="24"/>
            <w:rtl/>
          </w:rPr>
          <w:t xml:space="preserve"> בעזרת קריאה למתודה </w:t>
        </w:r>
        <w:r>
          <w:rPr>
            <w:sz w:val="24"/>
            <w:szCs w:val="24"/>
          </w:rPr>
          <w:t>Configure</w:t>
        </w:r>
        <w:r>
          <w:rPr>
            <w:sz w:val="24"/>
            <w:szCs w:val="24"/>
            <w:rtl/>
          </w:rPr>
          <w:t>. מתודה זו קוראת ל-</w:t>
        </w:r>
        <w:r>
          <w:rPr>
            <w:sz w:val="24"/>
            <w:szCs w:val="24"/>
          </w:rPr>
          <w:t>AddBindings</w:t>
        </w:r>
        <w:r>
          <w:rPr>
            <w:sz w:val="24"/>
            <w:szCs w:val="24"/>
            <w:rtl/>
          </w:rPr>
          <w:t xml:space="preserve"> אשר רושמת בפועל את כל סוגי המחלקות. בין המחלקות אשר יירשמו ב-</w:t>
        </w:r>
        <w:r>
          <w:rPr>
            <w:sz w:val="24"/>
            <w:szCs w:val="24"/>
          </w:rPr>
          <w:t>IoC</w:t>
        </w:r>
        <w:r>
          <w:rPr>
            <w:sz w:val="24"/>
            <w:szCs w:val="24"/>
            <w:rtl/>
          </w:rPr>
          <w:t xml:space="preserve"> יהיו ה-</w:t>
        </w:r>
        <w:r>
          <w:rPr>
            <w:sz w:val="24"/>
            <w:szCs w:val="24"/>
          </w:rPr>
          <w:t>SessionFactory</w:t>
        </w:r>
        <w:r>
          <w:rPr>
            <w:sz w:val="24"/>
            <w:szCs w:val="24"/>
            <w:rtl/>
          </w:rPr>
          <w:t xml:space="preserve"> של </w:t>
        </w:r>
        <w:r>
          <w:rPr>
            <w:sz w:val="24"/>
            <w:szCs w:val="24"/>
          </w:rPr>
          <w:t>Nhibernate</w:t>
        </w:r>
        <w:r>
          <w:rPr>
            <w:sz w:val="24"/>
            <w:szCs w:val="24"/>
            <w:rtl/>
          </w:rPr>
          <w:t xml:space="preserve"> - אובייקט אשר יודע לייצר עצמים מסוג </w:t>
        </w:r>
        <w:r>
          <w:rPr>
            <w:sz w:val="24"/>
            <w:szCs w:val="24"/>
          </w:rPr>
          <w:t>Session</w:t>
        </w:r>
        <w:r>
          <w:rPr>
            <w:sz w:val="24"/>
            <w:szCs w:val="24"/>
            <w:rtl/>
          </w:rPr>
          <w:t xml:space="preserve"> של </w:t>
        </w:r>
        <w:r>
          <w:rPr>
            <w:sz w:val="24"/>
            <w:szCs w:val="24"/>
          </w:rPr>
          <w:t>Nhibernate</w:t>
        </w:r>
        <w:r>
          <w:rPr>
            <w:sz w:val="24"/>
            <w:szCs w:val="24"/>
            <w:rtl/>
          </w:rPr>
          <w:t xml:space="preserve"> ומתודה אשר תייצר </w:t>
        </w:r>
        <w:r>
          <w:rPr>
            <w:sz w:val="24"/>
            <w:szCs w:val="24"/>
          </w:rPr>
          <w:t>Session</w:t>
        </w:r>
        <w:r>
          <w:rPr>
            <w:sz w:val="24"/>
            <w:szCs w:val="24"/>
            <w:rtl/>
          </w:rPr>
          <w:t xml:space="preserve"> ייחודי עבור כל בקשה. המחלקה מכילה את הפונקציות הבאות:</w:t>
        </w:r>
      </w:moveTo>
    </w:p>
    <w:p w:rsidR="00A5188F" w:rsidRDefault="00A5188F" w:rsidP="00A5188F">
      <w:pPr>
        <w:bidi/>
        <w:rPr>
          <w:moveTo w:id="3484" w:author="ron gal" w:date="2017-03-04T17:52:00Z"/>
        </w:rPr>
      </w:pPr>
    </w:p>
    <w:p w:rsidR="00A5188F" w:rsidRDefault="00A5188F" w:rsidP="00A5188F">
      <w:pPr>
        <w:rPr>
          <w:moveTo w:id="3485" w:author="ron gal" w:date="2017-03-04T17:52:00Z"/>
        </w:rPr>
      </w:pPr>
      <w:moveTo w:id="3486" w:author="ron gal" w:date="2017-03-04T17:52:00Z">
        <w:r>
          <w:rPr>
            <w:sz w:val="24"/>
            <w:szCs w:val="24"/>
          </w:rPr>
          <w:t>public void Configure(IKernel container)</w:t>
        </w:r>
      </w:moveTo>
    </w:p>
    <w:p w:rsidR="00A5188F" w:rsidRDefault="00A5188F" w:rsidP="00A5188F">
      <w:pPr>
        <w:rPr>
          <w:moveTo w:id="3487" w:author="ron gal" w:date="2017-03-04T17:52:00Z"/>
        </w:rPr>
      </w:pPr>
    </w:p>
    <w:p w:rsidR="00A5188F" w:rsidRDefault="00A5188F" w:rsidP="00A5188F">
      <w:pPr>
        <w:rPr>
          <w:moveTo w:id="3488" w:author="ron gal" w:date="2017-03-04T17:52:00Z"/>
        </w:rPr>
      </w:pPr>
      <w:moveTo w:id="3489" w:author="ron gal" w:date="2017-03-04T17:52:00Z">
        <w:r>
          <w:rPr>
            <w:sz w:val="24"/>
            <w:szCs w:val="24"/>
          </w:rPr>
          <w:t>public void AddBindings(IKernel container)</w:t>
        </w:r>
      </w:moveTo>
    </w:p>
    <w:moveToRangeEnd w:id="3444"/>
    <w:p w:rsidR="00A5188F" w:rsidRPr="00A5188F" w:rsidRDefault="00A5188F" w:rsidP="004666B9">
      <w:pPr>
        <w:bidi/>
        <w:rPr>
          <w:ins w:id="3490" w:author="ron gal" w:date="2017-03-04T17:52:00Z"/>
          <w:sz w:val="28"/>
          <w:szCs w:val="28"/>
          <w:rtl/>
        </w:rPr>
      </w:pPr>
    </w:p>
    <w:p w:rsidR="00A5188F" w:rsidRDefault="00A5188F">
      <w:pPr>
        <w:bidi/>
        <w:rPr>
          <w:ins w:id="3491" w:author="ron gal" w:date="2017-03-04T17:52:00Z"/>
          <w:sz w:val="28"/>
          <w:szCs w:val="28"/>
          <w:rtl/>
        </w:rPr>
        <w:pPrChange w:id="3492" w:author="ron gal" w:date="2017-03-04T17:52:00Z">
          <w:pPr>
            <w:bidi/>
          </w:pPr>
        </w:pPrChange>
      </w:pPr>
    </w:p>
    <w:p w:rsidR="004666B9" w:rsidRDefault="004666B9" w:rsidP="00430617">
      <w:pPr>
        <w:pStyle w:val="Heading2"/>
        <w:bidi/>
        <w:rPr>
          <w:ins w:id="3493" w:author="ron gal" w:date="2017-03-04T17:51:00Z"/>
        </w:rPr>
        <w:pPrChange w:id="3494" w:author="Ron Gal" w:date="2017-03-05T23:23:00Z">
          <w:pPr>
            <w:bidi/>
          </w:pPr>
        </w:pPrChange>
      </w:pPr>
      <w:bookmarkStart w:id="3495" w:name="_Toc476519723"/>
      <w:ins w:id="3496" w:author="ron gal" w:date="2017-03-04T17:51:00Z">
        <w:r>
          <w:rPr>
            <w:rtl/>
          </w:rPr>
          <w:t>קונטרולרים (</w:t>
        </w:r>
        <w:r w:rsidR="005A060C">
          <w:t>Controllers</w:t>
        </w:r>
      </w:ins>
      <w:ins w:id="3497" w:author="ron gal" w:date="2017-03-04T18:33:00Z">
        <w:r w:rsidR="005A060C">
          <w:rPr>
            <w:rFonts w:hint="cs"/>
            <w:rtl/>
          </w:rPr>
          <w:t>)</w:t>
        </w:r>
      </w:ins>
      <w:bookmarkEnd w:id="3495"/>
    </w:p>
    <w:p w:rsidR="004666B9" w:rsidRDefault="004666B9" w:rsidP="004666B9">
      <w:pPr>
        <w:bidi/>
        <w:rPr>
          <w:ins w:id="3498" w:author="ron gal" w:date="2017-03-04T17:51:00Z"/>
          <w:rtl/>
        </w:rPr>
      </w:pPr>
      <w:ins w:id="3499" w:author="ron gal" w:date="2017-03-04T17:51:00Z">
        <w:r>
          <w:rPr>
            <w:sz w:val="24"/>
            <w:szCs w:val="24"/>
            <w:rtl/>
          </w:rPr>
          <w:t xml:space="preserve">קבוצת מחלקות זו אחראית על חשיפת השירותים המוצעים באתר בממשק </w:t>
        </w:r>
        <w:r>
          <w:rPr>
            <w:sz w:val="24"/>
            <w:szCs w:val="24"/>
          </w:rPr>
          <w:t>REST</w:t>
        </w:r>
        <w:r>
          <w:rPr>
            <w:sz w:val="24"/>
            <w:szCs w:val="24"/>
            <w:rtl/>
          </w:rPr>
          <w:t>. כאשר נשלחת בקשה לשרת נבחרת הפונקציה בקונטרולר הרלוונטי בהתאם ל-</w:t>
        </w:r>
        <w:r>
          <w:rPr>
            <w:sz w:val="24"/>
            <w:szCs w:val="24"/>
          </w:rPr>
          <w:t>HTTP Verb</w:t>
        </w:r>
        <w:r>
          <w:rPr>
            <w:sz w:val="24"/>
            <w:szCs w:val="24"/>
            <w:rtl/>
          </w:rPr>
          <w:t xml:space="preserve"> בהתאם לשמות וערכי הפרמטרים של הבקשה. מגנון זה מובנה בתוך </w:t>
        </w:r>
        <w:r>
          <w:rPr>
            <w:sz w:val="24"/>
            <w:szCs w:val="24"/>
          </w:rPr>
          <w:t>Web API</w:t>
        </w:r>
        <w:r>
          <w:rPr>
            <w:sz w:val="24"/>
            <w:szCs w:val="24"/>
            <w:rtl/>
          </w:rPr>
          <w:t xml:space="preserve">. כתובת כל קונטרולר היא שמו ללא הסופית </w:t>
        </w:r>
        <w:r>
          <w:rPr>
            <w:sz w:val="24"/>
            <w:szCs w:val="24"/>
          </w:rPr>
          <w:t>Controller</w:t>
        </w:r>
        <w:r>
          <w:rPr>
            <w:sz w:val="24"/>
            <w:szCs w:val="24"/>
            <w:rtl/>
          </w:rPr>
          <w:t xml:space="preserve">, כלומר הכתובת היחסית של </w:t>
        </w:r>
        <w:r>
          <w:rPr>
            <w:sz w:val="24"/>
            <w:szCs w:val="24"/>
          </w:rPr>
          <w:t>VetsController</w:t>
        </w:r>
        <w:r>
          <w:rPr>
            <w:sz w:val="24"/>
            <w:szCs w:val="24"/>
            <w:rtl/>
          </w:rPr>
          <w:t xml:space="preserve"> תהיה </w:t>
        </w:r>
        <w:r>
          <w:rPr>
            <w:sz w:val="24"/>
            <w:szCs w:val="24"/>
          </w:rPr>
          <w:t>api/vets</w:t>
        </w:r>
        <w:r>
          <w:rPr>
            <w:sz w:val="24"/>
            <w:szCs w:val="24"/>
            <w:rtl/>
          </w:rPr>
          <w:t>/, אם נשלח בקשה ל-</w:t>
        </w:r>
        <w:r>
          <w:rPr>
            <w:sz w:val="24"/>
            <w:szCs w:val="24"/>
          </w:rPr>
          <w:t>api/vets</w:t>
        </w:r>
        <w:r>
          <w:rPr>
            <w:sz w:val="24"/>
            <w:szCs w:val="24"/>
            <w:rtl/>
          </w:rPr>
          <w:t xml:space="preserve">/3 עם פועל </w:t>
        </w:r>
        <w:r>
          <w:rPr>
            <w:sz w:val="24"/>
            <w:szCs w:val="24"/>
          </w:rPr>
          <w:t>HTTP</w:t>
        </w:r>
        <w:r>
          <w:rPr>
            <w:sz w:val="24"/>
            <w:szCs w:val="24"/>
            <w:rtl/>
          </w:rPr>
          <w:t xml:space="preserve"> מסוג </w:t>
        </w:r>
        <w:r>
          <w:rPr>
            <w:sz w:val="24"/>
            <w:szCs w:val="24"/>
          </w:rPr>
          <w:t>Get</w:t>
        </w:r>
        <w:r>
          <w:rPr>
            <w:sz w:val="24"/>
            <w:szCs w:val="24"/>
            <w:rtl/>
          </w:rPr>
          <w:t xml:space="preserve"> הפונקציה שתופעל בשרת תהיה (</w:t>
        </w:r>
        <w:r>
          <w:rPr>
            <w:sz w:val="24"/>
            <w:szCs w:val="24"/>
          </w:rPr>
          <w:t>Get(int id</w:t>
        </w:r>
        <w:r>
          <w:rPr>
            <w:sz w:val="24"/>
            <w:szCs w:val="24"/>
            <w:rtl/>
          </w:rPr>
          <w:t xml:space="preserve"> כאשר </w:t>
        </w:r>
        <w:r>
          <w:rPr>
            <w:sz w:val="24"/>
            <w:szCs w:val="24"/>
          </w:rPr>
          <w:t>id</w:t>
        </w:r>
        <w:r>
          <w:rPr>
            <w:sz w:val="24"/>
            <w:szCs w:val="24"/>
            <w:rtl/>
          </w:rPr>
          <w:t xml:space="preserve"> יקבל את הערך 3. חשוב להדגיש כי במחלקות אלו לא תתבצע לוגיקה, אלא הן יכילו </w:t>
        </w:r>
        <w:r>
          <w:rPr>
            <w:sz w:val="24"/>
            <w:szCs w:val="24"/>
          </w:rPr>
          <w:t>daos</w:t>
        </w:r>
        <w:r>
          <w:rPr>
            <w:sz w:val="24"/>
            <w:szCs w:val="24"/>
            <w:rtl/>
          </w:rPr>
          <w:t xml:space="preserve"> מתאימים אשר יבצעו את הלוגיקה עבורן.</w:t>
        </w:r>
      </w:ins>
    </w:p>
    <w:p w:rsidR="004666B9" w:rsidRDefault="004666B9" w:rsidP="004666B9">
      <w:pPr>
        <w:bidi/>
        <w:rPr>
          <w:ins w:id="3500" w:author="ron gal" w:date="2017-03-04T17:51:00Z"/>
        </w:rPr>
      </w:pPr>
    </w:p>
    <w:p w:rsidR="004666B9" w:rsidRDefault="004666B9" w:rsidP="004666B9">
      <w:pPr>
        <w:bidi/>
        <w:rPr>
          <w:ins w:id="3501" w:author="ron gal" w:date="2017-03-04T17:51:00Z"/>
        </w:rPr>
      </w:pPr>
      <w:ins w:id="3502" w:author="ron gal" w:date="2017-03-04T17:51:00Z">
        <w:r>
          <w:rPr>
            <w:b/>
            <w:sz w:val="24"/>
            <w:szCs w:val="24"/>
            <w:rtl/>
          </w:rPr>
          <w:t xml:space="preserve">מחלקת </w:t>
        </w:r>
        <w:r w:rsidRPr="0010413E">
          <w:rPr>
            <w:b/>
            <w:sz w:val="24"/>
            <w:szCs w:val="24"/>
          </w:rPr>
          <w:t>AnimalsController</w:t>
        </w:r>
      </w:ins>
    </w:p>
    <w:p w:rsidR="004666B9" w:rsidRDefault="004666B9" w:rsidP="004666B9">
      <w:pPr>
        <w:bidi/>
        <w:rPr>
          <w:ins w:id="3503" w:author="ron gal" w:date="2017-03-04T17:51:00Z"/>
          <w:rtl/>
        </w:rPr>
      </w:pPr>
      <w:ins w:id="3504" w:author="ron gal" w:date="2017-03-04T17:51:00Z">
        <w:r>
          <w:rPr>
            <w:sz w:val="24"/>
            <w:szCs w:val="24"/>
            <w:rtl/>
          </w:rPr>
          <w:t>הקונטרולר יבצע פעולות חיפוש ושינוי פרטים</w:t>
        </w:r>
        <w:r>
          <w:rPr>
            <w:sz w:val="24"/>
            <w:szCs w:val="24"/>
          </w:rPr>
          <w:t xml:space="preserve"> </w:t>
        </w:r>
        <w:r>
          <w:rPr>
            <w:rFonts w:hint="cs"/>
            <w:sz w:val="24"/>
            <w:szCs w:val="24"/>
            <w:rtl/>
          </w:rPr>
          <w:t>של בעלי חיים</w:t>
        </w:r>
        <w:r>
          <w:rPr>
            <w:sz w:val="24"/>
            <w:szCs w:val="24"/>
            <w:rtl/>
          </w:rPr>
          <w:t>. המחלקה תכיל את הפעולות הבאות:</w:t>
        </w:r>
      </w:ins>
    </w:p>
    <w:p w:rsidR="004666B9" w:rsidRDefault="004666B9" w:rsidP="004666B9">
      <w:pPr>
        <w:bidi/>
        <w:rPr>
          <w:ins w:id="3505" w:author="ron gal" w:date="2017-03-04T17:51:00Z"/>
        </w:rPr>
      </w:pPr>
    </w:p>
    <w:p w:rsidR="004666B9" w:rsidRDefault="004666B9" w:rsidP="004666B9">
      <w:pPr>
        <w:rPr>
          <w:ins w:id="3506" w:author="ron gal" w:date="2017-03-04T17:51:00Z"/>
          <w:sz w:val="24"/>
          <w:szCs w:val="24"/>
          <w:rtl/>
        </w:rPr>
      </w:pPr>
      <w:ins w:id="3507" w:author="ron gal" w:date="2017-03-04T17:51:00Z">
        <w:r w:rsidRPr="0010413E">
          <w:rPr>
            <w:sz w:val="24"/>
            <w:szCs w:val="24"/>
          </w:rPr>
          <w:t>public List&lt;Animal&gt; MyAnimals(int? id = null, string animalName = "", string doctorName = "", string ownerName = "", int? type = null, int? gender = null)</w:t>
        </w:r>
      </w:ins>
    </w:p>
    <w:p w:rsidR="004666B9" w:rsidRPr="0010413E" w:rsidRDefault="004666B9" w:rsidP="004666B9">
      <w:pPr>
        <w:rPr>
          <w:ins w:id="3508" w:author="ron gal" w:date="2017-03-04T17:51:00Z"/>
          <w:sz w:val="24"/>
          <w:szCs w:val="24"/>
        </w:rPr>
      </w:pPr>
      <w:ins w:id="3509" w:author="ron gal" w:date="2017-03-04T17:51:00Z">
        <w:r w:rsidRPr="0010413E">
          <w:rPr>
            <w:sz w:val="24"/>
            <w:szCs w:val="24"/>
          </w:rPr>
          <w:t>public Animal Get(int id)</w:t>
        </w:r>
      </w:ins>
    </w:p>
    <w:p w:rsidR="004666B9" w:rsidRPr="0010413E" w:rsidRDefault="004666B9" w:rsidP="004666B9">
      <w:pPr>
        <w:rPr>
          <w:ins w:id="3510" w:author="ron gal" w:date="2017-03-04T17:51:00Z"/>
          <w:sz w:val="24"/>
          <w:szCs w:val="24"/>
        </w:rPr>
      </w:pPr>
      <w:ins w:id="3511" w:author="ron gal" w:date="2017-03-04T17:51:00Z">
        <w:r w:rsidRPr="0010413E">
          <w:rPr>
            <w:sz w:val="24"/>
            <w:szCs w:val="24"/>
          </w:rPr>
          <w:t>public Animal Save(Animal animal)</w:t>
        </w:r>
      </w:ins>
    </w:p>
    <w:p w:rsidR="004666B9" w:rsidRDefault="004666B9" w:rsidP="004666B9">
      <w:pPr>
        <w:rPr>
          <w:ins w:id="3512" w:author="ron gal" w:date="2017-03-04T17:51:00Z"/>
        </w:rPr>
      </w:pPr>
    </w:p>
    <w:p w:rsidR="004666B9" w:rsidRDefault="004666B9" w:rsidP="004666B9">
      <w:pPr>
        <w:bidi/>
        <w:rPr>
          <w:ins w:id="3513" w:author="ron gal" w:date="2017-03-04T17:51:00Z"/>
        </w:rPr>
      </w:pPr>
      <w:ins w:id="3514" w:author="ron gal" w:date="2017-03-04T17:51:00Z">
        <w:r>
          <w:rPr>
            <w:b/>
            <w:sz w:val="24"/>
            <w:szCs w:val="24"/>
            <w:rtl/>
          </w:rPr>
          <w:t xml:space="preserve">מחלקת </w:t>
        </w:r>
        <w:r>
          <w:rPr>
            <w:b/>
            <w:sz w:val="24"/>
            <w:szCs w:val="24"/>
          </w:rPr>
          <w:t>LoginController</w:t>
        </w:r>
      </w:ins>
    </w:p>
    <w:p w:rsidR="004666B9" w:rsidRDefault="004666B9" w:rsidP="004666B9">
      <w:pPr>
        <w:bidi/>
        <w:rPr>
          <w:ins w:id="3515" w:author="ron gal" w:date="2017-03-04T17:51:00Z"/>
        </w:rPr>
      </w:pPr>
      <w:ins w:id="3516" w:author="ron gal" w:date="2017-03-04T17:51:00Z">
        <w:r>
          <w:rPr>
            <w:sz w:val="24"/>
            <w:szCs w:val="24"/>
            <w:rtl/>
          </w:rPr>
          <w:t>הקונטרולר יבצע הרשמה והתחברות למערכת, תחזיר ללקוח את נתוני הלקוח המתחבר. המחלקה תזרוק שגיאות מתאימות של הרשאות במקרה של אי הצלחה. תכיל את הפועלות הבאות:</w:t>
        </w:r>
      </w:ins>
    </w:p>
    <w:p w:rsidR="004666B9" w:rsidRPr="0010413E" w:rsidRDefault="004666B9" w:rsidP="004666B9">
      <w:pPr>
        <w:rPr>
          <w:ins w:id="3517" w:author="ron gal" w:date="2017-03-04T17:51:00Z"/>
          <w:sz w:val="24"/>
          <w:szCs w:val="24"/>
        </w:rPr>
      </w:pPr>
      <w:ins w:id="3518" w:author="ron gal" w:date="2017-03-04T17:51:00Z">
        <w:r w:rsidRPr="0010413E">
          <w:rPr>
            <w:sz w:val="24"/>
            <w:szCs w:val="24"/>
          </w:rPr>
          <w:t>public LoginResponse Login(UserCredentials credentials)</w:t>
        </w:r>
        <w:r>
          <w:rPr>
            <w:sz w:val="24"/>
            <w:szCs w:val="24"/>
          </w:rPr>
          <w:t xml:space="preserve"> </w:t>
        </w:r>
      </w:ins>
    </w:p>
    <w:p w:rsidR="004666B9" w:rsidRPr="0010413E" w:rsidRDefault="004666B9" w:rsidP="004666B9">
      <w:pPr>
        <w:rPr>
          <w:ins w:id="3519" w:author="ron gal" w:date="2017-03-04T17:51:00Z"/>
          <w:sz w:val="24"/>
          <w:szCs w:val="24"/>
        </w:rPr>
      </w:pPr>
      <w:ins w:id="3520" w:author="ron gal" w:date="2017-03-04T17:51:00Z">
        <w:r w:rsidRPr="0010413E">
          <w:rPr>
            <w:sz w:val="24"/>
            <w:szCs w:val="24"/>
          </w:rPr>
          <w:lastRenderedPageBreak/>
          <w:t>public RegistrationReponse Registration(PersonLogin entity)</w:t>
        </w:r>
      </w:ins>
    </w:p>
    <w:p w:rsidR="004666B9" w:rsidRDefault="004666B9" w:rsidP="004666B9">
      <w:pPr>
        <w:rPr>
          <w:ins w:id="3521" w:author="ron gal" w:date="2017-03-04T17:51:00Z"/>
        </w:rPr>
      </w:pPr>
      <w:ins w:id="3522" w:author="ron gal" w:date="2017-03-04T17:51:00Z">
        <w:r>
          <w:br w:type="page"/>
        </w:r>
      </w:ins>
    </w:p>
    <w:p w:rsidR="004666B9" w:rsidRDefault="004666B9" w:rsidP="004666B9">
      <w:pPr>
        <w:rPr>
          <w:ins w:id="3523" w:author="ron gal" w:date="2017-03-04T17:51:00Z"/>
        </w:rPr>
      </w:pPr>
    </w:p>
    <w:p w:rsidR="004666B9" w:rsidRDefault="004666B9" w:rsidP="004666B9">
      <w:pPr>
        <w:bidi/>
        <w:rPr>
          <w:ins w:id="3524" w:author="ron gal" w:date="2017-03-04T17:51:00Z"/>
        </w:rPr>
      </w:pPr>
      <w:ins w:id="3525" w:author="ron gal" w:date="2017-03-04T17:51:00Z">
        <w:r>
          <w:rPr>
            <w:b/>
            <w:sz w:val="24"/>
            <w:szCs w:val="24"/>
            <w:rtl/>
          </w:rPr>
          <w:t xml:space="preserve">מחלקת </w:t>
        </w:r>
        <w:r w:rsidRPr="0010413E">
          <w:rPr>
            <w:b/>
            <w:sz w:val="24"/>
            <w:szCs w:val="24"/>
          </w:rPr>
          <w:t>ProfileController</w:t>
        </w:r>
      </w:ins>
    </w:p>
    <w:p w:rsidR="004666B9" w:rsidRDefault="004666B9" w:rsidP="004666B9">
      <w:pPr>
        <w:bidi/>
        <w:rPr>
          <w:ins w:id="3526" w:author="ron gal" w:date="2017-03-04T17:51:00Z"/>
        </w:rPr>
      </w:pPr>
      <w:ins w:id="3527" w:author="ron gal" w:date="2017-03-04T17:51:00Z">
        <w:r>
          <w:rPr>
            <w:sz w:val="24"/>
            <w:szCs w:val="24"/>
            <w:rtl/>
          </w:rPr>
          <w:t xml:space="preserve">הקונטרולר יבצע את הפעולות הקשורות לטיפול </w:t>
        </w:r>
        <w:r>
          <w:rPr>
            <w:rFonts w:hint="cs"/>
            <w:sz w:val="24"/>
            <w:szCs w:val="24"/>
            <w:rtl/>
          </w:rPr>
          <w:t>בעדכון פרטי לקוח, באופן ספציפי לכתובת ומספר טלפון, שיכולים להשתנות במהלך חיי המשתמש</w:t>
        </w:r>
        <w:r>
          <w:rPr>
            <w:sz w:val="24"/>
            <w:szCs w:val="24"/>
            <w:rtl/>
          </w:rPr>
          <w:t>. המחלקה תכיל את הפעולות הבאות:</w:t>
        </w:r>
      </w:ins>
    </w:p>
    <w:p w:rsidR="004666B9" w:rsidRDefault="004666B9" w:rsidP="004666B9">
      <w:pPr>
        <w:bidi/>
        <w:rPr>
          <w:ins w:id="3528" w:author="ron gal" w:date="2017-03-04T17:51:00Z"/>
        </w:rPr>
      </w:pPr>
    </w:p>
    <w:p w:rsidR="004666B9" w:rsidRPr="0010413E" w:rsidRDefault="004666B9" w:rsidP="004666B9">
      <w:pPr>
        <w:rPr>
          <w:ins w:id="3529" w:author="ron gal" w:date="2017-03-04T17:51:00Z"/>
          <w:sz w:val="24"/>
          <w:szCs w:val="24"/>
          <w:rtl/>
        </w:rPr>
      </w:pPr>
      <w:ins w:id="3530" w:author="ron gal" w:date="2017-03-04T17:51:00Z">
        <w:r w:rsidRPr="0010413E">
          <w:rPr>
            <w:sz w:val="24"/>
            <w:szCs w:val="24"/>
          </w:rPr>
          <w:t>public void Update(PersonLogin updateData)</w:t>
        </w:r>
      </w:ins>
    </w:p>
    <w:p w:rsidR="004666B9" w:rsidRPr="0010413E" w:rsidRDefault="004666B9" w:rsidP="004666B9">
      <w:pPr>
        <w:rPr>
          <w:ins w:id="3531" w:author="ron gal" w:date="2017-03-04T17:51:00Z"/>
          <w:sz w:val="24"/>
          <w:szCs w:val="24"/>
        </w:rPr>
      </w:pPr>
      <w:ins w:id="3532" w:author="ron gal" w:date="2017-03-04T17:51:00Z">
        <w:r w:rsidRPr="0010413E">
          <w:rPr>
            <w:sz w:val="24"/>
            <w:szCs w:val="24"/>
          </w:rPr>
          <w:t>public object Get()</w:t>
        </w:r>
      </w:ins>
    </w:p>
    <w:p w:rsidR="004666B9" w:rsidRDefault="004666B9" w:rsidP="004666B9">
      <w:pPr>
        <w:bidi/>
        <w:rPr>
          <w:ins w:id="3533" w:author="ron gal" w:date="2017-03-04T17:51:00Z"/>
        </w:rPr>
      </w:pPr>
      <w:ins w:id="3534" w:author="ron gal" w:date="2017-03-04T17:51:00Z">
        <w:r>
          <w:rPr>
            <w:b/>
            <w:sz w:val="24"/>
            <w:szCs w:val="24"/>
            <w:rtl/>
          </w:rPr>
          <w:t xml:space="preserve">מחלקת </w:t>
        </w:r>
        <w:r w:rsidRPr="0010413E">
          <w:rPr>
            <w:b/>
            <w:sz w:val="24"/>
            <w:szCs w:val="24"/>
          </w:rPr>
          <w:t>TreatmentsController</w:t>
        </w:r>
      </w:ins>
    </w:p>
    <w:p w:rsidR="004666B9" w:rsidRDefault="004666B9" w:rsidP="004666B9">
      <w:pPr>
        <w:bidi/>
        <w:rPr>
          <w:ins w:id="3535" w:author="ron gal" w:date="2017-03-04T17:51:00Z"/>
        </w:rPr>
      </w:pPr>
      <w:ins w:id="3536" w:author="ron gal" w:date="2017-03-04T17:51:00Z">
        <w:r>
          <w:rPr>
            <w:sz w:val="24"/>
            <w:szCs w:val="24"/>
            <w:rtl/>
          </w:rPr>
          <w:t xml:space="preserve">הקונטרולר יבצע את הפעולות הקשורות לטיפול </w:t>
        </w:r>
        <w:r>
          <w:rPr>
            <w:rFonts w:hint="cs"/>
            <w:sz w:val="24"/>
            <w:szCs w:val="24"/>
            <w:rtl/>
          </w:rPr>
          <w:t>בטיפולים</w:t>
        </w:r>
        <w:r>
          <w:rPr>
            <w:sz w:val="24"/>
            <w:szCs w:val="24"/>
            <w:rtl/>
          </w:rPr>
          <w:t>. המחלקה תכיל את הפעולות הבאות:</w:t>
        </w:r>
      </w:ins>
    </w:p>
    <w:p w:rsidR="004666B9" w:rsidRDefault="004666B9" w:rsidP="004666B9">
      <w:pPr>
        <w:bidi/>
        <w:rPr>
          <w:ins w:id="3537" w:author="ron gal" w:date="2017-03-04T17:51:00Z"/>
        </w:rPr>
      </w:pPr>
    </w:p>
    <w:p w:rsidR="004666B9" w:rsidRDefault="004666B9" w:rsidP="004666B9">
      <w:pPr>
        <w:rPr>
          <w:ins w:id="3538" w:author="ron gal" w:date="2017-03-04T17:51:00Z"/>
          <w:sz w:val="24"/>
          <w:szCs w:val="24"/>
          <w:rtl/>
        </w:rPr>
      </w:pPr>
      <w:ins w:id="3539" w:author="ron gal" w:date="2017-03-04T17:51:00Z">
        <w:r w:rsidRPr="0010413E">
          <w:rPr>
            <w:sz w:val="24"/>
            <w:szCs w:val="24"/>
          </w:rPr>
          <w:t>public TreatmentReport Save(TreatmentReport treatmentReport)</w:t>
        </w:r>
      </w:ins>
    </w:p>
    <w:p w:rsidR="004666B9" w:rsidRPr="0010413E" w:rsidRDefault="004666B9" w:rsidP="004666B9">
      <w:pPr>
        <w:rPr>
          <w:ins w:id="3540" w:author="ron gal" w:date="2017-03-04T17:51:00Z"/>
          <w:sz w:val="24"/>
          <w:szCs w:val="24"/>
        </w:rPr>
      </w:pPr>
      <w:ins w:id="3541" w:author="ron gal" w:date="2017-03-04T17:51:00Z">
        <w:r w:rsidRPr="0010413E">
          <w:rPr>
            <w:sz w:val="24"/>
            <w:szCs w:val="24"/>
          </w:rPr>
          <w:t>public TreatmentReport Get(int petId, int treatmentId)</w:t>
        </w:r>
      </w:ins>
    </w:p>
    <w:p w:rsidR="004666B9" w:rsidRDefault="004666B9" w:rsidP="004666B9">
      <w:pPr>
        <w:bidi/>
        <w:rPr>
          <w:ins w:id="3542" w:author="ron gal" w:date="2017-03-04T17:51:00Z"/>
        </w:rPr>
      </w:pPr>
    </w:p>
    <w:p w:rsidR="004666B9" w:rsidRDefault="004666B9" w:rsidP="004666B9">
      <w:pPr>
        <w:bidi/>
        <w:rPr>
          <w:ins w:id="3543" w:author="ron gal" w:date="2017-03-04T17:51:00Z"/>
        </w:rPr>
      </w:pPr>
    </w:p>
    <w:p w:rsidR="004666B9" w:rsidRDefault="004666B9" w:rsidP="004666B9">
      <w:pPr>
        <w:bidi/>
        <w:rPr>
          <w:ins w:id="3544" w:author="ron gal" w:date="2017-03-04T17:51:00Z"/>
        </w:rPr>
      </w:pPr>
    </w:p>
    <w:p w:rsidR="004666B9" w:rsidRDefault="004666B9" w:rsidP="004666B9">
      <w:pPr>
        <w:rPr>
          <w:ins w:id="3545" w:author="ron gal" w:date="2017-03-04T17:51:00Z"/>
        </w:rPr>
      </w:pPr>
      <w:ins w:id="3546" w:author="ron gal" w:date="2017-03-04T17:51:00Z">
        <w:r>
          <w:br w:type="page"/>
        </w:r>
      </w:ins>
    </w:p>
    <w:p w:rsidR="004666B9" w:rsidRDefault="004666B9" w:rsidP="004666B9">
      <w:pPr>
        <w:bidi/>
        <w:rPr>
          <w:ins w:id="3547" w:author="ron gal" w:date="2017-03-04T17:51:00Z"/>
        </w:rPr>
      </w:pPr>
    </w:p>
    <w:p w:rsidR="004666B9" w:rsidRDefault="004666B9" w:rsidP="004666B9">
      <w:pPr>
        <w:bidi/>
        <w:rPr>
          <w:ins w:id="3548" w:author="ron gal" w:date="2017-03-04T17:51:00Z"/>
        </w:rPr>
      </w:pPr>
      <w:ins w:id="3549" w:author="ron gal" w:date="2017-03-04T17:51:00Z">
        <w:r>
          <w:rPr>
            <w:b/>
            <w:sz w:val="24"/>
            <w:szCs w:val="24"/>
            <w:rtl/>
          </w:rPr>
          <w:t xml:space="preserve">מחלקת </w:t>
        </w:r>
        <w:r w:rsidRPr="0010413E">
          <w:rPr>
            <w:b/>
            <w:sz w:val="24"/>
            <w:szCs w:val="24"/>
          </w:rPr>
          <w:t>VetsController</w:t>
        </w:r>
      </w:ins>
    </w:p>
    <w:p w:rsidR="004666B9" w:rsidRDefault="004666B9" w:rsidP="004666B9">
      <w:pPr>
        <w:bidi/>
        <w:rPr>
          <w:ins w:id="3550" w:author="ron gal" w:date="2017-03-04T17:51:00Z"/>
        </w:rPr>
      </w:pPr>
      <w:ins w:id="3551" w:author="ron gal" w:date="2017-03-04T17:51:00Z">
        <w:r>
          <w:rPr>
            <w:sz w:val="24"/>
            <w:szCs w:val="24"/>
            <w:rtl/>
          </w:rPr>
          <w:t xml:space="preserve">הקונטרולר יבצע את כלל </w:t>
        </w:r>
        <w:r>
          <w:rPr>
            <w:rFonts w:hint="cs"/>
            <w:sz w:val="24"/>
            <w:szCs w:val="24"/>
            <w:rtl/>
          </w:rPr>
          <w:t>הפעולות ה</w:t>
        </w:r>
        <w:r>
          <w:rPr>
            <w:sz w:val="24"/>
            <w:szCs w:val="24"/>
            <w:rtl/>
          </w:rPr>
          <w:t xml:space="preserve">קשורות </w:t>
        </w:r>
        <w:r>
          <w:rPr>
            <w:rFonts w:hint="cs"/>
            <w:sz w:val="24"/>
            <w:szCs w:val="24"/>
            <w:rtl/>
          </w:rPr>
          <w:t>לרופאים</w:t>
        </w:r>
        <w:r>
          <w:rPr>
            <w:sz w:val="24"/>
            <w:szCs w:val="24"/>
            <w:rtl/>
          </w:rPr>
          <w:t>.</w:t>
        </w:r>
        <w:r>
          <w:rPr>
            <w:rFonts w:hint="cs"/>
            <w:rtl/>
          </w:rPr>
          <w:t xml:space="preserve"> </w:t>
        </w:r>
        <w:r>
          <w:rPr>
            <w:sz w:val="24"/>
            <w:szCs w:val="24"/>
            <w:rtl/>
          </w:rPr>
          <w:t>המחלקה תכיל את הפעולות הבאות:</w:t>
        </w:r>
      </w:ins>
    </w:p>
    <w:p w:rsidR="004666B9" w:rsidRDefault="004666B9" w:rsidP="004666B9">
      <w:pPr>
        <w:rPr>
          <w:ins w:id="3552" w:author="ron gal" w:date="2017-03-04T17:51:00Z"/>
          <w:sz w:val="24"/>
          <w:szCs w:val="24"/>
          <w:rtl/>
        </w:rPr>
      </w:pPr>
      <w:ins w:id="3553" w:author="ron gal" w:date="2017-03-04T17:51:00Z">
        <w:r w:rsidRPr="0010413E">
          <w:rPr>
            <w:sz w:val="24"/>
            <w:szCs w:val="24"/>
          </w:rPr>
          <w:t>public List&lt;Doctor&gt; All(string firstName = null, string lastName = null, string address = null, int? id = null)</w:t>
        </w:r>
      </w:ins>
    </w:p>
    <w:p w:rsidR="004666B9" w:rsidRPr="0010413E" w:rsidRDefault="004666B9" w:rsidP="004666B9">
      <w:pPr>
        <w:rPr>
          <w:ins w:id="3554" w:author="ron gal" w:date="2017-03-04T17:51:00Z"/>
          <w:sz w:val="24"/>
          <w:szCs w:val="24"/>
        </w:rPr>
      </w:pPr>
      <w:ins w:id="3555" w:author="ron gal" w:date="2017-03-04T17:51:00Z">
        <w:r w:rsidRPr="0010413E">
          <w:rPr>
            <w:sz w:val="24"/>
            <w:szCs w:val="24"/>
          </w:rPr>
          <w:t>public void Assign(int vetId, int petId)</w:t>
        </w:r>
      </w:ins>
    </w:p>
    <w:p w:rsidR="004666B9" w:rsidRPr="0010413E" w:rsidRDefault="004666B9" w:rsidP="004666B9">
      <w:pPr>
        <w:rPr>
          <w:ins w:id="3556" w:author="ron gal" w:date="2017-03-04T17:51:00Z"/>
          <w:sz w:val="24"/>
          <w:szCs w:val="24"/>
        </w:rPr>
      </w:pPr>
      <w:ins w:id="3557" w:author="ron gal" w:date="2017-03-04T17:51:00Z">
        <w:r w:rsidRPr="0010413E">
          <w:rPr>
            <w:sz w:val="24"/>
            <w:szCs w:val="24"/>
          </w:rPr>
          <w:t>public Doctor Get(int? vetId)</w:t>
        </w:r>
      </w:ins>
    </w:p>
    <w:p w:rsidR="004666B9" w:rsidRPr="0010413E" w:rsidRDefault="004666B9" w:rsidP="004666B9">
      <w:pPr>
        <w:rPr>
          <w:ins w:id="3558" w:author="ron gal" w:date="2017-03-04T17:51:00Z"/>
          <w:sz w:val="24"/>
          <w:szCs w:val="24"/>
        </w:rPr>
      </w:pPr>
      <w:ins w:id="3559" w:author="ron gal" w:date="2017-03-04T17:51:00Z">
        <w:r w:rsidRPr="0010413E">
          <w:rPr>
            <w:sz w:val="24"/>
            <w:szCs w:val="24"/>
          </w:rPr>
          <w:t>public Doctor Save(Doctor doctor)</w:t>
        </w:r>
      </w:ins>
    </w:p>
    <w:p w:rsidR="004666B9" w:rsidRDefault="004666B9" w:rsidP="004666B9">
      <w:pPr>
        <w:rPr>
          <w:ins w:id="3560" w:author="ron gal" w:date="2017-03-04T17:51:00Z"/>
        </w:rPr>
      </w:pPr>
      <w:ins w:id="3561" w:author="ron gal" w:date="2017-03-04T17:51:00Z">
        <w:r w:rsidRPr="0010413E">
          <w:rPr>
            <w:sz w:val="24"/>
            <w:szCs w:val="24"/>
          </w:rPr>
          <w:t>public Doctor SaveRecommendation([FromBody]Recommendation recommendation, [FromUri]int id)</w:t>
        </w:r>
      </w:ins>
    </w:p>
    <w:p w:rsidR="004666B9" w:rsidRDefault="004666B9" w:rsidP="004666B9">
      <w:pPr>
        <w:bidi/>
        <w:rPr>
          <w:ins w:id="3562" w:author="ron gal" w:date="2017-03-04T17:51:00Z"/>
        </w:rPr>
      </w:pPr>
    </w:p>
    <w:p w:rsidR="004666B9" w:rsidRDefault="004666B9" w:rsidP="004666B9">
      <w:pPr>
        <w:bidi/>
        <w:rPr>
          <w:ins w:id="3563" w:author="ron gal" w:date="2017-03-04T17:51:00Z"/>
        </w:rPr>
      </w:pPr>
      <w:ins w:id="3564" w:author="ron gal" w:date="2017-03-04T17:51:00Z">
        <w:r>
          <w:rPr>
            <w:b/>
            <w:sz w:val="24"/>
            <w:szCs w:val="24"/>
            <w:rtl/>
          </w:rPr>
          <w:t xml:space="preserve">מחלקת </w:t>
        </w:r>
        <w:r w:rsidRPr="0010413E">
          <w:rPr>
            <w:b/>
            <w:sz w:val="24"/>
            <w:szCs w:val="24"/>
          </w:rPr>
          <w:t>ReportsController</w:t>
        </w:r>
      </w:ins>
    </w:p>
    <w:p w:rsidR="004666B9" w:rsidRDefault="004666B9" w:rsidP="004666B9">
      <w:pPr>
        <w:bidi/>
        <w:rPr>
          <w:ins w:id="3565" w:author="ron gal" w:date="2017-03-04T17:51:00Z"/>
        </w:rPr>
      </w:pPr>
      <w:ins w:id="3566" w:author="ron gal" w:date="2017-03-04T17:51:00Z">
        <w:r>
          <w:rPr>
            <w:sz w:val="24"/>
            <w:szCs w:val="24"/>
            <w:rtl/>
          </w:rPr>
          <w:t xml:space="preserve">הקונטרולר יבצע את הפקת כלל הדוחות, יחזיר </w:t>
        </w:r>
        <w:r>
          <w:rPr>
            <w:rFonts w:hint="cs"/>
            <w:sz w:val="24"/>
            <w:szCs w:val="24"/>
            <w:rtl/>
          </w:rPr>
          <w:t>לבעלים או לרופא</w:t>
        </w:r>
        <w:r>
          <w:rPr>
            <w:sz w:val="24"/>
            <w:szCs w:val="24"/>
            <w:rtl/>
          </w:rPr>
          <w:t xml:space="preserve"> את הדוחות ע"פ הפרמטרים המתקבלים לכל דו"ח. המחלקה תכיל את הפעולות הבאות:</w:t>
        </w:r>
      </w:ins>
    </w:p>
    <w:p w:rsidR="004666B9" w:rsidRDefault="004666B9" w:rsidP="004666B9">
      <w:pPr>
        <w:bidi/>
        <w:rPr>
          <w:ins w:id="3567" w:author="ron gal" w:date="2017-03-04T17:51:00Z"/>
        </w:rPr>
      </w:pPr>
    </w:p>
    <w:p w:rsidR="004666B9" w:rsidRPr="0010413E" w:rsidRDefault="004666B9" w:rsidP="004666B9">
      <w:pPr>
        <w:rPr>
          <w:ins w:id="3568" w:author="ron gal" w:date="2017-03-04T17:51:00Z"/>
          <w:sz w:val="24"/>
          <w:szCs w:val="24"/>
          <w:rtl/>
        </w:rPr>
      </w:pPr>
      <w:ins w:id="3569" w:author="ron gal" w:date="2017-03-04T17:51:00Z">
        <w:r w:rsidRPr="0010413E">
          <w:rPr>
            <w:sz w:val="24"/>
            <w:szCs w:val="24"/>
          </w:rPr>
          <w:t>public List&lt;FinanceReport&gt; Finance([DateTimeParameter]DateTime? startDate = null, [DateTimeParameter]DateTime? endDate = null, int? datePart = null)</w:t>
        </w:r>
      </w:ins>
    </w:p>
    <w:p w:rsidR="004666B9" w:rsidRPr="0010413E" w:rsidRDefault="004666B9" w:rsidP="004666B9">
      <w:pPr>
        <w:rPr>
          <w:ins w:id="3570" w:author="ron gal" w:date="2017-03-04T17:51:00Z"/>
          <w:sz w:val="24"/>
          <w:szCs w:val="24"/>
          <w:rtl/>
        </w:rPr>
      </w:pPr>
      <w:ins w:id="3571" w:author="ron gal" w:date="2017-03-04T17:51:00Z">
        <w:r w:rsidRPr="0010413E">
          <w:rPr>
            <w:sz w:val="24"/>
            <w:szCs w:val="24"/>
          </w:rPr>
          <w:t>public List&lt;ItemUsageReport&gt; PerItem([DateTimeParameter]DateTime? startDate = null, [DateTimeParameter]DateTime? endDate = null, int? datePart = null, string itemName = "")</w:t>
        </w:r>
      </w:ins>
    </w:p>
    <w:p w:rsidR="004666B9" w:rsidRPr="0010413E" w:rsidRDefault="004666B9" w:rsidP="004666B9">
      <w:pPr>
        <w:rPr>
          <w:ins w:id="3572" w:author="ron gal" w:date="2017-03-04T17:51:00Z"/>
          <w:sz w:val="24"/>
          <w:szCs w:val="24"/>
          <w:rtl/>
        </w:rPr>
      </w:pPr>
      <w:ins w:id="3573" w:author="ron gal" w:date="2017-03-04T17:51:00Z">
        <w:r w:rsidRPr="0010413E">
          <w:rPr>
            <w:sz w:val="24"/>
            <w:szCs w:val="24"/>
          </w:rPr>
          <w:t>public List&lt;AnimalTypeReport&gt; PerType([DateTimeParameter]DateTime? startDate = null, [DateTimeParameter]DateTime? endDate = null, int? datePart = null, int? animalType = null)</w:t>
        </w:r>
      </w:ins>
    </w:p>
    <w:p w:rsidR="004666B9" w:rsidRPr="0010413E" w:rsidRDefault="004666B9" w:rsidP="004666B9">
      <w:pPr>
        <w:rPr>
          <w:ins w:id="3574" w:author="ron gal" w:date="2017-03-04T17:51:00Z"/>
          <w:sz w:val="24"/>
          <w:szCs w:val="24"/>
        </w:rPr>
      </w:pPr>
      <w:ins w:id="3575" w:author="ron gal" w:date="2017-03-04T17:51:00Z">
        <w:r w:rsidRPr="0010413E">
          <w:rPr>
            <w:sz w:val="24"/>
            <w:szCs w:val="24"/>
          </w:rPr>
          <w:t>public List&lt;AnimalNameReport&gt; PerAnimal([DateTimeParameter]DateTime? startDate = null, [DateTimeParameter]DateTime? endDate = null, int? datePart = null, int? animalId = null)</w:t>
        </w:r>
      </w:ins>
    </w:p>
    <w:p w:rsidR="004666B9" w:rsidRPr="0010413E" w:rsidRDefault="004666B9" w:rsidP="004666B9">
      <w:pPr>
        <w:rPr>
          <w:ins w:id="3576" w:author="ron gal" w:date="2017-03-04T17:51:00Z"/>
          <w:sz w:val="24"/>
          <w:szCs w:val="24"/>
        </w:rPr>
      </w:pPr>
      <w:ins w:id="3577" w:author="ron gal" w:date="2017-03-04T17:51:00Z">
        <w:r w:rsidRPr="0010413E">
          <w:rPr>
            <w:sz w:val="24"/>
            <w:szCs w:val="24"/>
          </w:rPr>
          <w:t>public List&lt;VisitsReport&gt; Visits(int? time = null)</w:t>
        </w:r>
      </w:ins>
    </w:p>
    <w:p w:rsidR="004666B9" w:rsidRDefault="004666B9" w:rsidP="004666B9">
      <w:pPr>
        <w:rPr>
          <w:ins w:id="3578" w:author="ron gal" w:date="2017-03-04T17:51:00Z"/>
        </w:rPr>
      </w:pPr>
    </w:p>
    <w:p w:rsidR="004666B9" w:rsidRDefault="004666B9" w:rsidP="004666B9">
      <w:pPr>
        <w:rPr>
          <w:ins w:id="3579" w:author="ron gal" w:date="2017-03-04T17:51:00Z"/>
          <w:sz w:val="28"/>
          <w:szCs w:val="28"/>
          <w:rtl/>
        </w:rPr>
      </w:pPr>
      <w:ins w:id="3580" w:author="ron gal" w:date="2017-03-04T17:51:00Z">
        <w:r>
          <w:rPr>
            <w:sz w:val="28"/>
            <w:szCs w:val="28"/>
            <w:rtl/>
          </w:rPr>
          <w:br w:type="page"/>
        </w:r>
      </w:ins>
    </w:p>
    <w:p w:rsidR="004666B9" w:rsidRDefault="004666B9" w:rsidP="00430617">
      <w:pPr>
        <w:pStyle w:val="Heading2"/>
        <w:bidi/>
        <w:rPr>
          <w:ins w:id="3581" w:author="ron gal" w:date="2017-03-04T17:51:00Z"/>
          <w:rtl/>
        </w:rPr>
        <w:pPrChange w:id="3582" w:author="Ron Gal" w:date="2017-03-05T23:24:00Z">
          <w:pPr>
            <w:bidi/>
          </w:pPr>
        </w:pPrChange>
      </w:pPr>
      <w:bookmarkStart w:id="3583" w:name="_Toc476519724"/>
      <w:ins w:id="3584" w:author="ron gal" w:date="2017-03-04T17:51:00Z">
        <w:r>
          <w:rPr>
            <w:rtl/>
          </w:rPr>
          <w:lastRenderedPageBreak/>
          <w:t>פילטרים (</w:t>
        </w:r>
        <w:r w:rsidR="00A11CF2">
          <w:t>Filters</w:t>
        </w:r>
      </w:ins>
      <w:ins w:id="3585" w:author="ron gal" w:date="2017-03-04T17:57:00Z">
        <w:r w:rsidR="00A11CF2">
          <w:rPr>
            <w:rFonts w:hint="cs"/>
            <w:rtl/>
          </w:rPr>
          <w:t>)</w:t>
        </w:r>
      </w:ins>
      <w:bookmarkEnd w:id="3583"/>
    </w:p>
    <w:p w:rsidR="004666B9" w:rsidRDefault="004666B9" w:rsidP="004666B9">
      <w:pPr>
        <w:bidi/>
        <w:rPr>
          <w:ins w:id="3586" w:author="ron gal" w:date="2017-03-04T17:51:00Z"/>
        </w:rPr>
      </w:pPr>
      <w:ins w:id="3587" w:author="ron gal" w:date="2017-03-04T17:51:00Z">
        <w:r>
          <w:rPr>
            <w:sz w:val="24"/>
            <w:szCs w:val="24"/>
            <w:rtl/>
          </w:rPr>
          <w: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t>
        </w:r>
        <w:r>
          <w:rPr>
            <w:sz w:val="24"/>
            <w:szCs w:val="24"/>
          </w:rPr>
          <w:t>ActionFilterAttribute</w:t>
        </w:r>
        <w:r>
          <w:rPr>
            <w:sz w:val="24"/>
            <w:szCs w:val="24"/>
            <w:rtl/>
          </w:rPr>
          <w:t xml:space="preserve"> של </w:t>
        </w:r>
        <w:r>
          <w:rPr>
            <w:sz w:val="24"/>
            <w:szCs w:val="24"/>
          </w:rPr>
          <w:t>Net</w:t>
        </w:r>
        <w:r>
          <w:rPr>
            <w:sz w:val="24"/>
            <w:szCs w:val="24"/>
            <w:rtl/>
          </w:rPr>
          <w:t xml:space="preserve">. ויכול לממש שתי </w:t>
        </w:r>
        <w:r>
          <w:rPr>
            <w:sz w:val="24"/>
            <w:szCs w:val="24"/>
          </w:rPr>
          <w:t>Template Methods</w:t>
        </w:r>
        <w:r>
          <w:rPr>
            <w:sz w:val="24"/>
            <w:szCs w:val="24"/>
            <w:rtl/>
          </w:rPr>
          <w:t>:</w:t>
        </w:r>
      </w:ins>
    </w:p>
    <w:p w:rsidR="004666B9" w:rsidRDefault="004666B9" w:rsidP="004666B9">
      <w:pPr>
        <w:numPr>
          <w:ilvl w:val="0"/>
          <w:numId w:val="14"/>
        </w:numPr>
        <w:bidi/>
        <w:ind w:hanging="360"/>
        <w:contextualSpacing/>
        <w:rPr>
          <w:ins w:id="3588" w:author="ron gal" w:date="2017-03-04T17:51:00Z"/>
          <w:sz w:val="24"/>
          <w:szCs w:val="24"/>
        </w:rPr>
      </w:pPr>
      <w:ins w:id="3589" w:author="ron gal" w:date="2017-03-04T17:51:00Z">
        <w:r>
          <w:rPr>
            <w:sz w:val="24"/>
            <w:szCs w:val="24"/>
            <w:rtl/>
          </w:rPr>
          <w:t xml:space="preserve">המתודה </w:t>
        </w:r>
        <w:r>
          <w:rPr>
            <w:sz w:val="24"/>
            <w:szCs w:val="24"/>
          </w:rPr>
          <w:t>OnActionExecuting</w:t>
        </w:r>
        <w:r>
          <w:rPr>
            <w:sz w:val="24"/>
            <w:szCs w:val="24"/>
            <w:rtl/>
          </w:rPr>
          <w:t xml:space="preserve"> - קוד אשר יתבצע לפני הפעולה בקונטרולר הרלוונטי.</w:t>
        </w:r>
      </w:ins>
    </w:p>
    <w:p w:rsidR="004666B9" w:rsidRDefault="004666B9" w:rsidP="004666B9">
      <w:pPr>
        <w:numPr>
          <w:ilvl w:val="0"/>
          <w:numId w:val="14"/>
        </w:numPr>
        <w:bidi/>
        <w:ind w:hanging="360"/>
        <w:contextualSpacing/>
        <w:rPr>
          <w:ins w:id="3590" w:author="ron gal" w:date="2017-03-04T17:51:00Z"/>
          <w:sz w:val="24"/>
          <w:szCs w:val="24"/>
        </w:rPr>
      </w:pPr>
      <w:ins w:id="3591" w:author="ron gal" w:date="2017-03-04T17:51:00Z">
        <w:r>
          <w:rPr>
            <w:sz w:val="24"/>
            <w:szCs w:val="24"/>
            <w:rtl/>
          </w:rPr>
          <w:t xml:space="preserve">המתודה </w:t>
        </w:r>
        <w:r>
          <w:rPr>
            <w:sz w:val="24"/>
            <w:szCs w:val="24"/>
          </w:rPr>
          <w:t>OnActionExecuted</w:t>
        </w:r>
        <w:r>
          <w:rPr>
            <w:sz w:val="24"/>
            <w:szCs w:val="24"/>
            <w:rtl/>
          </w:rPr>
          <w:t xml:space="preserve"> - קוד אשר יתבצע לאחר הפעולה בקונטורלר הרלוונטי.</w:t>
        </w:r>
      </w:ins>
    </w:p>
    <w:p w:rsidR="004666B9" w:rsidRDefault="004666B9" w:rsidP="004666B9">
      <w:pPr>
        <w:bidi/>
        <w:rPr>
          <w:ins w:id="3592" w:author="ron gal" w:date="2017-03-04T17:51:00Z"/>
        </w:rPr>
      </w:pPr>
    </w:p>
    <w:p w:rsidR="004666B9" w:rsidRDefault="004666B9" w:rsidP="004666B9">
      <w:pPr>
        <w:bidi/>
        <w:rPr>
          <w:ins w:id="3593" w:author="ron gal" w:date="2017-03-04T17:51:00Z"/>
        </w:rPr>
      </w:pPr>
      <w:ins w:id="3594" w:author="ron gal" w:date="2017-03-04T17:51:00Z">
        <w:r>
          <w:rPr>
            <w:b/>
            <w:sz w:val="24"/>
            <w:szCs w:val="24"/>
            <w:rtl/>
          </w:rPr>
          <w:t xml:space="preserve">מחלקת </w:t>
        </w:r>
        <w:r>
          <w:rPr>
            <w:b/>
            <w:sz w:val="24"/>
            <w:szCs w:val="24"/>
          </w:rPr>
          <w:t>GlobalAuthorizationFilter</w:t>
        </w:r>
      </w:ins>
    </w:p>
    <w:p w:rsidR="004666B9" w:rsidRDefault="004666B9" w:rsidP="004666B9">
      <w:pPr>
        <w:bidi/>
        <w:rPr>
          <w:ins w:id="3595" w:author="ron gal" w:date="2017-03-04T17:51:00Z"/>
        </w:rPr>
      </w:pPr>
      <w:ins w:id="3596" w:author="ron gal" w:date="2017-03-04T17:51:00Z">
        <w:r>
          <w:rPr>
            <w:sz w:val="24"/>
            <w:szCs w:val="24"/>
            <w:rtl/>
          </w:rPr>
          <w:t>פילטר זה מופעל לפני כל בקשה לשרת ומקבל את פרטי המשתמש (שם וסיסמה), ומאמתת אותם מול מסד הנתונים. אם הנתונים אומתו בהצלחה ישמרו הרשאות המשתמש (</w:t>
        </w:r>
        <w:r>
          <w:rPr>
            <w:rFonts w:hint="cs"/>
            <w:sz w:val="24"/>
            <w:szCs w:val="24"/>
            <w:rtl/>
          </w:rPr>
          <w:t>רופא\בעלים</w:t>
        </w:r>
        <w:r>
          <w:rPr>
            <w:sz w:val="24"/>
            <w:szCs w:val="24"/>
            <w:rtl/>
          </w:rPr>
          <w:t xml:space="preserve">) על הבקשה לצורך וידוא ההרשאות בקונטרולר. אם אימות הנתונים נכשל, תוחזר תשובת שגיאה עם </w:t>
        </w:r>
        <w:r>
          <w:rPr>
            <w:sz w:val="24"/>
            <w:szCs w:val="24"/>
          </w:rPr>
          <w:t>Http Status</w:t>
        </w:r>
        <w:r>
          <w:rPr>
            <w:sz w:val="24"/>
            <w:szCs w:val="24"/>
            <w:rtl/>
          </w:rPr>
          <w:t xml:space="preserve"> 401 - המייצג שגיאת הרשאות.</w:t>
        </w:r>
      </w:ins>
    </w:p>
    <w:p w:rsidR="004666B9" w:rsidRDefault="004666B9" w:rsidP="004666B9">
      <w:pPr>
        <w:bidi/>
        <w:rPr>
          <w:ins w:id="3597" w:author="ron gal" w:date="2017-03-04T17:51:00Z"/>
        </w:rPr>
      </w:pPr>
    </w:p>
    <w:p w:rsidR="004666B9" w:rsidRDefault="004666B9" w:rsidP="004666B9">
      <w:pPr>
        <w:bidi/>
        <w:rPr>
          <w:ins w:id="3598" w:author="ron gal" w:date="2017-03-04T17:51:00Z"/>
        </w:rPr>
      </w:pPr>
      <w:ins w:id="3599" w:author="ron gal" w:date="2017-03-04T17:51:00Z">
        <w:r>
          <w:rPr>
            <w:b/>
            <w:sz w:val="24"/>
            <w:szCs w:val="24"/>
            <w:rtl/>
          </w:rPr>
          <w:t xml:space="preserve">מחלקת </w:t>
        </w:r>
        <w:r>
          <w:rPr>
            <w:b/>
            <w:sz w:val="24"/>
            <w:szCs w:val="24"/>
          </w:rPr>
          <w:t>ValidateModelAttribute</w:t>
        </w:r>
      </w:ins>
    </w:p>
    <w:p w:rsidR="004666B9" w:rsidRDefault="004666B9" w:rsidP="004666B9">
      <w:pPr>
        <w:bidi/>
        <w:rPr>
          <w:ins w:id="3600" w:author="ron gal" w:date="2017-03-04T17:51:00Z"/>
        </w:rPr>
      </w:pPr>
      <w:ins w:id="3601" w:author="ron gal" w:date="2017-03-04T17:51:00Z">
        <w:r>
          <w:rPr>
            <w:sz w:val="24"/>
            <w:szCs w:val="24"/>
            <w:rtl/>
          </w:rPr>
          <w:t xml:space="preserve">פילטר זה מופעל לפני כל בקשה לשרת ומוודא אם לפחות אחד מהולידטורים מצא נתונים לא תקין בבקשה. אם נמצאו נתונים לא תקינים תוחזר תשובה שגיאה עם </w:t>
        </w:r>
        <w:r>
          <w:rPr>
            <w:sz w:val="24"/>
            <w:szCs w:val="24"/>
          </w:rPr>
          <w:t>Http Status</w:t>
        </w:r>
        <w:r>
          <w:rPr>
            <w:sz w:val="24"/>
            <w:szCs w:val="24"/>
            <w:rtl/>
          </w:rPr>
          <w:t xml:space="preserve"> 4</w:t>
        </w:r>
        <w:r>
          <w:rPr>
            <w:rFonts w:hint="cs"/>
            <w:sz w:val="24"/>
            <w:szCs w:val="24"/>
            <w:rtl/>
          </w:rPr>
          <w:t>00</w:t>
        </w:r>
        <w:r>
          <w:rPr>
            <w:sz w:val="24"/>
            <w:szCs w:val="24"/>
            <w:rtl/>
          </w:rPr>
          <w:t xml:space="preserve"> - המייצג בקשה לא תקינה.</w:t>
        </w:r>
      </w:ins>
    </w:p>
    <w:p w:rsidR="004666B9" w:rsidRDefault="004666B9" w:rsidP="004666B9">
      <w:pPr>
        <w:bidi/>
        <w:rPr>
          <w:ins w:id="3602" w:author="ron gal" w:date="2017-03-04T17:51:00Z"/>
        </w:rPr>
      </w:pPr>
    </w:p>
    <w:p w:rsidR="004666B9" w:rsidRDefault="004666B9" w:rsidP="004666B9">
      <w:pPr>
        <w:bidi/>
        <w:rPr>
          <w:ins w:id="3603" w:author="ron gal" w:date="2017-03-04T17:51:00Z"/>
        </w:rPr>
      </w:pPr>
      <w:ins w:id="3604" w:author="ron gal" w:date="2017-03-04T17:51:00Z">
        <w:r>
          <w:rPr>
            <w:b/>
            <w:sz w:val="24"/>
            <w:szCs w:val="24"/>
            <w:rtl/>
          </w:rPr>
          <w:t xml:space="preserve">מחלקת </w:t>
        </w:r>
        <w:r>
          <w:rPr>
            <w:b/>
            <w:sz w:val="24"/>
            <w:szCs w:val="24"/>
          </w:rPr>
          <w:t>TransactionFilterAttribute</w:t>
        </w:r>
      </w:ins>
    </w:p>
    <w:p w:rsidR="004666B9" w:rsidRDefault="004666B9" w:rsidP="004666B9">
      <w:pPr>
        <w:bidi/>
        <w:rPr>
          <w:ins w:id="3605" w:author="ron gal" w:date="2017-03-04T17:51:00Z"/>
        </w:rPr>
      </w:pPr>
      <w:ins w:id="3606" w:author="ron gal" w:date="2017-03-04T17:51:00Z">
        <w:r>
          <w:rPr>
            <w:sz w:val="24"/>
            <w:szCs w:val="24"/>
            <w:rtl/>
          </w:rPr>
          <w:t xml:space="preserve">פילטר זה מופעל לפני כל בקשה לשרת ואחראי על יצירת </w:t>
        </w:r>
        <w:r>
          <w:rPr>
            <w:sz w:val="24"/>
            <w:szCs w:val="24"/>
          </w:rPr>
          <w:t>Session</w:t>
        </w:r>
        <w:r>
          <w:rPr>
            <w:sz w:val="24"/>
            <w:szCs w:val="24"/>
            <w:rtl/>
          </w:rPr>
          <w:t xml:space="preserve"> של </w:t>
        </w:r>
        <w:r>
          <w:rPr>
            <w:sz w:val="24"/>
            <w:szCs w:val="24"/>
          </w:rPr>
          <w:t>Nhibernate</w:t>
        </w:r>
        <w:r>
          <w:rPr>
            <w:sz w:val="24"/>
            <w:szCs w:val="24"/>
            <w:rtl/>
          </w:rPr>
          <w:t>. בנוסף, פילטר זה מופעל לאחר סיום כל בקשה בשרת ואחראי על שמירת הנתונים במסד הנתונים במידה והבקשה הסתיימה בהצלחה (</w:t>
        </w:r>
        <w:r>
          <w:rPr>
            <w:sz w:val="24"/>
            <w:szCs w:val="24"/>
          </w:rPr>
          <w:t>Commit</w:t>
        </w:r>
        <w:r>
          <w:rPr>
            <w:sz w:val="24"/>
            <w:szCs w:val="24"/>
            <w:rtl/>
          </w:rPr>
          <w:t>) או גלגול הנתונים לאחור במידה ואירעה שגיאה (</w:t>
        </w:r>
        <w:r>
          <w:rPr>
            <w:sz w:val="24"/>
            <w:szCs w:val="24"/>
          </w:rPr>
          <w:t>Rollback</w:t>
        </w:r>
        <w:r>
          <w:rPr>
            <w:sz w:val="24"/>
            <w:szCs w:val="24"/>
            <w:rtl/>
          </w:rPr>
          <w:t>).</w:t>
        </w:r>
      </w:ins>
    </w:p>
    <w:p w:rsidR="004666B9" w:rsidRPr="004666B9" w:rsidRDefault="004666B9" w:rsidP="003D233C">
      <w:pPr>
        <w:bidi/>
        <w:rPr>
          <w:ins w:id="3607" w:author="ron gal" w:date="2017-03-04T17:51:00Z"/>
          <w:sz w:val="28"/>
          <w:szCs w:val="28"/>
          <w:rtl/>
        </w:rPr>
      </w:pPr>
    </w:p>
    <w:p w:rsidR="004666B9" w:rsidRDefault="004666B9">
      <w:pPr>
        <w:bidi/>
        <w:rPr>
          <w:ins w:id="3608" w:author="ron gal" w:date="2017-03-04T17:51:00Z"/>
          <w:sz w:val="28"/>
          <w:szCs w:val="28"/>
          <w:rtl/>
        </w:rPr>
        <w:pPrChange w:id="3609" w:author="ron gal" w:date="2017-03-04T17:51:00Z">
          <w:pPr>
            <w:bidi/>
          </w:pPr>
        </w:pPrChange>
      </w:pPr>
    </w:p>
    <w:p w:rsidR="003D233C" w:rsidRDefault="003D233C" w:rsidP="00430617">
      <w:pPr>
        <w:pStyle w:val="Heading2"/>
        <w:bidi/>
        <w:rPr>
          <w:moveTo w:id="3610" w:author="ron gal" w:date="2017-03-04T17:50:00Z"/>
        </w:rPr>
        <w:pPrChange w:id="3611" w:author="Ron Gal" w:date="2017-03-05T23:24:00Z">
          <w:pPr>
            <w:bidi/>
          </w:pPr>
        </w:pPrChange>
      </w:pPr>
      <w:bookmarkStart w:id="3612" w:name="_Toc476519725"/>
      <w:moveToRangeStart w:id="3613" w:author="ron gal" w:date="2017-03-04T17:50:00Z" w:name="move476413130"/>
      <w:moveTo w:id="3614" w:author="ron gal" w:date="2017-03-04T17:50:00Z">
        <w:r>
          <w:rPr>
            <w:rtl/>
          </w:rPr>
          <w:t>מחלקות תשתית (</w:t>
        </w:r>
        <w:r>
          <w:t>Common</w:t>
        </w:r>
        <w:r>
          <w:rPr>
            <w:rtl/>
          </w:rPr>
          <w:t>)</w:t>
        </w:r>
        <w:bookmarkEnd w:id="3612"/>
      </w:moveTo>
    </w:p>
    <w:moveToRangeEnd w:id="3613"/>
    <w:p w:rsidR="003D233C" w:rsidRDefault="003D233C">
      <w:pPr>
        <w:bidi/>
        <w:rPr>
          <w:ins w:id="3615" w:author="ron gal" w:date="2017-03-04T17:49:00Z"/>
          <w:rtl/>
        </w:rPr>
        <w:pPrChange w:id="3616" w:author="ron gal" w:date="2017-03-04T17:50:00Z">
          <w:pPr>
            <w:bidi/>
          </w:pPr>
        </w:pPrChange>
      </w:pPr>
    </w:p>
    <w:p w:rsidR="00FA676B" w:rsidRDefault="00FA676B" w:rsidP="00FA676B">
      <w:pPr>
        <w:bidi/>
        <w:rPr>
          <w:ins w:id="3617" w:author="ron gal" w:date="2017-03-04T17:49:00Z"/>
        </w:rPr>
      </w:pPr>
      <w:ins w:id="3618" w:author="ron gal" w:date="2017-03-04T17:49:00Z">
        <w:r>
          <w:rPr>
            <w:b/>
            <w:sz w:val="24"/>
            <w:szCs w:val="24"/>
            <w:rtl/>
          </w:rPr>
          <w:t xml:space="preserve">מחלקת </w:t>
        </w:r>
        <w:r>
          <w:rPr>
            <w:b/>
            <w:sz w:val="24"/>
            <w:szCs w:val="24"/>
          </w:rPr>
          <w:t>GlobalExceptionHandler</w:t>
        </w:r>
      </w:ins>
    </w:p>
    <w:p w:rsidR="00FA676B" w:rsidRDefault="00FA676B" w:rsidP="00FA676B">
      <w:pPr>
        <w:bidi/>
        <w:rPr>
          <w:ins w:id="3619" w:author="ron gal" w:date="2017-03-04T17:49:00Z"/>
        </w:rPr>
      </w:pPr>
      <w:ins w:id="3620" w:author="ron gal" w:date="2017-03-04T17:49:00Z">
        <w:r>
          <w:rPr>
            <w:sz w:val="24"/>
            <w:szCs w:val="24"/>
            <w:rtl/>
          </w:rPr>
          <w:t xml:space="preserve">מחלקה זו אחראית על החזרת הודעות שגיאה ללקוח בעקבות שגיאות אשר אירעו בשרת. המחלקה יורשת מהמחלקה </w:t>
        </w:r>
        <w:r>
          <w:rPr>
            <w:sz w:val="24"/>
            <w:szCs w:val="24"/>
          </w:rPr>
          <w:t>ExceptionHandler</w:t>
        </w:r>
        <w:r>
          <w:rPr>
            <w:sz w:val="24"/>
            <w:szCs w:val="24"/>
            <w:rtl/>
          </w:rPr>
          <w:t xml:space="preserve"> של </w:t>
        </w:r>
        <w:r>
          <w:rPr>
            <w:sz w:val="24"/>
            <w:szCs w:val="24"/>
          </w:rPr>
          <w:t>Net</w:t>
        </w:r>
        <w:r>
          <w:rPr>
            <w:sz w:val="24"/>
            <w:szCs w:val="24"/>
            <w:rtl/>
          </w:rPr>
          <w:t xml:space="preserve">. ודורסת את המתודה </w:t>
        </w:r>
        <w:r>
          <w:rPr>
            <w:sz w:val="24"/>
            <w:szCs w:val="24"/>
          </w:rPr>
          <w:t>Handle</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xml:space="preserve">. </w:t>
        </w:r>
      </w:ins>
    </w:p>
    <w:p w:rsidR="00FA676B" w:rsidRDefault="00FA676B" w:rsidP="00FA676B">
      <w:pPr>
        <w:bidi/>
        <w:rPr>
          <w:ins w:id="3621" w:author="ron gal" w:date="2017-03-04T17:49:00Z"/>
        </w:rPr>
      </w:pPr>
    </w:p>
    <w:p w:rsidR="00FA676B" w:rsidRDefault="00FA676B" w:rsidP="00FA676B">
      <w:pPr>
        <w:bidi/>
        <w:rPr>
          <w:ins w:id="3622" w:author="ron gal" w:date="2017-03-04T17:49:00Z"/>
        </w:rPr>
      </w:pPr>
    </w:p>
    <w:p w:rsidR="00FA676B" w:rsidRDefault="00FA676B" w:rsidP="00FA676B">
      <w:pPr>
        <w:bidi/>
        <w:rPr>
          <w:ins w:id="3623" w:author="ron gal" w:date="2017-03-04T17:49:00Z"/>
        </w:rPr>
      </w:pPr>
      <w:ins w:id="3624" w:author="ron gal" w:date="2017-03-04T17:49:00Z">
        <w:r>
          <w:rPr>
            <w:b/>
            <w:sz w:val="24"/>
            <w:szCs w:val="24"/>
            <w:rtl/>
          </w:rPr>
          <w:t xml:space="preserve">מחלקת </w:t>
        </w:r>
        <w:r>
          <w:rPr>
            <w:b/>
            <w:sz w:val="24"/>
            <w:szCs w:val="24"/>
          </w:rPr>
          <w:t>GlobalExceptionLogger</w:t>
        </w:r>
      </w:ins>
    </w:p>
    <w:p w:rsidR="00FA676B" w:rsidRDefault="00FA676B" w:rsidP="00FA676B">
      <w:pPr>
        <w:bidi/>
        <w:rPr>
          <w:ins w:id="3625" w:author="ron gal" w:date="2017-03-04T17:49:00Z"/>
        </w:rPr>
      </w:pPr>
      <w:ins w:id="3626" w:author="ron gal" w:date="2017-03-04T17:49:00Z">
        <w:r>
          <w:rPr>
            <w:sz w:val="24"/>
            <w:szCs w:val="24"/>
            <w:rtl/>
          </w:rPr>
          <w:t xml:space="preserve">מחלקה זו אחראית על תיעוד שגיאות אשר אירעו בשרת. המחלקה יורשת מהמחלקה </w:t>
        </w:r>
        <w:r>
          <w:rPr>
            <w:sz w:val="24"/>
            <w:szCs w:val="24"/>
          </w:rPr>
          <w:t>ExceptionLogger</w:t>
        </w:r>
        <w:r>
          <w:rPr>
            <w:sz w:val="24"/>
            <w:szCs w:val="24"/>
            <w:rtl/>
          </w:rPr>
          <w:t xml:space="preserve"> של </w:t>
        </w:r>
        <w:r>
          <w:rPr>
            <w:sz w:val="24"/>
            <w:szCs w:val="24"/>
          </w:rPr>
          <w:t>Net</w:t>
        </w:r>
        <w:r>
          <w:rPr>
            <w:sz w:val="24"/>
            <w:szCs w:val="24"/>
            <w:rtl/>
          </w:rPr>
          <w:t xml:space="preserve">. ודורסת את המתודה </w:t>
        </w:r>
        <w:r>
          <w:rPr>
            <w:sz w:val="24"/>
            <w:szCs w:val="24"/>
          </w:rPr>
          <w:t>Log</w:t>
        </w:r>
        <w:r>
          <w:rPr>
            <w:sz w:val="24"/>
            <w:szCs w:val="24"/>
            <w:rtl/>
          </w:rPr>
          <w:t xml:space="preserve">. כאשר תזרק שגיאה אשר לא תתפס בשרת, </w:t>
        </w:r>
        <w:r>
          <w:rPr>
            <w:sz w:val="24"/>
            <w:szCs w:val="24"/>
            <w:rtl/>
          </w:rPr>
          <w:lastRenderedPageBreak/>
          <w:t xml:space="preserve">מתודה זו תקרא באופן אוטומטי ע"י התשתית של </w:t>
        </w:r>
        <w:r>
          <w:rPr>
            <w:sz w:val="24"/>
            <w:szCs w:val="24"/>
          </w:rPr>
          <w:t>Web API</w:t>
        </w:r>
        <w:r>
          <w:rPr>
            <w:sz w:val="24"/>
            <w:szCs w:val="24"/>
            <w:rtl/>
          </w:rPr>
          <w:t>. תיעוד השגיאות יתבצע בעזרת רישום לקובץ.</w:t>
        </w:r>
      </w:ins>
    </w:p>
    <w:p w:rsidR="00FA676B" w:rsidRDefault="00FA676B" w:rsidP="00FA676B">
      <w:pPr>
        <w:bidi/>
        <w:rPr>
          <w:ins w:id="3627" w:author="ron gal" w:date="2017-03-04T17:49:00Z"/>
        </w:rPr>
      </w:pPr>
    </w:p>
    <w:p w:rsidR="00FA676B" w:rsidRDefault="00FA676B" w:rsidP="00FA676B">
      <w:pPr>
        <w:bidi/>
        <w:rPr>
          <w:ins w:id="3628" w:author="ron gal" w:date="2017-03-04T17:49:00Z"/>
        </w:rPr>
      </w:pPr>
      <w:ins w:id="3629" w:author="ron gal" w:date="2017-03-04T17:49:00Z">
        <w:r>
          <w:rPr>
            <w:b/>
            <w:sz w:val="24"/>
            <w:szCs w:val="24"/>
            <w:rtl/>
          </w:rPr>
          <w:t xml:space="preserve">מחלקת </w:t>
        </w:r>
        <w:r>
          <w:rPr>
            <w:b/>
            <w:sz w:val="24"/>
            <w:szCs w:val="24"/>
          </w:rPr>
          <w:t>WebApiConfig</w:t>
        </w:r>
      </w:ins>
    </w:p>
    <w:p w:rsidR="00FA676B" w:rsidRDefault="00FA676B" w:rsidP="00FA676B">
      <w:pPr>
        <w:bidi/>
        <w:rPr>
          <w:ins w:id="3630" w:author="ron gal" w:date="2017-03-04T17:49:00Z"/>
        </w:rPr>
      </w:pPr>
      <w:ins w:id="3631" w:author="ron gal" w:date="2017-03-04T17:49:00Z">
        <w:r>
          <w:rPr>
            <w:sz w:val="24"/>
            <w:szCs w:val="24"/>
            <w:rtl/>
          </w:rPr>
          <w:t xml:space="preserve">מחלקה סטאטית זו מכילה פונקציה בודדת בשם </w:t>
        </w:r>
        <w:r>
          <w:rPr>
            <w:sz w:val="24"/>
            <w:szCs w:val="24"/>
          </w:rPr>
          <w:t>Register</w:t>
        </w:r>
        <w:r>
          <w:rPr>
            <w:sz w:val="24"/>
            <w:szCs w:val="24"/>
            <w:rtl/>
          </w:rPr>
          <w:t xml:space="preserve"> אשר אחראית על הגדרת המערכת עם עלייתה. בפונקציה זו מוגדרים:</w:t>
        </w:r>
      </w:ins>
    </w:p>
    <w:p w:rsidR="00FA676B" w:rsidRDefault="00FA676B" w:rsidP="00FA676B">
      <w:pPr>
        <w:numPr>
          <w:ilvl w:val="0"/>
          <w:numId w:val="13"/>
        </w:numPr>
        <w:bidi/>
        <w:ind w:hanging="360"/>
        <w:contextualSpacing/>
        <w:rPr>
          <w:ins w:id="3632" w:author="ron gal" w:date="2017-03-04T17:49:00Z"/>
          <w:sz w:val="24"/>
          <w:szCs w:val="24"/>
        </w:rPr>
      </w:pPr>
      <w:ins w:id="3633" w:author="ron gal" w:date="2017-03-04T17:49:00Z">
        <w:r>
          <w:rPr>
            <w:sz w:val="24"/>
            <w:szCs w:val="24"/>
            <w:rtl/>
          </w:rPr>
          <w:t>הפילטרים אשר יופעלו באופן גלובלי עם הגעת כל בקשה לשרת.</w:t>
        </w:r>
      </w:ins>
    </w:p>
    <w:p w:rsidR="00FA676B" w:rsidRDefault="00FA676B" w:rsidP="00FA676B">
      <w:pPr>
        <w:numPr>
          <w:ilvl w:val="0"/>
          <w:numId w:val="13"/>
        </w:numPr>
        <w:bidi/>
        <w:ind w:hanging="360"/>
        <w:contextualSpacing/>
        <w:rPr>
          <w:ins w:id="3634" w:author="ron gal" w:date="2017-03-04T17:49:00Z"/>
          <w:sz w:val="24"/>
          <w:szCs w:val="24"/>
        </w:rPr>
      </w:pPr>
      <w:ins w:id="3635" w:author="ron gal" w:date="2017-03-04T17:49:00Z">
        <w:r>
          <w:rPr>
            <w:sz w:val="24"/>
            <w:szCs w:val="24"/>
            <w:rtl/>
          </w:rPr>
          <w:t>המחלקות אשר יטפלו בשגיאות, לצורך תיעוד ולצורך החזרת הודעה מתאימה ללקוח.</w:t>
        </w:r>
      </w:ins>
    </w:p>
    <w:p w:rsidR="00FA676B" w:rsidRDefault="00FA676B" w:rsidP="00FA676B">
      <w:pPr>
        <w:numPr>
          <w:ilvl w:val="0"/>
          <w:numId w:val="13"/>
        </w:numPr>
        <w:bidi/>
        <w:ind w:hanging="360"/>
        <w:contextualSpacing/>
        <w:rPr>
          <w:ins w:id="3636" w:author="ron gal" w:date="2017-03-04T17:49:00Z"/>
          <w:sz w:val="24"/>
          <w:szCs w:val="24"/>
        </w:rPr>
      </w:pPr>
      <w:ins w:id="3637" w:author="ron gal" w:date="2017-03-04T17:49:00Z">
        <w:r>
          <w:rPr>
            <w:sz w:val="24"/>
            <w:szCs w:val="24"/>
            <w:rtl/>
          </w:rPr>
          <w:t xml:space="preserve">המוסכמה הממפה בין </w:t>
        </w:r>
        <w:r>
          <w:rPr>
            <w:sz w:val="24"/>
            <w:szCs w:val="24"/>
          </w:rPr>
          <w:t>URL</w:t>
        </w:r>
        <w:r>
          <w:rPr>
            <w:sz w:val="24"/>
            <w:szCs w:val="24"/>
            <w:rtl/>
          </w:rPr>
          <w:t>-ים שונים לקונטרולרים.</w:t>
        </w:r>
      </w:ins>
    </w:p>
    <w:p w:rsidR="00FA676B" w:rsidRDefault="00FA676B" w:rsidP="00FA676B">
      <w:pPr>
        <w:bidi/>
        <w:rPr>
          <w:ins w:id="3638" w:author="ron gal" w:date="2017-03-04T17:49:00Z"/>
        </w:rPr>
      </w:pPr>
    </w:p>
    <w:p w:rsidR="00FA676B" w:rsidRDefault="00FA676B" w:rsidP="00FA676B">
      <w:pPr>
        <w:bidi/>
        <w:rPr>
          <w:ins w:id="3639" w:author="ron gal" w:date="2017-03-04T17:49:00Z"/>
        </w:rPr>
      </w:pPr>
      <w:ins w:id="3640" w:author="ron gal" w:date="2017-03-04T17:49:00Z">
        <w:r>
          <w:rPr>
            <w:b/>
            <w:sz w:val="24"/>
            <w:szCs w:val="24"/>
            <w:rtl/>
          </w:rPr>
          <w:t xml:space="preserve">מחלקת </w:t>
        </w:r>
        <w:r>
          <w:rPr>
            <w:b/>
            <w:sz w:val="24"/>
            <w:szCs w:val="24"/>
          </w:rPr>
          <w:t>global.asax</w:t>
        </w:r>
      </w:ins>
    </w:p>
    <w:p w:rsidR="00FA676B" w:rsidRDefault="00FA676B" w:rsidP="00FA676B">
      <w:pPr>
        <w:bidi/>
        <w:rPr>
          <w:ins w:id="3641" w:author="ron gal" w:date="2017-03-04T17:49:00Z"/>
        </w:rPr>
      </w:pPr>
      <w:ins w:id="3642" w:author="ron gal" w:date="2017-03-04T17:49:00Z">
        <w:r>
          <w:rPr>
            <w:sz w:val="24"/>
            <w:szCs w:val="24"/>
            <w:rtl/>
          </w:rPr>
          <w:t xml:space="preserve">מחלקה זו מכילה מתודה אחת בשם </w:t>
        </w:r>
        <w:r>
          <w:rPr>
            <w:sz w:val="24"/>
            <w:szCs w:val="24"/>
          </w:rPr>
          <w:t>Application_Start</w:t>
        </w:r>
        <w:r>
          <w:rPr>
            <w:sz w:val="24"/>
            <w:szCs w:val="24"/>
            <w:rtl/>
          </w:rPr>
          <w:t xml:space="preserve"> ומהווה נקודת התחלה לאתר (בדומה לפונקצית </w:t>
        </w:r>
        <w:r>
          <w:rPr>
            <w:sz w:val="24"/>
            <w:szCs w:val="24"/>
          </w:rPr>
          <w:t>Main</w:t>
        </w:r>
        <w:r>
          <w:rPr>
            <w:sz w:val="24"/>
            <w:szCs w:val="24"/>
            <w:rtl/>
          </w:rPr>
          <w:t xml:space="preserve">). הפונקציה זו קוראת (באופן עקיף) למתודה הסטאטית </w:t>
        </w:r>
        <w:r>
          <w:rPr>
            <w:sz w:val="24"/>
            <w:szCs w:val="24"/>
          </w:rPr>
          <w:t>WebApiConfig.Register</w:t>
        </w:r>
        <w:r>
          <w:rPr>
            <w:sz w:val="24"/>
            <w:szCs w:val="24"/>
            <w:rtl/>
          </w:rPr>
          <w:t>.</w:t>
        </w:r>
      </w:ins>
    </w:p>
    <w:p w:rsidR="00FA676B" w:rsidRDefault="00FA676B" w:rsidP="00FA676B">
      <w:pPr>
        <w:bidi/>
        <w:rPr>
          <w:ins w:id="3643" w:author="ron gal" w:date="2017-03-04T17:49:00Z"/>
        </w:rPr>
      </w:pPr>
    </w:p>
    <w:p w:rsidR="00FA676B" w:rsidRDefault="00FA676B" w:rsidP="00FA676B">
      <w:pPr>
        <w:bidi/>
        <w:rPr>
          <w:ins w:id="3644" w:author="ron gal" w:date="2017-03-04T17:49:00Z"/>
          <w:b/>
          <w:sz w:val="28"/>
          <w:szCs w:val="28"/>
        </w:rPr>
      </w:pPr>
      <w:ins w:id="3645" w:author="ron gal" w:date="2017-03-04T17:49:00Z">
        <w:r w:rsidRPr="0010413E">
          <w:rPr>
            <w:b/>
            <w:sz w:val="28"/>
            <w:szCs w:val="28"/>
          </w:rPr>
          <w:t>EZVetDateConverter</w:t>
        </w:r>
      </w:ins>
    </w:p>
    <w:p w:rsidR="00FA676B" w:rsidRDefault="00FA676B" w:rsidP="00FA676B">
      <w:pPr>
        <w:bidi/>
        <w:rPr>
          <w:ins w:id="3646" w:author="ron gal" w:date="2017-03-04T17:49:00Z"/>
        </w:rPr>
      </w:pPr>
      <w:ins w:id="3647" w:author="ron gal" w:date="2017-03-04T17:49:00Z">
        <w:r>
          <w:rPr>
            <w:sz w:val="28"/>
            <w:szCs w:val="28"/>
            <w:rtl/>
          </w:rPr>
          <w:t xml:space="preserve">משמש לסריאליזציה של אובייקטים על ידי </w:t>
        </w:r>
        <w:r>
          <w:rPr>
            <w:sz w:val="28"/>
            <w:szCs w:val="28"/>
          </w:rPr>
          <w:t>json.net</w:t>
        </w:r>
        <w:r>
          <w:rPr>
            <w:sz w:val="28"/>
            <w:szCs w:val="28"/>
            <w:rtl/>
          </w:rPr>
          <w:t xml:space="preserve"> עבור אובייקטים הנשלחים על גוף בקשות </w:t>
        </w:r>
        <w:r>
          <w:rPr>
            <w:sz w:val="28"/>
            <w:szCs w:val="28"/>
          </w:rPr>
          <w:t>http</w:t>
        </w:r>
        <w:r>
          <w:rPr>
            <w:sz w:val="28"/>
            <w:szCs w:val="28"/>
            <w:rtl/>
          </w:rPr>
          <w:t xml:space="preserve"> ובשביל לשלוח ללקוח בתשובת </w:t>
        </w:r>
        <w:r>
          <w:rPr>
            <w:sz w:val="28"/>
            <w:szCs w:val="28"/>
          </w:rPr>
          <w:t>http</w:t>
        </w:r>
        <w:r>
          <w:rPr>
            <w:sz w:val="28"/>
            <w:szCs w:val="28"/>
            <w:rtl/>
          </w:rPr>
          <w:t xml:space="preserve"> תאריכים בפורמט </w:t>
        </w:r>
        <w:r>
          <w:rPr>
            <w:sz w:val="28"/>
            <w:szCs w:val="28"/>
          </w:rPr>
          <w:t>dd mm yyyy</w:t>
        </w:r>
        <w:r>
          <w:rPr>
            <w:sz w:val="28"/>
            <w:szCs w:val="28"/>
            <w:rtl/>
          </w:rPr>
          <w:t>.</w:t>
        </w:r>
      </w:ins>
    </w:p>
    <w:p w:rsidR="00FA676B" w:rsidRDefault="00FA676B" w:rsidP="00FA676B">
      <w:pPr>
        <w:bidi/>
        <w:rPr>
          <w:ins w:id="3648" w:author="ron gal" w:date="2017-03-04T17:49:00Z"/>
        </w:rPr>
      </w:pPr>
    </w:p>
    <w:p w:rsidR="00FA676B" w:rsidRDefault="00FA676B" w:rsidP="00FA676B">
      <w:pPr>
        <w:bidi/>
        <w:rPr>
          <w:ins w:id="3649" w:author="ron gal" w:date="2017-03-04T17:49:00Z"/>
          <w:b/>
          <w:sz w:val="28"/>
          <w:szCs w:val="28"/>
        </w:rPr>
      </w:pPr>
      <w:ins w:id="3650" w:author="ron gal" w:date="2017-03-04T17:49:00Z">
        <w:r w:rsidRPr="0010413E">
          <w:rPr>
            <w:b/>
            <w:sz w:val="28"/>
            <w:szCs w:val="28"/>
          </w:rPr>
          <w:t>DateTimeParameterBinding</w:t>
        </w:r>
      </w:ins>
    </w:p>
    <w:p w:rsidR="00FA676B" w:rsidRDefault="00FA676B" w:rsidP="00FA676B">
      <w:pPr>
        <w:bidi/>
        <w:rPr>
          <w:ins w:id="3651" w:author="ron gal" w:date="2017-03-04T17:49:00Z"/>
        </w:rPr>
      </w:pPr>
      <w:ins w:id="3652" w:author="ron gal" w:date="2017-03-04T17:49:00Z">
        <w:r>
          <w:rPr>
            <w:sz w:val="28"/>
            <w:szCs w:val="28"/>
            <w:rtl/>
          </w:rPr>
          <w:t xml:space="preserve">משמש להמרת מחרוזות בפורמט </w:t>
        </w:r>
        <w:r>
          <w:rPr>
            <w:sz w:val="28"/>
            <w:szCs w:val="28"/>
          </w:rPr>
          <w:t>dd/mm/yyyy</w:t>
        </w:r>
        <w:r>
          <w:rPr>
            <w:sz w:val="28"/>
            <w:szCs w:val="28"/>
            <w:rtl/>
          </w:rPr>
          <w:t xml:space="preserve"> הנשלחות מהלקוח על ה</w:t>
        </w:r>
        <w:r>
          <w:rPr>
            <w:sz w:val="28"/>
            <w:szCs w:val="28"/>
          </w:rPr>
          <w:t>querystring</w:t>
        </w:r>
        <w:r>
          <w:rPr>
            <w:sz w:val="28"/>
            <w:szCs w:val="28"/>
            <w:rtl/>
          </w:rPr>
          <w:t xml:space="preserve"> לאובייקט מסוג </w:t>
        </w:r>
        <w:r>
          <w:rPr>
            <w:sz w:val="28"/>
            <w:szCs w:val="28"/>
          </w:rPr>
          <w:t>datetime</w:t>
        </w:r>
        <w:r>
          <w:rPr>
            <w:sz w:val="28"/>
            <w:szCs w:val="28"/>
            <w:rtl/>
          </w:rPr>
          <w:t xml:space="preserve"> בצד השרת בפונקציות בקונטרולר השונות.</w:t>
        </w:r>
      </w:ins>
    </w:p>
    <w:p w:rsidR="00FA676B" w:rsidRDefault="00FA676B" w:rsidP="00FA676B">
      <w:pPr>
        <w:bidi/>
        <w:rPr>
          <w:ins w:id="3653" w:author="ron gal" w:date="2017-03-04T17:49:00Z"/>
        </w:rPr>
      </w:pPr>
    </w:p>
    <w:p w:rsidR="00FA676B" w:rsidRDefault="00FA676B" w:rsidP="00FA676B">
      <w:pPr>
        <w:bidi/>
        <w:rPr>
          <w:ins w:id="3654" w:author="ron gal" w:date="2017-03-04T17:49:00Z"/>
        </w:rPr>
      </w:pPr>
      <w:ins w:id="3655" w:author="ron gal" w:date="2017-03-04T17:49:00Z">
        <w:r>
          <w:rPr>
            <w:sz w:val="28"/>
            <w:szCs w:val="28"/>
            <w:rtl/>
          </w:rPr>
          <w:t>אורך חיי בקשה</w:t>
        </w:r>
      </w:ins>
    </w:p>
    <w:p w:rsidR="00FA676B" w:rsidRDefault="00FA676B" w:rsidP="00FA676B">
      <w:pPr>
        <w:bidi/>
        <w:rPr>
          <w:ins w:id="3656" w:author="ron gal" w:date="2017-03-04T17:49:00Z"/>
        </w:rPr>
      </w:pPr>
      <w:ins w:id="3657" w:author="ron gal" w:date="2017-03-04T17:49:00Z">
        <w:r>
          <w:rPr>
            <w:sz w:val="24"/>
            <w:szCs w:val="24"/>
            <w:rtl/>
          </w:rPr>
          <w:t>בסעיף זה נתאר את השלבים שבקשה עוברת מהרגע שהיא מתקבלת בשרת ועד שחוזרת תשובה ללקוח:</w:t>
        </w:r>
      </w:ins>
    </w:p>
    <w:p w:rsidR="00FA676B" w:rsidRDefault="00FA676B" w:rsidP="00FA676B">
      <w:pPr>
        <w:numPr>
          <w:ilvl w:val="0"/>
          <w:numId w:val="5"/>
        </w:numPr>
        <w:bidi/>
        <w:ind w:hanging="360"/>
        <w:contextualSpacing/>
        <w:rPr>
          <w:ins w:id="3658" w:author="ron gal" w:date="2017-03-04T17:49:00Z"/>
          <w:sz w:val="24"/>
          <w:szCs w:val="24"/>
        </w:rPr>
      </w:pPr>
      <w:ins w:id="3659" w:author="ron gal" w:date="2017-03-04T17:49:00Z">
        <w:r>
          <w:rPr>
            <w:sz w:val="24"/>
            <w:szCs w:val="24"/>
            <w:rtl/>
          </w:rPr>
          <w:t>הבקשה מתקבלת בשרת.</w:t>
        </w:r>
      </w:ins>
    </w:p>
    <w:p w:rsidR="00FA676B" w:rsidRDefault="00FA676B" w:rsidP="00FA676B">
      <w:pPr>
        <w:numPr>
          <w:ilvl w:val="0"/>
          <w:numId w:val="5"/>
        </w:numPr>
        <w:bidi/>
        <w:ind w:hanging="360"/>
        <w:contextualSpacing/>
        <w:rPr>
          <w:ins w:id="3660" w:author="ron gal" w:date="2017-03-04T17:49:00Z"/>
          <w:sz w:val="24"/>
          <w:szCs w:val="24"/>
        </w:rPr>
      </w:pPr>
      <w:ins w:id="3661" w:author="ron gal" w:date="2017-03-04T17:49:00Z">
        <w:r>
          <w:rPr>
            <w:sz w:val="24"/>
            <w:szCs w:val="24"/>
            <w:rtl/>
          </w:rPr>
          <w:t>נבחר הקונטרולר והמתודה שיש להפעיל בהתאם ל-</w:t>
        </w:r>
        <w:r>
          <w:rPr>
            <w:sz w:val="24"/>
            <w:szCs w:val="24"/>
          </w:rPr>
          <w:t>URL</w:t>
        </w:r>
        <w:r>
          <w:rPr>
            <w:sz w:val="24"/>
            <w:szCs w:val="24"/>
            <w:rtl/>
          </w:rPr>
          <w:t xml:space="preserve"> של הבקשה והפרמטרים שלה. בנוסף, </w:t>
        </w:r>
        <w:r>
          <w:rPr>
            <w:sz w:val="24"/>
            <w:szCs w:val="24"/>
          </w:rPr>
          <w:t>Ninject</w:t>
        </w:r>
        <w:r>
          <w:rPr>
            <w:sz w:val="24"/>
            <w:szCs w:val="24"/>
            <w:rtl/>
          </w:rPr>
          <w:t xml:space="preserve"> מזריק את התלויות של הקונטרולר.</w:t>
        </w:r>
      </w:ins>
    </w:p>
    <w:p w:rsidR="00FA676B" w:rsidRDefault="00FA676B" w:rsidP="00FA676B">
      <w:pPr>
        <w:numPr>
          <w:ilvl w:val="0"/>
          <w:numId w:val="5"/>
        </w:numPr>
        <w:bidi/>
        <w:ind w:hanging="360"/>
        <w:contextualSpacing/>
        <w:rPr>
          <w:ins w:id="3662" w:author="ron gal" w:date="2017-03-04T17:49:00Z"/>
          <w:sz w:val="24"/>
          <w:szCs w:val="24"/>
        </w:rPr>
      </w:pPr>
      <w:ins w:id="3663" w:author="ron gal" w:date="2017-03-04T17:49:00Z">
        <w:r>
          <w:rPr>
            <w:sz w:val="24"/>
            <w:szCs w:val="24"/>
            <w:rtl/>
          </w:rPr>
          <w:t>הבקשה עוברת דרך הפילטרים הבאים:</w:t>
        </w:r>
      </w:ins>
    </w:p>
    <w:p w:rsidR="00FA676B" w:rsidRDefault="00FA676B" w:rsidP="00FA676B">
      <w:pPr>
        <w:numPr>
          <w:ilvl w:val="1"/>
          <w:numId w:val="5"/>
        </w:numPr>
        <w:bidi/>
        <w:ind w:hanging="360"/>
        <w:contextualSpacing/>
        <w:rPr>
          <w:ins w:id="3664" w:author="ron gal" w:date="2017-03-04T17:49:00Z"/>
          <w:sz w:val="24"/>
          <w:szCs w:val="24"/>
        </w:rPr>
      </w:pPr>
      <w:ins w:id="3665" w:author="ron gal" w:date="2017-03-04T17:49:00Z">
        <w:r>
          <w:rPr>
            <w:sz w:val="24"/>
            <w:szCs w:val="24"/>
            <w:rtl/>
          </w:rPr>
          <w:t>הרשאות - נקבעת רמת ההרשאה של הבקשה (</w:t>
        </w:r>
        <w:r>
          <w:rPr>
            <w:rFonts w:hint="cs"/>
            <w:sz w:val="24"/>
            <w:szCs w:val="24"/>
            <w:rtl/>
          </w:rPr>
          <w:t>רופא\בעלים</w:t>
        </w:r>
        <w:r>
          <w:rPr>
            <w:sz w:val="24"/>
            <w:szCs w:val="24"/>
            <w:rtl/>
          </w:rPr>
          <w:t>). במידה ולא נמצאה הרשאה מתאימה, מוחזרת שגיאת הרשאות ללקוח.</w:t>
        </w:r>
      </w:ins>
    </w:p>
    <w:p w:rsidR="00FA676B" w:rsidRDefault="00FA676B" w:rsidP="00FA676B">
      <w:pPr>
        <w:numPr>
          <w:ilvl w:val="1"/>
          <w:numId w:val="5"/>
        </w:numPr>
        <w:bidi/>
        <w:ind w:hanging="360"/>
        <w:contextualSpacing/>
        <w:rPr>
          <w:ins w:id="3666" w:author="ron gal" w:date="2017-03-04T17:49:00Z"/>
          <w:sz w:val="24"/>
          <w:szCs w:val="24"/>
        </w:rPr>
      </w:pPr>
      <w:ins w:id="3667" w:author="ron gal" w:date="2017-03-04T17:49:00Z">
        <w:r>
          <w:rPr>
            <w:sz w:val="24"/>
            <w:szCs w:val="24"/>
            <w:rtl/>
          </w:rPr>
          <w:t>ולידציה - נבדקת תקינות פרמטרי הבקשה. במידה והפרמטרים נמצאו לא תקינים, מוחזרת שגיאה ללקוח.</w:t>
        </w:r>
      </w:ins>
    </w:p>
    <w:p w:rsidR="00FA676B" w:rsidRDefault="00FA676B" w:rsidP="00FA676B">
      <w:pPr>
        <w:numPr>
          <w:ilvl w:val="1"/>
          <w:numId w:val="5"/>
        </w:numPr>
        <w:bidi/>
        <w:ind w:hanging="360"/>
        <w:contextualSpacing/>
        <w:rPr>
          <w:ins w:id="3668" w:author="ron gal" w:date="2017-03-04T17:49:00Z"/>
          <w:sz w:val="24"/>
          <w:szCs w:val="24"/>
        </w:rPr>
      </w:pPr>
      <w:ins w:id="3669" w:author="ron gal" w:date="2017-03-04T17:49:00Z">
        <w:r>
          <w:rPr>
            <w:sz w:val="24"/>
            <w:szCs w:val="24"/>
            <w:rtl/>
          </w:rPr>
          <w:t>חיבור למסד נתונים - נפתח חיבור למסד נתונים.</w:t>
        </w:r>
      </w:ins>
    </w:p>
    <w:p w:rsidR="00FA676B" w:rsidRDefault="00FA676B" w:rsidP="00FA676B">
      <w:pPr>
        <w:numPr>
          <w:ilvl w:val="0"/>
          <w:numId w:val="5"/>
        </w:numPr>
        <w:bidi/>
        <w:ind w:hanging="360"/>
        <w:contextualSpacing/>
        <w:rPr>
          <w:ins w:id="3670" w:author="ron gal" w:date="2017-03-04T17:49:00Z"/>
          <w:sz w:val="24"/>
          <w:szCs w:val="24"/>
        </w:rPr>
      </w:pPr>
      <w:ins w:id="3671" w:author="ron gal" w:date="2017-03-04T17:49:00Z">
        <w:r>
          <w:rPr>
            <w:sz w:val="24"/>
            <w:szCs w:val="24"/>
            <w:rtl/>
          </w:rPr>
          <w:t xml:space="preserve">המתודה שנבחרה בקונטרולר מופעלת ומתבצעת הלוגיקה העסקית הרלוונטית (בעזרת </w:t>
        </w:r>
        <w:r>
          <w:rPr>
            <w:sz w:val="24"/>
            <w:szCs w:val="24"/>
          </w:rPr>
          <w:t>query processor</w:t>
        </w:r>
        <w:r>
          <w:rPr>
            <w:sz w:val="24"/>
            <w:szCs w:val="24"/>
            <w:rtl/>
          </w:rPr>
          <w:t>). במידה וקרתה שגיאה מוחזרת הודעה ללקוח.</w:t>
        </w:r>
      </w:ins>
    </w:p>
    <w:p w:rsidR="00FA676B" w:rsidRDefault="00FA676B" w:rsidP="00FA676B">
      <w:pPr>
        <w:numPr>
          <w:ilvl w:val="0"/>
          <w:numId w:val="5"/>
        </w:numPr>
        <w:bidi/>
        <w:ind w:hanging="360"/>
        <w:contextualSpacing/>
        <w:rPr>
          <w:ins w:id="3672" w:author="ron gal" w:date="2017-03-04T17:49:00Z"/>
          <w:sz w:val="24"/>
          <w:szCs w:val="24"/>
        </w:rPr>
      </w:pPr>
      <w:ins w:id="3673" w:author="ron gal" w:date="2017-03-04T17:49:00Z">
        <w:r>
          <w:rPr>
            <w:sz w:val="24"/>
            <w:szCs w:val="24"/>
            <w:rtl/>
          </w:rPr>
          <w:t>לאחר סיום הבקשה, במידה והשתנו נתונים, שינויים אלו מועברים לבסיס הנתונים (בעזרת הפילטר של מסד הנתונים). במידה והייתה שגיאה מתבצע ביטול השינויים.</w:t>
        </w:r>
      </w:ins>
    </w:p>
    <w:p w:rsidR="00FA676B" w:rsidRPr="00FA676B" w:rsidRDefault="00FA676B">
      <w:pPr>
        <w:bidi/>
        <w:rPr>
          <w:ins w:id="3674" w:author="ron gal" w:date="2017-03-04T17:49:00Z"/>
          <w:rtl/>
        </w:rPr>
        <w:pPrChange w:id="3675" w:author="ron gal" w:date="2017-03-04T17:49:00Z">
          <w:pPr>
            <w:bidi/>
          </w:pPr>
        </w:pPrChange>
      </w:pPr>
    </w:p>
    <w:p w:rsidR="00FA676B" w:rsidRDefault="00FA676B">
      <w:pPr>
        <w:bidi/>
        <w:pPrChange w:id="3676" w:author="ron gal" w:date="2017-03-04T17:49:00Z">
          <w:pPr>
            <w:bidi/>
          </w:pPr>
        </w:pPrChange>
      </w:pPr>
    </w:p>
    <w:p w:rsidR="00481634" w:rsidRDefault="00471D70" w:rsidP="00430617">
      <w:pPr>
        <w:pStyle w:val="Heading2"/>
        <w:bidi/>
        <w:pPrChange w:id="3677" w:author="Ron Gal" w:date="2017-03-05T23:24:00Z">
          <w:pPr>
            <w:bidi/>
          </w:pPr>
        </w:pPrChange>
      </w:pPr>
      <w:bookmarkStart w:id="3678" w:name="_Toc476519726"/>
      <w:r>
        <w:rPr>
          <w:rtl/>
        </w:rPr>
        <w:lastRenderedPageBreak/>
        <w:t>מסכים</w:t>
      </w:r>
      <w:bookmarkEnd w:id="3678"/>
    </w:p>
    <w:p w:rsidR="00481634" w:rsidRDefault="00481634">
      <w:pPr>
        <w:bidi/>
      </w:pPr>
    </w:p>
    <w:p w:rsidR="00481634" w:rsidRDefault="00471D70">
      <w:pPr>
        <w:bidi/>
      </w:pPr>
      <w:r>
        <w:rPr>
          <w:b/>
          <w:sz w:val="24"/>
          <w:szCs w:val="24"/>
        </w:rPr>
        <w:t>index.html</w:t>
      </w:r>
      <w:r>
        <w:rPr>
          <w:b/>
          <w:sz w:val="24"/>
          <w:szCs w:val="24"/>
          <w:rtl/>
        </w:rPr>
        <w:t xml:space="preserve"> - המסך הראשי</w:t>
      </w:r>
    </w:p>
    <w:p w:rsidR="00481634" w:rsidRDefault="00471D70">
      <w:pPr>
        <w:bidi/>
      </w:pPr>
      <w:r>
        <w:rPr>
          <w:sz w:val="24"/>
          <w:szCs w:val="24"/>
          <w:rtl/>
        </w:rPr>
        <w:t>זהו למעשה המסך היחיד המ</w:t>
      </w:r>
      <w:ins w:id="3679" w:author="ron gal" w:date="2017-03-04T18:33:00Z">
        <w:r w:rsidR="005A060C">
          <w:rPr>
            <w:rFonts w:hint="cs"/>
            <w:sz w:val="24"/>
            <w:szCs w:val="24"/>
            <w:rtl/>
          </w:rPr>
          <w:t>ה</w:t>
        </w:r>
      </w:ins>
      <w:r>
        <w:rPr>
          <w:sz w:val="24"/>
          <w:szCs w:val="24"/>
          <w:rtl/>
        </w:rPr>
        <w:t xml:space="preserve">ווה דף </w:t>
      </w:r>
      <w:r>
        <w:rPr>
          <w:sz w:val="24"/>
          <w:szCs w:val="24"/>
        </w:rPr>
        <w:t>html</w:t>
      </w:r>
      <w:r>
        <w:rPr>
          <w:sz w:val="24"/>
          <w:szCs w:val="24"/>
          <w:rtl/>
        </w:rPr>
        <w:t xml:space="preserve"> שלם ומייצג את הדף הראשי במערכת. מסך זה יכיל את הגדרות שמשותפות לכל שאר הדפים (קבצי עיצוב של </w:t>
      </w:r>
      <w:r>
        <w:rPr>
          <w:sz w:val="24"/>
          <w:szCs w:val="24"/>
        </w:rPr>
        <w:t>css</w:t>
      </w:r>
      <w:r>
        <w:rPr>
          <w:sz w:val="24"/>
          <w:szCs w:val="24"/>
          <w:rtl/>
        </w:rPr>
        <w:t>, כותרת האתר וכו'). דף זה יכיל איזור אשר אליו יוזרקו התבניות של כל שאר הדפים במערכת ואת תפריט הקישורים בין דפי המערכת. הקישורים אשר יוצגו יהיו בהתאם להרשאות המשתמש.</w:t>
      </w:r>
    </w:p>
    <w:p w:rsidR="00481634" w:rsidRDefault="00471D70">
      <w:pPr>
        <w:bidi/>
      </w:pPr>
      <w:r>
        <w:rPr>
          <w:sz w:val="24"/>
          <w:szCs w:val="24"/>
          <w:rtl/>
        </w:rPr>
        <w:t>עיצוב זה מאפשר גמישות מירבית עבור שינויים עתידיים. כל שינוי אשר יעשה במסך הראשי יבוצע אוטומטית בשאר דפי המערכת. יתר על כך, עיצוב זה מאפשר חוויית משתמש נעימה יותר, מפני שבמעבר בין דפים לא מתבצעת טעינה מחדש של כל הדף, אלא רק חלק ממנו.</w:t>
      </w:r>
    </w:p>
    <w:p w:rsidR="00481634" w:rsidRDefault="00481634">
      <w:pPr>
        <w:bidi/>
      </w:pPr>
    </w:p>
    <w:p w:rsidR="00481634" w:rsidRDefault="00471D70">
      <w:pPr>
        <w:bidi/>
      </w:pPr>
      <w:del w:id="3680" w:author="Ron Gal" w:date="2017-03-05T23:48:00Z">
        <w:r w:rsidDel="00C95285">
          <w:rPr>
            <w:b/>
            <w:sz w:val="24"/>
            <w:szCs w:val="24"/>
          </w:rPr>
          <w:delText>loginForm</w:delText>
        </w:r>
      </w:del>
      <w:ins w:id="3681" w:author="Ron Gal" w:date="2017-03-05T23:48:00Z">
        <w:r w:rsidR="00C95285">
          <w:rPr>
            <w:b/>
            <w:sz w:val="24"/>
            <w:szCs w:val="24"/>
          </w:rPr>
          <w:t>Login</w:t>
        </w:r>
      </w:ins>
      <w:r>
        <w:rPr>
          <w:b/>
          <w:sz w:val="24"/>
          <w:szCs w:val="24"/>
        </w:rPr>
        <w:t>.html</w:t>
      </w:r>
    </w:p>
    <w:p w:rsidR="00C95285" w:rsidRDefault="00471D70" w:rsidP="00C95285">
      <w:pPr>
        <w:bidi/>
        <w:rPr>
          <w:ins w:id="3682" w:author="Ron Gal" w:date="2017-03-05T23:48:00Z"/>
          <w:sz w:val="24"/>
          <w:szCs w:val="24"/>
        </w:rPr>
        <w:pPrChange w:id="3683" w:author="Ron Gal" w:date="2017-03-05T23:48:00Z">
          <w:pPr>
            <w:bidi/>
          </w:pPr>
        </w:pPrChange>
      </w:pPr>
      <w:r>
        <w:rPr>
          <w:sz w:val="24"/>
          <w:szCs w:val="24"/>
          <w:rtl/>
        </w:rPr>
        <w:t xml:space="preserve">תבנית זו מייצגת את מסך ההתחברות למערכת. זהו המסך הראשון המוצג בעת הכניסה לאתר. באמצעותו ניתן לגלוש לשאר חלקי האתר באמצעות שם משתמש וסיסמה. לאחר הזנת פרטי המשתמש נקבעות ההרשאותיו והדפים אליהם הוא יכול לגלוש בהתאם. </w:t>
      </w:r>
    </w:p>
    <w:p w:rsidR="00481634" w:rsidDel="00C95285" w:rsidRDefault="00471D70" w:rsidP="00C95285">
      <w:pPr>
        <w:bidi/>
        <w:rPr>
          <w:del w:id="3684" w:author="Ron Gal" w:date="2017-03-05T23:48:00Z"/>
        </w:rPr>
        <w:pPrChange w:id="3685" w:author="Ron Gal" w:date="2017-03-05T23:48:00Z">
          <w:pPr>
            <w:bidi/>
          </w:pPr>
        </w:pPrChange>
      </w:pPr>
      <w:del w:id="3686" w:author="Ron Gal" w:date="2017-03-05T23:48:00Z">
        <w:r w:rsidDel="00C95285">
          <w:rPr>
            <w:sz w:val="24"/>
            <w:szCs w:val="24"/>
            <w:rtl/>
          </w:rPr>
          <w:delText>במידה וחשבון הלקוח אשר מנסה להתחבר הוקפא, הוא לא יוכל להתחבר ויקבל הודעה מתאימה.</w:delText>
        </w:r>
      </w:del>
    </w:p>
    <w:p w:rsidR="00481634" w:rsidRDefault="00481634" w:rsidP="00C95285">
      <w:pPr>
        <w:bidi/>
        <w:pPrChange w:id="3687" w:author="Ron Gal" w:date="2017-03-05T23:48:00Z">
          <w:pPr>
            <w:bidi/>
          </w:pPr>
        </w:pPrChange>
      </w:pPr>
    </w:p>
    <w:p w:rsidR="00481634" w:rsidRDefault="00471D70">
      <w:pPr>
        <w:bidi/>
      </w:pPr>
      <w:del w:id="3688" w:author="Ron Gal" w:date="2017-03-05T23:49:00Z">
        <w:r w:rsidDel="008E254E">
          <w:rPr>
            <w:b/>
            <w:sz w:val="24"/>
            <w:szCs w:val="24"/>
          </w:rPr>
          <w:delText>r</w:delText>
        </w:r>
      </w:del>
      <w:ins w:id="3689" w:author="Ron Gal" w:date="2017-03-05T23:49:00Z">
        <w:r w:rsidR="008E254E">
          <w:rPr>
            <w:rFonts w:hint="cs"/>
            <w:b/>
            <w:sz w:val="24"/>
            <w:szCs w:val="24"/>
          </w:rPr>
          <w:t>R</w:t>
        </w:r>
      </w:ins>
      <w:r>
        <w:rPr>
          <w:b/>
          <w:sz w:val="24"/>
          <w:szCs w:val="24"/>
        </w:rPr>
        <w:t xml:space="preserve">egistrationForm.html </w:t>
      </w:r>
    </w:p>
    <w:p w:rsidR="00481634" w:rsidRDefault="00471D70" w:rsidP="00C95285">
      <w:pPr>
        <w:bidi/>
        <w:pPrChange w:id="3690" w:author="Ron Gal" w:date="2017-03-05T23:48:00Z">
          <w:pPr>
            <w:bidi/>
          </w:pPr>
        </w:pPrChange>
      </w:pPr>
      <w:r>
        <w:rPr>
          <w:sz w:val="24"/>
          <w:szCs w:val="24"/>
          <w:rtl/>
        </w:rPr>
        <w:t xml:space="preserve">תבנית זו מייצגת את מסך הרשמה. מסך זה מיועד ללקוחות חדשים אשר לא נרשמו לאתר. באמצעותו ניתן למלא את כל הפרטים הקשורים לנתוני המשתמש ולבצע הרשמה לאתר. לאחר ההרשמה המשתמש יועבר לדף </w:t>
      </w:r>
      <w:del w:id="3691" w:author="Ron Gal" w:date="2017-03-05T23:48:00Z">
        <w:r w:rsidDel="00C95285">
          <w:rPr>
            <w:sz w:val="24"/>
            <w:szCs w:val="24"/>
            <w:rtl/>
          </w:rPr>
          <w:delText>הראשי</w:delText>
        </w:r>
      </w:del>
      <w:ins w:id="3692" w:author="Ron Gal" w:date="2017-03-05T23:48:00Z">
        <w:r w:rsidR="00C95285">
          <w:rPr>
            <w:rFonts w:hint="cs"/>
            <w:sz w:val="24"/>
            <w:szCs w:val="24"/>
            <w:rtl/>
          </w:rPr>
          <w:t>ההתחברות</w:t>
        </w:r>
      </w:ins>
      <w:r>
        <w:rPr>
          <w:sz w:val="24"/>
          <w:szCs w:val="24"/>
          <w:rtl/>
        </w:rPr>
        <w:t>.</w:t>
      </w:r>
    </w:p>
    <w:p w:rsidR="00481634" w:rsidRDefault="00481634">
      <w:pPr>
        <w:bidi/>
      </w:pPr>
    </w:p>
    <w:p w:rsidR="008E254E" w:rsidRDefault="008E254E">
      <w:pPr>
        <w:bidi/>
        <w:rPr>
          <w:ins w:id="3693" w:author="Ron Gal" w:date="2017-03-05T23:49:00Z"/>
          <w:b/>
          <w:sz w:val="24"/>
          <w:szCs w:val="24"/>
        </w:rPr>
      </w:pPr>
      <w:ins w:id="3694" w:author="Ron Gal" w:date="2017-03-05T23:49:00Z">
        <w:r w:rsidRPr="008E254E">
          <w:rPr>
            <w:b/>
            <w:sz w:val="24"/>
            <w:szCs w:val="24"/>
          </w:rPr>
          <w:t>AnimalsList.html</w:t>
        </w:r>
      </w:ins>
    </w:p>
    <w:p w:rsidR="00481634" w:rsidDel="008E254E" w:rsidRDefault="00471D70" w:rsidP="008E254E">
      <w:pPr>
        <w:bidi/>
        <w:rPr>
          <w:del w:id="3695" w:author="Ron Gal" w:date="2017-03-05T23:49:00Z"/>
        </w:rPr>
        <w:pPrChange w:id="3696" w:author="Ron Gal" w:date="2017-03-05T23:49:00Z">
          <w:pPr>
            <w:bidi/>
          </w:pPr>
        </w:pPrChange>
      </w:pPr>
      <w:del w:id="3697" w:author="Ron Gal" w:date="2017-03-05T23:49:00Z">
        <w:r w:rsidDel="008E254E">
          <w:rPr>
            <w:b/>
            <w:sz w:val="24"/>
            <w:szCs w:val="24"/>
          </w:rPr>
          <w:delText xml:space="preserve">searchAvailableOrders.html </w:delText>
        </w:r>
      </w:del>
    </w:p>
    <w:p w:rsidR="00481634" w:rsidRDefault="00471D70" w:rsidP="008E254E">
      <w:pPr>
        <w:bidi/>
        <w:rPr>
          <w:rFonts w:hint="cs"/>
          <w:rtl/>
        </w:rPr>
        <w:pPrChange w:id="3698" w:author="Ron Gal" w:date="2017-03-05T23:49:00Z">
          <w:pPr>
            <w:bidi/>
          </w:pPr>
        </w:pPrChange>
      </w:pPr>
      <w:r>
        <w:rPr>
          <w:sz w:val="24"/>
          <w:szCs w:val="24"/>
          <w:rtl/>
        </w:rPr>
        <w:t xml:space="preserve">תבנית זו מייצגת את מסך חיפוש </w:t>
      </w:r>
      <w:del w:id="3699" w:author="Ron Gal" w:date="2017-03-05T23:49:00Z">
        <w:r w:rsidDel="008E254E">
          <w:rPr>
            <w:sz w:val="24"/>
            <w:szCs w:val="24"/>
            <w:rtl/>
          </w:rPr>
          <w:delText>מגרשים פנויים. מסך זה מיועד ללקוחות המעוניינים להזמין מגרש לשעות מסויימות. בחלק העליון במסך זה ניתן לחפש מגרשים פנויים לפי שם ומספר מגרש, לפי טווח תאריכים וסוג המשחק המבוקש. תוצאות החיפוש מוצגות כטבלה בחלק התחתון של המסך. בכל שורה בטבלה ניתן ללחוץ על הקישור 'הזמן' לצורך יצירת הזמנה חדשה במגרש זה.</w:delText>
        </w:r>
      </w:del>
      <w:ins w:id="3700" w:author="Ron Gal" w:date="2017-03-05T23:49:00Z">
        <w:r w:rsidR="008E254E">
          <w:rPr>
            <w:rFonts w:hint="cs"/>
            <w:sz w:val="24"/>
            <w:szCs w:val="24"/>
            <w:rtl/>
          </w:rPr>
          <w:t xml:space="preserve">בעלי חיים. מסך זה מיועד לרופאים ובעלים שרוצים לקבל מידע על בעלי החיים שברשותם\בטיפולים. </w:t>
        </w:r>
      </w:ins>
      <w:ins w:id="3701" w:author="Ron Gal" w:date="2017-03-05T23:50:00Z">
        <w:r w:rsidR="008E254E">
          <w:rPr>
            <w:rFonts w:hint="cs"/>
            <w:sz w:val="24"/>
            <w:szCs w:val="24"/>
            <w:rtl/>
          </w:rPr>
          <w:t xml:space="preserve">במסך ניתן לחפש בשיטת </w:t>
        </w:r>
        <w:r w:rsidR="008E254E">
          <w:rPr>
            <w:sz w:val="24"/>
            <w:szCs w:val="24"/>
          </w:rPr>
          <w:t>auto complete</w:t>
        </w:r>
        <w:r w:rsidR="0081189A">
          <w:rPr>
            <w:rFonts w:hint="cs"/>
            <w:sz w:val="24"/>
            <w:szCs w:val="24"/>
            <w:rtl/>
          </w:rPr>
          <w:t xml:space="preserve"> לפי שם בע"ח, סוג, מגדר, ומזהה בע"ח. המסך יעלה באופן דיפולטי עם כל בעלי החיים, ממוינים לפי </w:t>
        </w:r>
      </w:ins>
      <w:ins w:id="3702" w:author="Ron Gal" w:date="2017-03-05T23:51:00Z">
        <w:r w:rsidR="0081189A">
          <w:rPr>
            <w:rFonts w:hint="cs"/>
            <w:sz w:val="24"/>
            <w:szCs w:val="24"/>
            <w:rtl/>
          </w:rPr>
          <w:t>לפי מזהה. את המיון ניתן לשנות גם כן, והוא מתבצע בצד הלקוח.</w:t>
        </w:r>
      </w:ins>
    </w:p>
    <w:p w:rsidR="00481634" w:rsidRDefault="00481634">
      <w:pPr>
        <w:bidi/>
      </w:pPr>
    </w:p>
    <w:p w:rsidR="00481634" w:rsidRDefault="0081189A">
      <w:pPr>
        <w:bidi/>
      </w:pPr>
      <w:ins w:id="3703" w:author="Ron Gal" w:date="2017-03-05T23:51:00Z">
        <w:r w:rsidRPr="0081189A">
          <w:rPr>
            <w:b/>
            <w:sz w:val="24"/>
            <w:szCs w:val="24"/>
          </w:rPr>
          <w:t>PatientPage</w:t>
        </w:r>
      </w:ins>
      <w:del w:id="3704" w:author="Ron Gal" w:date="2017-03-05T23:51:00Z">
        <w:r w:rsidR="00471D70" w:rsidDel="0081189A">
          <w:rPr>
            <w:b/>
            <w:sz w:val="24"/>
            <w:szCs w:val="24"/>
          </w:rPr>
          <w:delText>searchOrders</w:delText>
        </w:r>
      </w:del>
      <w:r w:rsidR="00471D70">
        <w:rPr>
          <w:b/>
          <w:sz w:val="24"/>
          <w:szCs w:val="24"/>
        </w:rPr>
        <w:t>.html</w:t>
      </w:r>
      <w:r w:rsidR="00471D70">
        <w:rPr>
          <w:sz w:val="24"/>
          <w:szCs w:val="24"/>
        </w:rPr>
        <w:t xml:space="preserve"> </w:t>
      </w:r>
    </w:p>
    <w:p w:rsidR="00481634" w:rsidRDefault="00471D70" w:rsidP="0081189A">
      <w:pPr>
        <w:bidi/>
        <w:pPrChange w:id="3705" w:author="Ron Gal" w:date="2017-03-05T23:53:00Z">
          <w:pPr>
            <w:bidi/>
          </w:pPr>
        </w:pPrChange>
      </w:pPr>
      <w:r>
        <w:rPr>
          <w:sz w:val="24"/>
          <w:szCs w:val="24"/>
          <w:rtl/>
        </w:rPr>
        <w:t xml:space="preserve">תבנית זו מייצגת את מסך </w:t>
      </w:r>
      <w:del w:id="3706" w:author="Ron Gal" w:date="2017-03-05T23:51:00Z">
        <w:r w:rsidDel="0081189A">
          <w:rPr>
            <w:sz w:val="24"/>
            <w:szCs w:val="24"/>
            <w:rtl/>
          </w:rPr>
          <w:delText>צפייה ואישור בהזמנות</w:delText>
        </w:r>
      </w:del>
      <w:ins w:id="3707" w:author="Ron Gal" w:date="2017-03-05T23:51:00Z">
        <w:r w:rsidR="0081189A">
          <w:rPr>
            <w:rFonts w:hint="cs"/>
            <w:sz w:val="24"/>
            <w:szCs w:val="24"/>
            <w:rtl/>
          </w:rPr>
          <w:t>הלקוח</w:t>
        </w:r>
      </w:ins>
      <w:ins w:id="3708" w:author="Ron Gal" w:date="2017-03-05T23:56:00Z">
        <w:r w:rsidR="0081189A">
          <w:rPr>
            <w:rFonts w:hint="cs"/>
            <w:sz w:val="24"/>
            <w:szCs w:val="24"/>
            <w:rtl/>
          </w:rPr>
          <w:t xml:space="preserve"> (שהוא, כמובן, בע"ח)</w:t>
        </w:r>
      </w:ins>
      <w:r>
        <w:rPr>
          <w:sz w:val="24"/>
          <w:szCs w:val="24"/>
          <w:rtl/>
        </w:rPr>
        <w:t xml:space="preserve">. מסך זה מיועד </w:t>
      </w:r>
      <w:del w:id="3709" w:author="Ron Gal" w:date="2017-03-05T23:51:00Z">
        <w:r w:rsidDel="0081189A">
          <w:rPr>
            <w:sz w:val="24"/>
            <w:szCs w:val="24"/>
            <w:rtl/>
          </w:rPr>
          <w:delText>לעובדים לצורך חיפוש הזמנות של לקוחות. בחלק העליון במסך זה ניתן לחפש הזמנות לפי מספר וסטטוס הזמנה, לפי מספר ושם מגרש, לפי טווח תאריכים ולפי מזהה לקוח. תוצאות החיפוש מוצגות כטבלה בחלק התחתון של המסך. בכל שורה בטבלה ניתן ללחוץ על הקישור 'צפה' לצורך מעבר לדף פרטי ההזמנה', או 'אשר' או 'דחה' באופן ישיר. המסך יעלה באופן דיפולטי עם ההזמנות המחכות לאישור.</w:delText>
        </w:r>
      </w:del>
      <w:ins w:id="3710" w:author="Ron Gal" w:date="2017-03-05T23:51:00Z">
        <w:r w:rsidR="0081189A">
          <w:rPr>
            <w:rFonts w:hint="cs"/>
            <w:sz w:val="24"/>
            <w:szCs w:val="24"/>
            <w:rtl/>
          </w:rPr>
          <w:t>לרופאים ובעלים שרוצים לקבל את כל המידע על בעל</w:t>
        </w:r>
      </w:ins>
      <w:ins w:id="3711" w:author="Ron Gal" w:date="2017-03-05T23:52:00Z">
        <w:r w:rsidR="0081189A">
          <w:rPr>
            <w:rFonts w:hint="cs"/>
            <w:sz w:val="24"/>
            <w:szCs w:val="24"/>
            <w:rtl/>
          </w:rPr>
          <w:t xml:space="preserve"> </w:t>
        </w:r>
      </w:ins>
      <w:ins w:id="3712" w:author="Ron Gal" w:date="2017-03-05T23:51:00Z">
        <w:r w:rsidR="0081189A">
          <w:rPr>
            <w:rFonts w:hint="cs"/>
            <w:sz w:val="24"/>
            <w:szCs w:val="24"/>
            <w:rtl/>
          </w:rPr>
          <w:t xml:space="preserve">חיים </w:t>
        </w:r>
      </w:ins>
      <w:ins w:id="3713" w:author="Ron Gal" w:date="2017-03-05T23:52:00Z">
        <w:r w:rsidR="0081189A">
          <w:rPr>
            <w:rFonts w:hint="cs"/>
            <w:sz w:val="24"/>
            <w:szCs w:val="24"/>
            <w:rtl/>
          </w:rPr>
          <w:t xml:space="preserve">ספציפי </w:t>
        </w:r>
      </w:ins>
      <w:ins w:id="3714" w:author="Ron Gal" w:date="2017-03-05T23:51:00Z">
        <w:r w:rsidR="0081189A">
          <w:rPr>
            <w:rFonts w:hint="cs"/>
            <w:sz w:val="24"/>
            <w:szCs w:val="24"/>
            <w:rtl/>
          </w:rPr>
          <w:t>שברשותם\בטיפולם.</w:t>
        </w:r>
      </w:ins>
      <w:ins w:id="3715" w:author="Ron Gal" w:date="2017-03-05T23:52:00Z">
        <w:r w:rsidR="0081189A">
          <w:rPr>
            <w:rFonts w:hint="cs"/>
            <w:sz w:val="24"/>
            <w:szCs w:val="24"/>
            <w:rtl/>
          </w:rPr>
          <w:t xml:space="preserve"> במסך ניתן לערוך מספר פרטים של בעל החיים, לרבות תאריך לידה, שם, מגדר, מספר שבב, צבע ומשקל. ממסך זה </w:t>
        </w:r>
      </w:ins>
      <w:ins w:id="3716" w:author="Ron Gal" w:date="2017-03-05T23:53:00Z">
        <w:r w:rsidR="0081189A">
          <w:rPr>
            <w:rFonts w:hint="cs"/>
            <w:sz w:val="24"/>
            <w:szCs w:val="24"/>
            <w:rtl/>
          </w:rPr>
          <w:t>ה</w:t>
        </w:r>
      </w:ins>
      <w:ins w:id="3717" w:author="Ron Gal" w:date="2017-03-05T23:52:00Z">
        <w:r w:rsidR="0081189A">
          <w:rPr>
            <w:rFonts w:hint="cs"/>
            <w:sz w:val="24"/>
            <w:szCs w:val="24"/>
            <w:rtl/>
          </w:rPr>
          <w:t>בעלים</w:t>
        </w:r>
      </w:ins>
      <w:ins w:id="3718" w:author="Ron Gal" w:date="2017-03-05T23:53:00Z">
        <w:r w:rsidR="0081189A">
          <w:rPr>
            <w:rFonts w:hint="cs"/>
            <w:sz w:val="24"/>
            <w:szCs w:val="24"/>
            <w:rtl/>
          </w:rPr>
          <w:t xml:space="preserve"> יכולים לעבור </w:t>
        </w:r>
      </w:ins>
      <w:ins w:id="3719" w:author="Ron Gal" w:date="2017-03-05T23:52:00Z">
        <w:r w:rsidR="0081189A">
          <w:rPr>
            <w:rFonts w:hint="cs"/>
            <w:sz w:val="24"/>
            <w:szCs w:val="24"/>
            <w:rtl/>
          </w:rPr>
          <w:t xml:space="preserve">לדף חיפוש רופאים </w:t>
        </w:r>
      </w:ins>
      <w:ins w:id="3720" w:author="Ron Gal" w:date="2017-03-05T23:53:00Z">
        <w:r w:rsidR="0081189A">
          <w:rPr>
            <w:rFonts w:hint="cs"/>
            <w:sz w:val="24"/>
            <w:szCs w:val="24"/>
            <w:rtl/>
          </w:rPr>
          <w:t>ולשייך בעל חיים לרופא. ממסך זה יכול רופא להוסיף טיפול חדש.</w:t>
        </w:r>
      </w:ins>
    </w:p>
    <w:p w:rsidR="00481634" w:rsidRDefault="00481634">
      <w:pPr>
        <w:bidi/>
      </w:pPr>
    </w:p>
    <w:p w:rsidR="00481634" w:rsidRDefault="0081189A">
      <w:pPr>
        <w:bidi/>
      </w:pPr>
      <w:ins w:id="3721" w:author="Ron Gal" w:date="2017-03-05T23:53:00Z">
        <w:r w:rsidRPr="0081189A">
          <w:rPr>
            <w:b/>
            <w:sz w:val="24"/>
            <w:szCs w:val="24"/>
          </w:rPr>
          <w:t>Profile</w:t>
        </w:r>
      </w:ins>
      <w:del w:id="3722" w:author="Ron Gal" w:date="2017-03-05T23:53:00Z">
        <w:r w:rsidR="00471D70" w:rsidDel="0081189A">
          <w:rPr>
            <w:b/>
            <w:sz w:val="24"/>
            <w:szCs w:val="24"/>
          </w:rPr>
          <w:delText>editOrder</w:delText>
        </w:r>
      </w:del>
      <w:r w:rsidR="00471D70">
        <w:rPr>
          <w:b/>
          <w:sz w:val="24"/>
          <w:szCs w:val="24"/>
        </w:rPr>
        <w:t xml:space="preserve">.html </w:t>
      </w:r>
    </w:p>
    <w:p w:rsidR="00481634" w:rsidRDefault="00471D70" w:rsidP="0081189A">
      <w:pPr>
        <w:bidi/>
        <w:pPrChange w:id="3723" w:author="Ron Gal" w:date="2017-03-05T23:54:00Z">
          <w:pPr>
            <w:bidi/>
          </w:pPr>
        </w:pPrChange>
      </w:pPr>
      <w:r>
        <w:rPr>
          <w:sz w:val="24"/>
          <w:szCs w:val="24"/>
          <w:rtl/>
        </w:rPr>
        <w:t xml:space="preserve">תבנית זו מייצגת את מסך </w:t>
      </w:r>
      <w:del w:id="3724" w:author="Ron Gal" w:date="2017-03-05T23:53:00Z">
        <w:r w:rsidDel="0081189A">
          <w:rPr>
            <w:sz w:val="24"/>
            <w:szCs w:val="24"/>
            <w:rtl/>
          </w:rPr>
          <w:delText>פרטי הזמנה</w:delText>
        </w:r>
      </w:del>
      <w:ins w:id="3725" w:author="Ron Gal" w:date="2017-03-05T23:53:00Z">
        <w:r w:rsidR="0081189A">
          <w:rPr>
            <w:rFonts w:hint="cs"/>
            <w:sz w:val="24"/>
            <w:szCs w:val="24"/>
            <w:rtl/>
          </w:rPr>
          <w:t xml:space="preserve">פרטי המשתמש (כתובת וטלפון וכרעיון לעתיד </w:t>
        </w:r>
      </w:ins>
      <w:ins w:id="3726" w:author="Ron Gal" w:date="2017-03-05T23:54:00Z">
        <w:r w:rsidR="0081189A">
          <w:rPr>
            <w:sz w:val="24"/>
            <w:szCs w:val="24"/>
            <w:rtl/>
          </w:rPr>
          <w:t>–</w:t>
        </w:r>
      </w:ins>
      <w:ins w:id="3727" w:author="Ron Gal" w:date="2017-03-05T23:53:00Z">
        <w:r w:rsidR="0081189A">
          <w:rPr>
            <w:rFonts w:hint="cs"/>
            <w:sz w:val="24"/>
            <w:szCs w:val="24"/>
            <w:rtl/>
          </w:rPr>
          <w:t xml:space="preserve"> גם </w:t>
        </w:r>
      </w:ins>
      <w:ins w:id="3728" w:author="Ron Gal" w:date="2017-03-05T23:54:00Z">
        <w:r w:rsidR="0081189A">
          <w:rPr>
            <w:rFonts w:hint="cs"/>
            <w:sz w:val="24"/>
            <w:szCs w:val="24"/>
            <w:rtl/>
          </w:rPr>
          <w:t>סיסמא)</w:t>
        </w:r>
      </w:ins>
      <w:r>
        <w:rPr>
          <w:sz w:val="24"/>
          <w:szCs w:val="24"/>
          <w:rtl/>
        </w:rPr>
        <w:t xml:space="preserve">. מסך זה מיועד </w:t>
      </w:r>
      <w:del w:id="3729" w:author="Ron Gal" w:date="2017-03-05T23:54:00Z">
        <w:r w:rsidDel="0081189A">
          <w:rPr>
            <w:sz w:val="24"/>
            <w:szCs w:val="24"/>
            <w:rtl/>
          </w:rPr>
          <w:delText>ללקוחות לצורך יצירה, עריכה וצפייה בהזמנה. פרטי ההזמנה מופעים בחלק העליון של המסך. בחלק התחתון של המסך, בצד ימין, מופיעים המשתתפים הנוכחים בהזמנה, ובצד שמאל מופיעות כל הבקשות של לקוחות שעוד לא אושרו או נדחו.</w:delText>
        </w:r>
      </w:del>
      <w:ins w:id="3730" w:author="Ron Gal" w:date="2017-03-05T23:54:00Z">
        <w:r w:rsidR="0081189A">
          <w:rPr>
            <w:rFonts w:hint="cs"/>
            <w:sz w:val="24"/>
            <w:szCs w:val="24"/>
            <w:rtl/>
          </w:rPr>
          <w:t xml:space="preserve">לכל המשתמשים של האתר (רופאים, בעלים וכל סוג משתמש עתידי שיתווסף). דף זה עולה עם מידע על כתובת וטלפון המשתמש ועל ידי שינוי </w:t>
        </w:r>
      </w:ins>
      <w:ins w:id="3731" w:author="Ron Gal" w:date="2017-03-05T23:55:00Z">
        <w:r w:rsidR="0081189A">
          <w:rPr>
            <w:rFonts w:hint="cs"/>
            <w:sz w:val="24"/>
            <w:szCs w:val="24"/>
            <w:rtl/>
          </w:rPr>
          <w:t>ערכי תיבות הטקסט המשתמש יכול לשנות ערכים אלו עבורו.</w:t>
        </w:r>
      </w:ins>
    </w:p>
    <w:p w:rsidR="00481634" w:rsidRDefault="00481634">
      <w:pPr>
        <w:bidi/>
      </w:pPr>
    </w:p>
    <w:p w:rsidR="00481634" w:rsidRDefault="0081189A">
      <w:pPr>
        <w:bidi/>
      </w:pPr>
      <w:ins w:id="3732" w:author="Ron Gal" w:date="2017-03-05T23:56:00Z">
        <w:r w:rsidRPr="0081189A">
          <w:rPr>
            <w:b/>
            <w:sz w:val="24"/>
            <w:szCs w:val="24"/>
          </w:rPr>
          <w:t>ReportFinance</w:t>
        </w:r>
      </w:ins>
      <w:del w:id="3733" w:author="Ron Gal" w:date="2017-03-05T23:56:00Z">
        <w:r w:rsidR="00471D70" w:rsidDel="0081189A">
          <w:rPr>
            <w:b/>
            <w:sz w:val="24"/>
            <w:szCs w:val="24"/>
          </w:rPr>
          <w:delText>ownedOrders</w:delText>
        </w:r>
      </w:del>
      <w:r w:rsidR="00471D70">
        <w:rPr>
          <w:b/>
          <w:sz w:val="24"/>
          <w:szCs w:val="24"/>
        </w:rPr>
        <w:t xml:space="preserve">.html </w:t>
      </w:r>
    </w:p>
    <w:p w:rsidR="00481634" w:rsidRDefault="00471D70" w:rsidP="0081189A">
      <w:pPr>
        <w:bidi/>
        <w:pPrChange w:id="3734" w:author="Ron Gal" w:date="2017-03-05T23:57:00Z">
          <w:pPr>
            <w:bidi/>
          </w:pPr>
        </w:pPrChange>
      </w:pPr>
      <w:r>
        <w:rPr>
          <w:sz w:val="24"/>
          <w:szCs w:val="24"/>
          <w:rtl/>
        </w:rPr>
        <w:lastRenderedPageBreak/>
        <w:t xml:space="preserve">תבנית זו מייצגת </w:t>
      </w:r>
      <w:del w:id="3735" w:author="Ron Gal" w:date="2017-03-05T23:56:00Z">
        <w:r w:rsidDel="0081189A">
          <w:rPr>
            <w:sz w:val="24"/>
            <w:szCs w:val="24"/>
            <w:rtl/>
          </w:rPr>
          <w:delText>את מסך ההזמנות של לקוח. מסך זה מיועד לעקב אחר פרטי ההזמנות. ניתן לסנן את ההזמנות בעזרת השדות בחלק העליון של המסך. ההזמנות מוצגות כטבלה בחלק התחתון של המסך. בכל שורה בטבלה ניתן ללחוץ על הקישור 'צפה' לצורך מעבר למסך פרטי ההזמנה.</w:delText>
        </w:r>
      </w:del>
      <w:ins w:id="3736" w:author="Ron Gal" w:date="2017-03-05T23:56:00Z">
        <w:r w:rsidR="0081189A">
          <w:rPr>
            <w:rFonts w:hint="cs"/>
            <w:sz w:val="24"/>
            <w:szCs w:val="24"/>
            <w:rtl/>
          </w:rPr>
          <w:t xml:space="preserve">דו"ח כלכלי. בדו"ח  זה יכול רופא לקבל מידע על הכנסותיו לפי תאריך ובעלים יכולים לקבל מידע על הוצאותיהם </w:t>
        </w:r>
      </w:ins>
      <w:ins w:id="3737" w:author="Ron Gal" w:date="2017-03-05T23:57:00Z">
        <w:r w:rsidR="0081189A">
          <w:rPr>
            <w:rFonts w:hint="cs"/>
            <w:sz w:val="24"/>
            <w:szCs w:val="24"/>
            <w:rtl/>
          </w:rPr>
          <w:t xml:space="preserve"> לפי תאריך. </w:t>
        </w:r>
        <w:bookmarkStart w:id="3738" w:name="OLE_LINK11"/>
        <w:bookmarkStart w:id="3739" w:name="OLE_LINK12"/>
        <w:bookmarkStart w:id="3740" w:name="OLE_LINK13"/>
        <w:bookmarkStart w:id="3741" w:name="OLE_LINK14"/>
        <w:r w:rsidR="0081189A">
          <w:rPr>
            <w:rFonts w:hint="cs"/>
            <w:sz w:val="24"/>
            <w:szCs w:val="24"/>
            <w:rtl/>
          </w:rPr>
          <w:t>ניתן לסנן לפי תחום תאריך ולבצע אגרגציה לפי יום, חודש ושנה.</w:t>
        </w:r>
      </w:ins>
    </w:p>
    <w:bookmarkEnd w:id="3738"/>
    <w:bookmarkEnd w:id="3739"/>
    <w:bookmarkEnd w:id="3740"/>
    <w:bookmarkEnd w:id="3741"/>
    <w:p w:rsidR="00481634" w:rsidRDefault="00481634">
      <w:pPr>
        <w:bidi/>
      </w:pPr>
    </w:p>
    <w:p w:rsidR="00481634" w:rsidRDefault="0081189A">
      <w:pPr>
        <w:bidi/>
      </w:pPr>
      <w:ins w:id="3742" w:author="Ron Gal" w:date="2017-03-05T23:57:00Z">
        <w:r w:rsidRPr="0081189A">
          <w:rPr>
            <w:b/>
            <w:sz w:val="24"/>
            <w:szCs w:val="24"/>
          </w:rPr>
          <w:t>ReportFinancePerAnimal</w:t>
        </w:r>
      </w:ins>
      <w:del w:id="3743" w:author="Ron Gal" w:date="2017-03-05T23:57:00Z">
        <w:r w:rsidR="00471D70" w:rsidDel="0081189A">
          <w:rPr>
            <w:b/>
            <w:sz w:val="24"/>
            <w:szCs w:val="24"/>
          </w:rPr>
          <w:delText>searchAvailableOrdersToJoin</w:delText>
        </w:r>
      </w:del>
      <w:r w:rsidR="00471D70">
        <w:rPr>
          <w:b/>
          <w:sz w:val="24"/>
          <w:szCs w:val="24"/>
        </w:rPr>
        <w:t xml:space="preserve">.html </w:t>
      </w:r>
    </w:p>
    <w:p w:rsidR="00481634" w:rsidRPr="0081189A" w:rsidDel="0081189A" w:rsidRDefault="00471D70" w:rsidP="0081189A">
      <w:pPr>
        <w:bidi/>
        <w:rPr>
          <w:del w:id="3744" w:author="Ron Gal" w:date="2017-03-05T23:57:00Z"/>
          <w:sz w:val="24"/>
          <w:szCs w:val="24"/>
          <w:rPrChange w:id="3745" w:author="Ron Gal" w:date="2017-03-05T23:59:00Z">
            <w:rPr>
              <w:del w:id="3746" w:author="Ron Gal" w:date="2017-03-05T23:57:00Z"/>
            </w:rPr>
          </w:rPrChange>
        </w:rPr>
        <w:pPrChange w:id="3747" w:author="Ron Gal" w:date="2017-03-05T23:58:00Z">
          <w:pPr>
            <w:bidi/>
          </w:pPr>
        </w:pPrChange>
      </w:pPr>
      <w:bookmarkStart w:id="3748" w:name="OLE_LINK15"/>
      <w:bookmarkStart w:id="3749" w:name="OLE_LINK16"/>
      <w:bookmarkStart w:id="3750" w:name="OLE_LINK17"/>
      <w:r>
        <w:rPr>
          <w:sz w:val="24"/>
          <w:szCs w:val="24"/>
          <w:rtl/>
        </w:rPr>
        <w:t xml:space="preserve">תבנית זו מייצגת </w:t>
      </w:r>
      <w:ins w:id="3751" w:author="Ron Gal" w:date="2017-03-05T23:57:00Z">
        <w:r w:rsidR="0081189A">
          <w:rPr>
            <w:rFonts w:hint="cs"/>
            <w:sz w:val="24"/>
            <w:szCs w:val="24"/>
            <w:rtl/>
          </w:rPr>
          <w:t>דו"ח כלכלי לפי בע</w:t>
        </w:r>
      </w:ins>
      <w:ins w:id="3752" w:author="Ron Gal" w:date="2017-03-05T23:58:00Z">
        <w:r w:rsidR="0081189A">
          <w:rPr>
            <w:rFonts w:hint="cs"/>
            <w:sz w:val="24"/>
            <w:szCs w:val="24"/>
            <w:rtl/>
          </w:rPr>
          <w:t xml:space="preserve">"ח עבור בעלים. </w:t>
        </w:r>
      </w:ins>
      <w:del w:id="3753" w:author="Ron Gal" w:date="2017-03-05T23:57:00Z">
        <w:r w:rsidDel="0081189A">
          <w:rPr>
            <w:sz w:val="24"/>
            <w:szCs w:val="24"/>
            <w:rtl/>
          </w:rPr>
          <w:delText>את מסך הצטרפות למגרש. מסך זה מיועד ללקוחות לצורך חיפוש הזמנות אליהן ניתן להצטרף. בחלק העליון של המסך ניתן לחפש הזמנות לפי מזהה ושם הלקוח המזמין, לפי מספר וסטאטוס ההזמנה, לפי מספר ושם המגרש וטווח תאריכים. בחלק התחתון של המסך ניתן לראות הזמנות שאליהן ניתן להצטרף כטבלה. בכל שורה בטבלה ניתן ללחוץ על הקישור 'הצטרף' לצורך שליחת בקשת הצטרפות להזמנה.</w:delText>
        </w:r>
      </w:del>
    </w:p>
    <w:p w:rsidR="0081189A" w:rsidRDefault="0081189A" w:rsidP="0081189A">
      <w:pPr>
        <w:bidi/>
        <w:rPr>
          <w:ins w:id="3754" w:author="Ron Gal" w:date="2017-03-05T23:59:00Z"/>
        </w:rPr>
      </w:pPr>
      <w:ins w:id="3755" w:author="Ron Gal" w:date="2017-03-05T23:58:00Z">
        <w:r w:rsidRPr="0081189A">
          <w:rPr>
            <w:rFonts w:hint="cs"/>
            <w:sz w:val="24"/>
            <w:szCs w:val="24"/>
            <w:rtl/>
            <w:rPrChange w:id="3756" w:author="Ron Gal" w:date="2017-03-05T23:59:00Z">
              <w:rPr>
                <w:rFonts w:hint="cs"/>
                <w:rtl/>
              </w:rPr>
            </w:rPrChange>
          </w:rPr>
          <w:t xml:space="preserve">בדו"ח זה יכולים בעלים לצפות בהוצאותיהם מקובצות לפי כל אחד מבעלי החיים שבחזקתם. </w:t>
        </w:r>
      </w:ins>
      <w:ins w:id="3757" w:author="Ron Gal" w:date="2017-03-05T23:59:00Z">
        <w:r>
          <w:rPr>
            <w:rFonts w:hint="cs"/>
            <w:sz w:val="24"/>
            <w:szCs w:val="24"/>
            <w:rtl/>
          </w:rPr>
          <w:t xml:space="preserve">ניתן לסנן לפי תחום תאריך </w:t>
        </w:r>
        <w:r>
          <w:rPr>
            <w:rFonts w:hint="cs"/>
            <w:sz w:val="24"/>
            <w:szCs w:val="24"/>
            <w:rtl/>
          </w:rPr>
          <w:t xml:space="preserve">ובע"ח </w:t>
        </w:r>
        <w:r>
          <w:rPr>
            <w:rFonts w:hint="cs"/>
            <w:sz w:val="24"/>
            <w:szCs w:val="24"/>
            <w:rtl/>
          </w:rPr>
          <w:t>ולבצע אגרגציה לפי יום, חודש ושנה.</w:t>
        </w:r>
      </w:ins>
    </w:p>
    <w:bookmarkEnd w:id="3748"/>
    <w:bookmarkEnd w:id="3749"/>
    <w:bookmarkEnd w:id="3750"/>
    <w:p w:rsidR="0081189A" w:rsidRPr="0081189A" w:rsidRDefault="0081189A" w:rsidP="0081189A">
      <w:pPr>
        <w:bidi/>
        <w:rPr>
          <w:rPrChange w:id="3758" w:author="Ron Gal" w:date="2017-03-05T23:58:00Z">
            <w:rPr/>
          </w:rPrChange>
        </w:rPr>
        <w:pPrChange w:id="3759" w:author="Ron Gal" w:date="2017-03-05T23:59:00Z">
          <w:pPr>
            <w:bidi/>
          </w:pPr>
        </w:pPrChange>
      </w:pPr>
    </w:p>
    <w:p w:rsidR="00481634" w:rsidRDefault="0081189A">
      <w:pPr>
        <w:bidi/>
      </w:pPr>
      <w:bookmarkStart w:id="3760" w:name="OLE_LINK18"/>
      <w:bookmarkStart w:id="3761" w:name="OLE_LINK19"/>
      <w:bookmarkStart w:id="3762" w:name="OLE_LINK20"/>
      <w:ins w:id="3763" w:author="Ron Gal" w:date="2017-03-05T23:59:00Z">
        <w:r w:rsidRPr="0081189A">
          <w:rPr>
            <w:b/>
            <w:sz w:val="24"/>
            <w:szCs w:val="24"/>
          </w:rPr>
          <w:t>ReportPerItem</w:t>
        </w:r>
      </w:ins>
      <w:del w:id="3764" w:author="Ron Gal" w:date="2017-03-05T23:59:00Z">
        <w:r w:rsidR="00471D70" w:rsidDel="0081189A">
          <w:rPr>
            <w:b/>
            <w:sz w:val="24"/>
            <w:szCs w:val="24"/>
          </w:rPr>
          <w:delText>pendingOrdersToJoin</w:delText>
        </w:r>
      </w:del>
      <w:r w:rsidR="00471D70">
        <w:rPr>
          <w:b/>
          <w:sz w:val="24"/>
          <w:szCs w:val="24"/>
        </w:rPr>
        <w:t xml:space="preserve">.html </w:t>
      </w:r>
    </w:p>
    <w:p w:rsidR="0081189A" w:rsidRDefault="0081189A" w:rsidP="000A1C34">
      <w:pPr>
        <w:bidi/>
        <w:rPr>
          <w:ins w:id="3765" w:author="Ron Gal" w:date="2017-03-05T23:59:00Z"/>
        </w:rPr>
        <w:pPrChange w:id="3766" w:author="Ron Gal" w:date="2017-03-06T00:00:00Z">
          <w:pPr>
            <w:bidi/>
          </w:pPr>
        </w:pPrChange>
      </w:pPr>
      <w:ins w:id="3767" w:author="Ron Gal" w:date="2017-03-05T23:59:00Z">
        <w:r>
          <w:rPr>
            <w:sz w:val="24"/>
            <w:szCs w:val="24"/>
            <w:rtl/>
          </w:rPr>
          <w:t xml:space="preserve">תבנית זו מייצגת </w:t>
        </w:r>
        <w:r>
          <w:rPr>
            <w:rFonts w:hint="cs"/>
            <w:sz w:val="24"/>
            <w:szCs w:val="24"/>
            <w:rtl/>
          </w:rPr>
          <w:t xml:space="preserve">דו"ח כלכלי לפי </w:t>
        </w:r>
      </w:ins>
      <w:ins w:id="3768" w:author="Ron Gal" w:date="2017-03-06T00:00:00Z">
        <w:r>
          <w:rPr>
            <w:rFonts w:hint="cs"/>
            <w:sz w:val="24"/>
            <w:szCs w:val="24"/>
            <w:rtl/>
          </w:rPr>
          <w:t>פריט עבור רופא</w:t>
        </w:r>
      </w:ins>
      <w:ins w:id="3769" w:author="Ron Gal" w:date="2017-03-05T23:59:00Z">
        <w:r>
          <w:rPr>
            <w:rFonts w:hint="cs"/>
            <w:sz w:val="24"/>
            <w:szCs w:val="24"/>
            <w:rtl/>
          </w:rPr>
          <w:t xml:space="preserve">. </w:t>
        </w:r>
        <w:r w:rsidRPr="00561E95">
          <w:rPr>
            <w:rFonts w:hint="cs"/>
            <w:sz w:val="24"/>
            <w:szCs w:val="24"/>
            <w:rtl/>
          </w:rPr>
          <w:t xml:space="preserve">בדו"ח זה </w:t>
        </w:r>
      </w:ins>
      <w:ins w:id="3770" w:author="Ron Gal" w:date="2017-03-06T00:00:00Z">
        <w:r>
          <w:rPr>
            <w:rFonts w:hint="cs"/>
            <w:sz w:val="24"/>
            <w:szCs w:val="24"/>
            <w:rtl/>
          </w:rPr>
          <w:t>יכול רופא</w:t>
        </w:r>
        <w:r w:rsidR="000A1C34">
          <w:rPr>
            <w:rFonts w:hint="cs"/>
            <w:sz w:val="24"/>
            <w:szCs w:val="24"/>
            <w:rtl/>
          </w:rPr>
          <w:t xml:space="preserve"> </w:t>
        </w:r>
      </w:ins>
      <w:ins w:id="3771" w:author="Ron Gal" w:date="2017-03-05T23:59:00Z">
        <w:r w:rsidRPr="00561E95">
          <w:rPr>
            <w:rFonts w:hint="cs"/>
            <w:sz w:val="24"/>
            <w:szCs w:val="24"/>
            <w:rtl/>
          </w:rPr>
          <w:t xml:space="preserve">לצפות </w:t>
        </w:r>
      </w:ins>
      <w:ins w:id="3772" w:author="Ron Gal" w:date="2017-03-06T00:00:00Z">
        <w:r w:rsidR="000A1C34">
          <w:rPr>
            <w:rFonts w:hint="cs"/>
            <w:sz w:val="24"/>
            <w:szCs w:val="24"/>
            <w:rtl/>
          </w:rPr>
          <w:t xml:space="preserve">בהכנסותיו </w:t>
        </w:r>
      </w:ins>
      <w:ins w:id="3773" w:author="Ron Gal" w:date="2017-03-05T23:59:00Z">
        <w:r w:rsidRPr="00561E95">
          <w:rPr>
            <w:rFonts w:hint="cs"/>
            <w:sz w:val="24"/>
            <w:szCs w:val="24"/>
            <w:rtl/>
          </w:rPr>
          <w:t xml:space="preserve">מקובצות לפי </w:t>
        </w:r>
      </w:ins>
      <w:ins w:id="3774" w:author="Ron Gal" w:date="2017-03-06T00:00:00Z">
        <w:r w:rsidR="000A1C34">
          <w:rPr>
            <w:rFonts w:hint="cs"/>
            <w:sz w:val="24"/>
            <w:szCs w:val="24"/>
            <w:rtl/>
          </w:rPr>
          <w:t>סוג פריט</w:t>
        </w:r>
      </w:ins>
      <w:ins w:id="3775" w:author="Ron Gal" w:date="2017-03-05T23:59:00Z">
        <w:r w:rsidRPr="00561E95">
          <w:rPr>
            <w:rFonts w:hint="cs"/>
            <w:sz w:val="24"/>
            <w:szCs w:val="24"/>
            <w:rtl/>
          </w:rPr>
          <w:t xml:space="preserve">. </w:t>
        </w:r>
        <w:r>
          <w:rPr>
            <w:rFonts w:hint="cs"/>
            <w:sz w:val="24"/>
            <w:szCs w:val="24"/>
            <w:rtl/>
          </w:rPr>
          <w:t xml:space="preserve">ניתן לסנן לפי תחום תאריך </w:t>
        </w:r>
      </w:ins>
      <w:ins w:id="3776" w:author="Ron Gal" w:date="2017-03-06T00:00:00Z">
        <w:r w:rsidR="000A1C34">
          <w:rPr>
            <w:rFonts w:hint="cs"/>
            <w:sz w:val="24"/>
            <w:szCs w:val="24"/>
            <w:rtl/>
          </w:rPr>
          <w:t>וטקסט חופשי בשם של פריט</w:t>
        </w:r>
      </w:ins>
      <w:ins w:id="3777" w:author="Ron Gal" w:date="2017-03-05T23:59:00Z">
        <w:r>
          <w:rPr>
            <w:rFonts w:hint="cs"/>
            <w:sz w:val="24"/>
            <w:szCs w:val="24"/>
            <w:rtl/>
          </w:rPr>
          <w:t xml:space="preserve"> ולבצע אגרגציה לפי יום, חודש ושנה.</w:t>
        </w:r>
      </w:ins>
    </w:p>
    <w:bookmarkEnd w:id="3760"/>
    <w:bookmarkEnd w:id="3761"/>
    <w:bookmarkEnd w:id="3762"/>
    <w:p w:rsidR="0081189A" w:rsidRDefault="0081189A">
      <w:pPr>
        <w:bidi/>
        <w:rPr>
          <w:ins w:id="3778" w:author="Ron Gal" w:date="2017-03-05T23:59:00Z"/>
          <w:sz w:val="24"/>
          <w:szCs w:val="24"/>
          <w:rtl/>
        </w:rPr>
      </w:pPr>
    </w:p>
    <w:p w:rsidR="00481634" w:rsidDel="0081189A" w:rsidRDefault="00471D70" w:rsidP="0081189A">
      <w:pPr>
        <w:bidi/>
        <w:rPr>
          <w:del w:id="3779" w:author="Ron Gal" w:date="2017-03-05T23:59:00Z"/>
        </w:rPr>
        <w:pPrChange w:id="3780" w:author="Ron Gal" w:date="2017-03-05T23:59:00Z">
          <w:pPr>
            <w:bidi/>
          </w:pPr>
        </w:pPrChange>
      </w:pPr>
      <w:del w:id="3781" w:author="Ron Gal" w:date="2017-03-05T23:59:00Z">
        <w:r w:rsidDel="0081189A">
          <w:rPr>
            <w:sz w:val="24"/>
            <w:szCs w:val="24"/>
            <w:rtl/>
          </w:rPr>
          <w:delText>תבנית זו מייצגת את מסך בקשות הצטרפות. מסך זה מיועד ללקוח לצורך מעקב אחר כל בקשות ההצטרפות להזמנות אשר הלקוח שלח. בחלק העליון ניתן לסנן את הבקשות לפי מספר ושם מזמין, לפי מספר וסטטוס הזמנה, לפי שם ומספר מגרש ולפי טווח תאריכים. בחלק התחתון של המסך ניתן לראות את כל בקשות ההצטרפות כטבלה. בכל שורה בטבלה ניתן ללחוץ על הקישור 'בטל' לצורך ביטול הבקשה.</w:delText>
        </w:r>
      </w:del>
    </w:p>
    <w:p w:rsidR="00481634" w:rsidDel="0081189A" w:rsidRDefault="00481634">
      <w:pPr>
        <w:bidi/>
        <w:rPr>
          <w:del w:id="3782" w:author="Ron Gal" w:date="2017-03-05T23:59:00Z"/>
        </w:rPr>
      </w:pPr>
    </w:p>
    <w:p w:rsidR="000A1C34" w:rsidRDefault="000A1C34" w:rsidP="000A1C34">
      <w:pPr>
        <w:bidi/>
        <w:rPr>
          <w:ins w:id="3783" w:author="Ron Gal" w:date="2017-03-06T00:00:00Z"/>
        </w:rPr>
      </w:pPr>
      <w:ins w:id="3784" w:author="Ron Gal" w:date="2017-03-06T00:01:00Z">
        <w:r w:rsidRPr="000A1C34">
          <w:rPr>
            <w:b/>
            <w:sz w:val="24"/>
            <w:szCs w:val="24"/>
          </w:rPr>
          <w:t>ReportPerType</w:t>
        </w:r>
      </w:ins>
      <w:ins w:id="3785" w:author="Ron Gal" w:date="2017-03-06T00:00:00Z">
        <w:r>
          <w:rPr>
            <w:b/>
            <w:sz w:val="24"/>
            <w:szCs w:val="24"/>
          </w:rPr>
          <w:t xml:space="preserve">.html </w:t>
        </w:r>
      </w:ins>
    </w:p>
    <w:p w:rsidR="000A1C34" w:rsidRDefault="000A1C34" w:rsidP="000A1C34">
      <w:pPr>
        <w:bidi/>
        <w:rPr>
          <w:ins w:id="3786" w:author="Ron Gal" w:date="2017-03-06T00:00:00Z"/>
        </w:rPr>
        <w:pPrChange w:id="3787" w:author="Ron Gal" w:date="2017-03-06T00:01:00Z">
          <w:pPr>
            <w:bidi/>
          </w:pPr>
        </w:pPrChange>
      </w:pPr>
      <w:ins w:id="3788" w:author="Ron Gal" w:date="2017-03-06T00:00:00Z">
        <w:r>
          <w:rPr>
            <w:sz w:val="24"/>
            <w:szCs w:val="24"/>
            <w:rtl/>
          </w:rPr>
          <w:t xml:space="preserve">תבנית זו מייצגת </w:t>
        </w:r>
        <w:r>
          <w:rPr>
            <w:rFonts w:hint="cs"/>
            <w:sz w:val="24"/>
            <w:szCs w:val="24"/>
            <w:rtl/>
          </w:rPr>
          <w:t xml:space="preserve">דו"ח כלכלי לפי </w:t>
        </w:r>
      </w:ins>
      <w:ins w:id="3789" w:author="Ron Gal" w:date="2017-03-06T00:01:00Z">
        <w:r>
          <w:rPr>
            <w:rFonts w:hint="cs"/>
            <w:sz w:val="24"/>
            <w:szCs w:val="24"/>
            <w:rtl/>
          </w:rPr>
          <w:t xml:space="preserve">סוג בעל חיים </w:t>
        </w:r>
      </w:ins>
      <w:ins w:id="3790" w:author="Ron Gal" w:date="2017-03-06T00:00:00Z">
        <w:r>
          <w:rPr>
            <w:rFonts w:hint="cs"/>
            <w:sz w:val="24"/>
            <w:szCs w:val="24"/>
            <w:rtl/>
          </w:rPr>
          <w:t xml:space="preserve">עבור רופא. </w:t>
        </w:r>
        <w:r w:rsidRPr="00561E95">
          <w:rPr>
            <w:rFonts w:hint="cs"/>
            <w:sz w:val="24"/>
            <w:szCs w:val="24"/>
            <w:rtl/>
          </w:rPr>
          <w:t xml:space="preserve">בדו"ח זה </w:t>
        </w:r>
        <w:r>
          <w:rPr>
            <w:rFonts w:hint="cs"/>
            <w:sz w:val="24"/>
            <w:szCs w:val="24"/>
            <w:rtl/>
          </w:rPr>
          <w:t xml:space="preserve">יכול רופא </w:t>
        </w:r>
        <w:r w:rsidRPr="00561E95">
          <w:rPr>
            <w:rFonts w:hint="cs"/>
            <w:sz w:val="24"/>
            <w:szCs w:val="24"/>
            <w:rtl/>
          </w:rPr>
          <w:t xml:space="preserve">לצפות </w:t>
        </w:r>
        <w:r>
          <w:rPr>
            <w:rFonts w:hint="cs"/>
            <w:sz w:val="24"/>
            <w:szCs w:val="24"/>
            <w:rtl/>
          </w:rPr>
          <w:t xml:space="preserve">בהכנסותיו </w:t>
        </w:r>
        <w:r w:rsidRPr="00561E95">
          <w:rPr>
            <w:rFonts w:hint="cs"/>
            <w:sz w:val="24"/>
            <w:szCs w:val="24"/>
            <w:rtl/>
          </w:rPr>
          <w:t xml:space="preserve">מקובצות לפי </w:t>
        </w:r>
        <w:r>
          <w:rPr>
            <w:rFonts w:hint="cs"/>
            <w:sz w:val="24"/>
            <w:szCs w:val="24"/>
            <w:rtl/>
          </w:rPr>
          <w:t xml:space="preserve">סוג </w:t>
        </w:r>
      </w:ins>
      <w:ins w:id="3791" w:author="Ron Gal" w:date="2017-03-06T00:01:00Z">
        <w:r>
          <w:rPr>
            <w:rFonts w:hint="cs"/>
            <w:sz w:val="24"/>
            <w:szCs w:val="24"/>
            <w:rtl/>
          </w:rPr>
          <w:t>בע"ח</w:t>
        </w:r>
      </w:ins>
      <w:ins w:id="3792" w:author="Ron Gal" w:date="2017-03-06T00:00:00Z">
        <w:r w:rsidRPr="00561E95">
          <w:rPr>
            <w:rFonts w:hint="cs"/>
            <w:sz w:val="24"/>
            <w:szCs w:val="24"/>
            <w:rtl/>
          </w:rPr>
          <w:t xml:space="preserve">. </w:t>
        </w:r>
        <w:r>
          <w:rPr>
            <w:rFonts w:hint="cs"/>
            <w:sz w:val="24"/>
            <w:szCs w:val="24"/>
            <w:rtl/>
          </w:rPr>
          <w:t xml:space="preserve">ניתן לסנן לפי תחום תאריך </w:t>
        </w:r>
      </w:ins>
      <w:ins w:id="3793" w:author="Ron Gal" w:date="2017-03-06T00:01:00Z">
        <w:r>
          <w:rPr>
            <w:rFonts w:hint="cs"/>
            <w:sz w:val="24"/>
            <w:szCs w:val="24"/>
            <w:rtl/>
          </w:rPr>
          <w:t xml:space="preserve">וסוג בע"ח </w:t>
        </w:r>
      </w:ins>
      <w:ins w:id="3794" w:author="Ron Gal" w:date="2017-03-06T00:00:00Z">
        <w:r>
          <w:rPr>
            <w:rFonts w:hint="cs"/>
            <w:sz w:val="24"/>
            <w:szCs w:val="24"/>
            <w:rtl/>
          </w:rPr>
          <w:t>ולבצע אגרגציה לפי יום, חודש ושנה.</w:t>
        </w:r>
      </w:ins>
    </w:p>
    <w:p w:rsidR="00481634" w:rsidDel="000A1C34" w:rsidRDefault="00471D70" w:rsidP="000A1C34">
      <w:pPr>
        <w:bidi/>
        <w:rPr>
          <w:del w:id="3795" w:author="Ron Gal" w:date="2017-03-06T00:00:00Z"/>
        </w:rPr>
        <w:pPrChange w:id="3796" w:author="Ron Gal" w:date="2017-03-06T00:00:00Z">
          <w:pPr>
            <w:bidi/>
          </w:pPr>
        </w:pPrChange>
      </w:pPr>
      <w:del w:id="3797" w:author="Ron Gal" w:date="2017-03-06T00:00:00Z">
        <w:r w:rsidDel="000A1C34">
          <w:rPr>
            <w:b/>
            <w:sz w:val="24"/>
            <w:szCs w:val="24"/>
          </w:rPr>
          <w:delText xml:space="preserve">searchCustomers.html </w:delText>
        </w:r>
      </w:del>
    </w:p>
    <w:p w:rsidR="00481634" w:rsidDel="000A1C34" w:rsidRDefault="00471D70" w:rsidP="000A1C34">
      <w:pPr>
        <w:bidi/>
        <w:rPr>
          <w:del w:id="3798" w:author="Ron Gal" w:date="2017-03-06T00:00:00Z"/>
        </w:rPr>
        <w:pPrChange w:id="3799" w:author="Ron Gal" w:date="2017-03-06T00:00:00Z">
          <w:pPr>
            <w:bidi/>
          </w:pPr>
        </w:pPrChange>
      </w:pPr>
      <w:del w:id="3800" w:author="Ron Gal" w:date="2017-03-06T00:00:00Z">
        <w:r w:rsidDel="000A1C34">
          <w:rPr>
            <w:sz w:val="24"/>
            <w:szCs w:val="24"/>
            <w:rtl/>
          </w:rPr>
          <w:delText>תבנית זו מייצגת את מסך חיפוש לקוחות. מסך זה מיועד לכלל המשתמשים באתר והוא מאפשר חיפוש של לקוחות באתר. בחלק הלעיון ניתן לחפש לקוחות לפי שם פרטי ומשפחה, לפי טווח גילאים, איזור מגורים ומזהה לקוח. בחלק התחתון תוצאות החיפוש מוצגות בטבלה. בכל שורה בטבלה ניתן ללחוץ על הקישור 'עבור לדף הלקוח' לצורך מעבר לדף פרטי הלקוח.</w:delText>
        </w:r>
      </w:del>
    </w:p>
    <w:p w:rsidR="00481634" w:rsidRDefault="00481634">
      <w:pPr>
        <w:bidi/>
      </w:pPr>
    </w:p>
    <w:p w:rsidR="00481634" w:rsidRDefault="00471D70">
      <w:r>
        <w:br w:type="page"/>
      </w:r>
    </w:p>
    <w:p w:rsidR="00481634" w:rsidRDefault="00481634">
      <w:pPr>
        <w:bidi/>
      </w:pPr>
    </w:p>
    <w:p w:rsidR="000A1C34" w:rsidRDefault="000A1C34">
      <w:pPr>
        <w:bidi/>
        <w:rPr>
          <w:ins w:id="3801" w:author="Ron Gal" w:date="2017-03-06T00:01:00Z"/>
          <w:b/>
          <w:sz w:val="24"/>
          <w:szCs w:val="24"/>
          <w:rtl/>
        </w:rPr>
      </w:pPr>
      <w:ins w:id="3802" w:author="Ron Gal" w:date="2017-03-06T00:01:00Z">
        <w:r w:rsidRPr="000A1C34">
          <w:rPr>
            <w:b/>
            <w:sz w:val="24"/>
            <w:szCs w:val="24"/>
          </w:rPr>
          <w:t>ReportVisits.html</w:t>
        </w:r>
      </w:ins>
    </w:p>
    <w:p w:rsidR="00481634" w:rsidDel="000A1C34" w:rsidRDefault="00471D70" w:rsidP="000A1C34">
      <w:pPr>
        <w:bidi/>
        <w:rPr>
          <w:del w:id="3803" w:author="Ron Gal" w:date="2017-03-06T00:01:00Z"/>
        </w:rPr>
        <w:pPrChange w:id="3804" w:author="Ron Gal" w:date="2017-03-06T00:01:00Z">
          <w:pPr>
            <w:bidi/>
          </w:pPr>
        </w:pPrChange>
      </w:pPr>
      <w:del w:id="3805" w:author="Ron Gal" w:date="2017-03-06T00:01:00Z">
        <w:r w:rsidDel="000A1C34">
          <w:rPr>
            <w:b/>
            <w:sz w:val="24"/>
            <w:szCs w:val="24"/>
          </w:rPr>
          <w:delText>editCustomer.html</w:delText>
        </w:r>
      </w:del>
    </w:p>
    <w:p w:rsidR="00481634" w:rsidRDefault="00471D70" w:rsidP="000A1C34">
      <w:pPr>
        <w:bidi/>
        <w:pPrChange w:id="3806" w:author="Ron Gal" w:date="2017-03-06T00:03:00Z">
          <w:pPr>
            <w:bidi/>
          </w:pPr>
        </w:pPrChange>
      </w:pPr>
      <w:r>
        <w:rPr>
          <w:sz w:val="24"/>
          <w:szCs w:val="24"/>
          <w:rtl/>
        </w:rPr>
        <w:t xml:space="preserve">תבנית זו מייצגת את מסך </w:t>
      </w:r>
      <w:del w:id="3807" w:author="Ron Gal" w:date="2017-03-06T00:01:00Z">
        <w:r w:rsidDel="000A1C34">
          <w:rPr>
            <w:sz w:val="24"/>
            <w:szCs w:val="24"/>
            <w:rtl/>
          </w:rPr>
          <w:delText>פרטי לקוח</w:delText>
        </w:r>
      </w:del>
      <w:ins w:id="3808" w:author="Ron Gal" w:date="2017-03-06T00:01:00Z">
        <w:r w:rsidR="000A1C34">
          <w:rPr>
            <w:rFonts w:hint="cs"/>
            <w:sz w:val="24"/>
            <w:szCs w:val="24"/>
            <w:rtl/>
          </w:rPr>
          <w:t>דו"ח ביקורים הבאים</w:t>
        </w:r>
      </w:ins>
      <w:r>
        <w:rPr>
          <w:sz w:val="24"/>
          <w:szCs w:val="24"/>
          <w:rtl/>
        </w:rPr>
        <w:t xml:space="preserve">. </w:t>
      </w:r>
      <w:del w:id="3809" w:author="Ron Gal" w:date="2017-03-06T00:02:00Z">
        <w:r w:rsidDel="000A1C34">
          <w:rPr>
            <w:sz w:val="24"/>
            <w:szCs w:val="24"/>
            <w:rtl/>
          </w:rPr>
          <w:delText>מסך זה מיועד ללקוחות ומנהלים. לקוח יכול לערוך את פרטיו. עבור לקוחות אחרים, יוצגו פרטי הלקוח ללא אפשרות עריכה, והם יכלו לכתוב ולקרוא חוות דעת על הלקוח או להתלונן על הלקוח עקב סיבה מסויימת. התלונות וחוות הדעת יפתחו בחלון מודאלי. מנהל יראה את פרטי הלקוח ויוכל להקפיא את החשבון המשתמש לפרק זמן קבוע מראש.</w:delText>
        </w:r>
      </w:del>
      <w:ins w:id="3810" w:author="Ron Gal" w:date="2017-03-06T00:02:00Z">
        <w:r w:rsidR="000A1C34">
          <w:rPr>
            <w:rFonts w:hint="cs"/>
            <w:sz w:val="24"/>
            <w:szCs w:val="24"/>
            <w:rtl/>
          </w:rPr>
          <w:t xml:space="preserve">דו"ח זה מיועד לתת מידע לבעלים ולרופאים על תאריכי הטיפולים </w:t>
        </w:r>
      </w:ins>
      <w:ins w:id="3811" w:author="Ron Gal" w:date="2017-03-06T00:03:00Z">
        <w:r w:rsidR="000A1C34">
          <w:rPr>
            <w:rFonts w:hint="cs"/>
            <w:sz w:val="24"/>
            <w:szCs w:val="24"/>
            <w:rtl/>
          </w:rPr>
          <w:t>הבאים של בעלי החיים שבטיפולם\חזקתם. בדו"ח זה ניתן לקבל מידע אודות טיפולים הבאים שפוספסו (היו אמורים להתבצע בעבר אך עוד לא בוצעו) ותורים עתידיים.</w:t>
        </w:r>
      </w:ins>
    </w:p>
    <w:p w:rsidR="00481634" w:rsidRDefault="00481634">
      <w:pPr>
        <w:bidi/>
      </w:pPr>
    </w:p>
    <w:p w:rsidR="000A1C34" w:rsidRDefault="000A1C34">
      <w:pPr>
        <w:bidi/>
        <w:rPr>
          <w:ins w:id="3812" w:author="Ron Gal" w:date="2017-03-06T00:04:00Z"/>
          <w:b/>
          <w:sz w:val="24"/>
          <w:szCs w:val="24"/>
          <w:rtl/>
        </w:rPr>
      </w:pPr>
      <w:ins w:id="3813" w:author="Ron Gal" w:date="2017-03-06T00:04:00Z">
        <w:r w:rsidRPr="000A1C34">
          <w:rPr>
            <w:b/>
            <w:sz w:val="24"/>
            <w:szCs w:val="24"/>
          </w:rPr>
          <w:t>TreatmentPage.html</w:t>
        </w:r>
      </w:ins>
    </w:p>
    <w:p w:rsidR="00481634" w:rsidDel="000A1C34" w:rsidRDefault="00471D70" w:rsidP="000A1C34">
      <w:pPr>
        <w:bidi/>
        <w:rPr>
          <w:del w:id="3814" w:author="Ron Gal" w:date="2017-03-06T00:04:00Z"/>
        </w:rPr>
        <w:pPrChange w:id="3815" w:author="Ron Gal" w:date="2017-03-06T00:04:00Z">
          <w:pPr>
            <w:bidi/>
          </w:pPr>
        </w:pPrChange>
      </w:pPr>
      <w:del w:id="3816" w:author="Ron Gal" w:date="2017-03-06T00:04:00Z">
        <w:r w:rsidDel="000A1C34">
          <w:rPr>
            <w:b/>
            <w:sz w:val="24"/>
            <w:szCs w:val="24"/>
          </w:rPr>
          <w:delText>reportFields.html</w:delText>
        </w:r>
        <w:r w:rsidDel="000A1C34">
          <w:rPr>
            <w:sz w:val="24"/>
            <w:szCs w:val="24"/>
          </w:rPr>
          <w:delText xml:space="preserve"> </w:delText>
        </w:r>
      </w:del>
    </w:p>
    <w:p w:rsidR="00481634" w:rsidRDefault="00471D70" w:rsidP="000A1C34">
      <w:pPr>
        <w:bidi/>
        <w:rPr>
          <w:rFonts w:hint="cs"/>
          <w:rtl/>
        </w:rPr>
        <w:pPrChange w:id="3817" w:author="Ron Gal" w:date="2017-03-06T00:05:00Z">
          <w:pPr>
            <w:bidi/>
          </w:pPr>
        </w:pPrChange>
      </w:pPr>
      <w:del w:id="3818" w:author="Ron Gal" w:date="2017-03-06T00:04:00Z">
        <w:r w:rsidDel="000A1C34">
          <w:rPr>
            <w:sz w:val="24"/>
            <w:szCs w:val="24"/>
            <w:rtl/>
          </w:rPr>
          <w:delText>תבנית זו מייצגת את מסך דוח מגרשים. מסך זה מיועד לעובדים ומנהלים. בחלק העליון של מסך זה ניתן לחפש מגרשים לפי מזהה ושם מגרש וטווח תאריכים. בחלק התחתון של המסך יוצג הדוח כטבלה ובה כמות ההזמנות במגרשים לפי שעות הפעילות.</w:delText>
        </w:r>
      </w:del>
      <w:ins w:id="3819" w:author="Ron Gal" w:date="2017-03-06T00:04:00Z">
        <w:r w:rsidR="000A1C34">
          <w:rPr>
            <w:rFonts w:hint="cs"/>
            <w:sz w:val="24"/>
            <w:szCs w:val="24"/>
            <w:rtl/>
          </w:rPr>
          <w:t xml:space="preserve">תבנית זו מייצגת את דף הטיפול. בדף זה יכול רופא לערוך טיפול, לעדכן מדידות, להוסיף מוצרים וטיפולים שבוצעו בבע"ח ולעדכן את תאריך הטיפול הבא. כמו כן, יכול הרופא להכניס טקסט חופשי שמתאר את </w:t>
        </w:r>
      </w:ins>
      <w:ins w:id="3820" w:author="Ron Gal" w:date="2017-03-06T00:05:00Z">
        <w:r w:rsidR="000A1C34">
          <w:rPr>
            <w:rFonts w:hint="cs"/>
            <w:sz w:val="24"/>
            <w:szCs w:val="24"/>
            <w:rtl/>
          </w:rPr>
          <w:t xml:space="preserve">סיכום </w:t>
        </w:r>
      </w:ins>
      <w:ins w:id="3821" w:author="Ron Gal" w:date="2017-03-06T00:04:00Z">
        <w:r w:rsidR="000A1C34">
          <w:rPr>
            <w:rFonts w:hint="cs"/>
            <w:sz w:val="24"/>
            <w:szCs w:val="24"/>
            <w:rtl/>
          </w:rPr>
          <w:t>הטיפול.</w:t>
        </w:r>
      </w:ins>
      <w:ins w:id="3822" w:author="Ron Gal" w:date="2017-03-06T00:05:00Z">
        <w:r w:rsidR="000A1C34">
          <w:rPr>
            <w:rFonts w:hint="cs"/>
            <w:sz w:val="24"/>
            <w:szCs w:val="24"/>
            <w:rtl/>
          </w:rPr>
          <w:t xml:space="preserve"> בדף זה יכולים רופא ובעלים לאחר סיום הטיפול לצפות בטיפול שבוצע במוד של צפייה בלבד </w:t>
        </w:r>
      </w:ins>
      <w:ins w:id="3823" w:author="Ron Gal" w:date="2017-03-06T00:06:00Z">
        <w:r w:rsidR="000A1C34">
          <w:rPr>
            <w:rFonts w:hint="cs"/>
            <w:sz w:val="24"/>
            <w:szCs w:val="24"/>
            <w:rtl/>
          </w:rPr>
          <w:t>(</w:t>
        </w:r>
      </w:ins>
      <w:ins w:id="3824" w:author="Ron Gal" w:date="2017-03-06T00:05:00Z">
        <w:r w:rsidR="000A1C34">
          <w:rPr>
            <w:sz w:val="24"/>
            <w:szCs w:val="24"/>
          </w:rPr>
          <w:t>read only</w:t>
        </w:r>
        <w:r w:rsidR="000A1C34">
          <w:rPr>
            <w:rFonts w:hint="cs"/>
            <w:sz w:val="24"/>
            <w:szCs w:val="24"/>
            <w:rtl/>
          </w:rPr>
          <w:t>)</w:t>
        </w:r>
      </w:ins>
      <w:ins w:id="3825" w:author="Ron Gal" w:date="2017-03-06T00:06:00Z">
        <w:r w:rsidR="000A1C34">
          <w:rPr>
            <w:rFonts w:hint="cs"/>
            <w:sz w:val="24"/>
            <w:szCs w:val="24"/>
            <w:rtl/>
          </w:rPr>
          <w:t>.</w:t>
        </w:r>
      </w:ins>
    </w:p>
    <w:p w:rsidR="00481634" w:rsidRDefault="00481634">
      <w:pPr>
        <w:bidi/>
      </w:pPr>
    </w:p>
    <w:p w:rsidR="00481634" w:rsidRDefault="00471D70" w:rsidP="000A1C34">
      <w:pPr>
        <w:bidi/>
      </w:pPr>
      <w:del w:id="3826" w:author="Ron Gal" w:date="2017-03-06T00:06:00Z">
        <w:r w:rsidDel="000A1C34">
          <w:rPr>
            <w:b/>
            <w:sz w:val="24"/>
            <w:szCs w:val="24"/>
          </w:rPr>
          <w:delText>report</w:delText>
        </w:r>
      </w:del>
      <w:ins w:id="3827" w:author="Ron Gal" w:date="2017-03-06T00:06:00Z">
        <w:r w:rsidR="000A1C34" w:rsidRPr="000A1C34">
          <w:rPr>
            <w:b/>
            <w:sz w:val="24"/>
            <w:szCs w:val="24"/>
          </w:rPr>
          <w:t>VetPage</w:t>
        </w:r>
      </w:ins>
      <w:del w:id="3828" w:author="Ron Gal" w:date="2017-03-06T00:06:00Z">
        <w:r w:rsidDel="000A1C34">
          <w:rPr>
            <w:b/>
            <w:sz w:val="24"/>
            <w:szCs w:val="24"/>
          </w:rPr>
          <w:delText>Customer</w:delText>
        </w:r>
      </w:del>
      <w:r>
        <w:rPr>
          <w:b/>
          <w:sz w:val="24"/>
          <w:szCs w:val="24"/>
        </w:rPr>
        <w:t xml:space="preserve">.html </w:t>
      </w:r>
    </w:p>
    <w:p w:rsidR="00481634" w:rsidRDefault="00471D70" w:rsidP="000A1C34">
      <w:pPr>
        <w:bidi/>
        <w:pPrChange w:id="3829" w:author="Ron Gal" w:date="2017-03-06T00:07:00Z">
          <w:pPr>
            <w:bidi/>
          </w:pPr>
        </w:pPrChange>
      </w:pPr>
      <w:del w:id="3830" w:author="Ron Gal" w:date="2017-03-06T00:06:00Z">
        <w:r w:rsidDel="000A1C34">
          <w:rPr>
            <w:sz w:val="24"/>
            <w:szCs w:val="24"/>
            <w:rtl/>
          </w:rPr>
          <w:delText>תבנית זו מייצגת את מסך דוח פעילות לקוח. מסך זה מיועד לעובדים ומנהלים. בחלק העליון של המסך ניתן לחפש לקוחות לפי שם פרטי ושם משפחה, לפי טווח גילאים וטווח תאריכים. בחלק התחתון של המסך יוצג הדוח כטבלה ובה כמות ההזמנטת שמשתמש יזם, ביטל ואליהן הוא הצטרף.</w:delText>
        </w:r>
      </w:del>
      <w:ins w:id="3831" w:author="Ron Gal" w:date="2017-03-06T00:06:00Z">
        <w:r w:rsidR="000A1C34">
          <w:rPr>
            <w:rFonts w:hint="cs"/>
            <w:sz w:val="24"/>
            <w:szCs w:val="24"/>
            <w:rtl/>
          </w:rPr>
          <w:t>תבנית זו מייצגת את דף הרופא. בדף זה מעדכן רופא את שעות הפעילות שלו, באיזה בעלי חיים הוא מטפל ולהכניס מידע כללי (וכנראה שיווקי) אודותיו. לאחר מכן יכולים בעלים לצפות בדף זה כדי לאמוד את כישורי הרופא לפני בחירתו כרופא של</w:t>
        </w:r>
      </w:ins>
      <w:ins w:id="3832" w:author="Ron Gal" w:date="2017-03-06T00:07:00Z">
        <w:r w:rsidR="000A1C34">
          <w:rPr>
            <w:rFonts w:hint="cs"/>
            <w:sz w:val="24"/>
            <w:szCs w:val="24"/>
            <w:rtl/>
          </w:rPr>
          <w:t xml:space="preserve"> בעל החיים שלהם</w:t>
        </w:r>
      </w:ins>
      <w:ins w:id="3833" w:author="Ron Gal" w:date="2017-03-06T00:06:00Z">
        <w:r w:rsidR="000A1C34">
          <w:rPr>
            <w:rFonts w:hint="cs"/>
            <w:sz w:val="24"/>
            <w:szCs w:val="24"/>
            <w:rtl/>
          </w:rPr>
          <w:t>.</w:t>
        </w:r>
      </w:ins>
      <w:ins w:id="3834" w:author="Ron Gal" w:date="2017-03-06T00:07:00Z">
        <w:r w:rsidR="000A1C34">
          <w:rPr>
            <w:rFonts w:hint="cs"/>
            <w:sz w:val="24"/>
            <w:szCs w:val="24"/>
            <w:rtl/>
          </w:rPr>
          <w:t xml:space="preserve"> בעלים יכולים בדף זה להכניס המלצות על הרופא.</w:t>
        </w:r>
      </w:ins>
    </w:p>
    <w:p w:rsidR="00481634" w:rsidRDefault="00481634">
      <w:pPr>
        <w:bidi/>
      </w:pPr>
    </w:p>
    <w:p w:rsidR="00481634" w:rsidRDefault="000A1C34">
      <w:pPr>
        <w:bidi/>
      </w:pPr>
      <w:ins w:id="3835" w:author="Ron Gal" w:date="2017-03-06T00:08:00Z">
        <w:r w:rsidRPr="000A1C34">
          <w:rPr>
            <w:b/>
            <w:sz w:val="24"/>
            <w:szCs w:val="24"/>
          </w:rPr>
          <w:t>VetSearch</w:t>
        </w:r>
      </w:ins>
      <w:del w:id="3836" w:author="Ron Gal" w:date="2017-03-06T00:08:00Z">
        <w:r w:rsidR="00471D70" w:rsidDel="000A1C34">
          <w:rPr>
            <w:b/>
            <w:sz w:val="24"/>
            <w:szCs w:val="24"/>
          </w:rPr>
          <w:delText>reportComplaints</w:delText>
        </w:r>
      </w:del>
      <w:r w:rsidR="00471D70">
        <w:rPr>
          <w:b/>
          <w:sz w:val="24"/>
          <w:szCs w:val="24"/>
        </w:rPr>
        <w:t xml:space="preserve">.html </w:t>
      </w:r>
    </w:p>
    <w:p w:rsidR="00481634" w:rsidRDefault="00471D70" w:rsidP="000A1C34">
      <w:pPr>
        <w:bidi/>
        <w:pPrChange w:id="3837" w:author="Ron Gal" w:date="2017-03-06T00:09:00Z">
          <w:pPr>
            <w:bidi/>
          </w:pPr>
        </w:pPrChange>
      </w:pPr>
      <w:r>
        <w:rPr>
          <w:sz w:val="24"/>
          <w:szCs w:val="24"/>
          <w:rtl/>
        </w:rPr>
        <w:t xml:space="preserve">תבנית זו מייצגת את מסך </w:t>
      </w:r>
      <w:del w:id="3838" w:author="Ron Gal" w:date="2017-03-06T00:08:00Z">
        <w:r w:rsidDel="000A1C34">
          <w:rPr>
            <w:sz w:val="24"/>
            <w:szCs w:val="24"/>
            <w:rtl/>
          </w:rPr>
          <w:delText>דוח תלונות</w:delText>
        </w:r>
      </w:del>
      <w:ins w:id="3839" w:author="Ron Gal" w:date="2017-03-06T00:08:00Z">
        <w:r w:rsidR="000A1C34">
          <w:rPr>
            <w:rFonts w:hint="cs"/>
            <w:sz w:val="24"/>
            <w:szCs w:val="24"/>
            <w:rtl/>
          </w:rPr>
          <w:t xml:space="preserve">חיפוש הרופאים. </w:t>
        </w:r>
      </w:ins>
      <w:del w:id="3840" w:author="Ron Gal" w:date="2017-03-06T00:08:00Z">
        <w:r w:rsidDel="000A1C34">
          <w:rPr>
            <w:sz w:val="24"/>
            <w:szCs w:val="24"/>
            <w:rtl/>
          </w:rPr>
          <w:delText>. מסך זה מיועד למנהלים בלבד לצורך צפייה בתלונות. בחלק העליון של המסך ניתן לחפש תלונות לפי סוג וטווח תאריכים. בחלק התחתון של המסך יוצגו דוח הלקוחות אשר עליהם התלוננו כטבלה. בכל שורה ניתן ללחוץ על הקישור 'צפה בתלונות' בשביל לפתוח חלון מודאלי עם כל התלונות אשר הוגשו על הלקוח.</w:delText>
        </w:r>
      </w:del>
      <w:ins w:id="3841" w:author="Ron Gal" w:date="2017-03-06T00:08:00Z">
        <w:r w:rsidR="000A1C34">
          <w:rPr>
            <w:rFonts w:hint="cs"/>
            <w:sz w:val="24"/>
            <w:szCs w:val="24"/>
            <w:rtl/>
          </w:rPr>
          <w:t xml:space="preserve">במסך זה יכולים בעלים </w:t>
        </w:r>
      </w:ins>
      <w:ins w:id="3842" w:author="Ron Gal" w:date="2017-03-06T00:09:00Z">
        <w:r w:rsidR="000A1C34">
          <w:rPr>
            <w:rFonts w:hint="cs"/>
            <w:sz w:val="24"/>
            <w:szCs w:val="24"/>
            <w:rtl/>
          </w:rPr>
          <w:t xml:space="preserve">לצפות </w:t>
        </w:r>
      </w:ins>
      <w:ins w:id="3843" w:author="Ron Gal" w:date="2017-03-06T00:08:00Z">
        <w:r w:rsidR="000A1C34">
          <w:rPr>
            <w:rFonts w:hint="cs"/>
            <w:sz w:val="24"/>
            <w:szCs w:val="24"/>
            <w:rtl/>
          </w:rPr>
          <w:t>ברשימת הרופאים הקיימים במערכת ולבצע חיפוש לפי שם רופא, כתובת או מזהה רופא.</w:t>
        </w:r>
      </w:ins>
      <w:ins w:id="3844" w:author="Ron Gal" w:date="2017-03-06T00:09:00Z">
        <w:r w:rsidR="000A1C34">
          <w:rPr>
            <w:rFonts w:hint="cs"/>
            <w:sz w:val="24"/>
            <w:szCs w:val="24"/>
            <w:rtl/>
          </w:rPr>
          <w:t xml:space="preserve"> כמו כן, מדף זה יכולים בעלים לקשר בין בעל החיים שלהם לרופא לפי בחירתם.</w:t>
        </w:r>
      </w:ins>
    </w:p>
    <w:p w:rsidR="00481634" w:rsidRDefault="00481634">
      <w:pPr>
        <w:bidi/>
      </w:pPr>
    </w:p>
    <w:p w:rsidR="00481634" w:rsidDel="000A1C34" w:rsidRDefault="00471D70">
      <w:pPr>
        <w:bidi/>
        <w:rPr>
          <w:del w:id="3845" w:author="Ron Gal" w:date="2017-03-06T00:08:00Z"/>
        </w:rPr>
      </w:pPr>
      <w:del w:id="3846" w:author="Ron Gal" w:date="2017-03-06T00:08:00Z">
        <w:r w:rsidDel="000A1C34">
          <w:rPr>
            <w:b/>
            <w:sz w:val="24"/>
            <w:szCs w:val="24"/>
          </w:rPr>
          <w:delText>searchEmployee.html</w:delText>
        </w:r>
      </w:del>
    </w:p>
    <w:p w:rsidR="00481634" w:rsidDel="000A1C34" w:rsidRDefault="00471D70">
      <w:pPr>
        <w:bidi/>
        <w:rPr>
          <w:del w:id="3847" w:author="Ron Gal" w:date="2017-03-06T00:08:00Z"/>
        </w:rPr>
      </w:pPr>
      <w:del w:id="3848" w:author="Ron Gal" w:date="2017-03-06T00:08:00Z">
        <w:r w:rsidDel="000A1C34">
          <w:rPr>
            <w:sz w:val="24"/>
            <w:szCs w:val="24"/>
            <w:rtl/>
          </w:rPr>
          <w:delText xml:space="preserve">תבנית זו מייצגת את מסך חיפוש עובדים. מסך זה מיועד למנהלים. בחלק העליון ניתן לחפש עובדים לפי שם פרטי ושם משפחה, כתובת דואר אלקטרוני ומזהה. בחלק התחתון מוצגות תוצאות החיפוש כטבלה. בכל שורה ניתן ללחוץ על הקישור 'עבור לדף העובד' לצורך מעבר לדף פרטי העובד. </w:delText>
        </w:r>
      </w:del>
    </w:p>
    <w:p w:rsidR="00481634" w:rsidDel="000A1C34" w:rsidRDefault="00481634">
      <w:pPr>
        <w:bidi/>
        <w:rPr>
          <w:del w:id="3849" w:author="Ron Gal" w:date="2017-03-06T00:08:00Z"/>
        </w:rPr>
      </w:pPr>
    </w:p>
    <w:p w:rsidR="00481634" w:rsidDel="000A1C34" w:rsidRDefault="00471D70">
      <w:pPr>
        <w:bidi/>
        <w:rPr>
          <w:del w:id="3850" w:author="Ron Gal" w:date="2017-03-06T00:08:00Z"/>
        </w:rPr>
      </w:pPr>
      <w:del w:id="3851" w:author="Ron Gal" w:date="2017-03-06T00:08:00Z">
        <w:r w:rsidDel="000A1C34">
          <w:rPr>
            <w:b/>
            <w:sz w:val="24"/>
            <w:szCs w:val="24"/>
          </w:rPr>
          <w:delText>editEmployee.html</w:delText>
        </w:r>
      </w:del>
    </w:p>
    <w:p w:rsidR="00481634" w:rsidDel="000A1C34" w:rsidRDefault="00471D70">
      <w:pPr>
        <w:bidi/>
        <w:rPr>
          <w:del w:id="3852" w:author="Ron Gal" w:date="2017-03-06T00:08:00Z"/>
        </w:rPr>
      </w:pPr>
      <w:del w:id="3853" w:author="Ron Gal" w:date="2017-03-06T00:08:00Z">
        <w:r w:rsidDel="000A1C34">
          <w:rPr>
            <w:sz w:val="24"/>
            <w:szCs w:val="24"/>
            <w:rtl/>
          </w:rPr>
          <w:delText xml:space="preserve">תבנית זו מייצגת את מסך פרטי עובד. מסך זה מיועד למנהלים לצורך צפייה, יצירה ועדכון פרטי עובדים. </w:delText>
        </w:r>
      </w:del>
    </w:p>
    <w:p w:rsidR="00481634" w:rsidDel="000A1C34" w:rsidRDefault="00481634">
      <w:pPr>
        <w:bidi/>
        <w:rPr>
          <w:del w:id="3854" w:author="Ron Gal" w:date="2017-03-06T00:08:00Z"/>
        </w:rPr>
      </w:pPr>
    </w:p>
    <w:p w:rsidR="00481634" w:rsidDel="000A1C34" w:rsidRDefault="00471D70">
      <w:pPr>
        <w:bidi/>
        <w:rPr>
          <w:del w:id="3855" w:author="Ron Gal" w:date="2017-03-06T00:08:00Z"/>
        </w:rPr>
      </w:pPr>
      <w:del w:id="3856" w:author="Ron Gal" w:date="2017-03-06T00:08:00Z">
        <w:r w:rsidDel="000A1C34">
          <w:rPr>
            <w:b/>
            <w:sz w:val="24"/>
            <w:szCs w:val="24"/>
          </w:rPr>
          <w:delText>editField.html</w:delText>
        </w:r>
      </w:del>
    </w:p>
    <w:p w:rsidR="00481634" w:rsidDel="000A1C34" w:rsidRDefault="00471D70">
      <w:pPr>
        <w:bidi/>
        <w:rPr>
          <w:del w:id="3857" w:author="Ron Gal" w:date="2017-03-06T00:08:00Z"/>
        </w:rPr>
      </w:pPr>
      <w:del w:id="3858" w:author="Ron Gal" w:date="2017-03-06T00:08:00Z">
        <w:r w:rsidDel="000A1C34">
          <w:rPr>
            <w:sz w:val="24"/>
            <w:szCs w:val="24"/>
            <w:rtl/>
          </w:rPr>
          <w:delText>תבנית זו מייצגת את מסך פרטי מגרש. מסך זה מיועד לעובדים לצורך צפייה, יצירה ועדכון פרטי מגרש.</w:delText>
        </w:r>
      </w:del>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430617">
      <w:pPr>
        <w:pStyle w:val="Heading2"/>
        <w:bidi/>
        <w:pPrChange w:id="3859" w:author="Ron Gal" w:date="2017-03-05T23:25:00Z">
          <w:pPr>
            <w:bidi/>
          </w:pPr>
        </w:pPrChange>
      </w:pPr>
      <w:bookmarkStart w:id="3860" w:name="_Toc476519727"/>
      <w:r>
        <w:rPr>
          <w:rtl/>
        </w:rPr>
        <w:t>קבצי עיצוב</w:t>
      </w:r>
      <w:bookmarkEnd w:id="3860"/>
    </w:p>
    <w:p w:rsidR="00481634" w:rsidRDefault="00481634">
      <w:pPr>
        <w:bidi/>
      </w:pPr>
    </w:p>
    <w:p w:rsidR="00481634" w:rsidRDefault="00471D70">
      <w:pPr>
        <w:bidi/>
      </w:pPr>
      <w:r>
        <w:rPr>
          <w:b/>
          <w:sz w:val="24"/>
          <w:szCs w:val="24"/>
        </w:rPr>
        <w:t>bootstrap.css</w:t>
      </w:r>
    </w:p>
    <w:p w:rsidR="00481634" w:rsidRDefault="00471D70">
      <w:pPr>
        <w:bidi/>
      </w:pPr>
      <w:r>
        <w:rPr>
          <w:sz w:val="24"/>
          <w:szCs w:val="24"/>
          <w:rtl/>
        </w:rPr>
        <w:t xml:space="preserve">קובץ עיצוב זה מכיל את העיצוב המינימאלי הדרוש עבור </w:t>
      </w:r>
      <w:r>
        <w:rPr>
          <w:sz w:val="24"/>
          <w:szCs w:val="24"/>
        </w:rPr>
        <w:t>bootstrap</w:t>
      </w:r>
      <w:r>
        <w:rPr>
          <w:sz w:val="24"/>
          <w:szCs w:val="24"/>
          <w:rtl/>
        </w:rPr>
        <w:t xml:space="preserve">. </w:t>
      </w:r>
    </w:p>
    <w:p w:rsidR="00481634" w:rsidRDefault="00481634">
      <w:pPr>
        <w:bidi/>
      </w:pPr>
    </w:p>
    <w:p w:rsidR="00481634" w:rsidRDefault="00471D70">
      <w:pPr>
        <w:bidi/>
      </w:pPr>
      <w:r>
        <w:rPr>
          <w:b/>
          <w:sz w:val="24"/>
          <w:szCs w:val="24"/>
        </w:rPr>
        <w:t>bootstrap-theme.css</w:t>
      </w:r>
    </w:p>
    <w:p w:rsidR="00481634" w:rsidRDefault="00471D70">
      <w:pPr>
        <w:bidi/>
      </w:pPr>
      <w:r>
        <w:rPr>
          <w:sz w:val="24"/>
          <w:szCs w:val="24"/>
          <w:rtl/>
        </w:rPr>
        <w:t xml:space="preserve">קובץ עיצוב זה מכיל הגדרות עיצוב מתקדמות של </w:t>
      </w:r>
      <w:r>
        <w:rPr>
          <w:sz w:val="24"/>
          <w:szCs w:val="24"/>
        </w:rPr>
        <w:t>bootstrap</w:t>
      </w:r>
      <w:r>
        <w:rPr>
          <w:sz w:val="24"/>
          <w:szCs w:val="24"/>
          <w:rtl/>
        </w:rPr>
        <w:t>. בקובץ זה ניתן למצוא למשל אנימציות וגרדיאנטים.</w:t>
      </w:r>
    </w:p>
    <w:p w:rsidR="00481634" w:rsidRDefault="00481634">
      <w:pPr>
        <w:bidi/>
      </w:pPr>
    </w:p>
    <w:p w:rsidR="00481634" w:rsidRDefault="00471D70">
      <w:pPr>
        <w:bidi/>
      </w:pPr>
      <w:r>
        <w:rPr>
          <w:b/>
          <w:sz w:val="24"/>
          <w:szCs w:val="24"/>
        </w:rPr>
        <w:t>app.css</w:t>
      </w:r>
    </w:p>
    <w:p w:rsidR="00481634" w:rsidRDefault="00471D70">
      <w:pPr>
        <w:bidi/>
      </w:pPr>
      <w:r>
        <w:rPr>
          <w:sz w:val="24"/>
          <w:szCs w:val="24"/>
          <w:rtl/>
        </w:rPr>
        <w:t xml:space="preserve">קובץ עיצוב זה מכיל את כל הגדרות העיצוב שרלוונטיות אך ורק למערכת. בקובץ זה יתאפשר לדרוס חוקי עיצוב של </w:t>
      </w:r>
      <w:r>
        <w:rPr>
          <w:sz w:val="24"/>
          <w:szCs w:val="24"/>
        </w:rPr>
        <w:t>bootstrap</w:t>
      </w:r>
      <w:r>
        <w:rPr>
          <w:sz w:val="24"/>
          <w:szCs w:val="24"/>
          <w:rtl/>
        </w:rPr>
        <w:t xml:space="preserve"> במידה והם לא יתאימו לעיצוב של המערכת.</w:t>
      </w:r>
    </w:p>
    <w:p w:rsidR="00481634" w:rsidRDefault="00481634">
      <w:pPr>
        <w:bidi/>
      </w:pPr>
    </w:p>
    <w:p w:rsidR="00481634" w:rsidRDefault="00471D70" w:rsidP="00430617">
      <w:pPr>
        <w:pStyle w:val="Heading2"/>
        <w:bidi/>
        <w:pPrChange w:id="3861" w:author="Ron Gal" w:date="2017-03-05T23:25:00Z">
          <w:pPr>
            <w:bidi/>
          </w:pPr>
        </w:pPrChange>
      </w:pPr>
      <w:bookmarkStart w:id="3862" w:name="_Toc476519728"/>
      <w:r>
        <w:rPr>
          <w:rtl/>
        </w:rPr>
        <w:t xml:space="preserve">קבצי </w:t>
      </w:r>
      <w:r>
        <w:t>javascript</w:t>
      </w:r>
      <w:bookmarkEnd w:id="3862"/>
    </w:p>
    <w:p w:rsidR="00481634" w:rsidRDefault="00481634">
      <w:pPr>
        <w:bidi/>
      </w:pPr>
    </w:p>
    <w:p w:rsidR="00481634" w:rsidRDefault="00471D70">
      <w:pPr>
        <w:bidi/>
      </w:pPr>
      <w:r>
        <w:rPr>
          <w:b/>
          <w:sz w:val="24"/>
          <w:szCs w:val="24"/>
        </w:rPr>
        <w:t>app.js</w:t>
      </w:r>
    </w:p>
    <w:p w:rsidR="00481634" w:rsidRDefault="00471D70">
      <w:pPr>
        <w:bidi/>
      </w:pPr>
      <w:r>
        <w:rPr>
          <w:sz w:val="24"/>
          <w:szCs w:val="24"/>
          <w:rtl/>
        </w:rPr>
        <w:t xml:space="preserve">קובץ זה אחראי על אתחול </w:t>
      </w:r>
      <w:r>
        <w:rPr>
          <w:sz w:val="24"/>
          <w:szCs w:val="24"/>
        </w:rPr>
        <w:t>Angular</w:t>
      </w:r>
      <w:r>
        <w:rPr>
          <w:sz w:val="24"/>
          <w:szCs w:val="24"/>
          <w:rtl/>
        </w:rPr>
        <w:t xml:space="preserve"> וקישור כל נתיב באתר (</w:t>
      </w:r>
      <w:r>
        <w:rPr>
          <w:sz w:val="24"/>
          <w:szCs w:val="24"/>
        </w:rPr>
        <w:t>URL</w:t>
      </w:r>
      <w:r>
        <w:rPr>
          <w:sz w:val="24"/>
          <w:szCs w:val="24"/>
          <w:rtl/>
        </w:rPr>
        <w:t xml:space="preserve">) לתבנית </w:t>
      </w:r>
      <w:r>
        <w:rPr>
          <w:sz w:val="24"/>
          <w:szCs w:val="24"/>
        </w:rPr>
        <w:t>html</w:t>
      </w:r>
      <w:r>
        <w:rPr>
          <w:sz w:val="24"/>
          <w:szCs w:val="24"/>
          <w:rtl/>
        </w:rPr>
        <w:t xml:space="preserve"> וקונטרולר של </w:t>
      </w:r>
      <w:r>
        <w:rPr>
          <w:sz w:val="24"/>
          <w:szCs w:val="24"/>
        </w:rPr>
        <w:t>angular</w:t>
      </w:r>
      <w:r>
        <w:rPr>
          <w:sz w:val="24"/>
          <w:szCs w:val="24"/>
          <w:rtl/>
        </w:rPr>
        <w:t xml:space="preserve"> בצורה חד-חד ערכית. </w:t>
      </w:r>
    </w:p>
    <w:p w:rsidR="00481634" w:rsidRDefault="00481634">
      <w:pPr>
        <w:bidi/>
      </w:pPr>
    </w:p>
    <w:p w:rsidR="00481634" w:rsidRDefault="00471D70">
      <w:pPr>
        <w:jc w:val="right"/>
      </w:pPr>
      <w:r>
        <w:rPr>
          <w:b/>
          <w:sz w:val="24"/>
          <w:szCs w:val="24"/>
        </w:rPr>
        <w:t>services.js</w:t>
      </w:r>
    </w:p>
    <w:p w:rsidR="00481634" w:rsidRDefault="00471D70">
      <w:pPr>
        <w:bidi/>
      </w:pPr>
      <w:r>
        <w:rPr>
          <w:sz w:val="24"/>
          <w:szCs w:val="24"/>
          <w:rtl/>
        </w:rPr>
        <w:t>שירות זה יכיל אובייקט עם הגדרות רלוונטית לכלל המערכת. שירות זה יחשוף בין היתר את הפרטים המזהים של הלקוח ורמת ההרשאות שלו.</w:t>
      </w:r>
    </w:p>
    <w:p w:rsidR="00481634" w:rsidRDefault="00481634">
      <w:pPr>
        <w:bidi/>
      </w:pPr>
    </w:p>
    <w:p w:rsidR="00481634" w:rsidRDefault="00471D70">
      <w:pPr>
        <w:bidi/>
      </w:pPr>
      <w:r>
        <w:rPr>
          <w:b/>
          <w:sz w:val="24"/>
          <w:szCs w:val="24"/>
        </w:rPr>
        <w:t>filters.js</w:t>
      </w:r>
    </w:p>
    <w:p w:rsidR="00481634" w:rsidRDefault="00471D70">
      <w:pPr>
        <w:bidi/>
      </w:pPr>
      <w:r>
        <w:rPr>
          <w:sz w:val="24"/>
          <w:szCs w:val="24"/>
          <w:rtl/>
        </w:rPr>
        <w:t xml:space="preserve">קובץ זה מכיל אפשרויות תצוגה מתאימות לצורכי המערכת של תאריכים ומועדי הזמנות המבוססות על פטפורמת </w:t>
      </w:r>
      <w:r>
        <w:rPr>
          <w:sz w:val="24"/>
          <w:szCs w:val="24"/>
        </w:rPr>
        <w:t>Angular</w:t>
      </w:r>
      <w:r>
        <w:rPr>
          <w:sz w:val="24"/>
          <w:szCs w:val="24"/>
          <w:rtl/>
        </w:rPr>
        <w:t>.</w:t>
      </w:r>
    </w:p>
    <w:p w:rsidR="00481634" w:rsidRDefault="00481634">
      <w:pPr>
        <w:bidi/>
      </w:pPr>
    </w:p>
    <w:p w:rsidR="00481634" w:rsidRDefault="00471D70">
      <w:pPr>
        <w:bidi/>
      </w:pPr>
      <w:r>
        <w:rPr>
          <w:b/>
          <w:sz w:val="24"/>
          <w:szCs w:val="24"/>
        </w:rPr>
        <w:t>directives.js</w:t>
      </w:r>
    </w:p>
    <w:p w:rsidR="00481634" w:rsidRDefault="00471D70">
      <w:pPr>
        <w:bidi/>
      </w:pPr>
      <w:r>
        <w:rPr>
          <w:sz w:val="24"/>
          <w:szCs w:val="24"/>
          <w:rtl/>
        </w:rPr>
        <w:t xml:space="preserve">קובץ זה מכיל מאפייני תגי </w:t>
      </w:r>
      <w:r>
        <w:rPr>
          <w:sz w:val="24"/>
          <w:szCs w:val="24"/>
        </w:rPr>
        <w:t>html</w:t>
      </w:r>
      <w:r>
        <w:rPr>
          <w:sz w:val="24"/>
          <w:szCs w:val="24"/>
          <w:rtl/>
        </w:rPr>
        <w:t xml:space="preserve"> יעודיים למערכת על מנת לאפשר התנהגויות רצויות של ה- </w:t>
      </w:r>
      <w:r>
        <w:rPr>
          <w:sz w:val="24"/>
          <w:szCs w:val="24"/>
        </w:rPr>
        <w:t>UI</w:t>
      </w:r>
      <w:r>
        <w:rPr>
          <w:sz w:val="24"/>
          <w:szCs w:val="24"/>
          <w:rtl/>
        </w:rPr>
        <w:t>.</w:t>
      </w:r>
    </w:p>
    <w:p w:rsidR="00481634" w:rsidRDefault="00481634">
      <w:pPr>
        <w:bidi/>
      </w:pPr>
    </w:p>
    <w:p w:rsidR="00481634" w:rsidRDefault="00471D70">
      <w:pPr>
        <w:bidi/>
      </w:pPr>
      <w:bookmarkStart w:id="3863" w:name="OLE_LINK4"/>
      <w:bookmarkStart w:id="3864" w:name="OLE_LINK5"/>
      <w:bookmarkStart w:id="3865" w:name="OLE_LINK9"/>
      <w:bookmarkStart w:id="3866" w:name="OLE_LINK10"/>
      <w:r>
        <w:rPr>
          <w:b/>
          <w:sz w:val="24"/>
          <w:szCs w:val="24"/>
        </w:rPr>
        <w:t>loginControllers.js</w:t>
      </w:r>
    </w:p>
    <w:bookmarkEnd w:id="3863"/>
    <w:bookmarkEnd w:id="3864"/>
    <w:p w:rsidR="00481634" w:rsidRDefault="00471D70">
      <w:pPr>
        <w:bidi/>
      </w:pPr>
      <w:r>
        <w:rPr>
          <w:sz w:val="24"/>
          <w:szCs w:val="24"/>
          <w:rtl/>
        </w:rPr>
        <w:t>קובץ זה יחשוף מתודות אשר יישלחו לקונטרולר של הרשמה והתחברות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פרטי משתמש אם קיימים ומידע לגבי הרשאותיו.</w:t>
      </w:r>
    </w:p>
    <w:p w:rsidR="00481634" w:rsidRDefault="00471D70">
      <w:pPr>
        <w:numPr>
          <w:ilvl w:val="0"/>
          <w:numId w:val="15"/>
        </w:numPr>
        <w:bidi/>
        <w:ind w:hanging="360"/>
        <w:contextualSpacing/>
        <w:rPr>
          <w:sz w:val="24"/>
          <w:szCs w:val="24"/>
        </w:rPr>
      </w:pPr>
      <w:r>
        <w:rPr>
          <w:sz w:val="24"/>
          <w:szCs w:val="24"/>
          <w:rtl/>
        </w:rPr>
        <w:t>הנכסת לקוח חדש למערכת.</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bookmarkEnd w:id="3865"/>
    <w:bookmarkEnd w:id="3866"/>
    <w:p w:rsidR="00C6162B" w:rsidRDefault="00C6162B" w:rsidP="00C6162B">
      <w:pPr>
        <w:bidi/>
        <w:rPr>
          <w:ins w:id="3867" w:author="Ron Gal" w:date="2017-03-05T23:38:00Z"/>
        </w:rPr>
      </w:pPr>
      <w:ins w:id="3868" w:author="Ron Gal" w:date="2017-03-05T23:38:00Z">
        <w:r w:rsidRPr="00C6162B">
          <w:rPr>
            <w:b/>
            <w:sz w:val="24"/>
            <w:szCs w:val="24"/>
          </w:rPr>
          <w:lastRenderedPageBreak/>
          <w:t>animalsControllers.js</w:t>
        </w:r>
      </w:ins>
    </w:p>
    <w:p w:rsidR="00C6162B" w:rsidRDefault="00C6162B" w:rsidP="00C6162B">
      <w:pPr>
        <w:bidi/>
        <w:rPr>
          <w:ins w:id="3869" w:author="Ron Gal" w:date="2017-03-05T23:38:00Z"/>
        </w:rPr>
      </w:pPr>
      <w:ins w:id="3870" w:author="Ron Gal" w:date="2017-03-05T23:38:00Z">
        <w:r>
          <w:rPr>
            <w:sz w:val="24"/>
            <w:szCs w:val="24"/>
            <w:rtl/>
          </w:rPr>
          <w:t xml:space="preserve">קובץ זה יחשוף מתודות אשר יישלחו לקונטרולר </w:t>
        </w:r>
        <w:r>
          <w:rPr>
            <w:rFonts w:hint="cs"/>
            <w:sz w:val="24"/>
            <w:szCs w:val="24"/>
            <w:rtl/>
          </w:rPr>
          <w:t xml:space="preserve"> של בעלי חיים בשכבת השירותים את הבקשות הבאות </w:t>
        </w:r>
        <w:r>
          <w:rPr>
            <w:sz w:val="24"/>
            <w:szCs w:val="24"/>
            <w:rtl/>
          </w:rPr>
          <w:t>בהתאם לחתימת המתודות בשכבת השירותים:</w:t>
        </w:r>
      </w:ins>
    </w:p>
    <w:p w:rsidR="00C6162B" w:rsidRDefault="00C6162B" w:rsidP="00C6162B">
      <w:pPr>
        <w:pStyle w:val="ListParagraph"/>
        <w:numPr>
          <w:ilvl w:val="0"/>
          <w:numId w:val="16"/>
        </w:numPr>
        <w:bidi/>
        <w:rPr>
          <w:ins w:id="3871" w:author="Ron Gal" w:date="2017-03-05T23:38:00Z"/>
          <w:sz w:val="24"/>
          <w:szCs w:val="24"/>
        </w:rPr>
      </w:pPr>
      <w:ins w:id="3872" w:author="Ron Gal" w:date="2017-03-05T23:38:00Z">
        <w:r>
          <w:rPr>
            <w:rFonts w:hint="cs"/>
            <w:sz w:val="24"/>
            <w:szCs w:val="24"/>
            <w:rtl/>
          </w:rPr>
          <w:t>שליפת בע"ח לפי מזהה בע"ח</w:t>
        </w:r>
      </w:ins>
    </w:p>
    <w:p w:rsidR="00C6162B" w:rsidRDefault="00C6162B" w:rsidP="00C6162B">
      <w:pPr>
        <w:pStyle w:val="ListParagraph"/>
        <w:numPr>
          <w:ilvl w:val="0"/>
          <w:numId w:val="16"/>
        </w:numPr>
        <w:bidi/>
        <w:rPr>
          <w:ins w:id="3873" w:author="Ron Gal" w:date="2017-03-05T23:38:00Z"/>
          <w:sz w:val="24"/>
          <w:szCs w:val="24"/>
        </w:rPr>
      </w:pPr>
      <w:ins w:id="3874" w:author="Ron Gal" w:date="2017-03-05T23:38:00Z">
        <w:r>
          <w:rPr>
            <w:rFonts w:hint="cs"/>
            <w:sz w:val="24"/>
            <w:szCs w:val="24"/>
            <w:rtl/>
          </w:rPr>
          <w:t>שליפת בע"ח רלוונטיים (מטופלים של רופא או שייכים לבעלים) לפי מגדר, סוג, שם או מזהה בע"ח.</w:t>
        </w:r>
      </w:ins>
    </w:p>
    <w:p w:rsidR="00C6162B" w:rsidRDefault="00C6162B" w:rsidP="00C6162B">
      <w:pPr>
        <w:pStyle w:val="ListParagraph"/>
        <w:numPr>
          <w:ilvl w:val="0"/>
          <w:numId w:val="16"/>
        </w:numPr>
        <w:bidi/>
        <w:rPr>
          <w:ins w:id="3875" w:author="Ron Gal" w:date="2017-03-05T23:38:00Z"/>
          <w:rFonts w:hint="cs"/>
          <w:sz w:val="24"/>
          <w:szCs w:val="24"/>
        </w:rPr>
      </w:pPr>
      <w:ins w:id="3876" w:author="Ron Gal" w:date="2017-03-05T23:38:00Z">
        <w:r>
          <w:rPr>
            <w:rFonts w:hint="cs"/>
            <w:sz w:val="24"/>
            <w:szCs w:val="24"/>
            <w:rtl/>
          </w:rPr>
          <w:t>שמירת בע"ח חדש לפי פרטיו המזהים.</w:t>
        </w:r>
      </w:ins>
    </w:p>
    <w:p w:rsidR="00C6162B" w:rsidRPr="00561E95" w:rsidRDefault="00C6162B" w:rsidP="00C6162B">
      <w:pPr>
        <w:pStyle w:val="ListParagraph"/>
        <w:numPr>
          <w:ilvl w:val="0"/>
          <w:numId w:val="16"/>
        </w:numPr>
        <w:bidi/>
        <w:rPr>
          <w:ins w:id="3877" w:author="Ron Gal" w:date="2017-03-05T23:38:00Z"/>
          <w:rFonts w:hint="cs"/>
          <w:sz w:val="24"/>
          <w:szCs w:val="24"/>
          <w:rtl/>
        </w:rPr>
      </w:pPr>
      <w:ins w:id="3878" w:author="Ron Gal" w:date="2017-03-05T23:38:00Z">
        <w:r>
          <w:rPr>
            <w:rFonts w:hint="cs"/>
            <w:sz w:val="24"/>
            <w:szCs w:val="24"/>
            <w:rtl/>
          </w:rPr>
          <w:t>עדכון פרטי בע"ח קיים לפי מזהה בע"ח ופרטיו.</w:t>
        </w:r>
      </w:ins>
    </w:p>
    <w:p w:rsidR="00C6162B" w:rsidRDefault="00C6162B" w:rsidP="00C6162B">
      <w:pPr>
        <w:bidi/>
        <w:rPr>
          <w:ins w:id="3879" w:author="Ron Gal" w:date="2017-03-05T23:38:00Z"/>
        </w:rPr>
      </w:pPr>
    </w:p>
    <w:p w:rsidR="00C6162B" w:rsidRDefault="00C6162B" w:rsidP="00C6162B">
      <w:pPr>
        <w:bidi/>
        <w:rPr>
          <w:ins w:id="3880" w:author="Ron Gal" w:date="2017-03-05T23:38:00Z"/>
        </w:rPr>
      </w:pPr>
      <w:ins w:id="3881" w:author="Ron Gal" w:date="2017-03-05T23:38:00Z">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ins>
    </w:p>
    <w:p w:rsidR="00481634" w:rsidRPr="00C6162B" w:rsidDel="00C6162B" w:rsidRDefault="00481634">
      <w:pPr>
        <w:bidi/>
        <w:rPr>
          <w:del w:id="3882" w:author="Ron Gal" w:date="2017-03-05T23:38:00Z"/>
          <w:rPrChange w:id="3883" w:author="Ron Gal" w:date="2017-03-05T23:38:00Z">
            <w:rPr>
              <w:del w:id="3884" w:author="Ron Gal" w:date="2017-03-05T23:38:00Z"/>
            </w:rPr>
          </w:rPrChange>
        </w:rPr>
      </w:pPr>
    </w:p>
    <w:p w:rsidR="00481634" w:rsidDel="00C6162B" w:rsidRDefault="00471D70">
      <w:pPr>
        <w:bidi/>
        <w:rPr>
          <w:del w:id="3885" w:author="Ron Gal" w:date="2017-03-05T23:38:00Z"/>
        </w:rPr>
      </w:pPr>
      <w:del w:id="3886" w:author="Ron Gal" w:date="2017-03-05T23:38:00Z">
        <w:r w:rsidDel="00C6162B">
          <w:rPr>
            <w:b/>
            <w:sz w:val="24"/>
            <w:szCs w:val="24"/>
          </w:rPr>
          <w:delText>employeeControllers.js</w:delText>
        </w:r>
      </w:del>
    </w:p>
    <w:p w:rsidR="00481634" w:rsidDel="00C6162B" w:rsidRDefault="00471D70">
      <w:pPr>
        <w:bidi/>
        <w:rPr>
          <w:del w:id="3887" w:author="Ron Gal" w:date="2017-03-05T23:38:00Z"/>
        </w:rPr>
      </w:pPr>
      <w:del w:id="3888" w:author="Ron Gal" w:date="2017-03-05T23:38:00Z">
        <w:r w:rsidDel="00C6162B">
          <w:rPr>
            <w:sz w:val="24"/>
            <w:szCs w:val="24"/>
            <w:rtl/>
          </w:rPr>
          <w:delText>קובץ זה יחשוף מתודות אשר יישלחו לקונטרולר של העובדים בשכבת השירותים את הבקשות הבאות בהתאם לחתימת המתודות בשכבת השירותים:</w:delText>
        </w:r>
      </w:del>
    </w:p>
    <w:p w:rsidR="00481634" w:rsidDel="00C6162B" w:rsidRDefault="00471D70">
      <w:pPr>
        <w:numPr>
          <w:ilvl w:val="0"/>
          <w:numId w:val="15"/>
        </w:numPr>
        <w:bidi/>
        <w:ind w:hanging="360"/>
        <w:contextualSpacing/>
        <w:rPr>
          <w:del w:id="3889" w:author="Ron Gal" w:date="2017-03-05T23:38:00Z"/>
          <w:sz w:val="24"/>
          <w:szCs w:val="24"/>
        </w:rPr>
      </w:pPr>
      <w:del w:id="3890" w:author="Ron Gal" w:date="2017-03-05T23:38:00Z">
        <w:r w:rsidDel="00C6162B">
          <w:rPr>
            <w:sz w:val="24"/>
            <w:szCs w:val="24"/>
            <w:rtl/>
          </w:rPr>
          <w:delText>חיפוש עובדים לפי שם פרטי, שם משפחה, כתובת אימייל ומזהה עובד.</w:delText>
        </w:r>
      </w:del>
    </w:p>
    <w:p w:rsidR="00481634" w:rsidDel="00C6162B" w:rsidRDefault="00471D70">
      <w:pPr>
        <w:numPr>
          <w:ilvl w:val="0"/>
          <w:numId w:val="15"/>
        </w:numPr>
        <w:bidi/>
        <w:ind w:hanging="360"/>
        <w:contextualSpacing/>
        <w:rPr>
          <w:del w:id="3891" w:author="Ron Gal" w:date="2017-03-05T23:38:00Z"/>
          <w:sz w:val="24"/>
          <w:szCs w:val="24"/>
        </w:rPr>
      </w:pPr>
      <w:del w:id="3892" w:author="Ron Gal" w:date="2017-03-05T23:38:00Z">
        <w:r w:rsidDel="00C6162B">
          <w:rPr>
            <w:sz w:val="24"/>
            <w:szCs w:val="24"/>
            <w:rtl/>
          </w:rPr>
          <w:delText>שליפת עובד לפי מזהה עובד.</w:delText>
        </w:r>
      </w:del>
    </w:p>
    <w:p w:rsidR="00481634" w:rsidDel="00C6162B" w:rsidRDefault="00471D70">
      <w:pPr>
        <w:numPr>
          <w:ilvl w:val="0"/>
          <w:numId w:val="15"/>
        </w:numPr>
        <w:bidi/>
        <w:ind w:hanging="360"/>
        <w:contextualSpacing/>
        <w:rPr>
          <w:del w:id="3893" w:author="Ron Gal" w:date="2017-03-05T23:38:00Z"/>
          <w:sz w:val="24"/>
          <w:szCs w:val="24"/>
        </w:rPr>
      </w:pPr>
      <w:del w:id="3894" w:author="Ron Gal" w:date="2017-03-05T23:38:00Z">
        <w:r w:rsidDel="00C6162B">
          <w:rPr>
            <w:sz w:val="24"/>
            <w:szCs w:val="24"/>
            <w:rtl/>
          </w:rPr>
          <w:delText>שמירה של עובד חדש לפי פרטיו המזהים.</w:delText>
        </w:r>
      </w:del>
    </w:p>
    <w:p w:rsidR="00481634" w:rsidDel="00C6162B" w:rsidRDefault="00471D70">
      <w:pPr>
        <w:numPr>
          <w:ilvl w:val="0"/>
          <w:numId w:val="15"/>
        </w:numPr>
        <w:bidi/>
        <w:ind w:hanging="360"/>
        <w:contextualSpacing/>
        <w:rPr>
          <w:del w:id="3895" w:author="Ron Gal" w:date="2017-03-05T23:38:00Z"/>
          <w:sz w:val="24"/>
          <w:szCs w:val="24"/>
        </w:rPr>
      </w:pPr>
      <w:del w:id="3896" w:author="Ron Gal" w:date="2017-03-05T23:38:00Z">
        <w:r w:rsidDel="00C6162B">
          <w:rPr>
            <w:sz w:val="24"/>
            <w:szCs w:val="24"/>
            <w:rtl/>
          </w:rPr>
          <w:delText>עדכון פרטי עובד קיים לפי מזהה עובד ופרטיו.</w:delText>
        </w:r>
      </w:del>
    </w:p>
    <w:p w:rsidR="00481634" w:rsidDel="00C6162B" w:rsidRDefault="00471D70">
      <w:pPr>
        <w:numPr>
          <w:ilvl w:val="0"/>
          <w:numId w:val="15"/>
        </w:numPr>
        <w:bidi/>
        <w:ind w:hanging="360"/>
        <w:contextualSpacing/>
        <w:rPr>
          <w:del w:id="3897" w:author="Ron Gal" w:date="2017-03-05T23:38:00Z"/>
          <w:sz w:val="24"/>
          <w:szCs w:val="24"/>
        </w:rPr>
      </w:pPr>
      <w:del w:id="3898" w:author="Ron Gal" w:date="2017-03-05T23:38:00Z">
        <w:r w:rsidDel="00C6162B">
          <w:rPr>
            <w:sz w:val="24"/>
            <w:szCs w:val="24"/>
            <w:rtl/>
          </w:rPr>
          <w:delText>מחיקת עובד לפי מזהה עובד.</w:delText>
        </w:r>
      </w:del>
    </w:p>
    <w:p w:rsidR="00481634" w:rsidDel="00C6162B" w:rsidRDefault="00481634">
      <w:pPr>
        <w:bidi/>
        <w:rPr>
          <w:del w:id="3899" w:author="Ron Gal" w:date="2017-03-05T23:38:00Z"/>
        </w:rPr>
      </w:pPr>
    </w:p>
    <w:p w:rsidR="00481634" w:rsidDel="00C6162B" w:rsidRDefault="00471D70">
      <w:pPr>
        <w:bidi/>
        <w:rPr>
          <w:del w:id="3900" w:author="Ron Gal" w:date="2017-03-05T23:38:00Z"/>
        </w:rPr>
      </w:pPr>
      <w:del w:id="3901" w:author="Ron Gal" w:date="2017-03-05T23:38:00Z">
        <w:r w:rsidDel="00C6162B">
          <w:rPr>
            <w:sz w:val="24"/>
            <w:szCs w:val="24"/>
            <w:rtl/>
          </w:rPr>
          <w:delText xml:space="preserve">לשירות זה יוזרק ע"י </w:delText>
        </w:r>
        <w:r w:rsidDel="00C6162B">
          <w:rPr>
            <w:sz w:val="24"/>
            <w:szCs w:val="24"/>
          </w:rPr>
          <w:delText>Angular</w:delText>
        </w:r>
        <w:r w:rsidDel="00C6162B">
          <w:rPr>
            <w:sz w:val="24"/>
            <w:szCs w:val="24"/>
            <w:rtl/>
          </w:rPr>
          <w:delText xml:space="preserve"> שירות בקשות ה-</w:delText>
        </w:r>
        <w:r w:rsidDel="00C6162B">
          <w:rPr>
            <w:sz w:val="24"/>
            <w:szCs w:val="24"/>
          </w:rPr>
          <w:delText>http</w:delText>
        </w:r>
        <w:r w:rsidDel="00C6162B">
          <w:rPr>
            <w:sz w:val="24"/>
            <w:szCs w:val="24"/>
            <w:rtl/>
          </w:rPr>
          <w:delText xml:space="preserve">. </w:delText>
        </w:r>
      </w:del>
    </w:p>
    <w:p w:rsidR="00481634" w:rsidRDefault="00481634">
      <w:pPr>
        <w:bidi/>
      </w:pPr>
    </w:p>
    <w:p w:rsidR="00C6162B" w:rsidRDefault="00C6162B">
      <w:pPr>
        <w:bidi/>
        <w:rPr>
          <w:ins w:id="3902" w:author="Ron Gal" w:date="2017-03-05T23:39:00Z"/>
          <w:b/>
          <w:sz w:val="24"/>
          <w:szCs w:val="24"/>
          <w:rtl/>
        </w:rPr>
      </w:pPr>
      <w:ins w:id="3903" w:author="Ron Gal" w:date="2017-03-05T23:39:00Z">
        <w:r w:rsidRPr="00C6162B">
          <w:rPr>
            <w:b/>
            <w:sz w:val="24"/>
            <w:szCs w:val="24"/>
          </w:rPr>
          <w:t>profileControllers.js</w:t>
        </w:r>
      </w:ins>
    </w:p>
    <w:p w:rsidR="00481634" w:rsidDel="00C6162B" w:rsidRDefault="00471D70" w:rsidP="00C6162B">
      <w:pPr>
        <w:bidi/>
        <w:rPr>
          <w:del w:id="3904" w:author="Ron Gal" w:date="2017-03-05T23:39:00Z"/>
        </w:rPr>
        <w:pPrChange w:id="3905" w:author="Ron Gal" w:date="2017-03-05T23:39:00Z">
          <w:pPr>
            <w:bidi/>
          </w:pPr>
        </w:pPrChange>
      </w:pPr>
      <w:del w:id="3906" w:author="Ron Gal" w:date="2017-03-05T23:39:00Z">
        <w:r w:rsidDel="00C6162B">
          <w:rPr>
            <w:b/>
            <w:sz w:val="24"/>
            <w:szCs w:val="24"/>
          </w:rPr>
          <w:delText>fieldControllers.js</w:delText>
        </w:r>
      </w:del>
    </w:p>
    <w:p w:rsidR="00481634" w:rsidRDefault="00471D70" w:rsidP="00C6162B">
      <w:pPr>
        <w:bidi/>
        <w:pPrChange w:id="3907" w:author="Ron Gal" w:date="2017-03-05T23:39:00Z">
          <w:pPr>
            <w:bidi/>
          </w:pPr>
        </w:pPrChange>
      </w:pPr>
      <w:r>
        <w:rPr>
          <w:sz w:val="24"/>
          <w:szCs w:val="24"/>
          <w:rtl/>
        </w:rPr>
        <w:t xml:space="preserve">קובץ זה יחשוף מתודות אשר יישלחו לקונטרולר של </w:t>
      </w:r>
      <w:del w:id="3908" w:author="Ron Gal" w:date="2017-03-05T23:39:00Z">
        <w:r w:rsidDel="00C6162B">
          <w:rPr>
            <w:sz w:val="24"/>
            <w:szCs w:val="24"/>
            <w:rtl/>
          </w:rPr>
          <w:delText xml:space="preserve">המגרשים </w:delText>
        </w:r>
      </w:del>
      <w:ins w:id="3909" w:author="Ron Gal" w:date="2017-03-05T23:39:00Z">
        <w:r w:rsidR="00C6162B">
          <w:rPr>
            <w:rFonts w:hint="cs"/>
            <w:sz w:val="24"/>
            <w:szCs w:val="24"/>
            <w:rtl/>
          </w:rPr>
          <w:t xml:space="preserve">פרטי המשתמש </w:t>
        </w:r>
      </w:ins>
      <w:r>
        <w:rPr>
          <w:sz w:val="24"/>
          <w:szCs w:val="24"/>
          <w:rtl/>
        </w:rPr>
        <w:t>בשכבת השירותים את הבקשות הבאות בהתאם לחתימת המתודות בשכבת השירותים:</w:t>
      </w:r>
    </w:p>
    <w:p w:rsidR="00481634" w:rsidDel="00C6162B" w:rsidRDefault="00471D70">
      <w:pPr>
        <w:numPr>
          <w:ilvl w:val="0"/>
          <w:numId w:val="15"/>
        </w:numPr>
        <w:bidi/>
        <w:ind w:hanging="360"/>
        <w:contextualSpacing/>
        <w:rPr>
          <w:del w:id="3910" w:author="Ron Gal" w:date="2017-03-05T23:39:00Z"/>
          <w:sz w:val="24"/>
          <w:szCs w:val="24"/>
        </w:rPr>
      </w:pPr>
      <w:del w:id="3911" w:author="Ron Gal" w:date="2017-03-05T23:39:00Z">
        <w:r w:rsidDel="00C6162B">
          <w:rPr>
            <w:sz w:val="24"/>
            <w:szCs w:val="24"/>
            <w:rtl/>
          </w:rPr>
          <w:delText>חיפוש מגרשים לפי מזהה מגרש, שם מגרש, טווח תאריכים וסוג מגרש.</w:delText>
        </w:r>
      </w:del>
    </w:p>
    <w:p w:rsidR="00481634" w:rsidDel="00C6162B" w:rsidRDefault="00471D70">
      <w:pPr>
        <w:numPr>
          <w:ilvl w:val="0"/>
          <w:numId w:val="15"/>
        </w:numPr>
        <w:bidi/>
        <w:ind w:hanging="360"/>
        <w:contextualSpacing/>
        <w:rPr>
          <w:del w:id="3912" w:author="Ron Gal" w:date="2017-03-05T23:39:00Z"/>
          <w:sz w:val="24"/>
          <w:szCs w:val="24"/>
        </w:rPr>
      </w:pPr>
      <w:del w:id="3913" w:author="Ron Gal" w:date="2017-03-05T23:39:00Z">
        <w:r w:rsidDel="00C6162B">
          <w:rPr>
            <w:sz w:val="24"/>
            <w:szCs w:val="24"/>
            <w:rtl/>
          </w:rPr>
          <w:delText>שליפת מגרש לפי מזהה מגרש.</w:delText>
        </w:r>
      </w:del>
    </w:p>
    <w:p w:rsidR="00481634" w:rsidDel="00C6162B" w:rsidRDefault="00471D70">
      <w:pPr>
        <w:numPr>
          <w:ilvl w:val="0"/>
          <w:numId w:val="15"/>
        </w:numPr>
        <w:bidi/>
        <w:ind w:hanging="360"/>
        <w:contextualSpacing/>
        <w:rPr>
          <w:del w:id="3914" w:author="Ron Gal" w:date="2017-03-05T23:39:00Z"/>
          <w:sz w:val="24"/>
          <w:szCs w:val="24"/>
        </w:rPr>
      </w:pPr>
      <w:del w:id="3915" w:author="Ron Gal" w:date="2017-03-05T23:39:00Z">
        <w:r w:rsidDel="00C6162B">
          <w:rPr>
            <w:sz w:val="24"/>
            <w:szCs w:val="24"/>
            <w:rtl/>
          </w:rPr>
          <w:delText>שמירה של מגרש חדש לפי פרטיו המזהים.</w:delText>
        </w:r>
      </w:del>
    </w:p>
    <w:p w:rsidR="00481634" w:rsidDel="00C6162B" w:rsidRDefault="00471D70">
      <w:pPr>
        <w:numPr>
          <w:ilvl w:val="0"/>
          <w:numId w:val="15"/>
        </w:numPr>
        <w:bidi/>
        <w:ind w:hanging="360"/>
        <w:contextualSpacing/>
        <w:rPr>
          <w:del w:id="3916" w:author="Ron Gal" w:date="2017-03-05T23:39:00Z"/>
          <w:sz w:val="24"/>
          <w:szCs w:val="24"/>
        </w:rPr>
      </w:pPr>
      <w:del w:id="3917" w:author="Ron Gal" w:date="2017-03-05T23:39:00Z">
        <w:r w:rsidDel="00C6162B">
          <w:rPr>
            <w:sz w:val="24"/>
            <w:szCs w:val="24"/>
            <w:rtl/>
          </w:rPr>
          <w:delText>עדכון פרטי מגרש קיים לפי מזהה מגרש ופרטיו.</w:delText>
        </w:r>
      </w:del>
    </w:p>
    <w:p w:rsidR="00481634" w:rsidRDefault="00471D70" w:rsidP="00C6162B">
      <w:pPr>
        <w:numPr>
          <w:ilvl w:val="0"/>
          <w:numId w:val="15"/>
        </w:numPr>
        <w:bidi/>
        <w:ind w:hanging="360"/>
        <w:contextualSpacing/>
        <w:rPr>
          <w:ins w:id="3918" w:author="Ron Gal" w:date="2017-03-05T23:39:00Z"/>
          <w:rFonts w:hint="cs"/>
          <w:sz w:val="24"/>
          <w:szCs w:val="24"/>
        </w:rPr>
        <w:pPrChange w:id="3919" w:author="Ron Gal" w:date="2017-03-05T23:39:00Z">
          <w:pPr>
            <w:numPr>
              <w:numId w:val="15"/>
            </w:numPr>
            <w:bidi/>
            <w:ind w:left="720" w:hanging="360"/>
            <w:contextualSpacing/>
          </w:pPr>
        </w:pPrChange>
      </w:pPr>
      <w:del w:id="3920" w:author="Ron Gal" w:date="2017-03-05T23:39:00Z">
        <w:r w:rsidDel="00C6162B">
          <w:rPr>
            <w:sz w:val="24"/>
            <w:szCs w:val="24"/>
            <w:rtl/>
          </w:rPr>
          <w:delText>מחיקת מגרש לפי מזהה מגרש.</w:delText>
        </w:r>
      </w:del>
      <w:ins w:id="3921" w:author="Ron Gal" w:date="2017-03-05T23:39:00Z">
        <w:r w:rsidR="00C6162B">
          <w:rPr>
            <w:rFonts w:hint="cs"/>
            <w:sz w:val="24"/>
            <w:szCs w:val="24"/>
            <w:rtl/>
          </w:rPr>
          <w:t>חיפוש פרטי משתמש.</w:t>
        </w:r>
      </w:ins>
    </w:p>
    <w:p w:rsidR="00C6162B" w:rsidRDefault="00C6162B" w:rsidP="00C6162B">
      <w:pPr>
        <w:numPr>
          <w:ilvl w:val="0"/>
          <w:numId w:val="15"/>
        </w:numPr>
        <w:bidi/>
        <w:ind w:hanging="360"/>
        <w:contextualSpacing/>
        <w:rPr>
          <w:sz w:val="24"/>
          <w:szCs w:val="24"/>
        </w:rPr>
        <w:pPrChange w:id="3922" w:author="Ron Gal" w:date="2017-03-05T23:39:00Z">
          <w:pPr>
            <w:numPr>
              <w:numId w:val="15"/>
            </w:numPr>
            <w:bidi/>
            <w:ind w:left="720" w:hanging="360"/>
            <w:contextualSpacing/>
          </w:pPr>
        </w:pPrChange>
      </w:pPr>
      <w:ins w:id="3923" w:author="Ron Gal" w:date="2017-03-05T23:39:00Z">
        <w:r>
          <w:rPr>
            <w:rFonts w:hint="cs"/>
            <w:sz w:val="24"/>
            <w:szCs w:val="24"/>
            <w:rtl/>
          </w:rPr>
          <w:t>עדכון פרטי משתמש (כתובת וטלפון).</w:t>
        </w:r>
      </w:ins>
    </w:p>
    <w:p w:rsidR="00C6162B" w:rsidRDefault="00C6162B">
      <w:pPr>
        <w:bidi/>
        <w:rPr>
          <w:ins w:id="3924" w:author="Ron Gal" w:date="2017-03-05T23:40:00Z"/>
          <w:sz w:val="24"/>
          <w:szCs w:val="24"/>
          <w:rtl/>
        </w:rPr>
      </w:pPr>
    </w:p>
    <w:p w:rsidR="00481634" w:rsidRDefault="00471D70" w:rsidP="00C6162B">
      <w:pPr>
        <w:bidi/>
        <w:pPrChange w:id="3925" w:author="Ron Gal" w:date="2017-03-05T23:40:00Z">
          <w:pPr>
            <w:bidi/>
          </w:pPr>
        </w:pPrChange>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63045C" w:rsidRDefault="0063045C">
      <w:pPr>
        <w:bidi/>
        <w:rPr>
          <w:ins w:id="3926" w:author="Ron Gal" w:date="2017-03-05T23:40:00Z"/>
          <w:b/>
          <w:sz w:val="24"/>
          <w:szCs w:val="24"/>
          <w:rtl/>
        </w:rPr>
      </w:pPr>
      <w:ins w:id="3927" w:author="Ron Gal" w:date="2017-03-05T23:40:00Z">
        <w:r w:rsidRPr="0063045C">
          <w:rPr>
            <w:b/>
            <w:sz w:val="24"/>
            <w:szCs w:val="24"/>
          </w:rPr>
          <w:t>treatmentControllers.js</w:t>
        </w:r>
      </w:ins>
    </w:p>
    <w:p w:rsidR="00481634" w:rsidDel="0063045C" w:rsidRDefault="00471D70" w:rsidP="0063045C">
      <w:pPr>
        <w:bidi/>
        <w:rPr>
          <w:del w:id="3928" w:author="Ron Gal" w:date="2017-03-05T23:40:00Z"/>
        </w:rPr>
        <w:pPrChange w:id="3929" w:author="Ron Gal" w:date="2017-03-05T23:40:00Z">
          <w:pPr>
            <w:bidi/>
          </w:pPr>
        </w:pPrChange>
      </w:pPr>
      <w:del w:id="3930" w:author="Ron Gal" w:date="2017-03-05T23:40:00Z">
        <w:r w:rsidDel="0063045C">
          <w:rPr>
            <w:b/>
            <w:sz w:val="24"/>
            <w:szCs w:val="24"/>
          </w:rPr>
          <w:delText>ordersControllers.js</w:delText>
        </w:r>
      </w:del>
    </w:p>
    <w:p w:rsidR="00481634" w:rsidRDefault="00471D70" w:rsidP="0063045C">
      <w:pPr>
        <w:bidi/>
        <w:pPrChange w:id="3931" w:author="Ron Gal" w:date="2017-03-05T23:40:00Z">
          <w:pPr>
            <w:bidi/>
          </w:pPr>
        </w:pPrChange>
      </w:pPr>
      <w:r>
        <w:rPr>
          <w:sz w:val="24"/>
          <w:szCs w:val="24"/>
          <w:rtl/>
        </w:rPr>
        <w:t xml:space="preserve">קובץ זה יחשוף מתודות אשר יישלחו לקונטרולר של </w:t>
      </w:r>
      <w:del w:id="3932" w:author="Ron Gal" w:date="2017-03-05T23:40:00Z">
        <w:r w:rsidDel="0063045C">
          <w:rPr>
            <w:sz w:val="24"/>
            <w:szCs w:val="24"/>
            <w:rtl/>
          </w:rPr>
          <w:delText xml:space="preserve">ההזמנות </w:delText>
        </w:r>
      </w:del>
      <w:ins w:id="3933" w:author="Ron Gal" w:date="2017-03-05T23:40:00Z">
        <w:r w:rsidR="0063045C">
          <w:rPr>
            <w:rFonts w:hint="cs"/>
            <w:sz w:val="24"/>
            <w:szCs w:val="24"/>
            <w:rtl/>
          </w:rPr>
          <w:t xml:space="preserve">הטיפולים </w:t>
        </w:r>
      </w:ins>
      <w:r>
        <w:rPr>
          <w:sz w:val="24"/>
          <w:szCs w:val="24"/>
          <w:rtl/>
        </w:rPr>
        <w:t>בשכבת השירותים את הבקשות הבאות בהתאם לחתימת המתודות בשכבת השירותים:</w:t>
      </w:r>
    </w:p>
    <w:p w:rsidR="00481634" w:rsidDel="0063045C" w:rsidRDefault="00471D70">
      <w:pPr>
        <w:numPr>
          <w:ilvl w:val="0"/>
          <w:numId w:val="15"/>
        </w:numPr>
        <w:bidi/>
        <w:ind w:hanging="360"/>
        <w:contextualSpacing/>
        <w:rPr>
          <w:del w:id="3934" w:author="Ron Gal" w:date="2017-03-05T23:40:00Z"/>
          <w:sz w:val="24"/>
          <w:szCs w:val="24"/>
        </w:rPr>
      </w:pPr>
      <w:del w:id="3935" w:author="Ron Gal" w:date="2017-03-05T23:40:00Z">
        <w:r w:rsidDel="0063045C">
          <w:rPr>
            <w:sz w:val="24"/>
            <w:szCs w:val="24"/>
            <w:rtl/>
          </w:rPr>
          <w:delText>חיפוש הזמנה לפי מזהה, סטטוס, שם וטווח תאריכים.</w:delText>
        </w:r>
      </w:del>
    </w:p>
    <w:p w:rsidR="00481634" w:rsidDel="0063045C" w:rsidRDefault="00471D70">
      <w:pPr>
        <w:numPr>
          <w:ilvl w:val="0"/>
          <w:numId w:val="15"/>
        </w:numPr>
        <w:bidi/>
        <w:ind w:hanging="360"/>
        <w:contextualSpacing/>
        <w:rPr>
          <w:del w:id="3936" w:author="Ron Gal" w:date="2017-03-05T23:40:00Z"/>
          <w:sz w:val="24"/>
          <w:szCs w:val="24"/>
        </w:rPr>
      </w:pPr>
      <w:del w:id="3937" w:author="Ron Gal" w:date="2017-03-05T23:40:00Z">
        <w:r w:rsidDel="0063045C">
          <w:rPr>
            <w:sz w:val="24"/>
            <w:szCs w:val="24"/>
            <w:rtl/>
          </w:rPr>
          <w:delText>שליפת הזמנה לפי מזהה הזמנה.</w:delText>
        </w:r>
      </w:del>
    </w:p>
    <w:p w:rsidR="00481634" w:rsidDel="0063045C" w:rsidRDefault="00471D70">
      <w:pPr>
        <w:numPr>
          <w:ilvl w:val="0"/>
          <w:numId w:val="15"/>
        </w:numPr>
        <w:bidi/>
        <w:ind w:hanging="360"/>
        <w:contextualSpacing/>
        <w:rPr>
          <w:del w:id="3938" w:author="Ron Gal" w:date="2017-03-05T23:40:00Z"/>
          <w:sz w:val="24"/>
          <w:szCs w:val="24"/>
        </w:rPr>
      </w:pPr>
      <w:del w:id="3939" w:author="Ron Gal" w:date="2017-03-05T23:40:00Z">
        <w:r w:rsidDel="0063045C">
          <w:rPr>
            <w:sz w:val="24"/>
            <w:szCs w:val="24"/>
            <w:rtl/>
          </w:rPr>
          <w:delText>שמירה של הזמנה חדשה לפי פרטיה המזהים.</w:delText>
        </w:r>
      </w:del>
    </w:p>
    <w:p w:rsidR="00481634" w:rsidRDefault="00471D70" w:rsidP="0063045C">
      <w:pPr>
        <w:numPr>
          <w:ilvl w:val="0"/>
          <w:numId w:val="15"/>
        </w:numPr>
        <w:bidi/>
        <w:ind w:hanging="360"/>
        <w:contextualSpacing/>
        <w:rPr>
          <w:ins w:id="3940" w:author="Ron Gal" w:date="2017-03-05T23:41:00Z"/>
          <w:rFonts w:hint="cs"/>
          <w:sz w:val="24"/>
          <w:szCs w:val="24"/>
        </w:rPr>
        <w:pPrChange w:id="3941" w:author="Ron Gal" w:date="2017-03-05T23:41:00Z">
          <w:pPr>
            <w:numPr>
              <w:numId w:val="15"/>
            </w:numPr>
            <w:bidi/>
            <w:ind w:left="720" w:hanging="360"/>
            <w:contextualSpacing/>
          </w:pPr>
        </w:pPrChange>
      </w:pPr>
      <w:del w:id="3942" w:author="Ron Gal" w:date="2017-03-05T23:40:00Z">
        <w:r w:rsidDel="0063045C">
          <w:rPr>
            <w:sz w:val="24"/>
            <w:szCs w:val="24"/>
            <w:rtl/>
          </w:rPr>
          <w:delText>עדכון פרטי הזמנה קיימת לפי מזהה הזמנה ופרטיה.</w:delText>
        </w:r>
      </w:del>
      <w:ins w:id="3943" w:author="Ron Gal" w:date="2017-03-05T23:41:00Z">
        <w:r w:rsidR="0063045C">
          <w:rPr>
            <w:rFonts w:hint="cs"/>
            <w:sz w:val="24"/>
            <w:szCs w:val="24"/>
            <w:rtl/>
          </w:rPr>
          <w:t>שמירת טיפול חדש</w:t>
        </w:r>
      </w:ins>
    </w:p>
    <w:p w:rsidR="0063045C" w:rsidRDefault="0063045C" w:rsidP="0063045C">
      <w:pPr>
        <w:numPr>
          <w:ilvl w:val="0"/>
          <w:numId w:val="15"/>
        </w:numPr>
        <w:bidi/>
        <w:ind w:hanging="360"/>
        <w:contextualSpacing/>
        <w:rPr>
          <w:ins w:id="3944" w:author="Ron Gal" w:date="2017-03-05T23:41:00Z"/>
          <w:rFonts w:hint="cs"/>
          <w:sz w:val="24"/>
          <w:szCs w:val="24"/>
        </w:rPr>
        <w:pPrChange w:id="3945" w:author="Ron Gal" w:date="2017-03-05T23:41:00Z">
          <w:pPr>
            <w:numPr>
              <w:numId w:val="15"/>
            </w:numPr>
            <w:bidi/>
            <w:ind w:left="720" w:hanging="360"/>
            <w:contextualSpacing/>
          </w:pPr>
        </w:pPrChange>
      </w:pPr>
      <w:ins w:id="3946" w:author="Ron Gal" w:date="2017-03-05T23:41:00Z">
        <w:r>
          <w:rPr>
            <w:rFonts w:hint="cs"/>
            <w:sz w:val="24"/>
            <w:szCs w:val="24"/>
            <w:rtl/>
          </w:rPr>
          <w:t>עדכון טיפול פעיל</w:t>
        </w:r>
      </w:ins>
    </w:p>
    <w:p w:rsidR="0063045C" w:rsidRDefault="0063045C" w:rsidP="0063045C">
      <w:pPr>
        <w:numPr>
          <w:ilvl w:val="0"/>
          <w:numId w:val="15"/>
        </w:numPr>
        <w:bidi/>
        <w:ind w:hanging="360"/>
        <w:contextualSpacing/>
        <w:rPr>
          <w:ins w:id="3947" w:author="Ron Gal" w:date="2017-03-05T23:41:00Z"/>
          <w:rFonts w:hint="cs"/>
          <w:sz w:val="24"/>
          <w:szCs w:val="24"/>
        </w:rPr>
        <w:pPrChange w:id="3948" w:author="Ron Gal" w:date="2017-03-05T23:41:00Z">
          <w:pPr>
            <w:numPr>
              <w:numId w:val="15"/>
            </w:numPr>
            <w:bidi/>
            <w:ind w:left="720" w:hanging="360"/>
            <w:contextualSpacing/>
          </w:pPr>
        </w:pPrChange>
      </w:pPr>
      <w:ins w:id="3949" w:author="Ron Gal" w:date="2017-03-05T23:41:00Z">
        <w:r>
          <w:rPr>
            <w:rFonts w:hint="cs"/>
            <w:sz w:val="24"/>
            <w:szCs w:val="24"/>
            <w:rtl/>
          </w:rPr>
          <w:t>שליפת טיפול היסטורי</w:t>
        </w:r>
      </w:ins>
    </w:p>
    <w:p w:rsidR="0063045C" w:rsidRDefault="0063045C" w:rsidP="0063045C">
      <w:pPr>
        <w:numPr>
          <w:ilvl w:val="0"/>
          <w:numId w:val="15"/>
        </w:numPr>
        <w:bidi/>
        <w:ind w:hanging="360"/>
        <w:contextualSpacing/>
        <w:rPr>
          <w:sz w:val="24"/>
          <w:szCs w:val="24"/>
        </w:rPr>
        <w:pPrChange w:id="3950" w:author="Ron Gal" w:date="2017-03-05T23:41:00Z">
          <w:pPr>
            <w:numPr>
              <w:numId w:val="15"/>
            </w:numPr>
            <w:bidi/>
            <w:ind w:left="720" w:hanging="360"/>
            <w:contextualSpacing/>
          </w:pPr>
        </w:pPrChange>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reportControllers.js</w:t>
      </w:r>
    </w:p>
    <w:p w:rsidR="00481634" w:rsidRDefault="00471D70">
      <w:pPr>
        <w:bidi/>
      </w:pPr>
      <w:r>
        <w:rPr>
          <w:sz w:val="24"/>
          <w:szCs w:val="24"/>
          <w:rtl/>
        </w:rPr>
        <w:t>קובץ זה יחשוף מתודות אשר יישלחו לקונטרולר של הדוחות בשכבת השירותים את הבקשות הבאות בהתאם לחתימת המתודות בשכבת השירותים:</w:t>
      </w:r>
    </w:p>
    <w:p w:rsidR="00481634" w:rsidDel="0063045C" w:rsidRDefault="00471D70">
      <w:pPr>
        <w:numPr>
          <w:ilvl w:val="0"/>
          <w:numId w:val="15"/>
        </w:numPr>
        <w:bidi/>
        <w:ind w:hanging="360"/>
        <w:contextualSpacing/>
        <w:rPr>
          <w:del w:id="3951" w:author="Ron Gal" w:date="2017-03-05T23:41:00Z"/>
          <w:sz w:val="24"/>
          <w:szCs w:val="24"/>
        </w:rPr>
      </w:pPr>
      <w:del w:id="3952" w:author="Ron Gal" w:date="2017-03-05T23:41:00Z">
        <w:r w:rsidDel="0063045C">
          <w:rPr>
            <w:sz w:val="24"/>
            <w:szCs w:val="24"/>
            <w:rtl/>
          </w:rPr>
          <w:delText>הפקת דוח תלונות על משתמשים לפי טווח תאריכים וסוג תלונה</w:delText>
        </w:r>
      </w:del>
    </w:p>
    <w:p w:rsidR="00481634" w:rsidDel="0063045C" w:rsidRDefault="00471D70">
      <w:pPr>
        <w:numPr>
          <w:ilvl w:val="0"/>
          <w:numId w:val="15"/>
        </w:numPr>
        <w:bidi/>
        <w:ind w:hanging="360"/>
        <w:contextualSpacing/>
        <w:rPr>
          <w:del w:id="3953" w:author="Ron Gal" w:date="2017-03-05T23:41:00Z"/>
          <w:sz w:val="24"/>
          <w:szCs w:val="24"/>
        </w:rPr>
      </w:pPr>
      <w:del w:id="3954" w:author="Ron Gal" w:date="2017-03-05T23:41:00Z">
        <w:r w:rsidDel="0063045C">
          <w:rPr>
            <w:sz w:val="24"/>
            <w:szCs w:val="24"/>
            <w:rtl/>
          </w:rPr>
          <w:delText>הפקת דוח פעילות משתמשים לפי מזהה מגרש, שם מגרש וטווח תאריכים.</w:delText>
        </w:r>
      </w:del>
    </w:p>
    <w:p w:rsidR="00481634" w:rsidRDefault="00471D70">
      <w:pPr>
        <w:numPr>
          <w:ilvl w:val="0"/>
          <w:numId w:val="15"/>
        </w:numPr>
        <w:bidi/>
        <w:ind w:hanging="360"/>
        <w:contextualSpacing/>
        <w:rPr>
          <w:ins w:id="3955" w:author="Ron Gal" w:date="2017-03-05T23:41:00Z"/>
          <w:sz w:val="24"/>
          <w:szCs w:val="24"/>
        </w:rPr>
      </w:pPr>
      <w:del w:id="3956" w:author="Ron Gal" w:date="2017-03-05T23:41:00Z">
        <w:r w:rsidDel="0063045C">
          <w:rPr>
            <w:sz w:val="24"/>
            <w:szCs w:val="24"/>
            <w:rtl/>
          </w:rPr>
          <w:delText>הפקת דוח שימושיות מגרש לפי סוג תלונה וטווח תאריכים.</w:delText>
        </w:r>
      </w:del>
      <w:ins w:id="3957" w:author="Ron Gal" w:date="2017-03-05T23:41:00Z">
        <w:r w:rsidR="0063045C">
          <w:rPr>
            <w:rFonts w:hint="cs"/>
            <w:sz w:val="24"/>
            <w:szCs w:val="24"/>
            <w:rtl/>
          </w:rPr>
          <w:t>הפקת דו"ח הוצאות\הכנסות לפי תאריך</w:t>
        </w:r>
      </w:ins>
    </w:p>
    <w:p w:rsidR="0063045C" w:rsidRDefault="0063045C" w:rsidP="0063045C">
      <w:pPr>
        <w:numPr>
          <w:ilvl w:val="0"/>
          <w:numId w:val="15"/>
        </w:numPr>
        <w:bidi/>
        <w:ind w:hanging="360"/>
        <w:contextualSpacing/>
        <w:rPr>
          <w:ins w:id="3958" w:author="Ron Gal" w:date="2017-03-05T23:41:00Z"/>
          <w:rFonts w:hint="cs"/>
          <w:sz w:val="24"/>
          <w:szCs w:val="24"/>
        </w:rPr>
        <w:pPrChange w:id="3959" w:author="Ron Gal" w:date="2017-03-05T23:41:00Z">
          <w:pPr>
            <w:numPr>
              <w:numId w:val="15"/>
            </w:numPr>
            <w:bidi/>
            <w:ind w:left="720" w:hanging="360"/>
            <w:contextualSpacing/>
          </w:pPr>
        </w:pPrChange>
      </w:pPr>
      <w:ins w:id="3960" w:author="Ron Gal" w:date="2017-03-05T23:41:00Z">
        <w:r>
          <w:rPr>
            <w:rFonts w:hint="cs"/>
            <w:sz w:val="24"/>
            <w:szCs w:val="24"/>
            <w:rtl/>
          </w:rPr>
          <w:t>הפקת דו"ח הכנסות לפי סוג בע"ח</w:t>
        </w:r>
      </w:ins>
    </w:p>
    <w:p w:rsidR="0063045C" w:rsidRDefault="0063045C" w:rsidP="0063045C">
      <w:pPr>
        <w:numPr>
          <w:ilvl w:val="0"/>
          <w:numId w:val="15"/>
        </w:numPr>
        <w:bidi/>
        <w:ind w:hanging="360"/>
        <w:contextualSpacing/>
        <w:rPr>
          <w:ins w:id="3961" w:author="Ron Gal" w:date="2017-03-05T23:41:00Z"/>
          <w:rFonts w:hint="cs"/>
          <w:sz w:val="24"/>
          <w:szCs w:val="24"/>
        </w:rPr>
        <w:pPrChange w:id="3962" w:author="Ron Gal" w:date="2017-03-05T23:41:00Z">
          <w:pPr>
            <w:numPr>
              <w:numId w:val="15"/>
            </w:numPr>
            <w:bidi/>
            <w:ind w:left="720" w:hanging="360"/>
            <w:contextualSpacing/>
          </w:pPr>
        </w:pPrChange>
      </w:pPr>
      <w:ins w:id="3963" w:author="Ron Gal" w:date="2017-03-05T23:41:00Z">
        <w:r>
          <w:rPr>
            <w:rFonts w:hint="cs"/>
            <w:sz w:val="24"/>
            <w:szCs w:val="24"/>
            <w:rtl/>
          </w:rPr>
          <w:t>הפקת דו"ח הכנסות לפי סוג טיפול</w:t>
        </w:r>
      </w:ins>
    </w:p>
    <w:p w:rsidR="0063045C" w:rsidRDefault="0063045C" w:rsidP="0063045C">
      <w:pPr>
        <w:numPr>
          <w:ilvl w:val="0"/>
          <w:numId w:val="15"/>
        </w:numPr>
        <w:bidi/>
        <w:ind w:hanging="360"/>
        <w:contextualSpacing/>
        <w:rPr>
          <w:ins w:id="3964" w:author="Ron Gal" w:date="2017-03-05T23:42:00Z"/>
          <w:rFonts w:hint="cs"/>
          <w:sz w:val="24"/>
          <w:szCs w:val="24"/>
        </w:rPr>
        <w:pPrChange w:id="3965" w:author="Ron Gal" w:date="2017-03-05T23:42:00Z">
          <w:pPr>
            <w:numPr>
              <w:numId w:val="15"/>
            </w:numPr>
            <w:bidi/>
            <w:ind w:left="720" w:hanging="360"/>
            <w:contextualSpacing/>
          </w:pPr>
        </w:pPrChange>
      </w:pPr>
      <w:ins w:id="3966" w:author="Ron Gal" w:date="2017-03-05T23:42:00Z">
        <w:r>
          <w:rPr>
            <w:rFonts w:hint="cs"/>
            <w:sz w:val="24"/>
            <w:szCs w:val="24"/>
            <w:rtl/>
          </w:rPr>
          <w:t>הפקת דו"ח הוצאות לפי בעל חיים</w:t>
        </w:r>
      </w:ins>
    </w:p>
    <w:p w:rsidR="0063045C" w:rsidRDefault="0063045C" w:rsidP="0063045C">
      <w:pPr>
        <w:numPr>
          <w:ilvl w:val="0"/>
          <w:numId w:val="15"/>
        </w:numPr>
        <w:bidi/>
        <w:ind w:hanging="360"/>
        <w:contextualSpacing/>
        <w:rPr>
          <w:ins w:id="3967" w:author="Ron Gal" w:date="2017-03-05T23:42:00Z"/>
          <w:rFonts w:hint="cs"/>
          <w:sz w:val="24"/>
          <w:szCs w:val="24"/>
        </w:rPr>
        <w:pPrChange w:id="3968" w:author="Ron Gal" w:date="2017-03-05T23:42:00Z">
          <w:pPr>
            <w:numPr>
              <w:numId w:val="15"/>
            </w:numPr>
            <w:bidi/>
            <w:ind w:left="720" w:hanging="360"/>
            <w:contextualSpacing/>
          </w:pPr>
        </w:pPrChange>
      </w:pPr>
      <w:ins w:id="3969" w:author="Ron Gal" w:date="2017-03-05T23:42:00Z">
        <w:r>
          <w:rPr>
            <w:rFonts w:hint="cs"/>
            <w:sz w:val="24"/>
            <w:szCs w:val="24"/>
            <w:rtl/>
          </w:rPr>
          <w:t>הפקת דו"ח טיפולים הבאים שפוספסו\עתידיים.</w:t>
        </w:r>
      </w:ins>
    </w:p>
    <w:p w:rsidR="0063045C" w:rsidRDefault="0063045C" w:rsidP="0063045C">
      <w:pPr>
        <w:bidi/>
        <w:ind w:left="720"/>
        <w:contextualSpacing/>
        <w:rPr>
          <w:sz w:val="24"/>
          <w:szCs w:val="24"/>
        </w:rPr>
        <w:pPrChange w:id="3970" w:author="Ron Gal" w:date="2017-03-05T23:42:00Z">
          <w:pPr>
            <w:numPr>
              <w:numId w:val="15"/>
            </w:numPr>
            <w:bidi/>
            <w:ind w:left="720" w:hanging="360"/>
            <w:contextualSpacing/>
          </w:pPr>
        </w:pPrChange>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81634">
      <w:pPr>
        <w:bidi/>
      </w:pPr>
    </w:p>
    <w:p w:rsidR="00481634" w:rsidRDefault="00481634">
      <w:pPr>
        <w:bidi/>
      </w:pPr>
    </w:p>
    <w:p w:rsidR="0063045C" w:rsidRDefault="0063045C">
      <w:pPr>
        <w:bidi/>
        <w:rPr>
          <w:ins w:id="3971" w:author="Ron Gal" w:date="2017-03-05T23:44:00Z"/>
          <w:b/>
          <w:sz w:val="24"/>
          <w:szCs w:val="24"/>
        </w:rPr>
      </w:pPr>
      <w:ins w:id="3972" w:author="Ron Gal" w:date="2017-03-05T23:44:00Z">
        <w:r w:rsidRPr="0063045C">
          <w:rPr>
            <w:b/>
            <w:sz w:val="24"/>
            <w:szCs w:val="24"/>
          </w:rPr>
          <w:lastRenderedPageBreak/>
          <w:t>vetControllers.js</w:t>
        </w:r>
      </w:ins>
    </w:p>
    <w:p w:rsidR="00481634" w:rsidDel="0063045C" w:rsidRDefault="00471D70" w:rsidP="0063045C">
      <w:pPr>
        <w:bidi/>
        <w:rPr>
          <w:del w:id="3973" w:author="Ron Gal" w:date="2017-03-05T23:44:00Z"/>
        </w:rPr>
        <w:pPrChange w:id="3974" w:author="Ron Gal" w:date="2017-03-05T23:44:00Z">
          <w:pPr>
            <w:bidi/>
          </w:pPr>
        </w:pPrChange>
      </w:pPr>
      <w:del w:id="3975" w:author="Ron Gal" w:date="2017-03-05T23:44:00Z">
        <w:r w:rsidDel="0063045C">
          <w:rPr>
            <w:b/>
            <w:sz w:val="24"/>
            <w:szCs w:val="24"/>
          </w:rPr>
          <w:delText>customerControllers.js</w:delText>
        </w:r>
      </w:del>
    </w:p>
    <w:p w:rsidR="00481634" w:rsidRDefault="00471D70" w:rsidP="0063045C">
      <w:pPr>
        <w:bidi/>
        <w:pPrChange w:id="3976" w:author="Ron Gal" w:date="2017-03-05T23:44:00Z">
          <w:pPr>
            <w:bidi/>
          </w:pPr>
        </w:pPrChange>
      </w:pPr>
      <w:r>
        <w:rPr>
          <w:sz w:val="24"/>
          <w:szCs w:val="24"/>
          <w:rtl/>
        </w:rPr>
        <w:t xml:space="preserve">קובץ זה יחשוף מתודות אשר יישלחו לקונטרולר של </w:t>
      </w:r>
      <w:del w:id="3977" w:author="Ron Gal" w:date="2017-03-05T23:44:00Z">
        <w:r w:rsidDel="0063045C">
          <w:rPr>
            <w:sz w:val="24"/>
            <w:szCs w:val="24"/>
            <w:rtl/>
          </w:rPr>
          <w:delText xml:space="preserve">הלקוחות </w:delText>
        </w:r>
      </w:del>
      <w:ins w:id="3978" w:author="Ron Gal" w:date="2017-03-05T23:44:00Z">
        <w:r w:rsidR="0063045C">
          <w:rPr>
            <w:sz w:val="24"/>
            <w:szCs w:val="24"/>
            <w:rtl/>
          </w:rPr>
          <w:t>ה</w:t>
        </w:r>
        <w:r w:rsidR="0063045C">
          <w:rPr>
            <w:sz w:val="24"/>
            <w:szCs w:val="24"/>
          </w:rPr>
          <w:t>r</w:t>
        </w:r>
        <w:r w:rsidR="0063045C">
          <w:rPr>
            <w:rFonts w:hint="cs"/>
            <w:sz w:val="24"/>
            <w:szCs w:val="24"/>
            <w:rtl/>
          </w:rPr>
          <w:t xml:space="preserve">רופאים </w:t>
        </w:r>
      </w:ins>
      <w:r>
        <w:rPr>
          <w:sz w:val="24"/>
          <w:szCs w:val="24"/>
          <w:rtl/>
        </w:rPr>
        <w:t xml:space="preserve">בשכבת השירותים את הבקשות הבאות </w:t>
      </w:r>
      <w:bookmarkStart w:id="3979" w:name="OLE_LINK6"/>
      <w:bookmarkStart w:id="3980" w:name="OLE_LINK7"/>
      <w:bookmarkStart w:id="3981" w:name="OLE_LINK8"/>
      <w:r>
        <w:rPr>
          <w:sz w:val="24"/>
          <w:szCs w:val="24"/>
          <w:rtl/>
        </w:rPr>
        <w:t>בהתאם לחתימת המתודות בשכבת השירותים:</w:t>
      </w:r>
    </w:p>
    <w:bookmarkEnd w:id="3979"/>
    <w:bookmarkEnd w:id="3980"/>
    <w:bookmarkEnd w:id="3981"/>
    <w:p w:rsidR="00481634" w:rsidRDefault="00471D70" w:rsidP="0063045C">
      <w:pPr>
        <w:numPr>
          <w:ilvl w:val="0"/>
          <w:numId w:val="15"/>
        </w:numPr>
        <w:bidi/>
        <w:ind w:hanging="360"/>
        <w:contextualSpacing/>
        <w:rPr>
          <w:sz w:val="24"/>
          <w:szCs w:val="24"/>
        </w:rPr>
        <w:pPrChange w:id="3982" w:author="Ron Gal" w:date="2017-03-05T23:45:00Z">
          <w:pPr>
            <w:numPr>
              <w:numId w:val="15"/>
            </w:numPr>
            <w:bidi/>
            <w:ind w:left="720" w:hanging="360"/>
            <w:contextualSpacing/>
          </w:pPr>
        </w:pPrChange>
      </w:pPr>
      <w:r>
        <w:rPr>
          <w:sz w:val="24"/>
          <w:szCs w:val="24"/>
          <w:rtl/>
        </w:rPr>
        <w:t xml:space="preserve">חיפוש </w:t>
      </w:r>
      <w:del w:id="3983" w:author="Ron Gal" w:date="2017-03-05T23:44:00Z">
        <w:r w:rsidDel="0063045C">
          <w:rPr>
            <w:sz w:val="24"/>
            <w:szCs w:val="24"/>
            <w:rtl/>
          </w:rPr>
          <w:delText xml:space="preserve">לקוחות </w:delText>
        </w:r>
      </w:del>
      <w:ins w:id="3984" w:author="Ron Gal" w:date="2017-03-05T23:44:00Z">
        <w:r w:rsidR="0063045C">
          <w:rPr>
            <w:rFonts w:hint="cs"/>
            <w:sz w:val="24"/>
            <w:szCs w:val="24"/>
            <w:rtl/>
          </w:rPr>
          <w:t xml:space="preserve">רופאים </w:t>
        </w:r>
      </w:ins>
      <w:r>
        <w:rPr>
          <w:sz w:val="24"/>
          <w:szCs w:val="24"/>
          <w:rtl/>
        </w:rPr>
        <w:t xml:space="preserve">לפי שם פרטי, שם משפחה, </w:t>
      </w:r>
      <w:del w:id="3985" w:author="Ron Gal" w:date="2017-03-05T23:44:00Z">
        <w:r w:rsidDel="0063045C">
          <w:rPr>
            <w:sz w:val="24"/>
            <w:szCs w:val="24"/>
            <w:rtl/>
          </w:rPr>
          <w:delText xml:space="preserve">טווח גילאים, איזור מגורים </w:delText>
        </w:r>
      </w:del>
      <w:ins w:id="3986" w:author="Ron Gal" w:date="2017-03-05T23:44:00Z">
        <w:r w:rsidR="0063045C">
          <w:rPr>
            <w:rFonts w:hint="cs"/>
            <w:sz w:val="24"/>
            <w:szCs w:val="24"/>
            <w:rtl/>
          </w:rPr>
          <w:t xml:space="preserve">כתובת </w:t>
        </w:r>
      </w:ins>
      <w:r>
        <w:rPr>
          <w:sz w:val="24"/>
          <w:szCs w:val="24"/>
          <w:rtl/>
        </w:rPr>
        <w:t xml:space="preserve">ומזהה </w:t>
      </w:r>
      <w:del w:id="3987" w:author="Ron Gal" w:date="2017-03-05T23:45:00Z">
        <w:r w:rsidDel="0063045C">
          <w:rPr>
            <w:sz w:val="24"/>
            <w:szCs w:val="24"/>
            <w:rtl/>
          </w:rPr>
          <w:delText>לקוח</w:delText>
        </w:r>
      </w:del>
      <w:ins w:id="3988" w:author="Ron Gal" w:date="2017-03-05T23:45:00Z">
        <w:r w:rsidR="0063045C">
          <w:rPr>
            <w:rFonts w:hint="cs"/>
            <w:sz w:val="24"/>
            <w:szCs w:val="24"/>
            <w:rtl/>
          </w:rPr>
          <w:t>רופא</w:t>
        </w:r>
      </w:ins>
      <w:r>
        <w:rPr>
          <w:sz w:val="24"/>
          <w:szCs w:val="24"/>
          <w:rtl/>
        </w:rPr>
        <w:t>.</w:t>
      </w:r>
    </w:p>
    <w:p w:rsidR="00481634" w:rsidRDefault="00471D70" w:rsidP="0063045C">
      <w:pPr>
        <w:numPr>
          <w:ilvl w:val="0"/>
          <w:numId w:val="15"/>
        </w:numPr>
        <w:bidi/>
        <w:ind w:hanging="360"/>
        <w:contextualSpacing/>
        <w:rPr>
          <w:sz w:val="24"/>
          <w:szCs w:val="24"/>
        </w:rPr>
        <w:pPrChange w:id="3989" w:author="Ron Gal" w:date="2017-03-05T23:45:00Z">
          <w:pPr>
            <w:numPr>
              <w:numId w:val="15"/>
            </w:numPr>
            <w:bidi/>
            <w:ind w:left="720" w:hanging="360"/>
            <w:contextualSpacing/>
          </w:pPr>
        </w:pPrChange>
      </w:pPr>
      <w:r>
        <w:rPr>
          <w:sz w:val="24"/>
          <w:szCs w:val="24"/>
          <w:rtl/>
        </w:rPr>
        <w:t xml:space="preserve">שליפת </w:t>
      </w:r>
      <w:del w:id="3990" w:author="Ron Gal" w:date="2017-03-05T23:45:00Z">
        <w:r w:rsidDel="0063045C">
          <w:rPr>
            <w:sz w:val="24"/>
            <w:szCs w:val="24"/>
            <w:rtl/>
          </w:rPr>
          <w:delText xml:space="preserve">לקוח </w:delText>
        </w:r>
      </w:del>
      <w:ins w:id="3991" w:author="Ron Gal" w:date="2017-03-05T23:45:00Z">
        <w:r w:rsidR="0063045C">
          <w:rPr>
            <w:rFonts w:hint="cs"/>
            <w:sz w:val="24"/>
            <w:szCs w:val="24"/>
            <w:rtl/>
          </w:rPr>
          <w:t xml:space="preserve">רופא </w:t>
        </w:r>
      </w:ins>
      <w:r>
        <w:rPr>
          <w:sz w:val="24"/>
          <w:szCs w:val="24"/>
          <w:rtl/>
        </w:rPr>
        <w:t xml:space="preserve">לפי מזהה </w:t>
      </w:r>
      <w:del w:id="3992" w:author="Ron Gal" w:date="2017-03-05T23:45:00Z">
        <w:r w:rsidDel="0063045C">
          <w:rPr>
            <w:sz w:val="24"/>
            <w:szCs w:val="24"/>
            <w:rtl/>
          </w:rPr>
          <w:delText>לקוח</w:delText>
        </w:r>
      </w:del>
      <w:ins w:id="3993" w:author="Ron Gal" w:date="2017-03-05T23:45:00Z">
        <w:r w:rsidR="0063045C">
          <w:rPr>
            <w:rFonts w:hint="cs"/>
            <w:sz w:val="24"/>
            <w:szCs w:val="24"/>
            <w:rtl/>
          </w:rPr>
          <w:t>רופא</w:t>
        </w:r>
      </w:ins>
      <w:r>
        <w:rPr>
          <w:sz w:val="24"/>
          <w:szCs w:val="24"/>
          <w:rtl/>
        </w:rPr>
        <w:t>.</w:t>
      </w:r>
    </w:p>
    <w:p w:rsidR="00481634" w:rsidRDefault="00471D70" w:rsidP="0063045C">
      <w:pPr>
        <w:numPr>
          <w:ilvl w:val="0"/>
          <w:numId w:val="15"/>
        </w:numPr>
        <w:bidi/>
        <w:ind w:hanging="360"/>
        <w:contextualSpacing/>
        <w:rPr>
          <w:sz w:val="24"/>
          <w:szCs w:val="24"/>
        </w:rPr>
        <w:pPrChange w:id="3994" w:author="Ron Gal" w:date="2017-03-05T23:45:00Z">
          <w:pPr>
            <w:numPr>
              <w:numId w:val="15"/>
            </w:numPr>
            <w:bidi/>
            <w:ind w:left="720" w:hanging="360"/>
            <w:contextualSpacing/>
          </w:pPr>
        </w:pPrChange>
      </w:pPr>
      <w:del w:id="3995" w:author="Ron Gal" w:date="2017-03-05T23:45:00Z">
        <w:r w:rsidDel="0063045C">
          <w:rPr>
            <w:sz w:val="24"/>
            <w:szCs w:val="24"/>
            <w:rtl/>
          </w:rPr>
          <w:delText>שמירה של לקוח חדש לפי פרטיו המזהים</w:delText>
        </w:r>
      </w:del>
      <w:ins w:id="3996" w:author="Ron Gal" w:date="2017-03-05T23:45:00Z">
        <w:r w:rsidR="0063045C">
          <w:rPr>
            <w:rFonts w:hint="cs"/>
            <w:sz w:val="24"/>
            <w:szCs w:val="24"/>
            <w:rtl/>
          </w:rPr>
          <w:t>עדכון פרטי רופא קיים</w:t>
        </w:r>
      </w:ins>
      <w:r>
        <w:rPr>
          <w:sz w:val="24"/>
          <w:szCs w:val="24"/>
          <w:rtl/>
        </w:rPr>
        <w:t>.</w:t>
      </w:r>
    </w:p>
    <w:p w:rsidR="00481634" w:rsidRDefault="0063045C">
      <w:pPr>
        <w:numPr>
          <w:ilvl w:val="0"/>
          <w:numId w:val="15"/>
        </w:numPr>
        <w:bidi/>
        <w:ind w:hanging="360"/>
        <w:contextualSpacing/>
        <w:rPr>
          <w:sz w:val="24"/>
          <w:szCs w:val="24"/>
        </w:rPr>
      </w:pPr>
      <w:ins w:id="3997" w:author="Ron Gal" w:date="2017-03-05T23:45:00Z">
        <w:r>
          <w:rPr>
            <w:rFonts w:hint="cs"/>
            <w:sz w:val="24"/>
            <w:szCs w:val="24"/>
            <w:rtl/>
          </w:rPr>
          <w:t xml:space="preserve">יצירת </w:t>
        </w:r>
      </w:ins>
      <w:del w:id="3998" w:author="Ron Gal" w:date="2017-03-05T23:45:00Z">
        <w:r w:rsidR="00471D70" w:rsidDel="0063045C">
          <w:rPr>
            <w:sz w:val="24"/>
            <w:szCs w:val="24"/>
            <w:rtl/>
          </w:rPr>
          <w:delText>עדכון פרטי לקוח קיים לפי מזהה לקוח ופרטיו</w:delText>
        </w:r>
      </w:del>
      <w:ins w:id="3999" w:author="Ron Gal" w:date="2017-03-05T23:45:00Z">
        <w:r>
          <w:rPr>
            <w:rFonts w:hint="cs"/>
            <w:sz w:val="24"/>
            <w:szCs w:val="24"/>
            <w:rtl/>
          </w:rPr>
          <w:t>קישור בין בע"ח לרופא</w:t>
        </w:r>
      </w:ins>
      <w:r w:rsidR="00471D70">
        <w:rPr>
          <w:sz w:val="24"/>
          <w:szCs w:val="24"/>
          <w:rtl/>
        </w:rPr>
        <w:t>.</w:t>
      </w:r>
    </w:p>
    <w:p w:rsidR="00481634" w:rsidRDefault="00471D70">
      <w:pPr>
        <w:numPr>
          <w:ilvl w:val="0"/>
          <w:numId w:val="15"/>
        </w:numPr>
        <w:bidi/>
        <w:ind w:hanging="360"/>
        <w:contextualSpacing/>
        <w:rPr>
          <w:sz w:val="24"/>
          <w:szCs w:val="24"/>
        </w:rPr>
      </w:pPr>
      <w:del w:id="4000" w:author="Ron Gal" w:date="2017-03-05T23:46:00Z">
        <w:r w:rsidDel="0063045C">
          <w:rPr>
            <w:sz w:val="24"/>
            <w:szCs w:val="24"/>
            <w:rtl/>
          </w:rPr>
          <w:delText>הוספת תלונה על לקוח לפי פרטי התלונה ומזהי הלקוחות</w:delText>
        </w:r>
      </w:del>
      <w:ins w:id="4001" w:author="Ron Gal" w:date="2017-03-05T23:46:00Z">
        <w:r w:rsidR="0063045C">
          <w:rPr>
            <w:rFonts w:hint="cs"/>
            <w:sz w:val="24"/>
            <w:szCs w:val="24"/>
            <w:rtl/>
          </w:rPr>
          <w:t>הוספת המלצה על רופא</w:t>
        </w:r>
      </w:ins>
      <w:r>
        <w:rPr>
          <w:sz w:val="24"/>
          <w:szCs w:val="24"/>
          <w:rtl/>
        </w:rPr>
        <w:t>.</w:t>
      </w:r>
    </w:p>
    <w:p w:rsidR="00481634" w:rsidDel="0063045C" w:rsidRDefault="00471D70" w:rsidP="0063045C">
      <w:pPr>
        <w:bidi/>
        <w:ind w:left="720"/>
        <w:contextualSpacing/>
        <w:rPr>
          <w:del w:id="4002" w:author="Ron Gal" w:date="2017-03-05T23:47:00Z"/>
          <w:sz w:val="24"/>
          <w:szCs w:val="24"/>
        </w:rPr>
        <w:pPrChange w:id="4003" w:author="Ron Gal" w:date="2017-03-05T23:47:00Z">
          <w:pPr>
            <w:numPr>
              <w:numId w:val="15"/>
            </w:numPr>
            <w:bidi/>
            <w:ind w:left="720" w:hanging="360"/>
            <w:contextualSpacing/>
          </w:pPr>
        </w:pPrChange>
      </w:pPr>
      <w:del w:id="4004" w:author="Ron Gal" w:date="2017-03-05T23:46:00Z">
        <w:r w:rsidRPr="0063045C" w:rsidDel="0063045C">
          <w:rPr>
            <w:sz w:val="24"/>
            <w:szCs w:val="24"/>
            <w:rtl/>
            <w:rPrChange w:id="4005" w:author="Ron Gal" w:date="2017-03-05T23:47:00Z">
              <w:rPr>
                <w:sz w:val="24"/>
                <w:szCs w:val="24"/>
                <w:rtl/>
              </w:rPr>
            </w:rPrChange>
          </w:rPr>
          <w:delText>הקפאת חשבון לקוח לפי מזהה</w:delText>
        </w:r>
      </w:del>
      <w:del w:id="4006" w:author="Ron Gal" w:date="2017-03-05T23:47:00Z">
        <w:r w:rsidRPr="0063045C" w:rsidDel="0063045C">
          <w:rPr>
            <w:sz w:val="24"/>
            <w:szCs w:val="24"/>
            <w:rtl/>
            <w:rPrChange w:id="4007" w:author="Ron Gal" w:date="2017-03-05T23:47:00Z">
              <w:rPr>
                <w:sz w:val="24"/>
                <w:szCs w:val="24"/>
                <w:rtl/>
              </w:rPr>
            </w:rPrChange>
          </w:rPr>
          <w:delText>.</w:delText>
        </w:r>
      </w:del>
    </w:p>
    <w:p w:rsidR="0063045C" w:rsidRPr="0063045C" w:rsidRDefault="0063045C" w:rsidP="0063045C">
      <w:pPr>
        <w:bidi/>
        <w:ind w:left="720"/>
        <w:contextualSpacing/>
        <w:rPr>
          <w:ins w:id="4008" w:author="Ron Gal" w:date="2017-03-05T23:47:00Z"/>
          <w:rPrChange w:id="4009" w:author="Ron Gal" w:date="2017-03-05T23:47:00Z">
            <w:rPr>
              <w:ins w:id="4010" w:author="Ron Gal" w:date="2017-03-05T23:47:00Z"/>
              <w:sz w:val="24"/>
              <w:szCs w:val="24"/>
            </w:rPr>
          </w:rPrChange>
        </w:rPr>
        <w:pPrChange w:id="4011" w:author="Ron Gal" w:date="2017-03-05T23:47:00Z">
          <w:pPr>
            <w:bidi/>
          </w:pPr>
        </w:pPrChange>
      </w:pPr>
    </w:p>
    <w:p w:rsidR="00481634" w:rsidRDefault="00471D70" w:rsidP="0063045C">
      <w:pPr>
        <w:bidi/>
        <w:ind w:left="720"/>
        <w:contextualSpacing/>
        <w:pPrChange w:id="4012" w:author="Ron Gal" w:date="2017-03-05T23:47:00Z">
          <w:pPr>
            <w:bidi/>
          </w:pPr>
        </w:pPrChange>
      </w:pPr>
      <w:r w:rsidRPr="0063045C">
        <w:rPr>
          <w:sz w:val="24"/>
          <w:szCs w:val="24"/>
          <w:rtl/>
          <w:rPrChange w:id="4013" w:author="Ron Gal" w:date="2017-03-05T23:47:00Z">
            <w:rPr>
              <w:sz w:val="24"/>
              <w:szCs w:val="24"/>
              <w:rtl/>
            </w:rPr>
          </w:rPrChange>
        </w:rPr>
        <w:t xml:space="preserve">לשירות זה יוזרק ע"י </w:t>
      </w:r>
      <w:r w:rsidRPr="0063045C">
        <w:rPr>
          <w:sz w:val="24"/>
          <w:szCs w:val="24"/>
          <w:rPrChange w:id="4014" w:author="Ron Gal" w:date="2017-03-05T23:47:00Z">
            <w:rPr>
              <w:sz w:val="24"/>
              <w:szCs w:val="24"/>
            </w:rPr>
          </w:rPrChange>
        </w:rPr>
        <w:t>Angular</w:t>
      </w:r>
      <w:r w:rsidRPr="0063045C">
        <w:rPr>
          <w:sz w:val="24"/>
          <w:szCs w:val="24"/>
          <w:rtl/>
          <w:rPrChange w:id="4015" w:author="Ron Gal" w:date="2017-03-05T23:47:00Z">
            <w:rPr>
              <w:sz w:val="24"/>
              <w:szCs w:val="24"/>
              <w:rtl/>
            </w:rPr>
          </w:rPrChange>
        </w:rPr>
        <w:t xml:space="preserve"> שירות בקשות ה-</w:t>
      </w:r>
      <w:r w:rsidRPr="0063045C">
        <w:rPr>
          <w:sz w:val="24"/>
          <w:szCs w:val="24"/>
          <w:rPrChange w:id="4016" w:author="Ron Gal" w:date="2017-03-05T23:47:00Z">
            <w:rPr>
              <w:sz w:val="24"/>
              <w:szCs w:val="24"/>
            </w:rPr>
          </w:rPrChange>
        </w:rPr>
        <w:t>http</w:t>
      </w:r>
      <w:r w:rsidRPr="0063045C">
        <w:rPr>
          <w:sz w:val="24"/>
          <w:szCs w:val="24"/>
          <w:rtl/>
          <w:rPrChange w:id="4017" w:author="Ron Gal" w:date="2017-03-05T23:47:00Z">
            <w:rPr>
              <w:sz w:val="24"/>
              <w:szCs w:val="24"/>
              <w:rtl/>
            </w:rPr>
          </w:rPrChange>
        </w:rPr>
        <w:t>.</w:t>
      </w:r>
    </w:p>
    <w:p w:rsidR="00481634" w:rsidRDefault="00481634">
      <w:pPr>
        <w:bidi/>
      </w:pPr>
    </w:p>
    <w:p w:rsidR="00481634" w:rsidRDefault="00471D70">
      <w:r>
        <w:br w:type="page"/>
      </w:r>
    </w:p>
    <w:p w:rsidR="00481634" w:rsidRDefault="00481634">
      <w:pPr>
        <w:bidi/>
      </w:pPr>
    </w:p>
    <w:p w:rsidR="00481634" w:rsidRDefault="00471D70" w:rsidP="00430617">
      <w:pPr>
        <w:pStyle w:val="Heading1"/>
        <w:bidi/>
        <w:pPrChange w:id="4018" w:author="Ron Gal" w:date="2017-03-05T23:25:00Z">
          <w:pPr>
            <w:bidi/>
          </w:pPr>
        </w:pPrChange>
      </w:pPr>
      <w:bookmarkStart w:id="4019" w:name="_Toc476519729"/>
      <w:r>
        <w:rPr>
          <w:rtl/>
        </w:rPr>
        <w:t>דפוסי עיצוב</w:t>
      </w:r>
      <w:bookmarkEnd w:id="4019"/>
    </w:p>
    <w:p w:rsidR="00481634" w:rsidRDefault="00481634">
      <w:pPr>
        <w:bidi/>
      </w:pPr>
    </w:p>
    <w:p w:rsidR="00481634" w:rsidRDefault="00471D70">
      <w:pPr>
        <w:bidi/>
      </w:pPr>
      <w:r>
        <w:rPr>
          <w:sz w:val="24"/>
          <w:szCs w:val="24"/>
          <w:rtl/>
        </w:rPr>
        <w:t>אלו הם דפוסי העיצוב בהם ייעשה שימוש בפרויקט:</w:t>
      </w:r>
    </w:p>
    <w:p w:rsidR="00481634" w:rsidRDefault="00481634">
      <w:pPr>
        <w:bidi/>
      </w:pPr>
    </w:p>
    <w:p w:rsidR="00481634" w:rsidRDefault="00471D70">
      <w:pPr>
        <w:bidi/>
      </w:pPr>
      <w:r>
        <w:rPr>
          <w:sz w:val="28"/>
          <w:szCs w:val="28"/>
        </w:rPr>
        <w:t>Singleton</w:t>
      </w:r>
    </w:p>
    <w:p w:rsidR="00481634" w:rsidRDefault="00471D70">
      <w:pPr>
        <w:bidi/>
      </w:pPr>
      <w:r>
        <w:rPr>
          <w:sz w:val="24"/>
          <w:szCs w:val="24"/>
          <w:rtl/>
        </w:rPr>
        <w:t xml:space="preserve">דפוס עיצוב זה מגדיר שעבור מחלקה מסויימת יווצר לכל היותר מופע אחד. דפוס עיצוב זה שכיח מאוד ותפקידו למנוע יצירה של מספר אובייקטים עבור ממחלקה שעבורה נדרש מופע אחד לכל היותר. </w:t>
      </w:r>
    </w:p>
    <w:p w:rsidR="00481634" w:rsidRDefault="00471D70">
      <w:pPr>
        <w:bidi/>
      </w:pPr>
      <w:r>
        <w:rPr>
          <w:sz w:val="24"/>
          <w:szCs w:val="24"/>
          <w:rtl/>
        </w:rPr>
        <w:t xml:space="preserve">בפרויקט יצירה של </w:t>
      </w:r>
      <w:r>
        <w:rPr>
          <w:sz w:val="24"/>
          <w:szCs w:val="24"/>
        </w:rPr>
        <w:t>SessionFactory</w:t>
      </w:r>
      <w:r>
        <w:rPr>
          <w:sz w:val="24"/>
          <w:szCs w:val="24"/>
          <w:rtl/>
        </w:rPr>
        <w:t xml:space="preserve"> של </w:t>
      </w:r>
      <w:r>
        <w:rPr>
          <w:sz w:val="24"/>
          <w:szCs w:val="24"/>
        </w:rPr>
        <w:t>Nhibernate</w:t>
      </w:r>
      <w:r>
        <w:rPr>
          <w:sz w:val="24"/>
          <w:szCs w:val="24"/>
          <w:rtl/>
        </w:rPr>
        <w:t xml:space="preserve"> היא פעולה יחסית יקרה. לכן, יש ליצור אובייקט זה פעם אחת בלבד עם עליית המערכת ולשמור הפנייה אליו לאורך כל חיי המערכת. אובייקט זה נשמר ב-</w:t>
      </w:r>
      <w:r>
        <w:rPr>
          <w:sz w:val="24"/>
          <w:szCs w:val="24"/>
        </w:rPr>
        <w:t>IoC</w:t>
      </w:r>
      <w:r>
        <w:rPr>
          <w:sz w:val="24"/>
          <w:szCs w:val="24"/>
          <w:rtl/>
        </w:rPr>
        <w:t xml:space="preserve"> עם אורך חיים מסוג </w:t>
      </w:r>
      <w:r>
        <w:rPr>
          <w:sz w:val="24"/>
          <w:szCs w:val="24"/>
        </w:rPr>
        <w:t>Constant</w:t>
      </w:r>
      <w:r>
        <w:rPr>
          <w:sz w:val="24"/>
          <w:szCs w:val="24"/>
          <w:rtl/>
        </w:rPr>
        <w:t>, כלומר בכל פעם שיבקשו אובייקט מסוג זה מה-</w:t>
      </w:r>
      <w:r>
        <w:rPr>
          <w:sz w:val="24"/>
          <w:szCs w:val="24"/>
        </w:rPr>
        <w:t>IoC</w:t>
      </w:r>
      <w:r>
        <w:rPr>
          <w:sz w:val="24"/>
          <w:szCs w:val="24"/>
          <w:rtl/>
        </w:rPr>
        <w:t xml:space="preserve"> יוחזר אותו מופע ובכך ימומש באופן עקיף דפוס העיצוב </w:t>
      </w:r>
      <w:r>
        <w:rPr>
          <w:sz w:val="24"/>
          <w:szCs w:val="24"/>
        </w:rPr>
        <w:t>Singleton</w:t>
      </w:r>
      <w:r>
        <w:rPr>
          <w:sz w:val="24"/>
          <w:szCs w:val="24"/>
          <w:rtl/>
        </w:rPr>
        <w:t>.</w:t>
      </w:r>
    </w:p>
    <w:p w:rsidR="00481634" w:rsidRDefault="00481634">
      <w:pPr>
        <w:bidi/>
      </w:pPr>
    </w:p>
    <w:p w:rsidR="00481634" w:rsidRDefault="00471D70">
      <w:pPr>
        <w:bidi/>
      </w:pPr>
      <w:r>
        <w:rPr>
          <w:sz w:val="28"/>
          <w:szCs w:val="28"/>
        </w:rPr>
        <w:t>Factory Method</w:t>
      </w:r>
    </w:p>
    <w:p w:rsidR="00481634" w:rsidRDefault="00471D70">
      <w:pPr>
        <w:bidi/>
      </w:pPr>
      <w:r>
        <w:rPr>
          <w:sz w:val="24"/>
          <w:szCs w:val="24"/>
          <w:rtl/>
        </w:rPr>
        <w:t>דפוס עיצוב זה מגדיר דרך אחידה ליצירת מופעים של מחלקה מסויימת ונותן למחלקות היורשות להחליט איזה סוג של עצם ליצור. דפוס עיצוב זה שכיח מאוד ותפקידו לייצר אובייקטים בצורה עקיפה ללא תלות במימוש ספציפי.</w:t>
      </w:r>
    </w:p>
    <w:p w:rsidR="00481634" w:rsidRDefault="00471D70">
      <w:pPr>
        <w:bidi/>
      </w:pPr>
      <w:r>
        <w:rPr>
          <w:sz w:val="24"/>
          <w:szCs w:val="24"/>
          <w:rtl/>
        </w:rPr>
        <w:t xml:space="preserve">בפרויקט לחלק ניכר של המחלקות קיימת מחלקה מקבילה מסוג </w:t>
      </w:r>
      <w:r>
        <w:rPr>
          <w:sz w:val="24"/>
          <w:szCs w:val="24"/>
        </w:rPr>
        <w:t>Dto</w:t>
      </w:r>
      <w:r>
        <w:rPr>
          <w:sz w:val="24"/>
          <w:szCs w:val="24"/>
          <w:rtl/>
        </w:rPr>
        <w:t xml:space="preserve"> המייצגת את אותו אובייקט, אך עם שדות מעט שונים המתאימים לתצוגה בלקוח. במחלקת הבסיס של כל מחלקות ה-</w:t>
      </w:r>
      <w:r>
        <w:rPr>
          <w:sz w:val="24"/>
          <w:szCs w:val="24"/>
        </w:rPr>
        <w:t>Dto</w:t>
      </w:r>
      <w:r>
        <w:rPr>
          <w:sz w:val="24"/>
          <w:szCs w:val="24"/>
          <w:rtl/>
        </w:rPr>
        <w:t xml:space="preserve"> קיימת מתודה מופשטת בשם </w:t>
      </w:r>
      <w:r>
        <w:rPr>
          <w:sz w:val="24"/>
          <w:szCs w:val="24"/>
        </w:rPr>
        <w:t>Initialize</w:t>
      </w:r>
      <w:r>
        <w:rPr>
          <w:sz w:val="24"/>
          <w:szCs w:val="24"/>
          <w:rtl/>
        </w:rPr>
        <w:t xml:space="preserve"> המקבלת אובייקט </w:t>
      </w:r>
      <w:r>
        <w:rPr>
          <w:sz w:val="24"/>
          <w:szCs w:val="24"/>
        </w:rPr>
        <w:t>Domain</w:t>
      </w:r>
      <w:r>
        <w:rPr>
          <w:sz w:val="24"/>
          <w:szCs w:val="24"/>
          <w:rtl/>
        </w:rPr>
        <w:t>. בכל המחלקות היורשות מתודה זו מאתחלת את כל השדות של ה-</w:t>
      </w:r>
      <w:r>
        <w:rPr>
          <w:sz w:val="24"/>
          <w:szCs w:val="24"/>
        </w:rPr>
        <w:t>Dto</w:t>
      </w:r>
      <w:r>
        <w:rPr>
          <w:sz w:val="24"/>
          <w:szCs w:val="24"/>
          <w:rtl/>
        </w:rPr>
        <w:t xml:space="preserve"> בהתאם לאובייקט ה-</w:t>
      </w:r>
      <w:r>
        <w:rPr>
          <w:sz w:val="24"/>
          <w:szCs w:val="24"/>
        </w:rPr>
        <w:t>Domain</w:t>
      </w:r>
      <w:r>
        <w:rPr>
          <w:sz w:val="24"/>
          <w:szCs w:val="24"/>
          <w:rtl/>
        </w:rPr>
        <w:t xml:space="preserve"> שנשלח אליה. לפרטים נוספים ניתן לעיין בדיאגרמת המחלקות של מחלקות ה-</w:t>
      </w:r>
      <w:r>
        <w:rPr>
          <w:sz w:val="24"/>
          <w:szCs w:val="24"/>
        </w:rPr>
        <w:t>Dto</w:t>
      </w:r>
      <w:r>
        <w:rPr>
          <w:sz w:val="24"/>
          <w:szCs w:val="24"/>
          <w:rtl/>
        </w:rPr>
        <w:t>.</w:t>
      </w:r>
    </w:p>
    <w:p w:rsidR="00481634" w:rsidRDefault="00481634">
      <w:pPr>
        <w:bidi/>
      </w:pPr>
    </w:p>
    <w:p w:rsidR="00481634" w:rsidRDefault="00471D70">
      <w:pPr>
        <w:bidi/>
      </w:pPr>
      <w:r>
        <w:rPr>
          <w:sz w:val="28"/>
          <w:szCs w:val="28"/>
        </w:rPr>
        <w:t>Decorator</w:t>
      </w:r>
    </w:p>
    <w:p w:rsidR="00481634" w:rsidRDefault="00471D70">
      <w:pPr>
        <w:bidi/>
      </w:pPr>
      <w:r>
        <w:rPr>
          <w:sz w:val="24"/>
          <w:szCs w:val="24"/>
          <w:rtl/>
        </w:rPr>
        <w:t>מימוש דפוס עיצוב זה מגדיר דרך להוספת פונקציונאליות לעצמים ללא צורך ביצירת מחלקות ייעודיות. דפוס עיצוב זה מעלה את המודולאריות של המערכת בכך שהוא מחלק אחראיות בין מספר אובייקטים.</w:t>
      </w:r>
    </w:p>
    <w:p w:rsidR="00481634" w:rsidRDefault="00471D70">
      <w:pPr>
        <w:bidi/>
      </w:pPr>
      <w:r>
        <w:rPr>
          <w:sz w:val="24"/>
          <w:szCs w:val="24"/>
          <w:rtl/>
        </w:rPr>
        <w:t xml:space="preserve">בפרויקט הוגדרו מספר ולידטורים אשר מוודאים תקינות של שדות </w:t>
      </w:r>
      <w:r>
        <w:rPr>
          <w:sz w:val="24"/>
          <w:szCs w:val="24"/>
        </w:rPr>
        <w:t>Dto</w:t>
      </w:r>
      <w:r>
        <w:rPr>
          <w:sz w:val="24"/>
          <w:szCs w:val="24"/>
          <w:rtl/>
        </w:rPr>
        <w:t xml:space="preserve"> שנשלח לשרת. לכל שדה ניתן להוסיף כל מספר של ולידטורים והתשתית של </w:t>
      </w:r>
      <w:r>
        <w:rPr>
          <w:sz w:val="24"/>
          <w:szCs w:val="24"/>
        </w:rPr>
        <w:t>Web API</w:t>
      </w:r>
      <w:r>
        <w:rPr>
          <w:sz w:val="24"/>
          <w:szCs w:val="24"/>
          <w:rtl/>
        </w:rPr>
        <w:t xml:space="preserve"> תדע להפעיל את כולם אחד אחר השני. כך למשל מחרוזת המייצגת סיסמה יכולה להיות בעלת שני ולידטורים, אחד המוודא שהמחרוזת בעלת 8 תווים לפחות וולידטור המוודא שהסיסמה מכילה רק אותיות לועזיות ומספרים. נעיר כי באופן דומה גם הפילטרים שמומשו במערכת ומופעלים ע"י התשתית של </w:t>
      </w:r>
      <w:r>
        <w:rPr>
          <w:sz w:val="24"/>
          <w:szCs w:val="24"/>
        </w:rPr>
        <w:t>Web API</w:t>
      </w:r>
      <w:r>
        <w:rPr>
          <w:sz w:val="24"/>
          <w:szCs w:val="24"/>
          <w:rtl/>
        </w:rPr>
        <w:t xml:space="preserve"> מהווים סוג של </w:t>
      </w:r>
      <w:r>
        <w:rPr>
          <w:sz w:val="24"/>
          <w:szCs w:val="24"/>
        </w:rPr>
        <w:t>Decorator</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430617">
      <w:pPr>
        <w:pStyle w:val="Heading1"/>
        <w:bidi/>
        <w:pPrChange w:id="4020" w:author="Ron Gal" w:date="2017-03-05T23:25:00Z">
          <w:pPr>
            <w:bidi/>
          </w:pPr>
        </w:pPrChange>
      </w:pPr>
      <w:bookmarkStart w:id="4021" w:name="_Toc476519730"/>
      <w:r>
        <w:rPr>
          <w:rtl/>
        </w:rPr>
        <w:t>שינויים עתידיים</w:t>
      </w:r>
      <w:bookmarkEnd w:id="4021"/>
    </w:p>
    <w:p w:rsidR="00481634" w:rsidRDefault="00481634">
      <w:pPr>
        <w:bidi/>
      </w:pPr>
    </w:p>
    <w:p w:rsidR="00481634" w:rsidDel="001C7B21" w:rsidRDefault="00471D70">
      <w:pPr>
        <w:numPr>
          <w:ilvl w:val="0"/>
          <w:numId w:val="10"/>
        </w:numPr>
        <w:bidi/>
        <w:ind w:hanging="360"/>
        <w:contextualSpacing/>
        <w:rPr>
          <w:del w:id="4022" w:author="Ron Gal" w:date="2017-03-05T23:28:00Z"/>
          <w:sz w:val="24"/>
          <w:szCs w:val="24"/>
        </w:rPr>
      </w:pPr>
      <w:del w:id="4023" w:author="Ron Gal" w:date="2017-03-05T23:28:00Z">
        <w:r w:rsidDel="001C7B21">
          <w:rPr>
            <w:sz w:val="24"/>
            <w:szCs w:val="24"/>
            <w:rtl/>
          </w:rPr>
          <w:delText>שיפור אבטחת המידע באתר. במימוש הנוכחי זהות המשתמש נשמרת ב-</w:delText>
        </w:r>
        <w:r w:rsidDel="001C7B21">
          <w:rPr>
            <w:sz w:val="24"/>
            <w:szCs w:val="24"/>
          </w:rPr>
          <w:delText>Cookie</w:delText>
        </w:r>
        <w:r w:rsidDel="001C7B21">
          <w:rPr>
            <w:sz w:val="24"/>
            <w:szCs w:val="24"/>
            <w:rtl/>
          </w:rPr>
          <w:delText xml:space="preserve"> שאינו מוצפן. בצורה זו ניתן בקלות יחסית להתחזות למשתמשים אחרים. בעתיד יש לייצר פרוטוקל אבטחה בטוח יותר, למשל בעזרת שימוש ב-</w:delText>
        </w:r>
        <w:r w:rsidDel="001C7B21">
          <w:rPr>
            <w:sz w:val="24"/>
            <w:szCs w:val="24"/>
          </w:rPr>
          <w:delText>Cookies</w:delText>
        </w:r>
        <w:r w:rsidDel="001C7B21">
          <w:rPr>
            <w:sz w:val="24"/>
            <w:szCs w:val="24"/>
            <w:rtl/>
          </w:rPr>
          <w:delText xml:space="preserve"> המוצפנים של </w:delText>
        </w:r>
        <w:r w:rsidDel="001C7B21">
          <w:rPr>
            <w:sz w:val="24"/>
            <w:szCs w:val="24"/>
          </w:rPr>
          <w:delText>Net</w:delText>
        </w:r>
        <w:r w:rsidDel="001C7B21">
          <w:rPr>
            <w:sz w:val="24"/>
            <w:szCs w:val="24"/>
            <w:rtl/>
          </w:rPr>
          <w:delText>.</w:delText>
        </w:r>
      </w:del>
    </w:p>
    <w:p w:rsidR="00481634" w:rsidDel="001C7B21" w:rsidRDefault="00471D70">
      <w:pPr>
        <w:numPr>
          <w:ilvl w:val="0"/>
          <w:numId w:val="10"/>
        </w:numPr>
        <w:bidi/>
        <w:ind w:hanging="360"/>
        <w:contextualSpacing/>
        <w:rPr>
          <w:del w:id="4024" w:author="Ron Gal" w:date="2017-03-05T23:28:00Z"/>
          <w:sz w:val="24"/>
          <w:szCs w:val="24"/>
        </w:rPr>
      </w:pPr>
      <w:del w:id="4025" w:author="Ron Gal" w:date="2017-03-05T23:28:00Z">
        <w:r w:rsidDel="001C7B21">
          <w:rPr>
            <w:sz w:val="24"/>
            <w:szCs w:val="24"/>
            <w:rtl/>
          </w:rPr>
          <w:delText>אפשרות לבטל הצטרפות של לקוח להזמנה של לקוח אחר, בתלות בפרק זמן מסויים לפני תחילת המשחק או בכלל. המצב כיום הוא כאשר לקוח מאשר הצטרפות של לקוח אחר להזמנה שלו אין לשני הצדדים אפשרות לבטל את ההצטרפות.</w:delText>
        </w:r>
      </w:del>
    </w:p>
    <w:p w:rsidR="00481634" w:rsidDel="001C7B21" w:rsidRDefault="00471D70">
      <w:pPr>
        <w:numPr>
          <w:ilvl w:val="0"/>
          <w:numId w:val="10"/>
        </w:numPr>
        <w:bidi/>
        <w:ind w:hanging="360"/>
        <w:contextualSpacing/>
        <w:rPr>
          <w:del w:id="4026" w:author="Ron Gal" w:date="2017-03-05T23:28:00Z"/>
          <w:sz w:val="24"/>
          <w:szCs w:val="24"/>
        </w:rPr>
      </w:pPr>
      <w:del w:id="4027" w:author="Ron Gal" w:date="2017-03-05T23:28:00Z">
        <w:r w:rsidDel="001C7B21">
          <w:rPr>
            <w:sz w:val="24"/>
            <w:szCs w:val="24"/>
            <w:rtl/>
          </w:rPr>
          <w:delText>אפשרות לתשלום באמצעות כרטיסי אשראי, המצב כיום הוא שלמערכת אין תמיכה בביצוע תשלום מכוון. במצב הנוכחי,  התשלום צריך להתבצע טלפונית או במעמד ההזמנה עצמה. השאיפה היא לאפשר תשלום באמצעות סליקה דרך האתר.</w:delText>
        </w:r>
      </w:del>
    </w:p>
    <w:p w:rsidR="00481634" w:rsidDel="001C7B21" w:rsidRDefault="00471D70">
      <w:pPr>
        <w:numPr>
          <w:ilvl w:val="0"/>
          <w:numId w:val="10"/>
        </w:numPr>
        <w:bidi/>
        <w:ind w:hanging="360"/>
        <w:contextualSpacing/>
        <w:rPr>
          <w:del w:id="4028" w:author="Ron Gal" w:date="2017-03-05T23:28:00Z"/>
          <w:sz w:val="24"/>
          <w:szCs w:val="24"/>
        </w:rPr>
      </w:pPr>
      <w:del w:id="4029" w:author="Ron Gal" w:date="2017-03-05T23:28:00Z">
        <w:r w:rsidDel="001C7B21">
          <w:rPr>
            <w:sz w:val="24"/>
            <w:szCs w:val="24"/>
            <w:rtl/>
          </w:rPr>
          <w:delText>הצעת מיזוג קבוצות משחק כאשר אין מספיק משתתפים. המערכת תזהה הזמנות חופפות או קרובות אחת לשניה אשר מספר המשתתפים הנוכחי בה קטן ממספר השחקנים המבוקש, ותציע למזמינים אפשרות לאחד את ההזמנות.</w:delText>
        </w:r>
      </w:del>
    </w:p>
    <w:p w:rsidR="00481634" w:rsidRDefault="00471D70">
      <w:pPr>
        <w:numPr>
          <w:ilvl w:val="0"/>
          <w:numId w:val="10"/>
        </w:numPr>
        <w:bidi/>
        <w:ind w:hanging="360"/>
        <w:contextualSpacing/>
        <w:rPr>
          <w:ins w:id="4030" w:author="Ron Gal" w:date="2017-03-05T23:28:00Z"/>
          <w:rFonts w:hint="cs"/>
          <w:sz w:val="24"/>
          <w:szCs w:val="24"/>
        </w:rPr>
      </w:pPr>
      <w:del w:id="4031" w:author="Ron Gal" w:date="2017-03-05T23:28:00Z">
        <w:r w:rsidDel="001C7B21">
          <w:rPr>
            <w:sz w:val="24"/>
            <w:szCs w:val="24"/>
            <w:rtl/>
          </w:rPr>
          <w:delText>יכולת ביטול ההזמנה ע"י העובד לאחר אישורה, המצב כיום הוא שלאחר שהזמנת מגרש אושרה, לעובד אין אפשרות לבטל אותה אלא רק ללקוח עצמו מסוגל לעשות זאת.</w:delText>
        </w:r>
      </w:del>
      <w:ins w:id="4032" w:author="Ron Gal" w:date="2017-03-05T23:28:00Z">
        <w:r w:rsidR="001C7B21">
          <w:rPr>
            <w:rFonts w:hint="cs"/>
            <w:sz w:val="24"/>
            <w:szCs w:val="24"/>
            <w:rtl/>
          </w:rPr>
          <w:t>הוספת יכולת העלאת תמונות של לקוח\רופא\תמונות בעלות ערך קליני כמו צילומי רנטגן.</w:t>
        </w:r>
      </w:ins>
    </w:p>
    <w:p w:rsidR="001C7B21" w:rsidRDefault="001C7B21" w:rsidP="001C7B21">
      <w:pPr>
        <w:numPr>
          <w:ilvl w:val="0"/>
          <w:numId w:val="10"/>
        </w:numPr>
        <w:bidi/>
        <w:ind w:hanging="360"/>
        <w:contextualSpacing/>
        <w:rPr>
          <w:ins w:id="4033" w:author="Ron Gal" w:date="2017-03-05T23:30:00Z"/>
          <w:sz w:val="24"/>
          <w:szCs w:val="24"/>
        </w:rPr>
        <w:pPrChange w:id="4034" w:author="Ron Gal" w:date="2017-03-05T23:29:00Z">
          <w:pPr>
            <w:numPr>
              <w:numId w:val="10"/>
            </w:numPr>
            <w:bidi/>
            <w:ind w:left="720" w:hanging="360"/>
            <w:contextualSpacing/>
          </w:pPr>
        </w:pPrChange>
      </w:pPr>
      <w:ins w:id="4035" w:author="Ron Gal" w:date="2017-03-05T23:29:00Z">
        <w:r>
          <w:rPr>
            <w:rFonts w:hint="cs"/>
            <w:sz w:val="24"/>
            <w:szCs w:val="24"/>
            <w:rtl/>
          </w:rPr>
          <w:t xml:space="preserve">הוספת יוזר חדש למערכת </w:t>
        </w:r>
        <w:r>
          <w:rPr>
            <w:sz w:val="24"/>
            <w:szCs w:val="24"/>
            <w:rtl/>
          </w:rPr>
          <w:t>–</w:t>
        </w:r>
        <w:r>
          <w:rPr>
            <w:rFonts w:hint="cs"/>
            <w:sz w:val="24"/>
            <w:szCs w:val="24"/>
            <w:rtl/>
          </w:rPr>
          <w:t xml:space="preserve"> ספק. ספק יוכל להכניס למערכת מוצרים שלאחר מכן הרופא יוכל לרכוש ממנו ובכך לעדכן את המלאי שלו. מהמלאי יוכל לאחר מכן לעדכן בפרטי הטיפול באיזה מוצרים השתמש במקום להכניס טקסט חופשי של סוג טיפול</w:t>
        </w:r>
      </w:ins>
      <w:ins w:id="4036" w:author="Ron Gal" w:date="2017-03-05T23:30:00Z">
        <w:r w:rsidR="002766ED">
          <w:rPr>
            <w:rFonts w:hint="cs"/>
            <w:sz w:val="24"/>
            <w:szCs w:val="24"/>
            <w:rtl/>
          </w:rPr>
          <w:t>.</w:t>
        </w:r>
      </w:ins>
    </w:p>
    <w:p w:rsidR="002766ED" w:rsidRDefault="002766ED" w:rsidP="002766ED">
      <w:pPr>
        <w:numPr>
          <w:ilvl w:val="0"/>
          <w:numId w:val="10"/>
        </w:numPr>
        <w:bidi/>
        <w:ind w:hanging="360"/>
        <w:contextualSpacing/>
        <w:rPr>
          <w:ins w:id="4037" w:author="Ron Gal" w:date="2017-03-05T23:30:00Z"/>
          <w:rFonts w:hint="cs"/>
          <w:sz w:val="24"/>
          <w:szCs w:val="24"/>
        </w:rPr>
        <w:pPrChange w:id="4038" w:author="Ron Gal" w:date="2017-03-05T23:30:00Z">
          <w:pPr>
            <w:numPr>
              <w:numId w:val="10"/>
            </w:numPr>
            <w:bidi/>
            <w:ind w:left="720" w:hanging="360"/>
            <w:contextualSpacing/>
          </w:pPr>
        </w:pPrChange>
      </w:pPr>
      <w:ins w:id="4039" w:author="Ron Gal" w:date="2017-03-05T23:30:00Z">
        <w:r>
          <w:rPr>
            <w:rFonts w:hint="cs"/>
            <w:sz w:val="24"/>
            <w:szCs w:val="24"/>
            <w:rtl/>
          </w:rPr>
          <w:t>לאחר הוספת הספק תהיה אפשרות להגדיר מחירון לכל רופא שהוא ישלוט בו בעצמו, ובכך יאפשר מדד נוסף שבעלים יוכלו להתחשב בו כשהם בוחרים רופא.</w:t>
        </w:r>
      </w:ins>
    </w:p>
    <w:p w:rsidR="002766ED" w:rsidRDefault="002766ED" w:rsidP="002766ED">
      <w:pPr>
        <w:numPr>
          <w:ilvl w:val="0"/>
          <w:numId w:val="10"/>
        </w:numPr>
        <w:bidi/>
        <w:ind w:hanging="360"/>
        <w:contextualSpacing/>
        <w:rPr>
          <w:ins w:id="4040" w:author="Ron Gal" w:date="2017-03-05T23:31:00Z"/>
          <w:rFonts w:hint="cs"/>
          <w:sz w:val="24"/>
          <w:szCs w:val="24"/>
        </w:rPr>
        <w:pPrChange w:id="4041" w:author="Ron Gal" w:date="2017-03-05T23:30:00Z">
          <w:pPr>
            <w:numPr>
              <w:numId w:val="10"/>
            </w:numPr>
            <w:bidi/>
            <w:ind w:left="720" w:hanging="360"/>
            <w:contextualSpacing/>
          </w:pPr>
        </w:pPrChange>
      </w:pPr>
      <w:ins w:id="4042" w:author="Ron Gal" w:date="2017-03-05T23:31:00Z">
        <w:r>
          <w:rPr>
            <w:rFonts w:hint="cs"/>
            <w:sz w:val="24"/>
            <w:szCs w:val="24"/>
            <w:rtl/>
          </w:rPr>
          <w:t>הוספת אנציקלופדיה בה יוכלו רופאים לשתף ידע לגבי מחלות שונות ובסופו של דבר לאבחן באמצעות חיפוש מבוסס תסמינים.</w:t>
        </w:r>
      </w:ins>
    </w:p>
    <w:p w:rsidR="002766ED" w:rsidRDefault="002766ED" w:rsidP="002766ED">
      <w:pPr>
        <w:numPr>
          <w:ilvl w:val="0"/>
          <w:numId w:val="10"/>
        </w:numPr>
        <w:bidi/>
        <w:ind w:hanging="360"/>
        <w:contextualSpacing/>
        <w:rPr>
          <w:ins w:id="4043" w:author="Ron Gal" w:date="2017-03-05T23:32:00Z"/>
          <w:rFonts w:hint="cs"/>
          <w:sz w:val="24"/>
          <w:szCs w:val="24"/>
        </w:rPr>
        <w:pPrChange w:id="4044" w:author="Ron Gal" w:date="2017-03-05T23:31:00Z">
          <w:pPr>
            <w:numPr>
              <w:numId w:val="10"/>
            </w:numPr>
            <w:bidi/>
            <w:ind w:left="720" w:hanging="360"/>
            <w:contextualSpacing/>
          </w:pPr>
        </w:pPrChange>
      </w:pPr>
      <w:ins w:id="4045" w:author="Ron Gal" w:date="2017-03-05T23:31:00Z">
        <w:r>
          <w:rPr>
            <w:rFonts w:hint="cs"/>
            <w:sz w:val="24"/>
            <w:szCs w:val="24"/>
            <w:rtl/>
          </w:rPr>
          <w:t xml:space="preserve">הוספת יוזר חדש </w:t>
        </w:r>
      </w:ins>
      <w:ins w:id="4046" w:author="Ron Gal" w:date="2017-03-05T23:32:00Z">
        <w:r>
          <w:rPr>
            <w:sz w:val="24"/>
            <w:szCs w:val="24"/>
            <w:rtl/>
          </w:rPr>
          <w:t>–</w:t>
        </w:r>
      </w:ins>
      <w:ins w:id="4047" w:author="Ron Gal" w:date="2017-03-05T23:31:00Z">
        <w:r>
          <w:rPr>
            <w:rFonts w:hint="cs"/>
            <w:sz w:val="24"/>
            <w:szCs w:val="24"/>
            <w:rtl/>
          </w:rPr>
          <w:t xml:space="preserve"> פרמקולוג</w:t>
        </w:r>
      </w:ins>
      <w:ins w:id="4048" w:author="Ron Gal" w:date="2017-03-05T23:32:00Z">
        <w:r>
          <w:rPr>
            <w:rFonts w:hint="cs"/>
            <w:sz w:val="24"/>
            <w:szCs w:val="24"/>
            <w:rtl/>
          </w:rPr>
          <w:t>. פרמקולוג יוכל לעבוד ביחד עם רופא ולאשר מרשמים שהוא נותן לבע"ח.</w:t>
        </w:r>
      </w:ins>
    </w:p>
    <w:p w:rsidR="002766ED" w:rsidRDefault="002766ED" w:rsidP="002766ED">
      <w:pPr>
        <w:numPr>
          <w:ilvl w:val="0"/>
          <w:numId w:val="10"/>
        </w:numPr>
        <w:bidi/>
        <w:ind w:hanging="360"/>
        <w:contextualSpacing/>
        <w:rPr>
          <w:sz w:val="24"/>
          <w:szCs w:val="24"/>
        </w:rPr>
        <w:pPrChange w:id="4049" w:author="Ron Gal" w:date="2017-03-05T23:32:00Z">
          <w:pPr>
            <w:numPr>
              <w:numId w:val="10"/>
            </w:numPr>
            <w:bidi/>
            <w:ind w:left="720" w:hanging="360"/>
            <w:contextualSpacing/>
          </w:pPr>
        </w:pPrChange>
      </w:pPr>
      <w:ins w:id="4050" w:author="Ron Gal" w:date="2017-03-05T23:32:00Z">
        <w:r>
          <w:rPr>
            <w:rFonts w:hint="cs"/>
            <w:sz w:val="24"/>
            <w:szCs w:val="24"/>
            <w:rtl/>
          </w:rPr>
          <w:t>מערכת שליחת הודעות בין רופאים לבעלים (תזכורת על טיפול מתקרב, שאלה לגבי אופן הטיפול בבע</w:t>
        </w:r>
      </w:ins>
      <w:ins w:id="4051" w:author="Ron Gal" w:date="2017-03-05T23:33:00Z">
        <w:r>
          <w:rPr>
            <w:rFonts w:hint="cs"/>
            <w:sz w:val="24"/>
            <w:szCs w:val="24"/>
            <w:rtl/>
          </w:rPr>
          <w:t>"</w:t>
        </w:r>
        <w:r w:rsidR="0094452F">
          <w:rPr>
            <w:rFonts w:hint="cs"/>
            <w:sz w:val="24"/>
            <w:szCs w:val="24"/>
            <w:rtl/>
          </w:rPr>
          <w:t>ח בבית</w:t>
        </w:r>
      </w:ins>
      <w:ins w:id="4052" w:author="Ron Gal" w:date="2017-03-06T00:10:00Z">
        <w:r w:rsidR="0094452F">
          <w:rPr>
            <w:rFonts w:hint="cs"/>
            <w:sz w:val="24"/>
            <w:szCs w:val="24"/>
            <w:rtl/>
          </w:rPr>
          <w:t>, עדכון על קישור חדש בין בעל חיים לרופא וכיו"ב</w:t>
        </w:r>
      </w:ins>
      <w:ins w:id="4053" w:author="Ron Gal" w:date="2017-03-05T23:33:00Z">
        <w:r>
          <w:rPr>
            <w:rFonts w:hint="cs"/>
            <w:sz w:val="24"/>
            <w:szCs w:val="24"/>
            <w:rtl/>
          </w:rPr>
          <w:t>)</w:t>
        </w:r>
      </w:ins>
      <w:ins w:id="4054" w:author="Ron Gal" w:date="2017-03-06T00:10:00Z">
        <w:r w:rsidR="0094452F">
          <w:rPr>
            <w:rFonts w:hint="cs"/>
            <w:sz w:val="24"/>
            <w:szCs w:val="24"/>
            <w:rtl/>
          </w:rPr>
          <w:t>.</w:t>
        </w:r>
      </w:ins>
      <w:bookmarkStart w:id="4055" w:name="_GoBack"/>
      <w:bookmarkEnd w:id="4055"/>
    </w:p>
    <w:p w:rsidR="00481634" w:rsidRDefault="00471D70">
      <w:pPr>
        <w:bidi/>
      </w:pPr>
      <w:r>
        <w:rPr>
          <w:sz w:val="36"/>
          <w:szCs w:val="36"/>
          <w:u w:val="single"/>
        </w:rPr>
        <w:br/>
      </w:r>
    </w:p>
    <w:p w:rsidR="00481634" w:rsidRDefault="00471D70">
      <w:r>
        <w:br w:type="page"/>
      </w:r>
    </w:p>
    <w:p w:rsidR="00481634" w:rsidRDefault="00481634">
      <w:pPr>
        <w:bidi/>
      </w:pPr>
    </w:p>
    <w:p w:rsidR="00E62366" w:rsidRDefault="00E62366" w:rsidP="00430617">
      <w:pPr>
        <w:pStyle w:val="Heading1"/>
        <w:bidi/>
        <w:rPr>
          <w:ins w:id="4056" w:author="Ron Gal" w:date="2017-03-05T23:18:00Z"/>
        </w:rPr>
        <w:pPrChange w:id="4057" w:author="Ron Gal" w:date="2017-03-05T23:25:00Z">
          <w:pPr>
            <w:bidi/>
          </w:pPr>
        </w:pPrChange>
      </w:pPr>
      <w:bookmarkStart w:id="4058" w:name="_Toc476519731"/>
      <w:ins w:id="4059" w:author="Ron Gal" w:date="2017-03-05T23:18:00Z">
        <w:r>
          <w:rPr>
            <w:rtl/>
          </w:rPr>
          <w:t>דיאגרמות</w:t>
        </w:r>
        <w:bookmarkEnd w:id="4058"/>
      </w:ins>
    </w:p>
    <w:p w:rsidR="00E62366" w:rsidRDefault="00E62366" w:rsidP="00430617">
      <w:pPr>
        <w:pStyle w:val="Heading2"/>
        <w:bidi/>
        <w:rPr>
          <w:ins w:id="4060" w:author="Ron Gal" w:date="2017-03-05T23:18:00Z"/>
        </w:rPr>
        <w:pPrChange w:id="4061" w:author="Ron Gal" w:date="2017-03-05T23:25:00Z">
          <w:pPr>
            <w:bidi/>
          </w:pPr>
        </w:pPrChange>
      </w:pPr>
      <w:bookmarkStart w:id="4062" w:name="_Toc476519732"/>
      <w:ins w:id="4063" w:author="Ron Gal" w:date="2017-03-05T23:18:00Z">
        <w:r>
          <w:rPr>
            <w:rtl/>
          </w:rPr>
          <w:t>מודל ישויות קשרים (</w:t>
        </w:r>
        <w:r>
          <w:t>ERD</w:t>
        </w:r>
        <w:r>
          <w:rPr>
            <w:rtl/>
          </w:rPr>
          <w:t>)</w:t>
        </w:r>
        <w:bookmarkEnd w:id="4062"/>
      </w:ins>
    </w:p>
    <w:p w:rsidR="00E62366" w:rsidRDefault="00E62366" w:rsidP="00E62366">
      <w:pPr>
        <w:rPr>
          <w:ins w:id="4064" w:author="Ron Gal" w:date="2017-03-05T23:18:00Z"/>
        </w:rPr>
      </w:pPr>
      <w:ins w:id="4065" w:author="Ron Gal" w:date="2017-03-05T23:18:00Z">
        <w:r w:rsidRPr="00D3536E">
          <w:rPr>
            <w:noProof/>
          </w:rPr>
          <w:drawing>
            <wp:inline distT="0" distB="0" distL="0" distR="0" wp14:anchorId="55D5F18E" wp14:editId="0BA0BE03">
              <wp:extent cx="5505450" cy="3536950"/>
              <wp:effectExtent l="0" t="0" r="0" b="6350"/>
              <wp:docPr id="18" name="Picture 18" descr="C:\W\git_managed\Sadna\OOPWorkshop\Code\VS\EZVet\EZVet\App_Data\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git_managed\Sadna\OOPWorkshop\Code\VS\EZVet\EZVet\App_Data\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3536950"/>
                      </a:xfrm>
                      <a:prstGeom prst="rect">
                        <a:avLst/>
                      </a:prstGeom>
                      <a:noFill/>
                      <a:ln>
                        <a:noFill/>
                      </a:ln>
                    </pic:spPr>
                  </pic:pic>
                </a:graphicData>
              </a:graphic>
            </wp:inline>
          </w:drawing>
        </w:r>
      </w:ins>
    </w:p>
    <w:p w:rsidR="00E62366" w:rsidRDefault="00E62366" w:rsidP="00E62366">
      <w:pPr>
        <w:rPr>
          <w:ins w:id="4066" w:author="Ron Gal" w:date="2017-03-05T23:18:00Z"/>
        </w:rPr>
      </w:pPr>
    </w:p>
    <w:p w:rsidR="00E62366" w:rsidRDefault="00E62366">
      <w:pPr>
        <w:rPr>
          <w:ins w:id="4067" w:author="Ron Gal" w:date="2017-03-05T23:18:00Z"/>
          <w:sz w:val="28"/>
          <w:szCs w:val="28"/>
          <w:rtl/>
        </w:rPr>
      </w:pPr>
      <w:ins w:id="4068" w:author="Ron Gal" w:date="2017-03-05T23:18:00Z">
        <w:r>
          <w:rPr>
            <w:sz w:val="28"/>
            <w:szCs w:val="28"/>
            <w:rtl/>
          </w:rPr>
          <w:br w:type="page"/>
        </w:r>
      </w:ins>
    </w:p>
    <w:p w:rsidR="00E62366" w:rsidRDefault="00E62366" w:rsidP="00430617">
      <w:pPr>
        <w:pStyle w:val="Heading2"/>
        <w:bidi/>
        <w:rPr>
          <w:ins w:id="4069" w:author="Ron Gal" w:date="2017-03-05T23:18:00Z"/>
        </w:rPr>
        <w:pPrChange w:id="4070" w:author="Ron Gal" w:date="2017-03-05T23:25:00Z">
          <w:pPr>
            <w:bidi/>
          </w:pPr>
        </w:pPrChange>
      </w:pPr>
      <w:bookmarkStart w:id="4071" w:name="_Toc476519733"/>
      <w:ins w:id="4072" w:author="Ron Gal" w:date="2017-03-05T23:18:00Z">
        <w:r>
          <w:rPr>
            <w:rtl/>
          </w:rPr>
          <w:lastRenderedPageBreak/>
          <w:t>דיאגרמות מחלקות (</w:t>
        </w:r>
        <w:r>
          <w:t>Class Diagram</w:t>
        </w:r>
        <w:r>
          <w:rPr>
            <w:rFonts w:hint="cs"/>
            <w:rtl/>
          </w:rPr>
          <w:t>)</w:t>
        </w:r>
        <w:bookmarkEnd w:id="4071"/>
      </w:ins>
    </w:p>
    <w:p w:rsidR="00E62366" w:rsidRDefault="00E62366" w:rsidP="00E62366">
      <w:pPr>
        <w:bidi/>
        <w:rPr>
          <w:ins w:id="4073" w:author="Ron Gal" w:date="2017-03-05T23:18:00Z"/>
        </w:rPr>
      </w:pPr>
    </w:p>
    <w:p w:rsidR="00E62366" w:rsidRDefault="00E62366" w:rsidP="00430617">
      <w:pPr>
        <w:pStyle w:val="Heading2"/>
        <w:bidi/>
        <w:rPr>
          <w:ins w:id="4074" w:author="Ron Gal" w:date="2017-03-05T23:18:00Z"/>
        </w:rPr>
        <w:pPrChange w:id="4075" w:author="Ron Gal" w:date="2017-03-05T23:25:00Z">
          <w:pPr>
            <w:bidi/>
          </w:pPr>
        </w:pPrChange>
      </w:pPr>
      <w:bookmarkStart w:id="4076" w:name="_Toc476519734"/>
      <w:ins w:id="4077" w:author="Ron Gal" w:date="2017-03-05T23:18:00Z">
        <w:r>
          <w:rPr>
            <w:rtl/>
          </w:rPr>
          <w:t>דיאגרמת מחלקות עבור הקונטרולרים:</w:t>
        </w:r>
        <w:bookmarkEnd w:id="4076"/>
      </w:ins>
    </w:p>
    <w:p w:rsidR="00E62366" w:rsidRDefault="00E62366" w:rsidP="00E62366">
      <w:pPr>
        <w:bidi/>
        <w:rPr>
          <w:ins w:id="4078" w:author="Ron Gal" w:date="2017-03-05T23:18:00Z"/>
        </w:rPr>
      </w:pPr>
    </w:p>
    <w:p w:rsidR="00E62366" w:rsidRDefault="00E62366" w:rsidP="00E62366">
      <w:pPr>
        <w:bidi/>
        <w:rPr>
          <w:ins w:id="4079" w:author="Ron Gal" w:date="2017-03-05T23:18:00Z"/>
        </w:rPr>
      </w:pPr>
      <w:ins w:id="4080" w:author="Ron Gal" w:date="2017-03-05T23:18:00Z">
        <w:r w:rsidRPr="00D85E54">
          <w:rPr>
            <w:noProof/>
            <w:rtl/>
          </w:rPr>
          <w:drawing>
            <wp:inline distT="0" distB="0" distL="0" distR="0" wp14:anchorId="266DF5E8" wp14:editId="637F8D6F">
              <wp:extent cx="4749800" cy="5289550"/>
              <wp:effectExtent l="0" t="0" r="0" b="6350"/>
              <wp:docPr id="5" name="Picture 5" descr="C:\W\git_managed\Sadna\OOPWorkshop\Code\VS\EZVet\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git_managed\Sadna\OOPWorkshop\Code\VS\EZVet\Controll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9800" cy="5289550"/>
                      </a:xfrm>
                      <a:prstGeom prst="rect">
                        <a:avLst/>
                      </a:prstGeom>
                      <a:noFill/>
                      <a:ln>
                        <a:noFill/>
                      </a:ln>
                    </pic:spPr>
                  </pic:pic>
                </a:graphicData>
              </a:graphic>
            </wp:inline>
          </w:drawing>
        </w:r>
      </w:ins>
    </w:p>
    <w:p w:rsidR="00E62366" w:rsidRDefault="00E62366" w:rsidP="00E62366">
      <w:pPr>
        <w:bidi/>
        <w:rPr>
          <w:ins w:id="4081" w:author="Ron Gal" w:date="2017-03-05T23:18:00Z"/>
        </w:rPr>
      </w:pPr>
    </w:p>
    <w:p w:rsidR="00E62366" w:rsidRDefault="00E62366" w:rsidP="00E62366">
      <w:pPr>
        <w:bidi/>
        <w:rPr>
          <w:ins w:id="4082" w:author="Ron Gal" w:date="2017-03-05T23:18:00Z"/>
        </w:rPr>
      </w:pPr>
    </w:p>
    <w:p w:rsidR="00E62366" w:rsidRDefault="00E62366" w:rsidP="00E62366">
      <w:pPr>
        <w:rPr>
          <w:ins w:id="4083" w:author="Ron Gal" w:date="2017-03-05T23:18:00Z"/>
        </w:rPr>
      </w:pPr>
    </w:p>
    <w:p w:rsidR="00E62366" w:rsidRDefault="00E62366" w:rsidP="00E62366">
      <w:pPr>
        <w:rPr>
          <w:ins w:id="4084" w:author="Ron Gal" w:date="2017-03-05T23:18:00Z"/>
        </w:rPr>
      </w:pPr>
    </w:p>
    <w:p w:rsidR="00E62366" w:rsidRDefault="00E62366" w:rsidP="00E62366">
      <w:pPr>
        <w:rPr>
          <w:ins w:id="4085" w:author="Ron Gal" w:date="2017-03-05T23:18:00Z"/>
        </w:rPr>
      </w:pPr>
      <w:ins w:id="4086" w:author="Ron Gal" w:date="2017-03-05T23:18:00Z">
        <w:r>
          <w:br w:type="page"/>
        </w:r>
      </w:ins>
    </w:p>
    <w:p w:rsidR="00E62366" w:rsidRDefault="00E62366" w:rsidP="00E62366">
      <w:pPr>
        <w:rPr>
          <w:ins w:id="4087" w:author="Ron Gal" w:date="2017-03-05T23:18:00Z"/>
        </w:rPr>
      </w:pPr>
    </w:p>
    <w:p w:rsidR="00E62366" w:rsidRDefault="00E62366" w:rsidP="00430617">
      <w:pPr>
        <w:pStyle w:val="Heading2"/>
        <w:bidi/>
        <w:rPr>
          <w:ins w:id="4088" w:author="Ron Gal" w:date="2017-03-05T23:18:00Z"/>
        </w:rPr>
        <w:pPrChange w:id="4089" w:author="Ron Gal" w:date="2017-03-05T23:25:00Z">
          <w:pPr>
            <w:bidi/>
          </w:pPr>
        </w:pPrChange>
      </w:pPr>
      <w:bookmarkStart w:id="4090" w:name="_Toc476519735"/>
      <w:ins w:id="4091" w:author="Ron Gal" w:date="2017-03-05T23:18:00Z">
        <w:r>
          <w:rPr>
            <w:rtl/>
          </w:rPr>
          <w:t>דיאגרמת מחלקות עבור מחלקות ה-</w:t>
        </w:r>
        <w:r>
          <w:t>DAOs</w:t>
        </w:r>
        <w:r>
          <w:rPr>
            <w:rtl/>
          </w:rPr>
          <w:t>:</w:t>
        </w:r>
        <w:bookmarkEnd w:id="4090"/>
      </w:ins>
    </w:p>
    <w:p w:rsidR="00E62366" w:rsidRDefault="00E62366" w:rsidP="00E62366">
      <w:pPr>
        <w:bidi/>
        <w:rPr>
          <w:ins w:id="4092" w:author="Ron Gal" w:date="2017-03-05T23:18:00Z"/>
        </w:rPr>
      </w:pPr>
    </w:p>
    <w:p w:rsidR="00E62366" w:rsidRDefault="00E62366" w:rsidP="00E62366">
      <w:pPr>
        <w:jc w:val="center"/>
        <w:rPr>
          <w:ins w:id="4093" w:author="Ron Gal" w:date="2017-03-05T23:18:00Z"/>
        </w:rPr>
      </w:pPr>
      <w:ins w:id="4094" w:author="Ron Gal" w:date="2017-03-05T23:18:00Z">
        <w:r w:rsidRPr="00D0326A">
          <w:rPr>
            <w:noProof/>
          </w:rPr>
          <w:drawing>
            <wp:inline distT="0" distB="0" distL="0" distR="0" wp14:anchorId="7B295AC8" wp14:editId="7C8C9DF8">
              <wp:extent cx="5943600" cy="6473582"/>
              <wp:effectExtent l="0" t="0" r="0" b="3810"/>
              <wp:docPr id="16" name="Picture 16" descr="C:\W\git_managed\Sadna\OOPWorkshop\Code\VS\EZVet\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git_managed\Sadna\OOPWorkshop\Code\VS\EZVet\DA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473582"/>
                      </a:xfrm>
                      <a:prstGeom prst="rect">
                        <a:avLst/>
                      </a:prstGeom>
                      <a:noFill/>
                      <a:ln>
                        <a:noFill/>
                      </a:ln>
                    </pic:spPr>
                  </pic:pic>
                </a:graphicData>
              </a:graphic>
            </wp:inline>
          </w:drawing>
        </w:r>
      </w:ins>
    </w:p>
    <w:p w:rsidR="00E62366" w:rsidRDefault="00E62366" w:rsidP="00E62366">
      <w:pPr>
        <w:rPr>
          <w:ins w:id="4095" w:author="Ron Gal" w:date="2017-03-05T23:18:00Z"/>
        </w:rPr>
      </w:pPr>
    </w:p>
    <w:p w:rsidR="00430617" w:rsidRDefault="00E62366" w:rsidP="00E62366">
      <w:pPr>
        <w:bidi/>
        <w:rPr>
          <w:ins w:id="4096" w:author="Ron Gal" w:date="2017-03-05T23:25:00Z"/>
          <w:b/>
          <w:sz w:val="24"/>
          <w:szCs w:val="24"/>
          <w:rtl/>
        </w:rPr>
      </w:pPr>
      <w:ins w:id="4097" w:author="Ron Gal" w:date="2017-03-05T23:18:00Z">
        <w:r>
          <w:rPr>
            <w:b/>
            <w:sz w:val="24"/>
            <w:szCs w:val="24"/>
            <w:rtl/>
          </w:rPr>
          <w:br/>
        </w:r>
      </w:ins>
    </w:p>
    <w:p w:rsidR="00430617" w:rsidRDefault="00430617">
      <w:pPr>
        <w:rPr>
          <w:ins w:id="4098" w:author="Ron Gal" w:date="2017-03-05T23:25:00Z"/>
          <w:b/>
          <w:sz w:val="24"/>
          <w:szCs w:val="24"/>
          <w:rtl/>
        </w:rPr>
      </w:pPr>
      <w:ins w:id="4099" w:author="Ron Gal" w:date="2017-03-05T23:25:00Z">
        <w:r>
          <w:rPr>
            <w:b/>
            <w:sz w:val="24"/>
            <w:szCs w:val="24"/>
            <w:rtl/>
          </w:rPr>
          <w:br w:type="page"/>
        </w:r>
      </w:ins>
    </w:p>
    <w:p w:rsidR="00E62366" w:rsidRDefault="00E62366" w:rsidP="00430617">
      <w:pPr>
        <w:pStyle w:val="Heading2"/>
        <w:bidi/>
        <w:rPr>
          <w:ins w:id="4100" w:author="Ron Gal" w:date="2017-03-05T23:18:00Z"/>
        </w:rPr>
        <w:pPrChange w:id="4101" w:author="Ron Gal" w:date="2017-03-05T23:25:00Z">
          <w:pPr>
            <w:bidi/>
          </w:pPr>
        </w:pPrChange>
      </w:pPr>
      <w:bookmarkStart w:id="4102" w:name="_Toc476519736"/>
      <w:ins w:id="4103" w:author="Ron Gal" w:date="2017-03-05T23:18:00Z">
        <w:r>
          <w:rPr>
            <w:rtl/>
          </w:rPr>
          <w:lastRenderedPageBreak/>
          <w:t>דיאגרמת מחלקות עבור מחלקות ה-</w:t>
        </w:r>
        <w:r>
          <w:t>Dto</w:t>
        </w:r>
        <w:r>
          <w:rPr>
            <w:rtl/>
          </w:rPr>
          <w:t>:</w:t>
        </w:r>
        <w:bookmarkEnd w:id="4102"/>
      </w:ins>
    </w:p>
    <w:p w:rsidR="00E62366" w:rsidRDefault="00E62366" w:rsidP="00E62366">
      <w:pPr>
        <w:rPr>
          <w:ins w:id="4104" w:author="Ron Gal" w:date="2017-03-05T23:18:00Z"/>
        </w:rPr>
      </w:pPr>
    </w:p>
    <w:p w:rsidR="00E62366" w:rsidRDefault="00E62366" w:rsidP="00E62366">
      <w:pPr>
        <w:bidi/>
        <w:rPr>
          <w:ins w:id="4105" w:author="Ron Gal" w:date="2017-03-05T23:18:00Z"/>
        </w:rPr>
      </w:pPr>
      <w:ins w:id="4106" w:author="Ron Gal" w:date="2017-03-05T23:18:00Z">
        <w:r w:rsidRPr="00D0326A">
          <w:rPr>
            <w:noProof/>
            <w:rtl/>
          </w:rPr>
          <w:drawing>
            <wp:inline distT="0" distB="0" distL="0" distR="0" wp14:anchorId="04BFD8C9" wp14:editId="4EEC56EF">
              <wp:extent cx="5943600" cy="3026970"/>
              <wp:effectExtent l="0" t="0" r="0" b="2540"/>
              <wp:docPr id="17" name="Picture 17" descr="C:\W\git_managed\Sadna\OOPWorkshop\Code\VS\EZVet\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git_managed\Sadna\OOPWorkshop\Code\VS\EZVet\DT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26970"/>
                      </a:xfrm>
                      <a:prstGeom prst="rect">
                        <a:avLst/>
                      </a:prstGeom>
                      <a:noFill/>
                      <a:ln>
                        <a:noFill/>
                      </a:ln>
                    </pic:spPr>
                  </pic:pic>
                </a:graphicData>
              </a:graphic>
            </wp:inline>
          </w:drawing>
        </w:r>
      </w:ins>
    </w:p>
    <w:p w:rsidR="00E62366" w:rsidRDefault="00E62366" w:rsidP="00430617">
      <w:pPr>
        <w:pStyle w:val="Heading2"/>
        <w:bidi/>
        <w:rPr>
          <w:ins w:id="4107" w:author="Ron Gal" w:date="2017-03-05T23:18:00Z"/>
        </w:rPr>
        <w:pPrChange w:id="4108" w:author="Ron Gal" w:date="2017-03-05T23:25:00Z">
          <w:pPr>
            <w:bidi/>
          </w:pPr>
        </w:pPrChange>
      </w:pPr>
      <w:bookmarkStart w:id="4109" w:name="_Toc476519737"/>
      <w:ins w:id="4110" w:author="Ron Gal" w:date="2017-03-05T23:18:00Z">
        <w:r>
          <w:rPr>
            <w:rtl/>
          </w:rPr>
          <w:t>דיאגרמות רצף (</w:t>
        </w:r>
        <w:r>
          <w:t>Sequence Diagram</w:t>
        </w:r>
        <w:r>
          <w:rPr>
            <w:rFonts w:hint="cs"/>
            <w:rtl/>
          </w:rPr>
          <w:t>)</w:t>
        </w:r>
        <w:bookmarkEnd w:id="4109"/>
      </w:ins>
    </w:p>
    <w:p w:rsidR="00E62366" w:rsidRDefault="00E62366" w:rsidP="00E62366">
      <w:pPr>
        <w:bidi/>
        <w:rPr>
          <w:ins w:id="4111" w:author="Ron Gal" w:date="2017-03-05T23:18:00Z"/>
        </w:rPr>
      </w:pPr>
    </w:p>
    <w:p w:rsidR="00E62366" w:rsidRDefault="00E62366" w:rsidP="00E62366">
      <w:pPr>
        <w:bidi/>
        <w:rPr>
          <w:ins w:id="4112" w:author="Ron Gal" w:date="2017-03-05T23:18:00Z"/>
        </w:rPr>
      </w:pPr>
      <w:ins w:id="4113" w:author="Ron Gal" w:date="2017-03-05T23:18:00Z">
        <w:r>
          <w:rPr>
            <w:sz w:val="24"/>
            <w:szCs w:val="24"/>
            <w:rtl/>
          </w:rPr>
          <w:t>בחלק זה נציג את התהליכים המרכזיים של המערכת בעזרת דיאגרמות רצף.</w:t>
        </w:r>
      </w:ins>
    </w:p>
    <w:p w:rsidR="00E62366" w:rsidRDefault="00E62366" w:rsidP="00E62366">
      <w:pPr>
        <w:bidi/>
        <w:rPr>
          <w:ins w:id="4114" w:author="Ron Gal" w:date="2017-03-05T23:18:00Z"/>
        </w:rPr>
      </w:pPr>
      <w:ins w:id="4115" w:author="Ron Gal" w:date="2017-03-05T23:18:00Z">
        <w:r>
          <w:rPr>
            <w:sz w:val="24"/>
            <w:szCs w:val="24"/>
            <w:rtl/>
          </w:rPr>
          <w: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t>
        </w:r>
      </w:ins>
    </w:p>
    <w:p w:rsidR="00E62366" w:rsidRDefault="00E62366" w:rsidP="00E62366">
      <w:pPr>
        <w:bidi/>
        <w:rPr>
          <w:ins w:id="4116" w:author="Ron Gal" w:date="2017-03-05T23:18:00Z"/>
        </w:rPr>
      </w:pPr>
    </w:p>
    <w:p w:rsidR="00E62366" w:rsidRDefault="00E62366" w:rsidP="00E62366">
      <w:pPr>
        <w:bidi/>
        <w:rPr>
          <w:ins w:id="4117" w:author="Ron Gal" w:date="2017-03-05T23:18:00Z"/>
        </w:rPr>
      </w:pPr>
      <w:ins w:id="4118" w:author="Ron Gal" w:date="2017-03-05T23:18:00Z">
        <w:r>
          <w:rPr>
            <w:b/>
            <w:sz w:val="24"/>
            <w:szCs w:val="24"/>
            <w:rtl/>
          </w:rPr>
          <w:t>יצירת מגרש</w:t>
        </w:r>
      </w:ins>
    </w:p>
    <w:p w:rsidR="00E62366" w:rsidRDefault="00E62366" w:rsidP="00E62366">
      <w:pPr>
        <w:bidi/>
        <w:rPr>
          <w:ins w:id="4119" w:author="Ron Gal" w:date="2017-03-05T23:18:00Z"/>
        </w:rPr>
      </w:pPr>
      <w:ins w:id="4120" w:author="Ron Gal" w:date="2017-03-05T23:18:00Z">
        <w:r>
          <w:rPr>
            <w:sz w:val="24"/>
            <w:szCs w:val="24"/>
            <w:rtl/>
          </w:rPr>
          <w:t xml:space="preserve">בהתליך זה העובד יוצר מגרש חדש. בלחיצה על הוספת מגרש בדף, השירות בצד הלקוח מבצע קריאת </w:t>
        </w:r>
        <w:r>
          <w:rPr>
            <w:sz w:val="24"/>
            <w:szCs w:val="24"/>
          </w:rPr>
          <w:t>http</w:t>
        </w:r>
        <w:r>
          <w:rPr>
            <w:sz w:val="24"/>
            <w:szCs w:val="24"/>
            <w:rtl/>
          </w:rPr>
          <w: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t>
        </w:r>
      </w:ins>
    </w:p>
    <w:p w:rsidR="00E62366" w:rsidRDefault="00E62366" w:rsidP="00E62366">
      <w:pPr>
        <w:bidi/>
        <w:rPr>
          <w:ins w:id="4121" w:author="Ron Gal" w:date="2017-03-05T23:18:00Z"/>
        </w:rPr>
      </w:pPr>
    </w:p>
    <w:p w:rsidR="00E62366" w:rsidRDefault="00E62366" w:rsidP="00E62366">
      <w:pPr>
        <w:bidi/>
        <w:rPr>
          <w:ins w:id="4122" w:author="Ron Gal" w:date="2017-03-05T23:18:00Z"/>
        </w:rPr>
      </w:pPr>
      <w:ins w:id="4123" w:author="Ron Gal" w:date="2017-03-05T23:18:00Z">
        <w:r>
          <w:rPr>
            <w:noProof/>
          </w:rPr>
          <w:lastRenderedPageBreak/>
          <w:drawing>
            <wp:inline distT="114300" distB="114300" distL="114300" distR="114300" wp14:anchorId="5BCFE657" wp14:editId="51C47770">
              <wp:extent cx="5943600" cy="262890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ins>
    </w:p>
    <w:p w:rsidR="00E62366" w:rsidRDefault="00E62366" w:rsidP="00E62366">
      <w:pPr>
        <w:bidi/>
        <w:rPr>
          <w:ins w:id="4124" w:author="Ron Gal" w:date="2017-03-05T23:18:00Z"/>
        </w:rPr>
      </w:pPr>
    </w:p>
    <w:p w:rsidR="00E62366" w:rsidRDefault="00E62366" w:rsidP="00E62366">
      <w:pPr>
        <w:rPr>
          <w:ins w:id="4125" w:author="Ron Gal" w:date="2017-03-05T23:18:00Z"/>
        </w:rPr>
      </w:pPr>
      <w:ins w:id="4126" w:author="Ron Gal" w:date="2017-03-05T23:18:00Z">
        <w:r>
          <w:br w:type="page"/>
        </w:r>
      </w:ins>
    </w:p>
    <w:p w:rsidR="00E62366" w:rsidRDefault="00E62366" w:rsidP="00E62366">
      <w:pPr>
        <w:bidi/>
        <w:rPr>
          <w:ins w:id="4127" w:author="Ron Gal" w:date="2017-03-05T23:18:00Z"/>
        </w:rPr>
      </w:pPr>
    </w:p>
    <w:p w:rsidR="00E62366" w:rsidRDefault="00E62366" w:rsidP="00E62366">
      <w:pPr>
        <w:bidi/>
        <w:rPr>
          <w:ins w:id="4128" w:author="Ron Gal" w:date="2017-03-05T23:18:00Z"/>
        </w:rPr>
      </w:pPr>
      <w:ins w:id="4129" w:author="Ron Gal" w:date="2017-03-05T23:18:00Z">
        <w:r>
          <w:rPr>
            <w:b/>
            <w:sz w:val="24"/>
            <w:szCs w:val="24"/>
            <w:rtl/>
          </w:rPr>
          <w:t>הזמנת מגרש</w:t>
        </w:r>
      </w:ins>
    </w:p>
    <w:p w:rsidR="00E62366" w:rsidRDefault="00E62366" w:rsidP="00E62366">
      <w:pPr>
        <w:bidi/>
        <w:rPr>
          <w:ins w:id="4130" w:author="Ron Gal" w:date="2017-03-05T23:18:00Z"/>
        </w:rPr>
      </w:pPr>
      <w:ins w:id="4131" w:author="Ron Gal" w:date="2017-03-05T23:18:00Z">
        <w:r>
          <w:rPr>
            <w:sz w:val="24"/>
            <w:szCs w:val="24"/>
            <w:rtl/>
          </w:rPr>
          <w:t xml:space="preserve">בהתליך זה הלקוח מבצע הזמנה חדשה. בלחיצה על הזמנת מגרש בדף, השירות בצד הלקוח מבצע קריאת </w:t>
        </w:r>
        <w:r>
          <w:rPr>
            <w:sz w:val="24"/>
            <w:szCs w:val="24"/>
          </w:rPr>
          <w:t>http</w:t>
        </w:r>
        <w:r>
          <w:rPr>
            <w:sz w:val="24"/>
            <w:szCs w:val="24"/>
            <w:rtl/>
          </w:rPr>
          <w: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t>
        </w:r>
      </w:ins>
    </w:p>
    <w:p w:rsidR="00E62366" w:rsidRDefault="00E62366" w:rsidP="00E62366">
      <w:pPr>
        <w:bidi/>
        <w:rPr>
          <w:ins w:id="4132" w:author="Ron Gal" w:date="2017-03-05T23:18:00Z"/>
        </w:rPr>
      </w:pPr>
      <w:ins w:id="4133" w:author="Ron Gal" w:date="2017-03-05T23:18:00Z">
        <w:r>
          <w:rPr>
            <w:sz w:val="24"/>
            <w:szCs w:val="24"/>
            <w:rtl/>
          </w:rPr>
          <w:t>כעת העובד יכול לאשר או לדחות את ההזמנה ע"י שליחת הנתונים המתאימים לקונטרולר בצד השרת ובכך לעדכן את הנתונים. כמו כן הוא יקבל הודעת חיווי מתאימה.</w:t>
        </w:r>
      </w:ins>
    </w:p>
    <w:p w:rsidR="00E62366" w:rsidRDefault="00E62366" w:rsidP="00E62366">
      <w:pPr>
        <w:bidi/>
        <w:rPr>
          <w:ins w:id="4134" w:author="Ron Gal" w:date="2017-03-05T23:18:00Z"/>
        </w:rPr>
      </w:pPr>
    </w:p>
    <w:p w:rsidR="00E62366" w:rsidRDefault="00E62366" w:rsidP="00E62366">
      <w:pPr>
        <w:bidi/>
        <w:rPr>
          <w:ins w:id="4135" w:author="Ron Gal" w:date="2017-03-05T23:18:00Z"/>
        </w:rPr>
      </w:pPr>
    </w:p>
    <w:p w:rsidR="00E62366" w:rsidRDefault="00E62366" w:rsidP="00E62366">
      <w:pPr>
        <w:bidi/>
        <w:rPr>
          <w:ins w:id="4136" w:author="Ron Gal" w:date="2017-03-05T23:18:00Z"/>
        </w:rPr>
      </w:pPr>
      <w:ins w:id="4137" w:author="Ron Gal" w:date="2017-03-05T23:18:00Z">
        <w:r>
          <w:rPr>
            <w:noProof/>
          </w:rPr>
          <w:drawing>
            <wp:inline distT="114300" distB="114300" distL="114300" distR="114300" wp14:anchorId="7926E9BD" wp14:editId="64E1E0A2">
              <wp:extent cx="6325914" cy="4586288"/>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325914" cy="4586288"/>
                      </a:xfrm>
                      <a:prstGeom prst="rect">
                        <a:avLst/>
                      </a:prstGeom>
                      <a:ln/>
                    </pic:spPr>
                  </pic:pic>
                </a:graphicData>
              </a:graphic>
            </wp:inline>
          </w:drawing>
        </w:r>
      </w:ins>
    </w:p>
    <w:p w:rsidR="00E62366" w:rsidRDefault="00E62366" w:rsidP="00E62366">
      <w:pPr>
        <w:rPr>
          <w:ins w:id="4138" w:author="Ron Gal" w:date="2017-03-05T23:18:00Z"/>
        </w:rPr>
      </w:pPr>
      <w:ins w:id="4139" w:author="Ron Gal" w:date="2017-03-05T23:18:00Z">
        <w:r>
          <w:br w:type="page"/>
        </w:r>
      </w:ins>
    </w:p>
    <w:p w:rsidR="00E62366" w:rsidRDefault="00E62366" w:rsidP="00E62366">
      <w:pPr>
        <w:bidi/>
        <w:rPr>
          <w:ins w:id="4140" w:author="Ron Gal" w:date="2017-03-05T23:18:00Z"/>
        </w:rPr>
      </w:pPr>
    </w:p>
    <w:p w:rsidR="00E62366" w:rsidRDefault="00E62366" w:rsidP="00E62366">
      <w:pPr>
        <w:bidi/>
        <w:rPr>
          <w:ins w:id="4141" w:author="Ron Gal" w:date="2017-03-05T23:18:00Z"/>
        </w:rPr>
      </w:pPr>
      <w:ins w:id="4142" w:author="Ron Gal" w:date="2017-03-05T23:18:00Z">
        <w:r>
          <w:rPr>
            <w:b/>
            <w:sz w:val="24"/>
            <w:szCs w:val="24"/>
            <w:rtl/>
          </w:rPr>
          <w:t>הצטרפות להזמנה קיימת</w:t>
        </w:r>
      </w:ins>
    </w:p>
    <w:p w:rsidR="00E62366" w:rsidRDefault="00E62366" w:rsidP="00E62366">
      <w:pPr>
        <w:bidi/>
        <w:rPr>
          <w:ins w:id="4143" w:author="Ron Gal" w:date="2017-03-05T23:18:00Z"/>
        </w:rPr>
      </w:pPr>
      <w:ins w:id="4144" w:author="Ron Gal" w:date="2017-03-05T23:18:00Z">
        <w:r>
          <w:rPr>
            <w:sz w:val="24"/>
            <w:szCs w:val="24"/>
            <w:rtl/>
          </w:rPr>
          <w:t xml:space="preserve">בהתליך זה לקוח מבקש להצטרף להזמנה של לקוח אחר. בלחיצה על בקשה להצטרפות השירות בצד הלקוח מבצע קריאת </w:t>
        </w:r>
        <w:r>
          <w:rPr>
            <w:sz w:val="24"/>
            <w:szCs w:val="24"/>
          </w:rPr>
          <w:t>http</w:t>
        </w:r>
        <w:r>
          <w:rPr>
            <w:sz w:val="24"/>
            <w:szCs w:val="24"/>
            <w:rtl/>
          </w:rPr>
          <w: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t>
        </w:r>
      </w:ins>
    </w:p>
    <w:p w:rsidR="00E62366" w:rsidRDefault="00E62366" w:rsidP="00E62366">
      <w:pPr>
        <w:bidi/>
        <w:rPr>
          <w:ins w:id="4145" w:author="Ron Gal" w:date="2017-03-05T23:18:00Z"/>
        </w:rPr>
      </w:pPr>
      <w:ins w:id="4146" w:author="Ron Gal" w:date="2017-03-05T23:18:00Z">
        <w:r>
          <w:rPr>
            <w:sz w:val="24"/>
            <w:szCs w:val="24"/>
            <w:rtl/>
          </w:rPr>
          <w:t>כעת הלקוח המזמין יכול לאשר או לדחות את ההזמנה ע"י שליחת הנתונים המתאימים לקונטרולר בצד השרת וכך לעדכן את רשומת בקשת ההצטרפות (</w:t>
        </w:r>
        <w:r>
          <w:rPr>
            <w:sz w:val="24"/>
            <w:szCs w:val="24"/>
          </w:rPr>
          <w:t>participant</w:t>
        </w:r>
        <w:r>
          <w:rPr>
            <w:sz w:val="24"/>
            <w:szCs w:val="24"/>
            <w:rtl/>
          </w:rPr>
          <w:t>). כמו כן הוא מקבל הודעת חיווי מתאימה.</w:t>
        </w:r>
      </w:ins>
    </w:p>
    <w:p w:rsidR="00E62366" w:rsidRDefault="00E62366" w:rsidP="00E62366">
      <w:pPr>
        <w:bidi/>
        <w:rPr>
          <w:ins w:id="4147" w:author="Ron Gal" w:date="2017-03-05T23:18:00Z"/>
        </w:rPr>
      </w:pPr>
    </w:p>
    <w:p w:rsidR="00E62366" w:rsidRDefault="00E62366" w:rsidP="00E62366">
      <w:pPr>
        <w:bidi/>
        <w:rPr>
          <w:ins w:id="4148" w:author="Ron Gal" w:date="2017-03-05T23:18:00Z"/>
        </w:rPr>
      </w:pPr>
    </w:p>
    <w:p w:rsidR="00E62366" w:rsidRDefault="00E62366" w:rsidP="00E62366">
      <w:pPr>
        <w:bidi/>
        <w:rPr>
          <w:ins w:id="4149" w:author="Ron Gal" w:date="2017-03-05T23:18:00Z"/>
        </w:rPr>
      </w:pPr>
      <w:ins w:id="4150" w:author="Ron Gal" w:date="2017-03-05T23:18:00Z">
        <w:r>
          <w:rPr>
            <w:noProof/>
          </w:rPr>
          <w:drawing>
            <wp:inline distT="114300" distB="114300" distL="114300" distR="114300" wp14:anchorId="4873931F" wp14:editId="14DFF829">
              <wp:extent cx="5943600" cy="35179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ins>
    </w:p>
    <w:p w:rsidR="00E62366" w:rsidRDefault="00E62366" w:rsidP="00E62366">
      <w:pPr>
        <w:bidi/>
        <w:rPr>
          <w:ins w:id="4151" w:author="Ron Gal" w:date="2017-03-05T23:18:00Z"/>
        </w:rPr>
      </w:pPr>
    </w:p>
    <w:p w:rsidR="00E62366" w:rsidRDefault="00E62366" w:rsidP="00E62366">
      <w:pPr>
        <w:bidi/>
        <w:rPr>
          <w:ins w:id="4152" w:author="Ron Gal" w:date="2017-03-05T23:18:00Z"/>
        </w:rPr>
      </w:pPr>
    </w:p>
    <w:p w:rsidR="00E62366" w:rsidRDefault="00E62366" w:rsidP="00E62366">
      <w:pPr>
        <w:rPr>
          <w:ins w:id="4153" w:author="Ron Gal" w:date="2017-03-05T23:18:00Z"/>
        </w:rPr>
      </w:pPr>
      <w:ins w:id="4154" w:author="Ron Gal" w:date="2017-03-05T23:18:00Z">
        <w:r>
          <w:br w:type="page"/>
        </w:r>
      </w:ins>
    </w:p>
    <w:p w:rsidR="00E62366" w:rsidRDefault="00E62366" w:rsidP="00E62366">
      <w:pPr>
        <w:bidi/>
        <w:rPr>
          <w:ins w:id="4155" w:author="Ron Gal" w:date="2017-03-05T23:18:00Z"/>
        </w:rPr>
      </w:pPr>
    </w:p>
    <w:p w:rsidR="00E62366" w:rsidRDefault="00E62366" w:rsidP="00E62366">
      <w:pPr>
        <w:bidi/>
        <w:rPr>
          <w:ins w:id="4156" w:author="Ron Gal" w:date="2017-03-05T23:18:00Z"/>
        </w:rPr>
      </w:pPr>
      <w:ins w:id="4157" w:author="Ron Gal" w:date="2017-03-05T23:18:00Z">
        <w:r>
          <w:rPr>
            <w:b/>
            <w:sz w:val="24"/>
            <w:szCs w:val="24"/>
            <w:rtl/>
          </w:rPr>
          <w:t>הקפאת לקוח</w:t>
        </w:r>
      </w:ins>
    </w:p>
    <w:p w:rsidR="00E62366" w:rsidRDefault="00E62366" w:rsidP="00E62366">
      <w:pPr>
        <w:bidi/>
        <w:rPr>
          <w:ins w:id="4158" w:author="Ron Gal" w:date="2017-03-05T23:18:00Z"/>
        </w:rPr>
      </w:pPr>
      <w:ins w:id="4159" w:author="Ron Gal" w:date="2017-03-05T23:18:00Z">
        <w:r>
          <w:rPr>
            <w:sz w:val="24"/>
            <w:szCs w:val="24"/>
            <w:rtl/>
          </w:rPr>
          <w: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t>
        </w:r>
        <w:r>
          <w:rPr>
            <w:sz w:val="24"/>
            <w:szCs w:val="24"/>
          </w:rPr>
          <w:t>http</w:t>
        </w:r>
        <w:r>
          <w:rPr>
            <w:sz w:val="24"/>
            <w:szCs w:val="24"/>
            <w:rtl/>
          </w:rPr>
          <w:t xml:space="preserve"> עם נתוני התלונה החדשה. הקונטרולר בצד השרת בצע את פעולת ההכנסה למסד הנתונים בעזרת מחולל השליפות, והוא מחזיר ללקוח הודעה שהפעולה בוצעה בהצלחה. </w:t>
        </w:r>
      </w:ins>
    </w:p>
    <w:p w:rsidR="00E62366" w:rsidRDefault="00E62366" w:rsidP="00E62366">
      <w:pPr>
        <w:bidi/>
        <w:rPr>
          <w:ins w:id="4160" w:author="Ron Gal" w:date="2017-03-05T23:18:00Z"/>
        </w:rPr>
      </w:pPr>
      <w:ins w:id="4161" w:author="Ron Gal" w:date="2017-03-05T23:18:00Z">
        <w:r>
          <w:rPr>
            <w:sz w:val="24"/>
            <w:szCs w:val="24"/>
            <w:rtl/>
          </w:rPr>
          <w: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t>
        </w:r>
        <w:r>
          <w:rPr>
            <w:sz w:val="24"/>
            <w:szCs w:val="24"/>
          </w:rPr>
          <w:t>customer</w:t>
        </w:r>
        <w:r>
          <w:rPr>
            <w:sz w:val="24"/>
            <w:szCs w:val="24"/>
            <w:rtl/>
          </w:rPr>
          <w:t>). כמו כן הוא מקבל הודעת חיבוי מתאימה.</w:t>
        </w:r>
      </w:ins>
    </w:p>
    <w:p w:rsidR="00E62366" w:rsidRDefault="00E62366" w:rsidP="00E62366">
      <w:pPr>
        <w:bidi/>
        <w:rPr>
          <w:ins w:id="4162" w:author="Ron Gal" w:date="2017-03-05T23:18:00Z"/>
        </w:rPr>
      </w:pPr>
    </w:p>
    <w:p w:rsidR="00E62366" w:rsidRDefault="00E62366" w:rsidP="00E62366">
      <w:pPr>
        <w:bidi/>
        <w:rPr>
          <w:ins w:id="4163" w:author="Ron Gal" w:date="2017-03-05T23:18:00Z"/>
        </w:rPr>
      </w:pPr>
      <w:ins w:id="4164" w:author="Ron Gal" w:date="2017-03-05T23:18:00Z">
        <w:r>
          <w:rPr>
            <w:noProof/>
          </w:rPr>
          <w:drawing>
            <wp:inline distT="114300" distB="114300" distL="114300" distR="114300" wp14:anchorId="6F4005F2" wp14:editId="063118F1">
              <wp:extent cx="6278683" cy="3633788"/>
              <wp:effectExtent l="0" t="0" r="0" b="0"/>
              <wp:docPr id="1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6278683" cy="3633788"/>
                      </a:xfrm>
                      <a:prstGeom prst="rect">
                        <a:avLst/>
                      </a:prstGeom>
                      <a:ln/>
                    </pic:spPr>
                  </pic:pic>
                </a:graphicData>
              </a:graphic>
            </wp:inline>
          </w:drawing>
        </w:r>
      </w:ins>
    </w:p>
    <w:p w:rsidR="00E62366" w:rsidRDefault="00E62366" w:rsidP="00E62366">
      <w:pPr>
        <w:bidi/>
        <w:rPr>
          <w:ins w:id="4165" w:author="Ron Gal" w:date="2017-03-05T23:18:00Z"/>
        </w:rPr>
      </w:pPr>
    </w:p>
    <w:p w:rsidR="00E62366" w:rsidRDefault="00E62366" w:rsidP="00E62366">
      <w:pPr>
        <w:bidi/>
        <w:rPr>
          <w:ins w:id="4166" w:author="Ron Gal" w:date="2017-03-05T23:18:00Z"/>
        </w:rPr>
      </w:pPr>
    </w:p>
    <w:p w:rsidR="00E62366" w:rsidRDefault="00E62366" w:rsidP="00E62366">
      <w:pPr>
        <w:bidi/>
        <w:rPr>
          <w:ins w:id="4167" w:author="Ron Gal" w:date="2017-03-05T23:18:00Z"/>
        </w:rPr>
      </w:pPr>
    </w:p>
    <w:p w:rsidR="00E62366" w:rsidRDefault="00E62366" w:rsidP="00E62366">
      <w:pPr>
        <w:bidi/>
        <w:rPr>
          <w:ins w:id="4168" w:author="Ron Gal" w:date="2017-03-05T23:18:00Z"/>
        </w:rPr>
      </w:pPr>
    </w:p>
    <w:p w:rsidR="00E62366" w:rsidRDefault="00E62366" w:rsidP="00E62366">
      <w:pPr>
        <w:bidi/>
        <w:rPr>
          <w:ins w:id="4169" w:author="Ron Gal" w:date="2017-03-05T23:18:00Z"/>
        </w:rPr>
      </w:pPr>
    </w:p>
    <w:p w:rsidR="00E62366" w:rsidRDefault="00E62366" w:rsidP="00E62366">
      <w:pPr>
        <w:bidi/>
        <w:rPr>
          <w:ins w:id="4170" w:author="Ron Gal" w:date="2017-03-05T23:18:00Z"/>
        </w:rPr>
      </w:pPr>
    </w:p>
    <w:p w:rsidR="00E62366" w:rsidRDefault="00E62366" w:rsidP="00E62366">
      <w:pPr>
        <w:bidi/>
        <w:rPr>
          <w:ins w:id="4171" w:author="Ron Gal" w:date="2017-03-05T23:18:00Z"/>
        </w:rPr>
      </w:pPr>
    </w:p>
    <w:p w:rsidR="00481634" w:rsidDel="00E62366" w:rsidRDefault="00471D70" w:rsidP="00E62366">
      <w:pPr>
        <w:bidi/>
        <w:rPr>
          <w:del w:id="4172" w:author="Ron Gal" w:date="2017-03-05T23:18:00Z"/>
        </w:rPr>
      </w:pPr>
      <w:del w:id="4173" w:author="Ron Gal" w:date="2017-03-05T23:18:00Z">
        <w:r w:rsidDel="00E62366">
          <w:rPr>
            <w:sz w:val="36"/>
            <w:szCs w:val="36"/>
            <w:u w:val="single"/>
            <w:rtl/>
          </w:rPr>
          <w:delText>דיאגרמות</w:delText>
        </w:r>
      </w:del>
    </w:p>
    <w:p w:rsidR="00481634" w:rsidDel="00E62366" w:rsidRDefault="00471D70" w:rsidP="00E62366">
      <w:pPr>
        <w:bidi/>
        <w:rPr>
          <w:del w:id="4174" w:author="Ron Gal" w:date="2017-03-05T23:18:00Z"/>
        </w:rPr>
      </w:pPr>
      <w:del w:id="4175" w:author="Ron Gal" w:date="2017-03-05T23:18:00Z">
        <w:r w:rsidDel="00E62366">
          <w:rPr>
            <w:sz w:val="28"/>
            <w:szCs w:val="28"/>
            <w:rtl/>
          </w:rPr>
          <w:delText>מודל ישויות קשרים (</w:delText>
        </w:r>
        <w:r w:rsidDel="00E62366">
          <w:rPr>
            <w:sz w:val="28"/>
            <w:szCs w:val="28"/>
          </w:rPr>
          <w:delText>ERD</w:delText>
        </w:r>
        <w:r w:rsidDel="00E62366">
          <w:rPr>
            <w:sz w:val="28"/>
            <w:szCs w:val="28"/>
            <w:rtl/>
          </w:rPr>
          <w:delText>)</w:delText>
        </w:r>
      </w:del>
    </w:p>
    <w:p w:rsidR="00481634" w:rsidDel="00E62366" w:rsidRDefault="00481634" w:rsidP="00E62366">
      <w:pPr>
        <w:bidi/>
        <w:rPr>
          <w:del w:id="4176" w:author="Ron Gal" w:date="2017-03-05T23:18:00Z"/>
        </w:rPr>
      </w:pPr>
    </w:p>
    <w:p w:rsidR="00481634" w:rsidDel="00E62366" w:rsidRDefault="00471D70" w:rsidP="00E62366">
      <w:pPr>
        <w:bidi/>
        <w:rPr>
          <w:del w:id="4177" w:author="Ron Gal" w:date="2017-03-05T23:18:00Z"/>
        </w:rPr>
      </w:pPr>
      <w:del w:id="4178" w:author="Ron Gal" w:date="2017-03-05T23:18:00Z">
        <w:r w:rsidDel="00E62366">
          <w:rPr>
            <w:noProof/>
          </w:rPr>
          <w:drawing>
            <wp:inline distT="114300" distB="114300" distL="114300" distR="114300">
              <wp:extent cx="5943600" cy="5448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5448300"/>
                      </a:xfrm>
                      <a:prstGeom prst="rect">
                        <a:avLst/>
                      </a:prstGeom>
                      <a:ln/>
                    </pic:spPr>
                  </pic:pic>
                </a:graphicData>
              </a:graphic>
            </wp:inline>
          </w:drawing>
        </w:r>
      </w:del>
    </w:p>
    <w:p w:rsidR="00481634" w:rsidDel="00E62366" w:rsidRDefault="00481634" w:rsidP="00E62366">
      <w:pPr>
        <w:bidi/>
        <w:rPr>
          <w:del w:id="4179" w:author="Ron Gal" w:date="2017-03-05T23:18:00Z"/>
        </w:rPr>
      </w:pPr>
    </w:p>
    <w:p w:rsidR="00481634" w:rsidDel="00E62366" w:rsidRDefault="00481634" w:rsidP="00E62366">
      <w:pPr>
        <w:bidi/>
        <w:rPr>
          <w:del w:id="4180" w:author="Ron Gal" w:date="2017-03-05T23:18:00Z"/>
        </w:rPr>
      </w:pPr>
    </w:p>
    <w:p w:rsidR="00481634" w:rsidDel="00E62366" w:rsidRDefault="00471D70" w:rsidP="00E62366">
      <w:pPr>
        <w:bidi/>
        <w:rPr>
          <w:del w:id="4181" w:author="Ron Gal" w:date="2017-03-05T23:18:00Z"/>
        </w:rPr>
      </w:pPr>
      <w:del w:id="4182" w:author="Ron Gal" w:date="2017-03-05T23:18:00Z">
        <w:r w:rsidDel="00E62366">
          <w:br w:type="page"/>
        </w:r>
      </w:del>
    </w:p>
    <w:p w:rsidR="00481634" w:rsidDel="00E62366" w:rsidRDefault="00481634" w:rsidP="00E62366">
      <w:pPr>
        <w:bidi/>
        <w:rPr>
          <w:del w:id="4183" w:author="Ron Gal" w:date="2017-03-05T23:18:00Z"/>
        </w:rPr>
      </w:pPr>
    </w:p>
    <w:p w:rsidR="00481634" w:rsidDel="00E62366" w:rsidRDefault="00471D70" w:rsidP="00E62366">
      <w:pPr>
        <w:bidi/>
        <w:rPr>
          <w:del w:id="4184" w:author="Ron Gal" w:date="2017-03-05T23:18:00Z"/>
        </w:rPr>
      </w:pPr>
      <w:del w:id="4185" w:author="Ron Gal" w:date="2017-03-05T23:18:00Z">
        <w:r w:rsidDel="00E62366">
          <w:rPr>
            <w:sz w:val="28"/>
            <w:szCs w:val="28"/>
            <w:rtl/>
          </w:rPr>
          <w:delText>דיאגרמות מחלקות (</w:delText>
        </w:r>
        <w:r w:rsidDel="00E62366">
          <w:rPr>
            <w:sz w:val="28"/>
            <w:szCs w:val="28"/>
          </w:rPr>
          <w:delText>Class Diagram)</w:delText>
        </w:r>
      </w:del>
    </w:p>
    <w:p w:rsidR="00481634" w:rsidDel="00E62366" w:rsidRDefault="00481634" w:rsidP="00E62366">
      <w:pPr>
        <w:bidi/>
        <w:rPr>
          <w:del w:id="4186" w:author="Ron Gal" w:date="2017-03-05T23:18:00Z"/>
        </w:rPr>
      </w:pPr>
    </w:p>
    <w:p w:rsidR="00481634" w:rsidDel="00E62366" w:rsidRDefault="00471D70" w:rsidP="00E62366">
      <w:pPr>
        <w:bidi/>
        <w:rPr>
          <w:del w:id="4187" w:author="Ron Gal" w:date="2017-03-05T23:18:00Z"/>
        </w:rPr>
      </w:pPr>
      <w:del w:id="4188" w:author="Ron Gal" w:date="2017-03-05T23:18:00Z">
        <w:r w:rsidDel="00E62366">
          <w:rPr>
            <w:b/>
            <w:sz w:val="24"/>
            <w:szCs w:val="24"/>
            <w:rtl/>
          </w:rPr>
          <w:delText>דיאגרמת מחלקות עבור הקונטרולרים:</w:delText>
        </w:r>
      </w:del>
    </w:p>
    <w:p w:rsidR="00481634" w:rsidDel="00E62366" w:rsidRDefault="00481634" w:rsidP="00E62366">
      <w:pPr>
        <w:bidi/>
        <w:rPr>
          <w:del w:id="4189" w:author="Ron Gal" w:date="2017-03-05T23:18:00Z"/>
        </w:rPr>
      </w:pPr>
    </w:p>
    <w:p w:rsidR="00481634" w:rsidDel="00E62366" w:rsidRDefault="00471D70" w:rsidP="00E62366">
      <w:pPr>
        <w:bidi/>
        <w:rPr>
          <w:del w:id="4190" w:author="Ron Gal" w:date="2017-03-05T23:18:00Z"/>
        </w:rPr>
      </w:pPr>
      <w:del w:id="4191" w:author="Ron Gal" w:date="2017-03-05T23:18:00Z">
        <w:r w:rsidDel="00E62366">
          <w:rPr>
            <w:noProof/>
          </w:rPr>
          <w:drawing>
            <wp:inline distT="114300" distB="114300" distL="114300" distR="114300">
              <wp:extent cx="5943600" cy="28702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a:srcRect/>
                      <a:stretch>
                        <a:fillRect/>
                      </a:stretch>
                    </pic:blipFill>
                    <pic:spPr>
                      <a:xfrm>
                        <a:off x="0" y="0"/>
                        <a:ext cx="5943600" cy="2870200"/>
                      </a:xfrm>
                      <a:prstGeom prst="rect">
                        <a:avLst/>
                      </a:prstGeom>
                      <a:ln/>
                    </pic:spPr>
                  </pic:pic>
                </a:graphicData>
              </a:graphic>
            </wp:inline>
          </w:drawing>
        </w:r>
      </w:del>
    </w:p>
    <w:p w:rsidR="00481634" w:rsidDel="00E62366" w:rsidRDefault="00481634" w:rsidP="00E62366">
      <w:pPr>
        <w:bidi/>
        <w:rPr>
          <w:del w:id="4192" w:author="Ron Gal" w:date="2017-03-05T23:18:00Z"/>
        </w:rPr>
      </w:pPr>
    </w:p>
    <w:p w:rsidR="00481634" w:rsidDel="00E62366" w:rsidRDefault="00481634" w:rsidP="00E62366">
      <w:pPr>
        <w:bidi/>
        <w:rPr>
          <w:del w:id="4193" w:author="Ron Gal" w:date="2017-03-05T23:18:00Z"/>
        </w:rPr>
      </w:pPr>
    </w:p>
    <w:p w:rsidR="00481634" w:rsidDel="00E62366" w:rsidRDefault="00471D70" w:rsidP="00E62366">
      <w:pPr>
        <w:bidi/>
        <w:rPr>
          <w:del w:id="4194" w:author="Ron Gal" w:date="2017-03-05T23:18:00Z"/>
        </w:rPr>
      </w:pPr>
      <w:del w:id="4195" w:author="Ron Gal" w:date="2017-03-05T23:18:00Z">
        <w:r w:rsidDel="00E62366">
          <w:rPr>
            <w:noProof/>
          </w:rPr>
          <w:drawing>
            <wp:inline distT="114300" distB="114300" distL="114300" distR="114300">
              <wp:extent cx="5943600" cy="2413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2413000"/>
                      </a:xfrm>
                      <a:prstGeom prst="rect">
                        <a:avLst/>
                      </a:prstGeom>
                      <a:ln/>
                    </pic:spPr>
                  </pic:pic>
                </a:graphicData>
              </a:graphic>
            </wp:inline>
          </w:drawing>
        </w:r>
      </w:del>
    </w:p>
    <w:p w:rsidR="00481634" w:rsidDel="00E62366" w:rsidRDefault="00481634" w:rsidP="00E62366">
      <w:pPr>
        <w:bidi/>
        <w:rPr>
          <w:del w:id="4196" w:author="Ron Gal" w:date="2017-03-05T23:18:00Z"/>
        </w:rPr>
      </w:pPr>
    </w:p>
    <w:p w:rsidR="00481634" w:rsidDel="00E62366" w:rsidRDefault="00471D70" w:rsidP="00E62366">
      <w:pPr>
        <w:bidi/>
        <w:rPr>
          <w:del w:id="4197" w:author="Ron Gal" w:date="2017-03-05T23:18:00Z"/>
        </w:rPr>
      </w:pPr>
      <w:del w:id="4198" w:author="Ron Gal" w:date="2017-03-05T23:18:00Z">
        <w:r w:rsidDel="00E62366">
          <w:br w:type="page"/>
        </w:r>
      </w:del>
    </w:p>
    <w:p w:rsidR="00481634" w:rsidDel="00E62366" w:rsidRDefault="00481634" w:rsidP="00E62366">
      <w:pPr>
        <w:bidi/>
        <w:rPr>
          <w:del w:id="4199" w:author="Ron Gal" w:date="2017-03-05T23:18:00Z"/>
        </w:rPr>
      </w:pPr>
    </w:p>
    <w:p w:rsidR="00481634" w:rsidDel="00E62366" w:rsidRDefault="00471D70" w:rsidP="00E62366">
      <w:pPr>
        <w:bidi/>
        <w:rPr>
          <w:del w:id="4200" w:author="Ron Gal" w:date="2017-03-05T23:18:00Z"/>
        </w:rPr>
      </w:pPr>
      <w:del w:id="4201" w:author="Ron Gal" w:date="2017-03-05T23:18:00Z">
        <w:r w:rsidDel="00E62366">
          <w:rPr>
            <w:b/>
            <w:sz w:val="24"/>
            <w:szCs w:val="24"/>
            <w:rtl/>
          </w:rPr>
          <w:delText>דיאגרמת מחלקות עבור מחלקות ה-</w:delText>
        </w:r>
        <w:r w:rsidDel="00E62366">
          <w:rPr>
            <w:b/>
            <w:sz w:val="24"/>
            <w:szCs w:val="24"/>
          </w:rPr>
          <w:delText>Query Processors</w:delText>
        </w:r>
        <w:r w:rsidDel="00E62366">
          <w:rPr>
            <w:b/>
            <w:sz w:val="24"/>
            <w:szCs w:val="24"/>
            <w:rtl/>
          </w:rPr>
          <w:delText>:</w:delText>
        </w:r>
      </w:del>
    </w:p>
    <w:p w:rsidR="00481634" w:rsidDel="00E62366" w:rsidRDefault="00481634" w:rsidP="00E62366">
      <w:pPr>
        <w:bidi/>
        <w:rPr>
          <w:del w:id="4202" w:author="Ron Gal" w:date="2017-03-05T23:18:00Z"/>
        </w:rPr>
      </w:pPr>
    </w:p>
    <w:p w:rsidR="00481634" w:rsidDel="00E62366" w:rsidRDefault="00471D70" w:rsidP="00E62366">
      <w:pPr>
        <w:bidi/>
        <w:rPr>
          <w:del w:id="4203" w:author="Ron Gal" w:date="2017-03-05T23:18:00Z"/>
        </w:rPr>
      </w:pPr>
      <w:del w:id="4204" w:author="Ron Gal" w:date="2017-03-05T23:18:00Z">
        <w:r w:rsidDel="00E62366">
          <w:rPr>
            <w:noProof/>
          </w:rPr>
          <w:drawing>
            <wp:inline distT="114300" distB="114300" distL="114300" distR="114300">
              <wp:extent cx="5291138" cy="71189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291138" cy="7118985"/>
                      </a:xfrm>
                      <a:prstGeom prst="rect">
                        <a:avLst/>
                      </a:prstGeom>
                      <a:ln/>
                    </pic:spPr>
                  </pic:pic>
                </a:graphicData>
              </a:graphic>
            </wp:inline>
          </w:drawing>
        </w:r>
      </w:del>
    </w:p>
    <w:p w:rsidR="00481634" w:rsidDel="00E62366" w:rsidRDefault="00481634" w:rsidP="00E62366">
      <w:pPr>
        <w:bidi/>
        <w:rPr>
          <w:del w:id="4205" w:author="Ron Gal" w:date="2017-03-05T23:18:00Z"/>
        </w:rPr>
      </w:pPr>
    </w:p>
    <w:p w:rsidR="00481634" w:rsidDel="00E62366" w:rsidRDefault="00471D70" w:rsidP="00E62366">
      <w:pPr>
        <w:bidi/>
        <w:rPr>
          <w:del w:id="4206" w:author="Ron Gal" w:date="2017-03-05T23:18:00Z"/>
        </w:rPr>
      </w:pPr>
      <w:del w:id="4207" w:author="Ron Gal" w:date="2017-03-05T23:18:00Z">
        <w:r w:rsidDel="00E62366">
          <w:rPr>
            <w:b/>
            <w:sz w:val="24"/>
            <w:szCs w:val="24"/>
            <w:rtl/>
          </w:rPr>
          <w:br/>
          <w:delText>דיאגרמת מחלקות עבור מחלקות ה-</w:delText>
        </w:r>
        <w:r w:rsidDel="00E62366">
          <w:rPr>
            <w:b/>
            <w:sz w:val="24"/>
            <w:szCs w:val="24"/>
          </w:rPr>
          <w:delText>Dto</w:delText>
        </w:r>
        <w:r w:rsidDel="00E62366">
          <w:rPr>
            <w:b/>
            <w:sz w:val="24"/>
            <w:szCs w:val="24"/>
            <w:rtl/>
          </w:rPr>
          <w:delText>:</w:delText>
        </w:r>
      </w:del>
    </w:p>
    <w:p w:rsidR="00481634" w:rsidDel="00E62366" w:rsidRDefault="00471D70" w:rsidP="00E62366">
      <w:pPr>
        <w:bidi/>
        <w:rPr>
          <w:del w:id="4208" w:author="Ron Gal" w:date="2017-03-05T23:18:00Z"/>
        </w:rPr>
      </w:pPr>
      <w:del w:id="4209" w:author="Ron Gal" w:date="2017-03-05T23:18:00Z">
        <w:r w:rsidDel="00E62366">
          <w:rPr>
            <w:noProof/>
          </w:rPr>
          <w:drawing>
            <wp:inline distT="114300" distB="114300" distL="114300" distR="114300">
              <wp:extent cx="4786313" cy="72999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786313" cy="7299912"/>
                      </a:xfrm>
                      <a:prstGeom prst="rect">
                        <a:avLst/>
                      </a:prstGeom>
                      <a:ln/>
                    </pic:spPr>
                  </pic:pic>
                </a:graphicData>
              </a:graphic>
            </wp:inline>
          </w:drawing>
        </w:r>
      </w:del>
    </w:p>
    <w:p w:rsidR="00481634" w:rsidDel="00E62366" w:rsidRDefault="00481634" w:rsidP="00E62366">
      <w:pPr>
        <w:bidi/>
        <w:rPr>
          <w:del w:id="4210" w:author="Ron Gal" w:date="2017-03-05T23:18:00Z"/>
        </w:rPr>
      </w:pPr>
    </w:p>
    <w:p w:rsidR="00481634" w:rsidDel="00E62366" w:rsidRDefault="00471D70" w:rsidP="00E62366">
      <w:pPr>
        <w:bidi/>
        <w:rPr>
          <w:del w:id="4211" w:author="Ron Gal" w:date="2017-03-05T23:18:00Z"/>
        </w:rPr>
      </w:pPr>
      <w:del w:id="4212" w:author="Ron Gal" w:date="2017-03-05T23:18:00Z">
        <w:r w:rsidDel="00E62366">
          <w:rPr>
            <w:sz w:val="28"/>
            <w:szCs w:val="28"/>
            <w:rtl/>
          </w:rPr>
          <w:delText>דיאגרמות רצף (</w:delText>
        </w:r>
        <w:r w:rsidDel="00E62366">
          <w:rPr>
            <w:sz w:val="28"/>
            <w:szCs w:val="28"/>
          </w:rPr>
          <w:delText>Sequence Diagram)</w:delText>
        </w:r>
      </w:del>
    </w:p>
    <w:p w:rsidR="00481634" w:rsidDel="00E62366" w:rsidRDefault="00481634" w:rsidP="00E62366">
      <w:pPr>
        <w:bidi/>
        <w:rPr>
          <w:del w:id="4213" w:author="Ron Gal" w:date="2017-03-05T23:18:00Z"/>
        </w:rPr>
      </w:pPr>
    </w:p>
    <w:p w:rsidR="00481634" w:rsidDel="00E62366" w:rsidRDefault="00471D70" w:rsidP="00E62366">
      <w:pPr>
        <w:bidi/>
        <w:rPr>
          <w:del w:id="4214" w:author="Ron Gal" w:date="2017-03-05T23:18:00Z"/>
        </w:rPr>
      </w:pPr>
      <w:del w:id="4215" w:author="Ron Gal" w:date="2017-03-05T23:18:00Z">
        <w:r w:rsidDel="00E62366">
          <w:rPr>
            <w:sz w:val="24"/>
            <w:szCs w:val="24"/>
            <w:rtl/>
          </w:rPr>
          <w:delText>בחלק זה נציג את התהליכים המרכזיים של המערכת בעזרת דיאגרמות רצף.</w:delText>
        </w:r>
      </w:del>
    </w:p>
    <w:p w:rsidR="00481634" w:rsidDel="00E62366" w:rsidRDefault="00471D70" w:rsidP="00E62366">
      <w:pPr>
        <w:bidi/>
        <w:rPr>
          <w:del w:id="4216" w:author="Ron Gal" w:date="2017-03-05T23:18:00Z"/>
        </w:rPr>
      </w:pPr>
      <w:del w:id="4217" w:author="Ron Gal" w:date="2017-03-05T23:18:00Z">
        <w:r w:rsidDel="00E62366">
          <w:rPr>
            <w:sz w:val="24"/>
            <w:szCs w:val="24"/>
            <w:rtl/>
          </w:rPr>
          <w:delTex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delText>
        </w:r>
      </w:del>
    </w:p>
    <w:p w:rsidR="00481634" w:rsidDel="00E62366" w:rsidRDefault="00481634" w:rsidP="00E62366">
      <w:pPr>
        <w:bidi/>
        <w:rPr>
          <w:del w:id="4218" w:author="Ron Gal" w:date="2017-03-05T23:18:00Z"/>
        </w:rPr>
      </w:pPr>
    </w:p>
    <w:p w:rsidR="00481634" w:rsidDel="00E62366" w:rsidRDefault="00471D70" w:rsidP="00E62366">
      <w:pPr>
        <w:bidi/>
        <w:rPr>
          <w:del w:id="4219" w:author="Ron Gal" w:date="2017-03-05T23:18:00Z"/>
        </w:rPr>
      </w:pPr>
      <w:del w:id="4220" w:author="Ron Gal" w:date="2017-03-05T23:18:00Z">
        <w:r w:rsidDel="00E62366">
          <w:rPr>
            <w:b/>
            <w:sz w:val="24"/>
            <w:szCs w:val="24"/>
            <w:rtl/>
          </w:rPr>
          <w:delText>יצירת מגרש</w:delText>
        </w:r>
      </w:del>
    </w:p>
    <w:p w:rsidR="00481634" w:rsidDel="00E62366" w:rsidRDefault="00471D70" w:rsidP="00E62366">
      <w:pPr>
        <w:bidi/>
        <w:rPr>
          <w:del w:id="4221" w:author="Ron Gal" w:date="2017-03-05T23:18:00Z"/>
        </w:rPr>
      </w:pPr>
      <w:del w:id="4222" w:author="Ron Gal" w:date="2017-03-05T23:18:00Z">
        <w:r w:rsidDel="00E62366">
          <w:rPr>
            <w:sz w:val="24"/>
            <w:szCs w:val="24"/>
            <w:rtl/>
          </w:rPr>
          <w:delText xml:space="preserve">בהתליך זה העובד יוצר מגרש חדש. בלחיצה על הוספת מגרש בדף, השירות בצד הלקוח מבצע קריאת </w:delText>
        </w:r>
        <w:r w:rsidDel="00E62366">
          <w:rPr>
            <w:sz w:val="24"/>
            <w:szCs w:val="24"/>
          </w:rPr>
          <w:delText>http</w:delText>
        </w:r>
        <w:r w:rsidDel="00E62366">
          <w:rPr>
            <w:sz w:val="24"/>
            <w:szCs w:val="24"/>
            <w:rtl/>
          </w:rPr>
          <w:delTex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delText>
        </w:r>
      </w:del>
    </w:p>
    <w:p w:rsidR="00481634" w:rsidDel="00E62366" w:rsidRDefault="00481634" w:rsidP="00E62366">
      <w:pPr>
        <w:bidi/>
        <w:rPr>
          <w:del w:id="4223" w:author="Ron Gal" w:date="2017-03-05T23:18:00Z"/>
        </w:rPr>
      </w:pPr>
    </w:p>
    <w:p w:rsidR="00481634" w:rsidDel="00E62366" w:rsidRDefault="00471D70" w:rsidP="00E62366">
      <w:pPr>
        <w:bidi/>
        <w:rPr>
          <w:del w:id="4224" w:author="Ron Gal" w:date="2017-03-05T23:18:00Z"/>
        </w:rPr>
      </w:pPr>
      <w:del w:id="4225" w:author="Ron Gal" w:date="2017-03-05T23:18:00Z">
        <w:r w:rsidDel="00E62366">
          <w:rPr>
            <w:noProof/>
          </w:rPr>
          <w:drawing>
            <wp:inline distT="114300" distB="114300" distL="114300" distR="114300">
              <wp:extent cx="5943600" cy="2628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del>
    </w:p>
    <w:p w:rsidR="00481634" w:rsidDel="00E62366" w:rsidRDefault="00481634" w:rsidP="00E62366">
      <w:pPr>
        <w:bidi/>
        <w:rPr>
          <w:del w:id="4226" w:author="Ron Gal" w:date="2017-03-05T23:18:00Z"/>
        </w:rPr>
      </w:pPr>
    </w:p>
    <w:p w:rsidR="00481634" w:rsidDel="00E62366" w:rsidRDefault="00471D70" w:rsidP="00E62366">
      <w:pPr>
        <w:bidi/>
        <w:rPr>
          <w:del w:id="4227" w:author="Ron Gal" w:date="2017-03-05T23:18:00Z"/>
        </w:rPr>
      </w:pPr>
      <w:del w:id="4228" w:author="Ron Gal" w:date="2017-03-05T23:18:00Z">
        <w:r w:rsidDel="00E62366">
          <w:br w:type="page"/>
        </w:r>
      </w:del>
    </w:p>
    <w:p w:rsidR="00481634" w:rsidDel="00E62366" w:rsidRDefault="00481634" w:rsidP="00E62366">
      <w:pPr>
        <w:bidi/>
        <w:rPr>
          <w:del w:id="4229" w:author="Ron Gal" w:date="2017-03-05T23:18:00Z"/>
        </w:rPr>
      </w:pPr>
    </w:p>
    <w:p w:rsidR="00481634" w:rsidDel="00E62366" w:rsidRDefault="00471D70" w:rsidP="00E62366">
      <w:pPr>
        <w:bidi/>
        <w:rPr>
          <w:del w:id="4230" w:author="Ron Gal" w:date="2017-03-05T23:18:00Z"/>
        </w:rPr>
      </w:pPr>
      <w:del w:id="4231" w:author="Ron Gal" w:date="2017-03-05T23:18:00Z">
        <w:r w:rsidDel="00E62366">
          <w:rPr>
            <w:b/>
            <w:sz w:val="24"/>
            <w:szCs w:val="24"/>
            <w:rtl/>
          </w:rPr>
          <w:delText>הזמנת מגרש</w:delText>
        </w:r>
      </w:del>
    </w:p>
    <w:p w:rsidR="00481634" w:rsidDel="00E62366" w:rsidRDefault="00471D70" w:rsidP="00E62366">
      <w:pPr>
        <w:bidi/>
        <w:rPr>
          <w:del w:id="4232" w:author="Ron Gal" w:date="2017-03-05T23:18:00Z"/>
        </w:rPr>
      </w:pPr>
      <w:del w:id="4233" w:author="Ron Gal" w:date="2017-03-05T23:18:00Z">
        <w:r w:rsidDel="00E62366">
          <w:rPr>
            <w:sz w:val="24"/>
            <w:szCs w:val="24"/>
            <w:rtl/>
          </w:rPr>
          <w:delText xml:space="preserve">בהתליך זה הלקוח מבצע הזמנה חדשה. בלחיצה על הזמנת מגרש בדף, השירות בצד הלקוח מבצע קריאת </w:delText>
        </w:r>
        <w:r w:rsidDel="00E62366">
          <w:rPr>
            <w:sz w:val="24"/>
            <w:szCs w:val="24"/>
          </w:rPr>
          <w:delText>http</w:delText>
        </w:r>
        <w:r w:rsidDel="00E62366">
          <w:rPr>
            <w:sz w:val="24"/>
            <w:szCs w:val="24"/>
            <w:rtl/>
          </w:rPr>
          <w:delTex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delText>
        </w:r>
      </w:del>
    </w:p>
    <w:p w:rsidR="00481634" w:rsidDel="00E62366" w:rsidRDefault="00471D70" w:rsidP="00E62366">
      <w:pPr>
        <w:bidi/>
        <w:rPr>
          <w:del w:id="4234" w:author="Ron Gal" w:date="2017-03-05T23:18:00Z"/>
        </w:rPr>
      </w:pPr>
      <w:del w:id="4235" w:author="Ron Gal" w:date="2017-03-05T23:18:00Z">
        <w:r w:rsidDel="00E62366">
          <w:rPr>
            <w:sz w:val="24"/>
            <w:szCs w:val="24"/>
            <w:rtl/>
          </w:rPr>
          <w:delText>כעת העובד יכול לאשר או לדחות את ההזמנה ע"י שליחת הנתונים המתאימים לקונטרולר בצד השרת ובכך לעדכן את הנתונים. כמו כן הוא יקבל הודעת חיווי מתאימה.</w:delText>
        </w:r>
      </w:del>
    </w:p>
    <w:p w:rsidR="00481634" w:rsidDel="00E62366" w:rsidRDefault="00481634" w:rsidP="00E62366">
      <w:pPr>
        <w:bidi/>
        <w:rPr>
          <w:del w:id="4236" w:author="Ron Gal" w:date="2017-03-05T23:18:00Z"/>
        </w:rPr>
      </w:pPr>
    </w:p>
    <w:p w:rsidR="00481634" w:rsidDel="00E62366" w:rsidRDefault="00481634" w:rsidP="00E62366">
      <w:pPr>
        <w:bidi/>
        <w:rPr>
          <w:del w:id="4237" w:author="Ron Gal" w:date="2017-03-05T23:18:00Z"/>
        </w:rPr>
      </w:pPr>
    </w:p>
    <w:p w:rsidR="00481634" w:rsidDel="00E62366" w:rsidRDefault="00471D70" w:rsidP="00E62366">
      <w:pPr>
        <w:bidi/>
        <w:rPr>
          <w:del w:id="4238" w:author="Ron Gal" w:date="2017-03-05T23:18:00Z"/>
        </w:rPr>
      </w:pPr>
      <w:del w:id="4239" w:author="Ron Gal" w:date="2017-03-05T23:18:00Z">
        <w:r w:rsidDel="00E62366">
          <w:rPr>
            <w:noProof/>
          </w:rPr>
          <w:drawing>
            <wp:inline distT="114300" distB="114300" distL="114300" distR="114300">
              <wp:extent cx="6325914" cy="458628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325914" cy="4586288"/>
                      </a:xfrm>
                      <a:prstGeom prst="rect">
                        <a:avLst/>
                      </a:prstGeom>
                      <a:ln/>
                    </pic:spPr>
                  </pic:pic>
                </a:graphicData>
              </a:graphic>
            </wp:inline>
          </w:drawing>
        </w:r>
      </w:del>
    </w:p>
    <w:p w:rsidR="00481634" w:rsidDel="00E62366" w:rsidRDefault="00471D70" w:rsidP="00E62366">
      <w:pPr>
        <w:bidi/>
        <w:rPr>
          <w:del w:id="4240" w:author="Ron Gal" w:date="2017-03-05T23:18:00Z"/>
        </w:rPr>
      </w:pPr>
      <w:del w:id="4241" w:author="Ron Gal" w:date="2017-03-05T23:18:00Z">
        <w:r w:rsidDel="00E62366">
          <w:br w:type="page"/>
        </w:r>
      </w:del>
    </w:p>
    <w:p w:rsidR="00481634" w:rsidDel="00E62366" w:rsidRDefault="00481634" w:rsidP="00E62366">
      <w:pPr>
        <w:bidi/>
        <w:rPr>
          <w:del w:id="4242" w:author="Ron Gal" w:date="2017-03-05T23:18:00Z"/>
        </w:rPr>
      </w:pPr>
    </w:p>
    <w:p w:rsidR="00481634" w:rsidDel="00E62366" w:rsidRDefault="00471D70" w:rsidP="00E62366">
      <w:pPr>
        <w:bidi/>
        <w:rPr>
          <w:del w:id="4243" w:author="Ron Gal" w:date="2017-03-05T23:18:00Z"/>
        </w:rPr>
      </w:pPr>
      <w:del w:id="4244" w:author="Ron Gal" w:date="2017-03-05T23:18:00Z">
        <w:r w:rsidDel="00E62366">
          <w:rPr>
            <w:b/>
            <w:sz w:val="24"/>
            <w:szCs w:val="24"/>
            <w:rtl/>
          </w:rPr>
          <w:delText>הצטרפות להזמנה קיימת</w:delText>
        </w:r>
      </w:del>
    </w:p>
    <w:p w:rsidR="00481634" w:rsidDel="00E62366" w:rsidRDefault="00471D70" w:rsidP="00E62366">
      <w:pPr>
        <w:bidi/>
        <w:rPr>
          <w:del w:id="4245" w:author="Ron Gal" w:date="2017-03-05T23:18:00Z"/>
        </w:rPr>
      </w:pPr>
      <w:del w:id="4246" w:author="Ron Gal" w:date="2017-03-05T23:18:00Z">
        <w:r w:rsidDel="00E62366">
          <w:rPr>
            <w:sz w:val="24"/>
            <w:szCs w:val="24"/>
            <w:rtl/>
          </w:rPr>
          <w:delText xml:space="preserve">בהתליך זה לקוח מבקש להצטרף להזמנה של לקוח אחר. בלחיצה על בקשה להצטרפות השירות בצד הלקוח מבצע קריאת </w:delText>
        </w:r>
        <w:r w:rsidDel="00E62366">
          <w:rPr>
            <w:sz w:val="24"/>
            <w:szCs w:val="24"/>
          </w:rPr>
          <w:delText>http</w:delText>
        </w:r>
        <w:r w:rsidDel="00E62366">
          <w:rPr>
            <w:sz w:val="24"/>
            <w:szCs w:val="24"/>
            <w:rtl/>
          </w:rPr>
          <w:delTex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delText>
        </w:r>
      </w:del>
    </w:p>
    <w:p w:rsidR="00481634" w:rsidDel="00E62366" w:rsidRDefault="00471D70" w:rsidP="00E62366">
      <w:pPr>
        <w:bidi/>
        <w:rPr>
          <w:del w:id="4247" w:author="Ron Gal" w:date="2017-03-05T23:18:00Z"/>
        </w:rPr>
      </w:pPr>
      <w:del w:id="4248" w:author="Ron Gal" w:date="2017-03-05T23:18:00Z">
        <w:r w:rsidDel="00E62366">
          <w:rPr>
            <w:sz w:val="24"/>
            <w:szCs w:val="24"/>
            <w:rtl/>
          </w:rPr>
          <w:delText>כעת הלקוח המזמין יכול לאשר או לדחות את ההזמנה ע"י שליחת הנתונים המתאימים לקונטרולר בצד השרת וכך לעדכן את רשומת בקשת ההצטרפות (</w:delText>
        </w:r>
        <w:r w:rsidDel="00E62366">
          <w:rPr>
            <w:sz w:val="24"/>
            <w:szCs w:val="24"/>
          </w:rPr>
          <w:delText>participant</w:delText>
        </w:r>
        <w:r w:rsidDel="00E62366">
          <w:rPr>
            <w:sz w:val="24"/>
            <w:szCs w:val="24"/>
            <w:rtl/>
          </w:rPr>
          <w:delText>). כמו כן הוא מקבל הודעת חיווי מתאימה.</w:delText>
        </w:r>
      </w:del>
    </w:p>
    <w:p w:rsidR="00481634" w:rsidDel="00E62366" w:rsidRDefault="00481634" w:rsidP="00E62366">
      <w:pPr>
        <w:bidi/>
        <w:rPr>
          <w:del w:id="4249" w:author="Ron Gal" w:date="2017-03-05T23:18:00Z"/>
        </w:rPr>
      </w:pPr>
    </w:p>
    <w:p w:rsidR="00481634" w:rsidDel="00E62366" w:rsidRDefault="00481634" w:rsidP="00E62366">
      <w:pPr>
        <w:bidi/>
        <w:rPr>
          <w:del w:id="4250" w:author="Ron Gal" w:date="2017-03-05T23:18:00Z"/>
        </w:rPr>
      </w:pPr>
    </w:p>
    <w:p w:rsidR="00481634" w:rsidDel="00E62366" w:rsidRDefault="00471D70" w:rsidP="00E62366">
      <w:pPr>
        <w:bidi/>
        <w:rPr>
          <w:del w:id="4251" w:author="Ron Gal" w:date="2017-03-05T23:18:00Z"/>
        </w:rPr>
      </w:pPr>
      <w:del w:id="4252" w:author="Ron Gal" w:date="2017-03-05T23:18:00Z">
        <w:r w:rsidDel="00E62366">
          <w:rPr>
            <w:noProof/>
          </w:rPr>
          <w:drawing>
            <wp:inline distT="114300" distB="114300" distL="114300" distR="114300">
              <wp:extent cx="5943600" cy="3517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del>
    </w:p>
    <w:p w:rsidR="00481634" w:rsidDel="00E62366" w:rsidRDefault="00481634" w:rsidP="00E62366">
      <w:pPr>
        <w:bidi/>
        <w:rPr>
          <w:del w:id="4253" w:author="Ron Gal" w:date="2017-03-05T23:18:00Z"/>
        </w:rPr>
      </w:pPr>
    </w:p>
    <w:p w:rsidR="00481634" w:rsidDel="00E62366" w:rsidRDefault="00481634" w:rsidP="00E62366">
      <w:pPr>
        <w:bidi/>
        <w:rPr>
          <w:del w:id="4254" w:author="Ron Gal" w:date="2017-03-05T23:18:00Z"/>
        </w:rPr>
      </w:pPr>
    </w:p>
    <w:p w:rsidR="00481634" w:rsidDel="00E62366" w:rsidRDefault="00471D70" w:rsidP="00E62366">
      <w:pPr>
        <w:bidi/>
        <w:rPr>
          <w:del w:id="4255" w:author="Ron Gal" w:date="2017-03-05T23:18:00Z"/>
        </w:rPr>
      </w:pPr>
      <w:del w:id="4256" w:author="Ron Gal" w:date="2017-03-05T23:18:00Z">
        <w:r w:rsidDel="00E62366">
          <w:br w:type="page"/>
        </w:r>
      </w:del>
    </w:p>
    <w:p w:rsidR="00481634" w:rsidDel="00E62366" w:rsidRDefault="00481634" w:rsidP="00E62366">
      <w:pPr>
        <w:bidi/>
        <w:rPr>
          <w:del w:id="4257" w:author="Ron Gal" w:date="2017-03-05T23:18:00Z"/>
        </w:rPr>
      </w:pPr>
    </w:p>
    <w:p w:rsidR="00481634" w:rsidDel="00E62366" w:rsidRDefault="00471D70" w:rsidP="00E62366">
      <w:pPr>
        <w:bidi/>
        <w:rPr>
          <w:del w:id="4258" w:author="Ron Gal" w:date="2017-03-05T23:18:00Z"/>
        </w:rPr>
      </w:pPr>
      <w:del w:id="4259" w:author="Ron Gal" w:date="2017-03-05T23:18:00Z">
        <w:r w:rsidDel="00E62366">
          <w:rPr>
            <w:b/>
            <w:sz w:val="24"/>
            <w:szCs w:val="24"/>
            <w:rtl/>
          </w:rPr>
          <w:delText>הקפאת לקוח</w:delText>
        </w:r>
      </w:del>
    </w:p>
    <w:p w:rsidR="00481634" w:rsidDel="00E62366" w:rsidRDefault="00471D70" w:rsidP="00E62366">
      <w:pPr>
        <w:bidi/>
        <w:rPr>
          <w:del w:id="4260" w:author="Ron Gal" w:date="2017-03-05T23:18:00Z"/>
        </w:rPr>
      </w:pPr>
      <w:del w:id="4261" w:author="Ron Gal" w:date="2017-03-05T23:18:00Z">
        <w:r w:rsidDel="00E62366">
          <w:rPr>
            <w:sz w:val="24"/>
            <w:szCs w:val="24"/>
            <w:rtl/>
          </w:rPr>
          <w:delTex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delText>
        </w:r>
        <w:r w:rsidDel="00E62366">
          <w:rPr>
            <w:sz w:val="24"/>
            <w:szCs w:val="24"/>
          </w:rPr>
          <w:delText>http</w:delText>
        </w:r>
        <w:r w:rsidDel="00E62366">
          <w:rPr>
            <w:sz w:val="24"/>
            <w:szCs w:val="24"/>
            <w:rtl/>
          </w:rPr>
          <w:delText xml:space="preserve"> עם נתוני התלונה החדשה. הקונטרולר בצד השרת בצע את פעולת ההכנסה למסד הנתונים בעזרת מחולל השליפות, והוא מחזיר ללקוח הודעה שהפעולה בוצעה בהצלחה. </w:delText>
        </w:r>
      </w:del>
    </w:p>
    <w:p w:rsidR="00481634" w:rsidDel="00E62366" w:rsidRDefault="00471D70" w:rsidP="00E62366">
      <w:pPr>
        <w:bidi/>
        <w:rPr>
          <w:del w:id="4262" w:author="Ron Gal" w:date="2017-03-05T23:18:00Z"/>
        </w:rPr>
      </w:pPr>
      <w:del w:id="4263" w:author="Ron Gal" w:date="2017-03-05T23:18:00Z">
        <w:r w:rsidDel="00E62366">
          <w:rPr>
            <w:sz w:val="24"/>
            <w:szCs w:val="24"/>
            <w:rtl/>
          </w:rPr>
          <w:delTex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delText>
        </w:r>
        <w:r w:rsidDel="00E62366">
          <w:rPr>
            <w:sz w:val="24"/>
            <w:szCs w:val="24"/>
          </w:rPr>
          <w:delText>customer</w:delText>
        </w:r>
        <w:r w:rsidDel="00E62366">
          <w:rPr>
            <w:sz w:val="24"/>
            <w:szCs w:val="24"/>
            <w:rtl/>
          </w:rPr>
          <w:delText>). כמו כן הוא מקבל הודעת חיבוי מתאימה.</w:delText>
        </w:r>
      </w:del>
    </w:p>
    <w:p w:rsidR="00481634" w:rsidDel="00E62366" w:rsidRDefault="00481634" w:rsidP="00E62366">
      <w:pPr>
        <w:bidi/>
        <w:rPr>
          <w:del w:id="4264" w:author="Ron Gal" w:date="2017-03-05T23:18:00Z"/>
        </w:rPr>
      </w:pPr>
    </w:p>
    <w:p w:rsidR="00481634" w:rsidDel="00E62366" w:rsidRDefault="00471D70" w:rsidP="00E62366">
      <w:pPr>
        <w:bidi/>
        <w:rPr>
          <w:del w:id="4265" w:author="Ron Gal" w:date="2017-03-05T23:18:00Z"/>
        </w:rPr>
      </w:pPr>
      <w:del w:id="4266" w:author="Ron Gal" w:date="2017-03-05T23:18:00Z">
        <w:r w:rsidDel="00E62366">
          <w:rPr>
            <w:noProof/>
          </w:rPr>
          <w:drawing>
            <wp:inline distT="114300" distB="114300" distL="114300" distR="114300">
              <wp:extent cx="6278683" cy="3633788"/>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6278683" cy="3633788"/>
                      </a:xfrm>
                      <a:prstGeom prst="rect">
                        <a:avLst/>
                      </a:prstGeom>
                      <a:ln/>
                    </pic:spPr>
                  </pic:pic>
                </a:graphicData>
              </a:graphic>
            </wp:inline>
          </w:drawing>
        </w:r>
      </w:del>
    </w:p>
    <w:p w:rsidR="00481634" w:rsidDel="00E62366" w:rsidRDefault="00481634" w:rsidP="00E62366">
      <w:pPr>
        <w:bidi/>
        <w:rPr>
          <w:del w:id="4267" w:author="Ron Gal" w:date="2017-03-05T23:18:00Z"/>
        </w:rPr>
      </w:pPr>
    </w:p>
    <w:p w:rsidR="00481634" w:rsidDel="00E62366" w:rsidRDefault="00481634" w:rsidP="00E62366">
      <w:pPr>
        <w:bidi/>
        <w:rPr>
          <w:del w:id="4268" w:author="Ron Gal" w:date="2017-03-05T23:18:00Z"/>
        </w:rPr>
      </w:pPr>
    </w:p>
    <w:p w:rsidR="00481634" w:rsidDel="00E62366" w:rsidRDefault="00481634" w:rsidP="00E62366">
      <w:pPr>
        <w:bidi/>
        <w:rPr>
          <w:del w:id="4269" w:author="Ron Gal" w:date="2017-03-05T23:18:00Z"/>
        </w:rPr>
      </w:pPr>
    </w:p>
    <w:p w:rsidR="00481634" w:rsidDel="00E62366" w:rsidRDefault="00481634" w:rsidP="00E62366">
      <w:pPr>
        <w:bidi/>
        <w:rPr>
          <w:del w:id="4270" w:author="Ron Gal" w:date="2017-03-05T23:18:00Z"/>
        </w:rPr>
      </w:pPr>
    </w:p>
    <w:p w:rsidR="00481634" w:rsidDel="00E62366" w:rsidRDefault="00481634" w:rsidP="00E62366">
      <w:pPr>
        <w:bidi/>
        <w:rPr>
          <w:del w:id="4271" w:author="Ron Gal" w:date="2017-03-05T23:18:00Z"/>
        </w:rPr>
      </w:pPr>
    </w:p>
    <w:p w:rsidR="00481634" w:rsidDel="00E62366" w:rsidRDefault="00481634" w:rsidP="00E62366">
      <w:pPr>
        <w:bidi/>
        <w:rPr>
          <w:del w:id="4272" w:author="Ron Gal" w:date="2017-03-05T23:18:00Z"/>
        </w:rPr>
      </w:pPr>
    </w:p>
    <w:p w:rsidR="00481634" w:rsidRDefault="00481634" w:rsidP="00E62366">
      <w:pPr>
        <w:bidi/>
      </w:pPr>
    </w:p>
    <w:sectPr w:rsidR="00481634">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470" w:rsidRDefault="00E57470">
      <w:pPr>
        <w:spacing w:line="240" w:lineRule="auto"/>
      </w:pPr>
      <w:r>
        <w:separator/>
      </w:r>
    </w:p>
  </w:endnote>
  <w:endnote w:type="continuationSeparator" w:id="0">
    <w:p w:rsidR="00E57470" w:rsidRDefault="00E574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B21" w:rsidRDefault="001C7B21">
    <w:pPr>
      <w:jc w:val="center"/>
    </w:pPr>
    <w:r>
      <w:fldChar w:fldCharType="begin"/>
    </w:r>
    <w:r>
      <w:instrText>PAGE</w:instrText>
    </w:r>
    <w:r>
      <w:fldChar w:fldCharType="separate"/>
    </w:r>
    <w:r w:rsidR="00E947A5">
      <w:rPr>
        <w:noProof/>
      </w:rPr>
      <w:t>47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470" w:rsidRDefault="00E57470">
      <w:pPr>
        <w:spacing w:line="240" w:lineRule="auto"/>
      </w:pPr>
      <w:r>
        <w:separator/>
      </w:r>
    </w:p>
  </w:footnote>
  <w:footnote w:type="continuationSeparator" w:id="0">
    <w:p w:rsidR="00E57470" w:rsidRDefault="00E574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B456C"/>
    <w:multiLevelType w:val="multilevel"/>
    <w:tmpl w:val="01D812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7A83786"/>
    <w:multiLevelType w:val="multilevel"/>
    <w:tmpl w:val="9E14F9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BC45DFE"/>
    <w:multiLevelType w:val="multilevel"/>
    <w:tmpl w:val="2DFA3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FD46A9"/>
    <w:multiLevelType w:val="multilevel"/>
    <w:tmpl w:val="0C9AB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9A97E7E"/>
    <w:multiLevelType w:val="multilevel"/>
    <w:tmpl w:val="D9542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38E07CE"/>
    <w:multiLevelType w:val="multilevel"/>
    <w:tmpl w:val="42F89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8C6316E"/>
    <w:multiLevelType w:val="multilevel"/>
    <w:tmpl w:val="1DBE6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4052A40"/>
    <w:multiLevelType w:val="multilevel"/>
    <w:tmpl w:val="0DB4F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FD53E1"/>
    <w:multiLevelType w:val="multilevel"/>
    <w:tmpl w:val="6E0C2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75F4D75"/>
    <w:multiLevelType w:val="multilevel"/>
    <w:tmpl w:val="91AE2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29F57D0"/>
    <w:multiLevelType w:val="multilevel"/>
    <w:tmpl w:val="0A3C23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34E166C"/>
    <w:multiLevelType w:val="multilevel"/>
    <w:tmpl w:val="B05EB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94877D9"/>
    <w:multiLevelType w:val="multilevel"/>
    <w:tmpl w:val="11E8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9DD15A9"/>
    <w:multiLevelType w:val="hybridMultilevel"/>
    <w:tmpl w:val="95FC74D0"/>
    <w:lvl w:ilvl="0" w:tplc="BE88DACE">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45852"/>
    <w:multiLevelType w:val="multilevel"/>
    <w:tmpl w:val="08CAA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9436237"/>
    <w:multiLevelType w:val="multilevel"/>
    <w:tmpl w:val="3036F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6"/>
  </w:num>
  <w:num w:numId="3">
    <w:abstractNumId w:val="12"/>
  </w:num>
  <w:num w:numId="4">
    <w:abstractNumId w:val="15"/>
  </w:num>
  <w:num w:numId="5">
    <w:abstractNumId w:val="10"/>
  </w:num>
  <w:num w:numId="6">
    <w:abstractNumId w:val="2"/>
  </w:num>
  <w:num w:numId="7">
    <w:abstractNumId w:val="8"/>
  </w:num>
  <w:num w:numId="8">
    <w:abstractNumId w:val="11"/>
  </w:num>
  <w:num w:numId="9">
    <w:abstractNumId w:val="4"/>
  </w:num>
  <w:num w:numId="10">
    <w:abstractNumId w:val="0"/>
  </w:num>
  <w:num w:numId="11">
    <w:abstractNumId w:val="3"/>
  </w:num>
  <w:num w:numId="12">
    <w:abstractNumId w:val="5"/>
  </w:num>
  <w:num w:numId="13">
    <w:abstractNumId w:val="14"/>
  </w:num>
  <w:num w:numId="14">
    <w:abstractNumId w:val="1"/>
  </w:num>
  <w:num w:numId="15">
    <w:abstractNumId w:val="7"/>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n Gal">
    <w15:presenceInfo w15:providerId="AD" w15:userId="S-1-5-21-2997667945-69505476-641416405-5835"/>
  </w15:person>
  <w15:person w15:author="ron gal">
    <w15:presenceInfo w15:providerId="Windows Live" w15:userId="17642a349429c8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81634"/>
    <w:rsid w:val="00094DB5"/>
    <w:rsid w:val="000A1C34"/>
    <w:rsid w:val="000A49C2"/>
    <w:rsid w:val="000B66B0"/>
    <w:rsid w:val="000F3A1E"/>
    <w:rsid w:val="00110E29"/>
    <w:rsid w:val="001653D6"/>
    <w:rsid w:val="0017775C"/>
    <w:rsid w:val="00194AF4"/>
    <w:rsid w:val="001B3738"/>
    <w:rsid w:val="001C7B21"/>
    <w:rsid w:val="00211E52"/>
    <w:rsid w:val="00213013"/>
    <w:rsid w:val="00216054"/>
    <w:rsid w:val="00224620"/>
    <w:rsid w:val="002766ED"/>
    <w:rsid w:val="002C5F7C"/>
    <w:rsid w:val="002D1863"/>
    <w:rsid w:val="003912C8"/>
    <w:rsid w:val="003D233C"/>
    <w:rsid w:val="00430617"/>
    <w:rsid w:val="004666B9"/>
    <w:rsid w:val="004674E5"/>
    <w:rsid w:val="00471D70"/>
    <w:rsid w:val="00481634"/>
    <w:rsid w:val="004B53AE"/>
    <w:rsid w:val="004E1CDF"/>
    <w:rsid w:val="004F4159"/>
    <w:rsid w:val="00501C49"/>
    <w:rsid w:val="0052354F"/>
    <w:rsid w:val="00584A27"/>
    <w:rsid w:val="005A060C"/>
    <w:rsid w:val="005B4BA2"/>
    <w:rsid w:val="005E277A"/>
    <w:rsid w:val="0063045C"/>
    <w:rsid w:val="00632FE7"/>
    <w:rsid w:val="00694F4E"/>
    <w:rsid w:val="00714729"/>
    <w:rsid w:val="00747F2B"/>
    <w:rsid w:val="00754092"/>
    <w:rsid w:val="0076005C"/>
    <w:rsid w:val="007A3BB4"/>
    <w:rsid w:val="007A763D"/>
    <w:rsid w:val="007E4D19"/>
    <w:rsid w:val="0081189A"/>
    <w:rsid w:val="00817880"/>
    <w:rsid w:val="008525B6"/>
    <w:rsid w:val="008A0790"/>
    <w:rsid w:val="008B3F0E"/>
    <w:rsid w:val="008C1EDD"/>
    <w:rsid w:val="008E254E"/>
    <w:rsid w:val="00911482"/>
    <w:rsid w:val="0094452F"/>
    <w:rsid w:val="0096291C"/>
    <w:rsid w:val="009E7017"/>
    <w:rsid w:val="00A11CF2"/>
    <w:rsid w:val="00A27D69"/>
    <w:rsid w:val="00A5188F"/>
    <w:rsid w:val="00A96264"/>
    <w:rsid w:val="00B40E40"/>
    <w:rsid w:val="00B55160"/>
    <w:rsid w:val="00BD788B"/>
    <w:rsid w:val="00C11C47"/>
    <w:rsid w:val="00C33E1B"/>
    <w:rsid w:val="00C6162B"/>
    <w:rsid w:val="00C675CE"/>
    <w:rsid w:val="00C7601C"/>
    <w:rsid w:val="00C95285"/>
    <w:rsid w:val="00D20A8A"/>
    <w:rsid w:val="00D81240"/>
    <w:rsid w:val="00E57470"/>
    <w:rsid w:val="00E62366"/>
    <w:rsid w:val="00E917A8"/>
    <w:rsid w:val="00E947A5"/>
    <w:rsid w:val="00EA16CA"/>
    <w:rsid w:val="00EA5B60"/>
    <w:rsid w:val="00EB537C"/>
    <w:rsid w:val="00EC1DDE"/>
    <w:rsid w:val="00ED0DEE"/>
    <w:rsid w:val="00F00D18"/>
    <w:rsid w:val="00F3722B"/>
    <w:rsid w:val="00F52774"/>
    <w:rsid w:val="00F71947"/>
    <w:rsid w:val="00F96EB6"/>
    <w:rsid w:val="00FA561A"/>
    <w:rsid w:val="00FA67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9C7D3"/>
  <w15:docId w15:val="{E2EFD956-BBC5-4230-8EAD-D8DED45F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A1C34"/>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NoSpacing">
    <w:name w:val="No Spacing"/>
    <w:link w:val="NoSpacingChar"/>
    <w:uiPriority w:val="1"/>
    <w:qFormat/>
    <w:rsid w:val="00471D70"/>
    <w:pPr>
      <w:spacing w:line="240" w:lineRule="auto"/>
    </w:pPr>
    <w:rPr>
      <w:rFonts w:asciiTheme="minorHAnsi" w:eastAsiaTheme="minorEastAsia" w:hAnsiTheme="minorHAnsi" w:cstheme="minorBidi"/>
      <w:color w:val="auto"/>
      <w:lang w:bidi="ar-SA"/>
    </w:rPr>
  </w:style>
  <w:style w:type="character" w:customStyle="1" w:styleId="NoSpacingChar">
    <w:name w:val="No Spacing Char"/>
    <w:basedOn w:val="DefaultParagraphFont"/>
    <w:link w:val="NoSpacing"/>
    <w:uiPriority w:val="1"/>
    <w:rsid w:val="00471D70"/>
    <w:rPr>
      <w:rFonts w:asciiTheme="minorHAnsi" w:eastAsiaTheme="minorEastAsia" w:hAnsiTheme="minorHAnsi" w:cstheme="minorBidi"/>
      <w:color w:val="auto"/>
      <w:lang w:bidi="ar-SA"/>
    </w:rPr>
  </w:style>
  <w:style w:type="paragraph" w:styleId="BalloonText">
    <w:name w:val="Balloon Text"/>
    <w:basedOn w:val="Normal"/>
    <w:link w:val="BalloonTextChar"/>
    <w:uiPriority w:val="99"/>
    <w:semiHidden/>
    <w:unhideWhenUsed/>
    <w:rsid w:val="003D23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33C"/>
    <w:rPr>
      <w:rFonts w:ascii="Segoe UI" w:hAnsi="Segoe UI" w:cs="Segoe UI"/>
      <w:sz w:val="18"/>
      <w:szCs w:val="18"/>
    </w:rPr>
  </w:style>
  <w:style w:type="paragraph" w:styleId="TOCHeading">
    <w:name w:val="TOC Heading"/>
    <w:basedOn w:val="Heading1"/>
    <w:next w:val="Normal"/>
    <w:uiPriority w:val="39"/>
    <w:unhideWhenUsed/>
    <w:qFormat/>
    <w:rsid w:val="00F527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bidi="ar-SA"/>
    </w:rPr>
  </w:style>
  <w:style w:type="paragraph" w:styleId="TOC1">
    <w:name w:val="toc 1"/>
    <w:basedOn w:val="Normal"/>
    <w:next w:val="Normal"/>
    <w:autoRedefine/>
    <w:uiPriority w:val="39"/>
    <w:unhideWhenUsed/>
    <w:rsid w:val="00430617"/>
    <w:pPr>
      <w:spacing w:after="100"/>
    </w:pPr>
  </w:style>
  <w:style w:type="paragraph" w:styleId="TOC2">
    <w:name w:val="toc 2"/>
    <w:basedOn w:val="Normal"/>
    <w:next w:val="Normal"/>
    <w:autoRedefine/>
    <w:uiPriority w:val="39"/>
    <w:unhideWhenUsed/>
    <w:rsid w:val="00430617"/>
    <w:pPr>
      <w:spacing w:after="100"/>
      <w:ind w:left="220"/>
    </w:pPr>
  </w:style>
  <w:style w:type="character" w:styleId="Hyperlink">
    <w:name w:val="Hyperlink"/>
    <w:basedOn w:val="DefaultParagraphFont"/>
    <w:uiPriority w:val="99"/>
    <w:unhideWhenUsed/>
    <w:rsid w:val="00430617"/>
    <w:rPr>
      <w:color w:val="0563C1" w:themeColor="hyperlink"/>
      <w:u w:val="single"/>
    </w:rPr>
  </w:style>
  <w:style w:type="paragraph" w:styleId="ListParagraph">
    <w:name w:val="List Paragraph"/>
    <w:basedOn w:val="Normal"/>
    <w:uiPriority w:val="34"/>
    <w:qFormat/>
    <w:rsid w:val="00C6162B"/>
    <w:pPr>
      <w:ind w:left="720"/>
      <w:contextualSpacing/>
    </w:pPr>
  </w:style>
  <w:style w:type="paragraph" w:styleId="Header">
    <w:name w:val="header"/>
    <w:basedOn w:val="Normal"/>
    <w:link w:val="HeaderChar"/>
    <w:uiPriority w:val="99"/>
    <w:unhideWhenUsed/>
    <w:rsid w:val="0063045C"/>
    <w:pPr>
      <w:tabs>
        <w:tab w:val="center" w:pos="4680"/>
        <w:tab w:val="right" w:pos="9360"/>
      </w:tabs>
      <w:spacing w:line="240" w:lineRule="auto"/>
    </w:pPr>
  </w:style>
  <w:style w:type="character" w:customStyle="1" w:styleId="HeaderChar">
    <w:name w:val="Header Char"/>
    <w:basedOn w:val="DefaultParagraphFont"/>
    <w:link w:val="Header"/>
    <w:uiPriority w:val="99"/>
    <w:rsid w:val="0063045C"/>
  </w:style>
  <w:style w:type="paragraph" w:styleId="Footer">
    <w:name w:val="footer"/>
    <w:basedOn w:val="Normal"/>
    <w:link w:val="FooterChar"/>
    <w:uiPriority w:val="99"/>
    <w:unhideWhenUsed/>
    <w:rsid w:val="0063045C"/>
    <w:pPr>
      <w:tabs>
        <w:tab w:val="center" w:pos="4680"/>
        <w:tab w:val="right" w:pos="9360"/>
      </w:tabs>
      <w:spacing w:line="240" w:lineRule="auto"/>
    </w:pPr>
  </w:style>
  <w:style w:type="character" w:customStyle="1" w:styleId="FooterChar">
    <w:name w:val="Footer Char"/>
    <w:basedOn w:val="DefaultParagraphFont"/>
    <w:link w:val="Footer"/>
    <w:uiPriority w:val="99"/>
    <w:rsid w:val="0063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מסמך זה מתאר את הדרישות ממערכת EZVet, מערכת לניהול העולם הוטרינרי.</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430D22-A734-4447-856E-A72EAB048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13304</Words>
  <Characters>75834</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EZVET</vt:lpstr>
    </vt:vector>
  </TitlesOfParts>
  <Company/>
  <LinksUpToDate>false</LinksUpToDate>
  <CharactersWithSpaces>88961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EZVET</dc:title>
  <dc:subject>מערכת לניהול העולם הוטרינרי</dc:subject>
  <dc:creator>רון גל</dc:creator>
  <cp:lastModifiedBy>Ron Gal</cp:lastModifiedBy>
  <cp:revision>66</cp:revision>
  <dcterms:created xsi:type="dcterms:W3CDTF">2017-03-04T10:51:00Z</dcterms:created>
  <dcterms:modified xsi:type="dcterms:W3CDTF">2017-03-05T22:10:00Z</dcterms:modified>
  <cp:category>סדנה בתכנות מונחה עצמים</cp:category>
</cp:coreProperties>
</file>