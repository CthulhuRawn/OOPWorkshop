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sdt>
      <w:sdtPr>
        <w:id w:val="1792633084"/>
        <w:docPartObj>
          <w:docPartGallery w:val="Cover Pages"/>
          <w:docPartUnique/>
        </w:docPartObj>
      </w:sdtPr>
      <w:sdtEndPr/>
      <w:sdtContent>
        <w:p w:rsidR="00471D70" w:rsidRDefault="00471D70">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87"/>
                                  <w:gridCol w:w="5954"/>
                                </w:tblGrid>
                                <w:tr w:rsidR="001C7B21">
                                  <w:trPr>
                                    <w:jc w:val="center"/>
                                  </w:trPr>
                                  <w:tc>
                                    <w:tcPr>
                                      <w:tcW w:w="2568" w:type="pct"/>
                                      <w:vAlign w:val="center"/>
                                    </w:tcPr>
                                    <w:p w:rsidR="001C7B21" w:rsidRDefault="001C7B21">
                                      <w:pPr>
                                        <w:jc w:val="right"/>
                                      </w:pPr>
                                      <w:r>
                                        <w:object w:dxaOrig="5266" w:dyaOrig="26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63.1pt;height:131.55pt">
                                            <v:imagedata r:id="rId9" o:title=""/>
                                          </v:shape>
                                          <o:OLEObject Type="Embed" ProgID="PBrush" ShapeID="_x0000_i1026" DrawAspect="Content" ObjectID="_1550264368" r:id="rId10"/>
                                        </w:object>
                                      </w:r>
                                    </w:p>
                                    <w:sdt>
                                      <w:sdtPr>
                                        <w:rPr>
                                          <w:rFonts w:ascii="Times New Roman" w:hAnsi="Times New Roman" w:cs="Times New Roman"/>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1C7B21" w:rsidRDefault="001C7B21">
                                          <w:pPr>
                                            <w:pStyle w:val="NoSpacing"/>
                                            <w:spacing w:line="312" w:lineRule="auto"/>
                                            <w:jc w:val="right"/>
                                            <w:rPr>
                                              <w:caps/>
                                              <w:color w:val="191919" w:themeColor="text1" w:themeTint="E6"/>
                                              <w:sz w:val="72"/>
                                              <w:szCs w:val="72"/>
                                            </w:rPr>
                                          </w:pPr>
                                          <w:r w:rsidRPr="00471D70">
                                            <w:rPr>
                                              <w:rFonts w:ascii="Times New Roman" w:hAnsi="Times New Roman" w:cs="Times New Roman"/>
                                              <w:caps/>
                                              <w:color w:val="191919" w:themeColor="text1" w:themeTint="E6"/>
                                              <w:sz w:val="72"/>
                                              <w:szCs w:val="72"/>
                                            </w:rPr>
                                            <w:t>EZVET</w:t>
                                          </w:r>
                                        </w:p>
                                      </w:sdtContent>
                                    </w:sdt>
                                    <w:sdt>
                                      <w:sdtPr>
                                        <w:rPr>
                                          <w:rFonts w:asciiTheme="minorHAnsi" w:eastAsiaTheme="minorHAnsi" w:hAnsiTheme="minorHAnsi" w:cstheme="minorBidi"/>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1C7B21" w:rsidRDefault="001C7B21">
                                          <w:pPr>
                                            <w:jc w:val="right"/>
                                            <w:rPr>
                                              <w:sz w:val="24"/>
                                              <w:szCs w:val="24"/>
                                            </w:rPr>
                                          </w:pPr>
                                          <w:r w:rsidRPr="00471D70">
                                            <w:rPr>
                                              <w:rFonts w:asciiTheme="minorHAnsi" w:eastAsiaTheme="minorHAnsi" w:hAnsiTheme="minorHAnsi" w:cstheme="minorBidi"/>
                                              <w:color w:val="000000" w:themeColor="text1"/>
                                              <w:sz w:val="24"/>
                                              <w:szCs w:val="24"/>
                                              <w:rtl/>
                                            </w:rPr>
                                            <w:t>מערכת לניהול העולם הוטרינרי</w:t>
                                          </w:r>
                                        </w:p>
                                      </w:sdtContent>
                                    </w:sdt>
                                  </w:tc>
                                  <w:tc>
                                    <w:tcPr>
                                      <w:tcW w:w="2432" w:type="pct"/>
                                      <w:vAlign w:val="center"/>
                                    </w:tcPr>
                                    <w:p w:rsidR="001C7B21" w:rsidRDefault="001C7B21" w:rsidP="00471D70">
                                      <w:pPr>
                                        <w:pStyle w:val="NoSpacing"/>
                                        <w:rPr>
                                          <w:caps/>
                                          <w:color w:val="ED7D31" w:themeColor="accent2"/>
                                          <w:sz w:val="26"/>
                                          <w:szCs w:val="26"/>
                                          <w:lang w:bidi="he-IL"/>
                                        </w:rPr>
                                      </w:pPr>
                                      <w:r>
                                        <w:rPr>
                                          <w:rFonts w:hint="cs"/>
                                          <w:caps/>
                                          <w:color w:val="ED7D31" w:themeColor="accent2"/>
                                          <w:sz w:val="26"/>
                                          <w:szCs w:val="26"/>
                                          <w:rtl/>
                                          <w:lang w:bidi="he-IL"/>
                                        </w:rPr>
                                        <w:t>מסמך עיצוב</w:t>
                                      </w:r>
                                    </w:p>
                                    <w:sdt>
                                      <w:sdtPr>
                                        <w:rPr>
                                          <w:rFonts w:asciiTheme="minorHAnsi" w:eastAsiaTheme="minorHAnsi" w:hAnsiTheme="minorHAnsi" w:cstheme="minorBidi"/>
                                          <w:color w:val="000000" w:themeColor="text1"/>
                                          <w:rtl/>
                                        </w:rPr>
                                        <w:alias w:val="Abstract"/>
                                        <w:tag w:val=""/>
                                        <w:id w:val="-2036181933"/>
                                        <w:dataBinding w:prefixMappings="xmlns:ns0='http://schemas.microsoft.com/office/2006/coverPageProps' " w:xpath="/ns0:CoverPageProperties[1]/ns0:Abstract[1]" w:storeItemID="{55AF091B-3C7A-41E3-B477-F2FDAA23CFDA}"/>
                                        <w:text/>
                                      </w:sdtPr>
                                      <w:sdtContent>
                                        <w:p w:rsidR="001C7B21" w:rsidRDefault="00A54DC6" w:rsidP="00A54DC6">
                                          <w:pPr>
                                            <w:bidi/>
                                            <w:rPr>
                                              <w:color w:val="000000" w:themeColor="text1"/>
                                            </w:rPr>
                                            <w:pPrChange w:id="0" w:author="Ron Gal" w:date="2017-03-06T00:12:00Z">
                                              <w:pPr/>
                                            </w:pPrChange>
                                          </w:pPr>
                                          <w:del w:id="1" w:author="Ron Gal" w:date="2017-03-06T00:12:00Z">
                                            <w:r w:rsidRPr="00471D70" w:rsidDel="00A54DC6">
                                              <w:rPr>
                                                <w:rFonts w:asciiTheme="minorHAnsi" w:eastAsiaTheme="minorHAnsi" w:hAnsiTheme="minorHAnsi" w:cstheme="minorBidi"/>
                                                <w:color w:val="000000" w:themeColor="text1"/>
                                                <w:rtl/>
                                              </w:rPr>
                                              <w:delText xml:space="preserve">מסמך זה מתאר את הדרישות ממערכת </w:delText>
                                            </w:r>
                                            <w:r w:rsidRPr="00471D70" w:rsidDel="00A54DC6">
                                              <w:rPr>
                                                <w:rFonts w:asciiTheme="minorHAnsi" w:eastAsiaTheme="minorHAnsi" w:hAnsiTheme="minorHAnsi" w:cstheme="minorBidi"/>
                                                <w:color w:val="000000" w:themeColor="text1"/>
                                              </w:rPr>
                                              <w:delText>EZVet</w:delText>
                                            </w:r>
                                            <w:r w:rsidRPr="00471D70" w:rsidDel="00A54DC6">
                                              <w:rPr>
                                                <w:rFonts w:asciiTheme="minorHAnsi" w:eastAsiaTheme="minorHAnsi" w:hAnsiTheme="minorHAnsi" w:cstheme="minorBidi"/>
                                                <w:color w:val="000000" w:themeColor="text1"/>
                                                <w:rtl/>
                                              </w:rPr>
                                              <w:delText>, מערכת לניהול העולם הוטרינרי.</w:delText>
                                            </w:r>
                                          </w:del>
                                          <w:ins w:id="2" w:author="Ron Gal" w:date="2017-03-06T00:12:00Z">
                                            <w:r>
                                              <w:rPr>
                                                <w:rFonts w:asciiTheme="minorHAnsi" w:eastAsiaTheme="minorHAnsi" w:hAnsiTheme="minorHAnsi" w:cstheme="minorBidi" w:hint="cs"/>
                                                <w:color w:val="000000" w:themeColor="text1"/>
                                                <w:rtl/>
                                              </w:rPr>
                                              <w:t xml:space="preserve">מסמך זה מתאר את עיצוב תוכנת מערכת </w:t>
                                            </w:r>
                                            <w:r>
                                              <w:rPr>
                                                <w:rFonts w:asciiTheme="minorHAnsi" w:eastAsiaTheme="minorHAnsi" w:hAnsiTheme="minorHAnsi" w:cstheme="minorBidi" w:hint="cs"/>
                                                <w:color w:val="000000" w:themeColor="text1"/>
                                              </w:rPr>
                                              <w:t>EZV</w:t>
                                            </w:r>
                                            <w:r>
                                              <w:rPr>
                                                <w:rFonts w:asciiTheme="minorHAnsi" w:eastAsiaTheme="minorHAnsi" w:hAnsiTheme="minorHAnsi" w:cstheme="minorBidi"/>
                                                <w:color w:val="000000" w:themeColor="text1"/>
                                              </w:rPr>
                                              <w:t>et</w:t>
                                            </w:r>
                                          </w:ins>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1C7B21" w:rsidRDefault="001C7B21" w:rsidP="00471D70">
                                          <w:pPr>
                                            <w:pStyle w:val="NoSpacing"/>
                                            <w:rPr>
                                              <w:color w:val="ED7D31" w:themeColor="accent2"/>
                                              <w:sz w:val="26"/>
                                              <w:szCs w:val="26"/>
                                            </w:rPr>
                                          </w:pPr>
                                          <w:r>
                                            <w:rPr>
                                              <w:rFonts w:hint="cs"/>
                                              <w:color w:val="ED7D31" w:themeColor="accent2"/>
                                              <w:sz w:val="26"/>
                                              <w:szCs w:val="26"/>
                                              <w:rtl/>
                                              <w:lang w:bidi="he-IL"/>
                                            </w:rPr>
                                            <w:t>רון גל</w:t>
                                          </w:r>
                                        </w:p>
                                      </w:sdtContent>
                                    </w:sdt>
                                    <w:p w:rsidR="001C7B21" w:rsidRDefault="00883D27" w:rsidP="00471D7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1C7B21">
                                            <w:rPr>
                                              <w:rFonts w:hint="cs"/>
                                              <w:color w:val="44546A" w:themeColor="text2"/>
                                              <w:rtl/>
                                              <w:lang w:bidi="he-IL"/>
                                            </w:rPr>
                                            <w:t>סדנה בתכנות מונחה עצמים</w:t>
                                          </w:r>
                                        </w:sdtContent>
                                      </w:sdt>
                                    </w:p>
                                  </w:tc>
                                </w:tr>
                              </w:tbl>
                              <w:p w:rsidR="001C7B21" w:rsidRDefault="001C7B2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6028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87"/>
                            <w:gridCol w:w="5954"/>
                          </w:tblGrid>
                          <w:tr w:rsidR="001C7B21">
                            <w:trPr>
                              <w:jc w:val="center"/>
                            </w:trPr>
                            <w:tc>
                              <w:tcPr>
                                <w:tcW w:w="2568" w:type="pct"/>
                                <w:vAlign w:val="center"/>
                              </w:tcPr>
                              <w:p w:rsidR="001C7B21" w:rsidRDefault="001C7B21">
                                <w:pPr>
                                  <w:jc w:val="right"/>
                                </w:pPr>
                                <w:r>
                                  <w:object w:dxaOrig="5266" w:dyaOrig="2640">
                                    <v:shape id="_x0000_i1026" type="#_x0000_t75" style="width:263.1pt;height:131.55pt">
                                      <v:imagedata r:id="rId9" o:title=""/>
                                    </v:shape>
                                    <o:OLEObject Type="Embed" ProgID="PBrush" ShapeID="_x0000_i1026" DrawAspect="Content" ObjectID="_1550264368" r:id="rId11"/>
                                  </w:object>
                                </w:r>
                              </w:p>
                              <w:sdt>
                                <w:sdtPr>
                                  <w:rPr>
                                    <w:rFonts w:ascii="Times New Roman" w:hAnsi="Times New Roman" w:cs="Times New Roman"/>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1C7B21" w:rsidRDefault="001C7B21">
                                    <w:pPr>
                                      <w:pStyle w:val="NoSpacing"/>
                                      <w:spacing w:line="312" w:lineRule="auto"/>
                                      <w:jc w:val="right"/>
                                      <w:rPr>
                                        <w:caps/>
                                        <w:color w:val="191919" w:themeColor="text1" w:themeTint="E6"/>
                                        <w:sz w:val="72"/>
                                        <w:szCs w:val="72"/>
                                      </w:rPr>
                                    </w:pPr>
                                    <w:r w:rsidRPr="00471D70">
                                      <w:rPr>
                                        <w:rFonts w:ascii="Times New Roman" w:hAnsi="Times New Roman" w:cs="Times New Roman"/>
                                        <w:caps/>
                                        <w:color w:val="191919" w:themeColor="text1" w:themeTint="E6"/>
                                        <w:sz w:val="72"/>
                                        <w:szCs w:val="72"/>
                                      </w:rPr>
                                      <w:t>EZVET</w:t>
                                    </w:r>
                                  </w:p>
                                </w:sdtContent>
                              </w:sdt>
                              <w:sdt>
                                <w:sdtPr>
                                  <w:rPr>
                                    <w:rFonts w:asciiTheme="minorHAnsi" w:eastAsiaTheme="minorHAnsi" w:hAnsiTheme="minorHAnsi" w:cstheme="minorBidi"/>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1C7B21" w:rsidRDefault="001C7B21">
                                    <w:pPr>
                                      <w:jc w:val="right"/>
                                      <w:rPr>
                                        <w:sz w:val="24"/>
                                        <w:szCs w:val="24"/>
                                      </w:rPr>
                                    </w:pPr>
                                    <w:r w:rsidRPr="00471D70">
                                      <w:rPr>
                                        <w:rFonts w:asciiTheme="minorHAnsi" w:eastAsiaTheme="minorHAnsi" w:hAnsiTheme="minorHAnsi" w:cstheme="minorBidi"/>
                                        <w:color w:val="000000" w:themeColor="text1"/>
                                        <w:sz w:val="24"/>
                                        <w:szCs w:val="24"/>
                                        <w:rtl/>
                                      </w:rPr>
                                      <w:t>מערכת לניהול העולם הוטרינרי</w:t>
                                    </w:r>
                                  </w:p>
                                </w:sdtContent>
                              </w:sdt>
                            </w:tc>
                            <w:tc>
                              <w:tcPr>
                                <w:tcW w:w="2432" w:type="pct"/>
                                <w:vAlign w:val="center"/>
                              </w:tcPr>
                              <w:p w:rsidR="001C7B21" w:rsidRDefault="001C7B21" w:rsidP="00471D70">
                                <w:pPr>
                                  <w:pStyle w:val="NoSpacing"/>
                                  <w:rPr>
                                    <w:caps/>
                                    <w:color w:val="ED7D31" w:themeColor="accent2"/>
                                    <w:sz w:val="26"/>
                                    <w:szCs w:val="26"/>
                                    <w:lang w:bidi="he-IL"/>
                                  </w:rPr>
                                </w:pPr>
                                <w:r>
                                  <w:rPr>
                                    <w:rFonts w:hint="cs"/>
                                    <w:caps/>
                                    <w:color w:val="ED7D31" w:themeColor="accent2"/>
                                    <w:sz w:val="26"/>
                                    <w:szCs w:val="26"/>
                                    <w:rtl/>
                                    <w:lang w:bidi="he-IL"/>
                                  </w:rPr>
                                  <w:t>מסמך עיצוב</w:t>
                                </w:r>
                              </w:p>
                              <w:sdt>
                                <w:sdtPr>
                                  <w:rPr>
                                    <w:rFonts w:asciiTheme="minorHAnsi" w:eastAsiaTheme="minorHAnsi" w:hAnsiTheme="minorHAnsi" w:cstheme="minorBidi"/>
                                    <w:color w:val="000000" w:themeColor="text1"/>
                                    <w:rtl/>
                                  </w:rPr>
                                  <w:alias w:val="Abstract"/>
                                  <w:tag w:val=""/>
                                  <w:id w:val="-2036181933"/>
                                  <w:dataBinding w:prefixMappings="xmlns:ns0='http://schemas.microsoft.com/office/2006/coverPageProps' " w:xpath="/ns0:CoverPageProperties[1]/ns0:Abstract[1]" w:storeItemID="{55AF091B-3C7A-41E3-B477-F2FDAA23CFDA}"/>
                                  <w:text/>
                                </w:sdtPr>
                                <w:sdtContent>
                                  <w:p w:rsidR="001C7B21" w:rsidRDefault="00A54DC6" w:rsidP="00A54DC6">
                                    <w:pPr>
                                      <w:bidi/>
                                      <w:rPr>
                                        <w:color w:val="000000" w:themeColor="text1"/>
                                      </w:rPr>
                                      <w:pPrChange w:id="3" w:author="Ron Gal" w:date="2017-03-06T00:12:00Z">
                                        <w:pPr/>
                                      </w:pPrChange>
                                    </w:pPr>
                                    <w:del w:id="4" w:author="Ron Gal" w:date="2017-03-06T00:12:00Z">
                                      <w:r w:rsidRPr="00471D70" w:rsidDel="00A54DC6">
                                        <w:rPr>
                                          <w:rFonts w:asciiTheme="minorHAnsi" w:eastAsiaTheme="minorHAnsi" w:hAnsiTheme="minorHAnsi" w:cstheme="minorBidi"/>
                                          <w:color w:val="000000" w:themeColor="text1"/>
                                          <w:rtl/>
                                        </w:rPr>
                                        <w:delText xml:space="preserve">מסמך זה מתאר את הדרישות ממערכת </w:delText>
                                      </w:r>
                                      <w:r w:rsidRPr="00471D70" w:rsidDel="00A54DC6">
                                        <w:rPr>
                                          <w:rFonts w:asciiTheme="minorHAnsi" w:eastAsiaTheme="minorHAnsi" w:hAnsiTheme="minorHAnsi" w:cstheme="minorBidi"/>
                                          <w:color w:val="000000" w:themeColor="text1"/>
                                        </w:rPr>
                                        <w:delText>EZVet</w:delText>
                                      </w:r>
                                      <w:r w:rsidRPr="00471D70" w:rsidDel="00A54DC6">
                                        <w:rPr>
                                          <w:rFonts w:asciiTheme="minorHAnsi" w:eastAsiaTheme="minorHAnsi" w:hAnsiTheme="minorHAnsi" w:cstheme="minorBidi"/>
                                          <w:color w:val="000000" w:themeColor="text1"/>
                                          <w:rtl/>
                                        </w:rPr>
                                        <w:delText>, מערכת לניהול העולם הוטרינרי.</w:delText>
                                      </w:r>
                                    </w:del>
                                    <w:ins w:id="5" w:author="Ron Gal" w:date="2017-03-06T00:12:00Z">
                                      <w:r>
                                        <w:rPr>
                                          <w:rFonts w:asciiTheme="minorHAnsi" w:eastAsiaTheme="minorHAnsi" w:hAnsiTheme="minorHAnsi" w:cstheme="minorBidi" w:hint="cs"/>
                                          <w:color w:val="000000" w:themeColor="text1"/>
                                          <w:rtl/>
                                        </w:rPr>
                                        <w:t xml:space="preserve">מסמך זה מתאר את עיצוב תוכנת מערכת </w:t>
                                      </w:r>
                                      <w:r>
                                        <w:rPr>
                                          <w:rFonts w:asciiTheme="minorHAnsi" w:eastAsiaTheme="minorHAnsi" w:hAnsiTheme="minorHAnsi" w:cstheme="minorBidi" w:hint="cs"/>
                                          <w:color w:val="000000" w:themeColor="text1"/>
                                        </w:rPr>
                                        <w:t>EZV</w:t>
                                      </w:r>
                                      <w:r>
                                        <w:rPr>
                                          <w:rFonts w:asciiTheme="minorHAnsi" w:eastAsiaTheme="minorHAnsi" w:hAnsiTheme="minorHAnsi" w:cstheme="minorBidi"/>
                                          <w:color w:val="000000" w:themeColor="text1"/>
                                        </w:rPr>
                                        <w:t>et</w:t>
                                      </w:r>
                                    </w:ins>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1C7B21" w:rsidRDefault="001C7B21" w:rsidP="00471D70">
                                    <w:pPr>
                                      <w:pStyle w:val="NoSpacing"/>
                                      <w:rPr>
                                        <w:color w:val="ED7D31" w:themeColor="accent2"/>
                                        <w:sz w:val="26"/>
                                        <w:szCs w:val="26"/>
                                      </w:rPr>
                                    </w:pPr>
                                    <w:r>
                                      <w:rPr>
                                        <w:rFonts w:hint="cs"/>
                                        <w:color w:val="ED7D31" w:themeColor="accent2"/>
                                        <w:sz w:val="26"/>
                                        <w:szCs w:val="26"/>
                                        <w:rtl/>
                                        <w:lang w:bidi="he-IL"/>
                                      </w:rPr>
                                      <w:t>רון גל</w:t>
                                    </w:r>
                                  </w:p>
                                </w:sdtContent>
                              </w:sdt>
                              <w:p w:rsidR="001C7B21" w:rsidRDefault="00883D27" w:rsidP="00471D7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1C7B21">
                                      <w:rPr>
                                        <w:rFonts w:hint="cs"/>
                                        <w:color w:val="44546A" w:themeColor="text2"/>
                                        <w:rtl/>
                                        <w:lang w:bidi="he-IL"/>
                                      </w:rPr>
                                      <w:t>סדנה בתכנות מונחה עצמים</w:t>
                                    </w:r>
                                  </w:sdtContent>
                                </w:sdt>
                              </w:p>
                            </w:tc>
                          </w:tr>
                        </w:tbl>
                        <w:p w:rsidR="001C7B21" w:rsidRDefault="001C7B21"/>
                      </w:txbxContent>
                    </v:textbox>
                    <w10:wrap anchorx="page" anchory="page"/>
                  </v:shape>
                </w:pict>
              </mc:Fallback>
            </mc:AlternateContent>
          </w:r>
          <w:r>
            <w:br w:type="page"/>
          </w:r>
        </w:p>
      </w:sdtContent>
    </w:sdt>
    <w:customXmlInsRangeStart w:id="6" w:author="Ron Gal" w:date="2017-03-05T23:19:00Z"/>
    <w:sdt>
      <w:sdtPr>
        <w:rPr>
          <w:rFonts w:ascii="Arial" w:eastAsia="Arial" w:hAnsi="Arial" w:cs="Arial"/>
          <w:color w:val="000000"/>
          <w:sz w:val="22"/>
          <w:szCs w:val="22"/>
          <w:rtl/>
          <w:lang w:bidi="he-IL"/>
        </w:rPr>
        <w:id w:val="1693807409"/>
        <w:docPartObj>
          <w:docPartGallery w:val="Table of Contents"/>
          <w:docPartUnique/>
        </w:docPartObj>
      </w:sdtPr>
      <w:sdtEndPr>
        <w:rPr>
          <w:b/>
          <w:bCs/>
          <w:noProof/>
        </w:rPr>
      </w:sdtEndPr>
      <w:sdtContent>
        <w:customXmlInsRangeEnd w:id="6"/>
        <w:p w:rsidR="00F52774" w:rsidRDefault="00430617" w:rsidP="00A54DC6">
          <w:pPr>
            <w:pStyle w:val="TOCHeading"/>
            <w:bidi/>
            <w:rPr>
              <w:ins w:id="7" w:author="Ron Gal" w:date="2017-03-05T23:19:00Z"/>
              <w:lang w:bidi="he-IL"/>
            </w:rPr>
            <w:pPrChange w:id="8" w:author="Ron Gal" w:date="2017-03-06T00:12:00Z">
              <w:pPr>
                <w:pStyle w:val="TOCHeading"/>
              </w:pPr>
            </w:pPrChange>
          </w:pPr>
          <w:ins w:id="9" w:author="Ron Gal" w:date="2017-03-05T23:23:00Z">
            <w:r>
              <w:rPr>
                <w:rFonts w:hint="cs"/>
                <w:rtl/>
                <w:lang w:bidi="he-IL"/>
              </w:rPr>
              <w:t>תוכן עניינים</w:t>
            </w:r>
          </w:ins>
        </w:p>
        <w:p w:rsidR="00A54DC6" w:rsidRDefault="00F52774" w:rsidP="00A54DC6">
          <w:pPr>
            <w:pStyle w:val="TOC1"/>
            <w:tabs>
              <w:tab w:val="right" w:leader="dot" w:pos="9350"/>
            </w:tabs>
            <w:bidi/>
            <w:rPr>
              <w:ins w:id="10" w:author="Ron Gal" w:date="2017-03-06T00:12:00Z"/>
              <w:rFonts w:asciiTheme="minorHAnsi" w:eastAsiaTheme="minorEastAsia" w:hAnsiTheme="minorHAnsi" w:cstheme="minorBidi"/>
              <w:noProof/>
              <w:color w:val="auto"/>
            </w:rPr>
            <w:pPrChange w:id="11" w:author="Ron Gal" w:date="2017-03-06T00:12:00Z">
              <w:pPr>
                <w:pStyle w:val="TOC1"/>
                <w:tabs>
                  <w:tab w:val="right" w:leader="dot" w:pos="9350"/>
                </w:tabs>
              </w:pPr>
            </w:pPrChange>
          </w:pPr>
          <w:ins w:id="12" w:author="Ron Gal" w:date="2017-03-05T23:19:00Z">
            <w:r>
              <w:fldChar w:fldCharType="begin"/>
            </w:r>
            <w:r>
              <w:instrText xml:space="preserve"> TOC \o "1-3" \h \z \u </w:instrText>
            </w:r>
            <w:r>
              <w:fldChar w:fldCharType="separate"/>
            </w:r>
          </w:ins>
          <w:ins w:id="13" w:author="Ron Gal" w:date="2017-03-06T00:12:00Z">
            <w:r w:rsidR="00A54DC6" w:rsidRPr="00652CE5">
              <w:rPr>
                <w:rStyle w:val="Hyperlink"/>
                <w:noProof/>
              </w:rPr>
              <w:fldChar w:fldCharType="begin"/>
            </w:r>
            <w:r w:rsidR="00A54DC6" w:rsidRPr="00652CE5">
              <w:rPr>
                <w:rStyle w:val="Hyperlink"/>
                <w:noProof/>
              </w:rPr>
              <w:instrText xml:space="preserve"> </w:instrText>
            </w:r>
            <w:r w:rsidR="00A54DC6">
              <w:rPr>
                <w:noProof/>
              </w:rPr>
              <w:instrText>HYPERLINK \l "_Toc476522450"</w:instrText>
            </w:r>
            <w:r w:rsidR="00A54DC6" w:rsidRPr="00652CE5">
              <w:rPr>
                <w:rStyle w:val="Hyperlink"/>
                <w:noProof/>
              </w:rPr>
              <w:instrText xml:space="preserve"> </w:instrText>
            </w:r>
            <w:r w:rsidR="00A54DC6" w:rsidRPr="00652CE5">
              <w:rPr>
                <w:rStyle w:val="Hyperlink"/>
                <w:noProof/>
              </w:rPr>
            </w:r>
            <w:r w:rsidR="00A54DC6" w:rsidRPr="00652CE5">
              <w:rPr>
                <w:rStyle w:val="Hyperlink"/>
                <w:noProof/>
              </w:rPr>
              <w:fldChar w:fldCharType="separate"/>
            </w:r>
            <w:r w:rsidR="00A54DC6" w:rsidRPr="00652CE5">
              <w:rPr>
                <w:rStyle w:val="Hyperlink"/>
                <w:rFonts w:hint="eastAsia"/>
                <w:noProof/>
                <w:rtl/>
              </w:rPr>
              <w:t>תיאור</w:t>
            </w:r>
            <w:r w:rsidR="00A54DC6" w:rsidRPr="00652CE5">
              <w:rPr>
                <w:rStyle w:val="Hyperlink"/>
                <w:noProof/>
                <w:rtl/>
              </w:rPr>
              <w:t xml:space="preserve"> </w:t>
            </w:r>
            <w:r w:rsidR="00A54DC6" w:rsidRPr="00652CE5">
              <w:rPr>
                <w:rStyle w:val="Hyperlink"/>
                <w:rFonts w:hint="eastAsia"/>
                <w:noProof/>
                <w:rtl/>
              </w:rPr>
              <w:t>כללי</w:t>
            </w:r>
            <w:r w:rsidR="00A54DC6" w:rsidRPr="00652CE5">
              <w:rPr>
                <w:rStyle w:val="Hyperlink"/>
                <w:noProof/>
                <w:rtl/>
              </w:rPr>
              <w:t xml:space="preserve"> </w:t>
            </w:r>
            <w:r w:rsidR="00A54DC6" w:rsidRPr="00652CE5">
              <w:rPr>
                <w:rStyle w:val="Hyperlink"/>
                <w:rFonts w:hint="eastAsia"/>
                <w:noProof/>
                <w:rtl/>
              </w:rPr>
              <w:t>של</w:t>
            </w:r>
            <w:r w:rsidR="00A54DC6" w:rsidRPr="00652CE5">
              <w:rPr>
                <w:rStyle w:val="Hyperlink"/>
                <w:noProof/>
                <w:rtl/>
              </w:rPr>
              <w:t xml:space="preserve"> </w:t>
            </w:r>
            <w:r w:rsidR="00A54DC6" w:rsidRPr="00652CE5">
              <w:rPr>
                <w:rStyle w:val="Hyperlink"/>
                <w:rFonts w:hint="eastAsia"/>
                <w:noProof/>
                <w:rtl/>
              </w:rPr>
              <w:t>המערכת</w:t>
            </w:r>
            <w:r w:rsidR="00A54DC6">
              <w:rPr>
                <w:noProof/>
                <w:webHidden/>
              </w:rPr>
              <w:tab/>
            </w:r>
            <w:r w:rsidR="00A54DC6">
              <w:rPr>
                <w:noProof/>
                <w:webHidden/>
              </w:rPr>
              <w:fldChar w:fldCharType="begin"/>
            </w:r>
            <w:r w:rsidR="00A54DC6">
              <w:rPr>
                <w:noProof/>
                <w:webHidden/>
              </w:rPr>
              <w:instrText xml:space="preserve"> PAGEREF _Toc476522450 \h </w:instrText>
            </w:r>
            <w:r w:rsidR="00A54DC6">
              <w:rPr>
                <w:noProof/>
                <w:webHidden/>
              </w:rPr>
            </w:r>
          </w:ins>
          <w:r w:rsidR="00A54DC6">
            <w:rPr>
              <w:noProof/>
              <w:webHidden/>
            </w:rPr>
            <w:fldChar w:fldCharType="separate"/>
          </w:r>
          <w:ins w:id="14" w:author="Ron Gal" w:date="2017-03-06T00:12:00Z">
            <w:r w:rsidR="00A54DC6">
              <w:rPr>
                <w:noProof/>
                <w:webHidden/>
              </w:rPr>
              <w:t>3</w:t>
            </w:r>
            <w:r w:rsidR="00A54DC6">
              <w:rPr>
                <w:noProof/>
                <w:webHidden/>
              </w:rPr>
              <w:fldChar w:fldCharType="end"/>
            </w:r>
            <w:r w:rsidR="00A54DC6" w:rsidRPr="00652CE5">
              <w:rPr>
                <w:rStyle w:val="Hyperlink"/>
                <w:noProof/>
              </w:rPr>
              <w:fldChar w:fldCharType="end"/>
            </w:r>
          </w:ins>
        </w:p>
        <w:p w:rsidR="00A54DC6" w:rsidRDefault="00A54DC6" w:rsidP="00A54DC6">
          <w:pPr>
            <w:pStyle w:val="TOC2"/>
            <w:tabs>
              <w:tab w:val="right" w:leader="dot" w:pos="9350"/>
            </w:tabs>
            <w:bidi/>
            <w:rPr>
              <w:ins w:id="15" w:author="Ron Gal" w:date="2017-03-06T00:12:00Z"/>
              <w:rFonts w:asciiTheme="minorHAnsi" w:eastAsiaTheme="minorEastAsia" w:hAnsiTheme="minorHAnsi" w:cstheme="minorBidi"/>
              <w:noProof/>
              <w:color w:val="auto"/>
            </w:rPr>
            <w:pPrChange w:id="16" w:author="Ron Gal" w:date="2017-03-06T00:12:00Z">
              <w:pPr>
                <w:pStyle w:val="TOC2"/>
                <w:tabs>
                  <w:tab w:val="right" w:leader="dot" w:pos="9350"/>
                </w:tabs>
              </w:pPr>
            </w:pPrChange>
          </w:pPr>
          <w:ins w:id="17" w:author="Ron Gal" w:date="2017-03-06T00:12:00Z">
            <w:r w:rsidRPr="00652CE5">
              <w:rPr>
                <w:rStyle w:val="Hyperlink"/>
                <w:noProof/>
              </w:rPr>
              <w:fldChar w:fldCharType="begin"/>
            </w:r>
            <w:r w:rsidRPr="00652CE5">
              <w:rPr>
                <w:rStyle w:val="Hyperlink"/>
                <w:noProof/>
              </w:rPr>
              <w:instrText xml:space="preserve"> </w:instrText>
            </w:r>
            <w:r>
              <w:rPr>
                <w:noProof/>
              </w:rPr>
              <w:instrText>HYPERLINK \l "_Toc476522451"</w:instrText>
            </w:r>
            <w:r w:rsidRPr="00652CE5">
              <w:rPr>
                <w:rStyle w:val="Hyperlink"/>
                <w:noProof/>
              </w:rPr>
              <w:instrText xml:space="preserve"> </w:instrText>
            </w:r>
            <w:r w:rsidRPr="00652CE5">
              <w:rPr>
                <w:rStyle w:val="Hyperlink"/>
                <w:noProof/>
              </w:rPr>
            </w:r>
            <w:r w:rsidRPr="00652CE5">
              <w:rPr>
                <w:rStyle w:val="Hyperlink"/>
                <w:noProof/>
              </w:rPr>
              <w:fldChar w:fldCharType="separate"/>
            </w:r>
            <w:r w:rsidRPr="00652CE5">
              <w:rPr>
                <w:rStyle w:val="Hyperlink"/>
                <w:rFonts w:hint="eastAsia"/>
                <w:noProof/>
                <w:rtl/>
              </w:rPr>
              <w:t>מוסכמות</w:t>
            </w:r>
            <w:r w:rsidRPr="00652CE5">
              <w:rPr>
                <w:rStyle w:val="Hyperlink"/>
                <w:noProof/>
                <w:rtl/>
              </w:rPr>
              <w:t xml:space="preserve"> </w:t>
            </w:r>
            <w:r w:rsidRPr="00652CE5">
              <w:rPr>
                <w:rStyle w:val="Hyperlink"/>
                <w:rFonts w:hint="eastAsia"/>
                <w:noProof/>
                <w:rtl/>
              </w:rPr>
              <w:t>רישום</w:t>
            </w:r>
            <w:r>
              <w:rPr>
                <w:noProof/>
                <w:webHidden/>
              </w:rPr>
              <w:tab/>
            </w:r>
            <w:r>
              <w:rPr>
                <w:noProof/>
                <w:webHidden/>
              </w:rPr>
              <w:fldChar w:fldCharType="begin"/>
            </w:r>
            <w:r>
              <w:rPr>
                <w:noProof/>
                <w:webHidden/>
              </w:rPr>
              <w:instrText xml:space="preserve"> PAGEREF _Toc476522451 \h </w:instrText>
            </w:r>
            <w:r>
              <w:rPr>
                <w:noProof/>
                <w:webHidden/>
              </w:rPr>
            </w:r>
          </w:ins>
          <w:r>
            <w:rPr>
              <w:noProof/>
              <w:webHidden/>
            </w:rPr>
            <w:fldChar w:fldCharType="separate"/>
          </w:r>
          <w:ins w:id="18" w:author="Ron Gal" w:date="2017-03-06T00:12:00Z">
            <w:r>
              <w:rPr>
                <w:noProof/>
                <w:webHidden/>
              </w:rPr>
              <w:t>3</w:t>
            </w:r>
            <w:r>
              <w:rPr>
                <w:noProof/>
                <w:webHidden/>
              </w:rPr>
              <w:fldChar w:fldCharType="end"/>
            </w:r>
            <w:r w:rsidRPr="00652CE5">
              <w:rPr>
                <w:rStyle w:val="Hyperlink"/>
                <w:noProof/>
              </w:rPr>
              <w:fldChar w:fldCharType="end"/>
            </w:r>
          </w:ins>
        </w:p>
        <w:p w:rsidR="00A54DC6" w:rsidRDefault="00A54DC6" w:rsidP="00A54DC6">
          <w:pPr>
            <w:pStyle w:val="TOC1"/>
            <w:tabs>
              <w:tab w:val="right" w:leader="dot" w:pos="9350"/>
            </w:tabs>
            <w:bidi/>
            <w:rPr>
              <w:ins w:id="19" w:author="Ron Gal" w:date="2017-03-06T00:12:00Z"/>
              <w:rFonts w:asciiTheme="minorHAnsi" w:eastAsiaTheme="minorEastAsia" w:hAnsiTheme="minorHAnsi" w:cstheme="minorBidi"/>
              <w:noProof/>
              <w:color w:val="auto"/>
            </w:rPr>
            <w:pPrChange w:id="20" w:author="Ron Gal" w:date="2017-03-06T00:12:00Z">
              <w:pPr>
                <w:pStyle w:val="TOC1"/>
                <w:tabs>
                  <w:tab w:val="right" w:leader="dot" w:pos="9350"/>
                </w:tabs>
              </w:pPr>
            </w:pPrChange>
          </w:pPr>
          <w:ins w:id="21" w:author="Ron Gal" w:date="2017-03-06T00:12:00Z">
            <w:r w:rsidRPr="00652CE5">
              <w:rPr>
                <w:rStyle w:val="Hyperlink"/>
                <w:noProof/>
              </w:rPr>
              <w:fldChar w:fldCharType="begin"/>
            </w:r>
            <w:r w:rsidRPr="00652CE5">
              <w:rPr>
                <w:rStyle w:val="Hyperlink"/>
                <w:noProof/>
              </w:rPr>
              <w:instrText xml:space="preserve"> </w:instrText>
            </w:r>
            <w:r>
              <w:rPr>
                <w:noProof/>
              </w:rPr>
              <w:instrText>HYPERLINK \l "_Toc476522452"</w:instrText>
            </w:r>
            <w:r w:rsidRPr="00652CE5">
              <w:rPr>
                <w:rStyle w:val="Hyperlink"/>
                <w:noProof/>
              </w:rPr>
              <w:instrText xml:space="preserve"> </w:instrText>
            </w:r>
            <w:r w:rsidRPr="00652CE5">
              <w:rPr>
                <w:rStyle w:val="Hyperlink"/>
                <w:noProof/>
              </w:rPr>
            </w:r>
            <w:r w:rsidRPr="00652CE5">
              <w:rPr>
                <w:rStyle w:val="Hyperlink"/>
                <w:noProof/>
              </w:rPr>
              <w:fldChar w:fldCharType="separate"/>
            </w:r>
            <w:r w:rsidRPr="00652CE5">
              <w:rPr>
                <w:rStyle w:val="Hyperlink"/>
                <w:rFonts w:hint="eastAsia"/>
                <w:noProof/>
                <w:rtl/>
              </w:rPr>
              <w:t>שכבת</w:t>
            </w:r>
            <w:r w:rsidRPr="00652CE5">
              <w:rPr>
                <w:rStyle w:val="Hyperlink"/>
                <w:noProof/>
                <w:rtl/>
              </w:rPr>
              <w:t xml:space="preserve"> </w:t>
            </w:r>
            <w:r w:rsidRPr="00652CE5">
              <w:rPr>
                <w:rStyle w:val="Hyperlink"/>
                <w:rFonts w:hint="eastAsia"/>
                <w:noProof/>
                <w:rtl/>
              </w:rPr>
              <w:t>בסיסי</w:t>
            </w:r>
            <w:r w:rsidRPr="00652CE5">
              <w:rPr>
                <w:rStyle w:val="Hyperlink"/>
                <w:noProof/>
                <w:rtl/>
              </w:rPr>
              <w:t xml:space="preserve"> </w:t>
            </w:r>
            <w:r w:rsidRPr="00652CE5">
              <w:rPr>
                <w:rStyle w:val="Hyperlink"/>
                <w:rFonts w:hint="eastAsia"/>
                <w:noProof/>
                <w:rtl/>
              </w:rPr>
              <w:t>הנתונים</w:t>
            </w:r>
            <w:r>
              <w:rPr>
                <w:noProof/>
                <w:webHidden/>
              </w:rPr>
              <w:tab/>
            </w:r>
            <w:r>
              <w:rPr>
                <w:noProof/>
                <w:webHidden/>
              </w:rPr>
              <w:fldChar w:fldCharType="begin"/>
            </w:r>
            <w:r>
              <w:rPr>
                <w:noProof/>
                <w:webHidden/>
              </w:rPr>
              <w:instrText xml:space="preserve"> PAGEREF _Toc476522452 \h </w:instrText>
            </w:r>
            <w:r>
              <w:rPr>
                <w:noProof/>
                <w:webHidden/>
              </w:rPr>
            </w:r>
          </w:ins>
          <w:r>
            <w:rPr>
              <w:noProof/>
              <w:webHidden/>
            </w:rPr>
            <w:fldChar w:fldCharType="separate"/>
          </w:r>
          <w:ins w:id="22" w:author="Ron Gal" w:date="2017-03-06T00:12:00Z">
            <w:r>
              <w:rPr>
                <w:noProof/>
                <w:webHidden/>
              </w:rPr>
              <w:t>3</w:t>
            </w:r>
            <w:r>
              <w:rPr>
                <w:noProof/>
                <w:webHidden/>
              </w:rPr>
              <w:fldChar w:fldCharType="end"/>
            </w:r>
            <w:r w:rsidRPr="00652CE5">
              <w:rPr>
                <w:rStyle w:val="Hyperlink"/>
                <w:noProof/>
              </w:rPr>
              <w:fldChar w:fldCharType="end"/>
            </w:r>
          </w:ins>
        </w:p>
        <w:p w:rsidR="00A54DC6" w:rsidRDefault="00A54DC6" w:rsidP="00A54DC6">
          <w:pPr>
            <w:pStyle w:val="TOC1"/>
            <w:tabs>
              <w:tab w:val="right" w:leader="dot" w:pos="9350"/>
            </w:tabs>
            <w:bidi/>
            <w:rPr>
              <w:ins w:id="23" w:author="Ron Gal" w:date="2017-03-06T00:12:00Z"/>
              <w:rFonts w:asciiTheme="minorHAnsi" w:eastAsiaTheme="minorEastAsia" w:hAnsiTheme="minorHAnsi" w:cstheme="minorBidi"/>
              <w:noProof/>
              <w:color w:val="auto"/>
            </w:rPr>
            <w:pPrChange w:id="24" w:author="Ron Gal" w:date="2017-03-06T00:12:00Z">
              <w:pPr>
                <w:pStyle w:val="TOC1"/>
                <w:tabs>
                  <w:tab w:val="right" w:leader="dot" w:pos="9350"/>
                </w:tabs>
              </w:pPr>
            </w:pPrChange>
          </w:pPr>
          <w:ins w:id="25" w:author="Ron Gal" w:date="2017-03-06T00:12:00Z">
            <w:r w:rsidRPr="00652CE5">
              <w:rPr>
                <w:rStyle w:val="Hyperlink"/>
                <w:noProof/>
              </w:rPr>
              <w:fldChar w:fldCharType="begin"/>
            </w:r>
            <w:r w:rsidRPr="00652CE5">
              <w:rPr>
                <w:rStyle w:val="Hyperlink"/>
                <w:noProof/>
              </w:rPr>
              <w:instrText xml:space="preserve"> </w:instrText>
            </w:r>
            <w:r>
              <w:rPr>
                <w:noProof/>
              </w:rPr>
              <w:instrText>HYPERLINK \l "_Toc476522453"</w:instrText>
            </w:r>
            <w:r w:rsidRPr="00652CE5">
              <w:rPr>
                <w:rStyle w:val="Hyperlink"/>
                <w:noProof/>
              </w:rPr>
              <w:instrText xml:space="preserve"> </w:instrText>
            </w:r>
            <w:r w:rsidRPr="00652CE5">
              <w:rPr>
                <w:rStyle w:val="Hyperlink"/>
                <w:noProof/>
              </w:rPr>
            </w:r>
            <w:r w:rsidRPr="00652CE5">
              <w:rPr>
                <w:rStyle w:val="Hyperlink"/>
                <w:noProof/>
              </w:rPr>
              <w:fldChar w:fldCharType="separate"/>
            </w:r>
            <w:r w:rsidRPr="00652CE5">
              <w:rPr>
                <w:rStyle w:val="Hyperlink"/>
                <w:rFonts w:hint="eastAsia"/>
                <w:noProof/>
                <w:rtl/>
              </w:rPr>
              <w:t>טבלאות</w:t>
            </w:r>
            <w:r w:rsidRPr="00652CE5">
              <w:rPr>
                <w:rStyle w:val="Hyperlink"/>
                <w:noProof/>
                <w:rtl/>
              </w:rPr>
              <w:t xml:space="preserve"> </w:t>
            </w:r>
            <w:r w:rsidRPr="00652CE5">
              <w:rPr>
                <w:rStyle w:val="Hyperlink"/>
                <w:rFonts w:hint="eastAsia"/>
                <w:noProof/>
                <w:rtl/>
              </w:rPr>
              <w:t>המערכת</w:t>
            </w:r>
            <w:r>
              <w:rPr>
                <w:noProof/>
                <w:webHidden/>
              </w:rPr>
              <w:tab/>
            </w:r>
            <w:r>
              <w:rPr>
                <w:noProof/>
                <w:webHidden/>
              </w:rPr>
              <w:fldChar w:fldCharType="begin"/>
            </w:r>
            <w:r>
              <w:rPr>
                <w:noProof/>
                <w:webHidden/>
              </w:rPr>
              <w:instrText xml:space="preserve"> PAGEREF _Toc476522453 \h </w:instrText>
            </w:r>
            <w:r>
              <w:rPr>
                <w:noProof/>
                <w:webHidden/>
              </w:rPr>
            </w:r>
          </w:ins>
          <w:r>
            <w:rPr>
              <w:noProof/>
              <w:webHidden/>
            </w:rPr>
            <w:fldChar w:fldCharType="separate"/>
          </w:r>
          <w:ins w:id="26" w:author="Ron Gal" w:date="2017-03-06T00:12:00Z">
            <w:r>
              <w:rPr>
                <w:noProof/>
                <w:webHidden/>
              </w:rPr>
              <w:t>5</w:t>
            </w:r>
            <w:r>
              <w:rPr>
                <w:noProof/>
                <w:webHidden/>
              </w:rPr>
              <w:fldChar w:fldCharType="end"/>
            </w:r>
            <w:r w:rsidRPr="00652CE5">
              <w:rPr>
                <w:rStyle w:val="Hyperlink"/>
                <w:noProof/>
              </w:rPr>
              <w:fldChar w:fldCharType="end"/>
            </w:r>
          </w:ins>
        </w:p>
        <w:p w:rsidR="00A54DC6" w:rsidRDefault="00A54DC6" w:rsidP="00A54DC6">
          <w:pPr>
            <w:pStyle w:val="TOC2"/>
            <w:tabs>
              <w:tab w:val="right" w:leader="dot" w:pos="9350"/>
            </w:tabs>
            <w:bidi/>
            <w:rPr>
              <w:ins w:id="27" w:author="Ron Gal" w:date="2017-03-06T00:12:00Z"/>
              <w:rFonts w:asciiTheme="minorHAnsi" w:eastAsiaTheme="minorEastAsia" w:hAnsiTheme="minorHAnsi" w:cstheme="minorBidi"/>
              <w:noProof/>
              <w:color w:val="auto"/>
            </w:rPr>
            <w:pPrChange w:id="28" w:author="Ron Gal" w:date="2017-03-06T00:12:00Z">
              <w:pPr>
                <w:pStyle w:val="TOC2"/>
                <w:tabs>
                  <w:tab w:val="right" w:leader="dot" w:pos="9350"/>
                </w:tabs>
              </w:pPr>
            </w:pPrChange>
          </w:pPr>
          <w:ins w:id="29" w:author="Ron Gal" w:date="2017-03-06T00:12:00Z">
            <w:r w:rsidRPr="00652CE5">
              <w:rPr>
                <w:rStyle w:val="Hyperlink"/>
                <w:noProof/>
              </w:rPr>
              <w:fldChar w:fldCharType="begin"/>
            </w:r>
            <w:r w:rsidRPr="00652CE5">
              <w:rPr>
                <w:rStyle w:val="Hyperlink"/>
                <w:noProof/>
              </w:rPr>
              <w:instrText xml:space="preserve"> </w:instrText>
            </w:r>
            <w:r>
              <w:rPr>
                <w:noProof/>
              </w:rPr>
              <w:instrText>HYPERLINK \l "_Toc476522454"</w:instrText>
            </w:r>
            <w:r w:rsidRPr="00652CE5">
              <w:rPr>
                <w:rStyle w:val="Hyperlink"/>
                <w:noProof/>
              </w:rPr>
              <w:instrText xml:space="preserve"> </w:instrText>
            </w:r>
            <w:r w:rsidRPr="00652CE5">
              <w:rPr>
                <w:rStyle w:val="Hyperlink"/>
                <w:noProof/>
              </w:rPr>
            </w:r>
            <w:r w:rsidRPr="00652CE5">
              <w:rPr>
                <w:rStyle w:val="Hyperlink"/>
                <w:noProof/>
              </w:rPr>
              <w:fldChar w:fldCharType="separate"/>
            </w:r>
            <w:r w:rsidRPr="00652CE5">
              <w:rPr>
                <w:rStyle w:val="Hyperlink"/>
                <w:rFonts w:hint="eastAsia"/>
                <w:noProof/>
                <w:rtl/>
              </w:rPr>
              <w:t>טבלאות</w:t>
            </w:r>
            <w:r w:rsidRPr="00652CE5">
              <w:rPr>
                <w:rStyle w:val="Hyperlink"/>
                <w:noProof/>
                <w:rtl/>
              </w:rPr>
              <w:t xml:space="preserve"> </w:t>
            </w:r>
            <w:r w:rsidRPr="00652CE5">
              <w:rPr>
                <w:rStyle w:val="Hyperlink"/>
                <w:rFonts w:hint="eastAsia"/>
                <w:noProof/>
                <w:rtl/>
              </w:rPr>
              <w:t>משתמשים</w:t>
            </w:r>
            <w:r>
              <w:rPr>
                <w:noProof/>
                <w:webHidden/>
              </w:rPr>
              <w:tab/>
            </w:r>
            <w:r>
              <w:rPr>
                <w:noProof/>
                <w:webHidden/>
              </w:rPr>
              <w:fldChar w:fldCharType="begin"/>
            </w:r>
            <w:r>
              <w:rPr>
                <w:noProof/>
                <w:webHidden/>
              </w:rPr>
              <w:instrText xml:space="preserve"> PAGEREF _Toc476522454 \h </w:instrText>
            </w:r>
            <w:r>
              <w:rPr>
                <w:noProof/>
                <w:webHidden/>
              </w:rPr>
            </w:r>
          </w:ins>
          <w:r>
            <w:rPr>
              <w:noProof/>
              <w:webHidden/>
            </w:rPr>
            <w:fldChar w:fldCharType="separate"/>
          </w:r>
          <w:ins w:id="30" w:author="Ron Gal" w:date="2017-03-06T00:12:00Z">
            <w:r>
              <w:rPr>
                <w:noProof/>
                <w:webHidden/>
              </w:rPr>
              <w:t>5</w:t>
            </w:r>
            <w:r>
              <w:rPr>
                <w:noProof/>
                <w:webHidden/>
              </w:rPr>
              <w:fldChar w:fldCharType="end"/>
            </w:r>
            <w:r w:rsidRPr="00652CE5">
              <w:rPr>
                <w:rStyle w:val="Hyperlink"/>
                <w:noProof/>
              </w:rPr>
              <w:fldChar w:fldCharType="end"/>
            </w:r>
          </w:ins>
        </w:p>
        <w:p w:rsidR="00A54DC6" w:rsidRDefault="00A54DC6" w:rsidP="00A54DC6">
          <w:pPr>
            <w:pStyle w:val="TOC2"/>
            <w:tabs>
              <w:tab w:val="right" w:leader="dot" w:pos="9350"/>
            </w:tabs>
            <w:bidi/>
            <w:rPr>
              <w:ins w:id="31" w:author="Ron Gal" w:date="2017-03-06T00:12:00Z"/>
              <w:rFonts w:asciiTheme="minorHAnsi" w:eastAsiaTheme="minorEastAsia" w:hAnsiTheme="minorHAnsi" w:cstheme="minorBidi"/>
              <w:noProof/>
              <w:color w:val="auto"/>
            </w:rPr>
            <w:pPrChange w:id="32" w:author="Ron Gal" w:date="2017-03-06T00:12:00Z">
              <w:pPr>
                <w:pStyle w:val="TOC2"/>
                <w:tabs>
                  <w:tab w:val="right" w:leader="dot" w:pos="9350"/>
                </w:tabs>
              </w:pPr>
            </w:pPrChange>
          </w:pPr>
          <w:ins w:id="33" w:author="Ron Gal" w:date="2017-03-06T00:12:00Z">
            <w:r w:rsidRPr="00652CE5">
              <w:rPr>
                <w:rStyle w:val="Hyperlink"/>
                <w:noProof/>
              </w:rPr>
              <w:fldChar w:fldCharType="begin"/>
            </w:r>
            <w:r w:rsidRPr="00652CE5">
              <w:rPr>
                <w:rStyle w:val="Hyperlink"/>
                <w:noProof/>
              </w:rPr>
              <w:instrText xml:space="preserve"> </w:instrText>
            </w:r>
            <w:r>
              <w:rPr>
                <w:noProof/>
              </w:rPr>
              <w:instrText>HYPERLINK \l "_Toc476522455"</w:instrText>
            </w:r>
            <w:r w:rsidRPr="00652CE5">
              <w:rPr>
                <w:rStyle w:val="Hyperlink"/>
                <w:noProof/>
              </w:rPr>
              <w:instrText xml:space="preserve"> </w:instrText>
            </w:r>
            <w:r w:rsidRPr="00652CE5">
              <w:rPr>
                <w:rStyle w:val="Hyperlink"/>
                <w:noProof/>
              </w:rPr>
            </w:r>
            <w:r w:rsidRPr="00652CE5">
              <w:rPr>
                <w:rStyle w:val="Hyperlink"/>
                <w:noProof/>
              </w:rPr>
              <w:fldChar w:fldCharType="separate"/>
            </w:r>
            <w:r w:rsidRPr="00652CE5">
              <w:rPr>
                <w:rStyle w:val="Hyperlink"/>
                <w:rFonts w:hint="eastAsia"/>
                <w:noProof/>
                <w:rtl/>
              </w:rPr>
              <w:t>טבלאות</w:t>
            </w:r>
            <w:r w:rsidRPr="00652CE5">
              <w:rPr>
                <w:rStyle w:val="Hyperlink"/>
                <w:noProof/>
                <w:rtl/>
              </w:rPr>
              <w:t xml:space="preserve"> </w:t>
            </w:r>
            <w:r w:rsidRPr="00652CE5">
              <w:rPr>
                <w:rStyle w:val="Hyperlink"/>
                <w:rFonts w:hint="eastAsia"/>
                <w:noProof/>
                <w:rtl/>
              </w:rPr>
              <w:t>פיענוח</w:t>
            </w:r>
            <w:r>
              <w:rPr>
                <w:noProof/>
                <w:webHidden/>
              </w:rPr>
              <w:tab/>
            </w:r>
            <w:r>
              <w:rPr>
                <w:noProof/>
                <w:webHidden/>
              </w:rPr>
              <w:fldChar w:fldCharType="begin"/>
            </w:r>
            <w:r>
              <w:rPr>
                <w:noProof/>
                <w:webHidden/>
              </w:rPr>
              <w:instrText xml:space="preserve"> PAGEREF _Toc476522455 \h </w:instrText>
            </w:r>
            <w:r>
              <w:rPr>
                <w:noProof/>
                <w:webHidden/>
              </w:rPr>
            </w:r>
          </w:ins>
          <w:r>
            <w:rPr>
              <w:noProof/>
              <w:webHidden/>
            </w:rPr>
            <w:fldChar w:fldCharType="separate"/>
          </w:r>
          <w:ins w:id="34" w:author="Ron Gal" w:date="2017-03-06T00:12:00Z">
            <w:r>
              <w:rPr>
                <w:noProof/>
                <w:webHidden/>
              </w:rPr>
              <w:t>7</w:t>
            </w:r>
            <w:r>
              <w:rPr>
                <w:noProof/>
                <w:webHidden/>
              </w:rPr>
              <w:fldChar w:fldCharType="end"/>
            </w:r>
            <w:r w:rsidRPr="00652CE5">
              <w:rPr>
                <w:rStyle w:val="Hyperlink"/>
                <w:noProof/>
              </w:rPr>
              <w:fldChar w:fldCharType="end"/>
            </w:r>
          </w:ins>
        </w:p>
        <w:p w:rsidR="00A54DC6" w:rsidRDefault="00A54DC6" w:rsidP="00A54DC6">
          <w:pPr>
            <w:pStyle w:val="TOC2"/>
            <w:tabs>
              <w:tab w:val="right" w:leader="dot" w:pos="9350"/>
            </w:tabs>
            <w:bidi/>
            <w:rPr>
              <w:ins w:id="35" w:author="Ron Gal" w:date="2017-03-06T00:12:00Z"/>
              <w:rFonts w:asciiTheme="minorHAnsi" w:eastAsiaTheme="minorEastAsia" w:hAnsiTheme="minorHAnsi" w:cstheme="minorBidi"/>
              <w:noProof/>
              <w:color w:val="auto"/>
            </w:rPr>
            <w:pPrChange w:id="36" w:author="Ron Gal" w:date="2017-03-06T00:12:00Z">
              <w:pPr>
                <w:pStyle w:val="TOC2"/>
                <w:tabs>
                  <w:tab w:val="right" w:leader="dot" w:pos="9350"/>
                </w:tabs>
              </w:pPr>
            </w:pPrChange>
          </w:pPr>
          <w:ins w:id="37" w:author="Ron Gal" w:date="2017-03-06T00:12:00Z">
            <w:r w:rsidRPr="00652CE5">
              <w:rPr>
                <w:rStyle w:val="Hyperlink"/>
                <w:noProof/>
              </w:rPr>
              <w:fldChar w:fldCharType="begin"/>
            </w:r>
            <w:r w:rsidRPr="00652CE5">
              <w:rPr>
                <w:rStyle w:val="Hyperlink"/>
                <w:noProof/>
              </w:rPr>
              <w:instrText xml:space="preserve"> </w:instrText>
            </w:r>
            <w:r>
              <w:rPr>
                <w:noProof/>
              </w:rPr>
              <w:instrText>HYPERLINK \l "_Toc476522456"</w:instrText>
            </w:r>
            <w:r w:rsidRPr="00652CE5">
              <w:rPr>
                <w:rStyle w:val="Hyperlink"/>
                <w:noProof/>
              </w:rPr>
              <w:instrText xml:space="preserve"> </w:instrText>
            </w:r>
            <w:r w:rsidRPr="00652CE5">
              <w:rPr>
                <w:rStyle w:val="Hyperlink"/>
                <w:noProof/>
              </w:rPr>
            </w:r>
            <w:r w:rsidRPr="00652CE5">
              <w:rPr>
                <w:rStyle w:val="Hyperlink"/>
                <w:noProof/>
              </w:rPr>
              <w:fldChar w:fldCharType="separate"/>
            </w:r>
            <w:r w:rsidRPr="00652CE5">
              <w:rPr>
                <w:rStyle w:val="Hyperlink"/>
                <w:rFonts w:hint="eastAsia"/>
                <w:noProof/>
                <w:rtl/>
              </w:rPr>
              <w:t>טבלאות</w:t>
            </w:r>
            <w:r w:rsidRPr="00652CE5">
              <w:rPr>
                <w:rStyle w:val="Hyperlink"/>
                <w:noProof/>
                <w:rtl/>
              </w:rPr>
              <w:t xml:space="preserve"> </w:t>
            </w:r>
            <w:r w:rsidRPr="00652CE5">
              <w:rPr>
                <w:rStyle w:val="Hyperlink"/>
                <w:rFonts w:hint="eastAsia"/>
                <w:noProof/>
                <w:rtl/>
              </w:rPr>
              <w:t>קשרי</w:t>
            </w:r>
            <w:r w:rsidRPr="00652CE5">
              <w:rPr>
                <w:rStyle w:val="Hyperlink"/>
                <w:noProof/>
                <w:rtl/>
              </w:rPr>
              <w:t xml:space="preserve"> </w:t>
            </w:r>
            <w:r w:rsidRPr="00652CE5">
              <w:rPr>
                <w:rStyle w:val="Hyperlink"/>
                <w:rFonts w:hint="eastAsia"/>
                <w:noProof/>
                <w:rtl/>
              </w:rPr>
              <w:t>רבים</w:t>
            </w:r>
            <w:r w:rsidRPr="00652CE5">
              <w:rPr>
                <w:rStyle w:val="Hyperlink"/>
                <w:noProof/>
                <w:rtl/>
              </w:rPr>
              <w:t xml:space="preserve"> </w:t>
            </w:r>
            <w:r w:rsidRPr="00652CE5">
              <w:rPr>
                <w:rStyle w:val="Hyperlink"/>
                <w:rFonts w:hint="eastAsia"/>
                <w:noProof/>
                <w:rtl/>
              </w:rPr>
              <w:t>לרבים</w:t>
            </w:r>
            <w:r>
              <w:rPr>
                <w:noProof/>
                <w:webHidden/>
              </w:rPr>
              <w:tab/>
            </w:r>
            <w:r>
              <w:rPr>
                <w:noProof/>
                <w:webHidden/>
              </w:rPr>
              <w:fldChar w:fldCharType="begin"/>
            </w:r>
            <w:r>
              <w:rPr>
                <w:noProof/>
                <w:webHidden/>
              </w:rPr>
              <w:instrText xml:space="preserve"> PAGEREF _Toc476522456 \h </w:instrText>
            </w:r>
            <w:r>
              <w:rPr>
                <w:noProof/>
                <w:webHidden/>
              </w:rPr>
            </w:r>
          </w:ins>
          <w:r>
            <w:rPr>
              <w:noProof/>
              <w:webHidden/>
            </w:rPr>
            <w:fldChar w:fldCharType="separate"/>
          </w:r>
          <w:ins w:id="38" w:author="Ron Gal" w:date="2017-03-06T00:12:00Z">
            <w:r>
              <w:rPr>
                <w:noProof/>
                <w:webHidden/>
              </w:rPr>
              <w:t>7</w:t>
            </w:r>
            <w:r>
              <w:rPr>
                <w:noProof/>
                <w:webHidden/>
              </w:rPr>
              <w:fldChar w:fldCharType="end"/>
            </w:r>
            <w:r w:rsidRPr="00652CE5">
              <w:rPr>
                <w:rStyle w:val="Hyperlink"/>
                <w:noProof/>
              </w:rPr>
              <w:fldChar w:fldCharType="end"/>
            </w:r>
          </w:ins>
        </w:p>
        <w:p w:rsidR="00A54DC6" w:rsidRDefault="00A54DC6" w:rsidP="00A54DC6">
          <w:pPr>
            <w:pStyle w:val="TOC2"/>
            <w:tabs>
              <w:tab w:val="right" w:leader="dot" w:pos="9350"/>
            </w:tabs>
            <w:bidi/>
            <w:rPr>
              <w:ins w:id="39" w:author="Ron Gal" w:date="2017-03-06T00:12:00Z"/>
              <w:rFonts w:asciiTheme="minorHAnsi" w:eastAsiaTheme="minorEastAsia" w:hAnsiTheme="minorHAnsi" w:cstheme="minorBidi"/>
              <w:noProof/>
              <w:color w:val="auto"/>
            </w:rPr>
            <w:pPrChange w:id="40" w:author="Ron Gal" w:date="2017-03-06T00:12:00Z">
              <w:pPr>
                <w:pStyle w:val="TOC2"/>
                <w:tabs>
                  <w:tab w:val="right" w:leader="dot" w:pos="9350"/>
                </w:tabs>
              </w:pPr>
            </w:pPrChange>
          </w:pPr>
          <w:ins w:id="41" w:author="Ron Gal" w:date="2017-03-06T00:12:00Z">
            <w:r w:rsidRPr="00652CE5">
              <w:rPr>
                <w:rStyle w:val="Hyperlink"/>
                <w:noProof/>
              </w:rPr>
              <w:fldChar w:fldCharType="begin"/>
            </w:r>
            <w:r w:rsidRPr="00652CE5">
              <w:rPr>
                <w:rStyle w:val="Hyperlink"/>
                <w:noProof/>
              </w:rPr>
              <w:instrText xml:space="preserve"> </w:instrText>
            </w:r>
            <w:r>
              <w:rPr>
                <w:noProof/>
              </w:rPr>
              <w:instrText>HYPERLINK \l "_Toc476522457"</w:instrText>
            </w:r>
            <w:r w:rsidRPr="00652CE5">
              <w:rPr>
                <w:rStyle w:val="Hyperlink"/>
                <w:noProof/>
              </w:rPr>
              <w:instrText xml:space="preserve"> </w:instrText>
            </w:r>
            <w:r w:rsidRPr="00652CE5">
              <w:rPr>
                <w:rStyle w:val="Hyperlink"/>
                <w:noProof/>
              </w:rPr>
            </w:r>
            <w:r w:rsidRPr="00652CE5">
              <w:rPr>
                <w:rStyle w:val="Hyperlink"/>
                <w:noProof/>
              </w:rPr>
              <w:fldChar w:fldCharType="separate"/>
            </w:r>
            <w:r w:rsidRPr="00652CE5">
              <w:rPr>
                <w:rStyle w:val="Hyperlink"/>
                <w:rFonts w:hint="eastAsia"/>
                <w:noProof/>
                <w:rtl/>
              </w:rPr>
              <w:t>טבלאות</w:t>
            </w:r>
            <w:r w:rsidRPr="00652CE5">
              <w:rPr>
                <w:rStyle w:val="Hyperlink"/>
                <w:noProof/>
                <w:rtl/>
              </w:rPr>
              <w:t xml:space="preserve"> </w:t>
            </w:r>
            <w:r w:rsidRPr="00652CE5">
              <w:rPr>
                <w:rStyle w:val="Hyperlink"/>
                <w:rFonts w:hint="eastAsia"/>
                <w:noProof/>
                <w:rtl/>
              </w:rPr>
              <w:t>עיסקיות</w:t>
            </w:r>
            <w:r>
              <w:rPr>
                <w:noProof/>
                <w:webHidden/>
              </w:rPr>
              <w:tab/>
            </w:r>
            <w:r>
              <w:rPr>
                <w:noProof/>
                <w:webHidden/>
              </w:rPr>
              <w:fldChar w:fldCharType="begin"/>
            </w:r>
            <w:r>
              <w:rPr>
                <w:noProof/>
                <w:webHidden/>
              </w:rPr>
              <w:instrText xml:space="preserve"> PAGEREF _Toc476522457 \h </w:instrText>
            </w:r>
            <w:r>
              <w:rPr>
                <w:noProof/>
                <w:webHidden/>
              </w:rPr>
            </w:r>
          </w:ins>
          <w:r>
            <w:rPr>
              <w:noProof/>
              <w:webHidden/>
            </w:rPr>
            <w:fldChar w:fldCharType="separate"/>
          </w:r>
          <w:ins w:id="42" w:author="Ron Gal" w:date="2017-03-06T00:12:00Z">
            <w:r>
              <w:rPr>
                <w:noProof/>
                <w:webHidden/>
              </w:rPr>
              <w:t>9</w:t>
            </w:r>
            <w:r>
              <w:rPr>
                <w:noProof/>
                <w:webHidden/>
              </w:rPr>
              <w:fldChar w:fldCharType="end"/>
            </w:r>
            <w:r w:rsidRPr="00652CE5">
              <w:rPr>
                <w:rStyle w:val="Hyperlink"/>
                <w:noProof/>
              </w:rPr>
              <w:fldChar w:fldCharType="end"/>
            </w:r>
          </w:ins>
        </w:p>
        <w:p w:rsidR="00A54DC6" w:rsidRDefault="00A54DC6" w:rsidP="00A54DC6">
          <w:pPr>
            <w:pStyle w:val="TOC1"/>
            <w:tabs>
              <w:tab w:val="right" w:leader="dot" w:pos="9350"/>
            </w:tabs>
            <w:bidi/>
            <w:rPr>
              <w:ins w:id="43" w:author="Ron Gal" w:date="2017-03-06T00:12:00Z"/>
              <w:rFonts w:asciiTheme="minorHAnsi" w:eastAsiaTheme="minorEastAsia" w:hAnsiTheme="minorHAnsi" w:cstheme="minorBidi"/>
              <w:noProof/>
              <w:color w:val="auto"/>
            </w:rPr>
            <w:pPrChange w:id="44" w:author="Ron Gal" w:date="2017-03-06T00:12:00Z">
              <w:pPr>
                <w:pStyle w:val="TOC1"/>
                <w:tabs>
                  <w:tab w:val="right" w:leader="dot" w:pos="9350"/>
                </w:tabs>
              </w:pPr>
            </w:pPrChange>
          </w:pPr>
          <w:ins w:id="45" w:author="Ron Gal" w:date="2017-03-06T00:12:00Z">
            <w:r w:rsidRPr="00652CE5">
              <w:rPr>
                <w:rStyle w:val="Hyperlink"/>
                <w:noProof/>
              </w:rPr>
              <w:fldChar w:fldCharType="begin"/>
            </w:r>
            <w:r w:rsidRPr="00652CE5">
              <w:rPr>
                <w:rStyle w:val="Hyperlink"/>
                <w:noProof/>
              </w:rPr>
              <w:instrText xml:space="preserve"> </w:instrText>
            </w:r>
            <w:r>
              <w:rPr>
                <w:noProof/>
              </w:rPr>
              <w:instrText>HYPERLINK \l "_Toc476522458"</w:instrText>
            </w:r>
            <w:r w:rsidRPr="00652CE5">
              <w:rPr>
                <w:rStyle w:val="Hyperlink"/>
                <w:noProof/>
              </w:rPr>
              <w:instrText xml:space="preserve"> </w:instrText>
            </w:r>
            <w:r w:rsidRPr="00652CE5">
              <w:rPr>
                <w:rStyle w:val="Hyperlink"/>
                <w:noProof/>
              </w:rPr>
            </w:r>
            <w:r w:rsidRPr="00652CE5">
              <w:rPr>
                <w:rStyle w:val="Hyperlink"/>
                <w:noProof/>
              </w:rPr>
              <w:fldChar w:fldCharType="separate"/>
            </w:r>
            <w:r w:rsidRPr="00652CE5">
              <w:rPr>
                <w:rStyle w:val="Hyperlink"/>
                <w:rFonts w:hint="eastAsia"/>
                <w:noProof/>
                <w:rtl/>
              </w:rPr>
              <w:t>שכבת</w:t>
            </w:r>
            <w:r w:rsidRPr="00652CE5">
              <w:rPr>
                <w:rStyle w:val="Hyperlink"/>
                <w:noProof/>
                <w:rtl/>
              </w:rPr>
              <w:t xml:space="preserve"> </w:t>
            </w:r>
            <w:r w:rsidRPr="00652CE5">
              <w:rPr>
                <w:rStyle w:val="Hyperlink"/>
                <w:rFonts w:hint="eastAsia"/>
                <w:noProof/>
                <w:rtl/>
              </w:rPr>
              <w:t>הלוגיקה</w:t>
            </w:r>
            <w:r>
              <w:rPr>
                <w:noProof/>
                <w:webHidden/>
              </w:rPr>
              <w:tab/>
            </w:r>
            <w:r>
              <w:rPr>
                <w:noProof/>
                <w:webHidden/>
              </w:rPr>
              <w:fldChar w:fldCharType="begin"/>
            </w:r>
            <w:r>
              <w:rPr>
                <w:noProof/>
                <w:webHidden/>
              </w:rPr>
              <w:instrText xml:space="preserve"> PAGEREF _Toc476522458 \h </w:instrText>
            </w:r>
            <w:r>
              <w:rPr>
                <w:noProof/>
                <w:webHidden/>
              </w:rPr>
            </w:r>
          </w:ins>
          <w:r>
            <w:rPr>
              <w:noProof/>
              <w:webHidden/>
            </w:rPr>
            <w:fldChar w:fldCharType="separate"/>
          </w:r>
          <w:ins w:id="46" w:author="Ron Gal" w:date="2017-03-06T00:12:00Z">
            <w:r>
              <w:rPr>
                <w:noProof/>
                <w:webHidden/>
              </w:rPr>
              <w:t>11</w:t>
            </w:r>
            <w:r>
              <w:rPr>
                <w:noProof/>
                <w:webHidden/>
              </w:rPr>
              <w:fldChar w:fldCharType="end"/>
            </w:r>
            <w:r w:rsidRPr="00652CE5">
              <w:rPr>
                <w:rStyle w:val="Hyperlink"/>
                <w:noProof/>
              </w:rPr>
              <w:fldChar w:fldCharType="end"/>
            </w:r>
          </w:ins>
        </w:p>
        <w:p w:rsidR="00A54DC6" w:rsidRDefault="00A54DC6" w:rsidP="00A54DC6">
          <w:pPr>
            <w:pStyle w:val="TOC1"/>
            <w:tabs>
              <w:tab w:val="right" w:leader="dot" w:pos="9350"/>
            </w:tabs>
            <w:bidi/>
            <w:rPr>
              <w:ins w:id="47" w:author="Ron Gal" w:date="2017-03-06T00:12:00Z"/>
              <w:rFonts w:asciiTheme="minorHAnsi" w:eastAsiaTheme="minorEastAsia" w:hAnsiTheme="minorHAnsi" w:cstheme="minorBidi"/>
              <w:noProof/>
              <w:color w:val="auto"/>
            </w:rPr>
            <w:pPrChange w:id="48" w:author="Ron Gal" w:date="2017-03-06T00:12:00Z">
              <w:pPr>
                <w:pStyle w:val="TOC1"/>
                <w:tabs>
                  <w:tab w:val="right" w:leader="dot" w:pos="9350"/>
                </w:tabs>
              </w:pPr>
            </w:pPrChange>
          </w:pPr>
          <w:ins w:id="49" w:author="Ron Gal" w:date="2017-03-06T00:12:00Z">
            <w:r w:rsidRPr="00652CE5">
              <w:rPr>
                <w:rStyle w:val="Hyperlink"/>
                <w:noProof/>
              </w:rPr>
              <w:fldChar w:fldCharType="begin"/>
            </w:r>
            <w:r w:rsidRPr="00652CE5">
              <w:rPr>
                <w:rStyle w:val="Hyperlink"/>
                <w:noProof/>
              </w:rPr>
              <w:instrText xml:space="preserve"> </w:instrText>
            </w:r>
            <w:r>
              <w:rPr>
                <w:noProof/>
              </w:rPr>
              <w:instrText>HYPERLINK \l "_Toc476522459"</w:instrText>
            </w:r>
            <w:r w:rsidRPr="00652CE5">
              <w:rPr>
                <w:rStyle w:val="Hyperlink"/>
                <w:noProof/>
              </w:rPr>
              <w:instrText xml:space="preserve"> </w:instrText>
            </w:r>
            <w:r w:rsidRPr="00652CE5">
              <w:rPr>
                <w:rStyle w:val="Hyperlink"/>
                <w:noProof/>
              </w:rPr>
            </w:r>
            <w:r w:rsidRPr="00652CE5">
              <w:rPr>
                <w:rStyle w:val="Hyperlink"/>
                <w:noProof/>
              </w:rPr>
              <w:fldChar w:fldCharType="separate"/>
            </w:r>
            <w:r w:rsidRPr="00652CE5">
              <w:rPr>
                <w:rStyle w:val="Hyperlink"/>
                <w:rFonts w:hint="eastAsia"/>
                <w:noProof/>
                <w:rtl/>
              </w:rPr>
              <w:t>שכבת</w:t>
            </w:r>
            <w:r w:rsidRPr="00652CE5">
              <w:rPr>
                <w:rStyle w:val="Hyperlink"/>
                <w:noProof/>
                <w:rtl/>
              </w:rPr>
              <w:t xml:space="preserve"> </w:t>
            </w:r>
            <w:r w:rsidRPr="00652CE5">
              <w:rPr>
                <w:rStyle w:val="Hyperlink"/>
                <w:rFonts w:hint="eastAsia"/>
                <w:noProof/>
                <w:rtl/>
              </w:rPr>
              <w:t>השירותים</w:t>
            </w:r>
            <w:r>
              <w:rPr>
                <w:noProof/>
                <w:webHidden/>
              </w:rPr>
              <w:tab/>
            </w:r>
            <w:r>
              <w:rPr>
                <w:noProof/>
                <w:webHidden/>
              </w:rPr>
              <w:fldChar w:fldCharType="begin"/>
            </w:r>
            <w:r>
              <w:rPr>
                <w:noProof/>
                <w:webHidden/>
              </w:rPr>
              <w:instrText xml:space="preserve"> PAGEREF _Toc476522459 \h </w:instrText>
            </w:r>
            <w:r>
              <w:rPr>
                <w:noProof/>
                <w:webHidden/>
              </w:rPr>
            </w:r>
          </w:ins>
          <w:r>
            <w:rPr>
              <w:noProof/>
              <w:webHidden/>
            </w:rPr>
            <w:fldChar w:fldCharType="separate"/>
          </w:r>
          <w:ins w:id="50" w:author="Ron Gal" w:date="2017-03-06T00:12:00Z">
            <w:r>
              <w:rPr>
                <w:noProof/>
                <w:webHidden/>
              </w:rPr>
              <w:t>12</w:t>
            </w:r>
            <w:r>
              <w:rPr>
                <w:noProof/>
                <w:webHidden/>
              </w:rPr>
              <w:fldChar w:fldCharType="end"/>
            </w:r>
            <w:r w:rsidRPr="00652CE5">
              <w:rPr>
                <w:rStyle w:val="Hyperlink"/>
                <w:noProof/>
              </w:rPr>
              <w:fldChar w:fldCharType="end"/>
            </w:r>
          </w:ins>
        </w:p>
        <w:p w:rsidR="00A54DC6" w:rsidRDefault="00A54DC6" w:rsidP="00A54DC6">
          <w:pPr>
            <w:pStyle w:val="TOC1"/>
            <w:tabs>
              <w:tab w:val="right" w:leader="dot" w:pos="9350"/>
            </w:tabs>
            <w:bidi/>
            <w:rPr>
              <w:ins w:id="51" w:author="Ron Gal" w:date="2017-03-06T00:12:00Z"/>
              <w:rFonts w:asciiTheme="minorHAnsi" w:eastAsiaTheme="minorEastAsia" w:hAnsiTheme="minorHAnsi" w:cstheme="minorBidi"/>
              <w:noProof/>
              <w:color w:val="auto"/>
            </w:rPr>
            <w:pPrChange w:id="52" w:author="Ron Gal" w:date="2017-03-06T00:12:00Z">
              <w:pPr>
                <w:pStyle w:val="TOC1"/>
                <w:tabs>
                  <w:tab w:val="right" w:leader="dot" w:pos="9350"/>
                </w:tabs>
              </w:pPr>
            </w:pPrChange>
          </w:pPr>
          <w:ins w:id="53" w:author="Ron Gal" w:date="2017-03-06T00:12:00Z">
            <w:r w:rsidRPr="00652CE5">
              <w:rPr>
                <w:rStyle w:val="Hyperlink"/>
                <w:noProof/>
              </w:rPr>
              <w:fldChar w:fldCharType="begin"/>
            </w:r>
            <w:r w:rsidRPr="00652CE5">
              <w:rPr>
                <w:rStyle w:val="Hyperlink"/>
                <w:noProof/>
              </w:rPr>
              <w:instrText xml:space="preserve"> </w:instrText>
            </w:r>
            <w:r>
              <w:rPr>
                <w:noProof/>
              </w:rPr>
              <w:instrText>HYPERLINK \l "_Toc476522460"</w:instrText>
            </w:r>
            <w:r w:rsidRPr="00652CE5">
              <w:rPr>
                <w:rStyle w:val="Hyperlink"/>
                <w:noProof/>
              </w:rPr>
              <w:instrText xml:space="preserve"> </w:instrText>
            </w:r>
            <w:r w:rsidRPr="00652CE5">
              <w:rPr>
                <w:rStyle w:val="Hyperlink"/>
                <w:noProof/>
              </w:rPr>
            </w:r>
            <w:r w:rsidRPr="00652CE5">
              <w:rPr>
                <w:rStyle w:val="Hyperlink"/>
                <w:noProof/>
              </w:rPr>
              <w:fldChar w:fldCharType="separate"/>
            </w:r>
            <w:r w:rsidRPr="00652CE5">
              <w:rPr>
                <w:rStyle w:val="Hyperlink"/>
                <w:rFonts w:hint="eastAsia"/>
                <w:noProof/>
                <w:rtl/>
              </w:rPr>
              <w:t>שכבת</w:t>
            </w:r>
            <w:r w:rsidRPr="00652CE5">
              <w:rPr>
                <w:rStyle w:val="Hyperlink"/>
                <w:noProof/>
                <w:rtl/>
              </w:rPr>
              <w:t xml:space="preserve"> </w:t>
            </w:r>
            <w:r w:rsidRPr="00652CE5">
              <w:rPr>
                <w:rStyle w:val="Hyperlink"/>
                <w:rFonts w:hint="eastAsia"/>
                <w:noProof/>
                <w:rtl/>
              </w:rPr>
              <w:t>התצוגה</w:t>
            </w:r>
            <w:r>
              <w:rPr>
                <w:noProof/>
                <w:webHidden/>
              </w:rPr>
              <w:tab/>
            </w:r>
            <w:r>
              <w:rPr>
                <w:noProof/>
                <w:webHidden/>
              </w:rPr>
              <w:fldChar w:fldCharType="begin"/>
            </w:r>
            <w:r>
              <w:rPr>
                <w:noProof/>
                <w:webHidden/>
              </w:rPr>
              <w:instrText xml:space="preserve"> PAGEREF _Toc476522460 \h </w:instrText>
            </w:r>
            <w:r>
              <w:rPr>
                <w:noProof/>
                <w:webHidden/>
              </w:rPr>
            </w:r>
          </w:ins>
          <w:r>
            <w:rPr>
              <w:noProof/>
              <w:webHidden/>
            </w:rPr>
            <w:fldChar w:fldCharType="separate"/>
          </w:r>
          <w:ins w:id="54" w:author="Ron Gal" w:date="2017-03-06T00:12:00Z">
            <w:r>
              <w:rPr>
                <w:noProof/>
                <w:webHidden/>
              </w:rPr>
              <w:t>13</w:t>
            </w:r>
            <w:r>
              <w:rPr>
                <w:noProof/>
                <w:webHidden/>
              </w:rPr>
              <w:fldChar w:fldCharType="end"/>
            </w:r>
            <w:r w:rsidRPr="00652CE5">
              <w:rPr>
                <w:rStyle w:val="Hyperlink"/>
                <w:noProof/>
              </w:rPr>
              <w:fldChar w:fldCharType="end"/>
            </w:r>
          </w:ins>
        </w:p>
        <w:p w:rsidR="00A54DC6" w:rsidRDefault="00A54DC6" w:rsidP="00A54DC6">
          <w:pPr>
            <w:pStyle w:val="TOC1"/>
            <w:tabs>
              <w:tab w:val="right" w:leader="dot" w:pos="9350"/>
            </w:tabs>
            <w:bidi/>
            <w:rPr>
              <w:ins w:id="55" w:author="Ron Gal" w:date="2017-03-06T00:12:00Z"/>
              <w:rFonts w:asciiTheme="minorHAnsi" w:eastAsiaTheme="minorEastAsia" w:hAnsiTheme="minorHAnsi" w:cstheme="minorBidi"/>
              <w:noProof/>
              <w:color w:val="auto"/>
            </w:rPr>
            <w:pPrChange w:id="56" w:author="Ron Gal" w:date="2017-03-06T00:12:00Z">
              <w:pPr>
                <w:pStyle w:val="TOC1"/>
                <w:tabs>
                  <w:tab w:val="right" w:leader="dot" w:pos="9350"/>
                </w:tabs>
              </w:pPr>
            </w:pPrChange>
          </w:pPr>
          <w:ins w:id="57" w:author="Ron Gal" w:date="2017-03-06T00:12:00Z">
            <w:r w:rsidRPr="00652CE5">
              <w:rPr>
                <w:rStyle w:val="Hyperlink"/>
                <w:noProof/>
              </w:rPr>
              <w:fldChar w:fldCharType="begin"/>
            </w:r>
            <w:r w:rsidRPr="00652CE5">
              <w:rPr>
                <w:rStyle w:val="Hyperlink"/>
                <w:noProof/>
              </w:rPr>
              <w:instrText xml:space="preserve"> </w:instrText>
            </w:r>
            <w:r>
              <w:rPr>
                <w:noProof/>
              </w:rPr>
              <w:instrText>HYPERLINK \l "_Toc476522461"</w:instrText>
            </w:r>
            <w:r w:rsidRPr="00652CE5">
              <w:rPr>
                <w:rStyle w:val="Hyperlink"/>
                <w:noProof/>
              </w:rPr>
              <w:instrText xml:space="preserve"> </w:instrText>
            </w:r>
            <w:r w:rsidRPr="00652CE5">
              <w:rPr>
                <w:rStyle w:val="Hyperlink"/>
                <w:noProof/>
              </w:rPr>
            </w:r>
            <w:r w:rsidRPr="00652CE5">
              <w:rPr>
                <w:rStyle w:val="Hyperlink"/>
                <w:noProof/>
              </w:rPr>
              <w:fldChar w:fldCharType="separate"/>
            </w:r>
            <w:r w:rsidRPr="00652CE5">
              <w:rPr>
                <w:rStyle w:val="Hyperlink"/>
                <w:rFonts w:hint="eastAsia"/>
                <w:noProof/>
                <w:rtl/>
              </w:rPr>
              <w:t>פרויקט</w:t>
            </w:r>
            <w:r w:rsidRPr="00652CE5">
              <w:rPr>
                <w:rStyle w:val="Hyperlink"/>
                <w:noProof/>
                <w:rtl/>
              </w:rPr>
              <w:t xml:space="preserve"> </w:t>
            </w:r>
            <w:r w:rsidRPr="00652CE5">
              <w:rPr>
                <w:rStyle w:val="Hyperlink"/>
                <w:rFonts w:hint="eastAsia"/>
                <w:noProof/>
                <w:rtl/>
              </w:rPr>
              <w:t>הישויות</w:t>
            </w:r>
            <w:r w:rsidRPr="00652CE5">
              <w:rPr>
                <w:rStyle w:val="Hyperlink"/>
                <w:noProof/>
                <w:rtl/>
              </w:rPr>
              <w:t xml:space="preserve"> (</w:t>
            </w:r>
            <w:r w:rsidRPr="00652CE5">
              <w:rPr>
                <w:rStyle w:val="Hyperlink"/>
                <w:noProof/>
              </w:rPr>
              <w:t>Domain</w:t>
            </w:r>
            <w:r w:rsidRPr="00652CE5">
              <w:rPr>
                <w:rStyle w:val="Hyperlink"/>
                <w:noProof/>
                <w:rtl/>
              </w:rPr>
              <w:t>)</w:t>
            </w:r>
            <w:r>
              <w:rPr>
                <w:noProof/>
                <w:webHidden/>
              </w:rPr>
              <w:tab/>
            </w:r>
            <w:r>
              <w:rPr>
                <w:noProof/>
                <w:webHidden/>
              </w:rPr>
              <w:fldChar w:fldCharType="begin"/>
            </w:r>
            <w:r>
              <w:rPr>
                <w:noProof/>
                <w:webHidden/>
              </w:rPr>
              <w:instrText xml:space="preserve"> PAGEREF _Toc476522461 \h </w:instrText>
            </w:r>
            <w:r>
              <w:rPr>
                <w:noProof/>
                <w:webHidden/>
              </w:rPr>
            </w:r>
          </w:ins>
          <w:r>
            <w:rPr>
              <w:noProof/>
              <w:webHidden/>
            </w:rPr>
            <w:fldChar w:fldCharType="separate"/>
          </w:r>
          <w:ins w:id="58" w:author="Ron Gal" w:date="2017-03-06T00:12:00Z">
            <w:r>
              <w:rPr>
                <w:noProof/>
                <w:webHidden/>
              </w:rPr>
              <w:t>14</w:t>
            </w:r>
            <w:r>
              <w:rPr>
                <w:noProof/>
                <w:webHidden/>
              </w:rPr>
              <w:fldChar w:fldCharType="end"/>
            </w:r>
            <w:r w:rsidRPr="00652CE5">
              <w:rPr>
                <w:rStyle w:val="Hyperlink"/>
                <w:noProof/>
              </w:rPr>
              <w:fldChar w:fldCharType="end"/>
            </w:r>
          </w:ins>
        </w:p>
        <w:p w:rsidR="00A54DC6" w:rsidRDefault="00A54DC6" w:rsidP="00A54DC6">
          <w:pPr>
            <w:pStyle w:val="TOC1"/>
            <w:tabs>
              <w:tab w:val="right" w:leader="dot" w:pos="9350"/>
            </w:tabs>
            <w:bidi/>
            <w:rPr>
              <w:ins w:id="59" w:author="Ron Gal" w:date="2017-03-06T00:12:00Z"/>
              <w:rFonts w:asciiTheme="minorHAnsi" w:eastAsiaTheme="minorEastAsia" w:hAnsiTheme="minorHAnsi" w:cstheme="minorBidi"/>
              <w:noProof/>
              <w:color w:val="auto"/>
            </w:rPr>
            <w:pPrChange w:id="60" w:author="Ron Gal" w:date="2017-03-06T00:12:00Z">
              <w:pPr>
                <w:pStyle w:val="TOC1"/>
                <w:tabs>
                  <w:tab w:val="right" w:leader="dot" w:pos="9350"/>
                </w:tabs>
              </w:pPr>
            </w:pPrChange>
          </w:pPr>
          <w:ins w:id="61" w:author="Ron Gal" w:date="2017-03-06T00:12:00Z">
            <w:r w:rsidRPr="00652CE5">
              <w:rPr>
                <w:rStyle w:val="Hyperlink"/>
                <w:noProof/>
              </w:rPr>
              <w:fldChar w:fldCharType="begin"/>
            </w:r>
            <w:r w:rsidRPr="00652CE5">
              <w:rPr>
                <w:rStyle w:val="Hyperlink"/>
                <w:noProof/>
              </w:rPr>
              <w:instrText xml:space="preserve"> </w:instrText>
            </w:r>
            <w:r>
              <w:rPr>
                <w:noProof/>
              </w:rPr>
              <w:instrText>HYPERLINK \l "_Toc476522462"</w:instrText>
            </w:r>
            <w:r w:rsidRPr="00652CE5">
              <w:rPr>
                <w:rStyle w:val="Hyperlink"/>
                <w:noProof/>
              </w:rPr>
              <w:instrText xml:space="preserve"> </w:instrText>
            </w:r>
            <w:r w:rsidRPr="00652CE5">
              <w:rPr>
                <w:rStyle w:val="Hyperlink"/>
                <w:noProof/>
              </w:rPr>
            </w:r>
            <w:r w:rsidRPr="00652CE5">
              <w:rPr>
                <w:rStyle w:val="Hyperlink"/>
                <w:noProof/>
              </w:rPr>
              <w:fldChar w:fldCharType="separate"/>
            </w:r>
            <w:r w:rsidRPr="00652CE5">
              <w:rPr>
                <w:rStyle w:val="Hyperlink"/>
                <w:rFonts w:hint="eastAsia"/>
                <w:noProof/>
                <w:rtl/>
              </w:rPr>
              <w:t>פרויקט</w:t>
            </w:r>
            <w:r w:rsidRPr="00652CE5">
              <w:rPr>
                <w:rStyle w:val="Hyperlink"/>
                <w:noProof/>
                <w:rtl/>
              </w:rPr>
              <w:t xml:space="preserve"> </w:t>
            </w:r>
            <w:r w:rsidRPr="00652CE5">
              <w:rPr>
                <w:rStyle w:val="Hyperlink"/>
                <w:rFonts w:hint="eastAsia"/>
                <w:noProof/>
                <w:rtl/>
              </w:rPr>
              <w:t>מיפויי</w:t>
            </w:r>
            <w:r w:rsidRPr="00652CE5">
              <w:rPr>
                <w:rStyle w:val="Hyperlink"/>
                <w:noProof/>
                <w:rtl/>
              </w:rPr>
              <w:t xml:space="preserve"> </w:t>
            </w:r>
            <w:r w:rsidRPr="00652CE5">
              <w:rPr>
                <w:rStyle w:val="Hyperlink"/>
                <w:rFonts w:hint="eastAsia"/>
                <w:noProof/>
                <w:rtl/>
              </w:rPr>
              <w:t>הישויות</w:t>
            </w:r>
            <w:r w:rsidRPr="00652CE5">
              <w:rPr>
                <w:rStyle w:val="Hyperlink"/>
                <w:noProof/>
                <w:rtl/>
              </w:rPr>
              <w:t xml:space="preserve"> (</w:t>
            </w:r>
            <w:r w:rsidRPr="00652CE5">
              <w:rPr>
                <w:rStyle w:val="Hyperlink"/>
                <w:noProof/>
              </w:rPr>
              <w:t>Maps</w:t>
            </w:r>
            <w:r w:rsidRPr="00652CE5">
              <w:rPr>
                <w:rStyle w:val="Hyperlink"/>
                <w:noProof/>
                <w:rtl/>
              </w:rPr>
              <w:t>)</w:t>
            </w:r>
            <w:r>
              <w:rPr>
                <w:noProof/>
                <w:webHidden/>
              </w:rPr>
              <w:tab/>
            </w:r>
            <w:r>
              <w:rPr>
                <w:noProof/>
                <w:webHidden/>
              </w:rPr>
              <w:fldChar w:fldCharType="begin"/>
            </w:r>
            <w:r>
              <w:rPr>
                <w:noProof/>
                <w:webHidden/>
              </w:rPr>
              <w:instrText xml:space="preserve"> PAGEREF _Toc476522462 \h </w:instrText>
            </w:r>
            <w:r>
              <w:rPr>
                <w:noProof/>
                <w:webHidden/>
              </w:rPr>
            </w:r>
          </w:ins>
          <w:r>
            <w:rPr>
              <w:noProof/>
              <w:webHidden/>
            </w:rPr>
            <w:fldChar w:fldCharType="separate"/>
          </w:r>
          <w:ins w:id="62" w:author="Ron Gal" w:date="2017-03-06T00:12:00Z">
            <w:r>
              <w:rPr>
                <w:noProof/>
                <w:webHidden/>
              </w:rPr>
              <w:t>17</w:t>
            </w:r>
            <w:r>
              <w:rPr>
                <w:noProof/>
                <w:webHidden/>
              </w:rPr>
              <w:fldChar w:fldCharType="end"/>
            </w:r>
            <w:r w:rsidRPr="00652CE5">
              <w:rPr>
                <w:rStyle w:val="Hyperlink"/>
                <w:noProof/>
              </w:rPr>
              <w:fldChar w:fldCharType="end"/>
            </w:r>
          </w:ins>
        </w:p>
        <w:p w:rsidR="00A54DC6" w:rsidRDefault="00A54DC6" w:rsidP="00A54DC6">
          <w:pPr>
            <w:pStyle w:val="TOC1"/>
            <w:tabs>
              <w:tab w:val="right" w:leader="dot" w:pos="9350"/>
            </w:tabs>
            <w:bidi/>
            <w:rPr>
              <w:ins w:id="63" w:author="Ron Gal" w:date="2017-03-06T00:12:00Z"/>
              <w:rFonts w:asciiTheme="minorHAnsi" w:eastAsiaTheme="minorEastAsia" w:hAnsiTheme="minorHAnsi" w:cstheme="minorBidi"/>
              <w:noProof/>
              <w:color w:val="auto"/>
            </w:rPr>
            <w:pPrChange w:id="64" w:author="Ron Gal" w:date="2017-03-06T00:12:00Z">
              <w:pPr>
                <w:pStyle w:val="TOC1"/>
                <w:tabs>
                  <w:tab w:val="right" w:leader="dot" w:pos="9350"/>
                </w:tabs>
              </w:pPr>
            </w:pPrChange>
          </w:pPr>
          <w:ins w:id="65" w:author="Ron Gal" w:date="2017-03-06T00:12:00Z">
            <w:r w:rsidRPr="00652CE5">
              <w:rPr>
                <w:rStyle w:val="Hyperlink"/>
                <w:noProof/>
              </w:rPr>
              <w:fldChar w:fldCharType="begin"/>
            </w:r>
            <w:r w:rsidRPr="00652CE5">
              <w:rPr>
                <w:rStyle w:val="Hyperlink"/>
                <w:noProof/>
              </w:rPr>
              <w:instrText xml:space="preserve"> </w:instrText>
            </w:r>
            <w:r>
              <w:rPr>
                <w:noProof/>
              </w:rPr>
              <w:instrText>HYPERLINK \l "_Toc476522463"</w:instrText>
            </w:r>
            <w:r w:rsidRPr="00652CE5">
              <w:rPr>
                <w:rStyle w:val="Hyperlink"/>
                <w:noProof/>
              </w:rPr>
              <w:instrText xml:space="preserve"> </w:instrText>
            </w:r>
            <w:r w:rsidRPr="00652CE5">
              <w:rPr>
                <w:rStyle w:val="Hyperlink"/>
                <w:noProof/>
              </w:rPr>
            </w:r>
            <w:r w:rsidRPr="00652CE5">
              <w:rPr>
                <w:rStyle w:val="Hyperlink"/>
                <w:noProof/>
              </w:rPr>
              <w:fldChar w:fldCharType="separate"/>
            </w:r>
            <w:r w:rsidRPr="00652CE5">
              <w:rPr>
                <w:rStyle w:val="Hyperlink"/>
                <w:rFonts w:hint="eastAsia"/>
                <w:noProof/>
                <w:rtl/>
              </w:rPr>
              <w:t>פרויקט</w:t>
            </w:r>
            <w:r w:rsidRPr="00652CE5">
              <w:rPr>
                <w:rStyle w:val="Hyperlink"/>
                <w:noProof/>
                <w:rtl/>
              </w:rPr>
              <w:t xml:space="preserve"> </w:t>
            </w:r>
            <w:r w:rsidRPr="00652CE5">
              <w:rPr>
                <w:rStyle w:val="Hyperlink"/>
                <w:rFonts w:hint="eastAsia"/>
                <w:noProof/>
                <w:rtl/>
              </w:rPr>
              <w:t>הגישה</w:t>
            </w:r>
            <w:r w:rsidRPr="00652CE5">
              <w:rPr>
                <w:rStyle w:val="Hyperlink"/>
                <w:noProof/>
                <w:rtl/>
              </w:rPr>
              <w:t xml:space="preserve"> </w:t>
            </w:r>
            <w:r w:rsidRPr="00652CE5">
              <w:rPr>
                <w:rStyle w:val="Hyperlink"/>
                <w:rFonts w:hint="eastAsia"/>
                <w:noProof/>
                <w:rtl/>
              </w:rPr>
              <w:t>ל</w:t>
            </w:r>
            <w:r w:rsidRPr="00652CE5">
              <w:rPr>
                <w:rStyle w:val="Hyperlink"/>
                <w:noProof/>
              </w:rPr>
              <w:t>DB</w:t>
            </w:r>
            <w:r w:rsidRPr="00652CE5">
              <w:rPr>
                <w:rStyle w:val="Hyperlink"/>
                <w:noProof/>
                <w:rtl/>
              </w:rPr>
              <w:t xml:space="preserve"> (</w:t>
            </w:r>
            <w:r w:rsidRPr="00652CE5">
              <w:rPr>
                <w:rStyle w:val="Hyperlink"/>
                <w:noProof/>
              </w:rPr>
              <w:t>DAL</w:t>
            </w:r>
            <w:r w:rsidRPr="00652CE5">
              <w:rPr>
                <w:rStyle w:val="Hyperlink"/>
                <w:noProof/>
                <w:rtl/>
              </w:rPr>
              <w:t>)</w:t>
            </w:r>
            <w:r>
              <w:rPr>
                <w:noProof/>
                <w:webHidden/>
              </w:rPr>
              <w:tab/>
            </w:r>
            <w:r>
              <w:rPr>
                <w:noProof/>
                <w:webHidden/>
              </w:rPr>
              <w:fldChar w:fldCharType="begin"/>
            </w:r>
            <w:r>
              <w:rPr>
                <w:noProof/>
                <w:webHidden/>
              </w:rPr>
              <w:instrText xml:space="preserve"> PAGEREF _Toc476522463 \h </w:instrText>
            </w:r>
            <w:r>
              <w:rPr>
                <w:noProof/>
                <w:webHidden/>
              </w:rPr>
            </w:r>
          </w:ins>
          <w:r>
            <w:rPr>
              <w:noProof/>
              <w:webHidden/>
            </w:rPr>
            <w:fldChar w:fldCharType="separate"/>
          </w:r>
          <w:ins w:id="66" w:author="Ron Gal" w:date="2017-03-06T00:12:00Z">
            <w:r>
              <w:rPr>
                <w:noProof/>
                <w:webHidden/>
              </w:rPr>
              <w:t>19</w:t>
            </w:r>
            <w:r>
              <w:rPr>
                <w:noProof/>
                <w:webHidden/>
              </w:rPr>
              <w:fldChar w:fldCharType="end"/>
            </w:r>
            <w:r w:rsidRPr="00652CE5">
              <w:rPr>
                <w:rStyle w:val="Hyperlink"/>
                <w:noProof/>
              </w:rPr>
              <w:fldChar w:fldCharType="end"/>
            </w:r>
          </w:ins>
        </w:p>
        <w:p w:rsidR="00A54DC6" w:rsidRDefault="00A54DC6" w:rsidP="00A54DC6">
          <w:pPr>
            <w:pStyle w:val="TOC2"/>
            <w:tabs>
              <w:tab w:val="right" w:leader="dot" w:pos="9350"/>
            </w:tabs>
            <w:bidi/>
            <w:rPr>
              <w:ins w:id="67" w:author="Ron Gal" w:date="2017-03-06T00:12:00Z"/>
              <w:rFonts w:asciiTheme="minorHAnsi" w:eastAsiaTheme="minorEastAsia" w:hAnsiTheme="minorHAnsi" w:cstheme="minorBidi"/>
              <w:noProof/>
              <w:color w:val="auto"/>
            </w:rPr>
            <w:pPrChange w:id="68" w:author="Ron Gal" w:date="2017-03-06T00:12:00Z">
              <w:pPr>
                <w:pStyle w:val="TOC2"/>
                <w:tabs>
                  <w:tab w:val="right" w:leader="dot" w:pos="9350"/>
                </w:tabs>
              </w:pPr>
            </w:pPrChange>
          </w:pPr>
          <w:ins w:id="69" w:author="Ron Gal" w:date="2017-03-06T00:12:00Z">
            <w:r w:rsidRPr="00652CE5">
              <w:rPr>
                <w:rStyle w:val="Hyperlink"/>
                <w:noProof/>
              </w:rPr>
              <w:fldChar w:fldCharType="begin"/>
            </w:r>
            <w:r w:rsidRPr="00652CE5">
              <w:rPr>
                <w:rStyle w:val="Hyperlink"/>
                <w:noProof/>
              </w:rPr>
              <w:instrText xml:space="preserve"> </w:instrText>
            </w:r>
            <w:r>
              <w:rPr>
                <w:noProof/>
              </w:rPr>
              <w:instrText>HYPERLINK \l "_Toc476522464"</w:instrText>
            </w:r>
            <w:r w:rsidRPr="00652CE5">
              <w:rPr>
                <w:rStyle w:val="Hyperlink"/>
                <w:noProof/>
              </w:rPr>
              <w:instrText xml:space="preserve"> </w:instrText>
            </w:r>
            <w:r w:rsidRPr="00652CE5">
              <w:rPr>
                <w:rStyle w:val="Hyperlink"/>
                <w:noProof/>
              </w:rPr>
            </w:r>
            <w:r w:rsidRPr="00652CE5">
              <w:rPr>
                <w:rStyle w:val="Hyperlink"/>
                <w:noProof/>
              </w:rPr>
              <w:fldChar w:fldCharType="separate"/>
            </w:r>
            <w:r w:rsidRPr="00652CE5">
              <w:rPr>
                <w:rStyle w:val="Hyperlink"/>
                <w:noProof/>
              </w:rPr>
              <w:t>DAO (Data Access Objects)</w:t>
            </w:r>
            <w:r>
              <w:rPr>
                <w:noProof/>
                <w:webHidden/>
              </w:rPr>
              <w:tab/>
            </w:r>
            <w:r>
              <w:rPr>
                <w:noProof/>
                <w:webHidden/>
              </w:rPr>
              <w:fldChar w:fldCharType="begin"/>
            </w:r>
            <w:r>
              <w:rPr>
                <w:noProof/>
                <w:webHidden/>
              </w:rPr>
              <w:instrText xml:space="preserve"> PAGEREF _Toc476522464 \h </w:instrText>
            </w:r>
            <w:r>
              <w:rPr>
                <w:noProof/>
                <w:webHidden/>
              </w:rPr>
            </w:r>
          </w:ins>
          <w:r>
            <w:rPr>
              <w:noProof/>
              <w:webHidden/>
            </w:rPr>
            <w:fldChar w:fldCharType="separate"/>
          </w:r>
          <w:ins w:id="70" w:author="Ron Gal" w:date="2017-03-06T00:12:00Z">
            <w:r>
              <w:rPr>
                <w:noProof/>
                <w:webHidden/>
              </w:rPr>
              <w:t>19</w:t>
            </w:r>
            <w:r>
              <w:rPr>
                <w:noProof/>
                <w:webHidden/>
              </w:rPr>
              <w:fldChar w:fldCharType="end"/>
            </w:r>
            <w:r w:rsidRPr="00652CE5">
              <w:rPr>
                <w:rStyle w:val="Hyperlink"/>
                <w:noProof/>
              </w:rPr>
              <w:fldChar w:fldCharType="end"/>
            </w:r>
          </w:ins>
        </w:p>
        <w:p w:rsidR="00A54DC6" w:rsidRDefault="00A54DC6" w:rsidP="00A54DC6">
          <w:pPr>
            <w:pStyle w:val="TOC1"/>
            <w:tabs>
              <w:tab w:val="right" w:leader="dot" w:pos="9350"/>
            </w:tabs>
            <w:bidi/>
            <w:rPr>
              <w:ins w:id="71" w:author="Ron Gal" w:date="2017-03-06T00:12:00Z"/>
              <w:rFonts w:asciiTheme="minorHAnsi" w:eastAsiaTheme="minorEastAsia" w:hAnsiTheme="minorHAnsi" w:cstheme="minorBidi"/>
              <w:noProof/>
              <w:color w:val="auto"/>
            </w:rPr>
            <w:pPrChange w:id="72" w:author="Ron Gal" w:date="2017-03-06T00:12:00Z">
              <w:pPr>
                <w:pStyle w:val="TOC1"/>
                <w:tabs>
                  <w:tab w:val="right" w:leader="dot" w:pos="9350"/>
                </w:tabs>
              </w:pPr>
            </w:pPrChange>
          </w:pPr>
          <w:ins w:id="73" w:author="Ron Gal" w:date="2017-03-06T00:12:00Z">
            <w:r w:rsidRPr="00652CE5">
              <w:rPr>
                <w:rStyle w:val="Hyperlink"/>
                <w:noProof/>
              </w:rPr>
              <w:fldChar w:fldCharType="begin"/>
            </w:r>
            <w:r w:rsidRPr="00652CE5">
              <w:rPr>
                <w:rStyle w:val="Hyperlink"/>
                <w:noProof/>
              </w:rPr>
              <w:instrText xml:space="preserve"> </w:instrText>
            </w:r>
            <w:r>
              <w:rPr>
                <w:noProof/>
              </w:rPr>
              <w:instrText>HYPERLINK \l "_Toc476522465"</w:instrText>
            </w:r>
            <w:r w:rsidRPr="00652CE5">
              <w:rPr>
                <w:rStyle w:val="Hyperlink"/>
                <w:noProof/>
              </w:rPr>
              <w:instrText xml:space="preserve"> </w:instrText>
            </w:r>
            <w:r w:rsidRPr="00652CE5">
              <w:rPr>
                <w:rStyle w:val="Hyperlink"/>
                <w:noProof/>
              </w:rPr>
            </w:r>
            <w:r w:rsidRPr="00652CE5">
              <w:rPr>
                <w:rStyle w:val="Hyperlink"/>
                <w:noProof/>
              </w:rPr>
              <w:fldChar w:fldCharType="separate"/>
            </w:r>
            <w:r w:rsidRPr="00652CE5">
              <w:rPr>
                <w:rStyle w:val="Hyperlink"/>
                <w:rFonts w:hint="eastAsia"/>
                <w:noProof/>
                <w:rtl/>
              </w:rPr>
              <w:t>פרוייקט</w:t>
            </w:r>
            <w:r w:rsidRPr="00652CE5">
              <w:rPr>
                <w:rStyle w:val="Hyperlink"/>
                <w:noProof/>
                <w:rtl/>
              </w:rPr>
              <w:t xml:space="preserve"> </w:t>
            </w:r>
            <w:r w:rsidRPr="00652CE5">
              <w:rPr>
                <w:rStyle w:val="Hyperlink"/>
                <w:rFonts w:hint="eastAsia"/>
                <w:noProof/>
                <w:rtl/>
              </w:rPr>
              <w:t>האובייקטים</w:t>
            </w:r>
            <w:r w:rsidRPr="00652CE5">
              <w:rPr>
                <w:rStyle w:val="Hyperlink"/>
                <w:noProof/>
                <w:rtl/>
              </w:rPr>
              <w:t xml:space="preserve"> </w:t>
            </w:r>
            <w:r w:rsidRPr="00652CE5">
              <w:rPr>
                <w:rStyle w:val="Hyperlink"/>
                <w:rFonts w:hint="eastAsia"/>
                <w:noProof/>
                <w:rtl/>
              </w:rPr>
              <w:t>ללקוח</w:t>
            </w:r>
            <w:r w:rsidRPr="00652CE5">
              <w:rPr>
                <w:rStyle w:val="Hyperlink"/>
                <w:noProof/>
                <w:rtl/>
              </w:rPr>
              <w:t xml:space="preserve"> (</w:t>
            </w:r>
            <w:r w:rsidRPr="00652CE5">
              <w:rPr>
                <w:rStyle w:val="Hyperlink"/>
                <w:noProof/>
              </w:rPr>
              <w:t>DTO</w:t>
            </w:r>
            <w:r w:rsidRPr="00652CE5">
              <w:rPr>
                <w:rStyle w:val="Hyperlink"/>
                <w:noProof/>
                <w:rtl/>
              </w:rPr>
              <w:t>)</w:t>
            </w:r>
            <w:r>
              <w:rPr>
                <w:noProof/>
                <w:webHidden/>
              </w:rPr>
              <w:tab/>
            </w:r>
            <w:r>
              <w:rPr>
                <w:noProof/>
                <w:webHidden/>
              </w:rPr>
              <w:fldChar w:fldCharType="begin"/>
            </w:r>
            <w:r>
              <w:rPr>
                <w:noProof/>
                <w:webHidden/>
              </w:rPr>
              <w:instrText xml:space="preserve"> PAGEREF _Toc476522465 \h </w:instrText>
            </w:r>
            <w:r>
              <w:rPr>
                <w:noProof/>
                <w:webHidden/>
              </w:rPr>
            </w:r>
          </w:ins>
          <w:r>
            <w:rPr>
              <w:noProof/>
              <w:webHidden/>
            </w:rPr>
            <w:fldChar w:fldCharType="separate"/>
          </w:r>
          <w:ins w:id="74" w:author="Ron Gal" w:date="2017-03-06T00:12:00Z">
            <w:r>
              <w:rPr>
                <w:noProof/>
                <w:webHidden/>
              </w:rPr>
              <w:t>23</w:t>
            </w:r>
            <w:r>
              <w:rPr>
                <w:noProof/>
                <w:webHidden/>
              </w:rPr>
              <w:fldChar w:fldCharType="end"/>
            </w:r>
            <w:r w:rsidRPr="00652CE5">
              <w:rPr>
                <w:rStyle w:val="Hyperlink"/>
                <w:noProof/>
              </w:rPr>
              <w:fldChar w:fldCharType="end"/>
            </w:r>
          </w:ins>
        </w:p>
        <w:p w:rsidR="00A54DC6" w:rsidRDefault="00A54DC6" w:rsidP="00A54DC6">
          <w:pPr>
            <w:pStyle w:val="TOC2"/>
            <w:tabs>
              <w:tab w:val="right" w:leader="dot" w:pos="9350"/>
            </w:tabs>
            <w:bidi/>
            <w:rPr>
              <w:ins w:id="75" w:author="Ron Gal" w:date="2017-03-06T00:12:00Z"/>
              <w:rFonts w:asciiTheme="minorHAnsi" w:eastAsiaTheme="minorEastAsia" w:hAnsiTheme="minorHAnsi" w:cstheme="minorBidi"/>
              <w:noProof/>
              <w:color w:val="auto"/>
            </w:rPr>
            <w:pPrChange w:id="76" w:author="Ron Gal" w:date="2017-03-06T00:12:00Z">
              <w:pPr>
                <w:pStyle w:val="TOC2"/>
                <w:tabs>
                  <w:tab w:val="right" w:leader="dot" w:pos="9350"/>
                </w:tabs>
              </w:pPr>
            </w:pPrChange>
          </w:pPr>
          <w:ins w:id="77" w:author="Ron Gal" w:date="2017-03-06T00:12:00Z">
            <w:r w:rsidRPr="00652CE5">
              <w:rPr>
                <w:rStyle w:val="Hyperlink"/>
                <w:noProof/>
              </w:rPr>
              <w:fldChar w:fldCharType="begin"/>
            </w:r>
            <w:r w:rsidRPr="00652CE5">
              <w:rPr>
                <w:rStyle w:val="Hyperlink"/>
                <w:noProof/>
              </w:rPr>
              <w:instrText xml:space="preserve"> </w:instrText>
            </w:r>
            <w:r>
              <w:rPr>
                <w:noProof/>
              </w:rPr>
              <w:instrText>HYPERLINK \l "_Toc476522466"</w:instrText>
            </w:r>
            <w:r w:rsidRPr="00652CE5">
              <w:rPr>
                <w:rStyle w:val="Hyperlink"/>
                <w:noProof/>
              </w:rPr>
              <w:instrText xml:space="preserve"> </w:instrText>
            </w:r>
            <w:r w:rsidRPr="00652CE5">
              <w:rPr>
                <w:rStyle w:val="Hyperlink"/>
                <w:noProof/>
              </w:rPr>
            </w:r>
            <w:r w:rsidRPr="00652CE5">
              <w:rPr>
                <w:rStyle w:val="Hyperlink"/>
                <w:noProof/>
              </w:rPr>
              <w:fldChar w:fldCharType="separate"/>
            </w:r>
            <w:r w:rsidRPr="00652CE5">
              <w:rPr>
                <w:rStyle w:val="Hyperlink"/>
                <w:rFonts w:hint="eastAsia"/>
                <w:noProof/>
                <w:rtl/>
              </w:rPr>
              <w:t>מחלקות</w:t>
            </w:r>
            <w:r w:rsidRPr="00652CE5">
              <w:rPr>
                <w:rStyle w:val="Hyperlink"/>
                <w:noProof/>
                <w:rtl/>
              </w:rPr>
              <w:t xml:space="preserve"> </w:t>
            </w:r>
            <w:r w:rsidRPr="00652CE5">
              <w:rPr>
                <w:rStyle w:val="Hyperlink"/>
                <w:noProof/>
              </w:rPr>
              <w:t>DTOs</w:t>
            </w:r>
            <w:r>
              <w:rPr>
                <w:noProof/>
                <w:webHidden/>
              </w:rPr>
              <w:tab/>
            </w:r>
            <w:r>
              <w:rPr>
                <w:noProof/>
                <w:webHidden/>
              </w:rPr>
              <w:fldChar w:fldCharType="begin"/>
            </w:r>
            <w:r>
              <w:rPr>
                <w:noProof/>
                <w:webHidden/>
              </w:rPr>
              <w:instrText xml:space="preserve"> PAGEREF _Toc476522466 \h </w:instrText>
            </w:r>
            <w:r>
              <w:rPr>
                <w:noProof/>
                <w:webHidden/>
              </w:rPr>
            </w:r>
          </w:ins>
          <w:r>
            <w:rPr>
              <w:noProof/>
              <w:webHidden/>
            </w:rPr>
            <w:fldChar w:fldCharType="separate"/>
          </w:r>
          <w:ins w:id="78" w:author="Ron Gal" w:date="2017-03-06T00:12:00Z">
            <w:r>
              <w:rPr>
                <w:noProof/>
                <w:webHidden/>
              </w:rPr>
              <w:t>23</w:t>
            </w:r>
            <w:r>
              <w:rPr>
                <w:noProof/>
                <w:webHidden/>
              </w:rPr>
              <w:fldChar w:fldCharType="end"/>
            </w:r>
            <w:r w:rsidRPr="00652CE5">
              <w:rPr>
                <w:rStyle w:val="Hyperlink"/>
                <w:noProof/>
              </w:rPr>
              <w:fldChar w:fldCharType="end"/>
            </w:r>
          </w:ins>
        </w:p>
        <w:p w:rsidR="00A54DC6" w:rsidRDefault="00A54DC6" w:rsidP="00A54DC6">
          <w:pPr>
            <w:pStyle w:val="TOC2"/>
            <w:tabs>
              <w:tab w:val="right" w:leader="dot" w:pos="9350"/>
            </w:tabs>
            <w:bidi/>
            <w:rPr>
              <w:ins w:id="79" w:author="Ron Gal" w:date="2017-03-06T00:12:00Z"/>
              <w:rFonts w:asciiTheme="minorHAnsi" w:eastAsiaTheme="minorEastAsia" w:hAnsiTheme="minorHAnsi" w:cstheme="minorBidi"/>
              <w:noProof/>
              <w:color w:val="auto"/>
            </w:rPr>
            <w:pPrChange w:id="80" w:author="Ron Gal" w:date="2017-03-06T00:12:00Z">
              <w:pPr>
                <w:pStyle w:val="TOC2"/>
                <w:tabs>
                  <w:tab w:val="right" w:leader="dot" w:pos="9350"/>
                </w:tabs>
              </w:pPr>
            </w:pPrChange>
          </w:pPr>
          <w:ins w:id="81" w:author="Ron Gal" w:date="2017-03-06T00:12:00Z">
            <w:r w:rsidRPr="00652CE5">
              <w:rPr>
                <w:rStyle w:val="Hyperlink"/>
                <w:noProof/>
              </w:rPr>
              <w:fldChar w:fldCharType="begin"/>
            </w:r>
            <w:r w:rsidRPr="00652CE5">
              <w:rPr>
                <w:rStyle w:val="Hyperlink"/>
                <w:noProof/>
              </w:rPr>
              <w:instrText xml:space="preserve"> </w:instrText>
            </w:r>
            <w:r>
              <w:rPr>
                <w:noProof/>
              </w:rPr>
              <w:instrText>HYPERLINK \l "_Toc476522467"</w:instrText>
            </w:r>
            <w:r w:rsidRPr="00652CE5">
              <w:rPr>
                <w:rStyle w:val="Hyperlink"/>
                <w:noProof/>
              </w:rPr>
              <w:instrText xml:space="preserve"> </w:instrText>
            </w:r>
            <w:r w:rsidRPr="00652CE5">
              <w:rPr>
                <w:rStyle w:val="Hyperlink"/>
                <w:noProof/>
              </w:rPr>
            </w:r>
            <w:r w:rsidRPr="00652CE5">
              <w:rPr>
                <w:rStyle w:val="Hyperlink"/>
                <w:noProof/>
              </w:rPr>
              <w:fldChar w:fldCharType="separate"/>
            </w:r>
            <w:r w:rsidRPr="00652CE5">
              <w:rPr>
                <w:rStyle w:val="Hyperlink"/>
                <w:rFonts w:hint="eastAsia"/>
                <w:b/>
                <w:noProof/>
                <w:rtl/>
              </w:rPr>
              <w:t>מחלקת</w:t>
            </w:r>
            <w:r w:rsidRPr="00652CE5">
              <w:rPr>
                <w:rStyle w:val="Hyperlink"/>
                <w:b/>
                <w:noProof/>
                <w:rtl/>
              </w:rPr>
              <w:t xml:space="preserve"> </w:t>
            </w:r>
            <w:r w:rsidRPr="00652CE5">
              <w:rPr>
                <w:rStyle w:val="Hyperlink"/>
                <w:b/>
                <w:noProof/>
              </w:rPr>
              <w:t>Consts</w:t>
            </w:r>
            <w:r>
              <w:rPr>
                <w:noProof/>
                <w:webHidden/>
              </w:rPr>
              <w:tab/>
            </w:r>
            <w:r>
              <w:rPr>
                <w:noProof/>
                <w:webHidden/>
              </w:rPr>
              <w:fldChar w:fldCharType="begin"/>
            </w:r>
            <w:r>
              <w:rPr>
                <w:noProof/>
                <w:webHidden/>
              </w:rPr>
              <w:instrText xml:space="preserve"> PAGEREF _Toc476522467 \h </w:instrText>
            </w:r>
            <w:r>
              <w:rPr>
                <w:noProof/>
                <w:webHidden/>
              </w:rPr>
            </w:r>
          </w:ins>
          <w:r>
            <w:rPr>
              <w:noProof/>
              <w:webHidden/>
            </w:rPr>
            <w:fldChar w:fldCharType="separate"/>
          </w:r>
          <w:ins w:id="82" w:author="Ron Gal" w:date="2017-03-06T00:12:00Z">
            <w:r>
              <w:rPr>
                <w:noProof/>
                <w:webHidden/>
              </w:rPr>
              <w:t>29</w:t>
            </w:r>
            <w:r>
              <w:rPr>
                <w:noProof/>
                <w:webHidden/>
              </w:rPr>
              <w:fldChar w:fldCharType="end"/>
            </w:r>
            <w:r w:rsidRPr="00652CE5">
              <w:rPr>
                <w:rStyle w:val="Hyperlink"/>
                <w:noProof/>
              </w:rPr>
              <w:fldChar w:fldCharType="end"/>
            </w:r>
          </w:ins>
        </w:p>
        <w:p w:rsidR="00A54DC6" w:rsidRDefault="00A54DC6" w:rsidP="00A54DC6">
          <w:pPr>
            <w:pStyle w:val="TOC2"/>
            <w:tabs>
              <w:tab w:val="right" w:leader="dot" w:pos="9350"/>
            </w:tabs>
            <w:bidi/>
            <w:rPr>
              <w:ins w:id="83" w:author="Ron Gal" w:date="2017-03-06T00:12:00Z"/>
              <w:rFonts w:asciiTheme="minorHAnsi" w:eastAsiaTheme="minorEastAsia" w:hAnsiTheme="minorHAnsi" w:cstheme="minorBidi"/>
              <w:noProof/>
              <w:color w:val="auto"/>
            </w:rPr>
            <w:pPrChange w:id="84" w:author="Ron Gal" w:date="2017-03-06T00:12:00Z">
              <w:pPr>
                <w:pStyle w:val="TOC2"/>
                <w:tabs>
                  <w:tab w:val="right" w:leader="dot" w:pos="9350"/>
                </w:tabs>
              </w:pPr>
            </w:pPrChange>
          </w:pPr>
          <w:ins w:id="85" w:author="Ron Gal" w:date="2017-03-06T00:12:00Z">
            <w:r w:rsidRPr="00652CE5">
              <w:rPr>
                <w:rStyle w:val="Hyperlink"/>
                <w:noProof/>
              </w:rPr>
              <w:fldChar w:fldCharType="begin"/>
            </w:r>
            <w:r w:rsidRPr="00652CE5">
              <w:rPr>
                <w:rStyle w:val="Hyperlink"/>
                <w:noProof/>
              </w:rPr>
              <w:instrText xml:space="preserve"> </w:instrText>
            </w:r>
            <w:r>
              <w:rPr>
                <w:noProof/>
              </w:rPr>
              <w:instrText>HYPERLINK \l "_Toc476522468"</w:instrText>
            </w:r>
            <w:r w:rsidRPr="00652CE5">
              <w:rPr>
                <w:rStyle w:val="Hyperlink"/>
                <w:noProof/>
              </w:rPr>
              <w:instrText xml:space="preserve"> </w:instrText>
            </w:r>
            <w:r w:rsidRPr="00652CE5">
              <w:rPr>
                <w:rStyle w:val="Hyperlink"/>
                <w:noProof/>
              </w:rPr>
            </w:r>
            <w:r w:rsidRPr="00652CE5">
              <w:rPr>
                <w:rStyle w:val="Hyperlink"/>
                <w:noProof/>
              </w:rPr>
              <w:fldChar w:fldCharType="separate"/>
            </w:r>
            <w:r w:rsidRPr="00652CE5">
              <w:rPr>
                <w:rStyle w:val="Hyperlink"/>
                <w:rFonts w:hint="eastAsia"/>
                <w:noProof/>
                <w:rtl/>
              </w:rPr>
              <w:t>ולידטורים</w:t>
            </w:r>
            <w:r w:rsidRPr="00652CE5">
              <w:rPr>
                <w:rStyle w:val="Hyperlink"/>
                <w:noProof/>
                <w:rtl/>
              </w:rPr>
              <w:t xml:space="preserve"> (</w:t>
            </w:r>
            <w:r w:rsidRPr="00652CE5">
              <w:rPr>
                <w:rStyle w:val="Hyperlink"/>
                <w:noProof/>
              </w:rPr>
              <w:t>Validators</w:t>
            </w:r>
            <w:r w:rsidRPr="00652CE5">
              <w:rPr>
                <w:rStyle w:val="Hyperlink"/>
                <w:noProof/>
                <w:rtl/>
              </w:rPr>
              <w:t>)</w:t>
            </w:r>
            <w:r>
              <w:rPr>
                <w:noProof/>
                <w:webHidden/>
              </w:rPr>
              <w:tab/>
            </w:r>
            <w:r>
              <w:rPr>
                <w:noProof/>
                <w:webHidden/>
              </w:rPr>
              <w:fldChar w:fldCharType="begin"/>
            </w:r>
            <w:r>
              <w:rPr>
                <w:noProof/>
                <w:webHidden/>
              </w:rPr>
              <w:instrText xml:space="preserve"> PAGEREF _Toc476522468 \h </w:instrText>
            </w:r>
            <w:r>
              <w:rPr>
                <w:noProof/>
                <w:webHidden/>
              </w:rPr>
            </w:r>
          </w:ins>
          <w:r>
            <w:rPr>
              <w:noProof/>
              <w:webHidden/>
            </w:rPr>
            <w:fldChar w:fldCharType="separate"/>
          </w:r>
          <w:ins w:id="86" w:author="Ron Gal" w:date="2017-03-06T00:12:00Z">
            <w:r>
              <w:rPr>
                <w:noProof/>
                <w:webHidden/>
              </w:rPr>
              <w:t>30</w:t>
            </w:r>
            <w:r>
              <w:rPr>
                <w:noProof/>
                <w:webHidden/>
              </w:rPr>
              <w:fldChar w:fldCharType="end"/>
            </w:r>
            <w:r w:rsidRPr="00652CE5">
              <w:rPr>
                <w:rStyle w:val="Hyperlink"/>
                <w:noProof/>
              </w:rPr>
              <w:fldChar w:fldCharType="end"/>
            </w:r>
          </w:ins>
        </w:p>
        <w:p w:rsidR="00A54DC6" w:rsidRDefault="00A54DC6" w:rsidP="00A54DC6">
          <w:pPr>
            <w:pStyle w:val="TOC1"/>
            <w:tabs>
              <w:tab w:val="right" w:leader="dot" w:pos="9350"/>
            </w:tabs>
            <w:bidi/>
            <w:rPr>
              <w:ins w:id="87" w:author="Ron Gal" w:date="2017-03-06T00:12:00Z"/>
              <w:rFonts w:asciiTheme="minorHAnsi" w:eastAsiaTheme="minorEastAsia" w:hAnsiTheme="minorHAnsi" w:cstheme="minorBidi"/>
              <w:noProof/>
              <w:color w:val="auto"/>
            </w:rPr>
            <w:pPrChange w:id="88" w:author="Ron Gal" w:date="2017-03-06T00:12:00Z">
              <w:pPr>
                <w:pStyle w:val="TOC1"/>
                <w:tabs>
                  <w:tab w:val="right" w:leader="dot" w:pos="9350"/>
                </w:tabs>
              </w:pPr>
            </w:pPrChange>
          </w:pPr>
          <w:ins w:id="89" w:author="Ron Gal" w:date="2017-03-06T00:12:00Z">
            <w:r w:rsidRPr="00652CE5">
              <w:rPr>
                <w:rStyle w:val="Hyperlink"/>
                <w:noProof/>
              </w:rPr>
              <w:fldChar w:fldCharType="begin"/>
            </w:r>
            <w:r w:rsidRPr="00652CE5">
              <w:rPr>
                <w:rStyle w:val="Hyperlink"/>
                <w:noProof/>
              </w:rPr>
              <w:instrText xml:space="preserve"> </w:instrText>
            </w:r>
            <w:r>
              <w:rPr>
                <w:noProof/>
              </w:rPr>
              <w:instrText>HYPERLINK \l "_Toc476522469"</w:instrText>
            </w:r>
            <w:r w:rsidRPr="00652CE5">
              <w:rPr>
                <w:rStyle w:val="Hyperlink"/>
                <w:noProof/>
              </w:rPr>
              <w:instrText xml:space="preserve"> </w:instrText>
            </w:r>
            <w:r w:rsidRPr="00652CE5">
              <w:rPr>
                <w:rStyle w:val="Hyperlink"/>
                <w:noProof/>
              </w:rPr>
            </w:r>
            <w:r w:rsidRPr="00652CE5">
              <w:rPr>
                <w:rStyle w:val="Hyperlink"/>
                <w:noProof/>
              </w:rPr>
              <w:fldChar w:fldCharType="separate"/>
            </w:r>
            <w:r w:rsidRPr="00652CE5">
              <w:rPr>
                <w:rStyle w:val="Hyperlink"/>
                <w:rFonts w:hint="eastAsia"/>
                <w:noProof/>
                <w:rtl/>
              </w:rPr>
              <w:t>פרוייקט</w:t>
            </w:r>
            <w:r w:rsidRPr="00652CE5">
              <w:rPr>
                <w:rStyle w:val="Hyperlink"/>
                <w:noProof/>
                <w:rtl/>
              </w:rPr>
              <w:t xml:space="preserve"> </w:t>
            </w:r>
            <w:r w:rsidRPr="00652CE5">
              <w:rPr>
                <w:rStyle w:val="Hyperlink"/>
                <w:rFonts w:hint="eastAsia"/>
                <w:noProof/>
                <w:rtl/>
              </w:rPr>
              <w:t>האתר</w:t>
            </w:r>
            <w:r w:rsidRPr="00652CE5">
              <w:rPr>
                <w:rStyle w:val="Hyperlink"/>
                <w:noProof/>
                <w:rtl/>
              </w:rPr>
              <w:t xml:space="preserve"> (</w:t>
            </w:r>
            <w:r w:rsidRPr="00652CE5">
              <w:rPr>
                <w:rStyle w:val="Hyperlink"/>
                <w:noProof/>
              </w:rPr>
              <w:t>EZVet</w:t>
            </w:r>
            <w:r w:rsidRPr="00652CE5">
              <w:rPr>
                <w:rStyle w:val="Hyperlink"/>
                <w:noProof/>
                <w:rtl/>
              </w:rPr>
              <w:t>)</w:t>
            </w:r>
            <w:r>
              <w:rPr>
                <w:noProof/>
                <w:webHidden/>
              </w:rPr>
              <w:tab/>
            </w:r>
            <w:r>
              <w:rPr>
                <w:noProof/>
                <w:webHidden/>
              </w:rPr>
              <w:fldChar w:fldCharType="begin"/>
            </w:r>
            <w:r>
              <w:rPr>
                <w:noProof/>
                <w:webHidden/>
              </w:rPr>
              <w:instrText xml:space="preserve"> PAGEREF _Toc476522469 \h </w:instrText>
            </w:r>
            <w:r>
              <w:rPr>
                <w:noProof/>
                <w:webHidden/>
              </w:rPr>
            </w:r>
          </w:ins>
          <w:r>
            <w:rPr>
              <w:noProof/>
              <w:webHidden/>
            </w:rPr>
            <w:fldChar w:fldCharType="separate"/>
          </w:r>
          <w:ins w:id="90" w:author="Ron Gal" w:date="2017-03-06T00:12:00Z">
            <w:r>
              <w:rPr>
                <w:noProof/>
                <w:webHidden/>
              </w:rPr>
              <w:t>31</w:t>
            </w:r>
            <w:r>
              <w:rPr>
                <w:noProof/>
                <w:webHidden/>
              </w:rPr>
              <w:fldChar w:fldCharType="end"/>
            </w:r>
            <w:r w:rsidRPr="00652CE5">
              <w:rPr>
                <w:rStyle w:val="Hyperlink"/>
                <w:noProof/>
              </w:rPr>
              <w:fldChar w:fldCharType="end"/>
            </w:r>
          </w:ins>
        </w:p>
        <w:p w:rsidR="00A54DC6" w:rsidRDefault="00A54DC6" w:rsidP="00A54DC6">
          <w:pPr>
            <w:pStyle w:val="TOC2"/>
            <w:tabs>
              <w:tab w:val="right" w:leader="dot" w:pos="9350"/>
            </w:tabs>
            <w:bidi/>
            <w:rPr>
              <w:ins w:id="91" w:author="Ron Gal" w:date="2017-03-06T00:12:00Z"/>
              <w:rFonts w:asciiTheme="minorHAnsi" w:eastAsiaTheme="minorEastAsia" w:hAnsiTheme="minorHAnsi" w:cstheme="minorBidi"/>
              <w:noProof/>
              <w:color w:val="auto"/>
            </w:rPr>
            <w:pPrChange w:id="92" w:author="Ron Gal" w:date="2017-03-06T00:12:00Z">
              <w:pPr>
                <w:pStyle w:val="TOC2"/>
                <w:tabs>
                  <w:tab w:val="right" w:leader="dot" w:pos="9350"/>
                </w:tabs>
              </w:pPr>
            </w:pPrChange>
          </w:pPr>
          <w:ins w:id="93" w:author="Ron Gal" w:date="2017-03-06T00:12:00Z">
            <w:r w:rsidRPr="00652CE5">
              <w:rPr>
                <w:rStyle w:val="Hyperlink"/>
                <w:noProof/>
              </w:rPr>
              <w:fldChar w:fldCharType="begin"/>
            </w:r>
            <w:r w:rsidRPr="00652CE5">
              <w:rPr>
                <w:rStyle w:val="Hyperlink"/>
                <w:noProof/>
              </w:rPr>
              <w:instrText xml:space="preserve"> </w:instrText>
            </w:r>
            <w:r>
              <w:rPr>
                <w:noProof/>
              </w:rPr>
              <w:instrText>HYPERLINK \l "_Toc476522470"</w:instrText>
            </w:r>
            <w:r w:rsidRPr="00652CE5">
              <w:rPr>
                <w:rStyle w:val="Hyperlink"/>
                <w:noProof/>
              </w:rPr>
              <w:instrText xml:space="preserve"> </w:instrText>
            </w:r>
            <w:r w:rsidRPr="00652CE5">
              <w:rPr>
                <w:rStyle w:val="Hyperlink"/>
                <w:noProof/>
              </w:rPr>
            </w:r>
            <w:r w:rsidRPr="00652CE5">
              <w:rPr>
                <w:rStyle w:val="Hyperlink"/>
                <w:noProof/>
              </w:rPr>
              <w:fldChar w:fldCharType="separate"/>
            </w:r>
            <w:r w:rsidRPr="00652CE5">
              <w:rPr>
                <w:rStyle w:val="Hyperlink"/>
                <w:rFonts w:hint="eastAsia"/>
                <w:noProof/>
                <w:rtl/>
              </w:rPr>
              <w:t>נינג</w:t>
            </w:r>
            <w:r w:rsidRPr="00652CE5">
              <w:rPr>
                <w:rStyle w:val="Hyperlink"/>
                <w:noProof/>
                <w:rtl/>
              </w:rPr>
              <w:t>'</w:t>
            </w:r>
            <w:r w:rsidRPr="00652CE5">
              <w:rPr>
                <w:rStyle w:val="Hyperlink"/>
                <w:rFonts w:hint="eastAsia"/>
                <w:noProof/>
                <w:rtl/>
              </w:rPr>
              <w:t>קט</w:t>
            </w:r>
            <w:r w:rsidRPr="00652CE5">
              <w:rPr>
                <w:rStyle w:val="Hyperlink"/>
                <w:noProof/>
                <w:rtl/>
              </w:rPr>
              <w:t xml:space="preserve"> (</w:t>
            </w:r>
            <w:r w:rsidRPr="00652CE5">
              <w:rPr>
                <w:rStyle w:val="Hyperlink"/>
                <w:noProof/>
              </w:rPr>
              <w:t>Ninject IoC Container</w:t>
            </w:r>
            <w:r w:rsidRPr="00652CE5">
              <w:rPr>
                <w:rStyle w:val="Hyperlink"/>
                <w:noProof/>
                <w:rtl/>
              </w:rPr>
              <w:t>)</w:t>
            </w:r>
            <w:r>
              <w:rPr>
                <w:noProof/>
                <w:webHidden/>
              </w:rPr>
              <w:tab/>
            </w:r>
            <w:r>
              <w:rPr>
                <w:noProof/>
                <w:webHidden/>
              </w:rPr>
              <w:fldChar w:fldCharType="begin"/>
            </w:r>
            <w:r>
              <w:rPr>
                <w:noProof/>
                <w:webHidden/>
              </w:rPr>
              <w:instrText xml:space="preserve"> PAGEREF _Toc476522470 \h </w:instrText>
            </w:r>
            <w:r>
              <w:rPr>
                <w:noProof/>
                <w:webHidden/>
              </w:rPr>
            </w:r>
          </w:ins>
          <w:r>
            <w:rPr>
              <w:noProof/>
              <w:webHidden/>
            </w:rPr>
            <w:fldChar w:fldCharType="separate"/>
          </w:r>
          <w:ins w:id="94" w:author="Ron Gal" w:date="2017-03-06T00:12:00Z">
            <w:r>
              <w:rPr>
                <w:noProof/>
                <w:webHidden/>
              </w:rPr>
              <w:t>31</w:t>
            </w:r>
            <w:r>
              <w:rPr>
                <w:noProof/>
                <w:webHidden/>
              </w:rPr>
              <w:fldChar w:fldCharType="end"/>
            </w:r>
            <w:r w:rsidRPr="00652CE5">
              <w:rPr>
                <w:rStyle w:val="Hyperlink"/>
                <w:noProof/>
              </w:rPr>
              <w:fldChar w:fldCharType="end"/>
            </w:r>
          </w:ins>
        </w:p>
        <w:p w:rsidR="00A54DC6" w:rsidRDefault="00A54DC6" w:rsidP="00A54DC6">
          <w:pPr>
            <w:pStyle w:val="TOC2"/>
            <w:tabs>
              <w:tab w:val="right" w:leader="dot" w:pos="9350"/>
            </w:tabs>
            <w:bidi/>
            <w:rPr>
              <w:ins w:id="95" w:author="Ron Gal" w:date="2017-03-06T00:12:00Z"/>
              <w:rFonts w:asciiTheme="minorHAnsi" w:eastAsiaTheme="minorEastAsia" w:hAnsiTheme="minorHAnsi" w:cstheme="minorBidi"/>
              <w:noProof/>
              <w:color w:val="auto"/>
            </w:rPr>
            <w:pPrChange w:id="96" w:author="Ron Gal" w:date="2017-03-06T00:12:00Z">
              <w:pPr>
                <w:pStyle w:val="TOC2"/>
                <w:tabs>
                  <w:tab w:val="right" w:leader="dot" w:pos="9350"/>
                </w:tabs>
              </w:pPr>
            </w:pPrChange>
          </w:pPr>
          <w:ins w:id="97" w:author="Ron Gal" w:date="2017-03-06T00:12:00Z">
            <w:r w:rsidRPr="00652CE5">
              <w:rPr>
                <w:rStyle w:val="Hyperlink"/>
                <w:noProof/>
              </w:rPr>
              <w:fldChar w:fldCharType="begin"/>
            </w:r>
            <w:r w:rsidRPr="00652CE5">
              <w:rPr>
                <w:rStyle w:val="Hyperlink"/>
                <w:noProof/>
              </w:rPr>
              <w:instrText xml:space="preserve"> </w:instrText>
            </w:r>
            <w:r>
              <w:rPr>
                <w:noProof/>
              </w:rPr>
              <w:instrText>HYPERLINK \l "_Toc476522471"</w:instrText>
            </w:r>
            <w:r w:rsidRPr="00652CE5">
              <w:rPr>
                <w:rStyle w:val="Hyperlink"/>
                <w:noProof/>
              </w:rPr>
              <w:instrText xml:space="preserve"> </w:instrText>
            </w:r>
            <w:r w:rsidRPr="00652CE5">
              <w:rPr>
                <w:rStyle w:val="Hyperlink"/>
                <w:noProof/>
              </w:rPr>
            </w:r>
            <w:r w:rsidRPr="00652CE5">
              <w:rPr>
                <w:rStyle w:val="Hyperlink"/>
                <w:noProof/>
              </w:rPr>
              <w:fldChar w:fldCharType="separate"/>
            </w:r>
            <w:r w:rsidRPr="00652CE5">
              <w:rPr>
                <w:rStyle w:val="Hyperlink"/>
                <w:rFonts w:hint="eastAsia"/>
                <w:noProof/>
                <w:rtl/>
              </w:rPr>
              <w:t>קונטרולרים</w:t>
            </w:r>
            <w:r w:rsidRPr="00652CE5">
              <w:rPr>
                <w:rStyle w:val="Hyperlink"/>
                <w:noProof/>
                <w:rtl/>
              </w:rPr>
              <w:t xml:space="preserve"> (</w:t>
            </w:r>
            <w:r w:rsidRPr="00652CE5">
              <w:rPr>
                <w:rStyle w:val="Hyperlink"/>
                <w:noProof/>
              </w:rPr>
              <w:t>Controllers</w:t>
            </w:r>
            <w:r w:rsidRPr="00652CE5">
              <w:rPr>
                <w:rStyle w:val="Hyperlink"/>
                <w:noProof/>
                <w:rtl/>
              </w:rPr>
              <w:t>)</w:t>
            </w:r>
            <w:r>
              <w:rPr>
                <w:noProof/>
                <w:webHidden/>
              </w:rPr>
              <w:tab/>
            </w:r>
            <w:r>
              <w:rPr>
                <w:noProof/>
                <w:webHidden/>
              </w:rPr>
              <w:fldChar w:fldCharType="begin"/>
            </w:r>
            <w:r>
              <w:rPr>
                <w:noProof/>
                <w:webHidden/>
              </w:rPr>
              <w:instrText xml:space="preserve"> PAGEREF _Toc476522471 \h </w:instrText>
            </w:r>
            <w:r>
              <w:rPr>
                <w:noProof/>
                <w:webHidden/>
              </w:rPr>
            </w:r>
          </w:ins>
          <w:r>
            <w:rPr>
              <w:noProof/>
              <w:webHidden/>
            </w:rPr>
            <w:fldChar w:fldCharType="separate"/>
          </w:r>
          <w:ins w:id="98" w:author="Ron Gal" w:date="2017-03-06T00:12:00Z">
            <w:r>
              <w:rPr>
                <w:noProof/>
                <w:webHidden/>
              </w:rPr>
              <w:t>32</w:t>
            </w:r>
            <w:r>
              <w:rPr>
                <w:noProof/>
                <w:webHidden/>
              </w:rPr>
              <w:fldChar w:fldCharType="end"/>
            </w:r>
            <w:r w:rsidRPr="00652CE5">
              <w:rPr>
                <w:rStyle w:val="Hyperlink"/>
                <w:noProof/>
              </w:rPr>
              <w:fldChar w:fldCharType="end"/>
            </w:r>
          </w:ins>
        </w:p>
        <w:p w:rsidR="00A54DC6" w:rsidRDefault="00A54DC6" w:rsidP="00A54DC6">
          <w:pPr>
            <w:pStyle w:val="TOC2"/>
            <w:tabs>
              <w:tab w:val="right" w:leader="dot" w:pos="9350"/>
            </w:tabs>
            <w:bidi/>
            <w:rPr>
              <w:ins w:id="99" w:author="Ron Gal" w:date="2017-03-06T00:12:00Z"/>
              <w:rFonts w:asciiTheme="minorHAnsi" w:eastAsiaTheme="minorEastAsia" w:hAnsiTheme="minorHAnsi" w:cstheme="minorBidi"/>
              <w:noProof/>
              <w:color w:val="auto"/>
            </w:rPr>
            <w:pPrChange w:id="100" w:author="Ron Gal" w:date="2017-03-06T00:12:00Z">
              <w:pPr>
                <w:pStyle w:val="TOC2"/>
                <w:tabs>
                  <w:tab w:val="right" w:leader="dot" w:pos="9350"/>
                </w:tabs>
              </w:pPr>
            </w:pPrChange>
          </w:pPr>
          <w:ins w:id="101" w:author="Ron Gal" w:date="2017-03-06T00:12:00Z">
            <w:r w:rsidRPr="00652CE5">
              <w:rPr>
                <w:rStyle w:val="Hyperlink"/>
                <w:noProof/>
              </w:rPr>
              <w:fldChar w:fldCharType="begin"/>
            </w:r>
            <w:r w:rsidRPr="00652CE5">
              <w:rPr>
                <w:rStyle w:val="Hyperlink"/>
                <w:noProof/>
              </w:rPr>
              <w:instrText xml:space="preserve"> </w:instrText>
            </w:r>
            <w:r>
              <w:rPr>
                <w:noProof/>
              </w:rPr>
              <w:instrText>HYPERLINK \l "_Toc476522472"</w:instrText>
            </w:r>
            <w:r w:rsidRPr="00652CE5">
              <w:rPr>
                <w:rStyle w:val="Hyperlink"/>
                <w:noProof/>
              </w:rPr>
              <w:instrText xml:space="preserve"> </w:instrText>
            </w:r>
            <w:r w:rsidRPr="00652CE5">
              <w:rPr>
                <w:rStyle w:val="Hyperlink"/>
                <w:noProof/>
              </w:rPr>
            </w:r>
            <w:r w:rsidRPr="00652CE5">
              <w:rPr>
                <w:rStyle w:val="Hyperlink"/>
                <w:noProof/>
              </w:rPr>
              <w:fldChar w:fldCharType="separate"/>
            </w:r>
            <w:r w:rsidRPr="00652CE5">
              <w:rPr>
                <w:rStyle w:val="Hyperlink"/>
                <w:rFonts w:hint="eastAsia"/>
                <w:noProof/>
                <w:rtl/>
              </w:rPr>
              <w:t>פילטרים</w:t>
            </w:r>
            <w:r w:rsidRPr="00652CE5">
              <w:rPr>
                <w:rStyle w:val="Hyperlink"/>
                <w:noProof/>
                <w:rtl/>
              </w:rPr>
              <w:t xml:space="preserve"> (</w:t>
            </w:r>
            <w:r w:rsidRPr="00652CE5">
              <w:rPr>
                <w:rStyle w:val="Hyperlink"/>
                <w:noProof/>
              </w:rPr>
              <w:t>Filters</w:t>
            </w:r>
            <w:r w:rsidRPr="00652CE5">
              <w:rPr>
                <w:rStyle w:val="Hyperlink"/>
                <w:noProof/>
                <w:rtl/>
              </w:rPr>
              <w:t>)</w:t>
            </w:r>
            <w:r>
              <w:rPr>
                <w:noProof/>
                <w:webHidden/>
              </w:rPr>
              <w:tab/>
            </w:r>
            <w:r>
              <w:rPr>
                <w:noProof/>
                <w:webHidden/>
              </w:rPr>
              <w:fldChar w:fldCharType="begin"/>
            </w:r>
            <w:r>
              <w:rPr>
                <w:noProof/>
                <w:webHidden/>
              </w:rPr>
              <w:instrText xml:space="preserve"> PAGEREF _Toc476522472 \h </w:instrText>
            </w:r>
            <w:r>
              <w:rPr>
                <w:noProof/>
                <w:webHidden/>
              </w:rPr>
            </w:r>
          </w:ins>
          <w:r>
            <w:rPr>
              <w:noProof/>
              <w:webHidden/>
            </w:rPr>
            <w:fldChar w:fldCharType="separate"/>
          </w:r>
          <w:ins w:id="102" w:author="Ron Gal" w:date="2017-03-06T00:12:00Z">
            <w:r>
              <w:rPr>
                <w:noProof/>
                <w:webHidden/>
              </w:rPr>
              <w:t>36</w:t>
            </w:r>
            <w:r>
              <w:rPr>
                <w:noProof/>
                <w:webHidden/>
              </w:rPr>
              <w:fldChar w:fldCharType="end"/>
            </w:r>
            <w:r w:rsidRPr="00652CE5">
              <w:rPr>
                <w:rStyle w:val="Hyperlink"/>
                <w:noProof/>
              </w:rPr>
              <w:fldChar w:fldCharType="end"/>
            </w:r>
          </w:ins>
        </w:p>
        <w:p w:rsidR="00A54DC6" w:rsidRDefault="00A54DC6" w:rsidP="00A54DC6">
          <w:pPr>
            <w:pStyle w:val="TOC2"/>
            <w:tabs>
              <w:tab w:val="right" w:leader="dot" w:pos="9350"/>
            </w:tabs>
            <w:bidi/>
            <w:rPr>
              <w:ins w:id="103" w:author="Ron Gal" w:date="2017-03-06T00:12:00Z"/>
              <w:rFonts w:asciiTheme="minorHAnsi" w:eastAsiaTheme="minorEastAsia" w:hAnsiTheme="minorHAnsi" w:cstheme="minorBidi"/>
              <w:noProof/>
              <w:color w:val="auto"/>
            </w:rPr>
            <w:pPrChange w:id="104" w:author="Ron Gal" w:date="2017-03-06T00:12:00Z">
              <w:pPr>
                <w:pStyle w:val="TOC2"/>
                <w:tabs>
                  <w:tab w:val="right" w:leader="dot" w:pos="9350"/>
                </w:tabs>
              </w:pPr>
            </w:pPrChange>
          </w:pPr>
          <w:ins w:id="105" w:author="Ron Gal" w:date="2017-03-06T00:12:00Z">
            <w:r w:rsidRPr="00652CE5">
              <w:rPr>
                <w:rStyle w:val="Hyperlink"/>
                <w:noProof/>
              </w:rPr>
              <w:fldChar w:fldCharType="begin"/>
            </w:r>
            <w:r w:rsidRPr="00652CE5">
              <w:rPr>
                <w:rStyle w:val="Hyperlink"/>
                <w:noProof/>
              </w:rPr>
              <w:instrText xml:space="preserve"> </w:instrText>
            </w:r>
            <w:r>
              <w:rPr>
                <w:noProof/>
              </w:rPr>
              <w:instrText>HYPERLINK \l "_Toc476522473"</w:instrText>
            </w:r>
            <w:r w:rsidRPr="00652CE5">
              <w:rPr>
                <w:rStyle w:val="Hyperlink"/>
                <w:noProof/>
              </w:rPr>
              <w:instrText xml:space="preserve"> </w:instrText>
            </w:r>
            <w:r w:rsidRPr="00652CE5">
              <w:rPr>
                <w:rStyle w:val="Hyperlink"/>
                <w:noProof/>
              </w:rPr>
            </w:r>
            <w:r w:rsidRPr="00652CE5">
              <w:rPr>
                <w:rStyle w:val="Hyperlink"/>
                <w:noProof/>
              </w:rPr>
              <w:fldChar w:fldCharType="separate"/>
            </w:r>
            <w:r w:rsidRPr="00652CE5">
              <w:rPr>
                <w:rStyle w:val="Hyperlink"/>
                <w:rFonts w:hint="eastAsia"/>
                <w:noProof/>
                <w:rtl/>
              </w:rPr>
              <w:t>מחלקות</w:t>
            </w:r>
            <w:r w:rsidRPr="00652CE5">
              <w:rPr>
                <w:rStyle w:val="Hyperlink"/>
                <w:noProof/>
                <w:rtl/>
              </w:rPr>
              <w:t xml:space="preserve"> </w:t>
            </w:r>
            <w:r w:rsidRPr="00652CE5">
              <w:rPr>
                <w:rStyle w:val="Hyperlink"/>
                <w:rFonts w:hint="eastAsia"/>
                <w:noProof/>
                <w:rtl/>
              </w:rPr>
              <w:t>תשתית</w:t>
            </w:r>
            <w:r w:rsidRPr="00652CE5">
              <w:rPr>
                <w:rStyle w:val="Hyperlink"/>
                <w:noProof/>
                <w:rtl/>
              </w:rPr>
              <w:t xml:space="preserve"> (</w:t>
            </w:r>
            <w:r w:rsidRPr="00652CE5">
              <w:rPr>
                <w:rStyle w:val="Hyperlink"/>
                <w:noProof/>
              </w:rPr>
              <w:t>Common</w:t>
            </w:r>
            <w:r w:rsidRPr="00652CE5">
              <w:rPr>
                <w:rStyle w:val="Hyperlink"/>
                <w:noProof/>
                <w:rtl/>
              </w:rPr>
              <w:t>)</w:t>
            </w:r>
            <w:r>
              <w:rPr>
                <w:noProof/>
                <w:webHidden/>
              </w:rPr>
              <w:tab/>
            </w:r>
            <w:r>
              <w:rPr>
                <w:noProof/>
                <w:webHidden/>
              </w:rPr>
              <w:fldChar w:fldCharType="begin"/>
            </w:r>
            <w:r>
              <w:rPr>
                <w:noProof/>
                <w:webHidden/>
              </w:rPr>
              <w:instrText xml:space="preserve"> PAGEREF _Toc476522473 \h </w:instrText>
            </w:r>
            <w:r>
              <w:rPr>
                <w:noProof/>
                <w:webHidden/>
              </w:rPr>
            </w:r>
          </w:ins>
          <w:r>
            <w:rPr>
              <w:noProof/>
              <w:webHidden/>
            </w:rPr>
            <w:fldChar w:fldCharType="separate"/>
          </w:r>
          <w:ins w:id="106" w:author="Ron Gal" w:date="2017-03-06T00:12:00Z">
            <w:r>
              <w:rPr>
                <w:noProof/>
                <w:webHidden/>
              </w:rPr>
              <w:t>36</w:t>
            </w:r>
            <w:r>
              <w:rPr>
                <w:noProof/>
                <w:webHidden/>
              </w:rPr>
              <w:fldChar w:fldCharType="end"/>
            </w:r>
            <w:r w:rsidRPr="00652CE5">
              <w:rPr>
                <w:rStyle w:val="Hyperlink"/>
                <w:noProof/>
              </w:rPr>
              <w:fldChar w:fldCharType="end"/>
            </w:r>
          </w:ins>
        </w:p>
        <w:p w:rsidR="00A54DC6" w:rsidRDefault="00A54DC6" w:rsidP="00A54DC6">
          <w:pPr>
            <w:pStyle w:val="TOC2"/>
            <w:tabs>
              <w:tab w:val="right" w:leader="dot" w:pos="9350"/>
            </w:tabs>
            <w:bidi/>
            <w:rPr>
              <w:ins w:id="107" w:author="Ron Gal" w:date="2017-03-06T00:12:00Z"/>
              <w:rFonts w:asciiTheme="minorHAnsi" w:eastAsiaTheme="minorEastAsia" w:hAnsiTheme="minorHAnsi" w:cstheme="minorBidi"/>
              <w:noProof/>
              <w:color w:val="auto"/>
            </w:rPr>
            <w:pPrChange w:id="108" w:author="Ron Gal" w:date="2017-03-06T00:12:00Z">
              <w:pPr>
                <w:pStyle w:val="TOC2"/>
                <w:tabs>
                  <w:tab w:val="right" w:leader="dot" w:pos="9350"/>
                </w:tabs>
              </w:pPr>
            </w:pPrChange>
          </w:pPr>
          <w:ins w:id="109" w:author="Ron Gal" w:date="2017-03-06T00:12:00Z">
            <w:r w:rsidRPr="00652CE5">
              <w:rPr>
                <w:rStyle w:val="Hyperlink"/>
                <w:noProof/>
              </w:rPr>
              <w:fldChar w:fldCharType="begin"/>
            </w:r>
            <w:r w:rsidRPr="00652CE5">
              <w:rPr>
                <w:rStyle w:val="Hyperlink"/>
                <w:noProof/>
              </w:rPr>
              <w:instrText xml:space="preserve"> </w:instrText>
            </w:r>
            <w:r>
              <w:rPr>
                <w:noProof/>
              </w:rPr>
              <w:instrText>HYPERLINK \l "_Toc476522474"</w:instrText>
            </w:r>
            <w:r w:rsidRPr="00652CE5">
              <w:rPr>
                <w:rStyle w:val="Hyperlink"/>
                <w:noProof/>
              </w:rPr>
              <w:instrText xml:space="preserve"> </w:instrText>
            </w:r>
            <w:r w:rsidRPr="00652CE5">
              <w:rPr>
                <w:rStyle w:val="Hyperlink"/>
                <w:noProof/>
              </w:rPr>
            </w:r>
            <w:r w:rsidRPr="00652CE5">
              <w:rPr>
                <w:rStyle w:val="Hyperlink"/>
                <w:noProof/>
              </w:rPr>
              <w:fldChar w:fldCharType="separate"/>
            </w:r>
            <w:r w:rsidRPr="00652CE5">
              <w:rPr>
                <w:rStyle w:val="Hyperlink"/>
                <w:rFonts w:hint="eastAsia"/>
                <w:noProof/>
                <w:rtl/>
              </w:rPr>
              <w:t>מסכים</w:t>
            </w:r>
            <w:r>
              <w:rPr>
                <w:noProof/>
                <w:webHidden/>
              </w:rPr>
              <w:tab/>
            </w:r>
            <w:r>
              <w:rPr>
                <w:noProof/>
                <w:webHidden/>
              </w:rPr>
              <w:fldChar w:fldCharType="begin"/>
            </w:r>
            <w:r>
              <w:rPr>
                <w:noProof/>
                <w:webHidden/>
              </w:rPr>
              <w:instrText xml:space="preserve"> PAGEREF _Toc476522474 \h </w:instrText>
            </w:r>
            <w:r>
              <w:rPr>
                <w:noProof/>
                <w:webHidden/>
              </w:rPr>
            </w:r>
          </w:ins>
          <w:r>
            <w:rPr>
              <w:noProof/>
              <w:webHidden/>
            </w:rPr>
            <w:fldChar w:fldCharType="separate"/>
          </w:r>
          <w:ins w:id="110" w:author="Ron Gal" w:date="2017-03-06T00:12:00Z">
            <w:r>
              <w:rPr>
                <w:noProof/>
                <w:webHidden/>
              </w:rPr>
              <w:t>38</w:t>
            </w:r>
            <w:r>
              <w:rPr>
                <w:noProof/>
                <w:webHidden/>
              </w:rPr>
              <w:fldChar w:fldCharType="end"/>
            </w:r>
            <w:r w:rsidRPr="00652CE5">
              <w:rPr>
                <w:rStyle w:val="Hyperlink"/>
                <w:noProof/>
              </w:rPr>
              <w:fldChar w:fldCharType="end"/>
            </w:r>
          </w:ins>
        </w:p>
        <w:p w:rsidR="00A54DC6" w:rsidRDefault="00A54DC6" w:rsidP="00A54DC6">
          <w:pPr>
            <w:pStyle w:val="TOC2"/>
            <w:tabs>
              <w:tab w:val="right" w:leader="dot" w:pos="9350"/>
            </w:tabs>
            <w:bidi/>
            <w:rPr>
              <w:ins w:id="111" w:author="Ron Gal" w:date="2017-03-06T00:12:00Z"/>
              <w:rFonts w:asciiTheme="minorHAnsi" w:eastAsiaTheme="minorEastAsia" w:hAnsiTheme="minorHAnsi" w:cstheme="minorBidi"/>
              <w:noProof/>
              <w:color w:val="auto"/>
            </w:rPr>
            <w:pPrChange w:id="112" w:author="Ron Gal" w:date="2017-03-06T00:12:00Z">
              <w:pPr>
                <w:pStyle w:val="TOC2"/>
                <w:tabs>
                  <w:tab w:val="right" w:leader="dot" w:pos="9350"/>
                </w:tabs>
              </w:pPr>
            </w:pPrChange>
          </w:pPr>
          <w:ins w:id="113" w:author="Ron Gal" w:date="2017-03-06T00:12:00Z">
            <w:r w:rsidRPr="00652CE5">
              <w:rPr>
                <w:rStyle w:val="Hyperlink"/>
                <w:noProof/>
              </w:rPr>
              <w:fldChar w:fldCharType="begin"/>
            </w:r>
            <w:r w:rsidRPr="00652CE5">
              <w:rPr>
                <w:rStyle w:val="Hyperlink"/>
                <w:noProof/>
              </w:rPr>
              <w:instrText xml:space="preserve"> </w:instrText>
            </w:r>
            <w:r>
              <w:rPr>
                <w:noProof/>
              </w:rPr>
              <w:instrText>HYPERLINK \l "_Toc476522475"</w:instrText>
            </w:r>
            <w:r w:rsidRPr="00652CE5">
              <w:rPr>
                <w:rStyle w:val="Hyperlink"/>
                <w:noProof/>
              </w:rPr>
              <w:instrText xml:space="preserve"> </w:instrText>
            </w:r>
            <w:r w:rsidRPr="00652CE5">
              <w:rPr>
                <w:rStyle w:val="Hyperlink"/>
                <w:noProof/>
              </w:rPr>
            </w:r>
            <w:r w:rsidRPr="00652CE5">
              <w:rPr>
                <w:rStyle w:val="Hyperlink"/>
                <w:noProof/>
              </w:rPr>
              <w:fldChar w:fldCharType="separate"/>
            </w:r>
            <w:r w:rsidRPr="00652CE5">
              <w:rPr>
                <w:rStyle w:val="Hyperlink"/>
                <w:rFonts w:hint="eastAsia"/>
                <w:noProof/>
                <w:rtl/>
              </w:rPr>
              <w:t>קבצי</w:t>
            </w:r>
            <w:r w:rsidRPr="00652CE5">
              <w:rPr>
                <w:rStyle w:val="Hyperlink"/>
                <w:noProof/>
                <w:rtl/>
              </w:rPr>
              <w:t xml:space="preserve"> </w:t>
            </w:r>
            <w:r w:rsidRPr="00652CE5">
              <w:rPr>
                <w:rStyle w:val="Hyperlink"/>
                <w:rFonts w:hint="eastAsia"/>
                <w:noProof/>
                <w:rtl/>
              </w:rPr>
              <w:t>עיצוב</w:t>
            </w:r>
            <w:r>
              <w:rPr>
                <w:noProof/>
                <w:webHidden/>
              </w:rPr>
              <w:tab/>
            </w:r>
            <w:r>
              <w:rPr>
                <w:noProof/>
                <w:webHidden/>
              </w:rPr>
              <w:fldChar w:fldCharType="begin"/>
            </w:r>
            <w:r>
              <w:rPr>
                <w:noProof/>
                <w:webHidden/>
              </w:rPr>
              <w:instrText xml:space="preserve"> PAGEREF _Toc476522475 \h </w:instrText>
            </w:r>
            <w:r>
              <w:rPr>
                <w:noProof/>
                <w:webHidden/>
              </w:rPr>
            </w:r>
          </w:ins>
          <w:r>
            <w:rPr>
              <w:noProof/>
              <w:webHidden/>
            </w:rPr>
            <w:fldChar w:fldCharType="separate"/>
          </w:r>
          <w:ins w:id="114" w:author="Ron Gal" w:date="2017-03-06T00:12:00Z">
            <w:r>
              <w:rPr>
                <w:noProof/>
                <w:webHidden/>
              </w:rPr>
              <w:t>41</w:t>
            </w:r>
            <w:r>
              <w:rPr>
                <w:noProof/>
                <w:webHidden/>
              </w:rPr>
              <w:fldChar w:fldCharType="end"/>
            </w:r>
            <w:r w:rsidRPr="00652CE5">
              <w:rPr>
                <w:rStyle w:val="Hyperlink"/>
                <w:noProof/>
              </w:rPr>
              <w:fldChar w:fldCharType="end"/>
            </w:r>
          </w:ins>
        </w:p>
        <w:p w:rsidR="00A54DC6" w:rsidRDefault="00A54DC6" w:rsidP="00A54DC6">
          <w:pPr>
            <w:pStyle w:val="TOC2"/>
            <w:tabs>
              <w:tab w:val="right" w:leader="dot" w:pos="9350"/>
            </w:tabs>
            <w:bidi/>
            <w:rPr>
              <w:ins w:id="115" w:author="Ron Gal" w:date="2017-03-06T00:12:00Z"/>
              <w:rFonts w:asciiTheme="minorHAnsi" w:eastAsiaTheme="minorEastAsia" w:hAnsiTheme="minorHAnsi" w:cstheme="minorBidi"/>
              <w:noProof/>
              <w:color w:val="auto"/>
            </w:rPr>
            <w:pPrChange w:id="116" w:author="Ron Gal" w:date="2017-03-06T00:12:00Z">
              <w:pPr>
                <w:pStyle w:val="TOC2"/>
                <w:tabs>
                  <w:tab w:val="right" w:leader="dot" w:pos="9350"/>
                </w:tabs>
              </w:pPr>
            </w:pPrChange>
          </w:pPr>
          <w:ins w:id="117" w:author="Ron Gal" w:date="2017-03-06T00:12:00Z">
            <w:r w:rsidRPr="00652CE5">
              <w:rPr>
                <w:rStyle w:val="Hyperlink"/>
                <w:noProof/>
              </w:rPr>
              <w:fldChar w:fldCharType="begin"/>
            </w:r>
            <w:r w:rsidRPr="00652CE5">
              <w:rPr>
                <w:rStyle w:val="Hyperlink"/>
                <w:noProof/>
              </w:rPr>
              <w:instrText xml:space="preserve"> </w:instrText>
            </w:r>
            <w:r>
              <w:rPr>
                <w:noProof/>
              </w:rPr>
              <w:instrText>HYPERLINK \l "_Toc476522476"</w:instrText>
            </w:r>
            <w:r w:rsidRPr="00652CE5">
              <w:rPr>
                <w:rStyle w:val="Hyperlink"/>
                <w:noProof/>
              </w:rPr>
              <w:instrText xml:space="preserve"> </w:instrText>
            </w:r>
            <w:r w:rsidRPr="00652CE5">
              <w:rPr>
                <w:rStyle w:val="Hyperlink"/>
                <w:noProof/>
              </w:rPr>
            </w:r>
            <w:r w:rsidRPr="00652CE5">
              <w:rPr>
                <w:rStyle w:val="Hyperlink"/>
                <w:noProof/>
              </w:rPr>
              <w:fldChar w:fldCharType="separate"/>
            </w:r>
            <w:r w:rsidRPr="00652CE5">
              <w:rPr>
                <w:rStyle w:val="Hyperlink"/>
                <w:rFonts w:hint="eastAsia"/>
                <w:noProof/>
                <w:rtl/>
              </w:rPr>
              <w:t>קבצי</w:t>
            </w:r>
            <w:r w:rsidRPr="00652CE5">
              <w:rPr>
                <w:rStyle w:val="Hyperlink"/>
                <w:noProof/>
                <w:rtl/>
              </w:rPr>
              <w:t xml:space="preserve"> </w:t>
            </w:r>
            <w:r w:rsidRPr="00652CE5">
              <w:rPr>
                <w:rStyle w:val="Hyperlink"/>
                <w:noProof/>
              </w:rPr>
              <w:t>javascript</w:t>
            </w:r>
            <w:r>
              <w:rPr>
                <w:noProof/>
                <w:webHidden/>
              </w:rPr>
              <w:tab/>
            </w:r>
            <w:r>
              <w:rPr>
                <w:noProof/>
                <w:webHidden/>
              </w:rPr>
              <w:fldChar w:fldCharType="begin"/>
            </w:r>
            <w:r>
              <w:rPr>
                <w:noProof/>
                <w:webHidden/>
              </w:rPr>
              <w:instrText xml:space="preserve"> PAGEREF _Toc476522476 \h </w:instrText>
            </w:r>
            <w:r>
              <w:rPr>
                <w:noProof/>
                <w:webHidden/>
              </w:rPr>
            </w:r>
          </w:ins>
          <w:r>
            <w:rPr>
              <w:noProof/>
              <w:webHidden/>
            </w:rPr>
            <w:fldChar w:fldCharType="separate"/>
          </w:r>
          <w:ins w:id="118" w:author="Ron Gal" w:date="2017-03-06T00:12:00Z">
            <w:r>
              <w:rPr>
                <w:noProof/>
                <w:webHidden/>
              </w:rPr>
              <w:t>41</w:t>
            </w:r>
            <w:r>
              <w:rPr>
                <w:noProof/>
                <w:webHidden/>
              </w:rPr>
              <w:fldChar w:fldCharType="end"/>
            </w:r>
            <w:r w:rsidRPr="00652CE5">
              <w:rPr>
                <w:rStyle w:val="Hyperlink"/>
                <w:noProof/>
              </w:rPr>
              <w:fldChar w:fldCharType="end"/>
            </w:r>
          </w:ins>
        </w:p>
        <w:p w:rsidR="00A54DC6" w:rsidRDefault="00A54DC6" w:rsidP="00A54DC6">
          <w:pPr>
            <w:pStyle w:val="TOC1"/>
            <w:tabs>
              <w:tab w:val="right" w:leader="dot" w:pos="9350"/>
            </w:tabs>
            <w:bidi/>
            <w:rPr>
              <w:ins w:id="119" w:author="Ron Gal" w:date="2017-03-06T00:12:00Z"/>
              <w:rFonts w:asciiTheme="minorHAnsi" w:eastAsiaTheme="minorEastAsia" w:hAnsiTheme="minorHAnsi" w:cstheme="minorBidi"/>
              <w:noProof/>
              <w:color w:val="auto"/>
            </w:rPr>
            <w:pPrChange w:id="120" w:author="Ron Gal" w:date="2017-03-06T00:12:00Z">
              <w:pPr>
                <w:pStyle w:val="TOC1"/>
                <w:tabs>
                  <w:tab w:val="right" w:leader="dot" w:pos="9350"/>
                </w:tabs>
              </w:pPr>
            </w:pPrChange>
          </w:pPr>
          <w:ins w:id="121" w:author="Ron Gal" w:date="2017-03-06T00:12:00Z">
            <w:r w:rsidRPr="00652CE5">
              <w:rPr>
                <w:rStyle w:val="Hyperlink"/>
                <w:noProof/>
              </w:rPr>
              <w:fldChar w:fldCharType="begin"/>
            </w:r>
            <w:r w:rsidRPr="00652CE5">
              <w:rPr>
                <w:rStyle w:val="Hyperlink"/>
                <w:noProof/>
              </w:rPr>
              <w:instrText xml:space="preserve"> </w:instrText>
            </w:r>
            <w:r>
              <w:rPr>
                <w:noProof/>
              </w:rPr>
              <w:instrText>HYPERLINK \l "_Toc476522477"</w:instrText>
            </w:r>
            <w:r w:rsidRPr="00652CE5">
              <w:rPr>
                <w:rStyle w:val="Hyperlink"/>
                <w:noProof/>
              </w:rPr>
              <w:instrText xml:space="preserve"> </w:instrText>
            </w:r>
            <w:r w:rsidRPr="00652CE5">
              <w:rPr>
                <w:rStyle w:val="Hyperlink"/>
                <w:noProof/>
              </w:rPr>
            </w:r>
            <w:r w:rsidRPr="00652CE5">
              <w:rPr>
                <w:rStyle w:val="Hyperlink"/>
                <w:noProof/>
              </w:rPr>
              <w:fldChar w:fldCharType="separate"/>
            </w:r>
            <w:r w:rsidRPr="00652CE5">
              <w:rPr>
                <w:rStyle w:val="Hyperlink"/>
                <w:rFonts w:hint="eastAsia"/>
                <w:noProof/>
                <w:rtl/>
              </w:rPr>
              <w:t>דפוסי</w:t>
            </w:r>
            <w:r w:rsidRPr="00652CE5">
              <w:rPr>
                <w:rStyle w:val="Hyperlink"/>
                <w:noProof/>
                <w:rtl/>
              </w:rPr>
              <w:t xml:space="preserve"> </w:t>
            </w:r>
            <w:r w:rsidRPr="00652CE5">
              <w:rPr>
                <w:rStyle w:val="Hyperlink"/>
                <w:rFonts w:hint="eastAsia"/>
                <w:noProof/>
                <w:rtl/>
              </w:rPr>
              <w:t>עיצוב</w:t>
            </w:r>
            <w:r>
              <w:rPr>
                <w:noProof/>
                <w:webHidden/>
              </w:rPr>
              <w:tab/>
            </w:r>
            <w:r>
              <w:rPr>
                <w:noProof/>
                <w:webHidden/>
              </w:rPr>
              <w:fldChar w:fldCharType="begin"/>
            </w:r>
            <w:r>
              <w:rPr>
                <w:noProof/>
                <w:webHidden/>
              </w:rPr>
              <w:instrText xml:space="preserve"> PAGEREF _Toc476522477 \h </w:instrText>
            </w:r>
            <w:r>
              <w:rPr>
                <w:noProof/>
                <w:webHidden/>
              </w:rPr>
            </w:r>
          </w:ins>
          <w:r>
            <w:rPr>
              <w:noProof/>
              <w:webHidden/>
            </w:rPr>
            <w:fldChar w:fldCharType="separate"/>
          </w:r>
          <w:ins w:id="122" w:author="Ron Gal" w:date="2017-03-06T00:12:00Z">
            <w:r>
              <w:rPr>
                <w:noProof/>
                <w:webHidden/>
              </w:rPr>
              <w:t>44</w:t>
            </w:r>
            <w:r>
              <w:rPr>
                <w:noProof/>
                <w:webHidden/>
              </w:rPr>
              <w:fldChar w:fldCharType="end"/>
            </w:r>
            <w:r w:rsidRPr="00652CE5">
              <w:rPr>
                <w:rStyle w:val="Hyperlink"/>
                <w:noProof/>
              </w:rPr>
              <w:fldChar w:fldCharType="end"/>
            </w:r>
          </w:ins>
        </w:p>
        <w:p w:rsidR="00A54DC6" w:rsidRDefault="00A54DC6" w:rsidP="00A54DC6">
          <w:pPr>
            <w:pStyle w:val="TOC1"/>
            <w:tabs>
              <w:tab w:val="right" w:leader="dot" w:pos="9350"/>
            </w:tabs>
            <w:bidi/>
            <w:rPr>
              <w:ins w:id="123" w:author="Ron Gal" w:date="2017-03-06T00:12:00Z"/>
              <w:rFonts w:asciiTheme="minorHAnsi" w:eastAsiaTheme="minorEastAsia" w:hAnsiTheme="minorHAnsi" w:cstheme="minorBidi"/>
              <w:noProof/>
              <w:color w:val="auto"/>
            </w:rPr>
            <w:pPrChange w:id="124" w:author="Ron Gal" w:date="2017-03-06T00:12:00Z">
              <w:pPr>
                <w:pStyle w:val="TOC1"/>
                <w:tabs>
                  <w:tab w:val="right" w:leader="dot" w:pos="9350"/>
                </w:tabs>
              </w:pPr>
            </w:pPrChange>
          </w:pPr>
          <w:ins w:id="125" w:author="Ron Gal" w:date="2017-03-06T00:12:00Z">
            <w:r w:rsidRPr="00652CE5">
              <w:rPr>
                <w:rStyle w:val="Hyperlink"/>
                <w:noProof/>
              </w:rPr>
              <w:fldChar w:fldCharType="begin"/>
            </w:r>
            <w:r w:rsidRPr="00652CE5">
              <w:rPr>
                <w:rStyle w:val="Hyperlink"/>
                <w:noProof/>
              </w:rPr>
              <w:instrText xml:space="preserve"> </w:instrText>
            </w:r>
            <w:r>
              <w:rPr>
                <w:noProof/>
              </w:rPr>
              <w:instrText>HYPERLINK \l "_Toc476522478"</w:instrText>
            </w:r>
            <w:r w:rsidRPr="00652CE5">
              <w:rPr>
                <w:rStyle w:val="Hyperlink"/>
                <w:noProof/>
              </w:rPr>
              <w:instrText xml:space="preserve"> </w:instrText>
            </w:r>
            <w:r w:rsidRPr="00652CE5">
              <w:rPr>
                <w:rStyle w:val="Hyperlink"/>
                <w:noProof/>
              </w:rPr>
            </w:r>
            <w:r w:rsidRPr="00652CE5">
              <w:rPr>
                <w:rStyle w:val="Hyperlink"/>
                <w:noProof/>
              </w:rPr>
              <w:fldChar w:fldCharType="separate"/>
            </w:r>
            <w:r w:rsidRPr="00652CE5">
              <w:rPr>
                <w:rStyle w:val="Hyperlink"/>
                <w:rFonts w:hint="eastAsia"/>
                <w:noProof/>
                <w:rtl/>
              </w:rPr>
              <w:t>שינויים</w:t>
            </w:r>
            <w:r w:rsidRPr="00652CE5">
              <w:rPr>
                <w:rStyle w:val="Hyperlink"/>
                <w:noProof/>
                <w:rtl/>
              </w:rPr>
              <w:t xml:space="preserve"> </w:t>
            </w:r>
            <w:r w:rsidRPr="00652CE5">
              <w:rPr>
                <w:rStyle w:val="Hyperlink"/>
                <w:rFonts w:hint="eastAsia"/>
                <w:noProof/>
                <w:rtl/>
              </w:rPr>
              <w:t>עתידיים</w:t>
            </w:r>
            <w:r>
              <w:rPr>
                <w:noProof/>
                <w:webHidden/>
              </w:rPr>
              <w:tab/>
            </w:r>
            <w:r>
              <w:rPr>
                <w:noProof/>
                <w:webHidden/>
              </w:rPr>
              <w:fldChar w:fldCharType="begin"/>
            </w:r>
            <w:r>
              <w:rPr>
                <w:noProof/>
                <w:webHidden/>
              </w:rPr>
              <w:instrText xml:space="preserve"> PAGEREF _Toc476522478 \h </w:instrText>
            </w:r>
            <w:r>
              <w:rPr>
                <w:noProof/>
                <w:webHidden/>
              </w:rPr>
            </w:r>
          </w:ins>
          <w:r>
            <w:rPr>
              <w:noProof/>
              <w:webHidden/>
            </w:rPr>
            <w:fldChar w:fldCharType="separate"/>
          </w:r>
          <w:ins w:id="126" w:author="Ron Gal" w:date="2017-03-06T00:12:00Z">
            <w:r>
              <w:rPr>
                <w:noProof/>
                <w:webHidden/>
              </w:rPr>
              <w:t>45</w:t>
            </w:r>
            <w:r>
              <w:rPr>
                <w:noProof/>
                <w:webHidden/>
              </w:rPr>
              <w:fldChar w:fldCharType="end"/>
            </w:r>
            <w:r w:rsidRPr="00652CE5">
              <w:rPr>
                <w:rStyle w:val="Hyperlink"/>
                <w:noProof/>
              </w:rPr>
              <w:fldChar w:fldCharType="end"/>
            </w:r>
          </w:ins>
        </w:p>
        <w:p w:rsidR="00A54DC6" w:rsidRDefault="00A54DC6" w:rsidP="00A54DC6">
          <w:pPr>
            <w:pStyle w:val="TOC1"/>
            <w:tabs>
              <w:tab w:val="right" w:leader="dot" w:pos="9350"/>
            </w:tabs>
            <w:bidi/>
            <w:rPr>
              <w:ins w:id="127" w:author="Ron Gal" w:date="2017-03-06T00:12:00Z"/>
              <w:rFonts w:asciiTheme="minorHAnsi" w:eastAsiaTheme="minorEastAsia" w:hAnsiTheme="minorHAnsi" w:cstheme="minorBidi"/>
              <w:noProof/>
              <w:color w:val="auto"/>
            </w:rPr>
            <w:pPrChange w:id="128" w:author="Ron Gal" w:date="2017-03-06T00:12:00Z">
              <w:pPr>
                <w:pStyle w:val="TOC1"/>
                <w:tabs>
                  <w:tab w:val="right" w:leader="dot" w:pos="9350"/>
                </w:tabs>
              </w:pPr>
            </w:pPrChange>
          </w:pPr>
          <w:ins w:id="129" w:author="Ron Gal" w:date="2017-03-06T00:12:00Z">
            <w:r w:rsidRPr="00652CE5">
              <w:rPr>
                <w:rStyle w:val="Hyperlink"/>
                <w:noProof/>
              </w:rPr>
              <w:fldChar w:fldCharType="begin"/>
            </w:r>
            <w:r w:rsidRPr="00652CE5">
              <w:rPr>
                <w:rStyle w:val="Hyperlink"/>
                <w:noProof/>
              </w:rPr>
              <w:instrText xml:space="preserve"> </w:instrText>
            </w:r>
            <w:r>
              <w:rPr>
                <w:noProof/>
              </w:rPr>
              <w:instrText>HYPERLINK \l "_Toc476522479"</w:instrText>
            </w:r>
            <w:r w:rsidRPr="00652CE5">
              <w:rPr>
                <w:rStyle w:val="Hyperlink"/>
                <w:noProof/>
              </w:rPr>
              <w:instrText xml:space="preserve"> </w:instrText>
            </w:r>
            <w:r w:rsidRPr="00652CE5">
              <w:rPr>
                <w:rStyle w:val="Hyperlink"/>
                <w:noProof/>
              </w:rPr>
            </w:r>
            <w:r w:rsidRPr="00652CE5">
              <w:rPr>
                <w:rStyle w:val="Hyperlink"/>
                <w:noProof/>
              </w:rPr>
              <w:fldChar w:fldCharType="separate"/>
            </w:r>
            <w:r w:rsidRPr="00652CE5">
              <w:rPr>
                <w:rStyle w:val="Hyperlink"/>
                <w:rFonts w:hint="eastAsia"/>
                <w:noProof/>
                <w:rtl/>
              </w:rPr>
              <w:t>דיאגרמות</w:t>
            </w:r>
            <w:r>
              <w:rPr>
                <w:noProof/>
                <w:webHidden/>
              </w:rPr>
              <w:tab/>
            </w:r>
            <w:r>
              <w:rPr>
                <w:noProof/>
                <w:webHidden/>
              </w:rPr>
              <w:fldChar w:fldCharType="begin"/>
            </w:r>
            <w:r>
              <w:rPr>
                <w:noProof/>
                <w:webHidden/>
              </w:rPr>
              <w:instrText xml:space="preserve"> PAGEREF _Toc476522479 \h </w:instrText>
            </w:r>
            <w:r>
              <w:rPr>
                <w:noProof/>
                <w:webHidden/>
              </w:rPr>
            </w:r>
          </w:ins>
          <w:r>
            <w:rPr>
              <w:noProof/>
              <w:webHidden/>
            </w:rPr>
            <w:fldChar w:fldCharType="separate"/>
          </w:r>
          <w:ins w:id="130" w:author="Ron Gal" w:date="2017-03-06T00:12:00Z">
            <w:r>
              <w:rPr>
                <w:noProof/>
                <w:webHidden/>
              </w:rPr>
              <w:t>46</w:t>
            </w:r>
            <w:r>
              <w:rPr>
                <w:noProof/>
                <w:webHidden/>
              </w:rPr>
              <w:fldChar w:fldCharType="end"/>
            </w:r>
            <w:r w:rsidRPr="00652CE5">
              <w:rPr>
                <w:rStyle w:val="Hyperlink"/>
                <w:noProof/>
              </w:rPr>
              <w:fldChar w:fldCharType="end"/>
            </w:r>
          </w:ins>
        </w:p>
        <w:p w:rsidR="00A54DC6" w:rsidRDefault="00A54DC6" w:rsidP="00A54DC6">
          <w:pPr>
            <w:pStyle w:val="TOC2"/>
            <w:tabs>
              <w:tab w:val="right" w:leader="dot" w:pos="9350"/>
            </w:tabs>
            <w:bidi/>
            <w:rPr>
              <w:ins w:id="131" w:author="Ron Gal" w:date="2017-03-06T00:12:00Z"/>
              <w:rFonts w:asciiTheme="minorHAnsi" w:eastAsiaTheme="minorEastAsia" w:hAnsiTheme="minorHAnsi" w:cstheme="minorBidi"/>
              <w:noProof/>
              <w:color w:val="auto"/>
            </w:rPr>
            <w:pPrChange w:id="132" w:author="Ron Gal" w:date="2017-03-06T00:12:00Z">
              <w:pPr>
                <w:pStyle w:val="TOC2"/>
                <w:tabs>
                  <w:tab w:val="right" w:leader="dot" w:pos="9350"/>
                </w:tabs>
              </w:pPr>
            </w:pPrChange>
          </w:pPr>
          <w:ins w:id="133" w:author="Ron Gal" w:date="2017-03-06T00:12:00Z">
            <w:r w:rsidRPr="00652CE5">
              <w:rPr>
                <w:rStyle w:val="Hyperlink"/>
                <w:noProof/>
              </w:rPr>
              <w:fldChar w:fldCharType="begin"/>
            </w:r>
            <w:r w:rsidRPr="00652CE5">
              <w:rPr>
                <w:rStyle w:val="Hyperlink"/>
                <w:noProof/>
              </w:rPr>
              <w:instrText xml:space="preserve"> </w:instrText>
            </w:r>
            <w:r>
              <w:rPr>
                <w:noProof/>
              </w:rPr>
              <w:instrText>HYPERLINK \l "_Toc476522480"</w:instrText>
            </w:r>
            <w:r w:rsidRPr="00652CE5">
              <w:rPr>
                <w:rStyle w:val="Hyperlink"/>
                <w:noProof/>
              </w:rPr>
              <w:instrText xml:space="preserve"> </w:instrText>
            </w:r>
            <w:r w:rsidRPr="00652CE5">
              <w:rPr>
                <w:rStyle w:val="Hyperlink"/>
                <w:noProof/>
              </w:rPr>
            </w:r>
            <w:r w:rsidRPr="00652CE5">
              <w:rPr>
                <w:rStyle w:val="Hyperlink"/>
                <w:noProof/>
              </w:rPr>
              <w:fldChar w:fldCharType="separate"/>
            </w:r>
            <w:r w:rsidRPr="00652CE5">
              <w:rPr>
                <w:rStyle w:val="Hyperlink"/>
                <w:rFonts w:hint="eastAsia"/>
                <w:noProof/>
                <w:rtl/>
              </w:rPr>
              <w:t>מודל</w:t>
            </w:r>
            <w:r w:rsidRPr="00652CE5">
              <w:rPr>
                <w:rStyle w:val="Hyperlink"/>
                <w:noProof/>
                <w:rtl/>
              </w:rPr>
              <w:t xml:space="preserve"> </w:t>
            </w:r>
            <w:r w:rsidRPr="00652CE5">
              <w:rPr>
                <w:rStyle w:val="Hyperlink"/>
                <w:rFonts w:hint="eastAsia"/>
                <w:noProof/>
                <w:rtl/>
              </w:rPr>
              <w:t>ישויות</w:t>
            </w:r>
            <w:r w:rsidRPr="00652CE5">
              <w:rPr>
                <w:rStyle w:val="Hyperlink"/>
                <w:noProof/>
                <w:rtl/>
              </w:rPr>
              <w:t xml:space="preserve"> </w:t>
            </w:r>
            <w:r w:rsidRPr="00652CE5">
              <w:rPr>
                <w:rStyle w:val="Hyperlink"/>
                <w:rFonts w:hint="eastAsia"/>
                <w:noProof/>
                <w:rtl/>
              </w:rPr>
              <w:t>קשרים</w:t>
            </w:r>
            <w:r w:rsidRPr="00652CE5">
              <w:rPr>
                <w:rStyle w:val="Hyperlink"/>
                <w:noProof/>
                <w:rtl/>
              </w:rPr>
              <w:t xml:space="preserve"> (</w:t>
            </w:r>
            <w:r w:rsidRPr="00652CE5">
              <w:rPr>
                <w:rStyle w:val="Hyperlink"/>
                <w:noProof/>
              </w:rPr>
              <w:t>ERD</w:t>
            </w:r>
            <w:r w:rsidRPr="00652CE5">
              <w:rPr>
                <w:rStyle w:val="Hyperlink"/>
                <w:noProof/>
                <w:rtl/>
              </w:rPr>
              <w:t>)</w:t>
            </w:r>
            <w:r>
              <w:rPr>
                <w:noProof/>
                <w:webHidden/>
              </w:rPr>
              <w:tab/>
            </w:r>
            <w:r>
              <w:rPr>
                <w:noProof/>
                <w:webHidden/>
              </w:rPr>
              <w:fldChar w:fldCharType="begin"/>
            </w:r>
            <w:r>
              <w:rPr>
                <w:noProof/>
                <w:webHidden/>
              </w:rPr>
              <w:instrText xml:space="preserve"> PAGEREF _Toc476522480 \h </w:instrText>
            </w:r>
            <w:r>
              <w:rPr>
                <w:noProof/>
                <w:webHidden/>
              </w:rPr>
            </w:r>
          </w:ins>
          <w:r>
            <w:rPr>
              <w:noProof/>
              <w:webHidden/>
            </w:rPr>
            <w:fldChar w:fldCharType="separate"/>
          </w:r>
          <w:ins w:id="134" w:author="Ron Gal" w:date="2017-03-06T00:12:00Z">
            <w:r>
              <w:rPr>
                <w:noProof/>
                <w:webHidden/>
              </w:rPr>
              <w:t>46</w:t>
            </w:r>
            <w:r>
              <w:rPr>
                <w:noProof/>
                <w:webHidden/>
              </w:rPr>
              <w:fldChar w:fldCharType="end"/>
            </w:r>
            <w:r w:rsidRPr="00652CE5">
              <w:rPr>
                <w:rStyle w:val="Hyperlink"/>
                <w:noProof/>
              </w:rPr>
              <w:fldChar w:fldCharType="end"/>
            </w:r>
          </w:ins>
        </w:p>
        <w:p w:rsidR="00A54DC6" w:rsidRDefault="00A54DC6" w:rsidP="00A54DC6">
          <w:pPr>
            <w:pStyle w:val="TOC2"/>
            <w:tabs>
              <w:tab w:val="right" w:leader="dot" w:pos="9350"/>
            </w:tabs>
            <w:bidi/>
            <w:rPr>
              <w:ins w:id="135" w:author="Ron Gal" w:date="2017-03-06T00:12:00Z"/>
              <w:rFonts w:asciiTheme="minorHAnsi" w:eastAsiaTheme="minorEastAsia" w:hAnsiTheme="minorHAnsi" w:cstheme="minorBidi"/>
              <w:noProof/>
              <w:color w:val="auto"/>
            </w:rPr>
            <w:pPrChange w:id="136" w:author="Ron Gal" w:date="2017-03-06T00:12:00Z">
              <w:pPr>
                <w:pStyle w:val="TOC2"/>
                <w:tabs>
                  <w:tab w:val="right" w:leader="dot" w:pos="9350"/>
                </w:tabs>
              </w:pPr>
            </w:pPrChange>
          </w:pPr>
          <w:ins w:id="137" w:author="Ron Gal" w:date="2017-03-06T00:12:00Z">
            <w:r w:rsidRPr="00652CE5">
              <w:rPr>
                <w:rStyle w:val="Hyperlink"/>
                <w:noProof/>
              </w:rPr>
              <w:fldChar w:fldCharType="begin"/>
            </w:r>
            <w:r w:rsidRPr="00652CE5">
              <w:rPr>
                <w:rStyle w:val="Hyperlink"/>
                <w:noProof/>
              </w:rPr>
              <w:instrText xml:space="preserve"> </w:instrText>
            </w:r>
            <w:r>
              <w:rPr>
                <w:noProof/>
              </w:rPr>
              <w:instrText>HYPERLINK \l "_Toc476522481"</w:instrText>
            </w:r>
            <w:r w:rsidRPr="00652CE5">
              <w:rPr>
                <w:rStyle w:val="Hyperlink"/>
                <w:noProof/>
              </w:rPr>
              <w:instrText xml:space="preserve"> </w:instrText>
            </w:r>
            <w:r w:rsidRPr="00652CE5">
              <w:rPr>
                <w:rStyle w:val="Hyperlink"/>
                <w:noProof/>
              </w:rPr>
            </w:r>
            <w:r w:rsidRPr="00652CE5">
              <w:rPr>
                <w:rStyle w:val="Hyperlink"/>
                <w:noProof/>
              </w:rPr>
              <w:fldChar w:fldCharType="separate"/>
            </w:r>
            <w:r w:rsidRPr="00652CE5">
              <w:rPr>
                <w:rStyle w:val="Hyperlink"/>
                <w:rFonts w:hint="eastAsia"/>
                <w:noProof/>
                <w:rtl/>
              </w:rPr>
              <w:t>דיאגרמות</w:t>
            </w:r>
            <w:r w:rsidRPr="00652CE5">
              <w:rPr>
                <w:rStyle w:val="Hyperlink"/>
                <w:noProof/>
                <w:rtl/>
              </w:rPr>
              <w:t xml:space="preserve"> </w:t>
            </w:r>
            <w:r w:rsidRPr="00652CE5">
              <w:rPr>
                <w:rStyle w:val="Hyperlink"/>
                <w:rFonts w:hint="eastAsia"/>
                <w:noProof/>
                <w:rtl/>
              </w:rPr>
              <w:t>מחלקות</w:t>
            </w:r>
            <w:r w:rsidRPr="00652CE5">
              <w:rPr>
                <w:rStyle w:val="Hyperlink"/>
                <w:noProof/>
                <w:rtl/>
              </w:rPr>
              <w:t xml:space="preserve"> (</w:t>
            </w:r>
            <w:r w:rsidRPr="00652CE5">
              <w:rPr>
                <w:rStyle w:val="Hyperlink"/>
                <w:noProof/>
              </w:rPr>
              <w:t>Class Diagram</w:t>
            </w:r>
            <w:r w:rsidRPr="00652CE5">
              <w:rPr>
                <w:rStyle w:val="Hyperlink"/>
                <w:noProof/>
                <w:rtl/>
              </w:rPr>
              <w:t>)</w:t>
            </w:r>
            <w:r>
              <w:rPr>
                <w:noProof/>
                <w:webHidden/>
              </w:rPr>
              <w:tab/>
            </w:r>
            <w:r>
              <w:rPr>
                <w:noProof/>
                <w:webHidden/>
              </w:rPr>
              <w:fldChar w:fldCharType="begin"/>
            </w:r>
            <w:r>
              <w:rPr>
                <w:noProof/>
                <w:webHidden/>
              </w:rPr>
              <w:instrText xml:space="preserve"> PAGEREF _Toc476522481 \h </w:instrText>
            </w:r>
            <w:r>
              <w:rPr>
                <w:noProof/>
                <w:webHidden/>
              </w:rPr>
            </w:r>
          </w:ins>
          <w:r>
            <w:rPr>
              <w:noProof/>
              <w:webHidden/>
            </w:rPr>
            <w:fldChar w:fldCharType="separate"/>
          </w:r>
          <w:ins w:id="138" w:author="Ron Gal" w:date="2017-03-06T00:12:00Z">
            <w:r>
              <w:rPr>
                <w:noProof/>
                <w:webHidden/>
              </w:rPr>
              <w:t>47</w:t>
            </w:r>
            <w:r>
              <w:rPr>
                <w:noProof/>
                <w:webHidden/>
              </w:rPr>
              <w:fldChar w:fldCharType="end"/>
            </w:r>
            <w:r w:rsidRPr="00652CE5">
              <w:rPr>
                <w:rStyle w:val="Hyperlink"/>
                <w:noProof/>
              </w:rPr>
              <w:fldChar w:fldCharType="end"/>
            </w:r>
          </w:ins>
        </w:p>
        <w:p w:rsidR="00A54DC6" w:rsidRDefault="00A54DC6" w:rsidP="00A54DC6">
          <w:pPr>
            <w:pStyle w:val="TOC2"/>
            <w:tabs>
              <w:tab w:val="right" w:leader="dot" w:pos="9350"/>
            </w:tabs>
            <w:bidi/>
            <w:rPr>
              <w:ins w:id="139" w:author="Ron Gal" w:date="2017-03-06T00:12:00Z"/>
              <w:rFonts w:asciiTheme="minorHAnsi" w:eastAsiaTheme="minorEastAsia" w:hAnsiTheme="minorHAnsi" w:cstheme="minorBidi"/>
              <w:noProof/>
              <w:color w:val="auto"/>
            </w:rPr>
            <w:pPrChange w:id="140" w:author="Ron Gal" w:date="2017-03-06T00:12:00Z">
              <w:pPr>
                <w:pStyle w:val="TOC2"/>
                <w:tabs>
                  <w:tab w:val="right" w:leader="dot" w:pos="9350"/>
                </w:tabs>
              </w:pPr>
            </w:pPrChange>
          </w:pPr>
          <w:ins w:id="141" w:author="Ron Gal" w:date="2017-03-06T00:12:00Z">
            <w:r w:rsidRPr="00652CE5">
              <w:rPr>
                <w:rStyle w:val="Hyperlink"/>
                <w:noProof/>
              </w:rPr>
              <w:lastRenderedPageBreak/>
              <w:fldChar w:fldCharType="begin"/>
            </w:r>
            <w:r w:rsidRPr="00652CE5">
              <w:rPr>
                <w:rStyle w:val="Hyperlink"/>
                <w:noProof/>
              </w:rPr>
              <w:instrText xml:space="preserve"> </w:instrText>
            </w:r>
            <w:r>
              <w:rPr>
                <w:noProof/>
              </w:rPr>
              <w:instrText>HYPERLINK \l "_Toc476522482"</w:instrText>
            </w:r>
            <w:r w:rsidRPr="00652CE5">
              <w:rPr>
                <w:rStyle w:val="Hyperlink"/>
                <w:noProof/>
              </w:rPr>
              <w:instrText xml:space="preserve"> </w:instrText>
            </w:r>
            <w:r w:rsidRPr="00652CE5">
              <w:rPr>
                <w:rStyle w:val="Hyperlink"/>
                <w:noProof/>
              </w:rPr>
            </w:r>
            <w:r w:rsidRPr="00652CE5">
              <w:rPr>
                <w:rStyle w:val="Hyperlink"/>
                <w:noProof/>
              </w:rPr>
              <w:fldChar w:fldCharType="separate"/>
            </w:r>
            <w:r w:rsidRPr="00652CE5">
              <w:rPr>
                <w:rStyle w:val="Hyperlink"/>
                <w:rFonts w:hint="eastAsia"/>
                <w:noProof/>
                <w:rtl/>
              </w:rPr>
              <w:t>דיאגרמת</w:t>
            </w:r>
            <w:r w:rsidRPr="00652CE5">
              <w:rPr>
                <w:rStyle w:val="Hyperlink"/>
                <w:noProof/>
                <w:rtl/>
              </w:rPr>
              <w:t xml:space="preserve"> </w:t>
            </w:r>
            <w:r w:rsidRPr="00652CE5">
              <w:rPr>
                <w:rStyle w:val="Hyperlink"/>
                <w:rFonts w:hint="eastAsia"/>
                <w:noProof/>
                <w:rtl/>
              </w:rPr>
              <w:t>מחלקות</w:t>
            </w:r>
            <w:r w:rsidRPr="00652CE5">
              <w:rPr>
                <w:rStyle w:val="Hyperlink"/>
                <w:noProof/>
                <w:rtl/>
              </w:rPr>
              <w:t xml:space="preserve"> </w:t>
            </w:r>
            <w:r w:rsidRPr="00652CE5">
              <w:rPr>
                <w:rStyle w:val="Hyperlink"/>
                <w:rFonts w:hint="eastAsia"/>
                <w:noProof/>
                <w:rtl/>
              </w:rPr>
              <w:t>עבור</w:t>
            </w:r>
            <w:r w:rsidRPr="00652CE5">
              <w:rPr>
                <w:rStyle w:val="Hyperlink"/>
                <w:noProof/>
                <w:rtl/>
              </w:rPr>
              <w:t xml:space="preserve"> </w:t>
            </w:r>
            <w:r w:rsidRPr="00652CE5">
              <w:rPr>
                <w:rStyle w:val="Hyperlink"/>
                <w:rFonts w:hint="eastAsia"/>
                <w:noProof/>
                <w:rtl/>
              </w:rPr>
              <w:t>הקונטרולרים</w:t>
            </w:r>
            <w:r w:rsidRPr="00652CE5">
              <w:rPr>
                <w:rStyle w:val="Hyperlink"/>
                <w:noProof/>
                <w:rtl/>
              </w:rPr>
              <w:t>:</w:t>
            </w:r>
            <w:r>
              <w:rPr>
                <w:noProof/>
                <w:webHidden/>
              </w:rPr>
              <w:tab/>
            </w:r>
            <w:r>
              <w:rPr>
                <w:noProof/>
                <w:webHidden/>
              </w:rPr>
              <w:fldChar w:fldCharType="begin"/>
            </w:r>
            <w:r>
              <w:rPr>
                <w:noProof/>
                <w:webHidden/>
              </w:rPr>
              <w:instrText xml:space="preserve"> PAGEREF _Toc476522482 \h </w:instrText>
            </w:r>
            <w:r>
              <w:rPr>
                <w:noProof/>
                <w:webHidden/>
              </w:rPr>
            </w:r>
          </w:ins>
          <w:r>
            <w:rPr>
              <w:noProof/>
              <w:webHidden/>
            </w:rPr>
            <w:fldChar w:fldCharType="separate"/>
          </w:r>
          <w:ins w:id="142" w:author="Ron Gal" w:date="2017-03-06T00:12:00Z">
            <w:r>
              <w:rPr>
                <w:noProof/>
                <w:webHidden/>
              </w:rPr>
              <w:t>47</w:t>
            </w:r>
            <w:r>
              <w:rPr>
                <w:noProof/>
                <w:webHidden/>
              </w:rPr>
              <w:fldChar w:fldCharType="end"/>
            </w:r>
            <w:r w:rsidRPr="00652CE5">
              <w:rPr>
                <w:rStyle w:val="Hyperlink"/>
                <w:noProof/>
              </w:rPr>
              <w:fldChar w:fldCharType="end"/>
            </w:r>
          </w:ins>
        </w:p>
        <w:p w:rsidR="00A54DC6" w:rsidRDefault="00A54DC6" w:rsidP="00A54DC6">
          <w:pPr>
            <w:pStyle w:val="TOC2"/>
            <w:tabs>
              <w:tab w:val="right" w:leader="dot" w:pos="9350"/>
            </w:tabs>
            <w:bidi/>
            <w:rPr>
              <w:ins w:id="143" w:author="Ron Gal" w:date="2017-03-06T00:12:00Z"/>
              <w:rFonts w:asciiTheme="minorHAnsi" w:eastAsiaTheme="minorEastAsia" w:hAnsiTheme="minorHAnsi" w:cstheme="minorBidi"/>
              <w:noProof/>
              <w:color w:val="auto"/>
            </w:rPr>
            <w:pPrChange w:id="144" w:author="Ron Gal" w:date="2017-03-06T00:12:00Z">
              <w:pPr>
                <w:pStyle w:val="TOC2"/>
                <w:tabs>
                  <w:tab w:val="right" w:leader="dot" w:pos="9350"/>
                </w:tabs>
              </w:pPr>
            </w:pPrChange>
          </w:pPr>
          <w:ins w:id="145" w:author="Ron Gal" w:date="2017-03-06T00:12:00Z">
            <w:r w:rsidRPr="00652CE5">
              <w:rPr>
                <w:rStyle w:val="Hyperlink"/>
                <w:noProof/>
              </w:rPr>
              <w:fldChar w:fldCharType="begin"/>
            </w:r>
            <w:r w:rsidRPr="00652CE5">
              <w:rPr>
                <w:rStyle w:val="Hyperlink"/>
                <w:noProof/>
              </w:rPr>
              <w:instrText xml:space="preserve"> </w:instrText>
            </w:r>
            <w:r>
              <w:rPr>
                <w:noProof/>
              </w:rPr>
              <w:instrText>HYPERLINK \l "_Toc476522483"</w:instrText>
            </w:r>
            <w:r w:rsidRPr="00652CE5">
              <w:rPr>
                <w:rStyle w:val="Hyperlink"/>
                <w:noProof/>
              </w:rPr>
              <w:instrText xml:space="preserve"> </w:instrText>
            </w:r>
            <w:r w:rsidRPr="00652CE5">
              <w:rPr>
                <w:rStyle w:val="Hyperlink"/>
                <w:noProof/>
              </w:rPr>
            </w:r>
            <w:r w:rsidRPr="00652CE5">
              <w:rPr>
                <w:rStyle w:val="Hyperlink"/>
                <w:noProof/>
              </w:rPr>
              <w:fldChar w:fldCharType="separate"/>
            </w:r>
            <w:r w:rsidRPr="00652CE5">
              <w:rPr>
                <w:rStyle w:val="Hyperlink"/>
                <w:rFonts w:hint="eastAsia"/>
                <w:noProof/>
                <w:rtl/>
              </w:rPr>
              <w:t>דיאגרמת</w:t>
            </w:r>
            <w:r w:rsidRPr="00652CE5">
              <w:rPr>
                <w:rStyle w:val="Hyperlink"/>
                <w:noProof/>
                <w:rtl/>
              </w:rPr>
              <w:t xml:space="preserve"> </w:t>
            </w:r>
            <w:r w:rsidRPr="00652CE5">
              <w:rPr>
                <w:rStyle w:val="Hyperlink"/>
                <w:rFonts w:hint="eastAsia"/>
                <w:noProof/>
                <w:rtl/>
              </w:rPr>
              <w:t>מחלקות</w:t>
            </w:r>
            <w:r w:rsidRPr="00652CE5">
              <w:rPr>
                <w:rStyle w:val="Hyperlink"/>
                <w:noProof/>
                <w:rtl/>
              </w:rPr>
              <w:t xml:space="preserve"> </w:t>
            </w:r>
            <w:r w:rsidRPr="00652CE5">
              <w:rPr>
                <w:rStyle w:val="Hyperlink"/>
                <w:rFonts w:hint="eastAsia"/>
                <w:noProof/>
                <w:rtl/>
              </w:rPr>
              <w:t>עבור</w:t>
            </w:r>
            <w:r w:rsidRPr="00652CE5">
              <w:rPr>
                <w:rStyle w:val="Hyperlink"/>
                <w:noProof/>
                <w:rtl/>
              </w:rPr>
              <w:t xml:space="preserve"> </w:t>
            </w:r>
            <w:r w:rsidRPr="00652CE5">
              <w:rPr>
                <w:rStyle w:val="Hyperlink"/>
                <w:rFonts w:hint="eastAsia"/>
                <w:noProof/>
                <w:rtl/>
              </w:rPr>
              <w:t>מחלקות</w:t>
            </w:r>
            <w:r w:rsidRPr="00652CE5">
              <w:rPr>
                <w:rStyle w:val="Hyperlink"/>
                <w:noProof/>
                <w:rtl/>
              </w:rPr>
              <w:t xml:space="preserve"> </w:t>
            </w:r>
            <w:r w:rsidRPr="00652CE5">
              <w:rPr>
                <w:rStyle w:val="Hyperlink"/>
                <w:rFonts w:hint="eastAsia"/>
                <w:noProof/>
                <w:rtl/>
              </w:rPr>
              <w:t>ה</w:t>
            </w:r>
            <w:r w:rsidRPr="00652CE5">
              <w:rPr>
                <w:rStyle w:val="Hyperlink"/>
                <w:noProof/>
                <w:rtl/>
              </w:rPr>
              <w:t>-</w:t>
            </w:r>
            <w:r w:rsidRPr="00652CE5">
              <w:rPr>
                <w:rStyle w:val="Hyperlink"/>
                <w:noProof/>
              </w:rPr>
              <w:t>DAOs</w:t>
            </w:r>
            <w:r w:rsidRPr="00652CE5">
              <w:rPr>
                <w:rStyle w:val="Hyperlink"/>
                <w:noProof/>
                <w:rtl/>
              </w:rPr>
              <w:t>:</w:t>
            </w:r>
            <w:r>
              <w:rPr>
                <w:noProof/>
                <w:webHidden/>
              </w:rPr>
              <w:tab/>
            </w:r>
            <w:r>
              <w:rPr>
                <w:noProof/>
                <w:webHidden/>
              </w:rPr>
              <w:fldChar w:fldCharType="begin"/>
            </w:r>
            <w:r>
              <w:rPr>
                <w:noProof/>
                <w:webHidden/>
              </w:rPr>
              <w:instrText xml:space="preserve"> PAGEREF _Toc476522483 \h </w:instrText>
            </w:r>
            <w:r>
              <w:rPr>
                <w:noProof/>
                <w:webHidden/>
              </w:rPr>
            </w:r>
          </w:ins>
          <w:r>
            <w:rPr>
              <w:noProof/>
              <w:webHidden/>
            </w:rPr>
            <w:fldChar w:fldCharType="separate"/>
          </w:r>
          <w:ins w:id="146" w:author="Ron Gal" w:date="2017-03-06T00:12:00Z">
            <w:r>
              <w:rPr>
                <w:noProof/>
                <w:webHidden/>
              </w:rPr>
              <w:t>48</w:t>
            </w:r>
            <w:r>
              <w:rPr>
                <w:noProof/>
                <w:webHidden/>
              </w:rPr>
              <w:fldChar w:fldCharType="end"/>
            </w:r>
            <w:r w:rsidRPr="00652CE5">
              <w:rPr>
                <w:rStyle w:val="Hyperlink"/>
                <w:noProof/>
              </w:rPr>
              <w:fldChar w:fldCharType="end"/>
            </w:r>
          </w:ins>
        </w:p>
        <w:p w:rsidR="00A54DC6" w:rsidRDefault="00A54DC6" w:rsidP="00A54DC6">
          <w:pPr>
            <w:pStyle w:val="TOC2"/>
            <w:tabs>
              <w:tab w:val="right" w:leader="dot" w:pos="9350"/>
            </w:tabs>
            <w:bidi/>
            <w:rPr>
              <w:ins w:id="147" w:author="Ron Gal" w:date="2017-03-06T00:12:00Z"/>
              <w:rFonts w:asciiTheme="minorHAnsi" w:eastAsiaTheme="minorEastAsia" w:hAnsiTheme="minorHAnsi" w:cstheme="minorBidi"/>
              <w:noProof/>
              <w:color w:val="auto"/>
            </w:rPr>
            <w:pPrChange w:id="148" w:author="Ron Gal" w:date="2017-03-06T00:12:00Z">
              <w:pPr>
                <w:pStyle w:val="TOC2"/>
                <w:tabs>
                  <w:tab w:val="right" w:leader="dot" w:pos="9350"/>
                </w:tabs>
              </w:pPr>
            </w:pPrChange>
          </w:pPr>
          <w:ins w:id="149" w:author="Ron Gal" w:date="2017-03-06T00:12:00Z">
            <w:r w:rsidRPr="00652CE5">
              <w:rPr>
                <w:rStyle w:val="Hyperlink"/>
                <w:noProof/>
              </w:rPr>
              <w:fldChar w:fldCharType="begin"/>
            </w:r>
            <w:r w:rsidRPr="00652CE5">
              <w:rPr>
                <w:rStyle w:val="Hyperlink"/>
                <w:noProof/>
              </w:rPr>
              <w:instrText xml:space="preserve"> </w:instrText>
            </w:r>
            <w:r>
              <w:rPr>
                <w:noProof/>
              </w:rPr>
              <w:instrText>HYPERLINK \l "_Toc476522484"</w:instrText>
            </w:r>
            <w:r w:rsidRPr="00652CE5">
              <w:rPr>
                <w:rStyle w:val="Hyperlink"/>
                <w:noProof/>
              </w:rPr>
              <w:instrText xml:space="preserve"> </w:instrText>
            </w:r>
            <w:r w:rsidRPr="00652CE5">
              <w:rPr>
                <w:rStyle w:val="Hyperlink"/>
                <w:noProof/>
              </w:rPr>
            </w:r>
            <w:r w:rsidRPr="00652CE5">
              <w:rPr>
                <w:rStyle w:val="Hyperlink"/>
                <w:noProof/>
              </w:rPr>
              <w:fldChar w:fldCharType="separate"/>
            </w:r>
            <w:r w:rsidRPr="00652CE5">
              <w:rPr>
                <w:rStyle w:val="Hyperlink"/>
                <w:rFonts w:hint="eastAsia"/>
                <w:noProof/>
                <w:rtl/>
              </w:rPr>
              <w:t>דיאגרמת</w:t>
            </w:r>
            <w:r w:rsidRPr="00652CE5">
              <w:rPr>
                <w:rStyle w:val="Hyperlink"/>
                <w:noProof/>
                <w:rtl/>
              </w:rPr>
              <w:t xml:space="preserve"> </w:t>
            </w:r>
            <w:r w:rsidRPr="00652CE5">
              <w:rPr>
                <w:rStyle w:val="Hyperlink"/>
                <w:rFonts w:hint="eastAsia"/>
                <w:noProof/>
                <w:rtl/>
              </w:rPr>
              <w:t>מחלקות</w:t>
            </w:r>
            <w:r w:rsidRPr="00652CE5">
              <w:rPr>
                <w:rStyle w:val="Hyperlink"/>
                <w:noProof/>
                <w:rtl/>
              </w:rPr>
              <w:t xml:space="preserve"> </w:t>
            </w:r>
            <w:r w:rsidRPr="00652CE5">
              <w:rPr>
                <w:rStyle w:val="Hyperlink"/>
                <w:rFonts w:hint="eastAsia"/>
                <w:noProof/>
                <w:rtl/>
              </w:rPr>
              <w:t>עבור</w:t>
            </w:r>
            <w:r w:rsidRPr="00652CE5">
              <w:rPr>
                <w:rStyle w:val="Hyperlink"/>
                <w:noProof/>
                <w:rtl/>
              </w:rPr>
              <w:t xml:space="preserve"> </w:t>
            </w:r>
            <w:r w:rsidRPr="00652CE5">
              <w:rPr>
                <w:rStyle w:val="Hyperlink"/>
                <w:rFonts w:hint="eastAsia"/>
                <w:noProof/>
                <w:rtl/>
              </w:rPr>
              <w:t>מחלקות</w:t>
            </w:r>
            <w:r w:rsidRPr="00652CE5">
              <w:rPr>
                <w:rStyle w:val="Hyperlink"/>
                <w:noProof/>
                <w:rtl/>
              </w:rPr>
              <w:t xml:space="preserve"> </w:t>
            </w:r>
            <w:r w:rsidRPr="00652CE5">
              <w:rPr>
                <w:rStyle w:val="Hyperlink"/>
                <w:rFonts w:hint="eastAsia"/>
                <w:noProof/>
                <w:rtl/>
              </w:rPr>
              <w:t>ה</w:t>
            </w:r>
            <w:r w:rsidRPr="00652CE5">
              <w:rPr>
                <w:rStyle w:val="Hyperlink"/>
                <w:noProof/>
                <w:rtl/>
              </w:rPr>
              <w:t>-</w:t>
            </w:r>
            <w:r w:rsidRPr="00652CE5">
              <w:rPr>
                <w:rStyle w:val="Hyperlink"/>
                <w:noProof/>
              </w:rPr>
              <w:t>Dto</w:t>
            </w:r>
            <w:r w:rsidRPr="00652CE5">
              <w:rPr>
                <w:rStyle w:val="Hyperlink"/>
                <w:noProof/>
                <w:rtl/>
              </w:rPr>
              <w:t>:</w:t>
            </w:r>
            <w:r>
              <w:rPr>
                <w:noProof/>
                <w:webHidden/>
              </w:rPr>
              <w:tab/>
            </w:r>
            <w:r>
              <w:rPr>
                <w:noProof/>
                <w:webHidden/>
              </w:rPr>
              <w:fldChar w:fldCharType="begin"/>
            </w:r>
            <w:r>
              <w:rPr>
                <w:noProof/>
                <w:webHidden/>
              </w:rPr>
              <w:instrText xml:space="preserve"> PAGEREF _Toc476522484 \h </w:instrText>
            </w:r>
            <w:r>
              <w:rPr>
                <w:noProof/>
                <w:webHidden/>
              </w:rPr>
            </w:r>
          </w:ins>
          <w:r>
            <w:rPr>
              <w:noProof/>
              <w:webHidden/>
            </w:rPr>
            <w:fldChar w:fldCharType="separate"/>
          </w:r>
          <w:ins w:id="150" w:author="Ron Gal" w:date="2017-03-06T00:12:00Z">
            <w:r>
              <w:rPr>
                <w:noProof/>
                <w:webHidden/>
              </w:rPr>
              <w:t>49</w:t>
            </w:r>
            <w:r>
              <w:rPr>
                <w:noProof/>
                <w:webHidden/>
              </w:rPr>
              <w:fldChar w:fldCharType="end"/>
            </w:r>
            <w:r w:rsidRPr="00652CE5">
              <w:rPr>
                <w:rStyle w:val="Hyperlink"/>
                <w:noProof/>
              </w:rPr>
              <w:fldChar w:fldCharType="end"/>
            </w:r>
          </w:ins>
        </w:p>
        <w:p w:rsidR="00A54DC6" w:rsidRDefault="00A54DC6" w:rsidP="00A54DC6">
          <w:pPr>
            <w:pStyle w:val="TOC2"/>
            <w:tabs>
              <w:tab w:val="right" w:leader="dot" w:pos="9350"/>
            </w:tabs>
            <w:bidi/>
            <w:rPr>
              <w:ins w:id="151" w:author="Ron Gal" w:date="2017-03-06T00:12:00Z"/>
              <w:rFonts w:asciiTheme="minorHAnsi" w:eastAsiaTheme="minorEastAsia" w:hAnsiTheme="minorHAnsi" w:cstheme="minorBidi"/>
              <w:noProof/>
              <w:color w:val="auto"/>
            </w:rPr>
            <w:pPrChange w:id="152" w:author="Ron Gal" w:date="2017-03-06T00:12:00Z">
              <w:pPr>
                <w:pStyle w:val="TOC2"/>
                <w:tabs>
                  <w:tab w:val="right" w:leader="dot" w:pos="9350"/>
                </w:tabs>
              </w:pPr>
            </w:pPrChange>
          </w:pPr>
          <w:ins w:id="153" w:author="Ron Gal" w:date="2017-03-06T00:12:00Z">
            <w:r w:rsidRPr="00652CE5">
              <w:rPr>
                <w:rStyle w:val="Hyperlink"/>
                <w:noProof/>
              </w:rPr>
              <w:fldChar w:fldCharType="begin"/>
            </w:r>
            <w:r w:rsidRPr="00652CE5">
              <w:rPr>
                <w:rStyle w:val="Hyperlink"/>
                <w:noProof/>
              </w:rPr>
              <w:instrText xml:space="preserve"> </w:instrText>
            </w:r>
            <w:r>
              <w:rPr>
                <w:noProof/>
              </w:rPr>
              <w:instrText>HYPERLINK \l "_Toc476522485"</w:instrText>
            </w:r>
            <w:r w:rsidRPr="00652CE5">
              <w:rPr>
                <w:rStyle w:val="Hyperlink"/>
                <w:noProof/>
              </w:rPr>
              <w:instrText xml:space="preserve"> </w:instrText>
            </w:r>
            <w:r w:rsidRPr="00652CE5">
              <w:rPr>
                <w:rStyle w:val="Hyperlink"/>
                <w:noProof/>
              </w:rPr>
            </w:r>
            <w:r w:rsidRPr="00652CE5">
              <w:rPr>
                <w:rStyle w:val="Hyperlink"/>
                <w:noProof/>
              </w:rPr>
              <w:fldChar w:fldCharType="separate"/>
            </w:r>
            <w:r w:rsidRPr="00652CE5">
              <w:rPr>
                <w:rStyle w:val="Hyperlink"/>
                <w:rFonts w:hint="eastAsia"/>
                <w:noProof/>
                <w:rtl/>
              </w:rPr>
              <w:t>דיאגרמות</w:t>
            </w:r>
            <w:r w:rsidRPr="00652CE5">
              <w:rPr>
                <w:rStyle w:val="Hyperlink"/>
                <w:noProof/>
                <w:rtl/>
              </w:rPr>
              <w:t xml:space="preserve"> </w:t>
            </w:r>
            <w:r w:rsidRPr="00652CE5">
              <w:rPr>
                <w:rStyle w:val="Hyperlink"/>
                <w:rFonts w:hint="eastAsia"/>
                <w:noProof/>
                <w:rtl/>
              </w:rPr>
              <w:t>רצף</w:t>
            </w:r>
            <w:r w:rsidRPr="00652CE5">
              <w:rPr>
                <w:rStyle w:val="Hyperlink"/>
                <w:noProof/>
                <w:rtl/>
              </w:rPr>
              <w:t xml:space="preserve"> (</w:t>
            </w:r>
            <w:r w:rsidRPr="00652CE5">
              <w:rPr>
                <w:rStyle w:val="Hyperlink"/>
                <w:noProof/>
              </w:rPr>
              <w:t>Sequence Diagram</w:t>
            </w:r>
            <w:r w:rsidRPr="00652CE5">
              <w:rPr>
                <w:rStyle w:val="Hyperlink"/>
                <w:noProof/>
                <w:rtl/>
              </w:rPr>
              <w:t>)</w:t>
            </w:r>
            <w:r>
              <w:rPr>
                <w:noProof/>
                <w:webHidden/>
              </w:rPr>
              <w:tab/>
            </w:r>
            <w:r>
              <w:rPr>
                <w:noProof/>
                <w:webHidden/>
              </w:rPr>
              <w:fldChar w:fldCharType="begin"/>
            </w:r>
            <w:r>
              <w:rPr>
                <w:noProof/>
                <w:webHidden/>
              </w:rPr>
              <w:instrText xml:space="preserve"> PAGEREF _Toc476522485 \h </w:instrText>
            </w:r>
            <w:r>
              <w:rPr>
                <w:noProof/>
                <w:webHidden/>
              </w:rPr>
            </w:r>
          </w:ins>
          <w:r>
            <w:rPr>
              <w:noProof/>
              <w:webHidden/>
            </w:rPr>
            <w:fldChar w:fldCharType="separate"/>
          </w:r>
          <w:ins w:id="154" w:author="Ron Gal" w:date="2017-03-06T00:12:00Z">
            <w:r>
              <w:rPr>
                <w:noProof/>
                <w:webHidden/>
              </w:rPr>
              <w:t>49</w:t>
            </w:r>
            <w:r>
              <w:rPr>
                <w:noProof/>
                <w:webHidden/>
              </w:rPr>
              <w:fldChar w:fldCharType="end"/>
            </w:r>
            <w:r w:rsidRPr="00652CE5">
              <w:rPr>
                <w:rStyle w:val="Hyperlink"/>
                <w:noProof/>
              </w:rPr>
              <w:fldChar w:fldCharType="end"/>
            </w:r>
          </w:ins>
        </w:p>
        <w:p w:rsidR="00F52774" w:rsidRDefault="00F52774" w:rsidP="00A54DC6">
          <w:pPr>
            <w:bidi/>
            <w:rPr>
              <w:ins w:id="155" w:author="Ron Gal" w:date="2017-03-05T23:19:00Z"/>
            </w:rPr>
            <w:pPrChange w:id="156" w:author="Ron Gal" w:date="2017-03-06T00:12:00Z">
              <w:pPr/>
            </w:pPrChange>
          </w:pPr>
          <w:del w:id="157" w:author="Ron Gal" w:date="2017-03-05T23:23:00Z">
            <w:r w:rsidDel="00430617">
              <w:rPr>
                <w:b/>
                <w:bCs/>
                <w:noProof/>
              </w:rPr>
              <w:delText>No table of contents entries found.</w:delText>
            </w:r>
          </w:del>
          <w:ins w:id="158" w:author="Ron Gal" w:date="2017-03-05T23:19:00Z">
            <w:r>
              <w:rPr>
                <w:b/>
                <w:bCs/>
                <w:noProof/>
              </w:rPr>
              <w:fldChar w:fldCharType="end"/>
            </w:r>
          </w:ins>
        </w:p>
        <w:customXmlInsRangeStart w:id="159" w:author="Ron Gal" w:date="2017-03-05T23:19:00Z"/>
      </w:sdtContent>
    </w:sdt>
    <w:customXmlInsRangeEnd w:id="159"/>
    <w:p w:rsidR="00F52774" w:rsidRPr="00F52774" w:rsidRDefault="00F52774">
      <w:pPr>
        <w:bidi/>
        <w:rPr>
          <w:ins w:id="160" w:author="Ron Gal" w:date="2017-03-05T23:18:00Z"/>
          <w:sz w:val="36"/>
          <w:szCs w:val="36"/>
          <w:u w:val="single"/>
        </w:rPr>
      </w:pPr>
    </w:p>
    <w:p w:rsidR="00F52774" w:rsidRDefault="00F52774">
      <w:pPr>
        <w:bidi/>
        <w:rPr>
          <w:ins w:id="161" w:author="Ron Gal" w:date="2017-03-05T23:18:00Z"/>
          <w:sz w:val="36"/>
          <w:szCs w:val="36"/>
          <w:u w:val="single"/>
        </w:rPr>
        <w:pPrChange w:id="162" w:author="Ron Gal" w:date="2017-03-05T23:18:00Z">
          <w:pPr>
            <w:bidi/>
          </w:pPr>
        </w:pPrChange>
      </w:pPr>
    </w:p>
    <w:p w:rsidR="00481634" w:rsidDel="001C7B21" w:rsidRDefault="00471D70">
      <w:pPr>
        <w:bidi/>
        <w:rPr>
          <w:del w:id="163" w:author="Ron Gal" w:date="2017-03-05T23:26:00Z"/>
        </w:rPr>
        <w:pPrChange w:id="164" w:author="Ron Gal" w:date="2017-03-05T23:18:00Z">
          <w:pPr>
            <w:bidi/>
          </w:pPr>
        </w:pPrChange>
      </w:pPr>
      <w:del w:id="165" w:author="Ron Gal" w:date="2017-03-05T23:26:00Z">
        <w:r w:rsidDel="001C7B21">
          <w:rPr>
            <w:sz w:val="36"/>
            <w:szCs w:val="36"/>
            <w:u w:val="single"/>
            <w:rtl/>
          </w:rPr>
          <w:delText>תוכן עניינים</w:delText>
        </w:r>
      </w:del>
    </w:p>
    <w:p w:rsidR="00481634" w:rsidDel="001C7B21" w:rsidRDefault="00481634">
      <w:pPr>
        <w:bidi/>
        <w:rPr>
          <w:del w:id="166" w:author="Ron Gal" w:date="2017-03-05T23:26:00Z"/>
        </w:rPr>
      </w:pPr>
    </w:p>
    <w:p w:rsidR="00481634" w:rsidDel="001C7B21" w:rsidRDefault="00471D70">
      <w:pPr>
        <w:numPr>
          <w:ilvl w:val="0"/>
          <w:numId w:val="2"/>
        </w:numPr>
        <w:bidi/>
        <w:ind w:hanging="360"/>
        <w:contextualSpacing/>
        <w:rPr>
          <w:del w:id="167" w:author="Ron Gal" w:date="2017-03-05T23:26:00Z"/>
          <w:sz w:val="24"/>
          <w:szCs w:val="24"/>
        </w:rPr>
      </w:pPr>
      <w:del w:id="168" w:author="Ron Gal" w:date="2017-03-05T23:26:00Z">
        <w:r w:rsidDel="001C7B21">
          <w:rPr>
            <w:sz w:val="24"/>
            <w:szCs w:val="24"/>
            <w:rtl/>
          </w:rPr>
          <w:delText>תיאור כללי של המערכת</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2</w:delText>
        </w:r>
      </w:del>
    </w:p>
    <w:p w:rsidR="00481634" w:rsidDel="001C7B21" w:rsidRDefault="00471D70">
      <w:pPr>
        <w:numPr>
          <w:ilvl w:val="1"/>
          <w:numId w:val="2"/>
        </w:numPr>
        <w:bidi/>
        <w:ind w:hanging="360"/>
        <w:contextualSpacing/>
        <w:rPr>
          <w:del w:id="169" w:author="Ron Gal" w:date="2017-03-05T23:26:00Z"/>
          <w:sz w:val="24"/>
          <w:szCs w:val="24"/>
        </w:rPr>
      </w:pPr>
      <w:del w:id="170" w:author="Ron Gal" w:date="2017-03-05T23:26:00Z">
        <w:r w:rsidDel="001C7B21">
          <w:rPr>
            <w:sz w:val="24"/>
            <w:szCs w:val="24"/>
            <w:rtl/>
          </w:rPr>
          <w:delText>הנחות עבודה</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2</w:delText>
        </w:r>
        <w:r w:rsidDel="001C7B21">
          <w:rPr>
            <w:sz w:val="24"/>
            <w:szCs w:val="24"/>
            <w:rtl/>
          </w:rPr>
          <w:tab/>
        </w:r>
      </w:del>
    </w:p>
    <w:p w:rsidR="00481634" w:rsidDel="001C7B21" w:rsidRDefault="00471D70">
      <w:pPr>
        <w:numPr>
          <w:ilvl w:val="1"/>
          <w:numId w:val="2"/>
        </w:numPr>
        <w:bidi/>
        <w:ind w:hanging="360"/>
        <w:contextualSpacing/>
        <w:rPr>
          <w:del w:id="171" w:author="Ron Gal" w:date="2017-03-05T23:26:00Z"/>
          <w:sz w:val="24"/>
          <w:szCs w:val="24"/>
        </w:rPr>
      </w:pPr>
      <w:del w:id="172" w:author="Ron Gal" w:date="2017-03-05T23:26:00Z">
        <w:r w:rsidDel="001C7B21">
          <w:rPr>
            <w:sz w:val="24"/>
            <w:szCs w:val="24"/>
            <w:rtl/>
          </w:rPr>
          <w:delText>מוסכמות רישום</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2</w:delText>
        </w:r>
        <w:r w:rsidDel="001C7B21">
          <w:rPr>
            <w:sz w:val="24"/>
            <w:szCs w:val="24"/>
            <w:rtl/>
          </w:rPr>
          <w:tab/>
        </w:r>
        <w:r w:rsidDel="001C7B21">
          <w:rPr>
            <w:sz w:val="24"/>
            <w:szCs w:val="24"/>
            <w:rtl/>
          </w:rPr>
          <w:tab/>
        </w:r>
      </w:del>
    </w:p>
    <w:p w:rsidR="00481634" w:rsidDel="001C7B21" w:rsidRDefault="00471D70">
      <w:pPr>
        <w:numPr>
          <w:ilvl w:val="0"/>
          <w:numId w:val="2"/>
        </w:numPr>
        <w:bidi/>
        <w:ind w:hanging="360"/>
        <w:contextualSpacing/>
        <w:rPr>
          <w:del w:id="173" w:author="Ron Gal" w:date="2017-03-05T23:26:00Z"/>
          <w:sz w:val="24"/>
          <w:szCs w:val="24"/>
        </w:rPr>
      </w:pPr>
      <w:del w:id="174" w:author="Ron Gal" w:date="2017-03-05T23:26:00Z">
        <w:r w:rsidDel="001C7B21">
          <w:rPr>
            <w:sz w:val="24"/>
            <w:szCs w:val="24"/>
            <w:rtl/>
          </w:rPr>
          <w:delText>שכבת בסיס הנתונים</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3</w:delText>
        </w:r>
      </w:del>
    </w:p>
    <w:p w:rsidR="00481634" w:rsidDel="001C7B21" w:rsidRDefault="00471D70">
      <w:pPr>
        <w:numPr>
          <w:ilvl w:val="0"/>
          <w:numId w:val="2"/>
        </w:numPr>
        <w:bidi/>
        <w:ind w:hanging="360"/>
        <w:contextualSpacing/>
        <w:rPr>
          <w:del w:id="175" w:author="Ron Gal" w:date="2017-03-05T23:26:00Z"/>
          <w:sz w:val="24"/>
          <w:szCs w:val="24"/>
        </w:rPr>
      </w:pPr>
      <w:del w:id="176" w:author="Ron Gal" w:date="2017-03-05T23:26:00Z">
        <w:r w:rsidDel="001C7B21">
          <w:rPr>
            <w:sz w:val="24"/>
            <w:szCs w:val="24"/>
            <w:rtl/>
          </w:rPr>
          <w:delText>טבלאות המערכת</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4</w:delText>
        </w:r>
      </w:del>
    </w:p>
    <w:p w:rsidR="00481634" w:rsidDel="001C7B21" w:rsidRDefault="00471D70">
      <w:pPr>
        <w:numPr>
          <w:ilvl w:val="1"/>
          <w:numId w:val="2"/>
        </w:numPr>
        <w:bidi/>
        <w:ind w:hanging="360"/>
        <w:contextualSpacing/>
        <w:rPr>
          <w:del w:id="177" w:author="Ron Gal" w:date="2017-03-05T23:26:00Z"/>
          <w:sz w:val="24"/>
          <w:szCs w:val="24"/>
        </w:rPr>
      </w:pPr>
      <w:del w:id="178" w:author="Ron Gal" w:date="2017-03-05T23:26:00Z">
        <w:r w:rsidDel="001C7B21">
          <w:rPr>
            <w:sz w:val="24"/>
            <w:szCs w:val="24"/>
            <w:rtl/>
          </w:rPr>
          <w:delText>טבלאות משתמשים</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4</w:delText>
        </w:r>
      </w:del>
    </w:p>
    <w:p w:rsidR="00481634" w:rsidDel="001C7B21" w:rsidRDefault="00471D70">
      <w:pPr>
        <w:numPr>
          <w:ilvl w:val="1"/>
          <w:numId w:val="2"/>
        </w:numPr>
        <w:bidi/>
        <w:ind w:hanging="360"/>
        <w:contextualSpacing/>
        <w:rPr>
          <w:del w:id="179" w:author="Ron Gal" w:date="2017-03-05T23:26:00Z"/>
          <w:sz w:val="24"/>
          <w:szCs w:val="24"/>
        </w:rPr>
      </w:pPr>
      <w:del w:id="180" w:author="Ron Gal" w:date="2017-03-05T23:26:00Z">
        <w:r w:rsidDel="001C7B21">
          <w:rPr>
            <w:sz w:val="24"/>
            <w:szCs w:val="24"/>
            <w:rtl/>
          </w:rPr>
          <w:delText>טבלאות פיענוח</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6</w:delText>
        </w:r>
      </w:del>
    </w:p>
    <w:p w:rsidR="00481634" w:rsidDel="001C7B21" w:rsidRDefault="00471D70">
      <w:pPr>
        <w:numPr>
          <w:ilvl w:val="1"/>
          <w:numId w:val="2"/>
        </w:numPr>
        <w:bidi/>
        <w:ind w:hanging="360"/>
        <w:contextualSpacing/>
        <w:rPr>
          <w:del w:id="181" w:author="Ron Gal" w:date="2017-03-05T23:26:00Z"/>
          <w:sz w:val="24"/>
          <w:szCs w:val="24"/>
        </w:rPr>
      </w:pPr>
      <w:del w:id="182" w:author="Ron Gal" w:date="2017-03-05T23:26:00Z">
        <w:r w:rsidDel="001C7B21">
          <w:rPr>
            <w:sz w:val="24"/>
            <w:szCs w:val="24"/>
            <w:rtl/>
          </w:rPr>
          <w:delText>טבלאות עיסקיות</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8</w:delText>
        </w:r>
      </w:del>
    </w:p>
    <w:p w:rsidR="00481634" w:rsidDel="001C7B21" w:rsidRDefault="00471D70">
      <w:pPr>
        <w:numPr>
          <w:ilvl w:val="0"/>
          <w:numId w:val="2"/>
        </w:numPr>
        <w:bidi/>
        <w:ind w:hanging="360"/>
        <w:contextualSpacing/>
        <w:rPr>
          <w:del w:id="183" w:author="Ron Gal" w:date="2017-03-05T23:26:00Z"/>
          <w:sz w:val="24"/>
          <w:szCs w:val="24"/>
        </w:rPr>
      </w:pPr>
      <w:del w:id="184" w:author="Ron Gal" w:date="2017-03-05T23:26:00Z">
        <w:r w:rsidDel="001C7B21">
          <w:rPr>
            <w:sz w:val="24"/>
            <w:szCs w:val="24"/>
            <w:rtl/>
          </w:rPr>
          <w:delText>שכבת הלוגיקה</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10</w:delText>
        </w:r>
      </w:del>
    </w:p>
    <w:p w:rsidR="00481634" w:rsidDel="001C7B21" w:rsidRDefault="00471D70">
      <w:pPr>
        <w:numPr>
          <w:ilvl w:val="0"/>
          <w:numId w:val="2"/>
        </w:numPr>
        <w:bidi/>
        <w:ind w:hanging="360"/>
        <w:contextualSpacing/>
        <w:rPr>
          <w:del w:id="185" w:author="Ron Gal" w:date="2017-03-05T23:26:00Z"/>
          <w:sz w:val="24"/>
          <w:szCs w:val="24"/>
        </w:rPr>
      </w:pPr>
      <w:del w:id="186" w:author="Ron Gal" w:date="2017-03-05T23:26:00Z">
        <w:r w:rsidDel="001C7B21">
          <w:rPr>
            <w:sz w:val="24"/>
            <w:szCs w:val="24"/>
            <w:rtl/>
          </w:rPr>
          <w:delText>שכבת השירותים</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11</w:delText>
        </w:r>
      </w:del>
    </w:p>
    <w:p w:rsidR="00481634" w:rsidDel="001C7B21" w:rsidRDefault="00471D70">
      <w:pPr>
        <w:numPr>
          <w:ilvl w:val="0"/>
          <w:numId w:val="2"/>
        </w:numPr>
        <w:bidi/>
        <w:ind w:hanging="360"/>
        <w:contextualSpacing/>
        <w:rPr>
          <w:del w:id="187" w:author="Ron Gal" w:date="2017-03-05T23:26:00Z"/>
          <w:sz w:val="24"/>
          <w:szCs w:val="24"/>
        </w:rPr>
      </w:pPr>
      <w:del w:id="188" w:author="Ron Gal" w:date="2017-03-05T23:26:00Z">
        <w:r w:rsidDel="001C7B21">
          <w:rPr>
            <w:sz w:val="24"/>
            <w:szCs w:val="24"/>
            <w:rtl/>
          </w:rPr>
          <w:delText>שכבת התצוגה</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12</w:delText>
        </w:r>
      </w:del>
    </w:p>
    <w:p w:rsidR="00481634" w:rsidDel="001C7B21" w:rsidRDefault="00471D70">
      <w:pPr>
        <w:numPr>
          <w:ilvl w:val="0"/>
          <w:numId w:val="2"/>
        </w:numPr>
        <w:bidi/>
        <w:ind w:hanging="360"/>
        <w:contextualSpacing/>
        <w:rPr>
          <w:del w:id="189" w:author="Ron Gal" w:date="2017-03-05T23:26:00Z"/>
          <w:sz w:val="24"/>
          <w:szCs w:val="24"/>
        </w:rPr>
      </w:pPr>
      <w:del w:id="190" w:author="Ron Gal" w:date="2017-03-05T23:26:00Z">
        <w:r w:rsidDel="001C7B21">
          <w:rPr>
            <w:sz w:val="24"/>
            <w:szCs w:val="24"/>
            <w:rtl/>
          </w:rPr>
          <w:delText xml:space="preserve">פרוייקט היישויות - </w:delText>
        </w:r>
        <w:r w:rsidDel="001C7B21">
          <w:rPr>
            <w:sz w:val="24"/>
            <w:szCs w:val="24"/>
          </w:rPr>
          <w:delText>Domain</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13</w:delText>
        </w:r>
      </w:del>
    </w:p>
    <w:p w:rsidR="00481634" w:rsidDel="001C7B21" w:rsidRDefault="00471D70">
      <w:pPr>
        <w:numPr>
          <w:ilvl w:val="0"/>
          <w:numId w:val="2"/>
        </w:numPr>
        <w:bidi/>
        <w:ind w:hanging="360"/>
        <w:contextualSpacing/>
        <w:rPr>
          <w:del w:id="191" w:author="Ron Gal" w:date="2017-03-05T23:26:00Z"/>
          <w:sz w:val="24"/>
          <w:szCs w:val="24"/>
        </w:rPr>
      </w:pPr>
      <w:del w:id="192" w:author="Ron Gal" w:date="2017-03-05T23:26:00Z">
        <w:r w:rsidDel="001C7B21">
          <w:rPr>
            <w:sz w:val="24"/>
            <w:szCs w:val="24"/>
            <w:rtl/>
          </w:rPr>
          <w:delText xml:space="preserve">פרוייקט מיפוי הישיות - </w:delText>
        </w:r>
        <w:r w:rsidDel="001C7B21">
          <w:rPr>
            <w:sz w:val="24"/>
            <w:szCs w:val="24"/>
          </w:rPr>
          <w:delText>Maps</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19</w:delText>
        </w:r>
      </w:del>
    </w:p>
    <w:p w:rsidR="00481634" w:rsidDel="001C7B21" w:rsidRDefault="00471D70">
      <w:pPr>
        <w:numPr>
          <w:ilvl w:val="0"/>
          <w:numId w:val="2"/>
        </w:numPr>
        <w:bidi/>
        <w:ind w:hanging="360"/>
        <w:contextualSpacing/>
        <w:rPr>
          <w:del w:id="193" w:author="Ron Gal" w:date="2017-03-05T23:26:00Z"/>
          <w:sz w:val="24"/>
          <w:szCs w:val="24"/>
        </w:rPr>
      </w:pPr>
      <w:del w:id="194" w:author="Ron Gal" w:date="2017-03-05T23:26:00Z">
        <w:r w:rsidDel="001C7B21">
          <w:rPr>
            <w:sz w:val="24"/>
            <w:szCs w:val="24"/>
            <w:rtl/>
          </w:rPr>
          <w:delText xml:space="preserve">פרוייקט השירותים - </w:delText>
        </w:r>
        <w:r w:rsidDel="001C7B21">
          <w:rPr>
            <w:sz w:val="24"/>
            <w:szCs w:val="24"/>
          </w:rPr>
          <w:delText>PlaySimple</w:delText>
        </w:r>
        <w:r w:rsidDel="001C7B21">
          <w:rPr>
            <w:sz w:val="24"/>
            <w:szCs w:val="24"/>
            <w:rtl/>
          </w:rPr>
          <w:delText xml:space="preserve">   </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21</w:delText>
        </w:r>
      </w:del>
    </w:p>
    <w:p w:rsidR="00481634" w:rsidDel="001C7B21" w:rsidRDefault="00471D70">
      <w:pPr>
        <w:numPr>
          <w:ilvl w:val="1"/>
          <w:numId w:val="2"/>
        </w:numPr>
        <w:bidi/>
        <w:ind w:hanging="360"/>
        <w:contextualSpacing/>
        <w:rPr>
          <w:del w:id="195" w:author="Ron Gal" w:date="2017-03-05T23:26:00Z"/>
          <w:sz w:val="24"/>
          <w:szCs w:val="24"/>
        </w:rPr>
      </w:pPr>
      <w:del w:id="196" w:author="Ron Gal" w:date="2017-03-05T23:26:00Z">
        <w:r w:rsidDel="001C7B21">
          <w:rPr>
            <w:sz w:val="24"/>
            <w:szCs w:val="24"/>
            <w:rtl/>
          </w:rPr>
          <w:delText xml:space="preserve">נינג'קט - </w:delText>
        </w:r>
        <w:r w:rsidDel="001C7B21">
          <w:rPr>
            <w:sz w:val="24"/>
            <w:szCs w:val="24"/>
          </w:rPr>
          <w:delText>Ninject IoC Container</w:delText>
        </w:r>
        <w:r w:rsidDel="001C7B21">
          <w:rPr>
            <w:sz w:val="24"/>
            <w:szCs w:val="24"/>
          </w:rPr>
          <w:tab/>
        </w:r>
        <w:r w:rsidDel="001C7B21">
          <w:rPr>
            <w:sz w:val="24"/>
            <w:szCs w:val="24"/>
          </w:rPr>
          <w:tab/>
        </w:r>
        <w:r w:rsidDel="001C7B21">
          <w:rPr>
            <w:sz w:val="24"/>
            <w:szCs w:val="24"/>
          </w:rPr>
          <w:tab/>
        </w:r>
        <w:r w:rsidDel="001C7B21">
          <w:rPr>
            <w:sz w:val="24"/>
            <w:szCs w:val="24"/>
          </w:rPr>
          <w:tab/>
          <w:delText>21</w:delText>
        </w:r>
      </w:del>
    </w:p>
    <w:p w:rsidR="00481634" w:rsidDel="001C7B21" w:rsidRDefault="00471D70">
      <w:pPr>
        <w:numPr>
          <w:ilvl w:val="1"/>
          <w:numId w:val="2"/>
        </w:numPr>
        <w:bidi/>
        <w:ind w:hanging="360"/>
        <w:contextualSpacing/>
        <w:rPr>
          <w:del w:id="197" w:author="Ron Gal" w:date="2017-03-05T23:26:00Z"/>
          <w:sz w:val="24"/>
          <w:szCs w:val="24"/>
        </w:rPr>
      </w:pPr>
      <w:del w:id="198" w:author="Ron Gal" w:date="2017-03-05T23:26:00Z">
        <w:r w:rsidDel="001C7B21">
          <w:rPr>
            <w:sz w:val="24"/>
            <w:szCs w:val="24"/>
          </w:rPr>
          <w:delText>Query Processors</w:delText>
        </w:r>
        <w:r w:rsidDel="001C7B21">
          <w:rPr>
            <w:sz w:val="24"/>
            <w:szCs w:val="24"/>
          </w:rPr>
          <w:tab/>
        </w:r>
        <w:r w:rsidDel="001C7B21">
          <w:rPr>
            <w:sz w:val="24"/>
            <w:szCs w:val="24"/>
          </w:rPr>
          <w:tab/>
        </w:r>
        <w:r w:rsidDel="001C7B21">
          <w:rPr>
            <w:sz w:val="24"/>
            <w:szCs w:val="24"/>
          </w:rPr>
          <w:tab/>
        </w:r>
        <w:r w:rsidDel="001C7B21">
          <w:rPr>
            <w:sz w:val="24"/>
            <w:szCs w:val="24"/>
          </w:rPr>
          <w:tab/>
        </w:r>
        <w:r w:rsidDel="001C7B21">
          <w:rPr>
            <w:sz w:val="24"/>
            <w:szCs w:val="24"/>
          </w:rPr>
          <w:tab/>
        </w:r>
        <w:r w:rsidDel="001C7B21">
          <w:rPr>
            <w:sz w:val="24"/>
            <w:szCs w:val="24"/>
          </w:rPr>
          <w:tab/>
          <w:delText>22</w:delText>
        </w:r>
      </w:del>
    </w:p>
    <w:p w:rsidR="00481634" w:rsidDel="001C7B21" w:rsidRDefault="00471D70">
      <w:pPr>
        <w:numPr>
          <w:ilvl w:val="1"/>
          <w:numId w:val="2"/>
        </w:numPr>
        <w:bidi/>
        <w:ind w:hanging="360"/>
        <w:contextualSpacing/>
        <w:rPr>
          <w:del w:id="199" w:author="Ron Gal" w:date="2017-03-05T23:26:00Z"/>
          <w:sz w:val="24"/>
          <w:szCs w:val="24"/>
        </w:rPr>
      </w:pPr>
      <w:del w:id="200" w:author="Ron Gal" w:date="2017-03-05T23:26:00Z">
        <w:r w:rsidDel="001C7B21">
          <w:rPr>
            <w:sz w:val="24"/>
            <w:szCs w:val="24"/>
            <w:rtl/>
          </w:rPr>
          <w:delText xml:space="preserve">קונטרולרים - </w:delText>
        </w:r>
        <w:r w:rsidDel="001C7B21">
          <w:rPr>
            <w:sz w:val="24"/>
            <w:szCs w:val="24"/>
          </w:rPr>
          <w:delText>Controllers</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26</w:delText>
        </w:r>
      </w:del>
    </w:p>
    <w:p w:rsidR="00481634" w:rsidDel="001C7B21" w:rsidRDefault="00471D70">
      <w:pPr>
        <w:numPr>
          <w:ilvl w:val="1"/>
          <w:numId w:val="2"/>
        </w:numPr>
        <w:bidi/>
        <w:ind w:hanging="360"/>
        <w:contextualSpacing/>
        <w:rPr>
          <w:del w:id="201" w:author="Ron Gal" w:date="2017-03-05T23:26:00Z"/>
          <w:sz w:val="24"/>
          <w:szCs w:val="24"/>
        </w:rPr>
      </w:pPr>
      <w:del w:id="202" w:author="Ron Gal" w:date="2017-03-05T23:26:00Z">
        <w:r w:rsidDel="001C7B21">
          <w:rPr>
            <w:sz w:val="24"/>
            <w:szCs w:val="24"/>
            <w:rtl/>
          </w:rPr>
          <w:delText xml:space="preserve">ולידטורים - </w:delText>
        </w:r>
        <w:r w:rsidDel="001C7B21">
          <w:rPr>
            <w:sz w:val="24"/>
            <w:szCs w:val="24"/>
          </w:rPr>
          <w:delText>Validators</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29</w:delText>
        </w:r>
        <w:r w:rsidDel="001C7B21">
          <w:rPr>
            <w:sz w:val="24"/>
            <w:szCs w:val="24"/>
            <w:rtl/>
          </w:rPr>
          <w:tab/>
        </w:r>
        <w:r w:rsidDel="001C7B21">
          <w:rPr>
            <w:sz w:val="24"/>
            <w:szCs w:val="24"/>
            <w:rtl/>
          </w:rPr>
          <w:tab/>
        </w:r>
      </w:del>
    </w:p>
    <w:p w:rsidR="00481634" w:rsidDel="001C7B21" w:rsidRDefault="00471D70">
      <w:pPr>
        <w:numPr>
          <w:ilvl w:val="1"/>
          <w:numId w:val="2"/>
        </w:numPr>
        <w:bidi/>
        <w:ind w:hanging="360"/>
        <w:contextualSpacing/>
        <w:rPr>
          <w:del w:id="203" w:author="Ron Gal" w:date="2017-03-05T23:26:00Z"/>
          <w:sz w:val="24"/>
          <w:szCs w:val="24"/>
        </w:rPr>
      </w:pPr>
      <w:del w:id="204" w:author="Ron Gal" w:date="2017-03-05T23:26:00Z">
        <w:r w:rsidDel="001C7B21">
          <w:rPr>
            <w:sz w:val="24"/>
            <w:szCs w:val="24"/>
            <w:rtl/>
          </w:rPr>
          <w:delText xml:space="preserve">פילטרים - </w:delText>
        </w:r>
        <w:r w:rsidDel="001C7B21">
          <w:rPr>
            <w:sz w:val="24"/>
            <w:szCs w:val="24"/>
          </w:rPr>
          <w:delText>Filters</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30</w:delText>
        </w:r>
      </w:del>
    </w:p>
    <w:p w:rsidR="00481634" w:rsidDel="001C7B21" w:rsidRDefault="00471D70">
      <w:pPr>
        <w:numPr>
          <w:ilvl w:val="1"/>
          <w:numId w:val="2"/>
        </w:numPr>
        <w:bidi/>
        <w:ind w:hanging="360"/>
        <w:contextualSpacing/>
        <w:rPr>
          <w:del w:id="205" w:author="Ron Gal" w:date="2017-03-05T23:26:00Z"/>
          <w:sz w:val="24"/>
          <w:szCs w:val="24"/>
        </w:rPr>
      </w:pPr>
      <w:del w:id="206" w:author="Ron Gal" w:date="2017-03-05T23:26:00Z">
        <w:r w:rsidDel="001C7B21">
          <w:rPr>
            <w:sz w:val="24"/>
            <w:szCs w:val="24"/>
            <w:rtl/>
          </w:rPr>
          <w:delText xml:space="preserve">מחלקות מעבר - </w:delText>
        </w:r>
        <w:r w:rsidDel="001C7B21">
          <w:rPr>
            <w:sz w:val="24"/>
            <w:szCs w:val="24"/>
          </w:rPr>
          <w:delText>Dtos</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31</w:delText>
        </w:r>
      </w:del>
    </w:p>
    <w:p w:rsidR="00481634" w:rsidDel="001C7B21" w:rsidRDefault="00471D70">
      <w:pPr>
        <w:numPr>
          <w:ilvl w:val="1"/>
          <w:numId w:val="2"/>
        </w:numPr>
        <w:bidi/>
        <w:ind w:hanging="360"/>
        <w:contextualSpacing/>
        <w:rPr>
          <w:del w:id="207" w:author="Ron Gal" w:date="2017-03-05T23:26:00Z"/>
          <w:sz w:val="24"/>
          <w:szCs w:val="24"/>
        </w:rPr>
      </w:pPr>
      <w:del w:id="208" w:author="Ron Gal" w:date="2017-03-05T23:26:00Z">
        <w:r w:rsidDel="001C7B21">
          <w:rPr>
            <w:sz w:val="24"/>
            <w:szCs w:val="24"/>
            <w:rtl/>
          </w:rPr>
          <w:delText xml:space="preserve">מחלקות תשתית - </w:delText>
        </w:r>
        <w:r w:rsidDel="001C7B21">
          <w:rPr>
            <w:sz w:val="24"/>
            <w:szCs w:val="24"/>
          </w:rPr>
          <w:delText>Common</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36</w:delText>
        </w:r>
      </w:del>
    </w:p>
    <w:p w:rsidR="00481634" w:rsidDel="001C7B21" w:rsidRDefault="00471D70">
      <w:pPr>
        <w:numPr>
          <w:ilvl w:val="1"/>
          <w:numId w:val="2"/>
        </w:numPr>
        <w:bidi/>
        <w:ind w:hanging="360"/>
        <w:contextualSpacing/>
        <w:rPr>
          <w:del w:id="209" w:author="Ron Gal" w:date="2017-03-05T23:26:00Z"/>
          <w:sz w:val="24"/>
          <w:szCs w:val="24"/>
        </w:rPr>
      </w:pPr>
      <w:del w:id="210" w:author="Ron Gal" w:date="2017-03-05T23:26:00Z">
        <w:r w:rsidDel="001C7B21">
          <w:rPr>
            <w:sz w:val="24"/>
            <w:szCs w:val="24"/>
            <w:rtl/>
          </w:rPr>
          <w:delText xml:space="preserve">אורך חיי בקשה </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38</w:delText>
        </w:r>
      </w:del>
    </w:p>
    <w:p w:rsidR="00481634" w:rsidDel="001C7B21" w:rsidRDefault="00471D70">
      <w:pPr>
        <w:numPr>
          <w:ilvl w:val="0"/>
          <w:numId w:val="2"/>
        </w:numPr>
        <w:bidi/>
        <w:ind w:hanging="360"/>
        <w:contextualSpacing/>
        <w:rPr>
          <w:del w:id="211" w:author="Ron Gal" w:date="2017-03-05T23:26:00Z"/>
          <w:sz w:val="24"/>
          <w:szCs w:val="24"/>
        </w:rPr>
      </w:pPr>
      <w:del w:id="212" w:author="Ron Gal" w:date="2017-03-05T23:26:00Z">
        <w:r w:rsidDel="001C7B21">
          <w:rPr>
            <w:sz w:val="24"/>
            <w:szCs w:val="24"/>
            <w:rtl/>
          </w:rPr>
          <w:delText xml:space="preserve">פרוייקט האתר - </w:delText>
        </w:r>
        <w:r w:rsidDel="001C7B21">
          <w:rPr>
            <w:sz w:val="24"/>
            <w:szCs w:val="24"/>
          </w:rPr>
          <w:delText>PlaySimpleSite</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39</w:delText>
        </w:r>
      </w:del>
    </w:p>
    <w:p w:rsidR="00481634" w:rsidDel="001C7B21" w:rsidRDefault="00471D70">
      <w:pPr>
        <w:numPr>
          <w:ilvl w:val="1"/>
          <w:numId w:val="2"/>
        </w:numPr>
        <w:bidi/>
        <w:ind w:hanging="360"/>
        <w:contextualSpacing/>
        <w:rPr>
          <w:del w:id="213" w:author="Ron Gal" w:date="2017-03-05T23:26:00Z"/>
          <w:sz w:val="24"/>
          <w:szCs w:val="24"/>
        </w:rPr>
      </w:pPr>
      <w:del w:id="214" w:author="Ron Gal" w:date="2017-03-05T23:26:00Z">
        <w:r w:rsidDel="001C7B21">
          <w:rPr>
            <w:sz w:val="24"/>
            <w:szCs w:val="24"/>
            <w:rtl/>
          </w:rPr>
          <w:delText>מסכים</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39</w:delText>
        </w:r>
      </w:del>
    </w:p>
    <w:p w:rsidR="00481634" w:rsidDel="001C7B21" w:rsidRDefault="00471D70">
      <w:pPr>
        <w:numPr>
          <w:ilvl w:val="1"/>
          <w:numId w:val="2"/>
        </w:numPr>
        <w:bidi/>
        <w:ind w:hanging="360"/>
        <w:contextualSpacing/>
        <w:rPr>
          <w:del w:id="215" w:author="Ron Gal" w:date="2017-03-05T23:26:00Z"/>
          <w:sz w:val="24"/>
          <w:szCs w:val="24"/>
        </w:rPr>
      </w:pPr>
      <w:del w:id="216" w:author="Ron Gal" w:date="2017-03-05T23:26:00Z">
        <w:r w:rsidDel="001C7B21">
          <w:rPr>
            <w:sz w:val="24"/>
            <w:szCs w:val="24"/>
            <w:rtl/>
          </w:rPr>
          <w:delText>קבצי עיצוב</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42</w:delText>
        </w:r>
      </w:del>
    </w:p>
    <w:p w:rsidR="00481634" w:rsidDel="001C7B21" w:rsidRDefault="00471D70">
      <w:pPr>
        <w:numPr>
          <w:ilvl w:val="1"/>
          <w:numId w:val="2"/>
        </w:numPr>
        <w:bidi/>
        <w:ind w:hanging="360"/>
        <w:contextualSpacing/>
        <w:rPr>
          <w:del w:id="217" w:author="Ron Gal" w:date="2017-03-05T23:26:00Z"/>
          <w:sz w:val="24"/>
          <w:szCs w:val="24"/>
        </w:rPr>
      </w:pPr>
      <w:del w:id="218" w:author="Ron Gal" w:date="2017-03-05T23:26:00Z">
        <w:r w:rsidDel="001C7B21">
          <w:rPr>
            <w:sz w:val="24"/>
            <w:szCs w:val="24"/>
            <w:rtl/>
          </w:rPr>
          <w:delText xml:space="preserve">קבצי </w:delText>
        </w:r>
        <w:r w:rsidDel="001C7B21">
          <w:rPr>
            <w:sz w:val="24"/>
            <w:szCs w:val="24"/>
          </w:rPr>
          <w:delText>javascript</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42</w:delText>
        </w:r>
      </w:del>
    </w:p>
    <w:p w:rsidR="00481634" w:rsidDel="001C7B21" w:rsidRDefault="00471D70">
      <w:pPr>
        <w:numPr>
          <w:ilvl w:val="0"/>
          <w:numId w:val="2"/>
        </w:numPr>
        <w:bidi/>
        <w:ind w:hanging="360"/>
        <w:contextualSpacing/>
        <w:rPr>
          <w:del w:id="219" w:author="Ron Gal" w:date="2017-03-05T23:26:00Z"/>
          <w:sz w:val="24"/>
          <w:szCs w:val="24"/>
        </w:rPr>
      </w:pPr>
      <w:del w:id="220" w:author="Ron Gal" w:date="2017-03-05T23:26:00Z">
        <w:r w:rsidDel="001C7B21">
          <w:rPr>
            <w:sz w:val="24"/>
            <w:szCs w:val="24"/>
            <w:rtl/>
          </w:rPr>
          <w:delText>דפוסי עיצוב</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44</w:delText>
        </w:r>
      </w:del>
    </w:p>
    <w:p w:rsidR="00481634" w:rsidDel="001C7B21" w:rsidRDefault="00471D70">
      <w:pPr>
        <w:numPr>
          <w:ilvl w:val="1"/>
          <w:numId w:val="2"/>
        </w:numPr>
        <w:bidi/>
        <w:ind w:hanging="360"/>
        <w:contextualSpacing/>
        <w:rPr>
          <w:del w:id="221" w:author="Ron Gal" w:date="2017-03-05T23:26:00Z"/>
          <w:sz w:val="24"/>
          <w:szCs w:val="24"/>
        </w:rPr>
      </w:pPr>
      <w:del w:id="222" w:author="Ron Gal" w:date="2017-03-05T23:26:00Z">
        <w:r w:rsidDel="001C7B21">
          <w:rPr>
            <w:sz w:val="24"/>
            <w:szCs w:val="24"/>
          </w:rPr>
          <w:delText>Singleton</w:delText>
        </w:r>
        <w:r w:rsidDel="001C7B21">
          <w:rPr>
            <w:sz w:val="24"/>
            <w:szCs w:val="24"/>
          </w:rPr>
          <w:tab/>
        </w:r>
        <w:r w:rsidDel="001C7B21">
          <w:rPr>
            <w:sz w:val="24"/>
            <w:szCs w:val="24"/>
          </w:rPr>
          <w:tab/>
        </w:r>
        <w:r w:rsidDel="001C7B21">
          <w:rPr>
            <w:sz w:val="24"/>
            <w:szCs w:val="24"/>
          </w:rPr>
          <w:tab/>
        </w:r>
        <w:r w:rsidDel="001C7B21">
          <w:rPr>
            <w:sz w:val="24"/>
            <w:szCs w:val="24"/>
          </w:rPr>
          <w:tab/>
        </w:r>
        <w:r w:rsidDel="001C7B21">
          <w:rPr>
            <w:sz w:val="24"/>
            <w:szCs w:val="24"/>
          </w:rPr>
          <w:tab/>
        </w:r>
        <w:r w:rsidDel="001C7B21">
          <w:rPr>
            <w:sz w:val="24"/>
            <w:szCs w:val="24"/>
          </w:rPr>
          <w:tab/>
        </w:r>
        <w:r w:rsidDel="001C7B21">
          <w:rPr>
            <w:sz w:val="24"/>
            <w:szCs w:val="24"/>
          </w:rPr>
          <w:tab/>
          <w:delText>44</w:delText>
        </w:r>
      </w:del>
    </w:p>
    <w:p w:rsidR="00481634" w:rsidDel="001C7B21" w:rsidRDefault="00471D70">
      <w:pPr>
        <w:numPr>
          <w:ilvl w:val="1"/>
          <w:numId w:val="2"/>
        </w:numPr>
        <w:bidi/>
        <w:ind w:hanging="360"/>
        <w:contextualSpacing/>
        <w:rPr>
          <w:del w:id="223" w:author="Ron Gal" w:date="2017-03-05T23:26:00Z"/>
          <w:sz w:val="24"/>
          <w:szCs w:val="24"/>
        </w:rPr>
      </w:pPr>
      <w:del w:id="224" w:author="Ron Gal" w:date="2017-03-05T23:26:00Z">
        <w:r w:rsidDel="001C7B21">
          <w:rPr>
            <w:sz w:val="24"/>
            <w:szCs w:val="24"/>
          </w:rPr>
          <w:delText>Factory Method</w:delText>
        </w:r>
        <w:r w:rsidDel="001C7B21">
          <w:rPr>
            <w:sz w:val="24"/>
            <w:szCs w:val="24"/>
          </w:rPr>
          <w:tab/>
        </w:r>
        <w:r w:rsidDel="001C7B21">
          <w:rPr>
            <w:sz w:val="24"/>
            <w:szCs w:val="24"/>
          </w:rPr>
          <w:tab/>
        </w:r>
        <w:r w:rsidDel="001C7B21">
          <w:rPr>
            <w:sz w:val="24"/>
            <w:szCs w:val="24"/>
          </w:rPr>
          <w:tab/>
        </w:r>
        <w:r w:rsidDel="001C7B21">
          <w:rPr>
            <w:sz w:val="24"/>
            <w:szCs w:val="24"/>
          </w:rPr>
          <w:tab/>
        </w:r>
        <w:r w:rsidDel="001C7B21">
          <w:rPr>
            <w:sz w:val="24"/>
            <w:szCs w:val="24"/>
          </w:rPr>
          <w:tab/>
        </w:r>
        <w:r w:rsidDel="001C7B21">
          <w:rPr>
            <w:sz w:val="24"/>
            <w:szCs w:val="24"/>
          </w:rPr>
          <w:tab/>
          <w:delText>44</w:delText>
        </w:r>
      </w:del>
    </w:p>
    <w:p w:rsidR="00481634" w:rsidDel="001C7B21" w:rsidRDefault="00471D70">
      <w:pPr>
        <w:numPr>
          <w:ilvl w:val="1"/>
          <w:numId w:val="2"/>
        </w:numPr>
        <w:bidi/>
        <w:ind w:hanging="360"/>
        <w:contextualSpacing/>
        <w:rPr>
          <w:del w:id="225" w:author="Ron Gal" w:date="2017-03-05T23:26:00Z"/>
          <w:sz w:val="24"/>
          <w:szCs w:val="24"/>
        </w:rPr>
      </w:pPr>
      <w:del w:id="226" w:author="Ron Gal" w:date="2017-03-05T23:26:00Z">
        <w:r w:rsidDel="001C7B21">
          <w:rPr>
            <w:sz w:val="24"/>
            <w:szCs w:val="24"/>
          </w:rPr>
          <w:delText>Decorator</w:delText>
        </w:r>
        <w:r w:rsidDel="001C7B21">
          <w:rPr>
            <w:sz w:val="24"/>
            <w:szCs w:val="24"/>
          </w:rPr>
          <w:tab/>
        </w:r>
        <w:r w:rsidDel="001C7B21">
          <w:rPr>
            <w:sz w:val="24"/>
            <w:szCs w:val="24"/>
          </w:rPr>
          <w:tab/>
        </w:r>
        <w:r w:rsidDel="001C7B21">
          <w:rPr>
            <w:sz w:val="24"/>
            <w:szCs w:val="24"/>
          </w:rPr>
          <w:tab/>
        </w:r>
        <w:r w:rsidDel="001C7B21">
          <w:rPr>
            <w:sz w:val="24"/>
            <w:szCs w:val="24"/>
          </w:rPr>
          <w:tab/>
        </w:r>
        <w:r w:rsidDel="001C7B21">
          <w:rPr>
            <w:sz w:val="24"/>
            <w:szCs w:val="24"/>
          </w:rPr>
          <w:tab/>
        </w:r>
        <w:r w:rsidDel="001C7B21">
          <w:rPr>
            <w:sz w:val="24"/>
            <w:szCs w:val="24"/>
          </w:rPr>
          <w:tab/>
        </w:r>
        <w:r w:rsidDel="001C7B21">
          <w:rPr>
            <w:sz w:val="24"/>
            <w:szCs w:val="24"/>
          </w:rPr>
          <w:tab/>
          <w:delText>44</w:delText>
        </w:r>
      </w:del>
    </w:p>
    <w:p w:rsidR="00481634" w:rsidDel="001C7B21" w:rsidRDefault="00471D70">
      <w:pPr>
        <w:numPr>
          <w:ilvl w:val="0"/>
          <w:numId w:val="2"/>
        </w:numPr>
        <w:bidi/>
        <w:ind w:hanging="360"/>
        <w:contextualSpacing/>
        <w:rPr>
          <w:del w:id="227" w:author="Ron Gal" w:date="2017-03-05T23:26:00Z"/>
          <w:sz w:val="24"/>
          <w:szCs w:val="24"/>
        </w:rPr>
      </w:pPr>
      <w:del w:id="228" w:author="Ron Gal" w:date="2017-03-05T23:26:00Z">
        <w:r w:rsidDel="001C7B21">
          <w:rPr>
            <w:sz w:val="24"/>
            <w:szCs w:val="24"/>
            <w:rtl/>
          </w:rPr>
          <w:delText>שינויים עתידיים</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45</w:delText>
        </w:r>
      </w:del>
    </w:p>
    <w:p w:rsidR="00481634" w:rsidDel="001C7B21" w:rsidRDefault="00471D70">
      <w:pPr>
        <w:numPr>
          <w:ilvl w:val="0"/>
          <w:numId w:val="2"/>
        </w:numPr>
        <w:bidi/>
        <w:ind w:hanging="360"/>
        <w:contextualSpacing/>
        <w:rPr>
          <w:del w:id="229" w:author="Ron Gal" w:date="2017-03-05T23:26:00Z"/>
          <w:sz w:val="24"/>
          <w:szCs w:val="24"/>
        </w:rPr>
      </w:pPr>
      <w:del w:id="230" w:author="Ron Gal" w:date="2017-03-05T23:26:00Z">
        <w:r w:rsidDel="001C7B21">
          <w:rPr>
            <w:sz w:val="24"/>
            <w:szCs w:val="24"/>
            <w:rtl/>
          </w:rPr>
          <w:delText>דיאגרמות</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46</w:delText>
        </w:r>
      </w:del>
    </w:p>
    <w:p w:rsidR="00481634" w:rsidDel="001C7B21" w:rsidRDefault="00471D70">
      <w:pPr>
        <w:numPr>
          <w:ilvl w:val="1"/>
          <w:numId w:val="2"/>
        </w:numPr>
        <w:bidi/>
        <w:ind w:hanging="360"/>
        <w:contextualSpacing/>
        <w:rPr>
          <w:del w:id="231" w:author="Ron Gal" w:date="2017-03-05T23:26:00Z"/>
          <w:sz w:val="24"/>
          <w:szCs w:val="24"/>
        </w:rPr>
      </w:pPr>
      <w:del w:id="232" w:author="Ron Gal" w:date="2017-03-05T23:26:00Z">
        <w:r w:rsidDel="001C7B21">
          <w:rPr>
            <w:sz w:val="24"/>
            <w:szCs w:val="24"/>
            <w:rtl/>
          </w:rPr>
          <w:delText xml:space="preserve">מודל ישויות קשרים - </w:delText>
        </w:r>
        <w:r w:rsidDel="001C7B21">
          <w:rPr>
            <w:sz w:val="24"/>
            <w:szCs w:val="24"/>
          </w:rPr>
          <w:delText>ERD</w:delText>
        </w:r>
        <w:r w:rsidDel="001C7B21">
          <w:rPr>
            <w:sz w:val="24"/>
            <w:szCs w:val="24"/>
            <w:rtl/>
          </w:rPr>
          <w:delText xml:space="preserve"> </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46</w:delText>
        </w:r>
      </w:del>
    </w:p>
    <w:p w:rsidR="00481634" w:rsidDel="001C7B21" w:rsidRDefault="00471D70">
      <w:pPr>
        <w:numPr>
          <w:ilvl w:val="1"/>
          <w:numId w:val="2"/>
        </w:numPr>
        <w:bidi/>
        <w:ind w:hanging="360"/>
        <w:contextualSpacing/>
        <w:rPr>
          <w:del w:id="233" w:author="Ron Gal" w:date="2017-03-05T23:26:00Z"/>
          <w:sz w:val="24"/>
          <w:szCs w:val="24"/>
        </w:rPr>
      </w:pPr>
      <w:del w:id="234" w:author="Ron Gal" w:date="2017-03-05T23:26:00Z">
        <w:r w:rsidDel="001C7B21">
          <w:rPr>
            <w:sz w:val="24"/>
            <w:szCs w:val="24"/>
            <w:rtl/>
          </w:rPr>
          <w:delText xml:space="preserve">דיאגרמות מחלקה - </w:delText>
        </w:r>
        <w:r w:rsidDel="001C7B21">
          <w:rPr>
            <w:sz w:val="24"/>
            <w:szCs w:val="24"/>
          </w:rPr>
          <w:delText>Class Diagrams</w:delText>
        </w:r>
        <w:r w:rsidDel="001C7B21">
          <w:rPr>
            <w:sz w:val="24"/>
            <w:szCs w:val="24"/>
            <w:rtl/>
          </w:rPr>
          <w:tab/>
        </w:r>
        <w:r w:rsidDel="001C7B21">
          <w:rPr>
            <w:sz w:val="24"/>
            <w:szCs w:val="24"/>
            <w:rtl/>
          </w:rPr>
          <w:tab/>
        </w:r>
        <w:r w:rsidDel="001C7B21">
          <w:rPr>
            <w:sz w:val="24"/>
            <w:szCs w:val="24"/>
            <w:rtl/>
          </w:rPr>
          <w:tab/>
        </w:r>
        <w:r w:rsidDel="001C7B21">
          <w:rPr>
            <w:sz w:val="24"/>
            <w:szCs w:val="24"/>
            <w:rtl/>
          </w:rPr>
          <w:tab/>
          <w:delText>47</w:delText>
        </w:r>
      </w:del>
    </w:p>
    <w:p w:rsidR="00481634" w:rsidDel="001C7B21" w:rsidRDefault="00471D70">
      <w:pPr>
        <w:numPr>
          <w:ilvl w:val="1"/>
          <w:numId w:val="2"/>
        </w:numPr>
        <w:bidi/>
        <w:ind w:hanging="360"/>
        <w:contextualSpacing/>
        <w:rPr>
          <w:del w:id="235" w:author="Ron Gal" w:date="2017-03-05T23:26:00Z"/>
          <w:sz w:val="24"/>
          <w:szCs w:val="24"/>
        </w:rPr>
      </w:pPr>
      <w:del w:id="236" w:author="Ron Gal" w:date="2017-03-05T23:26:00Z">
        <w:r w:rsidDel="001C7B21">
          <w:rPr>
            <w:sz w:val="24"/>
            <w:szCs w:val="24"/>
            <w:rtl/>
          </w:rPr>
          <w:delText xml:space="preserve">דיאגרמות רצף - </w:delText>
        </w:r>
        <w:r w:rsidDel="001C7B21">
          <w:rPr>
            <w:sz w:val="24"/>
            <w:szCs w:val="24"/>
          </w:rPr>
          <w:delText>Sequence Diagram</w:delText>
        </w:r>
        <w:r w:rsidDel="001C7B21">
          <w:rPr>
            <w:sz w:val="24"/>
            <w:szCs w:val="24"/>
            <w:rtl/>
          </w:rPr>
          <w:tab/>
        </w:r>
        <w:r w:rsidDel="001C7B21">
          <w:rPr>
            <w:sz w:val="24"/>
            <w:szCs w:val="24"/>
            <w:rtl/>
          </w:rPr>
          <w:tab/>
        </w:r>
        <w:r w:rsidDel="001C7B21">
          <w:rPr>
            <w:sz w:val="24"/>
            <w:szCs w:val="24"/>
            <w:rtl/>
          </w:rPr>
          <w:tab/>
        </w:r>
        <w:r w:rsidDel="001C7B21">
          <w:rPr>
            <w:sz w:val="24"/>
            <w:szCs w:val="24"/>
            <w:rtl/>
          </w:rPr>
          <w:tab/>
          <w:delText>50</w:delText>
        </w:r>
      </w:del>
    </w:p>
    <w:p w:rsidR="00481634" w:rsidDel="001C7B21" w:rsidRDefault="00481634">
      <w:pPr>
        <w:bidi/>
        <w:ind w:left="720"/>
        <w:rPr>
          <w:del w:id="237" w:author="Ron Gal" w:date="2017-03-05T23:26:00Z"/>
        </w:rPr>
      </w:pPr>
    </w:p>
    <w:p w:rsidR="00F52774" w:rsidRDefault="00F52774">
      <w:pPr>
        <w:rPr>
          <w:ins w:id="238" w:author="Ron Gal" w:date="2017-03-05T23:19:00Z"/>
          <w:sz w:val="36"/>
          <w:szCs w:val="36"/>
          <w:u w:val="single"/>
          <w:rtl/>
        </w:rPr>
      </w:pPr>
      <w:ins w:id="239" w:author="Ron Gal" w:date="2017-03-05T23:19:00Z">
        <w:r>
          <w:rPr>
            <w:sz w:val="36"/>
            <w:szCs w:val="36"/>
            <w:u w:val="single"/>
            <w:rtl/>
          </w:rPr>
          <w:br w:type="page"/>
        </w:r>
      </w:ins>
    </w:p>
    <w:p w:rsidR="00481634" w:rsidRDefault="00471D70">
      <w:pPr>
        <w:pStyle w:val="Heading1"/>
        <w:bidi/>
        <w:pPrChange w:id="240" w:author="Ron Gal" w:date="2017-03-05T23:19:00Z">
          <w:pPr>
            <w:bidi/>
          </w:pPr>
        </w:pPrChange>
      </w:pPr>
      <w:bookmarkStart w:id="241" w:name="_Toc476522450"/>
      <w:r>
        <w:rPr>
          <w:rtl/>
        </w:rPr>
        <w:lastRenderedPageBreak/>
        <w:t>תיאור כללי של המערכת</w:t>
      </w:r>
      <w:r>
        <w:rPr>
          <w:noProof/>
        </w:rPr>
        <w:drawing>
          <wp:anchor distT="114300" distB="114300" distL="114300" distR="114300" simplePos="0" relativeHeight="251658752" behindDoc="0" locked="0" layoutInCell="0" hidden="0" allowOverlap="1">
            <wp:simplePos x="0" y="0"/>
            <wp:positionH relativeFrom="margin">
              <wp:posOffset>-161924</wp:posOffset>
            </wp:positionH>
            <wp:positionV relativeFrom="paragraph">
              <wp:posOffset>0</wp:posOffset>
            </wp:positionV>
            <wp:extent cx="2383849" cy="3243263"/>
            <wp:effectExtent l="0" t="0" r="0" b="0"/>
            <wp:wrapSquare wrapText="bothSides" distT="114300" distB="114300" distL="114300" distR="11430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2383849" cy="3243263"/>
                    </a:xfrm>
                    <a:prstGeom prst="rect">
                      <a:avLst/>
                    </a:prstGeom>
                    <a:ln/>
                  </pic:spPr>
                </pic:pic>
              </a:graphicData>
            </a:graphic>
          </wp:anchor>
        </w:drawing>
      </w:r>
      <w:bookmarkEnd w:id="241"/>
    </w:p>
    <w:p w:rsidR="00481634" w:rsidRDefault="00471D70">
      <w:pPr>
        <w:bidi/>
      </w:pPr>
      <w:r>
        <w:rPr>
          <w:sz w:val="24"/>
          <w:szCs w:val="24"/>
          <w:rtl/>
        </w:rPr>
        <w:t>המערכת תבנה באריכטקטורת שרת-לקוח כך שלשרת יהיה גישה למסד נתונים.</w:t>
      </w:r>
    </w:p>
    <w:p w:rsidR="00481634" w:rsidRDefault="00481634">
      <w:pPr>
        <w:bidi/>
      </w:pPr>
    </w:p>
    <w:p w:rsidR="00481634" w:rsidRDefault="00471D70">
      <w:pPr>
        <w:bidi/>
      </w:pPr>
      <w:r>
        <w:rPr>
          <w:sz w:val="24"/>
          <w:szCs w:val="24"/>
          <w:rtl/>
        </w:rPr>
        <w:t xml:space="preserve">שכבת השרת והלקוח יתקשרו ע"י פרוטוקול </w:t>
      </w:r>
      <w:r>
        <w:rPr>
          <w:sz w:val="24"/>
          <w:szCs w:val="24"/>
        </w:rPr>
        <w:t>http</w:t>
      </w:r>
      <w:r>
        <w:rPr>
          <w:sz w:val="24"/>
          <w:szCs w:val="24"/>
          <w:rtl/>
        </w:rPr>
        <w:t xml:space="preserve"> באופן שבו כל פניה עומדת בפני עצמה (</w:t>
      </w:r>
      <w:r>
        <w:rPr>
          <w:sz w:val="24"/>
          <w:szCs w:val="24"/>
        </w:rPr>
        <w:t>stateless</w:t>
      </w:r>
      <w:r>
        <w:rPr>
          <w:sz w:val="24"/>
          <w:szCs w:val="24"/>
          <w:rtl/>
        </w:rPr>
        <w:t>).</w:t>
      </w:r>
    </w:p>
    <w:p w:rsidR="00481634" w:rsidRDefault="00471D70">
      <w:pPr>
        <w:bidi/>
      </w:pPr>
      <w:r>
        <w:rPr>
          <w:sz w:val="24"/>
          <w:szCs w:val="24"/>
          <w:rtl/>
        </w:rPr>
        <w:t xml:space="preserve">השרת יפנה למסד הנתונים ע"י </w:t>
      </w:r>
      <w:r>
        <w:rPr>
          <w:sz w:val="24"/>
          <w:szCs w:val="24"/>
        </w:rPr>
        <w:t>O/R Mapping</w:t>
      </w:r>
      <w:r>
        <w:rPr>
          <w:sz w:val="24"/>
          <w:szCs w:val="24"/>
          <w:rtl/>
        </w:rPr>
        <w:t xml:space="preserve"> במימוש של </w:t>
      </w:r>
      <w:r>
        <w:rPr>
          <w:sz w:val="24"/>
          <w:szCs w:val="24"/>
        </w:rPr>
        <w:t>NHibernate.</w:t>
      </w:r>
    </w:p>
    <w:p w:rsidR="00481634" w:rsidRDefault="00481634">
      <w:pPr>
        <w:bidi/>
      </w:pPr>
    </w:p>
    <w:p w:rsidR="00481634" w:rsidRDefault="00481634">
      <w:pPr>
        <w:bidi/>
      </w:pPr>
    </w:p>
    <w:p w:rsidR="00481634" w:rsidRDefault="00481634">
      <w:pPr>
        <w:bidi/>
      </w:pPr>
    </w:p>
    <w:p w:rsidR="00481634" w:rsidRDefault="00481634">
      <w:pPr>
        <w:bidi/>
      </w:pPr>
    </w:p>
    <w:p w:rsidR="00481634" w:rsidRDefault="00481634">
      <w:pPr>
        <w:bidi/>
      </w:pPr>
    </w:p>
    <w:p w:rsidR="00481634" w:rsidRDefault="00481634">
      <w:pPr>
        <w:bidi/>
      </w:pPr>
    </w:p>
    <w:p w:rsidR="00481634" w:rsidRDefault="00481634">
      <w:pPr>
        <w:bidi/>
      </w:pPr>
    </w:p>
    <w:p w:rsidR="00471D70" w:rsidRDefault="00471D70">
      <w:pPr>
        <w:bidi/>
        <w:rPr>
          <w:sz w:val="28"/>
          <w:szCs w:val="28"/>
          <w:rtl/>
        </w:rPr>
      </w:pPr>
    </w:p>
    <w:p w:rsidR="00481634" w:rsidRDefault="00471D70">
      <w:pPr>
        <w:pStyle w:val="Heading2"/>
        <w:bidi/>
        <w:pPrChange w:id="242" w:author="Ron Gal" w:date="2017-03-05T23:20:00Z">
          <w:pPr>
            <w:bidi/>
          </w:pPr>
        </w:pPrChange>
      </w:pPr>
      <w:bookmarkStart w:id="243" w:name="_Toc476522451"/>
      <w:r>
        <w:rPr>
          <w:rtl/>
        </w:rPr>
        <w:t>מוסכמות רישום</w:t>
      </w:r>
      <w:bookmarkEnd w:id="243"/>
    </w:p>
    <w:p w:rsidR="00481634" w:rsidRDefault="00471D70" w:rsidP="008525B6">
      <w:pPr>
        <w:numPr>
          <w:ilvl w:val="0"/>
          <w:numId w:val="1"/>
        </w:numPr>
        <w:bidi/>
        <w:ind w:hanging="360"/>
        <w:contextualSpacing/>
        <w:rPr>
          <w:sz w:val="24"/>
          <w:szCs w:val="24"/>
        </w:rPr>
      </w:pPr>
      <w:r>
        <w:rPr>
          <w:sz w:val="24"/>
          <w:szCs w:val="24"/>
          <w:rtl/>
        </w:rPr>
        <w:t xml:space="preserve">שמות הטבלאות ושדותיהן במסד הנתונים </w:t>
      </w:r>
      <w:r w:rsidR="008525B6">
        <w:rPr>
          <w:sz w:val="24"/>
          <w:szCs w:val="24"/>
          <w:rtl/>
        </w:rPr>
        <w:t xml:space="preserve">בפורמט </w:t>
      </w:r>
      <w:r w:rsidR="008525B6">
        <w:rPr>
          <w:sz w:val="24"/>
          <w:szCs w:val="24"/>
        </w:rPr>
        <w:t>PascalCase</w:t>
      </w:r>
      <w:r w:rsidR="008525B6">
        <w:rPr>
          <w:rFonts w:hint="cs"/>
          <w:sz w:val="24"/>
          <w:szCs w:val="24"/>
          <w:rtl/>
        </w:rPr>
        <w:t xml:space="preserve">, </w:t>
      </w:r>
      <w:r w:rsidR="008525B6">
        <w:rPr>
          <w:sz w:val="24"/>
          <w:szCs w:val="24"/>
          <w:rtl/>
        </w:rPr>
        <w:t>כלומר אותיות קטנות פרט לאות הראשונה בכל מילה.</w:t>
      </w:r>
    </w:p>
    <w:p w:rsidR="00481634" w:rsidRDefault="00471D70" w:rsidP="008525B6">
      <w:pPr>
        <w:numPr>
          <w:ilvl w:val="0"/>
          <w:numId w:val="1"/>
        </w:numPr>
        <w:bidi/>
        <w:ind w:hanging="360"/>
        <w:contextualSpacing/>
        <w:rPr>
          <w:sz w:val="24"/>
          <w:szCs w:val="24"/>
        </w:rPr>
      </w:pPr>
      <w:r>
        <w:rPr>
          <w:sz w:val="24"/>
          <w:szCs w:val="24"/>
          <w:rtl/>
        </w:rPr>
        <w:t xml:space="preserve">בצד השרת, שמות התיקיות, המחלקות והפונקציות יכתבו בפורמט </w:t>
      </w:r>
      <w:r>
        <w:rPr>
          <w:sz w:val="24"/>
          <w:szCs w:val="24"/>
        </w:rPr>
        <w:t>PascalCase</w:t>
      </w:r>
      <w:r w:rsidR="008525B6">
        <w:rPr>
          <w:rFonts w:hint="cs"/>
          <w:sz w:val="24"/>
          <w:szCs w:val="24"/>
          <w:rtl/>
        </w:rPr>
        <w:t xml:space="preserve">. </w:t>
      </w:r>
      <w:r>
        <w:rPr>
          <w:sz w:val="24"/>
          <w:szCs w:val="24"/>
          <w:rtl/>
        </w:rPr>
        <w:t xml:space="preserve">בנוסף, פרמטרים של פונקציות ומשתנים יכתבו בפורמט של </w:t>
      </w:r>
      <w:r>
        <w:rPr>
          <w:sz w:val="24"/>
          <w:szCs w:val="24"/>
        </w:rPr>
        <w:t>camelCase</w:t>
      </w:r>
      <w:r w:rsidR="008525B6">
        <w:rPr>
          <w:rFonts w:hint="cs"/>
          <w:sz w:val="24"/>
          <w:szCs w:val="24"/>
          <w:rtl/>
        </w:rPr>
        <w:t>,</w:t>
      </w:r>
      <w:r>
        <w:rPr>
          <w:sz w:val="24"/>
          <w:szCs w:val="24"/>
          <w:rtl/>
        </w:rPr>
        <w:t xml:space="preserve"> כלומר מילה ראשונה באותיות קטנות וכל אות במילה נוספת תכתב באות גדולה.</w:t>
      </w:r>
    </w:p>
    <w:p w:rsidR="00481634" w:rsidRDefault="00471D70">
      <w:pPr>
        <w:numPr>
          <w:ilvl w:val="0"/>
          <w:numId w:val="1"/>
        </w:numPr>
        <w:bidi/>
        <w:ind w:hanging="360"/>
        <w:contextualSpacing/>
        <w:rPr>
          <w:sz w:val="24"/>
          <w:szCs w:val="24"/>
        </w:rPr>
      </w:pPr>
      <w:r>
        <w:rPr>
          <w:sz w:val="24"/>
          <w:szCs w:val="24"/>
          <w:rtl/>
        </w:rPr>
        <w:t xml:space="preserve">קבצי צד הלקוח יכתבו בפורמט </w:t>
      </w:r>
      <w:r>
        <w:rPr>
          <w:sz w:val="24"/>
          <w:szCs w:val="24"/>
        </w:rPr>
        <w:t>camelCase</w:t>
      </w:r>
      <w:r>
        <w:rPr>
          <w:sz w:val="24"/>
          <w:szCs w:val="24"/>
          <w:rtl/>
        </w:rPr>
        <w:t>, כלומר מילה ראשונה באותיות קטנות וכל אות ראשונה במילה נוספת תכתב באות גדולה.</w:t>
      </w:r>
    </w:p>
    <w:p w:rsidR="00481634" w:rsidRDefault="00471D70">
      <w:pPr>
        <w:numPr>
          <w:ilvl w:val="0"/>
          <w:numId w:val="1"/>
        </w:numPr>
        <w:bidi/>
        <w:ind w:hanging="360"/>
        <w:contextualSpacing/>
        <w:rPr>
          <w:sz w:val="24"/>
          <w:szCs w:val="24"/>
        </w:rPr>
      </w:pPr>
      <w:r>
        <w:rPr>
          <w:sz w:val="24"/>
          <w:szCs w:val="24"/>
          <w:rtl/>
        </w:rPr>
        <w:t xml:space="preserve">משתנים פרטיים ברמת המחלקה, יתחילו בקו תחתון ומילה ראשונה באותיות קטנות וכל אות ראשונה במילה נוספת תכתב באות גדולה (מוסכמה של </w:t>
      </w:r>
      <w:r>
        <w:rPr>
          <w:sz w:val="24"/>
          <w:szCs w:val="24"/>
        </w:rPr>
        <w:t>C</w:t>
      </w:r>
      <w:r>
        <w:rPr>
          <w:sz w:val="24"/>
          <w:szCs w:val="24"/>
          <w:rtl/>
        </w:rPr>
        <w:t>#).</w:t>
      </w:r>
    </w:p>
    <w:p w:rsidR="008525B6" w:rsidRDefault="00471D70" w:rsidP="008525B6">
      <w:pPr>
        <w:numPr>
          <w:ilvl w:val="0"/>
          <w:numId w:val="1"/>
        </w:numPr>
        <w:bidi/>
        <w:ind w:hanging="360"/>
        <w:contextualSpacing/>
        <w:rPr>
          <w:sz w:val="24"/>
          <w:szCs w:val="24"/>
        </w:rPr>
      </w:pPr>
      <w:r w:rsidRPr="008525B6">
        <w:rPr>
          <w:sz w:val="24"/>
          <w:szCs w:val="24"/>
          <w:rtl/>
        </w:rPr>
        <w:t>שמות מחלקות ה-</w:t>
      </w:r>
      <w:r w:rsidRPr="008525B6">
        <w:rPr>
          <w:sz w:val="24"/>
          <w:szCs w:val="24"/>
        </w:rPr>
        <w:t>Domain</w:t>
      </w:r>
      <w:r w:rsidRPr="008525B6">
        <w:rPr>
          <w:sz w:val="24"/>
          <w:szCs w:val="24"/>
          <w:rtl/>
        </w:rPr>
        <w:t xml:space="preserve"> (שהן ייצוג הישויות במסד הנותנים בקו</w:t>
      </w:r>
      <w:r w:rsidR="008525B6">
        <w:rPr>
          <w:sz w:val="24"/>
          <w:szCs w:val="24"/>
          <w:rtl/>
        </w:rPr>
        <w:t>ד השרת) יהיו זהים לשמות הטבלאות</w:t>
      </w:r>
      <w:r w:rsidR="008525B6">
        <w:rPr>
          <w:rFonts w:hint="cs"/>
          <w:sz w:val="24"/>
          <w:szCs w:val="24"/>
          <w:rtl/>
        </w:rPr>
        <w:t xml:space="preserve">. </w:t>
      </w:r>
    </w:p>
    <w:p w:rsidR="00481634" w:rsidRPr="008525B6" w:rsidRDefault="00471D70" w:rsidP="008525B6">
      <w:pPr>
        <w:numPr>
          <w:ilvl w:val="0"/>
          <w:numId w:val="1"/>
        </w:numPr>
        <w:bidi/>
        <w:ind w:hanging="360"/>
        <w:contextualSpacing/>
        <w:rPr>
          <w:sz w:val="24"/>
          <w:szCs w:val="24"/>
        </w:rPr>
      </w:pPr>
      <w:r w:rsidRPr="008525B6">
        <w:rPr>
          <w:sz w:val="24"/>
          <w:szCs w:val="24"/>
          <w:rtl/>
        </w:rPr>
        <w:t xml:space="preserve">כל מחלקה השייכת לקבוצה מסויימת תסתיים בסיומת הקבוצה להסברת תפקידה למשל ה- </w:t>
      </w:r>
      <w:r w:rsidRPr="008525B6">
        <w:rPr>
          <w:sz w:val="24"/>
          <w:szCs w:val="24"/>
        </w:rPr>
        <w:t>controller</w:t>
      </w:r>
      <w:r w:rsidRPr="008525B6">
        <w:rPr>
          <w:sz w:val="24"/>
          <w:szCs w:val="24"/>
          <w:rtl/>
        </w:rPr>
        <w:t xml:space="preserve"> </w:t>
      </w:r>
      <w:r w:rsidR="008525B6">
        <w:rPr>
          <w:rFonts w:hint="cs"/>
          <w:sz w:val="24"/>
          <w:szCs w:val="24"/>
          <w:rtl/>
        </w:rPr>
        <w:t xml:space="preserve">הוטרינרים </w:t>
      </w:r>
      <w:r w:rsidRPr="008525B6">
        <w:rPr>
          <w:sz w:val="24"/>
          <w:szCs w:val="24"/>
          <w:rtl/>
        </w:rPr>
        <w:t xml:space="preserve">יקרא </w:t>
      </w:r>
      <w:r w:rsidR="008525B6">
        <w:rPr>
          <w:sz w:val="24"/>
          <w:szCs w:val="24"/>
        </w:rPr>
        <w:t>VetsController</w:t>
      </w:r>
      <w:r w:rsidRPr="008525B6">
        <w:rPr>
          <w:sz w:val="24"/>
          <w:szCs w:val="24"/>
          <w:rtl/>
        </w:rPr>
        <w:t>.</w:t>
      </w:r>
    </w:p>
    <w:p w:rsidR="00481634" w:rsidRDefault="00481634">
      <w:pPr>
        <w:bidi/>
      </w:pPr>
    </w:p>
    <w:p w:rsidR="00481634" w:rsidRDefault="00471D70">
      <w:pPr>
        <w:pStyle w:val="Heading1"/>
        <w:bidi/>
        <w:pPrChange w:id="244" w:author="Ron Gal" w:date="2017-03-05T23:20:00Z">
          <w:pPr>
            <w:bidi/>
          </w:pPr>
        </w:pPrChange>
      </w:pPr>
      <w:bookmarkStart w:id="245" w:name="_Toc476522452"/>
      <w:r>
        <w:rPr>
          <w:rtl/>
        </w:rPr>
        <w:t>שכבת בסיסי הנתונים</w:t>
      </w:r>
      <w:bookmarkEnd w:id="245"/>
    </w:p>
    <w:p w:rsidR="00481634" w:rsidRDefault="00471D70">
      <w:pPr>
        <w:bidi/>
      </w:pPr>
      <w:r>
        <w:rPr>
          <w:sz w:val="24"/>
          <w:szCs w:val="24"/>
          <w:rtl/>
        </w:rPr>
        <w:t xml:space="preserve">שכבה זו אחראית על תקשורת מול מסד הנתונים וביצוע פעולות שמירה, עדכון, מחיקה ושליפה של נתונים. המערכת משתמשת במסד נתונים מסוג </w:t>
      </w:r>
      <w:r>
        <w:rPr>
          <w:sz w:val="24"/>
          <w:szCs w:val="24"/>
        </w:rPr>
        <w:t>Sqlite</w:t>
      </w:r>
      <w:r>
        <w:rPr>
          <w:sz w:val="24"/>
          <w:szCs w:val="24"/>
          <w:rtl/>
        </w:rPr>
        <w:t xml:space="preserve">, בשם </w:t>
      </w:r>
      <w:r>
        <w:rPr>
          <w:sz w:val="24"/>
          <w:szCs w:val="24"/>
        </w:rPr>
        <w:t>db.sqlite</w:t>
      </w:r>
      <w:r>
        <w:rPr>
          <w:sz w:val="24"/>
          <w:szCs w:val="24"/>
          <w:rtl/>
        </w:rPr>
        <w:t xml:space="preserve">, הנמצא תחת תיקיית </w:t>
      </w:r>
      <w:r>
        <w:rPr>
          <w:sz w:val="24"/>
          <w:szCs w:val="24"/>
        </w:rPr>
        <w:t>App_Data</w:t>
      </w:r>
      <w:r>
        <w:rPr>
          <w:sz w:val="24"/>
          <w:szCs w:val="24"/>
          <w:rtl/>
        </w:rPr>
        <w:t>.</w:t>
      </w:r>
    </w:p>
    <w:p w:rsidR="00481634" w:rsidRDefault="00481634">
      <w:pPr>
        <w:bidi/>
      </w:pPr>
    </w:p>
    <w:p w:rsidR="00481634" w:rsidRDefault="00471D70">
      <w:pPr>
        <w:bidi/>
      </w:pPr>
      <w:r>
        <w:rPr>
          <w:sz w:val="24"/>
          <w:szCs w:val="24"/>
          <w:rtl/>
        </w:rPr>
        <w:lastRenderedPageBreak/>
        <w:t>שכבה זו אחראית על מספר תהליכים שונים במהלך חיי המערכת:</w:t>
      </w:r>
    </w:p>
    <w:p w:rsidR="00481634" w:rsidRDefault="00471D70">
      <w:pPr>
        <w:numPr>
          <w:ilvl w:val="0"/>
          <w:numId w:val="12"/>
        </w:numPr>
        <w:bidi/>
        <w:ind w:hanging="360"/>
        <w:contextualSpacing/>
        <w:rPr>
          <w:sz w:val="24"/>
          <w:szCs w:val="24"/>
        </w:rPr>
      </w:pPr>
      <w:r>
        <w:rPr>
          <w:sz w:val="24"/>
          <w:szCs w:val="24"/>
          <w:rtl/>
        </w:rPr>
        <w:t xml:space="preserve">כאשר המערכת עולה מאותחל אובייקט </w:t>
      </w:r>
      <w:r>
        <w:rPr>
          <w:sz w:val="24"/>
          <w:szCs w:val="24"/>
        </w:rPr>
        <w:t>SessionFactory</w:t>
      </w:r>
      <w:r>
        <w:rPr>
          <w:sz w:val="24"/>
          <w:szCs w:val="24"/>
          <w:rtl/>
        </w:rPr>
        <w:t xml:space="preserve">, שהינו </w:t>
      </w:r>
      <w:r>
        <w:rPr>
          <w:sz w:val="24"/>
          <w:szCs w:val="24"/>
        </w:rPr>
        <w:t>Singleton</w:t>
      </w:r>
      <w:r>
        <w:rPr>
          <w:sz w:val="24"/>
          <w:szCs w:val="24"/>
          <w:rtl/>
        </w:rPr>
        <w:t xml:space="preserve">, ויודע לייצר עצמים מסוג </w:t>
      </w:r>
      <w:r>
        <w:rPr>
          <w:sz w:val="24"/>
          <w:szCs w:val="24"/>
        </w:rPr>
        <w:t>Session</w:t>
      </w:r>
      <w:r>
        <w:rPr>
          <w:sz w:val="24"/>
          <w:szCs w:val="24"/>
          <w:rtl/>
        </w:rPr>
        <w:t>. עצמים אלו מייצגים חיבור למסד הנתונים, ובעזרתם ניתן לבצע פעולות במסד הנתונים.</w:t>
      </w:r>
    </w:p>
    <w:p w:rsidR="00481634" w:rsidRDefault="00471D70">
      <w:pPr>
        <w:numPr>
          <w:ilvl w:val="0"/>
          <w:numId w:val="12"/>
        </w:numPr>
        <w:bidi/>
        <w:ind w:hanging="360"/>
        <w:contextualSpacing/>
        <w:rPr>
          <w:sz w:val="24"/>
          <w:szCs w:val="24"/>
        </w:rPr>
      </w:pPr>
      <w:r>
        <w:rPr>
          <w:sz w:val="24"/>
          <w:szCs w:val="24"/>
          <w:rtl/>
        </w:rPr>
        <w:t xml:space="preserve">עבור כל בקשה המגיעה לשרת מאותחל ונשמר </w:t>
      </w:r>
      <w:r>
        <w:rPr>
          <w:sz w:val="24"/>
          <w:szCs w:val="24"/>
        </w:rPr>
        <w:t>Session</w:t>
      </w:r>
      <w:r>
        <w:rPr>
          <w:sz w:val="24"/>
          <w:szCs w:val="24"/>
          <w:rtl/>
        </w:rPr>
        <w:t xml:space="preserve"> אשר יהיה זמין לבקשה לכל אורך חייה. תחת </w:t>
      </w:r>
      <w:r>
        <w:rPr>
          <w:sz w:val="24"/>
          <w:szCs w:val="24"/>
        </w:rPr>
        <w:t>Session</w:t>
      </w:r>
      <w:r>
        <w:rPr>
          <w:sz w:val="24"/>
          <w:szCs w:val="24"/>
          <w:rtl/>
        </w:rPr>
        <w:t xml:space="preserve">, עבור כל בקשה, מאותחל אובייקט מסוג </w:t>
      </w:r>
      <w:r>
        <w:rPr>
          <w:sz w:val="24"/>
          <w:szCs w:val="24"/>
        </w:rPr>
        <w:t>Transaction</w:t>
      </w:r>
      <w:r>
        <w:rPr>
          <w:sz w:val="24"/>
          <w:szCs w:val="24"/>
          <w:rtl/>
        </w:rPr>
        <w:t xml:space="preserve"> (טרנזאקציה).</w:t>
      </w:r>
    </w:p>
    <w:p w:rsidR="00481634" w:rsidRDefault="00471D70">
      <w:pPr>
        <w:numPr>
          <w:ilvl w:val="0"/>
          <w:numId w:val="12"/>
        </w:numPr>
        <w:bidi/>
        <w:ind w:hanging="360"/>
        <w:contextualSpacing/>
        <w:rPr>
          <w:sz w:val="24"/>
          <w:szCs w:val="24"/>
        </w:rPr>
      </w:pPr>
      <w:r>
        <w:rPr>
          <w:sz w:val="24"/>
          <w:szCs w:val="24"/>
          <w:rtl/>
        </w:rPr>
        <w:t>כאשר נגמרת בקשה, אם התבצעו שינויים ב-</w:t>
      </w:r>
      <w:r>
        <w:rPr>
          <w:sz w:val="24"/>
          <w:szCs w:val="24"/>
        </w:rPr>
        <w:t>Session</w:t>
      </w:r>
      <w:r>
        <w:rPr>
          <w:sz w:val="24"/>
          <w:szCs w:val="24"/>
          <w:rtl/>
        </w:rPr>
        <w:t>, הם נשמרים במסד הנתונים או לחלופין מתבטלים במידה ואירעה שגיאה.</w:t>
      </w:r>
    </w:p>
    <w:p w:rsidR="00481634" w:rsidRDefault="00471D70">
      <w:pPr>
        <w:numPr>
          <w:ilvl w:val="0"/>
          <w:numId w:val="12"/>
        </w:numPr>
        <w:bidi/>
        <w:ind w:hanging="360"/>
        <w:contextualSpacing/>
        <w:rPr>
          <w:sz w:val="24"/>
          <w:szCs w:val="24"/>
        </w:rPr>
      </w:pPr>
      <w:r>
        <w:rPr>
          <w:sz w:val="24"/>
          <w:szCs w:val="24"/>
          <w:rtl/>
        </w:rPr>
        <w:t>כאשר המערכת נסגרת, מושמד אובייקט ה-</w:t>
      </w:r>
      <w:r>
        <w:rPr>
          <w:sz w:val="24"/>
          <w:szCs w:val="24"/>
        </w:rPr>
        <w:t>Factory</w:t>
      </w:r>
      <w:r>
        <w:rPr>
          <w:sz w:val="24"/>
          <w:szCs w:val="24"/>
          <w:rtl/>
        </w:rPr>
        <w:t xml:space="preserve"> לצורך שחרור משאבים.</w:t>
      </w:r>
    </w:p>
    <w:p w:rsidR="00481634" w:rsidRDefault="00481634">
      <w:pPr>
        <w:bidi/>
      </w:pPr>
    </w:p>
    <w:p w:rsidR="00481634" w:rsidRDefault="00471D70">
      <w:pPr>
        <w:bidi/>
      </w:pPr>
      <w:r>
        <w:rPr>
          <w:sz w:val="24"/>
          <w:szCs w:val="24"/>
          <w:rtl/>
        </w:rPr>
        <w:t xml:space="preserve">שכבת בסיס הנתונים מבוססת על </w:t>
      </w:r>
      <w:r>
        <w:rPr>
          <w:sz w:val="24"/>
          <w:szCs w:val="24"/>
        </w:rPr>
        <w:t>Nhibernate</w:t>
      </w:r>
      <w:r>
        <w:rPr>
          <w:sz w:val="24"/>
          <w:szCs w:val="24"/>
          <w:rtl/>
        </w:rPr>
        <w:t xml:space="preserve"> שהינו פרויקט קוד פתוח המהווה </w:t>
      </w:r>
      <w:r>
        <w:rPr>
          <w:sz w:val="24"/>
          <w:szCs w:val="24"/>
        </w:rPr>
        <w:t>Object Relation Mapper</w:t>
      </w:r>
      <w:r>
        <w:rPr>
          <w:sz w:val="24"/>
          <w:szCs w:val="24"/>
          <w:rtl/>
        </w:rPr>
        <w:t xml:space="preserve">. פרוייקטים מסוג זה ממפים מחלקות בקוד לטבלאות במסד נתונים. </w:t>
      </w:r>
      <w:r>
        <w:rPr>
          <w:sz w:val="24"/>
          <w:szCs w:val="24"/>
        </w:rPr>
        <w:t>Nhibernate</w:t>
      </w:r>
      <w:r>
        <w:rPr>
          <w:sz w:val="24"/>
          <w:szCs w:val="24"/>
          <w:rtl/>
        </w:rPr>
        <w:t xml:space="preserve"> מאפשר תקשורת מול בסיס נתונים באופן בלתי תלוי בסוג מסד הנתונים (בהתאם למסדי הנתונים הנתמכים). בעזרת </w:t>
      </w:r>
      <w:r>
        <w:rPr>
          <w:sz w:val="24"/>
          <w:szCs w:val="24"/>
        </w:rPr>
        <w:t>Nhibernate</w:t>
      </w:r>
      <w:r>
        <w:rPr>
          <w:sz w:val="24"/>
          <w:szCs w:val="24"/>
          <w:rtl/>
        </w:rPr>
        <w:t xml:space="preserve"> ניתן לבצע שליפות מורכבות בשפת </w:t>
      </w:r>
      <w:r>
        <w:rPr>
          <w:sz w:val="24"/>
          <w:szCs w:val="24"/>
        </w:rPr>
        <w:t>Linq</w:t>
      </w:r>
      <w:r>
        <w:rPr>
          <w:sz w:val="24"/>
          <w:szCs w:val="24"/>
          <w:rtl/>
        </w:rPr>
        <w:t xml:space="preserve">. למשל, אגריגציות והצלבת מידע בין טבלאות. בנוסף, ניתן לבצע פעולות </w:t>
      </w:r>
      <w:r>
        <w:rPr>
          <w:sz w:val="24"/>
          <w:szCs w:val="24"/>
        </w:rPr>
        <w:t>CRUD</w:t>
      </w:r>
      <w:r>
        <w:rPr>
          <w:sz w:val="24"/>
          <w:szCs w:val="24"/>
          <w:rtl/>
        </w:rPr>
        <w:t xml:space="preserve"> בעזרת אובייקט ללא כתיבה של שאילתות באופן ישיר. </w:t>
      </w:r>
    </w:p>
    <w:p w:rsidR="00481634" w:rsidRDefault="00481634">
      <w:pPr>
        <w:bidi/>
      </w:pPr>
    </w:p>
    <w:p w:rsidR="00481634" w:rsidRDefault="00471D70">
      <w:pPr>
        <w:bidi/>
      </w:pPr>
      <w:r>
        <w:rPr>
          <w:sz w:val="24"/>
          <w:szCs w:val="24"/>
          <w:rtl/>
        </w:rPr>
        <w:t xml:space="preserve">לצורך אתחול </w:t>
      </w:r>
      <w:r>
        <w:rPr>
          <w:sz w:val="24"/>
          <w:szCs w:val="24"/>
        </w:rPr>
        <w:t>Nhibernate</w:t>
      </w:r>
      <w:r>
        <w:rPr>
          <w:sz w:val="24"/>
          <w:szCs w:val="24"/>
          <w:rtl/>
        </w:rPr>
        <w:t xml:space="preserve"> יש להגדיר עבורו אילו מחלקות ממופות לטבלאות במסד הנתונים. הגדרות אלו נמצאות תחת הפרויקט בשם </w:t>
      </w:r>
      <w:r>
        <w:rPr>
          <w:sz w:val="24"/>
          <w:szCs w:val="24"/>
        </w:rPr>
        <w:t>Maps</w:t>
      </w:r>
      <w:r>
        <w:rPr>
          <w:sz w:val="24"/>
          <w:szCs w:val="24"/>
          <w:rtl/>
        </w:rPr>
        <w:t>. בעת עליית המערכת, אם מאפייני המחלקה השתנו, שינויים אלו יחלחלו לבסיס הנתונים באופן אוטומטי. כלומר, אם נוסף שדה / מחלקה חדשה והיא מופתה ב-</w:t>
      </w:r>
      <w:r>
        <w:rPr>
          <w:sz w:val="24"/>
          <w:szCs w:val="24"/>
        </w:rPr>
        <w:t>Nhibernate</w:t>
      </w:r>
      <w:r>
        <w:rPr>
          <w:sz w:val="24"/>
          <w:szCs w:val="24"/>
          <w:rtl/>
        </w:rPr>
        <w:t xml:space="preserve"> - תתווסף עמודה / טבלה חדשה בהתאם במסד הנתונים. יש לציין שסוג העדכון הוא </w:t>
      </w:r>
      <w:r>
        <w:rPr>
          <w:sz w:val="24"/>
          <w:szCs w:val="24"/>
        </w:rPr>
        <w:t>Non-Destructive Update</w:t>
      </w:r>
      <w:r>
        <w:rPr>
          <w:sz w:val="24"/>
          <w:szCs w:val="24"/>
          <w:rtl/>
        </w:rPr>
        <w:t>, ולכן לעולם לא ימחק מידע מבסיס הנתונים, אלא רק יתווסף, מחיקת עמודות וטבלאות יש לבצע באופן ידני.</w:t>
      </w:r>
    </w:p>
    <w:p w:rsidR="00481634" w:rsidRDefault="00481634">
      <w:pPr>
        <w:bidi/>
      </w:pPr>
    </w:p>
    <w:p w:rsidR="00481634" w:rsidRDefault="00471D70">
      <w:pPr>
        <w:bidi/>
      </w:pPr>
      <w:r>
        <w:rPr>
          <w:sz w:val="24"/>
          <w:szCs w:val="24"/>
          <w:rtl/>
        </w:rPr>
        <w:t>עקרונות מנחים לגבי שכבת הנתונים:</w:t>
      </w:r>
    </w:p>
    <w:p w:rsidR="00481634" w:rsidRDefault="00471D70">
      <w:pPr>
        <w:numPr>
          <w:ilvl w:val="0"/>
          <w:numId w:val="4"/>
        </w:numPr>
        <w:bidi/>
        <w:ind w:hanging="360"/>
        <w:contextualSpacing/>
        <w:rPr>
          <w:sz w:val="24"/>
          <w:szCs w:val="24"/>
        </w:rPr>
      </w:pPr>
      <w:r>
        <w:rPr>
          <w:sz w:val="24"/>
          <w:szCs w:val="24"/>
          <w:rtl/>
        </w:rPr>
        <w:t>המידע בטבלאות הנתונים נשמר בצורה מנורמלת לצורך מניעת כפילות מידע ואמינות.</w:t>
      </w:r>
    </w:p>
    <w:p w:rsidR="00481634" w:rsidRDefault="00471D70">
      <w:pPr>
        <w:numPr>
          <w:ilvl w:val="0"/>
          <w:numId w:val="4"/>
        </w:numPr>
        <w:bidi/>
        <w:ind w:hanging="360"/>
        <w:contextualSpacing/>
        <w:rPr>
          <w:sz w:val="24"/>
          <w:szCs w:val="24"/>
        </w:rPr>
      </w:pPr>
      <w:r>
        <w:rPr>
          <w:sz w:val="24"/>
          <w:szCs w:val="24"/>
          <w:rtl/>
        </w:rPr>
        <w:t xml:space="preserve">בחרנו לממש מדיניות של </w:t>
      </w:r>
      <w:r>
        <w:rPr>
          <w:sz w:val="24"/>
          <w:szCs w:val="24"/>
        </w:rPr>
        <w:t>Session Per Call</w:t>
      </w:r>
      <w:r>
        <w:rPr>
          <w:sz w:val="24"/>
          <w:szCs w:val="24"/>
          <w:rtl/>
        </w:rPr>
        <w:t xml:space="preserve">, כלומר עבור כל בקשה לאורך כל חייה, יהיה זמין עבורה </w:t>
      </w:r>
      <w:r>
        <w:rPr>
          <w:sz w:val="24"/>
          <w:szCs w:val="24"/>
        </w:rPr>
        <w:t>Session</w:t>
      </w:r>
      <w:r>
        <w:rPr>
          <w:sz w:val="24"/>
          <w:szCs w:val="24"/>
          <w:rtl/>
        </w:rPr>
        <w:t xml:space="preserve"> בודד. מדיניות זו מפחיתה את כמות החיבורים הפתוחים למסד הנתונים בכל רגע נתון ובכך משפרת את הביצועים.</w:t>
      </w:r>
    </w:p>
    <w:p w:rsidR="00481634" w:rsidRDefault="00471D70">
      <w:pPr>
        <w:numPr>
          <w:ilvl w:val="0"/>
          <w:numId w:val="4"/>
        </w:numPr>
        <w:bidi/>
        <w:ind w:hanging="360"/>
        <w:contextualSpacing/>
        <w:rPr>
          <w:sz w:val="24"/>
          <w:szCs w:val="24"/>
        </w:rPr>
      </w:pPr>
      <w:r>
        <w:rPr>
          <w:sz w:val="24"/>
          <w:szCs w:val="24"/>
          <w:rtl/>
        </w:rPr>
        <w:t>ה-</w:t>
      </w:r>
      <w:r>
        <w:rPr>
          <w:sz w:val="24"/>
          <w:szCs w:val="24"/>
        </w:rPr>
        <w:t>Session</w:t>
      </w:r>
      <w:r>
        <w:rPr>
          <w:sz w:val="24"/>
          <w:szCs w:val="24"/>
          <w:rtl/>
        </w:rPr>
        <w:t xml:space="preserve"> ישמר ב-</w:t>
      </w:r>
      <w:r>
        <w:rPr>
          <w:sz w:val="24"/>
          <w:szCs w:val="24"/>
        </w:rPr>
        <w:t>IoC Container</w:t>
      </w:r>
      <w:r>
        <w:rPr>
          <w:sz w:val="24"/>
          <w:szCs w:val="24"/>
          <w:rtl/>
        </w:rPr>
        <w:t xml:space="preserve"> כך שיהיה זמין לשכבה זו.</w:t>
      </w:r>
    </w:p>
    <w:p w:rsidR="00481634" w:rsidRDefault="00471D70">
      <w:pPr>
        <w:numPr>
          <w:ilvl w:val="0"/>
          <w:numId w:val="4"/>
        </w:numPr>
        <w:bidi/>
        <w:ind w:hanging="360"/>
        <w:contextualSpacing/>
        <w:rPr>
          <w:sz w:val="24"/>
          <w:szCs w:val="24"/>
        </w:rPr>
      </w:pPr>
      <w:r>
        <w:rPr>
          <w:sz w:val="24"/>
          <w:szCs w:val="24"/>
          <w:rtl/>
        </w:rPr>
        <w:t xml:space="preserve">השם לכל המפתחות הראשיים הוא </w:t>
      </w:r>
      <w:r>
        <w:rPr>
          <w:sz w:val="24"/>
          <w:szCs w:val="24"/>
        </w:rPr>
        <w:t>Id</w:t>
      </w:r>
      <w:r>
        <w:rPr>
          <w:sz w:val="24"/>
          <w:szCs w:val="24"/>
          <w:rtl/>
        </w:rPr>
        <w:t>, השם של כל מפתח זר מורכב משם הישות, קו תחתון ו-</w:t>
      </w:r>
      <w:r>
        <w:rPr>
          <w:sz w:val="24"/>
          <w:szCs w:val="24"/>
        </w:rPr>
        <w:t>Id</w:t>
      </w:r>
      <w:r>
        <w:rPr>
          <w:sz w:val="24"/>
          <w:szCs w:val="24"/>
          <w:rtl/>
        </w:rPr>
        <w:t xml:space="preserve">, למשל </w:t>
      </w:r>
      <w:r>
        <w:rPr>
          <w:sz w:val="24"/>
          <w:szCs w:val="24"/>
        </w:rPr>
        <w:t>Status_Id</w:t>
      </w:r>
      <w:r>
        <w:rPr>
          <w:sz w:val="24"/>
          <w:szCs w:val="24"/>
          <w:rtl/>
        </w:rPr>
        <w:t>.</w:t>
      </w:r>
    </w:p>
    <w:p w:rsidR="00481634" w:rsidRDefault="00471D70">
      <w:pPr>
        <w:numPr>
          <w:ilvl w:val="0"/>
          <w:numId w:val="4"/>
        </w:numPr>
        <w:bidi/>
        <w:ind w:hanging="360"/>
        <w:contextualSpacing/>
        <w:rPr>
          <w:sz w:val="24"/>
          <w:szCs w:val="24"/>
        </w:rPr>
      </w:pPr>
      <w:r>
        <w:rPr>
          <w:sz w:val="24"/>
          <w:szCs w:val="24"/>
          <w:rtl/>
        </w:rPr>
        <w:t>מחרוזות קבועות נשמרות במסד הנתונים בטבלאות פענוח כדאי לאפשר גמישות במחרוזות המוצגות למשתמש.</w:t>
      </w:r>
    </w:p>
    <w:p w:rsidR="00911482" w:rsidRDefault="00911482">
      <w:pPr>
        <w:rPr>
          <w:rtl/>
        </w:rPr>
      </w:pPr>
      <w:r>
        <w:rPr>
          <w:rtl/>
        </w:rPr>
        <w:br w:type="page"/>
      </w:r>
    </w:p>
    <w:p w:rsidR="00481634" w:rsidRDefault="00471D70">
      <w:pPr>
        <w:pStyle w:val="Heading1"/>
        <w:bidi/>
        <w:pPrChange w:id="246" w:author="Ron Gal" w:date="2017-03-05T23:20:00Z">
          <w:pPr>
            <w:bidi/>
          </w:pPr>
        </w:pPrChange>
      </w:pPr>
      <w:bookmarkStart w:id="247" w:name="_Toc476522453"/>
      <w:r>
        <w:rPr>
          <w:rtl/>
        </w:rPr>
        <w:lastRenderedPageBreak/>
        <w:t>טבלאות המערכת</w:t>
      </w:r>
      <w:bookmarkEnd w:id="247"/>
    </w:p>
    <w:p w:rsidR="00481634" w:rsidRDefault="00481634">
      <w:pPr>
        <w:bidi/>
      </w:pPr>
    </w:p>
    <w:p w:rsidR="00481634" w:rsidRDefault="00911482">
      <w:pPr>
        <w:pStyle w:val="Heading2"/>
        <w:bidi/>
        <w:pPrChange w:id="248" w:author="Ron Gal" w:date="2017-03-05T23:20:00Z">
          <w:pPr>
            <w:bidi/>
          </w:pPr>
        </w:pPrChange>
      </w:pPr>
      <w:bookmarkStart w:id="249" w:name="_Toc476522454"/>
      <w:r>
        <w:rPr>
          <w:rFonts w:hint="cs"/>
          <w:rtl/>
        </w:rPr>
        <w:t>טבלאות משתמשים</w:t>
      </w:r>
      <w:bookmarkEnd w:id="249"/>
    </w:p>
    <w:p w:rsidR="00481634" w:rsidRDefault="00911482">
      <w:pPr>
        <w:bidi/>
      </w:pPr>
      <w:r>
        <w:rPr>
          <w:b/>
          <w:sz w:val="24"/>
          <w:szCs w:val="24"/>
        </w:rPr>
        <w:t>Owner</w:t>
      </w:r>
    </w:p>
    <w:p w:rsidR="00481634" w:rsidRDefault="00471D70" w:rsidP="00911482">
      <w:pPr>
        <w:bidi/>
      </w:pPr>
      <w:r>
        <w:rPr>
          <w:sz w:val="24"/>
          <w:szCs w:val="24"/>
          <w:rtl/>
        </w:rPr>
        <w:t xml:space="preserve">טבלת המשתמשים המוגדרים </w:t>
      </w:r>
      <w:r w:rsidR="00911482">
        <w:rPr>
          <w:rFonts w:hint="cs"/>
          <w:sz w:val="24"/>
          <w:szCs w:val="24"/>
          <w:rtl/>
        </w:rPr>
        <w:t>כבעלים של בעלי חיים</w:t>
      </w:r>
      <w:r>
        <w:rPr>
          <w:sz w:val="24"/>
          <w:szCs w:val="24"/>
          <w:rtl/>
        </w:rPr>
        <w:t xml:space="preserve"> במערכת</w:t>
      </w:r>
      <w:r>
        <w:t xml:space="preserve"> </w:t>
      </w:r>
    </w:p>
    <w:p w:rsidR="00481634" w:rsidRDefault="00481634">
      <w:pPr>
        <w:bidi/>
      </w:pPr>
    </w:p>
    <w:tbl>
      <w:tblPr>
        <w:tblStyle w:val="a0"/>
        <w:tblW w:w="8052" w:type="dxa"/>
        <w:tblBorders>
          <w:top w:val="nil"/>
          <w:left w:val="nil"/>
          <w:bottom w:val="nil"/>
          <w:right w:val="nil"/>
          <w:insideH w:val="nil"/>
          <w:insideV w:val="nil"/>
        </w:tblBorders>
        <w:tblLayout w:type="fixed"/>
        <w:tblLook w:val="0600" w:firstRow="0" w:lastRow="0" w:firstColumn="0" w:lastColumn="0" w:noHBand="1" w:noVBand="1"/>
      </w:tblPr>
      <w:tblGrid>
        <w:gridCol w:w="2264"/>
        <w:gridCol w:w="1337"/>
        <w:gridCol w:w="4451"/>
      </w:tblGrid>
      <w:tr w:rsidR="004F4159" w:rsidTr="004F4159">
        <w:tc>
          <w:tcPr>
            <w:tcW w:w="2264" w:type="dxa"/>
            <w:tcBorders>
              <w:bottom w:val="single" w:sz="18" w:space="0" w:color="000000"/>
            </w:tcBorders>
            <w:tcMar>
              <w:top w:w="72" w:type="dxa"/>
              <w:left w:w="72" w:type="dxa"/>
              <w:bottom w:w="72" w:type="dxa"/>
              <w:right w:w="72" w:type="dxa"/>
            </w:tcMar>
            <w:vAlign w:val="center"/>
          </w:tcPr>
          <w:p w:rsidR="004F4159" w:rsidRDefault="004F4159">
            <w:pPr>
              <w:widowControl w:val="0"/>
              <w:bidi/>
            </w:pPr>
            <w:r>
              <w:rPr>
                <w:b/>
                <w:rtl/>
              </w:rPr>
              <w:t>עמודה</w:t>
            </w:r>
          </w:p>
        </w:tc>
        <w:tc>
          <w:tcPr>
            <w:tcW w:w="1337" w:type="dxa"/>
            <w:tcBorders>
              <w:bottom w:val="single" w:sz="18" w:space="0" w:color="000000"/>
            </w:tcBorders>
            <w:tcMar>
              <w:top w:w="72" w:type="dxa"/>
              <w:left w:w="72" w:type="dxa"/>
              <w:bottom w:w="72" w:type="dxa"/>
              <w:right w:w="72" w:type="dxa"/>
            </w:tcMar>
            <w:vAlign w:val="center"/>
          </w:tcPr>
          <w:p w:rsidR="004F4159" w:rsidRDefault="004F4159">
            <w:pPr>
              <w:widowControl w:val="0"/>
              <w:bidi/>
            </w:pPr>
            <w:r>
              <w:rPr>
                <w:b/>
                <w:rtl/>
              </w:rPr>
              <w:t>טיפוס</w:t>
            </w:r>
          </w:p>
        </w:tc>
        <w:tc>
          <w:tcPr>
            <w:tcW w:w="4451" w:type="dxa"/>
            <w:tcBorders>
              <w:bottom w:val="single" w:sz="18" w:space="0" w:color="000000"/>
            </w:tcBorders>
            <w:tcMar>
              <w:top w:w="72" w:type="dxa"/>
              <w:left w:w="72" w:type="dxa"/>
              <w:bottom w:w="72" w:type="dxa"/>
              <w:right w:w="72" w:type="dxa"/>
            </w:tcMar>
            <w:vAlign w:val="center"/>
          </w:tcPr>
          <w:p w:rsidR="004F4159" w:rsidRDefault="004F4159">
            <w:pPr>
              <w:widowControl w:val="0"/>
              <w:bidi/>
            </w:pPr>
            <w:r>
              <w:rPr>
                <w:b/>
                <w:rtl/>
              </w:rPr>
              <w:t>הסבר</w:t>
            </w:r>
          </w:p>
        </w:tc>
      </w:tr>
      <w:tr w:rsidR="004F4159" w:rsidTr="004F4159">
        <w:tc>
          <w:tcPr>
            <w:tcW w:w="2264" w:type="dxa"/>
            <w:tcMar>
              <w:top w:w="72" w:type="dxa"/>
              <w:left w:w="72" w:type="dxa"/>
              <w:bottom w:w="72" w:type="dxa"/>
              <w:right w:w="72" w:type="dxa"/>
            </w:tcMar>
            <w:vAlign w:val="center"/>
          </w:tcPr>
          <w:p w:rsidR="004F4159" w:rsidRDefault="004F4159">
            <w:pPr>
              <w:widowControl w:val="0"/>
              <w:bidi/>
              <w:rPr>
                <w:rtl/>
              </w:rPr>
            </w:pPr>
            <w:r>
              <w:t>Id</w:t>
            </w:r>
          </w:p>
        </w:tc>
        <w:tc>
          <w:tcPr>
            <w:tcW w:w="1337" w:type="dxa"/>
            <w:tcMar>
              <w:top w:w="72" w:type="dxa"/>
              <w:left w:w="72" w:type="dxa"/>
              <w:bottom w:w="72" w:type="dxa"/>
              <w:right w:w="72" w:type="dxa"/>
            </w:tcMar>
            <w:vAlign w:val="center"/>
          </w:tcPr>
          <w:p w:rsidR="004F4159" w:rsidRDefault="004F4159">
            <w:pPr>
              <w:widowControl w:val="0"/>
              <w:bidi/>
            </w:pPr>
            <w:r>
              <w:rPr>
                <w:rtl/>
              </w:rPr>
              <w:t>מספרי</w:t>
            </w:r>
          </w:p>
        </w:tc>
        <w:tc>
          <w:tcPr>
            <w:tcW w:w="4451" w:type="dxa"/>
            <w:tcMar>
              <w:top w:w="72" w:type="dxa"/>
              <w:left w:w="72" w:type="dxa"/>
              <w:bottom w:w="72" w:type="dxa"/>
              <w:right w:w="72" w:type="dxa"/>
            </w:tcMar>
            <w:vAlign w:val="center"/>
          </w:tcPr>
          <w:p w:rsidR="004F4159" w:rsidRDefault="004F4159">
            <w:pPr>
              <w:widowControl w:val="0"/>
              <w:bidi/>
            </w:pPr>
            <w:r>
              <w:rPr>
                <w:rtl/>
              </w:rPr>
              <w:t>מפתח ראשי לטבלה</w:t>
            </w:r>
          </w:p>
        </w:tc>
      </w:tr>
      <w:tr w:rsidR="004F4159" w:rsidTr="004F4159">
        <w:tc>
          <w:tcPr>
            <w:tcW w:w="2264" w:type="dxa"/>
            <w:tcMar>
              <w:top w:w="72" w:type="dxa"/>
              <w:left w:w="72" w:type="dxa"/>
              <w:bottom w:w="72" w:type="dxa"/>
              <w:right w:w="72" w:type="dxa"/>
            </w:tcMar>
            <w:vAlign w:val="center"/>
          </w:tcPr>
          <w:p w:rsidR="004F4159" w:rsidRDefault="004F4159">
            <w:pPr>
              <w:widowControl w:val="0"/>
              <w:bidi/>
            </w:pPr>
            <w:r>
              <w:t>Password</w:t>
            </w:r>
          </w:p>
        </w:tc>
        <w:tc>
          <w:tcPr>
            <w:tcW w:w="1337" w:type="dxa"/>
            <w:tcMar>
              <w:top w:w="72" w:type="dxa"/>
              <w:left w:w="72" w:type="dxa"/>
              <w:bottom w:w="72" w:type="dxa"/>
              <w:right w:w="72" w:type="dxa"/>
            </w:tcMar>
            <w:vAlign w:val="center"/>
          </w:tcPr>
          <w:p w:rsidR="004F4159" w:rsidRDefault="004F4159">
            <w:pPr>
              <w:widowControl w:val="0"/>
              <w:bidi/>
            </w:pPr>
            <w:r>
              <w:rPr>
                <w:rtl/>
              </w:rPr>
              <w:t>מחרוזתי</w:t>
            </w:r>
          </w:p>
        </w:tc>
        <w:tc>
          <w:tcPr>
            <w:tcW w:w="4451" w:type="dxa"/>
            <w:tcMar>
              <w:top w:w="72" w:type="dxa"/>
              <w:left w:w="72" w:type="dxa"/>
              <w:bottom w:w="72" w:type="dxa"/>
              <w:right w:w="72" w:type="dxa"/>
            </w:tcMar>
            <w:vAlign w:val="center"/>
          </w:tcPr>
          <w:p w:rsidR="004F4159" w:rsidRDefault="004F4159" w:rsidP="00911482">
            <w:pPr>
              <w:widowControl w:val="0"/>
              <w:bidi/>
            </w:pPr>
            <w:r>
              <w:rPr>
                <w:rtl/>
              </w:rPr>
              <w:t xml:space="preserve">סיסמת המשתמש של </w:t>
            </w:r>
            <w:r>
              <w:rPr>
                <w:rFonts w:hint="cs"/>
                <w:rtl/>
              </w:rPr>
              <w:t>הבעלים</w:t>
            </w:r>
            <w:r>
              <w:rPr>
                <w:rtl/>
              </w:rPr>
              <w:t xml:space="preserve"> בעת כניסה למערכת</w:t>
            </w:r>
          </w:p>
        </w:tc>
      </w:tr>
      <w:tr w:rsidR="004F4159" w:rsidTr="004F4159">
        <w:tc>
          <w:tcPr>
            <w:tcW w:w="2264" w:type="dxa"/>
            <w:tcMar>
              <w:top w:w="72" w:type="dxa"/>
              <w:left w:w="72" w:type="dxa"/>
              <w:bottom w:w="72" w:type="dxa"/>
              <w:right w:w="72" w:type="dxa"/>
            </w:tcMar>
            <w:vAlign w:val="center"/>
          </w:tcPr>
          <w:p w:rsidR="004F4159" w:rsidRDefault="004F4159" w:rsidP="00911482">
            <w:pPr>
              <w:widowControl w:val="0"/>
              <w:bidi/>
              <w:rPr>
                <w:rtl/>
              </w:rPr>
            </w:pPr>
            <w:r>
              <w:rPr>
                <w:rFonts w:hint="cs"/>
              </w:rPr>
              <w:t>E</w:t>
            </w:r>
            <w:r>
              <w:t>mail</w:t>
            </w:r>
          </w:p>
        </w:tc>
        <w:tc>
          <w:tcPr>
            <w:tcW w:w="1337" w:type="dxa"/>
            <w:tcMar>
              <w:top w:w="72" w:type="dxa"/>
              <w:left w:w="72" w:type="dxa"/>
              <w:bottom w:w="72" w:type="dxa"/>
              <w:right w:w="72" w:type="dxa"/>
            </w:tcMar>
            <w:vAlign w:val="center"/>
          </w:tcPr>
          <w:p w:rsidR="004F4159" w:rsidRDefault="004F4159" w:rsidP="00911482">
            <w:pPr>
              <w:widowControl w:val="0"/>
              <w:bidi/>
            </w:pPr>
            <w:r>
              <w:rPr>
                <w:rtl/>
              </w:rPr>
              <w:t>מחרוזתי</w:t>
            </w:r>
          </w:p>
        </w:tc>
        <w:tc>
          <w:tcPr>
            <w:tcW w:w="4451" w:type="dxa"/>
            <w:tcMar>
              <w:top w:w="72" w:type="dxa"/>
              <w:left w:w="72" w:type="dxa"/>
              <w:bottom w:w="72" w:type="dxa"/>
              <w:right w:w="72" w:type="dxa"/>
            </w:tcMar>
            <w:vAlign w:val="center"/>
          </w:tcPr>
          <w:p w:rsidR="004F4159" w:rsidRDefault="004F4159" w:rsidP="00911482">
            <w:pPr>
              <w:widowControl w:val="0"/>
              <w:bidi/>
            </w:pPr>
            <w:r>
              <w:rPr>
                <w:rtl/>
              </w:rPr>
              <w:t xml:space="preserve">כתובת הדואר האלקטרוני של </w:t>
            </w:r>
            <w:r>
              <w:rPr>
                <w:rFonts w:hint="cs"/>
                <w:rtl/>
              </w:rPr>
              <w:t>הבעלים ושם המשתמש בעת כניסה למערכת</w:t>
            </w:r>
          </w:p>
        </w:tc>
      </w:tr>
      <w:tr w:rsidR="004F4159" w:rsidTr="004F4159">
        <w:tc>
          <w:tcPr>
            <w:tcW w:w="2264" w:type="dxa"/>
            <w:tcMar>
              <w:top w:w="72" w:type="dxa"/>
              <w:left w:w="72" w:type="dxa"/>
              <w:bottom w:w="72" w:type="dxa"/>
              <w:right w:w="72" w:type="dxa"/>
            </w:tcMar>
            <w:vAlign w:val="center"/>
          </w:tcPr>
          <w:p w:rsidR="004F4159" w:rsidRDefault="004F4159" w:rsidP="00911482">
            <w:pPr>
              <w:widowControl w:val="0"/>
              <w:bidi/>
            </w:pPr>
            <w:r>
              <w:t>LastName</w:t>
            </w:r>
          </w:p>
        </w:tc>
        <w:tc>
          <w:tcPr>
            <w:tcW w:w="1337" w:type="dxa"/>
            <w:tcMar>
              <w:top w:w="72" w:type="dxa"/>
              <w:left w:w="72" w:type="dxa"/>
              <w:bottom w:w="72" w:type="dxa"/>
              <w:right w:w="72" w:type="dxa"/>
            </w:tcMar>
            <w:vAlign w:val="center"/>
          </w:tcPr>
          <w:p w:rsidR="004F4159" w:rsidRDefault="004F4159" w:rsidP="00911482">
            <w:pPr>
              <w:widowControl w:val="0"/>
              <w:bidi/>
            </w:pPr>
            <w:r>
              <w:rPr>
                <w:rtl/>
              </w:rPr>
              <w:t>מחרוזתי</w:t>
            </w:r>
          </w:p>
        </w:tc>
        <w:tc>
          <w:tcPr>
            <w:tcW w:w="4451" w:type="dxa"/>
            <w:tcMar>
              <w:top w:w="72" w:type="dxa"/>
              <w:left w:w="72" w:type="dxa"/>
              <w:bottom w:w="72" w:type="dxa"/>
              <w:right w:w="72" w:type="dxa"/>
            </w:tcMar>
            <w:vAlign w:val="center"/>
          </w:tcPr>
          <w:p w:rsidR="004F4159" w:rsidRDefault="004F4159" w:rsidP="00911482">
            <w:pPr>
              <w:widowControl w:val="0"/>
              <w:bidi/>
            </w:pPr>
            <w:r>
              <w:rPr>
                <w:rtl/>
              </w:rPr>
              <w:t xml:space="preserve">שם משפחתו של </w:t>
            </w:r>
            <w:r>
              <w:rPr>
                <w:rFonts w:hint="cs"/>
                <w:rtl/>
              </w:rPr>
              <w:t>הבעלים</w:t>
            </w:r>
          </w:p>
        </w:tc>
      </w:tr>
      <w:tr w:rsidR="004F4159" w:rsidTr="004F4159">
        <w:tc>
          <w:tcPr>
            <w:tcW w:w="2264" w:type="dxa"/>
            <w:tcMar>
              <w:top w:w="72" w:type="dxa"/>
              <w:left w:w="72" w:type="dxa"/>
              <w:bottom w:w="72" w:type="dxa"/>
              <w:right w:w="72" w:type="dxa"/>
            </w:tcMar>
            <w:vAlign w:val="center"/>
          </w:tcPr>
          <w:p w:rsidR="004F4159" w:rsidRDefault="004F4159" w:rsidP="00911482">
            <w:pPr>
              <w:widowControl w:val="0"/>
              <w:bidi/>
            </w:pPr>
            <w:r>
              <w:t>BirthDate</w:t>
            </w:r>
          </w:p>
        </w:tc>
        <w:tc>
          <w:tcPr>
            <w:tcW w:w="1337" w:type="dxa"/>
            <w:tcMar>
              <w:top w:w="72" w:type="dxa"/>
              <w:left w:w="72" w:type="dxa"/>
              <w:bottom w:w="72" w:type="dxa"/>
              <w:right w:w="72" w:type="dxa"/>
            </w:tcMar>
            <w:vAlign w:val="center"/>
          </w:tcPr>
          <w:p w:rsidR="004F4159" w:rsidRDefault="004F4159" w:rsidP="00911482">
            <w:pPr>
              <w:widowControl w:val="0"/>
              <w:bidi/>
              <w:rPr>
                <w:rtl/>
              </w:rPr>
            </w:pPr>
            <w:r>
              <w:rPr>
                <w:rFonts w:hint="cs"/>
                <w:rtl/>
              </w:rPr>
              <w:t>תאריכי</w:t>
            </w:r>
          </w:p>
        </w:tc>
        <w:tc>
          <w:tcPr>
            <w:tcW w:w="4451" w:type="dxa"/>
            <w:tcMar>
              <w:top w:w="72" w:type="dxa"/>
              <w:left w:w="72" w:type="dxa"/>
              <w:bottom w:w="72" w:type="dxa"/>
              <w:right w:w="72" w:type="dxa"/>
            </w:tcMar>
            <w:vAlign w:val="center"/>
          </w:tcPr>
          <w:p w:rsidR="004F4159" w:rsidRDefault="004F4159" w:rsidP="00911482">
            <w:pPr>
              <w:widowControl w:val="0"/>
              <w:bidi/>
            </w:pPr>
            <w:r>
              <w:rPr>
                <w:rFonts w:hint="cs"/>
                <w:rtl/>
              </w:rPr>
              <w:t>תאריך לידה שת הבעלים</w:t>
            </w:r>
          </w:p>
        </w:tc>
      </w:tr>
      <w:tr w:rsidR="004F4159" w:rsidTr="004F4159">
        <w:tc>
          <w:tcPr>
            <w:tcW w:w="2264" w:type="dxa"/>
            <w:tcMar>
              <w:top w:w="72" w:type="dxa"/>
              <w:left w:w="72" w:type="dxa"/>
              <w:bottom w:w="72" w:type="dxa"/>
              <w:right w:w="72" w:type="dxa"/>
            </w:tcMar>
            <w:vAlign w:val="center"/>
          </w:tcPr>
          <w:p w:rsidR="004F4159" w:rsidRDefault="004F4159" w:rsidP="00911482">
            <w:pPr>
              <w:widowControl w:val="0"/>
              <w:bidi/>
            </w:pPr>
            <w:r>
              <w:t>Phone</w:t>
            </w:r>
          </w:p>
        </w:tc>
        <w:tc>
          <w:tcPr>
            <w:tcW w:w="1337" w:type="dxa"/>
            <w:tcMar>
              <w:top w:w="72" w:type="dxa"/>
              <w:left w:w="72" w:type="dxa"/>
              <w:bottom w:w="72" w:type="dxa"/>
              <w:right w:w="72" w:type="dxa"/>
            </w:tcMar>
            <w:vAlign w:val="center"/>
          </w:tcPr>
          <w:p w:rsidR="004F4159" w:rsidRDefault="004F4159" w:rsidP="00911482">
            <w:pPr>
              <w:widowControl w:val="0"/>
              <w:bidi/>
              <w:rPr>
                <w:rtl/>
              </w:rPr>
            </w:pPr>
            <w:r>
              <w:rPr>
                <w:rFonts w:hint="cs"/>
                <w:rtl/>
              </w:rPr>
              <w:t>מחרוזתי</w:t>
            </w:r>
          </w:p>
        </w:tc>
        <w:tc>
          <w:tcPr>
            <w:tcW w:w="4451" w:type="dxa"/>
            <w:tcMar>
              <w:top w:w="72" w:type="dxa"/>
              <w:left w:w="72" w:type="dxa"/>
              <w:bottom w:w="72" w:type="dxa"/>
              <w:right w:w="72" w:type="dxa"/>
            </w:tcMar>
            <w:vAlign w:val="center"/>
          </w:tcPr>
          <w:p w:rsidR="004F4159" w:rsidRDefault="004F4159" w:rsidP="00911482">
            <w:pPr>
              <w:widowControl w:val="0"/>
              <w:bidi/>
              <w:rPr>
                <w:rtl/>
              </w:rPr>
            </w:pPr>
            <w:r>
              <w:rPr>
                <w:rFonts w:hint="cs"/>
                <w:rtl/>
              </w:rPr>
              <w:t>מספר טלפון של הבעלים</w:t>
            </w:r>
          </w:p>
        </w:tc>
      </w:tr>
      <w:tr w:rsidR="004F4159" w:rsidTr="004F4159">
        <w:tc>
          <w:tcPr>
            <w:tcW w:w="2264" w:type="dxa"/>
            <w:tcMar>
              <w:top w:w="72" w:type="dxa"/>
              <w:left w:w="72" w:type="dxa"/>
              <w:bottom w:w="72" w:type="dxa"/>
              <w:right w:w="72" w:type="dxa"/>
            </w:tcMar>
            <w:vAlign w:val="center"/>
          </w:tcPr>
          <w:p w:rsidR="004F4159" w:rsidRDefault="004F4159" w:rsidP="00911482">
            <w:pPr>
              <w:widowControl w:val="0"/>
              <w:bidi/>
            </w:pPr>
            <w:r>
              <w:t>Address_id</w:t>
            </w:r>
          </w:p>
        </w:tc>
        <w:tc>
          <w:tcPr>
            <w:tcW w:w="1337" w:type="dxa"/>
            <w:tcMar>
              <w:top w:w="72" w:type="dxa"/>
              <w:left w:w="72" w:type="dxa"/>
              <w:bottom w:w="72" w:type="dxa"/>
              <w:right w:w="72" w:type="dxa"/>
            </w:tcMar>
            <w:vAlign w:val="center"/>
          </w:tcPr>
          <w:p w:rsidR="004F4159" w:rsidRDefault="004F4159" w:rsidP="00911482">
            <w:pPr>
              <w:widowControl w:val="0"/>
              <w:bidi/>
            </w:pPr>
            <w:r>
              <w:rPr>
                <w:rFonts w:hint="cs"/>
                <w:rtl/>
              </w:rPr>
              <w:t>מספרי</w:t>
            </w:r>
          </w:p>
        </w:tc>
        <w:tc>
          <w:tcPr>
            <w:tcW w:w="4451" w:type="dxa"/>
            <w:tcMar>
              <w:top w:w="72" w:type="dxa"/>
              <w:left w:w="72" w:type="dxa"/>
              <w:bottom w:w="72" w:type="dxa"/>
              <w:right w:w="72" w:type="dxa"/>
            </w:tcMar>
            <w:vAlign w:val="center"/>
          </w:tcPr>
          <w:p w:rsidR="004F4159" w:rsidRDefault="004F4159" w:rsidP="00911482">
            <w:pPr>
              <w:widowControl w:val="0"/>
              <w:bidi/>
              <w:rPr>
                <w:rtl/>
              </w:rPr>
            </w:pPr>
            <w:r>
              <w:rPr>
                <w:rFonts w:hint="cs"/>
                <w:rtl/>
              </w:rPr>
              <w:t>הפנייה לכתובת מגורי הבעלים</w:t>
            </w:r>
          </w:p>
        </w:tc>
      </w:tr>
      <w:tr w:rsidR="004F4159" w:rsidTr="004F4159">
        <w:tc>
          <w:tcPr>
            <w:tcW w:w="2264" w:type="dxa"/>
            <w:tcMar>
              <w:top w:w="72" w:type="dxa"/>
              <w:left w:w="72" w:type="dxa"/>
              <w:bottom w:w="72" w:type="dxa"/>
              <w:right w:w="72" w:type="dxa"/>
            </w:tcMar>
            <w:vAlign w:val="center"/>
          </w:tcPr>
          <w:p w:rsidR="004F4159" w:rsidRDefault="004F4159" w:rsidP="00911482">
            <w:pPr>
              <w:widowControl w:val="0"/>
              <w:bidi/>
            </w:pPr>
          </w:p>
        </w:tc>
        <w:tc>
          <w:tcPr>
            <w:tcW w:w="1337" w:type="dxa"/>
            <w:tcMar>
              <w:top w:w="72" w:type="dxa"/>
              <w:left w:w="72" w:type="dxa"/>
              <w:bottom w:w="72" w:type="dxa"/>
              <w:right w:w="72" w:type="dxa"/>
            </w:tcMar>
            <w:vAlign w:val="center"/>
          </w:tcPr>
          <w:p w:rsidR="004F4159" w:rsidRDefault="004F4159" w:rsidP="00911482">
            <w:pPr>
              <w:widowControl w:val="0"/>
              <w:bidi/>
            </w:pPr>
          </w:p>
        </w:tc>
        <w:tc>
          <w:tcPr>
            <w:tcW w:w="4451" w:type="dxa"/>
            <w:tcMar>
              <w:top w:w="72" w:type="dxa"/>
              <w:left w:w="72" w:type="dxa"/>
              <w:bottom w:w="72" w:type="dxa"/>
              <w:right w:w="72" w:type="dxa"/>
            </w:tcMar>
            <w:vAlign w:val="center"/>
          </w:tcPr>
          <w:p w:rsidR="004F4159" w:rsidRDefault="004F4159" w:rsidP="00911482">
            <w:pPr>
              <w:widowControl w:val="0"/>
              <w:bidi/>
            </w:pPr>
          </w:p>
        </w:tc>
      </w:tr>
    </w:tbl>
    <w:p w:rsidR="00481634" w:rsidRDefault="00481634">
      <w:pPr>
        <w:bidi/>
      </w:pPr>
    </w:p>
    <w:p w:rsidR="00481634" w:rsidRDefault="00481634">
      <w:pPr>
        <w:bidi/>
      </w:pPr>
    </w:p>
    <w:p w:rsidR="00481634" w:rsidRDefault="00481634">
      <w:pPr>
        <w:bidi/>
      </w:pPr>
    </w:p>
    <w:p w:rsidR="00481634" w:rsidRDefault="00471D70">
      <w:r>
        <w:br w:type="page"/>
      </w:r>
    </w:p>
    <w:p w:rsidR="00481634" w:rsidRDefault="00481634">
      <w:pPr>
        <w:bidi/>
      </w:pPr>
    </w:p>
    <w:p w:rsidR="00481634" w:rsidRDefault="00911482">
      <w:pPr>
        <w:bidi/>
      </w:pPr>
      <w:r>
        <w:rPr>
          <w:b/>
          <w:sz w:val="24"/>
          <w:szCs w:val="24"/>
        </w:rPr>
        <w:t>Doctor</w:t>
      </w:r>
    </w:p>
    <w:p w:rsidR="00481634" w:rsidRDefault="00471D70" w:rsidP="00911482">
      <w:pPr>
        <w:bidi/>
      </w:pPr>
      <w:r>
        <w:rPr>
          <w:sz w:val="24"/>
          <w:szCs w:val="24"/>
          <w:rtl/>
        </w:rPr>
        <w:t xml:space="preserve">טבלת המשתמשים המוגדרים </w:t>
      </w:r>
      <w:r w:rsidR="00911482">
        <w:rPr>
          <w:rFonts w:hint="cs"/>
          <w:sz w:val="24"/>
          <w:szCs w:val="24"/>
          <w:rtl/>
        </w:rPr>
        <w:t>כוטרינרים</w:t>
      </w:r>
      <w:r>
        <w:rPr>
          <w:sz w:val="24"/>
          <w:szCs w:val="24"/>
          <w:rtl/>
        </w:rPr>
        <w:t xml:space="preserve"> במערכת</w:t>
      </w:r>
    </w:p>
    <w:p w:rsidR="00481634" w:rsidRDefault="00481634">
      <w:pPr>
        <w:bidi/>
      </w:pPr>
    </w:p>
    <w:tbl>
      <w:tblPr>
        <w:tblStyle w:val="a1"/>
        <w:tblW w:w="9360" w:type="dxa"/>
        <w:tblBorders>
          <w:top w:val="nil"/>
          <w:left w:val="nil"/>
          <w:bottom w:val="nil"/>
          <w:right w:val="nil"/>
          <w:insideH w:val="nil"/>
          <w:insideV w:val="nil"/>
        </w:tblBorders>
        <w:tblLayout w:type="fixed"/>
        <w:tblLook w:val="0600" w:firstRow="0" w:lastRow="0" w:firstColumn="0" w:lastColumn="0" w:noHBand="1" w:noVBand="1"/>
      </w:tblPr>
      <w:tblGrid>
        <w:gridCol w:w="2880"/>
        <w:gridCol w:w="1050"/>
        <w:gridCol w:w="855"/>
        <w:gridCol w:w="3720"/>
        <w:gridCol w:w="855"/>
      </w:tblGrid>
      <w:tr w:rsidR="004F4159">
        <w:trPr>
          <w:gridAfter w:val="1"/>
          <w:wAfter w:w="855" w:type="dxa"/>
        </w:trPr>
        <w:tc>
          <w:tcPr>
            <w:tcW w:w="2880" w:type="dxa"/>
            <w:tcBorders>
              <w:bottom w:val="single" w:sz="18" w:space="0" w:color="000000"/>
            </w:tcBorders>
            <w:tcMar>
              <w:top w:w="72" w:type="dxa"/>
              <w:left w:w="72" w:type="dxa"/>
              <w:bottom w:w="72" w:type="dxa"/>
              <w:right w:w="72" w:type="dxa"/>
            </w:tcMar>
            <w:vAlign w:val="center"/>
          </w:tcPr>
          <w:p w:rsidR="004F4159" w:rsidRDefault="004F4159">
            <w:pPr>
              <w:widowControl w:val="0"/>
              <w:bidi/>
            </w:pPr>
            <w:r>
              <w:rPr>
                <w:b/>
                <w:rtl/>
              </w:rPr>
              <w:t>עמודה</w:t>
            </w:r>
          </w:p>
        </w:tc>
        <w:tc>
          <w:tcPr>
            <w:tcW w:w="1050" w:type="dxa"/>
            <w:tcBorders>
              <w:bottom w:val="single" w:sz="18" w:space="0" w:color="000000"/>
            </w:tcBorders>
            <w:tcMar>
              <w:top w:w="72" w:type="dxa"/>
              <w:left w:w="72" w:type="dxa"/>
              <w:bottom w:w="72" w:type="dxa"/>
              <w:right w:w="72" w:type="dxa"/>
            </w:tcMar>
            <w:vAlign w:val="center"/>
          </w:tcPr>
          <w:p w:rsidR="004F4159" w:rsidRDefault="004F4159">
            <w:pPr>
              <w:widowControl w:val="0"/>
              <w:bidi/>
            </w:pPr>
            <w:r>
              <w:rPr>
                <w:b/>
                <w:rtl/>
              </w:rPr>
              <w:t>טיפוס</w:t>
            </w:r>
          </w:p>
        </w:tc>
        <w:tc>
          <w:tcPr>
            <w:tcW w:w="4575" w:type="dxa"/>
            <w:gridSpan w:val="2"/>
            <w:tcBorders>
              <w:bottom w:val="single" w:sz="18" w:space="0" w:color="000000"/>
            </w:tcBorders>
            <w:tcMar>
              <w:top w:w="72" w:type="dxa"/>
              <w:left w:w="72" w:type="dxa"/>
              <w:bottom w:w="72" w:type="dxa"/>
              <w:right w:w="72" w:type="dxa"/>
            </w:tcMar>
            <w:vAlign w:val="center"/>
          </w:tcPr>
          <w:p w:rsidR="004F4159" w:rsidRDefault="004F4159">
            <w:pPr>
              <w:widowControl w:val="0"/>
              <w:bidi/>
            </w:pPr>
            <w:r>
              <w:rPr>
                <w:b/>
                <w:rtl/>
              </w:rPr>
              <w:t>הסבר</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rPr>
                <w:rtl/>
              </w:rPr>
            </w:pPr>
            <w:r>
              <w:t>Id</w:t>
            </w:r>
          </w:p>
        </w:tc>
        <w:tc>
          <w:tcPr>
            <w:tcW w:w="1050" w:type="dxa"/>
            <w:tcMar>
              <w:top w:w="72" w:type="dxa"/>
              <w:left w:w="72" w:type="dxa"/>
              <w:bottom w:w="72" w:type="dxa"/>
              <w:right w:w="72" w:type="dxa"/>
            </w:tcMar>
            <w:vAlign w:val="center"/>
          </w:tcPr>
          <w:p w:rsidR="004F4159" w:rsidRDefault="004F4159" w:rsidP="00911482">
            <w:pPr>
              <w:widowControl w:val="0"/>
              <w:bidi/>
            </w:pPr>
            <w:r>
              <w:rPr>
                <w:rtl/>
              </w:rPr>
              <w:t>מספרי</w:t>
            </w:r>
          </w:p>
        </w:tc>
        <w:tc>
          <w:tcPr>
            <w:tcW w:w="4575" w:type="dxa"/>
            <w:gridSpan w:val="2"/>
            <w:tcMar>
              <w:top w:w="72" w:type="dxa"/>
              <w:left w:w="72" w:type="dxa"/>
              <w:bottom w:w="72" w:type="dxa"/>
              <w:right w:w="72" w:type="dxa"/>
            </w:tcMar>
            <w:vAlign w:val="center"/>
          </w:tcPr>
          <w:p w:rsidR="004F4159" w:rsidRDefault="004F4159" w:rsidP="00911482">
            <w:pPr>
              <w:widowControl w:val="0"/>
              <w:bidi/>
            </w:pPr>
            <w:r>
              <w:rPr>
                <w:rtl/>
              </w:rPr>
              <w:t>מפתח ראשי לטבלה</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pPr>
            <w:r>
              <w:t>Password</w:t>
            </w:r>
          </w:p>
        </w:tc>
        <w:tc>
          <w:tcPr>
            <w:tcW w:w="1050" w:type="dxa"/>
            <w:tcMar>
              <w:top w:w="72" w:type="dxa"/>
              <w:left w:w="72" w:type="dxa"/>
              <w:bottom w:w="72" w:type="dxa"/>
              <w:right w:w="72" w:type="dxa"/>
            </w:tcMar>
            <w:vAlign w:val="center"/>
          </w:tcPr>
          <w:p w:rsidR="004F4159" w:rsidRDefault="004F4159" w:rsidP="00911482">
            <w:pPr>
              <w:widowControl w:val="0"/>
              <w:bidi/>
            </w:pPr>
            <w:r>
              <w:rPr>
                <w:rtl/>
              </w:rPr>
              <w:t>מחרוזתי</w:t>
            </w:r>
          </w:p>
        </w:tc>
        <w:tc>
          <w:tcPr>
            <w:tcW w:w="4575" w:type="dxa"/>
            <w:gridSpan w:val="2"/>
            <w:tcMar>
              <w:top w:w="72" w:type="dxa"/>
              <w:left w:w="72" w:type="dxa"/>
              <w:bottom w:w="72" w:type="dxa"/>
              <w:right w:w="72" w:type="dxa"/>
            </w:tcMar>
            <w:vAlign w:val="center"/>
          </w:tcPr>
          <w:p w:rsidR="004F4159" w:rsidRDefault="004F4159" w:rsidP="00911482">
            <w:pPr>
              <w:widowControl w:val="0"/>
              <w:bidi/>
            </w:pPr>
            <w:r>
              <w:rPr>
                <w:rtl/>
              </w:rPr>
              <w:t xml:space="preserve">סיסמת המשתמש של </w:t>
            </w:r>
            <w:r>
              <w:rPr>
                <w:rFonts w:hint="cs"/>
                <w:rtl/>
              </w:rPr>
              <w:t>הוטרינר</w:t>
            </w:r>
            <w:r>
              <w:rPr>
                <w:rtl/>
              </w:rPr>
              <w:t xml:space="preserve"> בעת כניסה למערכת</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rPr>
                <w:rtl/>
              </w:rPr>
            </w:pPr>
            <w:r>
              <w:rPr>
                <w:rFonts w:hint="cs"/>
              </w:rPr>
              <w:t>E</w:t>
            </w:r>
            <w:r>
              <w:t>mail</w:t>
            </w:r>
          </w:p>
        </w:tc>
        <w:tc>
          <w:tcPr>
            <w:tcW w:w="1050" w:type="dxa"/>
            <w:tcMar>
              <w:top w:w="72" w:type="dxa"/>
              <w:left w:w="72" w:type="dxa"/>
              <w:bottom w:w="72" w:type="dxa"/>
              <w:right w:w="72" w:type="dxa"/>
            </w:tcMar>
            <w:vAlign w:val="center"/>
          </w:tcPr>
          <w:p w:rsidR="004F4159" w:rsidRDefault="004F4159" w:rsidP="00911482">
            <w:pPr>
              <w:widowControl w:val="0"/>
              <w:bidi/>
            </w:pPr>
            <w:r>
              <w:rPr>
                <w:rtl/>
              </w:rPr>
              <w:t>מחרוזתי</w:t>
            </w:r>
          </w:p>
        </w:tc>
        <w:tc>
          <w:tcPr>
            <w:tcW w:w="4575" w:type="dxa"/>
            <w:gridSpan w:val="2"/>
            <w:tcMar>
              <w:top w:w="72" w:type="dxa"/>
              <w:left w:w="72" w:type="dxa"/>
              <w:bottom w:w="72" w:type="dxa"/>
              <w:right w:w="72" w:type="dxa"/>
            </w:tcMar>
            <w:vAlign w:val="center"/>
          </w:tcPr>
          <w:p w:rsidR="004F4159" w:rsidRDefault="004F4159" w:rsidP="00911482">
            <w:pPr>
              <w:widowControl w:val="0"/>
              <w:bidi/>
            </w:pPr>
            <w:r>
              <w:rPr>
                <w:rtl/>
              </w:rPr>
              <w:t xml:space="preserve">כתובת הדואר האלקטרוני של </w:t>
            </w:r>
            <w:r>
              <w:rPr>
                <w:rFonts w:hint="cs"/>
                <w:rtl/>
              </w:rPr>
              <w:t>הוטרינר ושם המשתמש בעת כניסה למערכת</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pPr>
            <w:r>
              <w:t>LastName</w:t>
            </w:r>
          </w:p>
        </w:tc>
        <w:tc>
          <w:tcPr>
            <w:tcW w:w="1050" w:type="dxa"/>
            <w:tcMar>
              <w:top w:w="72" w:type="dxa"/>
              <w:left w:w="72" w:type="dxa"/>
              <w:bottom w:w="72" w:type="dxa"/>
              <w:right w:w="72" w:type="dxa"/>
            </w:tcMar>
            <w:vAlign w:val="center"/>
          </w:tcPr>
          <w:p w:rsidR="004F4159" w:rsidRDefault="004F4159" w:rsidP="00911482">
            <w:pPr>
              <w:widowControl w:val="0"/>
              <w:bidi/>
            </w:pPr>
            <w:r>
              <w:rPr>
                <w:rtl/>
              </w:rPr>
              <w:t>מחרוזתי</w:t>
            </w:r>
          </w:p>
        </w:tc>
        <w:tc>
          <w:tcPr>
            <w:tcW w:w="4575" w:type="dxa"/>
            <w:gridSpan w:val="2"/>
            <w:tcMar>
              <w:top w:w="72" w:type="dxa"/>
              <w:left w:w="72" w:type="dxa"/>
              <w:bottom w:w="72" w:type="dxa"/>
              <w:right w:w="72" w:type="dxa"/>
            </w:tcMar>
            <w:vAlign w:val="center"/>
          </w:tcPr>
          <w:p w:rsidR="004F4159" w:rsidRDefault="004F4159" w:rsidP="00911482">
            <w:pPr>
              <w:widowControl w:val="0"/>
              <w:bidi/>
            </w:pPr>
            <w:r>
              <w:rPr>
                <w:rtl/>
              </w:rPr>
              <w:t xml:space="preserve">שם משפחתו של </w:t>
            </w:r>
            <w:r>
              <w:rPr>
                <w:rFonts w:hint="cs"/>
                <w:rtl/>
              </w:rPr>
              <w:t>הוטרינר</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pPr>
            <w:r>
              <w:t>BirthDate</w:t>
            </w:r>
          </w:p>
        </w:tc>
        <w:tc>
          <w:tcPr>
            <w:tcW w:w="1050" w:type="dxa"/>
            <w:tcMar>
              <w:top w:w="72" w:type="dxa"/>
              <w:left w:w="72" w:type="dxa"/>
              <w:bottom w:w="72" w:type="dxa"/>
              <w:right w:w="72" w:type="dxa"/>
            </w:tcMar>
            <w:vAlign w:val="center"/>
          </w:tcPr>
          <w:p w:rsidR="004F4159" w:rsidRDefault="004F4159" w:rsidP="00911482">
            <w:pPr>
              <w:widowControl w:val="0"/>
              <w:bidi/>
              <w:rPr>
                <w:rtl/>
              </w:rPr>
            </w:pPr>
            <w:r>
              <w:rPr>
                <w:rFonts w:hint="cs"/>
                <w:rtl/>
              </w:rPr>
              <w:t>תאריכי</w:t>
            </w:r>
          </w:p>
        </w:tc>
        <w:tc>
          <w:tcPr>
            <w:tcW w:w="4575" w:type="dxa"/>
            <w:gridSpan w:val="2"/>
            <w:tcMar>
              <w:top w:w="72" w:type="dxa"/>
              <w:left w:w="72" w:type="dxa"/>
              <w:bottom w:w="72" w:type="dxa"/>
              <w:right w:w="72" w:type="dxa"/>
            </w:tcMar>
            <w:vAlign w:val="center"/>
          </w:tcPr>
          <w:p w:rsidR="004F4159" w:rsidRDefault="004F4159" w:rsidP="00911482">
            <w:pPr>
              <w:widowControl w:val="0"/>
              <w:bidi/>
            </w:pPr>
            <w:r>
              <w:rPr>
                <w:rFonts w:hint="cs"/>
                <w:rtl/>
              </w:rPr>
              <w:t>תאריך לידה שת הוטרינר</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rPr>
                <w:rtl/>
              </w:rPr>
            </w:pPr>
            <w:r>
              <w:t>Phone</w:t>
            </w:r>
          </w:p>
        </w:tc>
        <w:tc>
          <w:tcPr>
            <w:tcW w:w="1050" w:type="dxa"/>
            <w:tcMar>
              <w:top w:w="72" w:type="dxa"/>
              <w:left w:w="72" w:type="dxa"/>
              <w:bottom w:w="72" w:type="dxa"/>
              <w:right w:w="72" w:type="dxa"/>
            </w:tcMar>
            <w:vAlign w:val="center"/>
          </w:tcPr>
          <w:p w:rsidR="004F4159" w:rsidRDefault="004F4159" w:rsidP="00911482">
            <w:pPr>
              <w:widowControl w:val="0"/>
              <w:bidi/>
              <w:rPr>
                <w:rtl/>
              </w:rPr>
            </w:pPr>
            <w:r>
              <w:rPr>
                <w:rFonts w:hint="cs"/>
                <w:rtl/>
              </w:rPr>
              <w:t>מחרוזתי</w:t>
            </w:r>
          </w:p>
        </w:tc>
        <w:tc>
          <w:tcPr>
            <w:tcW w:w="4575" w:type="dxa"/>
            <w:gridSpan w:val="2"/>
            <w:tcMar>
              <w:top w:w="72" w:type="dxa"/>
              <w:left w:w="72" w:type="dxa"/>
              <w:bottom w:w="72" w:type="dxa"/>
              <w:right w:w="72" w:type="dxa"/>
            </w:tcMar>
            <w:vAlign w:val="center"/>
          </w:tcPr>
          <w:p w:rsidR="004F4159" w:rsidRDefault="004F4159" w:rsidP="00911482">
            <w:pPr>
              <w:widowControl w:val="0"/>
              <w:bidi/>
              <w:rPr>
                <w:rtl/>
              </w:rPr>
            </w:pPr>
            <w:r>
              <w:rPr>
                <w:rFonts w:hint="cs"/>
                <w:rtl/>
              </w:rPr>
              <w:t>מספר טלפון של הוטרינר</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pPr>
            <w:r>
              <w:rPr>
                <w:rFonts w:hint="cs"/>
              </w:rPr>
              <w:t>N</w:t>
            </w:r>
            <w:r>
              <w:t>otes</w:t>
            </w:r>
          </w:p>
        </w:tc>
        <w:tc>
          <w:tcPr>
            <w:tcW w:w="1050" w:type="dxa"/>
            <w:tcMar>
              <w:top w:w="72" w:type="dxa"/>
              <w:left w:w="72" w:type="dxa"/>
              <w:bottom w:w="72" w:type="dxa"/>
              <w:right w:w="72" w:type="dxa"/>
            </w:tcMar>
            <w:vAlign w:val="center"/>
          </w:tcPr>
          <w:p w:rsidR="004F4159" w:rsidRDefault="004F4159" w:rsidP="00911482">
            <w:pPr>
              <w:widowControl w:val="0"/>
              <w:bidi/>
              <w:rPr>
                <w:rtl/>
              </w:rPr>
            </w:pPr>
            <w:r>
              <w:rPr>
                <w:rFonts w:hint="cs"/>
                <w:rtl/>
              </w:rPr>
              <w:t>מחרוזתי</w:t>
            </w:r>
          </w:p>
        </w:tc>
        <w:tc>
          <w:tcPr>
            <w:tcW w:w="4575" w:type="dxa"/>
            <w:gridSpan w:val="2"/>
            <w:tcMar>
              <w:top w:w="72" w:type="dxa"/>
              <w:left w:w="72" w:type="dxa"/>
              <w:bottom w:w="72" w:type="dxa"/>
              <w:right w:w="72" w:type="dxa"/>
            </w:tcMar>
            <w:vAlign w:val="center"/>
          </w:tcPr>
          <w:p w:rsidR="004F4159" w:rsidRDefault="004F4159" w:rsidP="00911482">
            <w:pPr>
              <w:widowControl w:val="0"/>
              <w:bidi/>
              <w:rPr>
                <w:rtl/>
              </w:rPr>
            </w:pPr>
            <w:r>
              <w:rPr>
                <w:rFonts w:hint="cs"/>
                <w:rtl/>
              </w:rPr>
              <w:t>מידע כללי על וטרינר (ישומש בעיקר לתוכן פרסומי)</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rPr>
                <w:rtl/>
              </w:rPr>
            </w:pPr>
            <w:r>
              <w:rPr>
                <w:rFonts w:hint="cs"/>
              </w:rPr>
              <w:t>O</w:t>
            </w:r>
            <w:r>
              <w:t>peningHours</w:t>
            </w:r>
          </w:p>
        </w:tc>
        <w:tc>
          <w:tcPr>
            <w:tcW w:w="1050" w:type="dxa"/>
            <w:tcMar>
              <w:top w:w="72" w:type="dxa"/>
              <w:left w:w="72" w:type="dxa"/>
              <w:bottom w:w="72" w:type="dxa"/>
              <w:right w:w="72" w:type="dxa"/>
            </w:tcMar>
            <w:vAlign w:val="center"/>
          </w:tcPr>
          <w:p w:rsidR="004F4159" w:rsidRDefault="004F4159" w:rsidP="00911482">
            <w:pPr>
              <w:widowControl w:val="0"/>
              <w:bidi/>
            </w:pPr>
            <w:r>
              <w:rPr>
                <w:rFonts w:hint="cs"/>
                <w:rtl/>
              </w:rPr>
              <w:t>מחרוזתי</w:t>
            </w:r>
          </w:p>
        </w:tc>
        <w:tc>
          <w:tcPr>
            <w:tcW w:w="4575" w:type="dxa"/>
            <w:gridSpan w:val="2"/>
            <w:tcMar>
              <w:top w:w="72" w:type="dxa"/>
              <w:left w:w="72" w:type="dxa"/>
              <w:bottom w:w="72" w:type="dxa"/>
              <w:right w:w="72" w:type="dxa"/>
            </w:tcMar>
            <w:vAlign w:val="center"/>
          </w:tcPr>
          <w:p w:rsidR="004F4159" w:rsidRDefault="004F4159" w:rsidP="004F4159">
            <w:pPr>
              <w:widowControl w:val="0"/>
              <w:bidi/>
              <w:rPr>
                <w:rtl/>
              </w:rPr>
            </w:pPr>
            <w:r>
              <w:rPr>
                <w:rFonts w:hint="cs"/>
                <w:rtl/>
              </w:rPr>
              <w:t>שעות פעילות</w:t>
            </w:r>
            <w:r w:rsidR="00747F2B">
              <w:rPr>
                <w:rFonts w:hint="cs"/>
                <w:rtl/>
              </w:rPr>
              <w:t xml:space="preserve"> הוטרינר</w:t>
            </w:r>
          </w:p>
        </w:tc>
      </w:tr>
      <w:tr w:rsidR="00747F2B">
        <w:trPr>
          <w:gridAfter w:val="1"/>
          <w:wAfter w:w="855" w:type="dxa"/>
        </w:trPr>
        <w:tc>
          <w:tcPr>
            <w:tcW w:w="2880" w:type="dxa"/>
            <w:tcMar>
              <w:top w:w="72" w:type="dxa"/>
              <w:left w:w="72" w:type="dxa"/>
              <w:bottom w:w="72" w:type="dxa"/>
              <w:right w:w="72" w:type="dxa"/>
            </w:tcMar>
            <w:vAlign w:val="center"/>
          </w:tcPr>
          <w:p w:rsidR="00747F2B" w:rsidRDefault="00747F2B" w:rsidP="00911482">
            <w:pPr>
              <w:widowControl w:val="0"/>
              <w:bidi/>
              <w:rPr>
                <w:rtl/>
              </w:rPr>
            </w:pPr>
            <w:r>
              <w:t>DoctorCode</w:t>
            </w:r>
          </w:p>
        </w:tc>
        <w:tc>
          <w:tcPr>
            <w:tcW w:w="1050" w:type="dxa"/>
            <w:tcMar>
              <w:top w:w="72" w:type="dxa"/>
              <w:left w:w="72" w:type="dxa"/>
              <w:bottom w:w="72" w:type="dxa"/>
              <w:right w:w="72" w:type="dxa"/>
            </w:tcMar>
            <w:vAlign w:val="center"/>
          </w:tcPr>
          <w:p w:rsidR="00747F2B" w:rsidRDefault="00747F2B" w:rsidP="00911482">
            <w:pPr>
              <w:widowControl w:val="0"/>
              <w:bidi/>
              <w:rPr>
                <w:rtl/>
              </w:rPr>
            </w:pPr>
            <w:r>
              <w:rPr>
                <w:rFonts w:hint="cs"/>
                <w:rtl/>
              </w:rPr>
              <w:t>מחרוזתי</w:t>
            </w:r>
          </w:p>
        </w:tc>
        <w:tc>
          <w:tcPr>
            <w:tcW w:w="4575" w:type="dxa"/>
            <w:gridSpan w:val="2"/>
            <w:tcMar>
              <w:top w:w="72" w:type="dxa"/>
              <w:left w:w="72" w:type="dxa"/>
              <w:bottom w:w="72" w:type="dxa"/>
              <w:right w:w="72" w:type="dxa"/>
            </w:tcMar>
            <w:vAlign w:val="center"/>
          </w:tcPr>
          <w:p w:rsidR="00747F2B" w:rsidRDefault="00747F2B" w:rsidP="004F4159">
            <w:pPr>
              <w:widowControl w:val="0"/>
              <w:bidi/>
              <w:rPr>
                <w:rtl/>
              </w:rPr>
            </w:pPr>
            <w:r>
              <w:rPr>
                <w:rFonts w:hint="cs"/>
                <w:rtl/>
              </w:rPr>
              <w:t>מספר רישיון הוטרינר</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pPr>
            <w:r>
              <w:t>Address_id</w:t>
            </w:r>
          </w:p>
        </w:tc>
        <w:tc>
          <w:tcPr>
            <w:tcW w:w="1050" w:type="dxa"/>
            <w:tcMar>
              <w:top w:w="72" w:type="dxa"/>
              <w:left w:w="72" w:type="dxa"/>
              <w:bottom w:w="72" w:type="dxa"/>
              <w:right w:w="72" w:type="dxa"/>
            </w:tcMar>
            <w:vAlign w:val="center"/>
          </w:tcPr>
          <w:p w:rsidR="004F4159" w:rsidRDefault="004F4159" w:rsidP="00911482">
            <w:pPr>
              <w:widowControl w:val="0"/>
              <w:bidi/>
            </w:pPr>
            <w:r>
              <w:rPr>
                <w:rFonts w:hint="cs"/>
                <w:rtl/>
              </w:rPr>
              <w:t>מספרי</w:t>
            </w:r>
          </w:p>
        </w:tc>
        <w:tc>
          <w:tcPr>
            <w:tcW w:w="4575" w:type="dxa"/>
            <w:gridSpan w:val="2"/>
            <w:tcMar>
              <w:top w:w="72" w:type="dxa"/>
              <w:left w:w="72" w:type="dxa"/>
              <w:bottom w:w="72" w:type="dxa"/>
              <w:right w:w="72" w:type="dxa"/>
            </w:tcMar>
            <w:vAlign w:val="center"/>
          </w:tcPr>
          <w:p w:rsidR="004F4159" w:rsidRDefault="004F4159" w:rsidP="00911482">
            <w:pPr>
              <w:widowControl w:val="0"/>
              <w:bidi/>
              <w:rPr>
                <w:rtl/>
              </w:rPr>
            </w:pPr>
            <w:r>
              <w:rPr>
                <w:rFonts w:hint="cs"/>
                <w:rtl/>
              </w:rPr>
              <w:t>הפנייה לכתובת מגורי הוטרינר</w:t>
            </w:r>
          </w:p>
        </w:tc>
      </w:tr>
      <w:tr w:rsidR="00911482">
        <w:tc>
          <w:tcPr>
            <w:tcW w:w="2880" w:type="dxa"/>
            <w:tcMar>
              <w:top w:w="72" w:type="dxa"/>
              <w:left w:w="72" w:type="dxa"/>
              <w:bottom w:w="72" w:type="dxa"/>
              <w:right w:w="72" w:type="dxa"/>
            </w:tcMar>
            <w:vAlign w:val="center"/>
          </w:tcPr>
          <w:p w:rsidR="00911482" w:rsidRDefault="00911482" w:rsidP="00911482">
            <w:pPr>
              <w:widowControl w:val="0"/>
              <w:bidi/>
              <w:rPr>
                <w:rtl/>
              </w:rPr>
            </w:pPr>
          </w:p>
        </w:tc>
        <w:tc>
          <w:tcPr>
            <w:tcW w:w="1050" w:type="dxa"/>
            <w:tcMar>
              <w:top w:w="72" w:type="dxa"/>
              <w:left w:w="72" w:type="dxa"/>
              <w:bottom w:w="72" w:type="dxa"/>
              <w:right w:w="72" w:type="dxa"/>
            </w:tcMar>
            <w:vAlign w:val="center"/>
          </w:tcPr>
          <w:p w:rsidR="00911482" w:rsidRDefault="00911482" w:rsidP="00911482">
            <w:pPr>
              <w:widowControl w:val="0"/>
              <w:bidi/>
            </w:pPr>
          </w:p>
        </w:tc>
        <w:tc>
          <w:tcPr>
            <w:tcW w:w="855" w:type="dxa"/>
            <w:tcMar>
              <w:top w:w="72" w:type="dxa"/>
              <w:left w:w="72" w:type="dxa"/>
              <w:bottom w:w="72" w:type="dxa"/>
              <w:right w:w="72" w:type="dxa"/>
            </w:tcMar>
            <w:vAlign w:val="center"/>
          </w:tcPr>
          <w:p w:rsidR="00911482" w:rsidRDefault="00911482" w:rsidP="00911482">
            <w:pPr>
              <w:widowControl w:val="0"/>
              <w:bidi/>
            </w:pPr>
          </w:p>
        </w:tc>
        <w:tc>
          <w:tcPr>
            <w:tcW w:w="4575" w:type="dxa"/>
            <w:gridSpan w:val="2"/>
            <w:tcMar>
              <w:top w:w="72" w:type="dxa"/>
              <w:left w:w="72" w:type="dxa"/>
              <w:bottom w:w="72" w:type="dxa"/>
              <w:right w:w="72" w:type="dxa"/>
            </w:tcMar>
            <w:vAlign w:val="center"/>
          </w:tcPr>
          <w:p w:rsidR="00911482" w:rsidRDefault="00911482" w:rsidP="00911482">
            <w:pPr>
              <w:widowControl w:val="0"/>
              <w:bidi/>
            </w:pPr>
          </w:p>
        </w:tc>
      </w:tr>
    </w:tbl>
    <w:p w:rsidR="00481634" w:rsidRDefault="00481634">
      <w:pPr>
        <w:bidi/>
      </w:pP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pStyle w:val="Heading2"/>
        <w:bidi/>
        <w:pPrChange w:id="250" w:author="Ron Gal" w:date="2017-03-05T23:20:00Z">
          <w:pPr>
            <w:bidi/>
          </w:pPr>
        </w:pPrChange>
      </w:pPr>
      <w:bookmarkStart w:id="251" w:name="_Toc476522455"/>
      <w:r>
        <w:rPr>
          <w:rtl/>
        </w:rPr>
        <w:t>טבלאות פיענוח</w:t>
      </w:r>
      <w:bookmarkEnd w:id="251"/>
    </w:p>
    <w:p w:rsidR="00481634" w:rsidRDefault="00481634">
      <w:pPr>
        <w:bidi/>
      </w:pPr>
    </w:p>
    <w:p w:rsidR="00481634" w:rsidRDefault="00747F2B">
      <w:pPr>
        <w:bidi/>
        <w:rPr>
          <w:rtl/>
        </w:rPr>
      </w:pPr>
      <w:r>
        <w:rPr>
          <w:rFonts w:hint="cs"/>
          <w:b/>
          <w:sz w:val="24"/>
          <w:szCs w:val="24"/>
        </w:rPr>
        <w:t>A</w:t>
      </w:r>
      <w:r>
        <w:rPr>
          <w:b/>
          <w:sz w:val="24"/>
          <w:szCs w:val="24"/>
        </w:rPr>
        <w:t>nimalTypeDecode</w:t>
      </w:r>
    </w:p>
    <w:p w:rsidR="00481634" w:rsidRDefault="00471D70" w:rsidP="00747F2B">
      <w:pPr>
        <w:bidi/>
      </w:pPr>
      <w:r>
        <w:rPr>
          <w:sz w:val="24"/>
          <w:szCs w:val="24"/>
          <w:rtl/>
        </w:rPr>
        <w:t xml:space="preserve">טבלת </w:t>
      </w:r>
      <w:r w:rsidR="00747F2B">
        <w:rPr>
          <w:rFonts w:hint="cs"/>
          <w:sz w:val="24"/>
          <w:szCs w:val="24"/>
          <w:rtl/>
        </w:rPr>
        <w:t>סוגי בעלי חיים (חתול, כלב וכיו"ב)</w:t>
      </w:r>
    </w:p>
    <w:tbl>
      <w:tblPr>
        <w:tblStyle w:val="a2"/>
        <w:tblW w:w="8040" w:type="dxa"/>
        <w:tblBorders>
          <w:top w:val="nil"/>
          <w:left w:val="nil"/>
          <w:bottom w:val="nil"/>
          <w:right w:val="nil"/>
          <w:insideH w:val="nil"/>
          <w:insideV w:val="nil"/>
        </w:tblBorders>
        <w:tblLayout w:type="fixed"/>
        <w:tblLook w:val="0600" w:firstRow="0" w:lastRow="0" w:firstColumn="0" w:lastColumn="0" w:noHBand="1" w:noVBand="1"/>
      </w:tblPr>
      <w:tblGrid>
        <w:gridCol w:w="2175"/>
        <w:gridCol w:w="1363"/>
        <w:gridCol w:w="4502"/>
      </w:tblGrid>
      <w:tr w:rsidR="00747F2B" w:rsidTr="00747F2B">
        <w:tc>
          <w:tcPr>
            <w:tcW w:w="2175"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עמודה</w:t>
            </w:r>
          </w:p>
        </w:tc>
        <w:tc>
          <w:tcPr>
            <w:tcW w:w="1363"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טיפוס</w:t>
            </w:r>
          </w:p>
        </w:tc>
        <w:tc>
          <w:tcPr>
            <w:tcW w:w="4502"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הסבר</w:t>
            </w:r>
          </w:p>
        </w:tc>
      </w:tr>
      <w:tr w:rsidR="00747F2B" w:rsidTr="00747F2B">
        <w:tc>
          <w:tcPr>
            <w:tcW w:w="2175" w:type="dxa"/>
            <w:tcMar>
              <w:top w:w="72" w:type="dxa"/>
              <w:left w:w="72" w:type="dxa"/>
              <w:bottom w:w="72" w:type="dxa"/>
              <w:right w:w="72" w:type="dxa"/>
            </w:tcMar>
            <w:vAlign w:val="center"/>
          </w:tcPr>
          <w:p w:rsidR="00747F2B" w:rsidRDefault="00747F2B">
            <w:pPr>
              <w:widowControl w:val="0"/>
              <w:bidi/>
            </w:pPr>
            <w:r>
              <w:t>Id</w:t>
            </w:r>
          </w:p>
        </w:tc>
        <w:tc>
          <w:tcPr>
            <w:tcW w:w="1363" w:type="dxa"/>
            <w:tcMar>
              <w:top w:w="72" w:type="dxa"/>
              <w:left w:w="72" w:type="dxa"/>
              <w:bottom w:w="72" w:type="dxa"/>
              <w:right w:w="72" w:type="dxa"/>
            </w:tcMar>
            <w:vAlign w:val="center"/>
          </w:tcPr>
          <w:p w:rsidR="00747F2B" w:rsidRDefault="00747F2B">
            <w:pPr>
              <w:widowControl w:val="0"/>
              <w:bidi/>
            </w:pPr>
            <w:r>
              <w:rPr>
                <w:rtl/>
              </w:rPr>
              <w:t>מספרי</w:t>
            </w:r>
          </w:p>
        </w:tc>
        <w:tc>
          <w:tcPr>
            <w:tcW w:w="4502" w:type="dxa"/>
            <w:tcMar>
              <w:top w:w="72" w:type="dxa"/>
              <w:left w:w="72" w:type="dxa"/>
              <w:bottom w:w="72" w:type="dxa"/>
              <w:right w:w="72" w:type="dxa"/>
            </w:tcMar>
            <w:vAlign w:val="center"/>
          </w:tcPr>
          <w:p w:rsidR="00747F2B" w:rsidRDefault="00747F2B" w:rsidP="00747F2B">
            <w:pPr>
              <w:widowControl w:val="0"/>
              <w:bidi/>
            </w:pPr>
            <w:r>
              <w:rPr>
                <w:rtl/>
              </w:rPr>
              <w:t xml:space="preserve">קוד </w:t>
            </w:r>
            <w:r>
              <w:rPr>
                <w:rFonts w:hint="cs"/>
                <w:rtl/>
              </w:rPr>
              <w:t>סוג</w:t>
            </w:r>
          </w:p>
        </w:tc>
      </w:tr>
      <w:tr w:rsidR="00747F2B" w:rsidTr="00747F2B">
        <w:tc>
          <w:tcPr>
            <w:tcW w:w="2175" w:type="dxa"/>
            <w:tcMar>
              <w:top w:w="72" w:type="dxa"/>
              <w:left w:w="72" w:type="dxa"/>
              <w:bottom w:w="72" w:type="dxa"/>
              <w:right w:w="72" w:type="dxa"/>
            </w:tcMar>
            <w:vAlign w:val="center"/>
          </w:tcPr>
          <w:p w:rsidR="00747F2B" w:rsidRDefault="00747F2B">
            <w:pPr>
              <w:widowControl w:val="0"/>
              <w:bidi/>
              <w:rPr>
                <w:rtl/>
              </w:rPr>
            </w:pPr>
            <w:r>
              <w:t>Name</w:t>
            </w:r>
          </w:p>
        </w:tc>
        <w:tc>
          <w:tcPr>
            <w:tcW w:w="1363" w:type="dxa"/>
            <w:tcMar>
              <w:top w:w="72" w:type="dxa"/>
              <w:left w:w="72" w:type="dxa"/>
              <w:bottom w:w="72" w:type="dxa"/>
              <w:right w:w="72" w:type="dxa"/>
            </w:tcMar>
            <w:vAlign w:val="center"/>
          </w:tcPr>
          <w:p w:rsidR="00747F2B" w:rsidRDefault="00747F2B">
            <w:pPr>
              <w:widowControl w:val="0"/>
              <w:bidi/>
            </w:pPr>
            <w:r>
              <w:rPr>
                <w:rtl/>
              </w:rPr>
              <w:t>מחרוזתי</w:t>
            </w:r>
          </w:p>
        </w:tc>
        <w:tc>
          <w:tcPr>
            <w:tcW w:w="4502" w:type="dxa"/>
            <w:tcMar>
              <w:top w:w="72" w:type="dxa"/>
              <w:left w:w="72" w:type="dxa"/>
              <w:bottom w:w="72" w:type="dxa"/>
              <w:right w:w="72" w:type="dxa"/>
            </w:tcMar>
            <w:vAlign w:val="center"/>
          </w:tcPr>
          <w:p w:rsidR="00747F2B" w:rsidRDefault="00747F2B" w:rsidP="00747F2B">
            <w:pPr>
              <w:widowControl w:val="0"/>
              <w:bidi/>
            </w:pPr>
            <w:r>
              <w:rPr>
                <w:rtl/>
              </w:rPr>
              <w:t xml:space="preserve">פיענוח </w:t>
            </w:r>
            <w:r>
              <w:rPr>
                <w:rFonts w:hint="cs"/>
                <w:rtl/>
              </w:rPr>
              <w:t>סוג</w:t>
            </w:r>
          </w:p>
        </w:tc>
      </w:tr>
    </w:tbl>
    <w:p w:rsidR="00481634" w:rsidRDefault="00481634">
      <w:pPr>
        <w:bidi/>
      </w:pPr>
    </w:p>
    <w:p w:rsidR="00481634" w:rsidRDefault="00481634" w:rsidP="00747F2B"/>
    <w:p w:rsidR="00481634" w:rsidRDefault="00747F2B">
      <w:pPr>
        <w:bidi/>
      </w:pPr>
      <w:r>
        <w:rPr>
          <w:b/>
          <w:sz w:val="24"/>
          <w:szCs w:val="24"/>
        </w:rPr>
        <w:t>GenderDecode</w:t>
      </w:r>
    </w:p>
    <w:p w:rsidR="00481634" w:rsidRDefault="00471D70" w:rsidP="00747F2B">
      <w:pPr>
        <w:bidi/>
        <w:rPr>
          <w:rtl/>
        </w:rPr>
      </w:pPr>
      <w:r>
        <w:rPr>
          <w:sz w:val="24"/>
          <w:szCs w:val="24"/>
          <w:rtl/>
        </w:rPr>
        <w:t xml:space="preserve">טבלת </w:t>
      </w:r>
      <w:r w:rsidR="00747F2B">
        <w:rPr>
          <w:rFonts w:hint="cs"/>
          <w:sz w:val="24"/>
          <w:szCs w:val="24"/>
          <w:rtl/>
        </w:rPr>
        <w:t>מגדרי בעלי חיים (זכר ונקבה)</w:t>
      </w:r>
    </w:p>
    <w:tbl>
      <w:tblPr>
        <w:tblStyle w:val="a3"/>
        <w:tblW w:w="8040" w:type="dxa"/>
        <w:tblBorders>
          <w:top w:val="nil"/>
          <w:left w:val="nil"/>
          <w:bottom w:val="nil"/>
          <w:right w:val="nil"/>
          <w:insideH w:val="nil"/>
          <w:insideV w:val="nil"/>
        </w:tblBorders>
        <w:tblLayout w:type="fixed"/>
        <w:tblLook w:val="0600" w:firstRow="0" w:lastRow="0" w:firstColumn="0" w:lastColumn="0" w:noHBand="1" w:noVBand="1"/>
      </w:tblPr>
      <w:tblGrid>
        <w:gridCol w:w="2175"/>
        <w:gridCol w:w="1363"/>
        <w:gridCol w:w="4502"/>
      </w:tblGrid>
      <w:tr w:rsidR="00747F2B" w:rsidTr="00747F2B">
        <w:tc>
          <w:tcPr>
            <w:tcW w:w="2175"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עמודה</w:t>
            </w:r>
          </w:p>
        </w:tc>
        <w:tc>
          <w:tcPr>
            <w:tcW w:w="1363"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טיפוס</w:t>
            </w:r>
          </w:p>
        </w:tc>
        <w:tc>
          <w:tcPr>
            <w:tcW w:w="4502"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הסבר</w:t>
            </w:r>
          </w:p>
        </w:tc>
      </w:tr>
      <w:tr w:rsidR="00747F2B" w:rsidTr="00747F2B">
        <w:tc>
          <w:tcPr>
            <w:tcW w:w="2175" w:type="dxa"/>
            <w:tcMar>
              <w:top w:w="72" w:type="dxa"/>
              <w:left w:w="72" w:type="dxa"/>
              <w:bottom w:w="72" w:type="dxa"/>
              <w:right w:w="72" w:type="dxa"/>
            </w:tcMar>
            <w:vAlign w:val="center"/>
          </w:tcPr>
          <w:p w:rsidR="00747F2B" w:rsidRDefault="00747F2B">
            <w:pPr>
              <w:widowControl w:val="0"/>
              <w:bidi/>
            </w:pPr>
            <w:r>
              <w:rPr>
                <w:rFonts w:hint="cs"/>
              </w:rPr>
              <w:t>I</w:t>
            </w:r>
            <w:r>
              <w:t>d</w:t>
            </w:r>
          </w:p>
        </w:tc>
        <w:tc>
          <w:tcPr>
            <w:tcW w:w="1363" w:type="dxa"/>
            <w:tcMar>
              <w:top w:w="72" w:type="dxa"/>
              <w:left w:w="72" w:type="dxa"/>
              <w:bottom w:w="72" w:type="dxa"/>
              <w:right w:w="72" w:type="dxa"/>
            </w:tcMar>
            <w:vAlign w:val="center"/>
          </w:tcPr>
          <w:p w:rsidR="00747F2B" w:rsidRDefault="00747F2B">
            <w:pPr>
              <w:widowControl w:val="0"/>
              <w:bidi/>
            </w:pPr>
            <w:r>
              <w:rPr>
                <w:rtl/>
              </w:rPr>
              <w:t>מספרי</w:t>
            </w:r>
          </w:p>
        </w:tc>
        <w:tc>
          <w:tcPr>
            <w:tcW w:w="4502" w:type="dxa"/>
            <w:tcMar>
              <w:top w:w="72" w:type="dxa"/>
              <w:left w:w="72" w:type="dxa"/>
              <w:bottom w:w="72" w:type="dxa"/>
              <w:right w:w="72" w:type="dxa"/>
            </w:tcMar>
            <w:vAlign w:val="center"/>
          </w:tcPr>
          <w:p w:rsidR="00747F2B" w:rsidRDefault="00747F2B" w:rsidP="00747F2B">
            <w:pPr>
              <w:widowControl w:val="0"/>
              <w:bidi/>
            </w:pPr>
            <w:r>
              <w:rPr>
                <w:rtl/>
              </w:rPr>
              <w:t xml:space="preserve">קוד </w:t>
            </w:r>
            <w:r>
              <w:rPr>
                <w:rFonts w:hint="cs"/>
                <w:rtl/>
              </w:rPr>
              <w:t>מגדר</w:t>
            </w:r>
          </w:p>
        </w:tc>
      </w:tr>
      <w:tr w:rsidR="00747F2B" w:rsidTr="00747F2B">
        <w:tc>
          <w:tcPr>
            <w:tcW w:w="2175" w:type="dxa"/>
            <w:tcMar>
              <w:top w:w="72" w:type="dxa"/>
              <w:left w:w="72" w:type="dxa"/>
              <w:bottom w:w="72" w:type="dxa"/>
              <w:right w:w="72" w:type="dxa"/>
            </w:tcMar>
            <w:vAlign w:val="center"/>
          </w:tcPr>
          <w:p w:rsidR="00747F2B" w:rsidRDefault="00747F2B">
            <w:pPr>
              <w:widowControl w:val="0"/>
              <w:bidi/>
            </w:pPr>
            <w:r>
              <w:t>Name</w:t>
            </w:r>
          </w:p>
        </w:tc>
        <w:tc>
          <w:tcPr>
            <w:tcW w:w="1363" w:type="dxa"/>
            <w:tcMar>
              <w:top w:w="72" w:type="dxa"/>
              <w:left w:w="72" w:type="dxa"/>
              <w:bottom w:w="72" w:type="dxa"/>
              <w:right w:w="72" w:type="dxa"/>
            </w:tcMar>
            <w:vAlign w:val="center"/>
          </w:tcPr>
          <w:p w:rsidR="00747F2B" w:rsidRDefault="00747F2B">
            <w:pPr>
              <w:widowControl w:val="0"/>
              <w:bidi/>
            </w:pPr>
            <w:r>
              <w:rPr>
                <w:rtl/>
              </w:rPr>
              <w:t>מחרוזתי</w:t>
            </w:r>
          </w:p>
        </w:tc>
        <w:tc>
          <w:tcPr>
            <w:tcW w:w="4502" w:type="dxa"/>
            <w:tcMar>
              <w:top w:w="72" w:type="dxa"/>
              <w:left w:w="72" w:type="dxa"/>
              <w:bottom w:w="72" w:type="dxa"/>
              <w:right w:w="72" w:type="dxa"/>
            </w:tcMar>
            <w:vAlign w:val="center"/>
          </w:tcPr>
          <w:p w:rsidR="00747F2B" w:rsidRDefault="00747F2B" w:rsidP="00747F2B">
            <w:pPr>
              <w:widowControl w:val="0"/>
              <w:bidi/>
            </w:pPr>
            <w:r>
              <w:rPr>
                <w:rtl/>
              </w:rPr>
              <w:t xml:space="preserve">פיענוח </w:t>
            </w:r>
            <w:r>
              <w:rPr>
                <w:rFonts w:hint="cs"/>
                <w:rtl/>
              </w:rPr>
              <w:t>מגדר</w:t>
            </w:r>
          </w:p>
        </w:tc>
      </w:tr>
    </w:tbl>
    <w:p w:rsidR="00481634" w:rsidRDefault="00481634">
      <w:pPr>
        <w:bidi/>
      </w:pPr>
    </w:p>
    <w:p w:rsidR="00481634" w:rsidRDefault="00481634">
      <w:pPr>
        <w:bidi/>
      </w:pPr>
    </w:p>
    <w:p w:rsidR="00481634" w:rsidRDefault="00747F2B">
      <w:pPr>
        <w:bidi/>
      </w:pPr>
      <w:r>
        <w:rPr>
          <w:b/>
          <w:sz w:val="24"/>
          <w:szCs w:val="24"/>
        </w:rPr>
        <w:t>TreatmentTypeDecode</w:t>
      </w:r>
    </w:p>
    <w:p w:rsidR="00481634" w:rsidRDefault="00471D70" w:rsidP="00747F2B">
      <w:pPr>
        <w:bidi/>
        <w:rPr>
          <w:rtl/>
        </w:rPr>
      </w:pPr>
      <w:r>
        <w:rPr>
          <w:sz w:val="24"/>
          <w:szCs w:val="24"/>
          <w:rtl/>
        </w:rPr>
        <w:t xml:space="preserve">טבלת סוגי </w:t>
      </w:r>
      <w:r w:rsidR="00747F2B">
        <w:rPr>
          <w:rFonts w:hint="cs"/>
          <w:sz w:val="24"/>
          <w:szCs w:val="24"/>
          <w:rtl/>
        </w:rPr>
        <w:t>טיפולים (טיפול\חיסון\מתן תרופה)</w:t>
      </w:r>
    </w:p>
    <w:tbl>
      <w:tblPr>
        <w:tblStyle w:val="a4"/>
        <w:tblW w:w="8040" w:type="dxa"/>
        <w:tblBorders>
          <w:top w:val="nil"/>
          <w:left w:val="nil"/>
          <w:bottom w:val="nil"/>
          <w:right w:val="nil"/>
          <w:insideH w:val="nil"/>
          <w:insideV w:val="nil"/>
        </w:tblBorders>
        <w:tblLayout w:type="fixed"/>
        <w:tblLook w:val="0600" w:firstRow="0" w:lastRow="0" w:firstColumn="0" w:lastColumn="0" w:noHBand="1" w:noVBand="1"/>
      </w:tblPr>
      <w:tblGrid>
        <w:gridCol w:w="2175"/>
        <w:gridCol w:w="1363"/>
        <w:gridCol w:w="4502"/>
      </w:tblGrid>
      <w:tr w:rsidR="00747F2B" w:rsidTr="00747F2B">
        <w:tc>
          <w:tcPr>
            <w:tcW w:w="2175"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עמודה</w:t>
            </w:r>
          </w:p>
        </w:tc>
        <w:tc>
          <w:tcPr>
            <w:tcW w:w="1363"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טיפוס</w:t>
            </w:r>
          </w:p>
        </w:tc>
        <w:tc>
          <w:tcPr>
            <w:tcW w:w="4502"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הסבר</w:t>
            </w:r>
          </w:p>
        </w:tc>
      </w:tr>
      <w:tr w:rsidR="00747F2B" w:rsidTr="00747F2B">
        <w:tc>
          <w:tcPr>
            <w:tcW w:w="2175" w:type="dxa"/>
            <w:tcMar>
              <w:top w:w="72" w:type="dxa"/>
              <w:left w:w="72" w:type="dxa"/>
              <w:bottom w:w="72" w:type="dxa"/>
              <w:right w:w="72" w:type="dxa"/>
            </w:tcMar>
            <w:vAlign w:val="center"/>
          </w:tcPr>
          <w:p w:rsidR="00747F2B" w:rsidRDefault="00747F2B">
            <w:pPr>
              <w:widowControl w:val="0"/>
              <w:bidi/>
            </w:pPr>
            <w:r>
              <w:t>Id</w:t>
            </w:r>
          </w:p>
        </w:tc>
        <w:tc>
          <w:tcPr>
            <w:tcW w:w="1363" w:type="dxa"/>
            <w:tcMar>
              <w:top w:w="72" w:type="dxa"/>
              <w:left w:w="72" w:type="dxa"/>
              <w:bottom w:w="72" w:type="dxa"/>
              <w:right w:w="72" w:type="dxa"/>
            </w:tcMar>
            <w:vAlign w:val="center"/>
          </w:tcPr>
          <w:p w:rsidR="00747F2B" w:rsidRDefault="00747F2B">
            <w:pPr>
              <w:widowControl w:val="0"/>
              <w:bidi/>
            </w:pPr>
            <w:r>
              <w:rPr>
                <w:rtl/>
              </w:rPr>
              <w:t>מספרי</w:t>
            </w:r>
          </w:p>
        </w:tc>
        <w:tc>
          <w:tcPr>
            <w:tcW w:w="4502" w:type="dxa"/>
            <w:tcMar>
              <w:top w:w="72" w:type="dxa"/>
              <w:left w:w="72" w:type="dxa"/>
              <w:bottom w:w="72" w:type="dxa"/>
              <w:right w:w="72" w:type="dxa"/>
            </w:tcMar>
            <w:vAlign w:val="center"/>
          </w:tcPr>
          <w:p w:rsidR="00747F2B" w:rsidRDefault="00747F2B" w:rsidP="00747F2B">
            <w:pPr>
              <w:widowControl w:val="0"/>
              <w:bidi/>
            </w:pPr>
            <w:r>
              <w:rPr>
                <w:rtl/>
              </w:rPr>
              <w:t xml:space="preserve">קוד סוג </w:t>
            </w:r>
            <w:r>
              <w:rPr>
                <w:rFonts w:hint="cs"/>
                <w:rtl/>
              </w:rPr>
              <w:t>טיפול</w:t>
            </w:r>
          </w:p>
        </w:tc>
      </w:tr>
      <w:tr w:rsidR="00747F2B" w:rsidTr="00747F2B">
        <w:tc>
          <w:tcPr>
            <w:tcW w:w="2175" w:type="dxa"/>
            <w:tcMar>
              <w:top w:w="72" w:type="dxa"/>
              <w:left w:w="72" w:type="dxa"/>
              <w:bottom w:w="72" w:type="dxa"/>
              <w:right w:w="72" w:type="dxa"/>
            </w:tcMar>
            <w:vAlign w:val="center"/>
          </w:tcPr>
          <w:p w:rsidR="00747F2B" w:rsidRDefault="00747F2B">
            <w:pPr>
              <w:widowControl w:val="0"/>
              <w:bidi/>
              <w:rPr>
                <w:rtl/>
              </w:rPr>
            </w:pPr>
            <w:r>
              <w:t>Name</w:t>
            </w:r>
          </w:p>
        </w:tc>
        <w:tc>
          <w:tcPr>
            <w:tcW w:w="1363" w:type="dxa"/>
            <w:tcMar>
              <w:top w:w="72" w:type="dxa"/>
              <w:left w:w="72" w:type="dxa"/>
              <w:bottom w:w="72" w:type="dxa"/>
              <w:right w:w="72" w:type="dxa"/>
            </w:tcMar>
            <w:vAlign w:val="center"/>
          </w:tcPr>
          <w:p w:rsidR="00747F2B" w:rsidRDefault="00747F2B">
            <w:pPr>
              <w:widowControl w:val="0"/>
              <w:bidi/>
            </w:pPr>
            <w:r>
              <w:rPr>
                <w:rtl/>
              </w:rPr>
              <w:t>מחרוזתי</w:t>
            </w:r>
          </w:p>
        </w:tc>
        <w:tc>
          <w:tcPr>
            <w:tcW w:w="4502" w:type="dxa"/>
            <w:tcMar>
              <w:top w:w="72" w:type="dxa"/>
              <w:left w:w="72" w:type="dxa"/>
              <w:bottom w:w="72" w:type="dxa"/>
              <w:right w:w="72" w:type="dxa"/>
            </w:tcMar>
            <w:vAlign w:val="center"/>
          </w:tcPr>
          <w:p w:rsidR="00747F2B" w:rsidRDefault="00747F2B" w:rsidP="00747F2B">
            <w:pPr>
              <w:widowControl w:val="0"/>
              <w:bidi/>
            </w:pPr>
            <w:r>
              <w:rPr>
                <w:rtl/>
              </w:rPr>
              <w:t xml:space="preserve">פיענוח סוג </w:t>
            </w:r>
            <w:r>
              <w:rPr>
                <w:rFonts w:hint="cs"/>
                <w:rtl/>
              </w:rPr>
              <w:t>טיפול</w:t>
            </w:r>
          </w:p>
        </w:tc>
      </w:tr>
    </w:tbl>
    <w:p w:rsidR="00481634" w:rsidRDefault="00481634">
      <w:pPr>
        <w:bidi/>
      </w:pPr>
    </w:p>
    <w:p w:rsidR="00501C49" w:rsidRDefault="00501C49">
      <w:pPr>
        <w:pStyle w:val="Heading2"/>
        <w:bidi/>
        <w:pPrChange w:id="252" w:author="Ron Gal" w:date="2017-03-05T23:20:00Z">
          <w:pPr>
            <w:bidi/>
          </w:pPr>
        </w:pPrChange>
      </w:pPr>
      <w:bookmarkStart w:id="253" w:name="_Toc476522456"/>
      <w:r>
        <w:rPr>
          <w:rtl/>
        </w:rPr>
        <w:t xml:space="preserve">טבלאות </w:t>
      </w:r>
      <w:r>
        <w:rPr>
          <w:rFonts w:hint="cs"/>
          <w:rtl/>
        </w:rPr>
        <w:t>קשרי רבים לרבים</w:t>
      </w:r>
      <w:bookmarkEnd w:id="253"/>
    </w:p>
    <w:p w:rsidR="00501C49" w:rsidRDefault="00501C49" w:rsidP="00501C49">
      <w:pPr>
        <w:bidi/>
      </w:pPr>
    </w:p>
    <w:p w:rsidR="00501C49" w:rsidRDefault="00501C49" w:rsidP="00501C49">
      <w:pPr>
        <w:bidi/>
      </w:pPr>
      <w:r>
        <w:rPr>
          <w:rFonts w:hint="cs"/>
          <w:b/>
          <w:sz w:val="24"/>
          <w:szCs w:val="24"/>
        </w:rPr>
        <w:t>A</w:t>
      </w:r>
      <w:r>
        <w:rPr>
          <w:b/>
          <w:sz w:val="24"/>
          <w:szCs w:val="24"/>
        </w:rPr>
        <w:t>nimalTypeDecode</w:t>
      </w:r>
      <w:r>
        <w:rPr>
          <w:rFonts w:hint="cs"/>
          <w:b/>
          <w:sz w:val="24"/>
          <w:szCs w:val="24"/>
        </w:rPr>
        <w:t>T</w:t>
      </w:r>
      <w:r>
        <w:rPr>
          <w:b/>
          <w:sz w:val="24"/>
          <w:szCs w:val="24"/>
        </w:rPr>
        <w:t>oDoctor</w:t>
      </w:r>
    </w:p>
    <w:p w:rsidR="00501C49" w:rsidRDefault="00501C49" w:rsidP="00501C49">
      <w:pPr>
        <w:bidi/>
      </w:pPr>
      <w:r>
        <w:rPr>
          <w:sz w:val="24"/>
          <w:szCs w:val="24"/>
          <w:rtl/>
        </w:rPr>
        <w:t xml:space="preserve">טבלת </w:t>
      </w:r>
      <w:r>
        <w:rPr>
          <w:rFonts w:hint="cs"/>
          <w:sz w:val="24"/>
          <w:szCs w:val="24"/>
          <w:rtl/>
        </w:rPr>
        <w:t>קישור סוגי בעלי חיים לרופא</w:t>
      </w:r>
    </w:p>
    <w:tbl>
      <w:tblPr>
        <w:tblStyle w:val="a2"/>
        <w:tblW w:w="8040" w:type="dxa"/>
        <w:tblBorders>
          <w:top w:val="nil"/>
          <w:left w:val="nil"/>
          <w:bottom w:val="nil"/>
          <w:right w:val="nil"/>
          <w:insideH w:val="nil"/>
          <w:insideV w:val="nil"/>
        </w:tblBorders>
        <w:tblLayout w:type="fixed"/>
        <w:tblLook w:val="0600" w:firstRow="0" w:lastRow="0" w:firstColumn="0" w:lastColumn="0" w:noHBand="1" w:noVBand="1"/>
      </w:tblPr>
      <w:tblGrid>
        <w:gridCol w:w="2175"/>
        <w:gridCol w:w="1363"/>
        <w:gridCol w:w="4502"/>
      </w:tblGrid>
      <w:tr w:rsidR="00501C49" w:rsidTr="004674E5">
        <w:tc>
          <w:tcPr>
            <w:tcW w:w="2175" w:type="dxa"/>
            <w:tcBorders>
              <w:bottom w:val="single" w:sz="18" w:space="0" w:color="000000"/>
            </w:tcBorders>
            <w:tcMar>
              <w:top w:w="72" w:type="dxa"/>
              <w:left w:w="72" w:type="dxa"/>
              <w:bottom w:w="72" w:type="dxa"/>
              <w:right w:w="72" w:type="dxa"/>
            </w:tcMar>
            <w:vAlign w:val="center"/>
          </w:tcPr>
          <w:p w:rsidR="00501C49" w:rsidRDefault="00501C49" w:rsidP="004674E5">
            <w:pPr>
              <w:widowControl w:val="0"/>
              <w:bidi/>
            </w:pPr>
            <w:r>
              <w:rPr>
                <w:b/>
                <w:rtl/>
              </w:rPr>
              <w:t>עמודה</w:t>
            </w:r>
          </w:p>
        </w:tc>
        <w:tc>
          <w:tcPr>
            <w:tcW w:w="1363" w:type="dxa"/>
            <w:tcBorders>
              <w:bottom w:val="single" w:sz="18" w:space="0" w:color="000000"/>
            </w:tcBorders>
            <w:tcMar>
              <w:top w:w="72" w:type="dxa"/>
              <w:left w:w="72" w:type="dxa"/>
              <w:bottom w:w="72" w:type="dxa"/>
              <w:right w:w="72" w:type="dxa"/>
            </w:tcMar>
            <w:vAlign w:val="center"/>
          </w:tcPr>
          <w:p w:rsidR="00501C49" w:rsidRDefault="00501C49" w:rsidP="004674E5">
            <w:pPr>
              <w:widowControl w:val="0"/>
              <w:bidi/>
            </w:pPr>
            <w:r>
              <w:rPr>
                <w:b/>
                <w:rtl/>
              </w:rPr>
              <w:t>טיפוס</w:t>
            </w:r>
          </w:p>
        </w:tc>
        <w:tc>
          <w:tcPr>
            <w:tcW w:w="4502" w:type="dxa"/>
            <w:tcBorders>
              <w:bottom w:val="single" w:sz="18" w:space="0" w:color="000000"/>
            </w:tcBorders>
            <w:tcMar>
              <w:top w:w="72" w:type="dxa"/>
              <w:left w:w="72" w:type="dxa"/>
              <w:bottom w:w="72" w:type="dxa"/>
              <w:right w:w="72" w:type="dxa"/>
            </w:tcMar>
            <w:vAlign w:val="center"/>
          </w:tcPr>
          <w:p w:rsidR="00501C49" w:rsidRDefault="00501C49" w:rsidP="004674E5">
            <w:pPr>
              <w:widowControl w:val="0"/>
              <w:bidi/>
            </w:pPr>
            <w:r>
              <w:rPr>
                <w:b/>
                <w:rtl/>
              </w:rPr>
              <w:t>הסבר</w:t>
            </w:r>
          </w:p>
        </w:tc>
      </w:tr>
      <w:tr w:rsidR="00501C49" w:rsidTr="004674E5">
        <w:tc>
          <w:tcPr>
            <w:tcW w:w="2175" w:type="dxa"/>
            <w:tcMar>
              <w:top w:w="72" w:type="dxa"/>
              <w:left w:w="72" w:type="dxa"/>
              <w:bottom w:w="72" w:type="dxa"/>
              <w:right w:w="72" w:type="dxa"/>
            </w:tcMar>
            <w:vAlign w:val="center"/>
          </w:tcPr>
          <w:p w:rsidR="00501C49" w:rsidRDefault="00501C49" w:rsidP="004674E5">
            <w:pPr>
              <w:widowControl w:val="0"/>
              <w:bidi/>
            </w:pPr>
            <w:r>
              <w:rPr>
                <w:rFonts w:hint="cs"/>
              </w:rPr>
              <w:t>D</w:t>
            </w:r>
            <w:r>
              <w:t>octor_id</w:t>
            </w:r>
          </w:p>
        </w:tc>
        <w:tc>
          <w:tcPr>
            <w:tcW w:w="1363" w:type="dxa"/>
            <w:tcMar>
              <w:top w:w="72" w:type="dxa"/>
              <w:left w:w="72" w:type="dxa"/>
              <w:bottom w:w="72" w:type="dxa"/>
              <w:right w:w="72" w:type="dxa"/>
            </w:tcMar>
            <w:vAlign w:val="center"/>
          </w:tcPr>
          <w:p w:rsidR="00501C49" w:rsidRDefault="00501C49" w:rsidP="004674E5">
            <w:pPr>
              <w:widowControl w:val="0"/>
              <w:bidi/>
            </w:pPr>
            <w:r>
              <w:rPr>
                <w:rtl/>
              </w:rPr>
              <w:t>מספרי</w:t>
            </w:r>
          </w:p>
        </w:tc>
        <w:tc>
          <w:tcPr>
            <w:tcW w:w="4502" w:type="dxa"/>
            <w:tcMar>
              <w:top w:w="72" w:type="dxa"/>
              <w:left w:w="72" w:type="dxa"/>
              <w:bottom w:w="72" w:type="dxa"/>
              <w:right w:w="72" w:type="dxa"/>
            </w:tcMar>
            <w:vAlign w:val="center"/>
          </w:tcPr>
          <w:p w:rsidR="00501C49" w:rsidRDefault="00501C49" w:rsidP="004674E5">
            <w:pPr>
              <w:widowControl w:val="0"/>
              <w:bidi/>
              <w:rPr>
                <w:rtl/>
              </w:rPr>
            </w:pPr>
            <w:r>
              <w:rPr>
                <w:rFonts w:hint="cs"/>
                <w:rtl/>
              </w:rPr>
              <w:t>מזהה רופא</w:t>
            </w:r>
          </w:p>
        </w:tc>
      </w:tr>
      <w:tr w:rsidR="00501C49" w:rsidTr="004674E5">
        <w:tc>
          <w:tcPr>
            <w:tcW w:w="2175" w:type="dxa"/>
            <w:tcMar>
              <w:top w:w="72" w:type="dxa"/>
              <w:left w:w="72" w:type="dxa"/>
              <w:bottom w:w="72" w:type="dxa"/>
              <w:right w:w="72" w:type="dxa"/>
            </w:tcMar>
            <w:vAlign w:val="center"/>
          </w:tcPr>
          <w:p w:rsidR="00501C49" w:rsidRDefault="00501C49" w:rsidP="004674E5">
            <w:pPr>
              <w:widowControl w:val="0"/>
              <w:bidi/>
              <w:rPr>
                <w:rtl/>
              </w:rPr>
            </w:pPr>
            <w:r>
              <w:t>AnimalType_id</w:t>
            </w:r>
          </w:p>
        </w:tc>
        <w:tc>
          <w:tcPr>
            <w:tcW w:w="1363" w:type="dxa"/>
            <w:tcMar>
              <w:top w:w="72" w:type="dxa"/>
              <w:left w:w="72" w:type="dxa"/>
              <w:bottom w:w="72" w:type="dxa"/>
              <w:right w:w="72" w:type="dxa"/>
            </w:tcMar>
            <w:vAlign w:val="center"/>
          </w:tcPr>
          <w:p w:rsidR="00501C49" w:rsidRDefault="00501C49" w:rsidP="004674E5">
            <w:pPr>
              <w:widowControl w:val="0"/>
              <w:bidi/>
            </w:pPr>
            <w:r>
              <w:rPr>
                <w:rtl/>
              </w:rPr>
              <w:t>מספרי</w:t>
            </w:r>
          </w:p>
        </w:tc>
        <w:tc>
          <w:tcPr>
            <w:tcW w:w="4502" w:type="dxa"/>
            <w:tcMar>
              <w:top w:w="72" w:type="dxa"/>
              <w:left w:w="72" w:type="dxa"/>
              <w:bottom w:w="72" w:type="dxa"/>
              <w:right w:w="72" w:type="dxa"/>
            </w:tcMar>
            <w:vAlign w:val="center"/>
          </w:tcPr>
          <w:p w:rsidR="00501C49" w:rsidRDefault="00501C49" w:rsidP="004674E5">
            <w:pPr>
              <w:widowControl w:val="0"/>
              <w:bidi/>
            </w:pPr>
            <w:r>
              <w:rPr>
                <w:rFonts w:hint="cs"/>
                <w:rtl/>
              </w:rPr>
              <w:t>מזהה סוג בעל חיים</w:t>
            </w:r>
          </w:p>
        </w:tc>
      </w:tr>
    </w:tbl>
    <w:p w:rsidR="00501C49" w:rsidRDefault="00501C49" w:rsidP="00501C49">
      <w:pPr>
        <w:bidi/>
      </w:pPr>
    </w:p>
    <w:p w:rsidR="00481634" w:rsidRDefault="00481634">
      <w:pPr>
        <w:bidi/>
      </w:pP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pStyle w:val="Heading2"/>
        <w:bidi/>
        <w:pPrChange w:id="254" w:author="Ron Gal" w:date="2017-03-05T23:20:00Z">
          <w:pPr>
            <w:bidi/>
          </w:pPr>
        </w:pPrChange>
      </w:pPr>
      <w:bookmarkStart w:id="255" w:name="_Toc476522457"/>
      <w:r>
        <w:rPr>
          <w:rtl/>
        </w:rPr>
        <w:t>טבלאות עיסקיות</w:t>
      </w:r>
      <w:bookmarkEnd w:id="255"/>
    </w:p>
    <w:p w:rsidR="00481634" w:rsidRDefault="00481634">
      <w:pPr>
        <w:bidi/>
      </w:pPr>
    </w:p>
    <w:p w:rsidR="00481634" w:rsidRDefault="00747F2B">
      <w:pPr>
        <w:bidi/>
      </w:pPr>
      <w:r>
        <w:rPr>
          <w:b/>
          <w:sz w:val="24"/>
          <w:szCs w:val="24"/>
        </w:rPr>
        <w:t>Animal</w:t>
      </w:r>
    </w:p>
    <w:p w:rsidR="00481634" w:rsidRDefault="00471D70" w:rsidP="00747F2B">
      <w:pPr>
        <w:bidi/>
        <w:rPr>
          <w:rtl/>
        </w:rPr>
      </w:pPr>
      <w:r>
        <w:rPr>
          <w:sz w:val="24"/>
          <w:szCs w:val="24"/>
          <w:rtl/>
        </w:rPr>
        <w:t xml:space="preserve">טבלת </w:t>
      </w:r>
      <w:r w:rsidR="00747F2B">
        <w:rPr>
          <w:rFonts w:hint="cs"/>
          <w:sz w:val="24"/>
          <w:szCs w:val="24"/>
          <w:rtl/>
        </w:rPr>
        <w:t>בעלי החיים במערכת</w:t>
      </w:r>
    </w:p>
    <w:tbl>
      <w:tblPr>
        <w:tblStyle w:val="a8"/>
        <w:tblW w:w="8579" w:type="dxa"/>
        <w:tblBorders>
          <w:top w:val="nil"/>
          <w:left w:val="nil"/>
          <w:bottom w:val="nil"/>
          <w:right w:val="nil"/>
          <w:insideH w:val="nil"/>
          <w:insideV w:val="nil"/>
        </w:tblBorders>
        <w:tblLayout w:type="fixed"/>
        <w:tblLook w:val="0600" w:firstRow="0" w:lastRow="0" w:firstColumn="0" w:lastColumn="0" w:noHBand="1" w:noVBand="1"/>
      </w:tblPr>
      <w:tblGrid>
        <w:gridCol w:w="3345"/>
        <w:gridCol w:w="900"/>
        <w:gridCol w:w="4334"/>
      </w:tblGrid>
      <w:tr w:rsidR="00747F2B" w:rsidTr="00747F2B">
        <w:tc>
          <w:tcPr>
            <w:tcW w:w="3345"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עמודה</w:t>
            </w:r>
          </w:p>
        </w:tc>
        <w:tc>
          <w:tcPr>
            <w:tcW w:w="900"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טיפוס</w:t>
            </w:r>
          </w:p>
        </w:tc>
        <w:tc>
          <w:tcPr>
            <w:tcW w:w="4334"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הסבר</w:t>
            </w:r>
          </w:p>
        </w:tc>
      </w:tr>
      <w:tr w:rsidR="00747F2B" w:rsidTr="00747F2B">
        <w:tc>
          <w:tcPr>
            <w:tcW w:w="3345" w:type="dxa"/>
            <w:tcMar>
              <w:top w:w="72" w:type="dxa"/>
              <w:left w:w="72" w:type="dxa"/>
              <w:bottom w:w="72" w:type="dxa"/>
              <w:right w:w="72" w:type="dxa"/>
            </w:tcMar>
            <w:vAlign w:val="center"/>
          </w:tcPr>
          <w:p w:rsidR="00747F2B" w:rsidRDefault="00747F2B">
            <w:pPr>
              <w:widowControl w:val="0"/>
              <w:bidi/>
            </w:pPr>
            <w:r>
              <w:t>ID</w:t>
            </w:r>
          </w:p>
        </w:tc>
        <w:tc>
          <w:tcPr>
            <w:tcW w:w="900" w:type="dxa"/>
            <w:tcMar>
              <w:top w:w="72" w:type="dxa"/>
              <w:left w:w="72" w:type="dxa"/>
              <w:bottom w:w="72" w:type="dxa"/>
              <w:right w:w="72" w:type="dxa"/>
            </w:tcMar>
            <w:vAlign w:val="center"/>
          </w:tcPr>
          <w:p w:rsidR="00747F2B" w:rsidRDefault="00747F2B" w:rsidP="008A0790">
            <w:pPr>
              <w:widowControl w:val="0"/>
              <w:bidi/>
            </w:pPr>
            <w:r>
              <w:rPr>
                <w:rtl/>
              </w:rPr>
              <w:t>מספרי</w:t>
            </w:r>
          </w:p>
        </w:tc>
        <w:tc>
          <w:tcPr>
            <w:tcW w:w="4334" w:type="dxa"/>
            <w:tcMar>
              <w:top w:w="72" w:type="dxa"/>
              <w:left w:w="72" w:type="dxa"/>
              <w:bottom w:w="72" w:type="dxa"/>
              <w:right w:w="72" w:type="dxa"/>
            </w:tcMar>
            <w:vAlign w:val="center"/>
          </w:tcPr>
          <w:p w:rsidR="00747F2B" w:rsidRDefault="00747F2B">
            <w:pPr>
              <w:widowControl w:val="0"/>
              <w:bidi/>
            </w:pPr>
            <w:r>
              <w:rPr>
                <w:rtl/>
              </w:rPr>
              <w:t>מפתח ראשי לטבלה</w:t>
            </w:r>
          </w:p>
        </w:tc>
      </w:tr>
      <w:tr w:rsidR="00747F2B" w:rsidTr="00747F2B">
        <w:tc>
          <w:tcPr>
            <w:tcW w:w="3345" w:type="dxa"/>
            <w:tcMar>
              <w:top w:w="72" w:type="dxa"/>
              <w:left w:w="72" w:type="dxa"/>
              <w:bottom w:w="72" w:type="dxa"/>
              <w:right w:w="72" w:type="dxa"/>
            </w:tcMar>
            <w:vAlign w:val="center"/>
          </w:tcPr>
          <w:p w:rsidR="00747F2B" w:rsidRDefault="00747F2B">
            <w:pPr>
              <w:widowControl w:val="0"/>
              <w:bidi/>
            </w:pPr>
            <w:r>
              <w:t>Name</w:t>
            </w:r>
          </w:p>
        </w:tc>
        <w:tc>
          <w:tcPr>
            <w:tcW w:w="900" w:type="dxa"/>
            <w:tcMar>
              <w:top w:w="72" w:type="dxa"/>
              <w:left w:w="72" w:type="dxa"/>
              <w:bottom w:w="72" w:type="dxa"/>
              <w:right w:w="72" w:type="dxa"/>
            </w:tcMar>
            <w:vAlign w:val="center"/>
          </w:tcPr>
          <w:p w:rsidR="00747F2B" w:rsidRDefault="00747F2B" w:rsidP="008A0790">
            <w:pPr>
              <w:widowControl w:val="0"/>
              <w:bidi/>
            </w:pPr>
            <w:r>
              <w:rPr>
                <w:rtl/>
              </w:rPr>
              <w:t>מחרוזתי</w:t>
            </w:r>
          </w:p>
        </w:tc>
        <w:tc>
          <w:tcPr>
            <w:tcW w:w="4334" w:type="dxa"/>
            <w:tcMar>
              <w:top w:w="72" w:type="dxa"/>
              <w:left w:w="72" w:type="dxa"/>
              <w:bottom w:w="72" w:type="dxa"/>
              <w:right w:w="72" w:type="dxa"/>
            </w:tcMar>
            <w:vAlign w:val="center"/>
          </w:tcPr>
          <w:p w:rsidR="00747F2B" w:rsidRDefault="00747F2B" w:rsidP="00747F2B">
            <w:pPr>
              <w:widowControl w:val="0"/>
              <w:bidi/>
              <w:rPr>
                <w:rtl/>
              </w:rPr>
            </w:pPr>
            <w:r>
              <w:rPr>
                <w:rFonts w:hint="cs"/>
                <w:rtl/>
              </w:rPr>
              <w:t>שם בע"ח</w:t>
            </w:r>
          </w:p>
        </w:tc>
      </w:tr>
      <w:tr w:rsidR="00747F2B" w:rsidTr="00747F2B">
        <w:tc>
          <w:tcPr>
            <w:tcW w:w="3345" w:type="dxa"/>
            <w:tcMar>
              <w:top w:w="72" w:type="dxa"/>
              <w:left w:w="72" w:type="dxa"/>
              <w:bottom w:w="72" w:type="dxa"/>
              <w:right w:w="72" w:type="dxa"/>
            </w:tcMar>
            <w:vAlign w:val="center"/>
          </w:tcPr>
          <w:p w:rsidR="00747F2B" w:rsidRDefault="00747F2B">
            <w:pPr>
              <w:widowControl w:val="0"/>
              <w:bidi/>
            </w:pPr>
            <w:r>
              <w:t>Weight</w:t>
            </w:r>
          </w:p>
        </w:tc>
        <w:tc>
          <w:tcPr>
            <w:tcW w:w="900" w:type="dxa"/>
            <w:tcMar>
              <w:top w:w="72" w:type="dxa"/>
              <w:left w:w="72" w:type="dxa"/>
              <w:bottom w:w="72" w:type="dxa"/>
              <w:right w:w="72" w:type="dxa"/>
            </w:tcMar>
            <w:vAlign w:val="center"/>
          </w:tcPr>
          <w:p w:rsidR="00747F2B" w:rsidRDefault="00747F2B" w:rsidP="008A0790">
            <w:pPr>
              <w:widowControl w:val="0"/>
              <w:bidi/>
            </w:pPr>
            <w:r>
              <w:rPr>
                <w:rtl/>
              </w:rPr>
              <w:t>מספרי</w:t>
            </w:r>
          </w:p>
        </w:tc>
        <w:tc>
          <w:tcPr>
            <w:tcW w:w="4334" w:type="dxa"/>
            <w:tcMar>
              <w:top w:w="72" w:type="dxa"/>
              <w:left w:w="72" w:type="dxa"/>
              <w:bottom w:w="72" w:type="dxa"/>
              <w:right w:w="72" w:type="dxa"/>
            </w:tcMar>
            <w:vAlign w:val="center"/>
          </w:tcPr>
          <w:p w:rsidR="00747F2B" w:rsidRDefault="00747F2B" w:rsidP="00747F2B">
            <w:pPr>
              <w:widowControl w:val="0"/>
              <w:bidi/>
              <w:rPr>
                <w:rtl/>
              </w:rPr>
            </w:pPr>
            <w:r>
              <w:rPr>
                <w:rFonts w:hint="cs"/>
                <w:rtl/>
              </w:rPr>
              <w:t>משקל הבע"ח</w:t>
            </w:r>
          </w:p>
        </w:tc>
      </w:tr>
      <w:tr w:rsidR="00747F2B" w:rsidTr="00747F2B">
        <w:tc>
          <w:tcPr>
            <w:tcW w:w="3345" w:type="dxa"/>
            <w:tcMar>
              <w:top w:w="72" w:type="dxa"/>
              <w:left w:w="72" w:type="dxa"/>
              <w:bottom w:w="72" w:type="dxa"/>
              <w:right w:w="72" w:type="dxa"/>
            </w:tcMar>
            <w:vAlign w:val="center"/>
          </w:tcPr>
          <w:p w:rsidR="00747F2B" w:rsidRDefault="00747F2B">
            <w:pPr>
              <w:widowControl w:val="0"/>
              <w:bidi/>
            </w:pPr>
            <w:r>
              <w:t>Notes</w:t>
            </w:r>
          </w:p>
        </w:tc>
        <w:tc>
          <w:tcPr>
            <w:tcW w:w="900" w:type="dxa"/>
            <w:tcMar>
              <w:top w:w="72" w:type="dxa"/>
              <w:left w:w="72" w:type="dxa"/>
              <w:bottom w:w="72" w:type="dxa"/>
              <w:right w:w="72" w:type="dxa"/>
            </w:tcMar>
            <w:vAlign w:val="center"/>
          </w:tcPr>
          <w:p w:rsidR="00747F2B" w:rsidRDefault="00747F2B" w:rsidP="008A0790">
            <w:pPr>
              <w:widowControl w:val="0"/>
              <w:bidi/>
            </w:pPr>
            <w:r>
              <w:rPr>
                <w:rtl/>
              </w:rPr>
              <w:t>מחרוזתי</w:t>
            </w:r>
          </w:p>
        </w:tc>
        <w:tc>
          <w:tcPr>
            <w:tcW w:w="4334" w:type="dxa"/>
            <w:tcMar>
              <w:top w:w="72" w:type="dxa"/>
              <w:left w:w="72" w:type="dxa"/>
              <w:bottom w:w="72" w:type="dxa"/>
              <w:right w:w="72" w:type="dxa"/>
            </w:tcMar>
            <w:vAlign w:val="center"/>
          </w:tcPr>
          <w:p w:rsidR="00747F2B" w:rsidRDefault="00747F2B">
            <w:pPr>
              <w:widowControl w:val="0"/>
              <w:bidi/>
            </w:pPr>
            <w:r>
              <w:rPr>
                <w:rFonts w:hint="cs"/>
                <w:rtl/>
              </w:rPr>
              <w:t>מידע נוסף עבור הבע"ח</w:t>
            </w:r>
          </w:p>
        </w:tc>
      </w:tr>
      <w:tr w:rsidR="00747F2B" w:rsidTr="00747F2B">
        <w:tc>
          <w:tcPr>
            <w:tcW w:w="3345" w:type="dxa"/>
            <w:tcMar>
              <w:top w:w="72" w:type="dxa"/>
              <w:left w:w="72" w:type="dxa"/>
              <w:bottom w:w="72" w:type="dxa"/>
              <w:right w:w="72" w:type="dxa"/>
            </w:tcMar>
            <w:vAlign w:val="center"/>
          </w:tcPr>
          <w:p w:rsidR="00747F2B" w:rsidRDefault="00747F2B">
            <w:pPr>
              <w:widowControl w:val="0"/>
              <w:bidi/>
            </w:pPr>
            <w:r>
              <w:t>DateOfBirth</w:t>
            </w:r>
          </w:p>
        </w:tc>
        <w:tc>
          <w:tcPr>
            <w:tcW w:w="900" w:type="dxa"/>
            <w:tcMar>
              <w:top w:w="72" w:type="dxa"/>
              <w:left w:w="72" w:type="dxa"/>
              <w:bottom w:w="72" w:type="dxa"/>
              <w:right w:w="72" w:type="dxa"/>
            </w:tcMar>
            <w:vAlign w:val="center"/>
          </w:tcPr>
          <w:p w:rsidR="00747F2B" w:rsidRDefault="00747F2B" w:rsidP="008A0790">
            <w:pPr>
              <w:widowControl w:val="0"/>
              <w:bidi/>
            </w:pPr>
            <w:r>
              <w:rPr>
                <w:rtl/>
              </w:rPr>
              <w:t>תאריכי</w:t>
            </w:r>
          </w:p>
        </w:tc>
        <w:tc>
          <w:tcPr>
            <w:tcW w:w="4334" w:type="dxa"/>
            <w:tcMar>
              <w:top w:w="72" w:type="dxa"/>
              <w:left w:w="72" w:type="dxa"/>
              <w:bottom w:w="72" w:type="dxa"/>
              <w:right w:w="72" w:type="dxa"/>
            </w:tcMar>
            <w:vAlign w:val="center"/>
          </w:tcPr>
          <w:p w:rsidR="00747F2B" w:rsidRDefault="00747F2B">
            <w:pPr>
              <w:widowControl w:val="0"/>
              <w:bidi/>
            </w:pPr>
            <w:r>
              <w:rPr>
                <w:rFonts w:hint="cs"/>
                <w:rtl/>
              </w:rPr>
              <w:t>תאריך לידת הבע"ח</w:t>
            </w:r>
          </w:p>
        </w:tc>
      </w:tr>
      <w:tr w:rsidR="00747F2B" w:rsidTr="00747F2B">
        <w:tc>
          <w:tcPr>
            <w:tcW w:w="3345" w:type="dxa"/>
            <w:tcMar>
              <w:top w:w="72" w:type="dxa"/>
              <w:left w:w="72" w:type="dxa"/>
              <w:bottom w:w="72" w:type="dxa"/>
              <w:right w:w="72" w:type="dxa"/>
            </w:tcMar>
            <w:vAlign w:val="center"/>
          </w:tcPr>
          <w:p w:rsidR="00747F2B" w:rsidRDefault="00747F2B">
            <w:pPr>
              <w:widowControl w:val="0"/>
              <w:bidi/>
              <w:rPr>
                <w:rtl/>
              </w:rPr>
            </w:pPr>
            <w:r>
              <w:rPr>
                <w:rFonts w:hint="cs"/>
              </w:rPr>
              <w:t>C</w:t>
            </w:r>
            <w:r>
              <w:t>hipNumber</w:t>
            </w:r>
          </w:p>
        </w:tc>
        <w:tc>
          <w:tcPr>
            <w:tcW w:w="900" w:type="dxa"/>
            <w:tcMar>
              <w:top w:w="72" w:type="dxa"/>
              <w:left w:w="72" w:type="dxa"/>
              <w:bottom w:w="72" w:type="dxa"/>
              <w:right w:w="72" w:type="dxa"/>
            </w:tcMar>
            <w:vAlign w:val="center"/>
          </w:tcPr>
          <w:p w:rsidR="00747F2B" w:rsidRDefault="00747F2B" w:rsidP="008A0790">
            <w:pPr>
              <w:widowControl w:val="0"/>
              <w:bidi/>
            </w:pPr>
            <w:r>
              <w:rPr>
                <w:rtl/>
              </w:rPr>
              <w:t>מספרי</w:t>
            </w:r>
          </w:p>
        </w:tc>
        <w:tc>
          <w:tcPr>
            <w:tcW w:w="4334" w:type="dxa"/>
            <w:tcMar>
              <w:top w:w="72" w:type="dxa"/>
              <w:left w:w="72" w:type="dxa"/>
              <w:bottom w:w="72" w:type="dxa"/>
              <w:right w:w="72" w:type="dxa"/>
            </w:tcMar>
            <w:vAlign w:val="center"/>
          </w:tcPr>
          <w:p w:rsidR="00747F2B" w:rsidRDefault="00747F2B">
            <w:pPr>
              <w:widowControl w:val="0"/>
              <w:bidi/>
            </w:pPr>
            <w:r>
              <w:rPr>
                <w:rFonts w:hint="cs"/>
                <w:rtl/>
              </w:rPr>
              <w:t>מספר שבב הבע"ח</w:t>
            </w:r>
          </w:p>
        </w:tc>
      </w:tr>
      <w:tr w:rsidR="00747F2B" w:rsidTr="00747F2B">
        <w:tc>
          <w:tcPr>
            <w:tcW w:w="3345" w:type="dxa"/>
            <w:tcMar>
              <w:top w:w="72" w:type="dxa"/>
              <w:left w:w="72" w:type="dxa"/>
              <w:bottom w:w="72" w:type="dxa"/>
              <w:right w:w="72" w:type="dxa"/>
            </w:tcMar>
            <w:vAlign w:val="center"/>
          </w:tcPr>
          <w:p w:rsidR="00747F2B" w:rsidRDefault="00747F2B">
            <w:pPr>
              <w:widowControl w:val="0"/>
              <w:bidi/>
            </w:pPr>
            <w:r>
              <w:rPr>
                <w:rFonts w:hint="cs"/>
              </w:rPr>
              <w:t>C</w:t>
            </w:r>
            <w:r>
              <w:t>olor</w:t>
            </w:r>
          </w:p>
        </w:tc>
        <w:tc>
          <w:tcPr>
            <w:tcW w:w="900" w:type="dxa"/>
            <w:tcMar>
              <w:top w:w="72" w:type="dxa"/>
              <w:left w:w="72" w:type="dxa"/>
              <w:bottom w:w="72" w:type="dxa"/>
              <w:right w:w="72" w:type="dxa"/>
            </w:tcMar>
            <w:vAlign w:val="center"/>
          </w:tcPr>
          <w:p w:rsidR="00747F2B" w:rsidRDefault="00747F2B" w:rsidP="008A0790">
            <w:pPr>
              <w:widowControl w:val="0"/>
              <w:bidi/>
              <w:rPr>
                <w:rtl/>
              </w:rPr>
            </w:pPr>
            <w:r>
              <w:rPr>
                <w:rtl/>
              </w:rPr>
              <w:t>מחרוזתי</w:t>
            </w:r>
          </w:p>
        </w:tc>
        <w:tc>
          <w:tcPr>
            <w:tcW w:w="4334" w:type="dxa"/>
            <w:tcMar>
              <w:top w:w="72" w:type="dxa"/>
              <w:left w:w="72" w:type="dxa"/>
              <w:bottom w:w="72" w:type="dxa"/>
              <w:right w:w="72" w:type="dxa"/>
            </w:tcMar>
            <w:vAlign w:val="center"/>
          </w:tcPr>
          <w:p w:rsidR="00747F2B" w:rsidRDefault="00747F2B">
            <w:pPr>
              <w:widowControl w:val="0"/>
              <w:bidi/>
              <w:rPr>
                <w:rtl/>
              </w:rPr>
            </w:pPr>
            <w:r>
              <w:rPr>
                <w:rFonts w:hint="cs"/>
                <w:rtl/>
              </w:rPr>
              <w:t>צבע הבע"ח</w:t>
            </w:r>
          </w:p>
        </w:tc>
      </w:tr>
      <w:tr w:rsidR="00747F2B" w:rsidTr="00747F2B">
        <w:tc>
          <w:tcPr>
            <w:tcW w:w="3345" w:type="dxa"/>
            <w:tcMar>
              <w:top w:w="72" w:type="dxa"/>
              <w:left w:w="72" w:type="dxa"/>
              <w:bottom w:w="72" w:type="dxa"/>
              <w:right w:w="72" w:type="dxa"/>
            </w:tcMar>
            <w:vAlign w:val="center"/>
          </w:tcPr>
          <w:p w:rsidR="00747F2B" w:rsidRDefault="00747F2B">
            <w:pPr>
              <w:widowControl w:val="0"/>
              <w:bidi/>
            </w:pPr>
            <w:r>
              <w:rPr>
                <w:rFonts w:hint="cs"/>
              </w:rPr>
              <w:t>D</w:t>
            </w:r>
            <w:r>
              <w:t>ateNextVisit</w:t>
            </w:r>
          </w:p>
        </w:tc>
        <w:tc>
          <w:tcPr>
            <w:tcW w:w="900" w:type="dxa"/>
            <w:tcMar>
              <w:top w:w="72" w:type="dxa"/>
              <w:left w:w="72" w:type="dxa"/>
              <w:bottom w:w="72" w:type="dxa"/>
              <w:right w:w="72" w:type="dxa"/>
            </w:tcMar>
            <w:vAlign w:val="center"/>
          </w:tcPr>
          <w:p w:rsidR="00747F2B" w:rsidRDefault="00747F2B" w:rsidP="008A0790">
            <w:pPr>
              <w:widowControl w:val="0"/>
              <w:bidi/>
              <w:rPr>
                <w:rtl/>
              </w:rPr>
            </w:pPr>
            <w:r>
              <w:rPr>
                <w:rtl/>
              </w:rPr>
              <w:t>תאריכי</w:t>
            </w:r>
          </w:p>
        </w:tc>
        <w:tc>
          <w:tcPr>
            <w:tcW w:w="4334" w:type="dxa"/>
            <w:tcMar>
              <w:top w:w="72" w:type="dxa"/>
              <w:left w:w="72" w:type="dxa"/>
              <w:bottom w:w="72" w:type="dxa"/>
              <w:right w:w="72" w:type="dxa"/>
            </w:tcMar>
            <w:vAlign w:val="center"/>
          </w:tcPr>
          <w:p w:rsidR="00747F2B" w:rsidRDefault="00747F2B">
            <w:pPr>
              <w:widowControl w:val="0"/>
              <w:bidi/>
              <w:rPr>
                <w:rtl/>
              </w:rPr>
            </w:pPr>
            <w:r>
              <w:rPr>
                <w:rFonts w:hint="cs"/>
                <w:rtl/>
              </w:rPr>
              <w:t>תאריך ביקור הבא</w:t>
            </w:r>
          </w:p>
        </w:tc>
      </w:tr>
      <w:tr w:rsidR="00747F2B" w:rsidTr="004674E5">
        <w:tc>
          <w:tcPr>
            <w:tcW w:w="3345" w:type="dxa"/>
            <w:tcMar>
              <w:top w:w="72" w:type="dxa"/>
              <w:left w:w="72" w:type="dxa"/>
              <w:bottom w:w="72" w:type="dxa"/>
              <w:right w:w="72" w:type="dxa"/>
            </w:tcMar>
            <w:vAlign w:val="center"/>
          </w:tcPr>
          <w:p w:rsidR="00747F2B" w:rsidRDefault="00747F2B" w:rsidP="00747F2B">
            <w:pPr>
              <w:widowControl w:val="0"/>
              <w:bidi/>
            </w:pPr>
            <w:r>
              <w:t>Gender_id</w:t>
            </w:r>
          </w:p>
        </w:tc>
        <w:tc>
          <w:tcPr>
            <w:tcW w:w="900" w:type="dxa"/>
            <w:tcMar>
              <w:top w:w="72" w:type="dxa"/>
              <w:left w:w="72" w:type="dxa"/>
              <w:bottom w:w="72" w:type="dxa"/>
              <w:right w:w="72" w:type="dxa"/>
            </w:tcMar>
          </w:tcPr>
          <w:p w:rsidR="00747F2B" w:rsidRDefault="00747F2B" w:rsidP="008A0790">
            <w:pPr>
              <w:bidi/>
            </w:pPr>
            <w:r w:rsidRPr="004E461A">
              <w:rPr>
                <w:rtl/>
              </w:rPr>
              <w:t>מספרי</w:t>
            </w:r>
          </w:p>
        </w:tc>
        <w:tc>
          <w:tcPr>
            <w:tcW w:w="4334" w:type="dxa"/>
            <w:tcMar>
              <w:top w:w="72" w:type="dxa"/>
              <w:left w:w="72" w:type="dxa"/>
              <w:bottom w:w="72" w:type="dxa"/>
              <w:right w:w="72" w:type="dxa"/>
            </w:tcMar>
            <w:vAlign w:val="center"/>
          </w:tcPr>
          <w:p w:rsidR="00747F2B" w:rsidRDefault="00747F2B" w:rsidP="00747F2B">
            <w:pPr>
              <w:widowControl w:val="0"/>
              <w:bidi/>
              <w:rPr>
                <w:rtl/>
              </w:rPr>
            </w:pPr>
            <w:r>
              <w:rPr>
                <w:rFonts w:hint="cs"/>
                <w:rtl/>
              </w:rPr>
              <w:t>מזהה מגדר</w:t>
            </w:r>
          </w:p>
        </w:tc>
      </w:tr>
      <w:tr w:rsidR="00747F2B" w:rsidTr="004674E5">
        <w:tc>
          <w:tcPr>
            <w:tcW w:w="3345" w:type="dxa"/>
            <w:tcMar>
              <w:top w:w="72" w:type="dxa"/>
              <w:left w:w="72" w:type="dxa"/>
              <w:bottom w:w="72" w:type="dxa"/>
              <w:right w:w="72" w:type="dxa"/>
            </w:tcMar>
            <w:vAlign w:val="center"/>
          </w:tcPr>
          <w:p w:rsidR="00747F2B" w:rsidRDefault="00747F2B" w:rsidP="00747F2B">
            <w:pPr>
              <w:widowControl w:val="0"/>
              <w:bidi/>
            </w:pPr>
            <w:r>
              <w:rPr>
                <w:rFonts w:hint="cs"/>
              </w:rPr>
              <w:t>O</w:t>
            </w:r>
            <w:r>
              <w:t>wner_id</w:t>
            </w:r>
          </w:p>
        </w:tc>
        <w:tc>
          <w:tcPr>
            <w:tcW w:w="900" w:type="dxa"/>
            <w:tcMar>
              <w:top w:w="72" w:type="dxa"/>
              <w:left w:w="72" w:type="dxa"/>
              <w:bottom w:w="72" w:type="dxa"/>
              <w:right w:w="72" w:type="dxa"/>
            </w:tcMar>
          </w:tcPr>
          <w:p w:rsidR="00747F2B" w:rsidRDefault="00747F2B" w:rsidP="008A0790">
            <w:pPr>
              <w:bidi/>
            </w:pPr>
            <w:r w:rsidRPr="004E461A">
              <w:rPr>
                <w:rtl/>
              </w:rPr>
              <w:t>מספרי</w:t>
            </w:r>
          </w:p>
        </w:tc>
        <w:tc>
          <w:tcPr>
            <w:tcW w:w="4334" w:type="dxa"/>
            <w:tcMar>
              <w:top w:w="72" w:type="dxa"/>
              <w:left w:w="72" w:type="dxa"/>
              <w:bottom w:w="72" w:type="dxa"/>
              <w:right w:w="72" w:type="dxa"/>
            </w:tcMar>
            <w:vAlign w:val="center"/>
          </w:tcPr>
          <w:p w:rsidR="00747F2B" w:rsidRDefault="00747F2B" w:rsidP="00747F2B">
            <w:pPr>
              <w:widowControl w:val="0"/>
              <w:bidi/>
              <w:rPr>
                <w:rtl/>
              </w:rPr>
            </w:pPr>
            <w:r>
              <w:rPr>
                <w:rFonts w:hint="cs"/>
                <w:rtl/>
              </w:rPr>
              <w:t>מזהה בעלים</w:t>
            </w:r>
          </w:p>
        </w:tc>
      </w:tr>
      <w:tr w:rsidR="00747F2B" w:rsidTr="004674E5">
        <w:tc>
          <w:tcPr>
            <w:tcW w:w="3345" w:type="dxa"/>
            <w:tcMar>
              <w:top w:w="72" w:type="dxa"/>
              <w:left w:w="72" w:type="dxa"/>
              <w:bottom w:w="72" w:type="dxa"/>
              <w:right w:w="72" w:type="dxa"/>
            </w:tcMar>
            <w:vAlign w:val="center"/>
          </w:tcPr>
          <w:p w:rsidR="00747F2B" w:rsidRDefault="00747F2B" w:rsidP="00747F2B">
            <w:pPr>
              <w:widowControl w:val="0"/>
              <w:bidi/>
            </w:pPr>
            <w:r>
              <w:t>Type_id</w:t>
            </w:r>
          </w:p>
        </w:tc>
        <w:tc>
          <w:tcPr>
            <w:tcW w:w="900" w:type="dxa"/>
            <w:tcMar>
              <w:top w:w="72" w:type="dxa"/>
              <w:left w:w="72" w:type="dxa"/>
              <w:bottom w:w="72" w:type="dxa"/>
              <w:right w:w="72" w:type="dxa"/>
            </w:tcMar>
          </w:tcPr>
          <w:p w:rsidR="00747F2B" w:rsidRDefault="00747F2B" w:rsidP="008A0790">
            <w:pPr>
              <w:bidi/>
            </w:pPr>
            <w:r w:rsidRPr="004E461A">
              <w:rPr>
                <w:rtl/>
              </w:rPr>
              <w:t>מספרי</w:t>
            </w:r>
          </w:p>
        </w:tc>
        <w:tc>
          <w:tcPr>
            <w:tcW w:w="4334" w:type="dxa"/>
            <w:tcMar>
              <w:top w:w="72" w:type="dxa"/>
              <w:left w:w="72" w:type="dxa"/>
              <w:bottom w:w="72" w:type="dxa"/>
              <w:right w:w="72" w:type="dxa"/>
            </w:tcMar>
            <w:vAlign w:val="center"/>
          </w:tcPr>
          <w:p w:rsidR="00747F2B" w:rsidRDefault="00747F2B" w:rsidP="00747F2B">
            <w:pPr>
              <w:widowControl w:val="0"/>
              <w:bidi/>
              <w:rPr>
                <w:rtl/>
              </w:rPr>
            </w:pPr>
            <w:r>
              <w:rPr>
                <w:rFonts w:hint="cs"/>
                <w:rtl/>
              </w:rPr>
              <w:t>מזהה סוג בע"ח</w:t>
            </w:r>
          </w:p>
        </w:tc>
      </w:tr>
      <w:tr w:rsidR="00747F2B" w:rsidTr="004674E5">
        <w:tc>
          <w:tcPr>
            <w:tcW w:w="3345" w:type="dxa"/>
            <w:tcMar>
              <w:top w:w="72" w:type="dxa"/>
              <w:left w:w="72" w:type="dxa"/>
              <w:bottom w:w="72" w:type="dxa"/>
              <w:right w:w="72" w:type="dxa"/>
            </w:tcMar>
            <w:vAlign w:val="center"/>
          </w:tcPr>
          <w:p w:rsidR="00747F2B" w:rsidRDefault="00747F2B" w:rsidP="00747F2B">
            <w:pPr>
              <w:widowControl w:val="0"/>
              <w:bidi/>
            </w:pPr>
            <w:r>
              <w:rPr>
                <w:rFonts w:hint="cs"/>
              </w:rPr>
              <w:t>D</w:t>
            </w:r>
            <w:r>
              <w:t>octor_id</w:t>
            </w:r>
          </w:p>
        </w:tc>
        <w:tc>
          <w:tcPr>
            <w:tcW w:w="900" w:type="dxa"/>
            <w:tcMar>
              <w:top w:w="72" w:type="dxa"/>
              <w:left w:w="72" w:type="dxa"/>
              <w:bottom w:w="72" w:type="dxa"/>
              <w:right w:w="72" w:type="dxa"/>
            </w:tcMar>
          </w:tcPr>
          <w:p w:rsidR="00747F2B" w:rsidRDefault="00747F2B" w:rsidP="008A0790">
            <w:pPr>
              <w:bidi/>
            </w:pPr>
            <w:r w:rsidRPr="004E461A">
              <w:rPr>
                <w:rtl/>
              </w:rPr>
              <w:t>מספרי</w:t>
            </w:r>
          </w:p>
        </w:tc>
        <w:tc>
          <w:tcPr>
            <w:tcW w:w="4334" w:type="dxa"/>
            <w:tcMar>
              <w:top w:w="72" w:type="dxa"/>
              <w:left w:w="72" w:type="dxa"/>
              <w:bottom w:w="72" w:type="dxa"/>
              <w:right w:w="72" w:type="dxa"/>
            </w:tcMar>
            <w:vAlign w:val="center"/>
          </w:tcPr>
          <w:p w:rsidR="00747F2B" w:rsidRDefault="00747F2B" w:rsidP="00747F2B">
            <w:pPr>
              <w:widowControl w:val="0"/>
              <w:bidi/>
              <w:rPr>
                <w:rtl/>
              </w:rPr>
            </w:pPr>
            <w:r>
              <w:rPr>
                <w:rFonts w:hint="cs"/>
                <w:rtl/>
              </w:rPr>
              <w:t>מזהה רופא מטפל</w:t>
            </w:r>
          </w:p>
        </w:tc>
      </w:tr>
    </w:tbl>
    <w:p w:rsidR="00481634" w:rsidRDefault="00481634">
      <w:pPr>
        <w:bidi/>
      </w:pPr>
    </w:p>
    <w:p w:rsidR="00481634" w:rsidRDefault="00747F2B">
      <w:pPr>
        <w:bidi/>
      </w:pPr>
      <w:r>
        <w:rPr>
          <w:b/>
          <w:sz w:val="24"/>
          <w:szCs w:val="24"/>
        </w:rPr>
        <w:t>Treatment</w:t>
      </w:r>
    </w:p>
    <w:p w:rsidR="00481634" w:rsidRDefault="00471D70" w:rsidP="003912C8">
      <w:pPr>
        <w:bidi/>
      </w:pPr>
      <w:r>
        <w:rPr>
          <w:sz w:val="24"/>
          <w:szCs w:val="24"/>
          <w:rtl/>
        </w:rPr>
        <w:t xml:space="preserve">טבלת </w:t>
      </w:r>
      <w:r w:rsidR="003912C8">
        <w:rPr>
          <w:rFonts w:hint="cs"/>
          <w:sz w:val="24"/>
          <w:szCs w:val="24"/>
          <w:rtl/>
        </w:rPr>
        <w:t xml:space="preserve">היסטוריית </w:t>
      </w:r>
      <w:r w:rsidR="00747F2B">
        <w:rPr>
          <w:rFonts w:hint="cs"/>
          <w:sz w:val="24"/>
          <w:szCs w:val="24"/>
          <w:rtl/>
        </w:rPr>
        <w:t xml:space="preserve">הטיפולים </w:t>
      </w:r>
    </w:p>
    <w:tbl>
      <w:tblPr>
        <w:tblStyle w:val="a9"/>
        <w:tblW w:w="8054" w:type="dxa"/>
        <w:tblBorders>
          <w:top w:val="nil"/>
          <w:left w:val="nil"/>
          <w:bottom w:val="nil"/>
          <w:right w:val="nil"/>
          <w:insideH w:val="nil"/>
          <w:insideV w:val="nil"/>
        </w:tblBorders>
        <w:tblLayout w:type="fixed"/>
        <w:tblLook w:val="0600" w:firstRow="0" w:lastRow="0" w:firstColumn="0" w:lastColumn="0" w:noHBand="1" w:noVBand="1"/>
      </w:tblPr>
      <w:tblGrid>
        <w:gridCol w:w="2766"/>
        <w:gridCol w:w="887"/>
        <w:gridCol w:w="4401"/>
      </w:tblGrid>
      <w:tr w:rsidR="00747F2B" w:rsidTr="00747F2B">
        <w:tc>
          <w:tcPr>
            <w:tcW w:w="2766"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עמודה</w:t>
            </w:r>
          </w:p>
        </w:tc>
        <w:tc>
          <w:tcPr>
            <w:tcW w:w="887"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טיפוס</w:t>
            </w:r>
          </w:p>
        </w:tc>
        <w:tc>
          <w:tcPr>
            <w:tcW w:w="4401"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הסבר</w:t>
            </w:r>
          </w:p>
        </w:tc>
      </w:tr>
      <w:tr w:rsidR="008A0790" w:rsidTr="00747F2B">
        <w:tc>
          <w:tcPr>
            <w:tcW w:w="2766" w:type="dxa"/>
            <w:tcMar>
              <w:top w:w="72" w:type="dxa"/>
              <w:left w:w="72" w:type="dxa"/>
              <w:bottom w:w="72" w:type="dxa"/>
              <w:right w:w="72" w:type="dxa"/>
            </w:tcMar>
            <w:vAlign w:val="center"/>
          </w:tcPr>
          <w:p w:rsidR="008A0790" w:rsidRDefault="008A0790" w:rsidP="008A0790">
            <w:pPr>
              <w:widowControl w:val="0"/>
              <w:bidi/>
            </w:pPr>
            <w:r>
              <w:rPr>
                <w:rFonts w:hint="cs"/>
              </w:rPr>
              <w:t>I</w:t>
            </w:r>
            <w:r>
              <w:t>d</w:t>
            </w:r>
          </w:p>
        </w:tc>
        <w:tc>
          <w:tcPr>
            <w:tcW w:w="887" w:type="dxa"/>
            <w:tcMar>
              <w:top w:w="72" w:type="dxa"/>
              <w:left w:w="72" w:type="dxa"/>
              <w:bottom w:w="72" w:type="dxa"/>
              <w:right w:w="72" w:type="dxa"/>
            </w:tcMar>
            <w:vAlign w:val="center"/>
          </w:tcPr>
          <w:p w:rsidR="008A0790" w:rsidRDefault="008A0790" w:rsidP="008A0790">
            <w:pPr>
              <w:widowControl w:val="0"/>
              <w:bidi/>
            </w:pPr>
            <w:r>
              <w:rPr>
                <w:rtl/>
              </w:rPr>
              <w:t>מספרי</w:t>
            </w:r>
          </w:p>
        </w:tc>
        <w:tc>
          <w:tcPr>
            <w:tcW w:w="4401" w:type="dxa"/>
            <w:tcMar>
              <w:top w:w="72" w:type="dxa"/>
              <w:left w:w="72" w:type="dxa"/>
              <w:bottom w:w="72" w:type="dxa"/>
              <w:right w:w="72" w:type="dxa"/>
            </w:tcMar>
            <w:vAlign w:val="center"/>
          </w:tcPr>
          <w:p w:rsidR="008A0790" w:rsidRDefault="008A0790" w:rsidP="008A0790">
            <w:pPr>
              <w:widowControl w:val="0"/>
              <w:bidi/>
            </w:pPr>
            <w:r>
              <w:rPr>
                <w:rtl/>
              </w:rPr>
              <w:t>מפתח ראשי לטבלה</w:t>
            </w:r>
          </w:p>
        </w:tc>
      </w:tr>
      <w:tr w:rsidR="00747F2B" w:rsidTr="00747F2B">
        <w:tc>
          <w:tcPr>
            <w:tcW w:w="2766" w:type="dxa"/>
            <w:tcMar>
              <w:top w:w="72" w:type="dxa"/>
              <w:left w:w="72" w:type="dxa"/>
              <w:bottom w:w="72" w:type="dxa"/>
              <w:right w:w="72" w:type="dxa"/>
            </w:tcMar>
            <w:vAlign w:val="center"/>
          </w:tcPr>
          <w:p w:rsidR="00747F2B" w:rsidRDefault="00747F2B">
            <w:pPr>
              <w:widowControl w:val="0"/>
              <w:bidi/>
              <w:rPr>
                <w:rtl/>
              </w:rPr>
            </w:pPr>
            <w:r>
              <w:t>Name</w:t>
            </w:r>
          </w:p>
        </w:tc>
        <w:tc>
          <w:tcPr>
            <w:tcW w:w="887" w:type="dxa"/>
            <w:tcMar>
              <w:top w:w="72" w:type="dxa"/>
              <w:left w:w="72" w:type="dxa"/>
              <w:bottom w:w="72" w:type="dxa"/>
              <w:right w:w="72" w:type="dxa"/>
            </w:tcMar>
            <w:vAlign w:val="center"/>
          </w:tcPr>
          <w:p w:rsidR="00747F2B" w:rsidRDefault="00747F2B" w:rsidP="008A0790">
            <w:pPr>
              <w:widowControl w:val="0"/>
              <w:bidi/>
            </w:pPr>
            <w:r>
              <w:rPr>
                <w:rtl/>
              </w:rPr>
              <w:t>מחרוזתי</w:t>
            </w:r>
          </w:p>
        </w:tc>
        <w:tc>
          <w:tcPr>
            <w:tcW w:w="4401" w:type="dxa"/>
            <w:tcMar>
              <w:top w:w="72" w:type="dxa"/>
              <w:left w:w="72" w:type="dxa"/>
              <w:bottom w:w="72" w:type="dxa"/>
              <w:right w:w="72" w:type="dxa"/>
            </w:tcMar>
            <w:vAlign w:val="center"/>
          </w:tcPr>
          <w:p w:rsidR="00747F2B" w:rsidRDefault="00747F2B" w:rsidP="008A0790">
            <w:pPr>
              <w:widowControl w:val="0"/>
              <w:bidi/>
              <w:rPr>
                <w:rtl/>
              </w:rPr>
            </w:pPr>
            <w:r>
              <w:rPr>
                <w:rtl/>
              </w:rPr>
              <w:t xml:space="preserve">שם </w:t>
            </w:r>
            <w:r w:rsidR="008A0790">
              <w:rPr>
                <w:rFonts w:hint="cs"/>
                <w:rtl/>
              </w:rPr>
              <w:t>הטיפול</w:t>
            </w:r>
          </w:p>
        </w:tc>
      </w:tr>
      <w:tr w:rsidR="00747F2B" w:rsidTr="00747F2B">
        <w:tc>
          <w:tcPr>
            <w:tcW w:w="2766" w:type="dxa"/>
            <w:tcMar>
              <w:top w:w="72" w:type="dxa"/>
              <w:left w:w="72" w:type="dxa"/>
              <w:bottom w:w="72" w:type="dxa"/>
              <w:right w:w="72" w:type="dxa"/>
            </w:tcMar>
            <w:vAlign w:val="center"/>
          </w:tcPr>
          <w:p w:rsidR="00747F2B" w:rsidRDefault="00747F2B">
            <w:pPr>
              <w:widowControl w:val="0"/>
              <w:bidi/>
            </w:pPr>
            <w:r>
              <w:t>Dose</w:t>
            </w:r>
          </w:p>
        </w:tc>
        <w:tc>
          <w:tcPr>
            <w:tcW w:w="887" w:type="dxa"/>
            <w:tcMar>
              <w:top w:w="72" w:type="dxa"/>
              <w:left w:w="72" w:type="dxa"/>
              <w:bottom w:w="72" w:type="dxa"/>
              <w:right w:w="72" w:type="dxa"/>
            </w:tcMar>
            <w:vAlign w:val="center"/>
          </w:tcPr>
          <w:p w:rsidR="00747F2B" w:rsidRDefault="008A0790" w:rsidP="008A0790">
            <w:pPr>
              <w:widowControl w:val="0"/>
              <w:bidi/>
            </w:pPr>
            <w:r>
              <w:rPr>
                <w:rtl/>
              </w:rPr>
              <w:t>מחרוזתי</w:t>
            </w:r>
          </w:p>
        </w:tc>
        <w:tc>
          <w:tcPr>
            <w:tcW w:w="4401" w:type="dxa"/>
            <w:tcMar>
              <w:top w:w="72" w:type="dxa"/>
              <w:left w:w="72" w:type="dxa"/>
              <w:bottom w:w="72" w:type="dxa"/>
              <w:right w:w="72" w:type="dxa"/>
            </w:tcMar>
            <w:vAlign w:val="center"/>
          </w:tcPr>
          <w:p w:rsidR="00747F2B" w:rsidRDefault="008A0790">
            <w:pPr>
              <w:widowControl w:val="0"/>
              <w:bidi/>
            </w:pPr>
            <w:r>
              <w:rPr>
                <w:rFonts w:hint="cs"/>
                <w:rtl/>
              </w:rPr>
              <w:t>מינון (רלוונטי עבור תרופות)</w:t>
            </w:r>
          </w:p>
        </w:tc>
      </w:tr>
      <w:tr w:rsidR="00747F2B" w:rsidTr="00747F2B">
        <w:tc>
          <w:tcPr>
            <w:tcW w:w="2766" w:type="dxa"/>
            <w:tcMar>
              <w:top w:w="72" w:type="dxa"/>
              <w:left w:w="72" w:type="dxa"/>
              <w:bottom w:w="72" w:type="dxa"/>
              <w:right w:w="72" w:type="dxa"/>
            </w:tcMar>
            <w:vAlign w:val="center"/>
          </w:tcPr>
          <w:p w:rsidR="00747F2B" w:rsidRDefault="00747F2B">
            <w:pPr>
              <w:widowControl w:val="0"/>
              <w:bidi/>
            </w:pPr>
            <w:r>
              <w:t>Price</w:t>
            </w:r>
          </w:p>
        </w:tc>
        <w:tc>
          <w:tcPr>
            <w:tcW w:w="887" w:type="dxa"/>
            <w:tcMar>
              <w:top w:w="72" w:type="dxa"/>
              <w:left w:w="72" w:type="dxa"/>
              <w:bottom w:w="72" w:type="dxa"/>
              <w:right w:w="72" w:type="dxa"/>
            </w:tcMar>
            <w:vAlign w:val="center"/>
          </w:tcPr>
          <w:p w:rsidR="00747F2B" w:rsidRDefault="00747F2B" w:rsidP="008A0790">
            <w:pPr>
              <w:widowControl w:val="0"/>
              <w:bidi/>
            </w:pPr>
            <w:r>
              <w:rPr>
                <w:rtl/>
              </w:rPr>
              <w:t>מספרי</w:t>
            </w:r>
          </w:p>
        </w:tc>
        <w:tc>
          <w:tcPr>
            <w:tcW w:w="4401" w:type="dxa"/>
            <w:tcMar>
              <w:top w:w="72" w:type="dxa"/>
              <w:left w:w="72" w:type="dxa"/>
              <w:bottom w:w="72" w:type="dxa"/>
              <w:right w:w="72" w:type="dxa"/>
            </w:tcMar>
            <w:vAlign w:val="center"/>
          </w:tcPr>
          <w:p w:rsidR="00747F2B" w:rsidRDefault="008A0790">
            <w:pPr>
              <w:widowControl w:val="0"/>
              <w:bidi/>
            </w:pPr>
            <w:r>
              <w:rPr>
                <w:rFonts w:hint="cs"/>
                <w:rtl/>
              </w:rPr>
              <w:t>מחיר</w:t>
            </w:r>
          </w:p>
        </w:tc>
      </w:tr>
      <w:tr w:rsidR="008A0790" w:rsidTr="004674E5">
        <w:tc>
          <w:tcPr>
            <w:tcW w:w="2766" w:type="dxa"/>
            <w:tcMar>
              <w:top w:w="72" w:type="dxa"/>
              <w:left w:w="72" w:type="dxa"/>
              <w:bottom w:w="72" w:type="dxa"/>
              <w:right w:w="72" w:type="dxa"/>
            </w:tcMar>
            <w:vAlign w:val="center"/>
          </w:tcPr>
          <w:p w:rsidR="008A0790" w:rsidRDefault="008A0790" w:rsidP="008A0790">
            <w:pPr>
              <w:widowControl w:val="0"/>
              <w:bidi/>
            </w:pPr>
            <w:r>
              <w:t>Type_id</w:t>
            </w:r>
          </w:p>
        </w:tc>
        <w:tc>
          <w:tcPr>
            <w:tcW w:w="887" w:type="dxa"/>
            <w:tcMar>
              <w:top w:w="72" w:type="dxa"/>
              <w:left w:w="72" w:type="dxa"/>
              <w:bottom w:w="72" w:type="dxa"/>
              <w:right w:w="72" w:type="dxa"/>
            </w:tcMar>
          </w:tcPr>
          <w:p w:rsidR="008A0790" w:rsidRDefault="008A0790" w:rsidP="008A0790">
            <w:pPr>
              <w:bidi/>
            </w:pPr>
            <w:r w:rsidRPr="001D6461">
              <w:rPr>
                <w:rtl/>
              </w:rPr>
              <w:t>מספרי</w:t>
            </w:r>
          </w:p>
        </w:tc>
        <w:tc>
          <w:tcPr>
            <w:tcW w:w="4401" w:type="dxa"/>
            <w:tcMar>
              <w:top w:w="72" w:type="dxa"/>
              <w:left w:w="72" w:type="dxa"/>
              <w:bottom w:w="72" w:type="dxa"/>
              <w:right w:w="72" w:type="dxa"/>
            </w:tcMar>
            <w:vAlign w:val="center"/>
          </w:tcPr>
          <w:p w:rsidR="008A0790" w:rsidRDefault="008A0790" w:rsidP="008A0790">
            <w:pPr>
              <w:widowControl w:val="0"/>
              <w:bidi/>
              <w:rPr>
                <w:rtl/>
              </w:rPr>
            </w:pPr>
            <w:r>
              <w:rPr>
                <w:rFonts w:hint="cs"/>
                <w:rtl/>
              </w:rPr>
              <w:t>מזהה סוג טיפול</w:t>
            </w:r>
          </w:p>
        </w:tc>
      </w:tr>
      <w:tr w:rsidR="008A0790" w:rsidTr="004674E5">
        <w:tc>
          <w:tcPr>
            <w:tcW w:w="2766" w:type="dxa"/>
            <w:tcMar>
              <w:top w:w="72" w:type="dxa"/>
              <w:left w:w="72" w:type="dxa"/>
              <w:bottom w:w="72" w:type="dxa"/>
              <w:right w:w="72" w:type="dxa"/>
            </w:tcMar>
            <w:vAlign w:val="center"/>
          </w:tcPr>
          <w:p w:rsidR="008A0790" w:rsidRDefault="008A0790" w:rsidP="008A0790">
            <w:pPr>
              <w:widowControl w:val="0"/>
              <w:bidi/>
            </w:pPr>
            <w:r>
              <w:rPr>
                <w:rFonts w:hint="cs"/>
              </w:rPr>
              <w:t>C</w:t>
            </w:r>
            <w:r>
              <w:t>ontainingTreatment_id</w:t>
            </w:r>
          </w:p>
        </w:tc>
        <w:tc>
          <w:tcPr>
            <w:tcW w:w="887" w:type="dxa"/>
            <w:tcMar>
              <w:top w:w="72" w:type="dxa"/>
              <w:left w:w="72" w:type="dxa"/>
              <w:bottom w:w="72" w:type="dxa"/>
              <w:right w:w="72" w:type="dxa"/>
            </w:tcMar>
          </w:tcPr>
          <w:p w:rsidR="008A0790" w:rsidRDefault="008A0790" w:rsidP="008A0790">
            <w:pPr>
              <w:bidi/>
            </w:pPr>
            <w:r w:rsidRPr="001D6461">
              <w:rPr>
                <w:rtl/>
              </w:rPr>
              <w:t>מספרי</w:t>
            </w:r>
          </w:p>
        </w:tc>
        <w:tc>
          <w:tcPr>
            <w:tcW w:w="4401" w:type="dxa"/>
            <w:tcMar>
              <w:top w:w="72" w:type="dxa"/>
              <w:left w:w="72" w:type="dxa"/>
              <w:bottom w:w="72" w:type="dxa"/>
              <w:right w:w="72" w:type="dxa"/>
            </w:tcMar>
            <w:vAlign w:val="center"/>
          </w:tcPr>
          <w:p w:rsidR="008A0790" w:rsidRDefault="008A0790" w:rsidP="008A0790">
            <w:pPr>
              <w:widowControl w:val="0"/>
              <w:bidi/>
            </w:pPr>
            <w:r>
              <w:rPr>
                <w:rFonts w:hint="cs"/>
                <w:rtl/>
              </w:rPr>
              <w:t>מזהה דו"ח טיפול מכיל</w:t>
            </w:r>
          </w:p>
        </w:tc>
      </w:tr>
    </w:tbl>
    <w:p w:rsidR="00481634" w:rsidRDefault="00481634">
      <w:pPr>
        <w:bidi/>
      </w:pPr>
    </w:p>
    <w:p w:rsidR="00481634" w:rsidRDefault="00747F2B">
      <w:pPr>
        <w:bidi/>
      </w:pPr>
      <w:r>
        <w:rPr>
          <w:b/>
          <w:sz w:val="24"/>
          <w:szCs w:val="24"/>
        </w:rPr>
        <w:t>TreatmentReport</w:t>
      </w:r>
    </w:p>
    <w:p w:rsidR="00481634" w:rsidRDefault="00471D70" w:rsidP="008A0790">
      <w:pPr>
        <w:bidi/>
      </w:pPr>
      <w:r>
        <w:rPr>
          <w:sz w:val="24"/>
          <w:szCs w:val="24"/>
          <w:rtl/>
        </w:rPr>
        <w:t xml:space="preserve">טבלת </w:t>
      </w:r>
      <w:r w:rsidR="008A0790">
        <w:rPr>
          <w:rFonts w:hint="cs"/>
          <w:sz w:val="24"/>
          <w:szCs w:val="24"/>
          <w:rtl/>
        </w:rPr>
        <w:t>היסטוריית</w:t>
      </w:r>
      <w:r w:rsidR="003912C8">
        <w:rPr>
          <w:rFonts w:hint="cs"/>
          <w:sz w:val="24"/>
          <w:szCs w:val="24"/>
          <w:rtl/>
        </w:rPr>
        <w:t xml:space="preserve"> דו"חות</w:t>
      </w:r>
      <w:r w:rsidR="008A0790">
        <w:rPr>
          <w:rFonts w:hint="cs"/>
          <w:sz w:val="24"/>
          <w:szCs w:val="24"/>
          <w:rtl/>
        </w:rPr>
        <w:t xml:space="preserve"> טיפולים</w:t>
      </w:r>
    </w:p>
    <w:tbl>
      <w:tblPr>
        <w:tblStyle w:val="aa"/>
        <w:tblW w:w="8069" w:type="dxa"/>
        <w:tblBorders>
          <w:top w:val="nil"/>
          <w:left w:val="nil"/>
          <w:bottom w:val="nil"/>
          <w:right w:val="nil"/>
          <w:insideH w:val="nil"/>
          <w:insideV w:val="nil"/>
        </w:tblBorders>
        <w:tblLayout w:type="fixed"/>
        <w:tblLook w:val="0600" w:firstRow="0" w:lastRow="0" w:firstColumn="0" w:lastColumn="0" w:noHBand="1" w:noVBand="1"/>
      </w:tblPr>
      <w:tblGrid>
        <w:gridCol w:w="2624"/>
        <w:gridCol w:w="1059"/>
        <w:gridCol w:w="4386"/>
      </w:tblGrid>
      <w:tr w:rsidR="008A0790" w:rsidTr="008A0790">
        <w:tc>
          <w:tcPr>
            <w:tcW w:w="2624"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lastRenderedPageBreak/>
              <w:t>עמודה</w:t>
            </w:r>
          </w:p>
        </w:tc>
        <w:tc>
          <w:tcPr>
            <w:tcW w:w="1059"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טיפוס</w:t>
            </w:r>
          </w:p>
        </w:tc>
        <w:tc>
          <w:tcPr>
            <w:tcW w:w="4386"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הסבר</w:t>
            </w:r>
          </w:p>
        </w:tc>
      </w:tr>
      <w:tr w:rsidR="008A0790" w:rsidTr="008A0790">
        <w:tc>
          <w:tcPr>
            <w:tcW w:w="2624" w:type="dxa"/>
            <w:tcMar>
              <w:top w:w="72" w:type="dxa"/>
              <w:left w:w="72" w:type="dxa"/>
              <w:bottom w:w="72" w:type="dxa"/>
              <w:right w:w="72" w:type="dxa"/>
            </w:tcMar>
            <w:vAlign w:val="center"/>
          </w:tcPr>
          <w:p w:rsidR="008A0790" w:rsidRDefault="008A0790" w:rsidP="008A0790">
            <w:pPr>
              <w:widowControl w:val="0"/>
              <w:bidi/>
            </w:pPr>
            <w:r>
              <w:t>Id</w:t>
            </w:r>
          </w:p>
        </w:tc>
        <w:tc>
          <w:tcPr>
            <w:tcW w:w="1059" w:type="dxa"/>
            <w:tcMar>
              <w:top w:w="72" w:type="dxa"/>
              <w:left w:w="72" w:type="dxa"/>
              <w:bottom w:w="72" w:type="dxa"/>
              <w:right w:w="72" w:type="dxa"/>
            </w:tcMar>
            <w:vAlign w:val="center"/>
          </w:tcPr>
          <w:p w:rsidR="008A0790" w:rsidRDefault="008A0790" w:rsidP="008A0790">
            <w:pPr>
              <w:widowControl w:val="0"/>
              <w:bidi/>
            </w:pPr>
            <w:r>
              <w:rPr>
                <w:rtl/>
              </w:rPr>
              <w:t>מספרי</w:t>
            </w:r>
          </w:p>
        </w:tc>
        <w:tc>
          <w:tcPr>
            <w:tcW w:w="4386" w:type="dxa"/>
            <w:tcMar>
              <w:top w:w="72" w:type="dxa"/>
              <w:left w:w="72" w:type="dxa"/>
              <w:bottom w:w="72" w:type="dxa"/>
              <w:right w:w="72" w:type="dxa"/>
            </w:tcMar>
            <w:vAlign w:val="center"/>
          </w:tcPr>
          <w:p w:rsidR="008A0790" w:rsidRDefault="008A0790" w:rsidP="008A0790">
            <w:pPr>
              <w:widowControl w:val="0"/>
              <w:bidi/>
            </w:pPr>
            <w:r>
              <w:rPr>
                <w:rtl/>
              </w:rPr>
              <w:t>מפתח ראשי לטבלה</w:t>
            </w:r>
          </w:p>
        </w:tc>
      </w:tr>
      <w:tr w:rsidR="008A0790" w:rsidTr="008A0790">
        <w:tc>
          <w:tcPr>
            <w:tcW w:w="2624" w:type="dxa"/>
            <w:tcMar>
              <w:top w:w="72" w:type="dxa"/>
              <w:left w:w="72" w:type="dxa"/>
              <w:bottom w:w="72" w:type="dxa"/>
              <w:right w:w="72" w:type="dxa"/>
            </w:tcMar>
            <w:vAlign w:val="center"/>
          </w:tcPr>
          <w:p w:rsidR="008A0790" w:rsidRDefault="008A0790">
            <w:pPr>
              <w:widowControl w:val="0"/>
              <w:bidi/>
            </w:pPr>
            <w:r>
              <w:rPr>
                <w:rFonts w:hint="cs"/>
              </w:rPr>
              <w:t>T</w:t>
            </w:r>
            <w:r>
              <w:t>otalPrice</w:t>
            </w:r>
          </w:p>
        </w:tc>
        <w:tc>
          <w:tcPr>
            <w:tcW w:w="1059" w:type="dxa"/>
            <w:tcMar>
              <w:top w:w="72" w:type="dxa"/>
              <w:left w:w="72" w:type="dxa"/>
              <w:bottom w:w="72" w:type="dxa"/>
              <w:right w:w="72" w:type="dxa"/>
            </w:tcMar>
            <w:vAlign w:val="center"/>
          </w:tcPr>
          <w:p w:rsidR="008A0790" w:rsidRDefault="008A0790">
            <w:pPr>
              <w:widowControl w:val="0"/>
              <w:bidi/>
            </w:pPr>
            <w:r>
              <w:rPr>
                <w:rtl/>
              </w:rPr>
              <w:t>תאריכי</w:t>
            </w:r>
          </w:p>
        </w:tc>
        <w:tc>
          <w:tcPr>
            <w:tcW w:w="4386" w:type="dxa"/>
            <w:tcMar>
              <w:top w:w="72" w:type="dxa"/>
              <w:left w:w="72" w:type="dxa"/>
              <w:bottom w:w="72" w:type="dxa"/>
              <w:right w:w="72" w:type="dxa"/>
            </w:tcMar>
            <w:vAlign w:val="center"/>
          </w:tcPr>
          <w:p w:rsidR="008A0790" w:rsidRDefault="008A0790">
            <w:pPr>
              <w:widowControl w:val="0"/>
              <w:bidi/>
            </w:pPr>
            <w:r>
              <w:rPr>
                <w:rFonts w:hint="cs"/>
                <w:rtl/>
              </w:rPr>
              <w:t>מחיר כולל עבור הטיפול</w:t>
            </w:r>
          </w:p>
        </w:tc>
      </w:tr>
      <w:tr w:rsidR="008A0790" w:rsidTr="008A0790">
        <w:tc>
          <w:tcPr>
            <w:tcW w:w="2624" w:type="dxa"/>
            <w:tcMar>
              <w:top w:w="72" w:type="dxa"/>
              <w:left w:w="72" w:type="dxa"/>
              <w:bottom w:w="72" w:type="dxa"/>
              <w:right w:w="72" w:type="dxa"/>
            </w:tcMar>
            <w:vAlign w:val="center"/>
          </w:tcPr>
          <w:p w:rsidR="008A0790" w:rsidRDefault="008A0790">
            <w:pPr>
              <w:widowControl w:val="0"/>
              <w:bidi/>
            </w:pPr>
            <w:r>
              <w:t>Date</w:t>
            </w:r>
          </w:p>
        </w:tc>
        <w:tc>
          <w:tcPr>
            <w:tcW w:w="1059" w:type="dxa"/>
            <w:tcMar>
              <w:top w:w="72" w:type="dxa"/>
              <w:left w:w="72" w:type="dxa"/>
              <w:bottom w:w="72" w:type="dxa"/>
              <w:right w:w="72" w:type="dxa"/>
            </w:tcMar>
            <w:vAlign w:val="center"/>
          </w:tcPr>
          <w:p w:rsidR="008A0790" w:rsidRDefault="008A0790">
            <w:pPr>
              <w:widowControl w:val="0"/>
              <w:bidi/>
            </w:pPr>
            <w:r>
              <w:rPr>
                <w:rtl/>
              </w:rPr>
              <w:t>תאריכי</w:t>
            </w:r>
          </w:p>
        </w:tc>
        <w:tc>
          <w:tcPr>
            <w:tcW w:w="4386" w:type="dxa"/>
            <w:tcMar>
              <w:top w:w="72" w:type="dxa"/>
              <w:left w:w="72" w:type="dxa"/>
              <w:bottom w:w="72" w:type="dxa"/>
              <w:right w:w="72" w:type="dxa"/>
            </w:tcMar>
            <w:vAlign w:val="center"/>
          </w:tcPr>
          <w:p w:rsidR="008A0790" w:rsidRDefault="008A0790">
            <w:pPr>
              <w:widowControl w:val="0"/>
              <w:bidi/>
            </w:pPr>
            <w:r>
              <w:rPr>
                <w:rFonts w:hint="cs"/>
                <w:rtl/>
              </w:rPr>
              <w:t>תאריך הטיפול</w:t>
            </w:r>
          </w:p>
        </w:tc>
      </w:tr>
      <w:tr w:rsidR="008A0790" w:rsidTr="008A0790">
        <w:tc>
          <w:tcPr>
            <w:tcW w:w="2624" w:type="dxa"/>
            <w:tcMar>
              <w:top w:w="72" w:type="dxa"/>
              <w:left w:w="72" w:type="dxa"/>
              <w:bottom w:w="72" w:type="dxa"/>
              <w:right w:w="72" w:type="dxa"/>
            </w:tcMar>
            <w:vAlign w:val="center"/>
          </w:tcPr>
          <w:p w:rsidR="008A0790" w:rsidRDefault="008A0790">
            <w:pPr>
              <w:widowControl w:val="0"/>
              <w:bidi/>
            </w:pPr>
            <w:r>
              <w:t>Summary</w:t>
            </w:r>
          </w:p>
        </w:tc>
        <w:tc>
          <w:tcPr>
            <w:tcW w:w="1059" w:type="dxa"/>
            <w:tcMar>
              <w:top w:w="72" w:type="dxa"/>
              <w:left w:w="72" w:type="dxa"/>
              <w:bottom w:w="72" w:type="dxa"/>
              <w:right w:w="72" w:type="dxa"/>
            </w:tcMar>
            <w:vAlign w:val="center"/>
          </w:tcPr>
          <w:p w:rsidR="008A0790" w:rsidRDefault="008A0790">
            <w:pPr>
              <w:widowControl w:val="0"/>
              <w:bidi/>
              <w:rPr>
                <w:rtl/>
              </w:rPr>
            </w:pPr>
            <w:r>
              <w:rPr>
                <w:rFonts w:hint="cs"/>
                <w:rtl/>
              </w:rPr>
              <w:t>מחרוזתי</w:t>
            </w:r>
          </w:p>
        </w:tc>
        <w:tc>
          <w:tcPr>
            <w:tcW w:w="4386" w:type="dxa"/>
            <w:tcMar>
              <w:top w:w="72" w:type="dxa"/>
              <w:left w:w="72" w:type="dxa"/>
              <w:bottom w:w="72" w:type="dxa"/>
              <w:right w:w="72" w:type="dxa"/>
            </w:tcMar>
            <w:vAlign w:val="center"/>
          </w:tcPr>
          <w:p w:rsidR="008A0790" w:rsidRDefault="008A0790">
            <w:pPr>
              <w:widowControl w:val="0"/>
              <w:bidi/>
            </w:pPr>
            <w:r>
              <w:rPr>
                <w:rFonts w:hint="cs"/>
                <w:rtl/>
              </w:rPr>
              <w:t>סיכום הטיפול</w:t>
            </w:r>
          </w:p>
        </w:tc>
      </w:tr>
      <w:tr w:rsidR="008A0790" w:rsidTr="008A0790">
        <w:tc>
          <w:tcPr>
            <w:tcW w:w="2624" w:type="dxa"/>
            <w:tcMar>
              <w:top w:w="72" w:type="dxa"/>
              <w:left w:w="72" w:type="dxa"/>
              <w:bottom w:w="72" w:type="dxa"/>
              <w:right w:w="72" w:type="dxa"/>
            </w:tcMar>
            <w:vAlign w:val="center"/>
          </w:tcPr>
          <w:p w:rsidR="008A0790" w:rsidRDefault="008A0790">
            <w:pPr>
              <w:widowControl w:val="0"/>
              <w:bidi/>
            </w:pPr>
            <w:r>
              <w:t>Animal_id</w:t>
            </w:r>
          </w:p>
        </w:tc>
        <w:tc>
          <w:tcPr>
            <w:tcW w:w="1059" w:type="dxa"/>
            <w:tcMar>
              <w:top w:w="72" w:type="dxa"/>
              <w:left w:w="72" w:type="dxa"/>
              <w:bottom w:w="72" w:type="dxa"/>
              <w:right w:w="72" w:type="dxa"/>
            </w:tcMar>
            <w:vAlign w:val="center"/>
          </w:tcPr>
          <w:p w:rsidR="008A0790" w:rsidRDefault="008A0790">
            <w:pPr>
              <w:widowControl w:val="0"/>
              <w:bidi/>
            </w:pPr>
            <w:r>
              <w:rPr>
                <w:rtl/>
              </w:rPr>
              <w:t>מספרי</w:t>
            </w:r>
          </w:p>
        </w:tc>
        <w:tc>
          <w:tcPr>
            <w:tcW w:w="4386" w:type="dxa"/>
            <w:tcMar>
              <w:top w:w="72" w:type="dxa"/>
              <w:left w:w="72" w:type="dxa"/>
              <w:bottom w:w="72" w:type="dxa"/>
              <w:right w:w="72" w:type="dxa"/>
            </w:tcMar>
            <w:vAlign w:val="center"/>
          </w:tcPr>
          <w:p w:rsidR="008A0790" w:rsidRDefault="008A0790">
            <w:pPr>
              <w:widowControl w:val="0"/>
              <w:bidi/>
            </w:pPr>
            <w:r>
              <w:rPr>
                <w:rFonts w:hint="cs"/>
                <w:rtl/>
              </w:rPr>
              <w:t>מזהה בע"ח</w:t>
            </w:r>
          </w:p>
        </w:tc>
      </w:tr>
      <w:tr w:rsidR="008A0790" w:rsidTr="008A0790">
        <w:tc>
          <w:tcPr>
            <w:tcW w:w="2624" w:type="dxa"/>
            <w:tcMar>
              <w:top w:w="72" w:type="dxa"/>
              <w:left w:w="72" w:type="dxa"/>
              <w:bottom w:w="72" w:type="dxa"/>
              <w:right w:w="72" w:type="dxa"/>
            </w:tcMar>
            <w:vAlign w:val="center"/>
          </w:tcPr>
          <w:p w:rsidR="008A0790" w:rsidRDefault="008A0790" w:rsidP="008A0790">
            <w:pPr>
              <w:widowControl w:val="0"/>
              <w:bidi/>
            </w:pPr>
            <w:r>
              <w:t>AnimalMeasurements_id</w:t>
            </w:r>
          </w:p>
        </w:tc>
        <w:tc>
          <w:tcPr>
            <w:tcW w:w="1059" w:type="dxa"/>
            <w:tcMar>
              <w:top w:w="72" w:type="dxa"/>
              <w:left w:w="72" w:type="dxa"/>
              <w:bottom w:w="72" w:type="dxa"/>
              <w:right w:w="72" w:type="dxa"/>
            </w:tcMar>
          </w:tcPr>
          <w:p w:rsidR="008A0790" w:rsidRDefault="008A0790" w:rsidP="008A0790">
            <w:pPr>
              <w:bidi/>
            </w:pPr>
            <w:r w:rsidRPr="008B5FB1">
              <w:rPr>
                <w:rtl/>
              </w:rPr>
              <w:t>מספרי</w:t>
            </w:r>
          </w:p>
        </w:tc>
        <w:tc>
          <w:tcPr>
            <w:tcW w:w="4386" w:type="dxa"/>
            <w:tcMar>
              <w:top w:w="72" w:type="dxa"/>
              <w:left w:w="72" w:type="dxa"/>
              <w:bottom w:w="72" w:type="dxa"/>
              <w:right w:w="72" w:type="dxa"/>
            </w:tcMar>
            <w:vAlign w:val="center"/>
          </w:tcPr>
          <w:p w:rsidR="008A0790" w:rsidRDefault="008A0790" w:rsidP="008A0790">
            <w:pPr>
              <w:widowControl w:val="0"/>
              <w:bidi/>
            </w:pPr>
            <w:r>
              <w:rPr>
                <w:rFonts w:hint="cs"/>
                <w:rtl/>
              </w:rPr>
              <w:t>מזהה מדידות בע"ח</w:t>
            </w:r>
          </w:p>
        </w:tc>
      </w:tr>
      <w:tr w:rsidR="008A0790" w:rsidTr="008A0790">
        <w:tc>
          <w:tcPr>
            <w:tcW w:w="2624" w:type="dxa"/>
            <w:tcMar>
              <w:top w:w="72" w:type="dxa"/>
              <w:left w:w="72" w:type="dxa"/>
              <w:bottom w:w="72" w:type="dxa"/>
              <w:right w:w="72" w:type="dxa"/>
            </w:tcMar>
            <w:vAlign w:val="center"/>
          </w:tcPr>
          <w:p w:rsidR="008A0790" w:rsidRDefault="008A0790" w:rsidP="008A0790">
            <w:pPr>
              <w:widowControl w:val="0"/>
              <w:bidi/>
            </w:pPr>
            <w:r>
              <w:t>Doctor_id</w:t>
            </w:r>
          </w:p>
        </w:tc>
        <w:tc>
          <w:tcPr>
            <w:tcW w:w="1059" w:type="dxa"/>
            <w:tcMar>
              <w:top w:w="72" w:type="dxa"/>
              <w:left w:w="72" w:type="dxa"/>
              <w:bottom w:w="72" w:type="dxa"/>
              <w:right w:w="72" w:type="dxa"/>
            </w:tcMar>
          </w:tcPr>
          <w:p w:rsidR="008A0790" w:rsidRDefault="008A0790" w:rsidP="008A0790">
            <w:pPr>
              <w:bidi/>
            </w:pPr>
            <w:r w:rsidRPr="008B5FB1">
              <w:rPr>
                <w:rtl/>
              </w:rPr>
              <w:t>מספרי</w:t>
            </w:r>
          </w:p>
        </w:tc>
        <w:tc>
          <w:tcPr>
            <w:tcW w:w="4386" w:type="dxa"/>
            <w:tcMar>
              <w:top w:w="72" w:type="dxa"/>
              <w:left w:w="72" w:type="dxa"/>
              <w:bottom w:w="72" w:type="dxa"/>
              <w:right w:w="72" w:type="dxa"/>
            </w:tcMar>
            <w:vAlign w:val="center"/>
          </w:tcPr>
          <w:p w:rsidR="008A0790" w:rsidRDefault="008A0790" w:rsidP="008A0790">
            <w:pPr>
              <w:widowControl w:val="0"/>
              <w:bidi/>
              <w:rPr>
                <w:rtl/>
              </w:rPr>
            </w:pPr>
            <w:r>
              <w:rPr>
                <w:rFonts w:hint="cs"/>
                <w:rtl/>
              </w:rPr>
              <w:t>מזהה רופא</w:t>
            </w:r>
          </w:p>
        </w:tc>
      </w:tr>
    </w:tbl>
    <w:p w:rsidR="00481634" w:rsidRDefault="00481634">
      <w:pPr>
        <w:bidi/>
      </w:pPr>
    </w:p>
    <w:p w:rsidR="00481634" w:rsidRDefault="00481634">
      <w:pPr>
        <w:bidi/>
      </w:pPr>
    </w:p>
    <w:p w:rsidR="00481634" w:rsidRDefault="00747F2B">
      <w:pPr>
        <w:bidi/>
      </w:pPr>
      <w:r>
        <w:rPr>
          <w:b/>
          <w:sz w:val="24"/>
          <w:szCs w:val="24"/>
        </w:rPr>
        <w:t>Recommendation</w:t>
      </w:r>
    </w:p>
    <w:p w:rsidR="00481634" w:rsidRDefault="008A0790">
      <w:pPr>
        <w:bidi/>
      </w:pPr>
      <w:r>
        <w:rPr>
          <w:rFonts w:hint="cs"/>
          <w:sz w:val="24"/>
          <w:szCs w:val="24"/>
          <w:rtl/>
        </w:rPr>
        <w:t>טבלת המלצות וטרינר</w:t>
      </w:r>
    </w:p>
    <w:tbl>
      <w:tblPr>
        <w:tblStyle w:val="ab"/>
        <w:tblW w:w="8093" w:type="dxa"/>
        <w:tblBorders>
          <w:top w:val="nil"/>
          <w:left w:val="nil"/>
          <w:bottom w:val="nil"/>
          <w:right w:val="nil"/>
          <w:insideH w:val="nil"/>
          <w:insideV w:val="nil"/>
        </w:tblBorders>
        <w:tblLayout w:type="fixed"/>
        <w:tblLook w:val="0600" w:firstRow="0" w:lastRow="0" w:firstColumn="0" w:lastColumn="0" w:noHBand="1" w:noVBand="1"/>
      </w:tblPr>
      <w:tblGrid>
        <w:gridCol w:w="2790"/>
        <w:gridCol w:w="975"/>
        <w:gridCol w:w="4328"/>
      </w:tblGrid>
      <w:tr w:rsidR="008A0790" w:rsidTr="008A0790">
        <w:tc>
          <w:tcPr>
            <w:tcW w:w="2790"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עמודה</w:t>
            </w:r>
          </w:p>
        </w:tc>
        <w:tc>
          <w:tcPr>
            <w:tcW w:w="975"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טיפוס</w:t>
            </w:r>
          </w:p>
        </w:tc>
        <w:tc>
          <w:tcPr>
            <w:tcW w:w="4328"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הסבר</w:t>
            </w:r>
          </w:p>
        </w:tc>
      </w:tr>
      <w:tr w:rsidR="008A0790" w:rsidTr="008A0790">
        <w:tc>
          <w:tcPr>
            <w:tcW w:w="2790" w:type="dxa"/>
            <w:tcMar>
              <w:top w:w="72" w:type="dxa"/>
              <w:left w:w="72" w:type="dxa"/>
              <w:bottom w:w="72" w:type="dxa"/>
              <w:right w:w="72" w:type="dxa"/>
            </w:tcMar>
            <w:vAlign w:val="center"/>
          </w:tcPr>
          <w:p w:rsidR="008A0790" w:rsidRDefault="008A0790" w:rsidP="008A0790">
            <w:pPr>
              <w:widowControl w:val="0"/>
              <w:bidi/>
            </w:pPr>
            <w:r>
              <w:rPr>
                <w:rFonts w:hint="cs"/>
              </w:rPr>
              <w:t>I</w:t>
            </w:r>
            <w:r>
              <w:t>d</w:t>
            </w:r>
          </w:p>
        </w:tc>
        <w:tc>
          <w:tcPr>
            <w:tcW w:w="975" w:type="dxa"/>
            <w:tcMar>
              <w:top w:w="72" w:type="dxa"/>
              <w:left w:w="72" w:type="dxa"/>
              <w:bottom w:w="72" w:type="dxa"/>
              <w:right w:w="72" w:type="dxa"/>
            </w:tcMar>
            <w:vAlign w:val="center"/>
          </w:tcPr>
          <w:p w:rsidR="008A0790" w:rsidRDefault="008A0790" w:rsidP="008A0790">
            <w:pPr>
              <w:widowControl w:val="0"/>
              <w:bidi/>
            </w:pPr>
            <w:r>
              <w:rPr>
                <w:rtl/>
              </w:rPr>
              <w:t>מספרי</w:t>
            </w:r>
          </w:p>
        </w:tc>
        <w:tc>
          <w:tcPr>
            <w:tcW w:w="4328" w:type="dxa"/>
            <w:tcMar>
              <w:top w:w="72" w:type="dxa"/>
              <w:left w:w="72" w:type="dxa"/>
              <w:bottom w:w="72" w:type="dxa"/>
              <w:right w:w="72" w:type="dxa"/>
            </w:tcMar>
            <w:vAlign w:val="center"/>
          </w:tcPr>
          <w:p w:rsidR="008A0790" w:rsidRDefault="008A0790" w:rsidP="008A0790">
            <w:pPr>
              <w:widowControl w:val="0"/>
              <w:bidi/>
            </w:pPr>
            <w:r>
              <w:rPr>
                <w:rtl/>
              </w:rPr>
              <w:t>מפתח ראשי לטבלה</w:t>
            </w:r>
          </w:p>
        </w:tc>
      </w:tr>
      <w:tr w:rsidR="008A0790" w:rsidTr="008A0790">
        <w:tc>
          <w:tcPr>
            <w:tcW w:w="2790" w:type="dxa"/>
            <w:tcMar>
              <w:top w:w="72" w:type="dxa"/>
              <w:left w:w="72" w:type="dxa"/>
              <w:bottom w:w="72" w:type="dxa"/>
              <w:right w:w="72" w:type="dxa"/>
            </w:tcMar>
            <w:vAlign w:val="center"/>
          </w:tcPr>
          <w:p w:rsidR="008A0790" w:rsidRDefault="008A0790">
            <w:pPr>
              <w:widowControl w:val="0"/>
              <w:bidi/>
            </w:pPr>
            <w:r>
              <w:t>Date</w:t>
            </w:r>
          </w:p>
        </w:tc>
        <w:tc>
          <w:tcPr>
            <w:tcW w:w="975" w:type="dxa"/>
            <w:tcMar>
              <w:top w:w="72" w:type="dxa"/>
              <w:left w:w="72" w:type="dxa"/>
              <w:bottom w:w="72" w:type="dxa"/>
              <w:right w:w="72" w:type="dxa"/>
            </w:tcMar>
            <w:vAlign w:val="center"/>
          </w:tcPr>
          <w:p w:rsidR="008A0790" w:rsidRDefault="008A0790">
            <w:pPr>
              <w:widowControl w:val="0"/>
              <w:bidi/>
            </w:pPr>
            <w:r>
              <w:rPr>
                <w:rtl/>
              </w:rPr>
              <w:t>תאריכי</w:t>
            </w:r>
          </w:p>
        </w:tc>
        <w:tc>
          <w:tcPr>
            <w:tcW w:w="4328" w:type="dxa"/>
            <w:tcMar>
              <w:top w:w="72" w:type="dxa"/>
              <w:left w:w="72" w:type="dxa"/>
              <w:bottom w:w="72" w:type="dxa"/>
              <w:right w:w="72" w:type="dxa"/>
            </w:tcMar>
            <w:vAlign w:val="center"/>
          </w:tcPr>
          <w:p w:rsidR="008A0790" w:rsidRDefault="008A0790">
            <w:pPr>
              <w:widowControl w:val="0"/>
              <w:bidi/>
            </w:pPr>
            <w:r>
              <w:rPr>
                <w:rFonts w:hint="cs"/>
                <w:rtl/>
              </w:rPr>
              <w:t>תאריך ביצוע המלצה</w:t>
            </w:r>
          </w:p>
        </w:tc>
      </w:tr>
      <w:tr w:rsidR="008A0790" w:rsidTr="008A0790">
        <w:tc>
          <w:tcPr>
            <w:tcW w:w="2790" w:type="dxa"/>
            <w:tcMar>
              <w:top w:w="72" w:type="dxa"/>
              <w:left w:w="72" w:type="dxa"/>
              <w:bottom w:w="72" w:type="dxa"/>
              <w:right w:w="72" w:type="dxa"/>
            </w:tcMar>
            <w:vAlign w:val="center"/>
          </w:tcPr>
          <w:p w:rsidR="008A0790" w:rsidRDefault="008A0790">
            <w:pPr>
              <w:widowControl w:val="0"/>
              <w:bidi/>
            </w:pPr>
            <w:r>
              <w:t>Text</w:t>
            </w:r>
          </w:p>
        </w:tc>
        <w:tc>
          <w:tcPr>
            <w:tcW w:w="975" w:type="dxa"/>
            <w:tcMar>
              <w:top w:w="72" w:type="dxa"/>
              <w:left w:w="72" w:type="dxa"/>
              <w:bottom w:w="72" w:type="dxa"/>
              <w:right w:w="72" w:type="dxa"/>
            </w:tcMar>
            <w:vAlign w:val="center"/>
          </w:tcPr>
          <w:p w:rsidR="008A0790" w:rsidRDefault="008A0790" w:rsidP="008A0790">
            <w:pPr>
              <w:widowControl w:val="0"/>
              <w:bidi/>
            </w:pPr>
            <w:r>
              <w:rPr>
                <w:rFonts w:hint="cs"/>
                <w:rtl/>
              </w:rPr>
              <w:t>מחרוזתי</w:t>
            </w:r>
          </w:p>
        </w:tc>
        <w:tc>
          <w:tcPr>
            <w:tcW w:w="4328" w:type="dxa"/>
            <w:tcMar>
              <w:top w:w="72" w:type="dxa"/>
              <w:left w:w="72" w:type="dxa"/>
              <w:bottom w:w="72" w:type="dxa"/>
              <w:right w:w="72" w:type="dxa"/>
            </w:tcMar>
            <w:vAlign w:val="center"/>
          </w:tcPr>
          <w:p w:rsidR="008A0790" w:rsidRDefault="008A0790">
            <w:pPr>
              <w:widowControl w:val="0"/>
              <w:bidi/>
            </w:pPr>
            <w:r>
              <w:rPr>
                <w:rFonts w:hint="cs"/>
                <w:rtl/>
              </w:rPr>
              <w:t>תוכן המלצה</w:t>
            </w:r>
          </w:p>
        </w:tc>
      </w:tr>
      <w:tr w:rsidR="008A0790" w:rsidTr="008A0790">
        <w:tc>
          <w:tcPr>
            <w:tcW w:w="2790" w:type="dxa"/>
            <w:tcMar>
              <w:top w:w="72" w:type="dxa"/>
              <w:left w:w="72" w:type="dxa"/>
              <w:bottom w:w="72" w:type="dxa"/>
              <w:right w:w="72" w:type="dxa"/>
            </w:tcMar>
            <w:vAlign w:val="center"/>
          </w:tcPr>
          <w:p w:rsidR="008A0790" w:rsidRDefault="008A0790">
            <w:pPr>
              <w:widowControl w:val="0"/>
              <w:bidi/>
            </w:pPr>
            <w:r>
              <w:t>Owner_id</w:t>
            </w:r>
          </w:p>
        </w:tc>
        <w:tc>
          <w:tcPr>
            <w:tcW w:w="975" w:type="dxa"/>
            <w:tcMar>
              <w:top w:w="72" w:type="dxa"/>
              <w:left w:w="72" w:type="dxa"/>
              <w:bottom w:w="72" w:type="dxa"/>
              <w:right w:w="72" w:type="dxa"/>
            </w:tcMar>
            <w:vAlign w:val="center"/>
          </w:tcPr>
          <w:p w:rsidR="008A0790" w:rsidRDefault="008A0790">
            <w:pPr>
              <w:widowControl w:val="0"/>
              <w:bidi/>
            </w:pPr>
            <w:r>
              <w:rPr>
                <w:rtl/>
              </w:rPr>
              <w:t>מספרי</w:t>
            </w:r>
          </w:p>
        </w:tc>
        <w:tc>
          <w:tcPr>
            <w:tcW w:w="4328" w:type="dxa"/>
            <w:tcMar>
              <w:top w:w="72" w:type="dxa"/>
              <w:left w:w="72" w:type="dxa"/>
              <w:bottom w:w="72" w:type="dxa"/>
              <w:right w:w="72" w:type="dxa"/>
            </w:tcMar>
            <w:vAlign w:val="center"/>
          </w:tcPr>
          <w:p w:rsidR="008A0790" w:rsidRDefault="008A0790">
            <w:pPr>
              <w:widowControl w:val="0"/>
              <w:bidi/>
            </w:pPr>
            <w:r>
              <w:rPr>
                <w:rFonts w:hint="cs"/>
                <w:rtl/>
              </w:rPr>
              <w:t>מזהה בעלים</w:t>
            </w:r>
          </w:p>
        </w:tc>
      </w:tr>
      <w:tr w:rsidR="008A0790" w:rsidTr="008A0790">
        <w:tc>
          <w:tcPr>
            <w:tcW w:w="2790" w:type="dxa"/>
            <w:tcMar>
              <w:top w:w="72" w:type="dxa"/>
              <w:left w:w="72" w:type="dxa"/>
              <w:bottom w:w="72" w:type="dxa"/>
              <w:right w:w="72" w:type="dxa"/>
            </w:tcMar>
            <w:vAlign w:val="center"/>
          </w:tcPr>
          <w:p w:rsidR="008A0790" w:rsidRDefault="008A0790">
            <w:pPr>
              <w:widowControl w:val="0"/>
              <w:bidi/>
            </w:pPr>
            <w:r>
              <w:t>Doctor_id</w:t>
            </w:r>
          </w:p>
        </w:tc>
        <w:tc>
          <w:tcPr>
            <w:tcW w:w="975" w:type="dxa"/>
            <w:tcMar>
              <w:top w:w="72" w:type="dxa"/>
              <w:left w:w="72" w:type="dxa"/>
              <w:bottom w:w="72" w:type="dxa"/>
              <w:right w:w="72" w:type="dxa"/>
            </w:tcMar>
            <w:vAlign w:val="center"/>
          </w:tcPr>
          <w:p w:rsidR="008A0790" w:rsidRDefault="008A0790">
            <w:pPr>
              <w:widowControl w:val="0"/>
              <w:bidi/>
            </w:pPr>
            <w:r>
              <w:rPr>
                <w:rtl/>
              </w:rPr>
              <w:t>מספרי</w:t>
            </w:r>
          </w:p>
        </w:tc>
        <w:tc>
          <w:tcPr>
            <w:tcW w:w="4328" w:type="dxa"/>
            <w:tcMar>
              <w:top w:w="72" w:type="dxa"/>
              <w:left w:w="72" w:type="dxa"/>
              <w:bottom w:w="72" w:type="dxa"/>
              <w:right w:w="72" w:type="dxa"/>
            </w:tcMar>
            <w:vAlign w:val="center"/>
          </w:tcPr>
          <w:p w:rsidR="008A0790" w:rsidRDefault="008A0790">
            <w:pPr>
              <w:widowControl w:val="0"/>
              <w:bidi/>
            </w:pPr>
            <w:r>
              <w:rPr>
                <w:rFonts w:hint="cs"/>
                <w:rtl/>
              </w:rPr>
              <w:t>מזהה רופא</w:t>
            </w:r>
          </w:p>
        </w:tc>
      </w:tr>
    </w:tbl>
    <w:p w:rsidR="00481634" w:rsidRDefault="00481634">
      <w:pPr>
        <w:bidi/>
      </w:pPr>
    </w:p>
    <w:p w:rsidR="00481634" w:rsidRDefault="00481634">
      <w:pPr>
        <w:bidi/>
      </w:pPr>
    </w:p>
    <w:p w:rsidR="00481634" w:rsidRDefault="00747F2B">
      <w:pPr>
        <w:bidi/>
      </w:pPr>
      <w:r>
        <w:rPr>
          <w:b/>
          <w:sz w:val="24"/>
          <w:szCs w:val="24"/>
        </w:rPr>
        <w:t>Address</w:t>
      </w:r>
    </w:p>
    <w:p w:rsidR="00481634" w:rsidRDefault="00471D70" w:rsidP="008A0790">
      <w:pPr>
        <w:bidi/>
      </w:pPr>
      <w:r>
        <w:rPr>
          <w:sz w:val="24"/>
          <w:szCs w:val="24"/>
          <w:rtl/>
        </w:rPr>
        <w:t xml:space="preserve">טבלת </w:t>
      </w:r>
      <w:r w:rsidR="008A0790">
        <w:rPr>
          <w:rFonts w:hint="cs"/>
          <w:sz w:val="24"/>
          <w:szCs w:val="24"/>
          <w:rtl/>
        </w:rPr>
        <w:t>כתובות משתמשים</w:t>
      </w:r>
    </w:p>
    <w:tbl>
      <w:tblPr>
        <w:tblStyle w:val="ac"/>
        <w:tblW w:w="8406" w:type="dxa"/>
        <w:tblBorders>
          <w:top w:val="nil"/>
          <w:left w:val="nil"/>
          <w:bottom w:val="nil"/>
          <w:right w:val="nil"/>
          <w:insideH w:val="nil"/>
          <w:insideV w:val="nil"/>
        </w:tblBorders>
        <w:tblLayout w:type="fixed"/>
        <w:tblLook w:val="0600" w:firstRow="0" w:lastRow="0" w:firstColumn="0" w:lastColumn="0" w:noHBand="1" w:noVBand="1"/>
      </w:tblPr>
      <w:tblGrid>
        <w:gridCol w:w="3150"/>
        <w:gridCol w:w="885"/>
        <w:gridCol w:w="4371"/>
      </w:tblGrid>
      <w:tr w:rsidR="008A0790" w:rsidTr="008A0790">
        <w:tc>
          <w:tcPr>
            <w:tcW w:w="3150"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עמודה</w:t>
            </w:r>
          </w:p>
        </w:tc>
        <w:tc>
          <w:tcPr>
            <w:tcW w:w="885"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טיפוס</w:t>
            </w:r>
          </w:p>
        </w:tc>
        <w:tc>
          <w:tcPr>
            <w:tcW w:w="4371"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הסבר</w:t>
            </w:r>
          </w:p>
        </w:tc>
      </w:tr>
      <w:tr w:rsidR="008A0790" w:rsidTr="008A0790">
        <w:tc>
          <w:tcPr>
            <w:tcW w:w="3150" w:type="dxa"/>
            <w:tcMar>
              <w:top w:w="72" w:type="dxa"/>
              <w:left w:w="72" w:type="dxa"/>
              <w:bottom w:w="72" w:type="dxa"/>
              <w:right w:w="72" w:type="dxa"/>
            </w:tcMar>
            <w:vAlign w:val="center"/>
          </w:tcPr>
          <w:p w:rsidR="008A0790" w:rsidRDefault="008A0790" w:rsidP="008A0790">
            <w:pPr>
              <w:widowControl w:val="0"/>
              <w:bidi/>
            </w:pPr>
            <w:r>
              <w:rPr>
                <w:rFonts w:hint="cs"/>
              </w:rPr>
              <w:t>I</w:t>
            </w:r>
            <w:r>
              <w:t>d</w:t>
            </w:r>
          </w:p>
        </w:tc>
        <w:tc>
          <w:tcPr>
            <w:tcW w:w="885" w:type="dxa"/>
            <w:tcMar>
              <w:top w:w="72" w:type="dxa"/>
              <w:left w:w="72" w:type="dxa"/>
              <w:bottom w:w="72" w:type="dxa"/>
              <w:right w:w="72" w:type="dxa"/>
            </w:tcMar>
            <w:vAlign w:val="center"/>
          </w:tcPr>
          <w:p w:rsidR="008A0790" w:rsidRDefault="008A0790" w:rsidP="008A0790">
            <w:pPr>
              <w:widowControl w:val="0"/>
              <w:bidi/>
            </w:pPr>
            <w:r>
              <w:rPr>
                <w:rtl/>
              </w:rPr>
              <w:t>מספרי</w:t>
            </w:r>
          </w:p>
        </w:tc>
        <w:tc>
          <w:tcPr>
            <w:tcW w:w="4371" w:type="dxa"/>
            <w:tcMar>
              <w:top w:w="72" w:type="dxa"/>
              <w:left w:w="72" w:type="dxa"/>
              <w:bottom w:w="72" w:type="dxa"/>
              <w:right w:w="72" w:type="dxa"/>
            </w:tcMar>
            <w:vAlign w:val="center"/>
          </w:tcPr>
          <w:p w:rsidR="008A0790" w:rsidRDefault="008A0790" w:rsidP="008A0790">
            <w:pPr>
              <w:widowControl w:val="0"/>
              <w:bidi/>
            </w:pPr>
            <w:r>
              <w:rPr>
                <w:rtl/>
              </w:rPr>
              <w:t>מפתח ראשי לטבלה</w:t>
            </w:r>
          </w:p>
        </w:tc>
      </w:tr>
      <w:tr w:rsidR="008A0790" w:rsidTr="008A0790">
        <w:tc>
          <w:tcPr>
            <w:tcW w:w="3150" w:type="dxa"/>
            <w:tcMar>
              <w:top w:w="72" w:type="dxa"/>
              <w:left w:w="72" w:type="dxa"/>
              <w:bottom w:w="72" w:type="dxa"/>
              <w:right w:w="72" w:type="dxa"/>
            </w:tcMar>
            <w:vAlign w:val="center"/>
          </w:tcPr>
          <w:p w:rsidR="008A0790" w:rsidRDefault="008A0790">
            <w:pPr>
              <w:widowControl w:val="0"/>
              <w:bidi/>
            </w:pPr>
            <w:r>
              <w:t>Country</w:t>
            </w:r>
          </w:p>
        </w:tc>
        <w:tc>
          <w:tcPr>
            <w:tcW w:w="885" w:type="dxa"/>
            <w:tcMar>
              <w:top w:w="72" w:type="dxa"/>
              <w:left w:w="72" w:type="dxa"/>
              <w:bottom w:w="72" w:type="dxa"/>
              <w:right w:w="72" w:type="dxa"/>
            </w:tcMar>
            <w:vAlign w:val="center"/>
          </w:tcPr>
          <w:p w:rsidR="008A0790" w:rsidRDefault="008A0790">
            <w:pPr>
              <w:widowControl w:val="0"/>
              <w:bidi/>
            </w:pPr>
            <w:r>
              <w:rPr>
                <w:rtl/>
              </w:rPr>
              <w:t>מחרוזתי</w:t>
            </w:r>
          </w:p>
        </w:tc>
        <w:tc>
          <w:tcPr>
            <w:tcW w:w="4371" w:type="dxa"/>
            <w:tcMar>
              <w:top w:w="72" w:type="dxa"/>
              <w:left w:w="72" w:type="dxa"/>
              <w:bottom w:w="72" w:type="dxa"/>
              <w:right w:w="72" w:type="dxa"/>
            </w:tcMar>
            <w:vAlign w:val="center"/>
          </w:tcPr>
          <w:p w:rsidR="008A0790" w:rsidRDefault="008A0790">
            <w:pPr>
              <w:widowControl w:val="0"/>
              <w:bidi/>
            </w:pPr>
            <w:r>
              <w:rPr>
                <w:rFonts w:hint="cs"/>
                <w:rtl/>
              </w:rPr>
              <w:t>מדינה</w:t>
            </w:r>
          </w:p>
        </w:tc>
      </w:tr>
      <w:tr w:rsidR="008A0790" w:rsidTr="008A0790">
        <w:tc>
          <w:tcPr>
            <w:tcW w:w="3150" w:type="dxa"/>
            <w:tcMar>
              <w:top w:w="72" w:type="dxa"/>
              <w:left w:w="72" w:type="dxa"/>
              <w:bottom w:w="72" w:type="dxa"/>
              <w:right w:w="72" w:type="dxa"/>
            </w:tcMar>
            <w:vAlign w:val="center"/>
          </w:tcPr>
          <w:p w:rsidR="008A0790" w:rsidRDefault="008A0790">
            <w:pPr>
              <w:widowControl w:val="0"/>
              <w:bidi/>
            </w:pPr>
            <w:r>
              <w:t>City</w:t>
            </w:r>
          </w:p>
        </w:tc>
        <w:tc>
          <w:tcPr>
            <w:tcW w:w="885" w:type="dxa"/>
            <w:tcMar>
              <w:top w:w="72" w:type="dxa"/>
              <w:left w:w="72" w:type="dxa"/>
              <w:bottom w:w="72" w:type="dxa"/>
              <w:right w:w="72" w:type="dxa"/>
            </w:tcMar>
            <w:vAlign w:val="center"/>
          </w:tcPr>
          <w:p w:rsidR="008A0790" w:rsidRDefault="008A0790">
            <w:pPr>
              <w:widowControl w:val="0"/>
              <w:bidi/>
            </w:pPr>
            <w:r>
              <w:rPr>
                <w:rtl/>
              </w:rPr>
              <w:t>מחרוזתי</w:t>
            </w:r>
          </w:p>
        </w:tc>
        <w:tc>
          <w:tcPr>
            <w:tcW w:w="4371" w:type="dxa"/>
            <w:tcMar>
              <w:top w:w="72" w:type="dxa"/>
              <w:left w:w="72" w:type="dxa"/>
              <w:bottom w:w="72" w:type="dxa"/>
              <w:right w:w="72" w:type="dxa"/>
            </w:tcMar>
            <w:vAlign w:val="center"/>
          </w:tcPr>
          <w:p w:rsidR="008A0790" w:rsidRDefault="008A0790">
            <w:pPr>
              <w:widowControl w:val="0"/>
              <w:bidi/>
              <w:rPr>
                <w:rtl/>
              </w:rPr>
            </w:pPr>
            <w:r>
              <w:rPr>
                <w:rFonts w:hint="cs"/>
                <w:rtl/>
              </w:rPr>
              <w:t>עיר</w:t>
            </w:r>
          </w:p>
        </w:tc>
      </w:tr>
      <w:tr w:rsidR="008A0790" w:rsidTr="008A0790">
        <w:tc>
          <w:tcPr>
            <w:tcW w:w="3150" w:type="dxa"/>
            <w:tcMar>
              <w:top w:w="72" w:type="dxa"/>
              <w:left w:w="72" w:type="dxa"/>
              <w:bottom w:w="72" w:type="dxa"/>
              <w:right w:w="72" w:type="dxa"/>
            </w:tcMar>
            <w:vAlign w:val="center"/>
          </w:tcPr>
          <w:p w:rsidR="008A0790" w:rsidRDefault="008A0790">
            <w:pPr>
              <w:widowControl w:val="0"/>
              <w:bidi/>
            </w:pPr>
            <w:r>
              <w:t>StreetName</w:t>
            </w:r>
          </w:p>
        </w:tc>
        <w:tc>
          <w:tcPr>
            <w:tcW w:w="885" w:type="dxa"/>
            <w:tcMar>
              <w:top w:w="72" w:type="dxa"/>
              <w:left w:w="72" w:type="dxa"/>
              <w:bottom w:w="72" w:type="dxa"/>
              <w:right w:w="72" w:type="dxa"/>
            </w:tcMar>
            <w:vAlign w:val="center"/>
          </w:tcPr>
          <w:p w:rsidR="008A0790" w:rsidRDefault="008A0790">
            <w:pPr>
              <w:widowControl w:val="0"/>
              <w:bidi/>
            </w:pPr>
            <w:r>
              <w:rPr>
                <w:rtl/>
              </w:rPr>
              <w:t>מחרוזתי</w:t>
            </w:r>
          </w:p>
        </w:tc>
        <w:tc>
          <w:tcPr>
            <w:tcW w:w="4371" w:type="dxa"/>
            <w:tcMar>
              <w:top w:w="72" w:type="dxa"/>
              <w:left w:w="72" w:type="dxa"/>
              <w:bottom w:w="72" w:type="dxa"/>
              <w:right w:w="72" w:type="dxa"/>
            </w:tcMar>
            <w:vAlign w:val="center"/>
          </w:tcPr>
          <w:p w:rsidR="008A0790" w:rsidRDefault="008A0790">
            <w:pPr>
              <w:widowControl w:val="0"/>
              <w:bidi/>
            </w:pPr>
            <w:r>
              <w:rPr>
                <w:rFonts w:hint="cs"/>
                <w:rtl/>
              </w:rPr>
              <w:t>רחוב</w:t>
            </w:r>
          </w:p>
        </w:tc>
      </w:tr>
      <w:tr w:rsidR="008A0790" w:rsidTr="008A0790">
        <w:trPr>
          <w:trHeight w:val="420"/>
        </w:trPr>
        <w:tc>
          <w:tcPr>
            <w:tcW w:w="3150" w:type="dxa"/>
            <w:tcMar>
              <w:top w:w="72" w:type="dxa"/>
              <w:left w:w="72" w:type="dxa"/>
              <w:bottom w:w="72" w:type="dxa"/>
              <w:right w:w="72" w:type="dxa"/>
            </w:tcMar>
            <w:vAlign w:val="center"/>
          </w:tcPr>
          <w:p w:rsidR="008A0790" w:rsidRDefault="008A0790">
            <w:pPr>
              <w:widowControl w:val="0"/>
              <w:bidi/>
              <w:rPr>
                <w:rtl/>
              </w:rPr>
            </w:pPr>
            <w:r>
              <w:t>StreetNumber</w:t>
            </w:r>
          </w:p>
        </w:tc>
        <w:tc>
          <w:tcPr>
            <w:tcW w:w="885" w:type="dxa"/>
            <w:tcMar>
              <w:top w:w="72" w:type="dxa"/>
              <w:left w:w="72" w:type="dxa"/>
              <w:bottom w:w="72" w:type="dxa"/>
              <w:right w:w="72" w:type="dxa"/>
            </w:tcMar>
            <w:vAlign w:val="center"/>
          </w:tcPr>
          <w:p w:rsidR="008A0790" w:rsidRDefault="008A0790">
            <w:pPr>
              <w:widowControl w:val="0"/>
              <w:bidi/>
            </w:pPr>
            <w:r>
              <w:rPr>
                <w:rtl/>
              </w:rPr>
              <w:t>מספרי</w:t>
            </w:r>
          </w:p>
        </w:tc>
        <w:tc>
          <w:tcPr>
            <w:tcW w:w="4371" w:type="dxa"/>
            <w:tcMar>
              <w:top w:w="72" w:type="dxa"/>
              <w:left w:w="72" w:type="dxa"/>
              <w:bottom w:w="72" w:type="dxa"/>
              <w:right w:w="72" w:type="dxa"/>
            </w:tcMar>
            <w:vAlign w:val="center"/>
          </w:tcPr>
          <w:p w:rsidR="008A0790" w:rsidRDefault="008A0790">
            <w:pPr>
              <w:widowControl w:val="0"/>
              <w:bidi/>
            </w:pPr>
            <w:r>
              <w:rPr>
                <w:rFonts w:hint="cs"/>
                <w:rtl/>
              </w:rPr>
              <w:t>מספר בית</w:t>
            </w:r>
          </w:p>
        </w:tc>
      </w:tr>
    </w:tbl>
    <w:p w:rsidR="00481634" w:rsidRDefault="00481634">
      <w:pPr>
        <w:bidi/>
      </w:pPr>
    </w:p>
    <w:p w:rsidR="008A0790" w:rsidRDefault="008A0790" w:rsidP="008A0790">
      <w:pPr>
        <w:bidi/>
        <w:rPr>
          <w:rtl/>
        </w:rPr>
      </w:pPr>
      <w:r>
        <w:rPr>
          <w:rFonts w:hint="cs"/>
          <w:b/>
          <w:sz w:val="24"/>
          <w:szCs w:val="24"/>
        </w:rPr>
        <w:t>A</w:t>
      </w:r>
      <w:r>
        <w:rPr>
          <w:b/>
          <w:sz w:val="24"/>
          <w:szCs w:val="24"/>
        </w:rPr>
        <w:t>nimalMeasurements</w:t>
      </w:r>
    </w:p>
    <w:p w:rsidR="008A0790" w:rsidRDefault="008A0790" w:rsidP="008A0790">
      <w:pPr>
        <w:bidi/>
      </w:pPr>
      <w:r>
        <w:rPr>
          <w:sz w:val="24"/>
          <w:szCs w:val="24"/>
          <w:rtl/>
        </w:rPr>
        <w:t>טבלת חוות הדעת של לקוחות על לקוחות אחרים</w:t>
      </w:r>
    </w:p>
    <w:tbl>
      <w:tblPr>
        <w:tblStyle w:val="ac"/>
        <w:tblW w:w="8466" w:type="dxa"/>
        <w:tblBorders>
          <w:top w:val="nil"/>
          <w:left w:val="nil"/>
          <w:bottom w:val="nil"/>
          <w:right w:val="nil"/>
          <w:insideH w:val="nil"/>
          <w:insideV w:val="nil"/>
        </w:tblBorders>
        <w:tblLayout w:type="fixed"/>
        <w:tblLook w:val="0600" w:firstRow="0" w:lastRow="0" w:firstColumn="0" w:lastColumn="0" w:noHBand="1" w:noVBand="1"/>
      </w:tblPr>
      <w:tblGrid>
        <w:gridCol w:w="3150"/>
        <w:gridCol w:w="945"/>
        <w:gridCol w:w="4371"/>
      </w:tblGrid>
      <w:tr w:rsidR="008A0790" w:rsidTr="008A0790">
        <w:tc>
          <w:tcPr>
            <w:tcW w:w="3150" w:type="dxa"/>
            <w:tcBorders>
              <w:bottom w:val="single" w:sz="18" w:space="0" w:color="000000"/>
            </w:tcBorders>
            <w:tcMar>
              <w:top w:w="72" w:type="dxa"/>
              <w:left w:w="72" w:type="dxa"/>
              <w:bottom w:w="72" w:type="dxa"/>
              <w:right w:w="72" w:type="dxa"/>
            </w:tcMar>
            <w:vAlign w:val="center"/>
          </w:tcPr>
          <w:p w:rsidR="008A0790" w:rsidRDefault="008A0790" w:rsidP="004674E5">
            <w:pPr>
              <w:widowControl w:val="0"/>
              <w:bidi/>
            </w:pPr>
            <w:r>
              <w:rPr>
                <w:b/>
                <w:rtl/>
              </w:rPr>
              <w:t>עמודה</w:t>
            </w:r>
          </w:p>
        </w:tc>
        <w:tc>
          <w:tcPr>
            <w:tcW w:w="945" w:type="dxa"/>
            <w:tcBorders>
              <w:bottom w:val="single" w:sz="18" w:space="0" w:color="000000"/>
            </w:tcBorders>
            <w:tcMar>
              <w:top w:w="72" w:type="dxa"/>
              <w:left w:w="72" w:type="dxa"/>
              <w:bottom w:w="72" w:type="dxa"/>
              <w:right w:w="72" w:type="dxa"/>
            </w:tcMar>
            <w:vAlign w:val="center"/>
          </w:tcPr>
          <w:p w:rsidR="008A0790" w:rsidRDefault="008A0790" w:rsidP="004674E5">
            <w:pPr>
              <w:widowControl w:val="0"/>
              <w:bidi/>
            </w:pPr>
            <w:r>
              <w:rPr>
                <w:rFonts w:hint="cs"/>
                <w:b/>
                <w:rtl/>
              </w:rPr>
              <w:t>טיפוס</w:t>
            </w:r>
          </w:p>
        </w:tc>
        <w:tc>
          <w:tcPr>
            <w:tcW w:w="4371" w:type="dxa"/>
            <w:tcBorders>
              <w:bottom w:val="single" w:sz="18" w:space="0" w:color="000000"/>
            </w:tcBorders>
            <w:tcMar>
              <w:top w:w="72" w:type="dxa"/>
              <w:left w:w="72" w:type="dxa"/>
              <w:bottom w:w="72" w:type="dxa"/>
              <w:right w:w="72" w:type="dxa"/>
            </w:tcMar>
            <w:vAlign w:val="center"/>
          </w:tcPr>
          <w:p w:rsidR="008A0790" w:rsidRDefault="008A0790" w:rsidP="004674E5">
            <w:pPr>
              <w:widowControl w:val="0"/>
              <w:bidi/>
            </w:pPr>
            <w:r>
              <w:rPr>
                <w:b/>
                <w:rtl/>
              </w:rPr>
              <w:t>הסבר</w:t>
            </w:r>
          </w:p>
        </w:tc>
      </w:tr>
      <w:tr w:rsidR="008A0790" w:rsidTr="008A0790">
        <w:tc>
          <w:tcPr>
            <w:tcW w:w="3150" w:type="dxa"/>
            <w:tcMar>
              <w:top w:w="72" w:type="dxa"/>
              <w:left w:w="72" w:type="dxa"/>
              <w:bottom w:w="72" w:type="dxa"/>
              <w:right w:w="72" w:type="dxa"/>
            </w:tcMar>
            <w:vAlign w:val="center"/>
          </w:tcPr>
          <w:p w:rsidR="008A0790" w:rsidRDefault="008A0790" w:rsidP="008A0790">
            <w:pPr>
              <w:widowControl w:val="0"/>
              <w:bidi/>
            </w:pPr>
            <w:r>
              <w:lastRenderedPageBreak/>
              <w:t>Id</w:t>
            </w:r>
          </w:p>
        </w:tc>
        <w:tc>
          <w:tcPr>
            <w:tcW w:w="945" w:type="dxa"/>
            <w:tcMar>
              <w:top w:w="72" w:type="dxa"/>
              <w:left w:w="72" w:type="dxa"/>
              <w:bottom w:w="72" w:type="dxa"/>
              <w:right w:w="72" w:type="dxa"/>
            </w:tcMar>
            <w:vAlign w:val="center"/>
          </w:tcPr>
          <w:p w:rsidR="008A0790" w:rsidRDefault="003912C8" w:rsidP="00501C49">
            <w:pPr>
              <w:widowControl w:val="0"/>
              <w:bidi/>
            </w:pPr>
            <w:r>
              <w:rPr>
                <w:rtl/>
              </w:rPr>
              <w:t>מספרי</w:t>
            </w:r>
          </w:p>
        </w:tc>
        <w:tc>
          <w:tcPr>
            <w:tcW w:w="4371" w:type="dxa"/>
            <w:tcMar>
              <w:top w:w="72" w:type="dxa"/>
              <w:left w:w="72" w:type="dxa"/>
              <w:bottom w:w="72" w:type="dxa"/>
              <w:right w:w="72" w:type="dxa"/>
            </w:tcMar>
            <w:vAlign w:val="center"/>
          </w:tcPr>
          <w:p w:rsidR="008A0790" w:rsidRDefault="008A0790" w:rsidP="008A0790">
            <w:pPr>
              <w:widowControl w:val="0"/>
              <w:bidi/>
            </w:pPr>
            <w:r>
              <w:rPr>
                <w:rtl/>
              </w:rPr>
              <w:t>מפתח ראשי לטבלה</w:t>
            </w:r>
          </w:p>
        </w:tc>
      </w:tr>
      <w:tr w:rsidR="003912C8" w:rsidTr="004674E5">
        <w:tc>
          <w:tcPr>
            <w:tcW w:w="3150" w:type="dxa"/>
            <w:tcMar>
              <w:top w:w="72" w:type="dxa"/>
              <w:left w:w="72" w:type="dxa"/>
              <w:bottom w:w="72" w:type="dxa"/>
              <w:right w:w="72" w:type="dxa"/>
            </w:tcMar>
            <w:vAlign w:val="center"/>
          </w:tcPr>
          <w:p w:rsidR="003912C8" w:rsidRDefault="003912C8" w:rsidP="003912C8">
            <w:pPr>
              <w:widowControl w:val="0"/>
              <w:bidi/>
            </w:pPr>
            <w:r>
              <w:t>Weight</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pPr>
            <w:r>
              <w:rPr>
                <w:rFonts w:hint="cs"/>
                <w:rtl/>
              </w:rPr>
              <w:t>משקל בקילוגרמים</w:t>
            </w:r>
          </w:p>
        </w:tc>
      </w:tr>
      <w:tr w:rsidR="003912C8" w:rsidTr="004674E5">
        <w:tc>
          <w:tcPr>
            <w:tcW w:w="3150" w:type="dxa"/>
            <w:tcMar>
              <w:top w:w="72" w:type="dxa"/>
              <w:left w:w="72" w:type="dxa"/>
              <w:bottom w:w="72" w:type="dxa"/>
              <w:right w:w="72" w:type="dxa"/>
            </w:tcMar>
            <w:vAlign w:val="center"/>
          </w:tcPr>
          <w:p w:rsidR="003912C8" w:rsidRDefault="003912C8" w:rsidP="003912C8">
            <w:pPr>
              <w:widowControl w:val="0"/>
              <w:bidi/>
            </w:pPr>
            <w:r>
              <w:t>Pulse</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rPr>
                <w:rtl/>
              </w:rPr>
            </w:pPr>
            <w:r>
              <w:rPr>
                <w:rFonts w:hint="cs"/>
                <w:rtl/>
              </w:rPr>
              <w:t>דופק</w:t>
            </w:r>
          </w:p>
        </w:tc>
      </w:tr>
      <w:tr w:rsidR="003912C8" w:rsidTr="008A0790">
        <w:tc>
          <w:tcPr>
            <w:tcW w:w="3150" w:type="dxa"/>
            <w:tcMar>
              <w:top w:w="72" w:type="dxa"/>
              <w:left w:w="72" w:type="dxa"/>
              <w:bottom w:w="72" w:type="dxa"/>
              <w:right w:w="72" w:type="dxa"/>
            </w:tcMar>
            <w:vAlign w:val="center"/>
          </w:tcPr>
          <w:p w:rsidR="003912C8" w:rsidRDefault="003912C8" w:rsidP="003912C8">
            <w:pPr>
              <w:widowControl w:val="0"/>
              <w:bidi/>
            </w:pPr>
            <w:r>
              <w:t>Temperature</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pPr>
            <w:r>
              <w:rPr>
                <w:rFonts w:hint="cs"/>
                <w:rtl/>
              </w:rPr>
              <w:t>טמפרטורה במעלות צלסיוס</w:t>
            </w:r>
          </w:p>
        </w:tc>
      </w:tr>
      <w:tr w:rsidR="003912C8" w:rsidTr="004674E5">
        <w:trPr>
          <w:trHeight w:val="420"/>
        </w:trPr>
        <w:tc>
          <w:tcPr>
            <w:tcW w:w="3150" w:type="dxa"/>
            <w:tcMar>
              <w:top w:w="72" w:type="dxa"/>
              <w:left w:w="72" w:type="dxa"/>
              <w:bottom w:w="72" w:type="dxa"/>
              <w:right w:w="72" w:type="dxa"/>
            </w:tcMar>
            <w:vAlign w:val="center"/>
          </w:tcPr>
          <w:p w:rsidR="003912C8" w:rsidRDefault="003912C8" w:rsidP="003912C8">
            <w:pPr>
              <w:widowControl w:val="0"/>
              <w:bidi/>
            </w:pPr>
            <w:r>
              <w:t>SystolicBloodPressure</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pPr>
            <w:r>
              <w:rPr>
                <w:rFonts w:hint="cs"/>
                <w:rtl/>
              </w:rPr>
              <w:t>לחץ דם סיסטולי</w:t>
            </w:r>
          </w:p>
        </w:tc>
      </w:tr>
      <w:tr w:rsidR="003912C8" w:rsidTr="004674E5">
        <w:tc>
          <w:tcPr>
            <w:tcW w:w="3150" w:type="dxa"/>
            <w:tcMar>
              <w:top w:w="72" w:type="dxa"/>
              <w:left w:w="72" w:type="dxa"/>
              <w:bottom w:w="72" w:type="dxa"/>
              <w:right w:w="72" w:type="dxa"/>
            </w:tcMar>
            <w:vAlign w:val="center"/>
          </w:tcPr>
          <w:p w:rsidR="003912C8" w:rsidRDefault="003912C8" w:rsidP="003912C8">
            <w:pPr>
              <w:widowControl w:val="0"/>
              <w:bidi/>
            </w:pPr>
            <w:r>
              <w:t>DiastolicBloodPressure</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pPr>
            <w:r>
              <w:rPr>
                <w:rFonts w:hint="cs"/>
                <w:rtl/>
              </w:rPr>
              <w:t>לחץ דם דיאסטולי</w:t>
            </w:r>
          </w:p>
        </w:tc>
      </w:tr>
      <w:tr w:rsidR="003912C8" w:rsidTr="004674E5">
        <w:tc>
          <w:tcPr>
            <w:tcW w:w="3150" w:type="dxa"/>
            <w:tcMar>
              <w:top w:w="72" w:type="dxa"/>
              <w:left w:w="72" w:type="dxa"/>
              <w:bottom w:w="72" w:type="dxa"/>
              <w:right w:w="72" w:type="dxa"/>
            </w:tcMar>
            <w:vAlign w:val="center"/>
          </w:tcPr>
          <w:p w:rsidR="003912C8" w:rsidRDefault="003912C8" w:rsidP="003912C8">
            <w:pPr>
              <w:widowControl w:val="0"/>
              <w:bidi/>
            </w:pPr>
            <w:r>
              <w:rPr>
                <w:rFonts w:hint="cs"/>
              </w:rPr>
              <w:t>A</w:t>
            </w:r>
            <w:r>
              <w:t>nimal_id</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rPr>
                <w:rtl/>
              </w:rPr>
            </w:pPr>
            <w:r>
              <w:rPr>
                <w:rFonts w:hint="cs"/>
                <w:rtl/>
              </w:rPr>
              <w:t>מזהה בע"ח</w:t>
            </w:r>
          </w:p>
        </w:tc>
      </w:tr>
      <w:tr w:rsidR="003912C8" w:rsidTr="004674E5">
        <w:tc>
          <w:tcPr>
            <w:tcW w:w="3150" w:type="dxa"/>
            <w:tcMar>
              <w:top w:w="72" w:type="dxa"/>
              <w:left w:w="72" w:type="dxa"/>
              <w:bottom w:w="72" w:type="dxa"/>
              <w:right w:w="72" w:type="dxa"/>
            </w:tcMar>
            <w:vAlign w:val="center"/>
          </w:tcPr>
          <w:p w:rsidR="003912C8" w:rsidRDefault="003912C8" w:rsidP="003912C8">
            <w:pPr>
              <w:widowControl w:val="0"/>
              <w:bidi/>
            </w:pPr>
            <w:r>
              <w:t>ContainingTreatment_id</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rPr>
                <w:rtl/>
              </w:rPr>
            </w:pPr>
            <w:r>
              <w:rPr>
                <w:rFonts w:hint="cs"/>
                <w:rtl/>
              </w:rPr>
              <w:t>מזהה דו"ח טיפול מכיל</w:t>
            </w:r>
          </w:p>
        </w:tc>
      </w:tr>
    </w:tbl>
    <w:p w:rsidR="00481634" w:rsidRPr="008A0790" w:rsidRDefault="00481634">
      <w:pPr>
        <w:bidi/>
      </w:pPr>
    </w:p>
    <w:p w:rsidR="00481634" w:rsidRDefault="00471D70">
      <w:pPr>
        <w:pStyle w:val="Heading1"/>
        <w:bidi/>
        <w:pPrChange w:id="256" w:author="Ron Gal" w:date="2017-03-05T23:20:00Z">
          <w:pPr>
            <w:bidi/>
          </w:pPr>
        </w:pPrChange>
      </w:pPr>
      <w:bookmarkStart w:id="257" w:name="_Toc476522458"/>
      <w:r>
        <w:rPr>
          <w:rtl/>
        </w:rPr>
        <w:t>שכבת הלוגיקה</w:t>
      </w:r>
      <w:bookmarkEnd w:id="257"/>
    </w:p>
    <w:p w:rsidR="00481634" w:rsidRDefault="00481634">
      <w:pPr>
        <w:bidi/>
      </w:pPr>
    </w:p>
    <w:p w:rsidR="00481634" w:rsidRDefault="00471D70">
      <w:pPr>
        <w:bidi/>
      </w:pPr>
      <w:r>
        <w:rPr>
          <w:sz w:val="24"/>
          <w:szCs w:val="24"/>
          <w:rtl/>
        </w:rPr>
        <w:t>שכבה זו מהווה את הגשר בין שכבת הנתונים לשכבת השירותים המוצעים באתר. עבור כל ישות במערכת תמומש מחלקה האחראית על ביצוע הלוגיקה הרלוונטית אליה.</w:t>
      </w:r>
    </w:p>
    <w:p w:rsidR="00481634" w:rsidRDefault="00481634">
      <w:pPr>
        <w:bidi/>
      </w:pPr>
    </w:p>
    <w:p w:rsidR="00481634" w:rsidRDefault="00471D70">
      <w:pPr>
        <w:bidi/>
      </w:pPr>
      <w:r>
        <w:rPr>
          <w:sz w:val="24"/>
          <w:szCs w:val="24"/>
          <w:rtl/>
        </w:rPr>
        <w:t>עקרונות מנחים בשכבת הלוגיקה:</w:t>
      </w:r>
    </w:p>
    <w:p w:rsidR="00481634" w:rsidRDefault="00471D70">
      <w:pPr>
        <w:numPr>
          <w:ilvl w:val="0"/>
          <w:numId w:val="8"/>
        </w:numPr>
        <w:bidi/>
        <w:ind w:hanging="360"/>
        <w:contextualSpacing/>
        <w:rPr>
          <w:sz w:val="24"/>
          <w:szCs w:val="24"/>
        </w:rPr>
      </w:pPr>
      <w:r>
        <w:rPr>
          <w:sz w:val="24"/>
          <w:szCs w:val="24"/>
          <w:rtl/>
        </w:rPr>
        <w:t xml:space="preserve">שכבת הלוגיקה תפנה לבסיס הנתונים אך ורק בעזרת שכבת בסיס הנתונים, תוך שימוש בממשק הגנרי </w:t>
      </w:r>
      <w:r>
        <w:rPr>
          <w:sz w:val="24"/>
          <w:szCs w:val="24"/>
        </w:rPr>
        <w:t>IDatabaseAccess</w:t>
      </w:r>
      <w:r>
        <w:rPr>
          <w:sz w:val="24"/>
          <w:szCs w:val="24"/>
          <w:rtl/>
        </w:rPr>
        <w:t>.</w:t>
      </w:r>
    </w:p>
    <w:p w:rsidR="00481634" w:rsidRDefault="00471D70">
      <w:pPr>
        <w:numPr>
          <w:ilvl w:val="0"/>
          <w:numId w:val="8"/>
        </w:numPr>
        <w:bidi/>
        <w:ind w:hanging="360"/>
        <w:contextualSpacing/>
        <w:rPr>
          <w:sz w:val="24"/>
          <w:szCs w:val="24"/>
        </w:rPr>
      </w:pPr>
      <w:r>
        <w:rPr>
          <w:sz w:val="24"/>
          <w:szCs w:val="24"/>
          <w:rtl/>
        </w:rPr>
        <w:t>כל מחלקה בשכבת הלוגיקה תממש ממשק מוגדר מראש וזאת בשביל להפריד התנהגות ממימוש. אסטרטגיה זו תפחית את הצימוד בין מחלקות.</w:t>
      </w:r>
    </w:p>
    <w:p w:rsidR="00481634" w:rsidRDefault="00471D70">
      <w:pPr>
        <w:numPr>
          <w:ilvl w:val="0"/>
          <w:numId w:val="8"/>
        </w:numPr>
        <w:bidi/>
        <w:ind w:hanging="360"/>
        <w:contextualSpacing/>
        <w:rPr>
          <w:sz w:val="24"/>
          <w:szCs w:val="24"/>
        </w:rPr>
      </w:pPr>
      <w:r>
        <w:rPr>
          <w:sz w:val="24"/>
          <w:szCs w:val="24"/>
          <w:rtl/>
        </w:rPr>
        <w:t xml:space="preserve">כל מחלקה תהיה אחראית על ישות אחת וכך יבוא לידי מימוש עקרון </w:t>
      </w:r>
    </w:p>
    <w:p w:rsidR="00481634" w:rsidRDefault="00471D70">
      <w:pPr>
        <w:bidi/>
        <w:ind w:firstLine="720"/>
      </w:pPr>
      <w:r>
        <w:rPr>
          <w:sz w:val="24"/>
          <w:szCs w:val="24"/>
          <w:rtl/>
        </w:rPr>
        <w:t>ה-</w:t>
      </w:r>
      <w:r>
        <w:rPr>
          <w:sz w:val="24"/>
          <w:szCs w:val="24"/>
        </w:rPr>
        <w:t>Single Responsibility</w:t>
      </w:r>
      <w:r>
        <w:rPr>
          <w:sz w:val="24"/>
          <w:szCs w:val="24"/>
          <w:rtl/>
        </w:rPr>
        <w:t>.</w:t>
      </w:r>
    </w:p>
    <w:p w:rsidR="00481634" w:rsidRDefault="00471D70">
      <w:pPr>
        <w:numPr>
          <w:ilvl w:val="0"/>
          <w:numId w:val="8"/>
        </w:numPr>
        <w:bidi/>
        <w:ind w:hanging="360"/>
        <w:contextualSpacing/>
        <w:rPr>
          <w:sz w:val="24"/>
          <w:szCs w:val="24"/>
        </w:rPr>
      </w:pPr>
      <w:r>
        <w:rPr>
          <w:sz w:val="24"/>
          <w:szCs w:val="24"/>
          <w:rtl/>
        </w:rPr>
        <w:t>הקוד יכתב בצורה מודולארית כך שיתמוך בהרחבות ללא צורך בשינוי קוד קיים וכך יבוא לידי מימוש עקרון ה-</w:t>
      </w:r>
      <w:r>
        <w:rPr>
          <w:sz w:val="24"/>
          <w:szCs w:val="24"/>
        </w:rPr>
        <w:t>Open/Closed</w:t>
      </w:r>
      <w:r>
        <w:rPr>
          <w:sz w:val="24"/>
          <w:szCs w:val="24"/>
          <w:rtl/>
        </w:rPr>
        <w:t>.</w:t>
      </w:r>
    </w:p>
    <w:p w:rsidR="00481634" w:rsidRDefault="00471D70">
      <w:pPr>
        <w:numPr>
          <w:ilvl w:val="0"/>
          <w:numId w:val="8"/>
        </w:numPr>
        <w:bidi/>
        <w:ind w:hanging="360"/>
        <w:contextualSpacing/>
        <w:rPr>
          <w:sz w:val="24"/>
          <w:szCs w:val="24"/>
        </w:rPr>
      </w:pPr>
      <w:r>
        <w:rPr>
          <w:sz w:val="24"/>
          <w:szCs w:val="24"/>
          <w:rtl/>
        </w:rPr>
        <w:t>המחלקות בשכבה זו ישמרו ב-</w:t>
      </w:r>
      <w:r>
        <w:rPr>
          <w:sz w:val="24"/>
          <w:szCs w:val="24"/>
        </w:rPr>
        <w:t>IoC Container</w:t>
      </w:r>
      <w:r>
        <w:rPr>
          <w:sz w:val="24"/>
          <w:szCs w:val="24"/>
          <w:rtl/>
        </w:rPr>
        <w:t xml:space="preserve"> ויוזרקו לשכבת השירותים ובכך יבוא לידי מימוש עקרון ה-</w:t>
      </w:r>
      <w:r>
        <w:rPr>
          <w:sz w:val="24"/>
          <w:szCs w:val="24"/>
        </w:rPr>
        <w:t>Dependency Inversion</w:t>
      </w:r>
      <w:r>
        <w:rPr>
          <w:sz w:val="24"/>
          <w:szCs w:val="24"/>
          <w:rtl/>
        </w:rPr>
        <w:t>.</w:t>
      </w:r>
    </w:p>
    <w:p w:rsidR="00481634" w:rsidRDefault="00471D70">
      <w:pPr>
        <w:numPr>
          <w:ilvl w:val="0"/>
          <w:numId w:val="8"/>
        </w:numPr>
        <w:bidi/>
        <w:ind w:hanging="360"/>
        <w:contextualSpacing/>
        <w:rPr>
          <w:sz w:val="24"/>
          <w:szCs w:val="24"/>
        </w:rPr>
      </w:pPr>
      <w:r>
        <w:rPr>
          <w:sz w:val="24"/>
          <w:szCs w:val="24"/>
          <w:rtl/>
        </w:rPr>
        <w:t>שכבת הלוגיקה תחשוף לשכבת השירותים את המינימום הנדרש לצורך הפעלתה ובכך יבוא לידי ביטוי עקרון ה-</w:t>
      </w:r>
      <w:r>
        <w:rPr>
          <w:sz w:val="24"/>
          <w:szCs w:val="24"/>
        </w:rPr>
        <w:t>Encapsulation</w:t>
      </w:r>
      <w:r>
        <w:rPr>
          <w:sz w:val="24"/>
          <w:szCs w:val="24"/>
          <w:rtl/>
        </w:rPr>
        <w:t>.</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pStyle w:val="Heading1"/>
        <w:bidi/>
        <w:pPrChange w:id="258" w:author="Ron Gal" w:date="2017-03-05T23:21:00Z">
          <w:pPr>
            <w:bidi/>
          </w:pPr>
        </w:pPrChange>
      </w:pPr>
      <w:bookmarkStart w:id="259" w:name="_Toc476522459"/>
      <w:r>
        <w:rPr>
          <w:rtl/>
        </w:rPr>
        <w:t>שכבת השירותים</w:t>
      </w:r>
      <w:bookmarkEnd w:id="259"/>
    </w:p>
    <w:p w:rsidR="00481634" w:rsidRDefault="00471D70">
      <w:pPr>
        <w:bidi/>
      </w:pPr>
      <w:r>
        <w:rPr>
          <w:sz w:val="24"/>
          <w:szCs w:val="24"/>
          <w:rtl/>
        </w:rPr>
        <w:t xml:space="preserve">שכבה זו חושפת את נתוני ויכולות המערכת בעזרת ממשק המבוסס על בקשות </w:t>
      </w:r>
      <w:r>
        <w:rPr>
          <w:sz w:val="24"/>
          <w:szCs w:val="24"/>
        </w:rPr>
        <w:t>Http</w:t>
      </w:r>
      <w:r>
        <w:rPr>
          <w:sz w:val="24"/>
          <w:szCs w:val="24"/>
          <w:rtl/>
        </w:rPr>
        <w:t xml:space="preserve"> בארכיטקטורת </w:t>
      </w:r>
      <w:r>
        <w:rPr>
          <w:sz w:val="24"/>
          <w:szCs w:val="24"/>
        </w:rPr>
        <w:t>Rest</w:t>
      </w:r>
      <w:r>
        <w:rPr>
          <w:sz w:val="24"/>
          <w:szCs w:val="24"/>
          <w:rtl/>
        </w:rPr>
        <w:t xml:space="preserve"> וטכנולוגיית </w:t>
      </w:r>
      <w:r>
        <w:rPr>
          <w:sz w:val="24"/>
          <w:szCs w:val="24"/>
        </w:rPr>
        <w:t>Web API</w:t>
      </w:r>
      <w:r>
        <w:rPr>
          <w:sz w:val="24"/>
          <w:szCs w:val="24"/>
          <w:rtl/>
        </w:rPr>
        <w:t xml:space="preserve"> של מיקרוסופט. תשובות לבקשות ישלחו בפורמט </w:t>
      </w:r>
      <w:r>
        <w:rPr>
          <w:sz w:val="24"/>
          <w:szCs w:val="24"/>
        </w:rPr>
        <w:t>JSON</w:t>
      </w:r>
      <w:r>
        <w:rPr>
          <w:sz w:val="24"/>
          <w:szCs w:val="24"/>
          <w:rtl/>
        </w:rPr>
        <w:t xml:space="preserve">. בעת פנייה לשכבה זו תבדק תקינות נתוני הבקשה. במידה ונתוני הבקשה ימצאו לא תקינים או לחלופין אירעה שגיאה כלשהי תוחזר הודעה מתאימה ללקוח. </w:t>
      </w:r>
    </w:p>
    <w:p w:rsidR="00481634" w:rsidRDefault="00481634">
      <w:pPr>
        <w:bidi/>
      </w:pPr>
    </w:p>
    <w:p w:rsidR="00481634" w:rsidRDefault="00471D70">
      <w:pPr>
        <w:bidi/>
      </w:pPr>
      <w:r>
        <w:rPr>
          <w:sz w:val="24"/>
          <w:szCs w:val="24"/>
          <w:rtl/>
        </w:rPr>
        <w:t>עקרונות מנחים בשכבת השירותים:</w:t>
      </w:r>
    </w:p>
    <w:p w:rsidR="00481634" w:rsidRDefault="00471D70">
      <w:pPr>
        <w:numPr>
          <w:ilvl w:val="0"/>
          <w:numId w:val="3"/>
        </w:numPr>
        <w:bidi/>
        <w:ind w:hanging="360"/>
        <w:contextualSpacing/>
        <w:rPr>
          <w:sz w:val="24"/>
          <w:szCs w:val="24"/>
        </w:rPr>
      </w:pPr>
      <w:r>
        <w:rPr>
          <w:sz w:val="24"/>
          <w:szCs w:val="24"/>
          <w:rtl/>
        </w:rPr>
        <w:t>שכבת השירותים תפנה אך ורק לשכבת הלוגיקה לצורך הבאת נתונים, תוך שימוש בממשקים אשר הוגדרו בשכבה זו.</w:t>
      </w:r>
    </w:p>
    <w:p w:rsidR="00481634" w:rsidRDefault="00471D70" w:rsidP="00BD788B">
      <w:pPr>
        <w:numPr>
          <w:ilvl w:val="0"/>
          <w:numId w:val="3"/>
        </w:numPr>
        <w:bidi/>
        <w:ind w:hanging="360"/>
        <w:contextualSpacing/>
        <w:rPr>
          <w:sz w:val="24"/>
          <w:szCs w:val="24"/>
        </w:rPr>
      </w:pPr>
      <w:r>
        <w:rPr>
          <w:sz w:val="24"/>
          <w:szCs w:val="24"/>
          <w:rtl/>
        </w:rPr>
        <w:t xml:space="preserve">לכל ישות במערכת ימומש שירות בהתאם לשם הישות בתופסת המילה </w:t>
      </w:r>
      <w:r>
        <w:rPr>
          <w:sz w:val="24"/>
          <w:szCs w:val="24"/>
        </w:rPr>
        <w:t>Controller</w:t>
      </w:r>
      <w:r>
        <w:rPr>
          <w:sz w:val="24"/>
          <w:szCs w:val="24"/>
          <w:rtl/>
        </w:rPr>
        <w:t xml:space="preserve">, למשל עבור </w:t>
      </w:r>
      <w:r w:rsidR="00BD788B">
        <w:rPr>
          <w:rFonts w:hint="cs"/>
          <w:sz w:val="24"/>
          <w:szCs w:val="24"/>
          <w:rtl/>
        </w:rPr>
        <w:t>הוטרינרים</w:t>
      </w:r>
      <w:r>
        <w:rPr>
          <w:sz w:val="24"/>
          <w:szCs w:val="24"/>
          <w:rtl/>
        </w:rPr>
        <w:t xml:space="preserve"> יוגדר השירות </w:t>
      </w:r>
      <w:r w:rsidR="00BD788B">
        <w:rPr>
          <w:rFonts w:hint="cs"/>
          <w:sz w:val="24"/>
          <w:szCs w:val="24"/>
        </w:rPr>
        <w:t>V</w:t>
      </w:r>
      <w:r w:rsidR="00BD788B">
        <w:rPr>
          <w:sz w:val="24"/>
          <w:szCs w:val="24"/>
        </w:rPr>
        <w:t>etsController</w:t>
      </w:r>
      <w:r>
        <w:rPr>
          <w:sz w:val="24"/>
          <w:szCs w:val="24"/>
          <w:rtl/>
        </w:rPr>
        <w:t xml:space="preserve">. שירות זה יהיה זמין באתר בכתובת היחסית </w:t>
      </w:r>
      <w:r>
        <w:rPr>
          <w:sz w:val="24"/>
          <w:szCs w:val="24"/>
        </w:rPr>
        <w:t>api/</w:t>
      </w:r>
      <w:r w:rsidR="00BD788B">
        <w:rPr>
          <w:sz w:val="24"/>
          <w:szCs w:val="24"/>
        </w:rPr>
        <w:t>vets</w:t>
      </w:r>
      <w:r>
        <w:rPr>
          <w:sz w:val="24"/>
          <w:szCs w:val="24"/>
          <w:rtl/>
        </w:rPr>
        <w:t>.</w:t>
      </w:r>
    </w:p>
    <w:p w:rsidR="00481634" w:rsidRDefault="00471D70">
      <w:pPr>
        <w:numPr>
          <w:ilvl w:val="0"/>
          <w:numId w:val="3"/>
        </w:numPr>
        <w:bidi/>
        <w:ind w:hanging="360"/>
        <w:contextualSpacing/>
        <w:rPr>
          <w:sz w:val="24"/>
          <w:szCs w:val="24"/>
        </w:rPr>
      </w:pPr>
      <w:r>
        <w:rPr>
          <w:sz w:val="24"/>
          <w:szCs w:val="24"/>
          <w:rtl/>
        </w:rPr>
        <w:t>כל בקשה תנותב לפונקציה הרלוונטית בכל שירות תופעל בהתאם לפרמטרים שנשלחו בבקשה ובהתאם ל-</w:t>
      </w:r>
      <w:r>
        <w:rPr>
          <w:sz w:val="24"/>
          <w:szCs w:val="24"/>
        </w:rPr>
        <w:t>HttpVerb</w:t>
      </w:r>
      <w:r>
        <w:rPr>
          <w:sz w:val="24"/>
          <w:szCs w:val="24"/>
          <w:rtl/>
        </w:rPr>
        <w:t xml:space="preserve"> שנשלח.</w:t>
      </w:r>
    </w:p>
    <w:p w:rsidR="00481634" w:rsidRDefault="00471D70">
      <w:pPr>
        <w:numPr>
          <w:ilvl w:val="1"/>
          <w:numId w:val="3"/>
        </w:numPr>
        <w:bidi/>
        <w:ind w:hanging="360"/>
        <w:contextualSpacing/>
        <w:rPr>
          <w:sz w:val="24"/>
          <w:szCs w:val="24"/>
        </w:rPr>
      </w:pPr>
      <w:r>
        <w:rPr>
          <w:sz w:val="24"/>
          <w:szCs w:val="24"/>
          <w:rtl/>
        </w:rPr>
        <w:t xml:space="preserve">הפועל </w:t>
      </w:r>
      <w:r>
        <w:rPr>
          <w:sz w:val="24"/>
          <w:szCs w:val="24"/>
        </w:rPr>
        <w:t>Get</w:t>
      </w:r>
      <w:r>
        <w:rPr>
          <w:sz w:val="24"/>
          <w:szCs w:val="24"/>
          <w:rtl/>
        </w:rPr>
        <w:t xml:space="preserve"> ישמש לצורך הבאת מידע.</w:t>
      </w:r>
    </w:p>
    <w:p w:rsidR="00481634" w:rsidRDefault="00471D70">
      <w:pPr>
        <w:numPr>
          <w:ilvl w:val="1"/>
          <w:numId w:val="3"/>
        </w:numPr>
        <w:bidi/>
        <w:ind w:hanging="360"/>
        <w:contextualSpacing/>
        <w:rPr>
          <w:sz w:val="24"/>
          <w:szCs w:val="24"/>
        </w:rPr>
      </w:pPr>
      <w:r>
        <w:rPr>
          <w:sz w:val="24"/>
          <w:szCs w:val="24"/>
          <w:rtl/>
        </w:rPr>
        <w:t xml:space="preserve">הפועל </w:t>
      </w:r>
      <w:r>
        <w:rPr>
          <w:sz w:val="24"/>
          <w:szCs w:val="24"/>
        </w:rPr>
        <w:t>Post</w:t>
      </w:r>
      <w:r>
        <w:rPr>
          <w:sz w:val="24"/>
          <w:szCs w:val="24"/>
          <w:rtl/>
        </w:rPr>
        <w:t xml:space="preserve"> ישמש לצורך שמירת מידע חדש.</w:t>
      </w:r>
    </w:p>
    <w:p w:rsidR="00481634" w:rsidRDefault="00471D70">
      <w:pPr>
        <w:numPr>
          <w:ilvl w:val="0"/>
          <w:numId w:val="3"/>
        </w:numPr>
        <w:bidi/>
        <w:ind w:hanging="360"/>
        <w:contextualSpacing/>
        <w:rPr>
          <w:sz w:val="24"/>
          <w:szCs w:val="24"/>
        </w:rPr>
      </w:pPr>
      <w:r>
        <w:rPr>
          <w:sz w:val="24"/>
          <w:szCs w:val="24"/>
          <w:rtl/>
        </w:rPr>
        <w:t xml:space="preserve">תשובות לבקשות יכילו סטאטוס </w:t>
      </w:r>
      <w:r>
        <w:rPr>
          <w:sz w:val="24"/>
          <w:szCs w:val="24"/>
        </w:rPr>
        <w:t>Http</w:t>
      </w:r>
      <w:r>
        <w:rPr>
          <w:sz w:val="24"/>
          <w:szCs w:val="24"/>
          <w:rtl/>
        </w:rPr>
        <w:t xml:space="preserve"> מקובל, למשל 200 (</w:t>
      </w:r>
      <w:r>
        <w:rPr>
          <w:sz w:val="24"/>
          <w:szCs w:val="24"/>
        </w:rPr>
        <w:t>OK</w:t>
      </w:r>
      <w:r>
        <w:rPr>
          <w:sz w:val="24"/>
          <w:szCs w:val="24"/>
          <w:rtl/>
        </w:rPr>
        <w:t>) עבור תשובה תקינה ו-500       (</w:t>
      </w:r>
      <w:r>
        <w:rPr>
          <w:sz w:val="24"/>
          <w:szCs w:val="24"/>
        </w:rPr>
        <w:t>Internal Server Error</w:t>
      </w:r>
      <w:r>
        <w:rPr>
          <w:sz w:val="24"/>
          <w:szCs w:val="24"/>
          <w:rtl/>
        </w:rPr>
        <w:t>) עבור שגיאת שרת.</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pStyle w:val="Heading1"/>
        <w:bidi/>
        <w:pPrChange w:id="260" w:author="Ron Gal" w:date="2017-03-05T23:21:00Z">
          <w:pPr>
            <w:bidi/>
          </w:pPr>
        </w:pPrChange>
      </w:pPr>
      <w:bookmarkStart w:id="261" w:name="_Toc476522460"/>
      <w:bookmarkStart w:id="262" w:name="_GoBack"/>
      <w:bookmarkEnd w:id="262"/>
      <w:r>
        <w:rPr>
          <w:rtl/>
        </w:rPr>
        <w:t>שכבת התצוגה</w:t>
      </w:r>
      <w:bookmarkEnd w:id="261"/>
    </w:p>
    <w:p w:rsidR="00481634" w:rsidRDefault="00471D70">
      <w:pPr>
        <w:bidi/>
      </w:pPr>
      <w:r>
        <w:rPr>
          <w:sz w:val="24"/>
          <w:szCs w:val="24"/>
          <w:rtl/>
        </w:rPr>
        <w:t>שכבה זו מציגה ממשק משתמש (</w:t>
      </w:r>
      <w:r>
        <w:rPr>
          <w:sz w:val="24"/>
          <w:szCs w:val="24"/>
        </w:rPr>
        <w:t>UI</w:t>
      </w:r>
      <w:r>
        <w:rPr>
          <w:sz w:val="24"/>
          <w:szCs w:val="24"/>
          <w:rtl/>
        </w:rPr>
        <w:t xml:space="preserve">), על בסיס טכנולוגיית </w:t>
      </w:r>
      <w:r>
        <w:rPr>
          <w:sz w:val="24"/>
          <w:szCs w:val="24"/>
        </w:rPr>
        <w:t>html, css</w:t>
      </w:r>
      <w:r>
        <w:rPr>
          <w:sz w:val="24"/>
          <w:szCs w:val="24"/>
          <w:rtl/>
        </w:rPr>
        <w:t xml:space="preserve"> ו-</w:t>
      </w:r>
      <w:r>
        <w:rPr>
          <w:sz w:val="24"/>
          <w:szCs w:val="24"/>
        </w:rPr>
        <w:t>javascript</w:t>
      </w:r>
      <w:r>
        <w:rPr>
          <w:sz w:val="24"/>
          <w:szCs w:val="24"/>
          <w:rtl/>
        </w:rPr>
        <w:t xml:space="preserve"> על גבי הדפדפן ומנגישה למשתמש את יכולות שכבת השירותים. בחלק העליון של כל דף במערכת יוצג תפריט עם קישורים לכל הדפים הזמינים למשתמש בהתאם לרמת הרשאותיו. </w:t>
      </w:r>
    </w:p>
    <w:p w:rsidR="00481634" w:rsidRDefault="00481634">
      <w:pPr>
        <w:bidi/>
      </w:pPr>
    </w:p>
    <w:p w:rsidR="00481634" w:rsidRDefault="00471D70">
      <w:pPr>
        <w:bidi/>
      </w:pPr>
      <w:r>
        <w:rPr>
          <w:sz w:val="24"/>
          <w:szCs w:val="24"/>
          <w:rtl/>
        </w:rPr>
        <w:t>עקרונות מנחים של בשכבת התצוגה:</w:t>
      </w:r>
    </w:p>
    <w:p w:rsidR="00481634" w:rsidRDefault="00471D70">
      <w:pPr>
        <w:numPr>
          <w:ilvl w:val="0"/>
          <w:numId w:val="7"/>
        </w:numPr>
        <w:bidi/>
        <w:ind w:hanging="360"/>
        <w:contextualSpacing/>
        <w:rPr>
          <w:sz w:val="24"/>
          <w:szCs w:val="24"/>
        </w:rPr>
      </w:pPr>
      <w:r>
        <w:rPr>
          <w:sz w:val="24"/>
          <w:szCs w:val="24"/>
          <w:rtl/>
        </w:rPr>
        <w:t>ממשק המשתמש יהיה אינטואיטיבי ואחיד בכל דפי המערכת.</w:t>
      </w:r>
    </w:p>
    <w:p w:rsidR="00481634" w:rsidRDefault="00471D70">
      <w:pPr>
        <w:numPr>
          <w:ilvl w:val="0"/>
          <w:numId w:val="7"/>
        </w:numPr>
        <w:bidi/>
        <w:ind w:hanging="360"/>
        <w:contextualSpacing/>
        <w:rPr>
          <w:sz w:val="24"/>
          <w:szCs w:val="24"/>
        </w:rPr>
      </w:pPr>
      <w:r>
        <w:rPr>
          <w:sz w:val="24"/>
          <w:szCs w:val="24"/>
          <w:rtl/>
        </w:rPr>
        <w:t>שכבת התצוגה תתנהג באופן זהה בכל הדפדפנים עבור הגרסאות האחרונות שלהם.</w:t>
      </w:r>
    </w:p>
    <w:p w:rsidR="00481634" w:rsidRDefault="00471D70">
      <w:pPr>
        <w:numPr>
          <w:ilvl w:val="0"/>
          <w:numId w:val="7"/>
        </w:numPr>
        <w:bidi/>
        <w:ind w:hanging="360"/>
        <w:contextualSpacing/>
        <w:rPr>
          <w:sz w:val="24"/>
          <w:szCs w:val="24"/>
        </w:rPr>
      </w:pPr>
      <w:r>
        <w:rPr>
          <w:sz w:val="24"/>
          <w:szCs w:val="24"/>
          <w:rtl/>
        </w:rPr>
        <w:t>שכבת התצוגה תתמוך בכל הרזולוציות עבור צגי מחשב. יש להדגיש כי לא תינתן תמיכה ברזולוציות נמוכות יותר (למשל, פלאפונים) .</w:t>
      </w:r>
    </w:p>
    <w:p w:rsidR="00481634" w:rsidRDefault="00471D70">
      <w:pPr>
        <w:numPr>
          <w:ilvl w:val="0"/>
          <w:numId w:val="7"/>
        </w:numPr>
        <w:bidi/>
        <w:ind w:hanging="360"/>
        <w:contextualSpacing/>
        <w:rPr>
          <w:sz w:val="24"/>
          <w:szCs w:val="24"/>
        </w:rPr>
      </w:pPr>
      <w:r>
        <w:rPr>
          <w:sz w:val="24"/>
          <w:szCs w:val="24"/>
          <w:rtl/>
        </w:rPr>
        <w:t xml:space="preserve">ממשק המשתמש יבנה בעזרת </w:t>
      </w:r>
      <w:r>
        <w:rPr>
          <w:sz w:val="24"/>
          <w:szCs w:val="24"/>
        </w:rPr>
        <w:t>Grid</w:t>
      </w:r>
      <w:r>
        <w:rPr>
          <w:sz w:val="24"/>
          <w:szCs w:val="24"/>
          <w:rtl/>
        </w:rPr>
        <w:t xml:space="preserve"> כך שיהיה גמיש לשינויים.</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pStyle w:val="Heading1"/>
        <w:bidi/>
        <w:pPrChange w:id="263" w:author="Ron Gal" w:date="2017-03-05T23:21:00Z">
          <w:pPr>
            <w:bidi/>
          </w:pPr>
        </w:pPrChange>
      </w:pPr>
      <w:bookmarkStart w:id="264" w:name="_Toc476522461"/>
      <w:r>
        <w:rPr>
          <w:rtl/>
        </w:rPr>
        <w:t>פרויקט הישויות (</w:t>
      </w:r>
      <w:r>
        <w:t>Domain</w:t>
      </w:r>
      <w:ins w:id="265" w:author="Ron Gal" w:date="2017-03-04T17:53:00Z">
        <w:r w:rsidR="00C11C47">
          <w:rPr>
            <w:rFonts w:hint="cs"/>
            <w:rtl/>
          </w:rPr>
          <w:t>)</w:t>
        </w:r>
      </w:ins>
      <w:bookmarkEnd w:id="264"/>
      <w:del w:id="266" w:author="Ron Gal" w:date="2017-03-04T17:53:00Z">
        <w:r w:rsidDel="00C11C47">
          <w:delText>)</w:delText>
        </w:r>
      </w:del>
    </w:p>
    <w:p w:rsidR="00481634" w:rsidRDefault="00471D70">
      <w:pPr>
        <w:bidi/>
      </w:pPr>
      <w:r>
        <w:rPr>
          <w:sz w:val="24"/>
          <w:szCs w:val="24"/>
          <w:rtl/>
        </w:rPr>
        <w:t xml:space="preserve">בפרויקט זה קיימות המחלקות אשר ייצגו בעזרת </w:t>
      </w:r>
      <w:r>
        <w:rPr>
          <w:sz w:val="24"/>
          <w:szCs w:val="24"/>
        </w:rPr>
        <w:t>Nhibernate</w:t>
      </w:r>
      <w:r>
        <w:rPr>
          <w:sz w:val="24"/>
          <w:szCs w:val="24"/>
          <w:rtl/>
        </w:rPr>
        <w:t xml:space="preserve"> רשומות במסד הנתונים. מחלקות אלו אינן מכילות לוגיקה אלא מאפיינים בלבד כדאי לא לערבב בין שני חלקים בלתי תלויים במערכת. כל ישות ממופה לטבלה אחת במסד הנתונים. שמות המאפיינים במחלקות זהים לשמות העמודות במסד הנתונים. קשרים בין טבלאות מסוג </w:t>
      </w:r>
      <w:r>
        <w:rPr>
          <w:sz w:val="24"/>
          <w:szCs w:val="24"/>
        </w:rPr>
        <w:t>one-to-many</w:t>
      </w:r>
      <w:r>
        <w:rPr>
          <w:sz w:val="24"/>
          <w:szCs w:val="24"/>
          <w:rtl/>
        </w:rPr>
        <w:t xml:space="preserve"> ו- </w:t>
      </w:r>
      <w:r>
        <w:rPr>
          <w:sz w:val="24"/>
          <w:szCs w:val="24"/>
        </w:rPr>
        <w:t>many-to-one</w:t>
      </w:r>
      <w:r>
        <w:rPr>
          <w:sz w:val="24"/>
          <w:szCs w:val="24"/>
          <w:rtl/>
        </w:rPr>
        <w:t xml:space="preserve"> יבוטאו כמאפיינים מסוג רשימה מקושרת והצבעות למחלקות אחרות בהתאם. קשרים בין טבלאות יקבלו סיומת המורכבת מקו תחתון ולאחריו המילה </w:t>
      </w:r>
      <w:r>
        <w:rPr>
          <w:sz w:val="24"/>
          <w:szCs w:val="24"/>
        </w:rPr>
        <w:t>id</w:t>
      </w:r>
      <w:r>
        <w:rPr>
          <w:sz w:val="24"/>
          <w:szCs w:val="24"/>
          <w:rtl/>
        </w:rPr>
        <w:t xml:space="preserve">. חשוב לציין כי כל המאפיינים במחלקות הללו הינם מסוג </w:t>
      </w:r>
      <w:r>
        <w:rPr>
          <w:sz w:val="24"/>
          <w:szCs w:val="24"/>
        </w:rPr>
        <w:t>virtual</w:t>
      </w:r>
      <w:r>
        <w:rPr>
          <w:sz w:val="24"/>
          <w:szCs w:val="24"/>
          <w:rtl/>
        </w:rPr>
        <w:t xml:space="preserve"> משיקולים טכנים הנובעים מאופן המימוש של </w:t>
      </w:r>
      <w:r>
        <w:rPr>
          <w:sz w:val="24"/>
          <w:szCs w:val="24"/>
        </w:rPr>
        <w:t>Nhibernate</w:t>
      </w:r>
      <w:r>
        <w:rPr>
          <w:sz w:val="24"/>
          <w:szCs w:val="24"/>
          <w:rtl/>
        </w:rPr>
        <w:t>.</w:t>
      </w:r>
    </w:p>
    <w:p w:rsidR="00481634" w:rsidRDefault="00481634">
      <w:pPr>
        <w:bidi/>
      </w:pPr>
    </w:p>
    <w:p w:rsidR="00481634" w:rsidRDefault="00471D70">
      <w:pPr>
        <w:bidi/>
      </w:pPr>
      <w:r>
        <w:rPr>
          <w:b/>
          <w:sz w:val="24"/>
          <w:szCs w:val="24"/>
          <w:rtl/>
        </w:rPr>
        <w:t xml:space="preserve">מחלקת </w:t>
      </w:r>
      <w:r>
        <w:rPr>
          <w:b/>
          <w:sz w:val="24"/>
          <w:szCs w:val="24"/>
        </w:rPr>
        <w:t>Entity</w:t>
      </w:r>
    </w:p>
    <w:p w:rsidR="00481634" w:rsidRDefault="00471D70">
      <w:pPr>
        <w:bidi/>
      </w:pPr>
      <w:r>
        <w:rPr>
          <w:sz w:val="24"/>
          <w:szCs w:val="24"/>
          <w:rtl/>
        </w:rPr>
        <w:t xml:space="preserve">מחלקה מופשטת זו מהווה את הבסיס לכל המחלקות אשר מייצגות ישויות הנמצאות במסד הנתונים. היא מכילה מאפיין בודד, שהינו המפתח הראשי בכל הישויות במסד הנתונים. המחלקה בעלת התכונות הבאות: </w:t>
      </w:r>
    </w:p>
    <w:p w:rsidR="00481634" w:rsidRDefault="00481634">
      <w:pPr>
        <w:bidi/>
      </w:pPr>
    </w:p>
    <w:p w:rsidR="00481634" w:rsidRDefault="00471D70">
      <w:r>
        <w:rPr>
          <w:sz w:val="24"/>
          <w:szCs w:val="24"/>
        </w:rPr>
        <w:t>public virtual int Id { get; set; }</w:t>
      </w:r>
    </w:p>
    <w:p w:rsidR="00481634" w:rsidRDefault="00481634">
      <w:pPr>
        <w:bidi/>
      </w:pPr>
    </w:p>
    <w:p w:rsidR="00481634" w:rsidRDefault="00471D70">
      <w:pPr>
        <w:bidi/>
      </w:pPr>
      <w:r>
        <w:rPr>
          <w:b/>
          <w:sz w:val="24"/>
          <w:szCs w:val="24"/>
          <w:rtl/>
        </w:rPr>
        <w:t xml:space="preserve">מחלקת </w:t>
      </w:r>
      <w:r>
        <w:rPr>
          <w:b/>
          <w:sz w:val="24"/>
          <w:szCs w:val="24"/>
        </w:rPr>
        <w:t>Decode</w:t>
      </w:r>
    </w:p>
    <w:p w:rsidR="00481634" w:rsidRDefault="00471D70">
      <w:pPr>
        <w:bidi/>
      </w:pPr>
      <w:r>
        <w:rPr>
          <w:sz w:val="24"/>
          <w:szCs w:val="24"/>
          <w:rtl/>
        </w:rPr>
        <w:t>מחלקה מופשטת זו מהווה את הבסיס לכל המחלקות אשר מייצגות טבלאות פענוח במסד הנתונים. הצורך במחלקות פענוח מתעורר כאשר יש לשמור בשדה כלשהו מחרוזת מתוך אוסף קבוע של מחרוזות. במקום לשמור את המחרוזת באופן ישיר כחלק מהרשומה, ישמר בשדה מצביע לרשומה בטבלה אחרת אשר יחזיק את המחרוזת המבוקשת. כך ניתן לשנות בקלות את ערך המחרוזות בלי לעבור סדרתית על כל הרשומות ואפילו לתמוך במספר שפות שונות (בעזרת מספר שינויים נוספים). המחלקה בעלת התכונות הבאות:</w:t>
      </w:r>
    </w:p>
    <w:p w:rsidR="00481634" w:rsidRDefault="00481634"/>
    <w:p w:rsidR="00481634" w:rsidRDefault="00471D70">
      <w:r>
        <w:rPr>
          <w:sz w:val="24"/>
          <w:szCs w:val="24"/>
        </w:rPr>
        <w:t>public virtual int Id { get; set; }</w:t>
      </w:r>
    </w:p>
    <w:p w:rsidR="00481634" w:rsidRDefault="00481634"/>
    <w:p w:rsidR="00481634" w:rsidRDefault="00471D70">
      <w:r>
        <w:rPr>
          <w:sz w:val="24"/>
          <w:szCs w:val="24"/>
        </w:rPr>
        <w:t>public virtual string Name { get; set; }</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rsidP="00EA5B60">
      <w:pPr>
        <w:bidi/>
      </w:pPr>
      <w:r>
        <w:rPr>
          <w:b/>
          <w:sz w:val="24"/>
          <w:szCs w:val="24"/>
          <w:rtl/>
        </w:rPr>
        <w:t xml:space="preserve">מחלקת </w:t>
      </w:r>
      <w:r w:rsidR="00EA5B60">
        <w:rPr>
          <w:b/>
          <w:sz w:val="24"/>
          <w:szCs w:val="24"/>
        </w:rPr>
        <w:t>Person</w:t>
      </w:r>
    </w:p>
    <w:p w:rsidR="00481634" w:rsidRDefault="00471D70" w:rsidP="00EA5B60">
      <w:pPr>
        <w:bidi/>
      </w:pPr>
      <w:r>
        <w:rPr>
          <w:sz w:val="24"/>
          <w:szCs w:val="24"/>
          <w:rtl/>
        </w:rPr>
        <w:t xml:space="preserve">מחלקה מופשטת זו יורשת ממחלקת </w:t>
      </w:r>
      <w:r>
        <w:rPr>
          <w:sz w:val="24"/>
          <w:szCs w:val="24"/>
        </w:rPr>
        <w:t>Entity</w:t>
      </w:r>
      <w:r>
        <w:rPr>
          <w:sz w:val="24"/>
          <w:szCs w:val="24"/>
          <w:rtl/>
        </w:rPr>
        <w:t xml:space="preserve"> ומהווה את הבסיס לכלל מחלקות המשתמשים במערכת (</w:t>
      </w:r>
      <w:r w:rsidR="00EA5B60">
        <w:rPr>
          <w:rFonts w:hint="cs"/>
          <w:sz w:val="24"/>
          <w:szCs w:val="24"/>
          <w:rtl/>
        </w:rPr>
        <w:t>בעלים/רופאים</w:t>
      </w:r>
      <w:r>
        <w:rPr>
          <w:sz w:val="24"/>
          <w:szCs w:val="24"/>
          <w:rtl/>
        </w:rPr>
        <w:t>). המחלקה בעלת התכונות הבאות:</w:t>
      </w:r>
    </w:p>
    <w:p w:rsidR="00481634" w:rsidRDefault="00481634" w:rsidP="00EA5B60"/>
    <w:p w:rsidR="00EA5B60" w:rsidRPr="00EA5B60" w:rsidRDefault="00EA5B60" w:rsidP="00EA5B60">
      <w:pPr>
        <w:rPr>
          <w:sz w:val="24"/>
          <w:szCs w:val="24"/>
        </w:rPr>
      </w:pPr>
      <w:r>
        <w:rPr>
          <w:sz w:val="24"/>
          <w:szCs w:val="24"/>
        </w:rPr>
        <w:t xml:space="preserve">        </w:t>
      </w:r>
      <w:r w:rsidRPr="00EA5B60">
        <w:rPr>
          <w:sz w:val="24"/>
          <w:szCs w:val="24"/>
        </w:rPr>
        <w:t>public virtual string Password { get; set; }</w:t>
      </w:r>
    </w:p>
    <w:p w:rsidR="00EA5B60" w:rsidRPr="00EA5B60" w:rsidRDefault="00EA5B60" w:rsidP="00EA5B60">
      <w:pPr>
        <w:rPr>
          <w:sz w:val="24"/>
          <w:szCs w:val="24"/>
        </w:rPr>
      </w:pPr>
      <w:r w:rsidRPr="00EA5B60">
        <w:rPr>
          <w:sz w:val="24"/>
          <w:szCs w:val="24"/>
        </w:rPr>
        <w:t xml:space="preserve">        public virtual string FirstName { get; set; }</w:t>
      </w:r>
    </w:p>
    <w:p w:rsidR="00EA5B60" w:rsidRPr="00EA5B60" w:rsidRDefault="00EA5B60" w:rsidP="00EA5B60">
      <w:pPr>
        <w:rPr>
          <w:sz w:val="24"/>
          <w:szCs w:val="24"/>
        </w:rPr>
      </w:pPr>
      <w:r w:rsidRPr="00EA5B60">
        <w:rPr>
          <w:sz w:val="24"/>
          <w:szCs w:val="24"/>
        </w:rPr>
        <w:t xml:space="preserve">        public virtual string LastName { get; set; }</w:t>
      </w:r>
    </w:p>
    <w:p w:rsidR="00EA5B60" w:rsidRPr="00EA5B60" w:rsidRDefault="00EA5B60" w:rsidP="00EA5B60">
      <w:pPr>
        <w:rPr>
          <w:sz w:val="24"/>
          <w:szCs w:val="24"/>
        </w:rPr>
      </w:pPr>
      <w:r w:rsidRPr="00EA5B60">
        <w:rPr>
          <w:sz w:val="24"/>
          <w:szCs w:val="24"/>
        </w:rPr>
        <w:t xml:space="preserve">        public virtual DateTime BirthDate { get; set; }</w:t>
      </w:r>
    </w:p>
    <w:p w:rsidR="00EA5B60" w:rsidRPr="00EA5B60" w:rsidRDefault="00EA5B60" w:rsidP="00EA5B60">
      <w:pPr>
        <w:rPr>
          <w:sz w:val="24"/>
          <w:szCs w:val="24"/>
        </w:rPr>
      </w:pPr>
      <w:r w:rsidRPr="00EA5B60">
        <w:rPr>
          <w:sz w:val="24"/>
          <w:szCs w:val="24"/>
        </w:rPr>
        <w:t xml:space="preserve">        public virtual string Email { get; set; }</w:t>
      </w:r>
    </w:p>
    <w:p w:rsidR="00EA5B60" w:rsidRPr="00EA5B60" w:rsidRDefault="00EA5B60" w:rsidP="00EA5B60">
      <w:pPr>
        <w:rPr>
          <w:sz w:val="24"/>
          <w:szCs w:val="24"/>
        </w:rPr>
      </w:pPr>
      <w:r w:rsidRPr="00EA5B60">
        <w:rPr>
          <w:sz w:val="24"/>
          <w:szCs w:val="24"/>
        </w:rPr>
        <w:t xml:space="preserve">        public virtual Address Address { get; set; }</w:t>
      </w:r>
    </w:p>
    <w:p w:rsidR="00EA5B60" w:rsidRPr="00EA5B60" w:rsidRDefault="00EA5B60" w:rsidP="00EA5B60">
      <w:pPr>
        <w:rPr>
          <w:sz w:val="24"/>
          <w:szCs w:val="24"/>
        </w:rPr>
      </w:pPr>
      <w:r w:rsidRPr="00EA5B60">
        <w:rPr>
          <w:sz w:val="24"/>
          <w:szCs w:val="24"/>
        </w:rPr>
        <w:t xml:space="preserve">        public virtual string Phone { get; set; }</w:t>
      </w:r>
    </w:p>
    <w:p w:rsidR="00481634" w:rsidRPr="00EA5B60" w:rsidRDefault="00EA5B60" w:rsidP="00EA5B60">
      <w:pPr>
        <w:rPr>
          <w:sz w:val="24"/>
          <w:szCs w:val="24"/>
        </w:rPr>
      </w:pPr>
      <w:r w:rsidRPr="00EA5B60">
        <w:rPr>
          <w:sz w:val="24"/>
          <w:szCs w:val="24"/>
        </w:rPr>
        <w:t xml:space="preserve">        </w:t>
      </w:r>
    </w:p>
    <w:p w:rsidR="00481634" w:rsidRDefault="00471D70" w:rsidP="00EA5B60">
      <w:pPr>
        <w:bidi/>
      </w:pPr>
      <w:r>
        <w:rPr>
          <w:b/>
          <w:sz w:val="24"/>
          <w:szCs w:val="24"/>
          <w:rtl/>
        </w:rPr>
        <w:t xml:space="preserve">מחלקת </w:t>
      </w:r>
      <w:r w:rsidR="00EA5B60">
        <w:rPr>
          <w:b/>
          <w:sz w:val="24"/>
          <w:szCs w:val="24"/>
        </w:rPr>
        <w:t>Owner</w:t>
      </w:r>
    </w:p>
    <w:p w:rsidR="00481634" w:rsidRDefault="00471D70" w:rsidP="00EA5B60">
      <w:pPr>
        <w:bidi/>
      </w:pPr>
      <w:r>
        <w:rPr>
          <w:sz w:val="24"/>
          <w:szCs w:val="24"/>
          <w:rtl/>
        </w:rPr>
        <w:t xml:space="preserve">מחלקה זו יורשת ממחלקת </w:t>
      </w:r>
      <w:r w:rsidR="00EA5B60">
        <w:rPr>
          <w:sz w:val="24"/>
          <w:szCs w:val="24"/>
        </w:rPr>
        <w:t>Person</w:t>
      </w:r>
      <w:r>
        <w:rPr>
          <w:sz w:val="24"/>
          <w:szCs w:val="24"/>
          <w:rtl/>
        </w:rPr>
        <w:t xml:space="preserve"> ומייצגת </w:t>
      </w:r>
      <w:r w:rsidR="00EA5B60">
        <w:rPr>
          <w:rFonts w:hint="cs"/>
          <w:sz w:val="24"/>
          <w:szCs w:val="24"/>
          <w:rtl/>
        </w:rPr>
        <w:t>בעלים</w:t>
      </w:r>
      <w:r>
        <w:rPr>
          <w:sz w:val="24"/>
          <w:szCs w:val="24"/>
          <w:rtl/>
        </w:rPr>
        <w:t xml:space="preserve"> במערכת. היא מכילה את </w:t>
      </w:r>
      <w:r w:rsidR="00EA5B60">
        <w:rPr>
          <w:rFonts w:hint="cs"/>
          <w:sz w:val="24"/>
          <w:szCs w:val="24"/>
          <w:rtl/>
        </w:rPr>
        <w:t>רשימת בעלי החיים של הבעלים</w:t>
      </w:r>
      <w:r>
        <w:rPr>
          <w:sz w:val="24"/>
          <w:szCs w:val="24"/>
          <w:rtl/>
        </w:rPr>
        <w:t>. המחלקה בעלת התכונות הבאות:</w:t>
      </w:r>
    </w:p>
    <w:p w:rsidR="00481634" w:rsidRPr="00EA5B60" w:rsidRDefault="00EA5B60" w:rsidP="00EA5B60">
      <w:pPr>
        <w:rPr>
          <w:sz w:val="24"/>
          <w:szCs w:val="24"/>
        </w:rPr>
      </w:pPr>
      <w:r>
        <w:rPr>
          <w:sz w:val="24"/>
          <w:szCs w:val="24"/>
        </w:rPr>
        <w:t xml:space="preserve">        </w:t>
      </w:r>
      <w:r w:rsidRPr="00EA5B60">
        <w:rPr>
          <w:sz w:val="24"/>
          <w:szCs w:val="24"/>
        </w:rPr>
        <w:t>public virtual IList&lt;Animal&gt; Animals { get; set; }</w:t>
      </w:r>
    </w:p>
    <w:p w:rsidR="00481634" w:rsidDel="00C11C47" w:rsidRDefault="00481634">
      <w:pPr>
        <w:bidi/>
        <w:rPr>
          <w:del w:id="267" w:author="Ron Gal" w:date="2017-03-04T17:53:00Z"/>
        </w:rPr>
      </w:pPr>
    </w:p>
    <w:p w:rsidR="00481634" w:rsidRDefault="00471D70">
      <w:del w:id="268" w:author="Ron Gal" w:date="2017-03-04T17:53:00Z">
        <w:r w:rsidDel="00C11C47">
          <w:br w:type="page"/>
        </w:r>
      </w:del>
    </w:p>
    <w:p w:rsidR="00481634" w:rsidRDefault="00481634">
      <w:pPr>
        <w:bidi/>
      </w:pPr>
    </w:p>
    <w:p w:rsidR="00481634" w:rsidRDefault="00471D70" w:rsidP="00EA5B60">
      <w:pPr>
        <w:bidi/>
        <w:rPr>
          <w:rtl/>
        </w:rPr>
      </w:pPr>
      <w:r>
        <w:rPr>
          <w:b/>
          <w:sz w:val="24"/>
          <w:szCs w:val="24"/>
          <w:rtl/>
        </w:rPr>
        <w:t xml:space="preserve">מחלקת </w:t>
      </w:r>
      <w:r w:rsidR="00EA5B60">
        <w:rPr>
          <w:rFonts w:hint="cs"/>
          <w:b/>
          <w:sz w:val="24"/>
          <w:szCs w:val="24"/>
        </w:rPr>
        <w:t>D</w:t>
      </w:r>
      <w:r w:rsidR="00EA5B60">
        <w:rPr>
          <w:b/>
          <w:sz w:val="24"/>
          <w:szCs w:val="24"/>
        </w:rPr>
        <w:t>octor</w:t>
      </w:r>
    </w:p>
    <w:p w:rsidR="00481634" w:rsidRDefault="00471D70" w:rsidP="00EA5B60">
      <w:pPr>
        <w:bidi/>
      </w:pPr>
      <w:r>
        <w:rPr>
          <w:sz w:val="24"/>
          <w:szCs w:val="24"/>
          <w:rtl/>
        </w:rPr>
        <w:t xml:space="preserve">מחלקה זו יורשת ממחלקת </w:t>
      </w:r>
      <w:r w:rsidR="00EA5B60">
        <w:rPr>
          <w:sz w:val="24"/>
          <w:szCs w:val="24"/>
        </w:rPr>
        <w:t>Person</w:t>
      </w:r>
      <w:r>
        <w:rPr>
          <w:sz w:val="24"/>
          <w:szCs w:val="24"/>
          <w:rtl/>
        </w:rPr>
        <w:t xml:space="preserve"> ומייצגת </w:t>
      </w:r>
      <w:r w:rsidR="00EA5B60">
        <w:rPr>
          <w:rFonts w:hint="cs"/>
          <w:sz w:val="24"/>
          <w:szCs w:val="24"/>
          <w:rtl/>
        </w:rPr>
        <w:t>רופא</w:t>
      </w:r>
      <w:r>
        <w:rPr>
          <w:sz w:val="24"/>
          <w:szCs w:val="24"/>
          <w:rtl/>
        </w:rPr>
        <w:t xml:space="preserve"> במערכת. היא מכילה </w:t>
      </w:r>
      <w:r w:rsidR="00EA5B60">
        <w:rPr>
          <w:rFonts w:hint="cs"/>
          <w:sz w:val="24"/>
          <w:szCs w:val="24"/>
          <w:rtl/>
        </w:rPr>
        <w:t>את שעות פעילות הרופא, מידע כללי וקוד רופא</w:t>
      </w:r>
      <w:r>
        <w:rPr>
          <w:sz w:val="24"/>
          <w:szCs w:val="24"/>
          <w:rtl/>
        </w:rPr>
        <w:t xml:space="preserve">. המחלקה מכילה את הרשימות הבאות: </w:t>
      </w:r>
      <w:r w:rsidR="00EA5B60">
        <w:rPr>
          <w:rFonts w:hint="cs"/>
          <w:sz w:val="24"/>
          <w:szCs w:val="24"/>
          <w:rtl/>
        </w:rPr>
        <w:t>רשימת בעלי חיים בטיפול, רשימת סוגי בעלי חיים שניתנים לטיפול והמלצות</w:t>
      </w:r>
      <w:r>
        <w:rPr>
          <w:sz w:val="24"/>
          <w:szCs w:val="24"/>
          <w:rtl/>
        </w:rPr>
        <w:t>. המחלקה בעלת התכונות הבאות:</w:t>
      </w:r>
    </w:p>
    <w:p w:rsidR="00481634" w:rsidRDefault="00481634"/>
    <w:p w:rsidR="00EA5B60" w:rsidRPr="00EA5B60" w:rsidRDefault="00EA5B60" w:rsidP="00EA5B60">
      <w:pPr>
        <w:rPr>
          <w:sz w:val="24"/>
          <w:szCs w:val="24"/>
        </w:rPr>
      </w:pPr>
      <w:r w:rsidRPr="00EA5B60">
        <w:rPr>
          <w:sz w:val="24"/>
          <w:szCs w:val="24"/>
        </w:rPr>
        <w:t xml:space="preserve">        public virtual string DoctorCode { get; set; }</w:t>
      </w:r>
    </w:p>
    <w:p w:rsidR="00EA5B60" w:rsidRPr="00EA5B60" w:rsidRDefault="00EA5B60" w:rsidP="00EA5B60">
      <w:pPr>
        <w:rPr>
          <w:sz w:val="24"/>
          <w:szCs w:val="24"/>
        </w:rPr>
      </w:pPr>
      <w:r w:rsidRPr="00EA5B60">
        <w:rPr>
          <w:sz w:val="24"/>
          <w:szCs w:val="24"/>
        </w:rPr>
        <w:t xml:space="preserve">        public virtual string Notes { get; set; }</w:t>
      </w:r>
    </w:p>
    <w:p w:rsidR="00EA5B60" w:rsidRDefault="00EA5B60" w:rsidP="00EA5B60">
      <w:pPr>
        <w:rPr>
          <w:sz w:val="24"/>
          <w:szCs w:val="24"/>
        </w:rPr>
      </w:pPr>
      <w:r w:rsidRPr="00EA5B60">
        <w:rPr>
          <w:sz w:val="24"/>
          <w:szCs w:val="24"/>
        </w:rPr>
        <w:t xml:space="preserve">        public virtual string OpeningHours { get; set; }</w:t>
      </w:r>
    </w:p>
    <w:p w:rsidR="00EA5B60" w:rsidRPr="00EA5B60" w:rsidRDefault="00EA5B60" w:rsidP="00EA5B60">
      <w:pPr>
        <w:rPr>
          <w:sz w:val="24"/>
          <w:szCs w:val="24"/>
        </w:rPr>
      </w:pPr>
      <w:r w:rsidRPr="00EA5B60">
        <w:rPr>
          <w:sz w:val="24"/>
          <w:szCs w:val="24"/>
        </w:rPr>
        <w:t xml:space="preserve">        public virtual IList&lt;Animal&gt; TreatingAnimals { get; set; }</w:t>
      </w:r>
    </w:p>
    <w:p w:rsidR="00EA5B60" w:rsidRPr="00EA5B60" w:rsidRDefault="00EA5B60" w:rsidP="00EA5B60">
      <w:pPr>
        <w:rPr>
          <w:sz w:val="24"/>
          <w:szCs w:val="24"/>
        </w:rPr>
      </w:pPr>
      <w:r w:rsidRPr="00EA5B60">
        <w:rPr>
          <w:sz w:val="24"/>
          <w:szCs w:val="24"/>
        </w:rPr>
        <w:t xml:space="preserve">        public virtual IList&lt;Recommendation&gt; Recommendations { get; set; }</w:t>
      </w:r>
    </w:p>
    <w:p w:rsidR="00481634" w:rsidRPr="00EA5B60" w:rsidRDefault="00EA5B60" w:rsidP="00EA5B60">
      <w:pPr>
        <w:rPr>
          <w:sz w:val="24"/>
          <w:szCs w:val="24"/>
        </w:rPr>
      </w:pPr>
      <w:r w:rsidRPr="00EA5B60">
        <w:rPr>
          <w:sz w:val="24"/>
          <w:szCs w:val="24"/>
        </w:rPr>
        <w:t xml:space="preserve">        public virtual IList&lt;AnimalTypeDecode&gt; AnimalTypes { get; set; }</w:t>
      </w:r>
    </w:p>
    <w:p w:rsidR="00481634" w:rsidRDefault="00481634">
      <w:pPr>
        <w:bidi/>
      </w:pPr>
    </w:p>
    <w:p w:rsidR="00481634" w:rsidDel="00C11C47" w:rsidRDefault="00471D70">
      <w:pPr>
        <w:rPr>
          <w:del w:id="269" w:author="Ron Gal" w:date="2017-03-04T17:53:00Z"/>
        </w:rPr>
      </w:pPr>
      <w:del w:id="270" w:author="Ron Gal" w:date="2017-03-04T17:53:00Z">
        <w:r w:rsidDel="00C11C47">
          <w:br w:type="page"/>
        </w:r>
      </w:del>
    </w:p>
    <w:p w:rsidR="00481634" w:rsidRDefault="00471D70" w:rsidP="00EA5B60">
      <w:pPr>
        <w:bidi/>
      </w:pPr>
      <w:r>
        <w:rPr>
          <w:b/>
          <w:sz w:val="24"/>
          <w:szCs w:val="24"/>
          <w:rtl/>
        </w:rPr>
        <w:t xml:space="preserve">מחלקת </w:t>
      </w:r>
      <w:r w:rsidR="00EA5B60">
        <w:rPr>
          <w:b/>
          <w:sz w:val="24"/>
          <w:szCs w:val="24"/>
        </w:rPr>
        <w:t>AnimalTypeDecode</w:t>
      </w:r>
    </w:p>
    <w:p w:rsidR="00481634" w:rsidRDefault="00471D70" w:rsidP="00EA5B60">
      <w:pPr>
        <w:bidi/>
      </w:pPr>
      <w:r>
        <w:rPr>
          <w:sz w:val="24"/>
          <w:szCs w:val="24"/>
          <w:rtl/>
        </w:rPr>
        <w:t xml:space="preserve">מחלקה זו יורשת ממחלקת </w:t>
      </w:r>
      <w:r>
        <w:rPr>
          <w:sz w:val="24"/>
          <w:szCs w:val="24"/>
        </w:rPr>
        <w:t>Decode</w:t>
      </w:r>
      <w:r>
        <w:rPr>
          <w:sz w:val="24"/>
          <w:szCs w:val="24"/>
          <w:rtl/>
        </w:rPr>
        <w:t xml:space="preserve"> ומייצגת </w:t>
      </w:r>
      <w:r w:rsidR="00EA5B60">
        <w:rPr>
          <w:rFonts w:hint="cs"/>
          <w:sz w:val="24"/>
          <w:szCs w:val="24"/>
          <w:rtl/>
        </w:rPr>
        <w:t>סוג בעל חיים</w:t>
      </w:r>
      <w:r>
        <w:rPr>
          <w:sz w:val="24"/>
          <w:szCs w:val="24"/>
          <w:rtl/>
        </w:rPr>
        <w:t xml:space="preserve">. הערכים התקינים הם </w:t>
      </w:r>
      <w:r w:rsidR="00EA5B60">
        <w:rPr>
          <w:rFonts w:hint="cs"/>
          <w:sz w:val="24"/>
          <w:szCs w:val="24"/>
          <w:rtl/>
        </w:rPr>
        <w:t>חתול, כלב, דג וציפור</w:t>
      </w:r>
      <w:r>
        <w:rPr>
          <w:sz w:val="24"/>
          <w:szCs w:val="24"/>
          <w:rtl/>
        </w:rPr>
        <w:t>. מחלקה זו לא מכילה תכונות נוספות מעבר לתכונות במחלקת הבסיס.</w:t>
      </w:r>
    </w:p>
    <w:p w:rsidR="00481634" w:rsidRDefault="00481634">
      <w:pPr>
        <w:bidi/>
      </w:pPr>
    </w:p>
    <w:p w:rsidR="00481634" w:rsidRDefault="00471D70" w:rsidP="00EA5B60">
      <w:pPr>
        <w:bidi/>
      </w:pPr>
      <w:r>
        <w:rPr>
          <w:b/>
          <w:sz w:val="24"/>
          <w:szCs w:val="24"/>
          <w:rtl/>
        </w:rPr>
        <w:t xml:space="preserve">מחלקת </w:t>
      </w:r>
      <w:r w:rsidR="00EA5B60">
        <w:rPr>
          <w:b/>
          <w:sz w:val="24"/>
          <w:szCs w:val="24"/>
        </w:rPr>
        <w:t>GenderDecode</w:t>
      </w:r>
    </w:p>
    <w:p w:rsidR="00481634" w:rsidRDefault="00471D70" w:rsidP="00EA5B60">
      <w:pPr>
        <w:bidi/>
      </w:pPr>
      <w:r>
        <w:rPr>
          <w:sz w:val="24"/>
          <w:szCs w:val="24"/>
          <w:rtl/>
        </w:rPr>
        <w:t xml:space="preserve">מחלקה זו יורשת ממחלקת </w:t>
      </w:r>
      <w:r>
        <w:rPr>
          <w:sz w:val="24"/>
          <w:szCs w:val="24"/>
        </w:rPr>
        <w:t>Decode</w:t>
      </w:r>
      <w:r>
        <w:rPr>
          <w:sz w:val="24"/>
          <w:szCs w:val="24"/>
          <w:rtl/>
        </w:rPr>
        <w:t xml:space="preserve"> ומייצגת </w:t>
      </w:r>
      <w:r w:rsidR="00EA5B60">
        <w:rPr>
          <w:rFonts w:hint="cs"/>
          <w:sz w:val="24"/>
          <w:szCs w:val="24"/>
          <w:rtl/>
        </w:rPr>
        <w:t>מגדרי בעלי חיים</w:t>
      </w:r>
      <w:r>
        <w:rPr>
          <w:sz w:val="24"/>
          <w:szCs w:val="24"/>
          <w:rtl/>
        </w:rPr>
        <w:t xml:space="preserve">. הערכים התקינים הם: </w:t>
      </w:r>
      <w:r w:rsidR="00EA5B60">
        <w:rPr>
          <w:rFonts w:hint="cs"/>
          <w:sz w:val="24"/>
          <w:szCs w:val="24"/>
          <w:rtl/>
        </w:rPr>
        <w:t>זכר ונקבה</w:t>
      </w:r>
      <w:r>
        <w:rPr>
          <w:sz w:val="24"/>
          <w:szCs w:val="24"/>
          <w:rtl/>
        </w:rPr>
        <w:t>. מחלקה זו לא מכילה תכונות נוספות מעבר לתכונות במחלקת הבסיס.</w:t>
      </w:r>
    </w:p>
    <w:p w:rsidR="00481634" w:rsidRDefault="00481634">
      <w:pPr>
        <w:bidi/>
      </w:pPr>
    </w:p>
    <w:p w:rsidR="00481634" w:rsidRDefault="00471D70" w:rsidP="00EA5B60">
      <w:pPr>
        <w:bidi/>
        <w:rPr>
          <w:rtl/>
        </w:rPr>
      </w:pPr>
      <w:r>
        <w:rPr>
          <w:b/>
          <w:sz w:val="24"/>
          <w:szCs w:val="24"/>
          <w:rtl/>
        </w:rPr>
        <w:t xml:space="preserve">מחלקת </w:t>
      </w:r>
      <w:r w:rsidR="00EA5B60">
        <w:rPr>
          <w:b/>
          <w:sz w:val="24"/>
          <w:szCs w:val="24"/>
        </w:rPr>
        <w:t>TreatmentTypeDecode</w:t>
      </w:r>
    </w:p>
    <w:p w:rsidR="00481634" w:rsidDel="00C675CE" w:rsidRDefault="00471D70" w:rsidP="00EA5B60">
      <w:pPr>
        <w:bidi/>
        <w:rPr>
          <w:del w:id="271" w:author="Ron Gal" w:date="2017-03-04T17:54:00Z"/>
          <w:rtl/>
        </w:rPr>
      </w:pPr>
      <w:r>
        <w:rPr>
          <w:sz w:val="24"/>
          <w:szCs w:val="24"/>
          <w:rtl/>
        </w:rPr>
        <w:lastRenderedPageBreak/>
        <w:t xml:space="preserve">מחלקה זו יורשת ממחלקת </w:t>
      </w:r>
      <w:r>
        <w:rPr>
          <w:sz w:val="24"/>
          <w:szCs w:val="24"/>
        </w:rPr>
        <w:t>Decode</w:t>
      </w:r>
      <w:r>
        <w:rPr>
          <w:sz w:val="24"/>
          <w:szCs w:val="24"/>
          <w:rtl/>
        </w:rPr>
        <w:t xml:space="preserve"> ומייצגת את סוגי </w:t>
      </w:r>
      <w:r w:rsidR="00EA5B60">
        <w:rPr>
          <w:rFonts w:hint="cs"/>
          <w:sz w:val="24"/>
          <w:szCs w:val="24"/>
          <w:rtl/>
        </w:rPr>
        <w:t>הטיפולים האפשריים</w:t>
      </w:r>
      <w:r>
        <w:rPr>
          <w:sz w:val="24"/>
          <w:szCs w:val="24"/>
          <w:rtl/>
        </w:rPr>
        <w:t xml:space="preserve">. הערכים התקינים הם </w:t>
      </w:r>
      <w:r w:rsidR="00EA5B60">
        <w:rPr>
          <w:rFonts w:hint="cs"/>
          <w:sz w:val="24"/>
          <w:szCs w:val="24"/>
          <w:rtl/>
        </w:rPr>
        <w:t>חיסונים, תרופות וטיפולים כלליים</w:t>
      </w:r>
      <w:r>
        <w:rPr>
          <w:sz w:val="24"/>
          <w:szCs w:val="24"/>
          <w:rtl/>
        </w:rPr>
        <w:t>. מחלקה זו לא מכילה תכונות נוספות מעבר לתכונות במחלקת הבסיס.</w:t>
      </w:r>
      <w:ins w:id="272" w:author="Ron Gal" w:date="2017-03-04T17:54:00Z">
        <w:r w:rsidR="00C675CE">
          <w:rPr>
            <w:rFonts w:hint="cs"/>
            <w:rtl/>
          </w:rPr>
          <w:t xml:space="preserve"> </w:t>
        </w:r>
      </w:ins>
    </w:p>
    <w:p w:rsidR="00C675CE" w:rsidRDefault="00C675CE">
      <w:pPr>
        <w:bidi/>
        <w:rPr>
          <w:ins w:id="273" w:author="Ron Gal" w:date="2017-03-04T17:54:00Z"/>
          <w:rtl/>
        </w:rPr>
        <w:pPrChange w:id="274" w:author="Ron Gal" w:date="2017-03-04T17:54:00Z">
          <w:pPr>
            <w:bidi/>
          </w:pPr>
        </w:pPrChange>
      </w:pPr>
    </w:p>
    <w:p w:rsidR="00C675CE" w:rsidRDefault="00C675CE">
      <w:pPr>
        <w:bidi/>
        <w:rPr>
          <w:ins w:id="275" w:author="Ron Gal" w:date="2017-03-04T17:54:00Z"/>
        </w:rPr>
        <w:pPrChange w:id="276" w:author="Ron Gal" w:date="2017-03-04T17:54:00Z">
          <w:pPr>
            <w:bidi/>
          </w:pPr>
        </w:pPrChange>
      </w:pPr>
    </w:p>
    <w:p w:rsidR="00481634" w:rsidDel="00C675CE" w:rsidRDefault="00471D70">
      <w:pPr>
        <w:bidi/>
        <w:rPr>
          <w:del w:id="277" w:author="Ron Gal" w:date="2017-03-04T17:54:00Z"/>
        </w:rPr>
        <w:pPrChange w:id="278" w:author="Ron Gal" w:date="2017-03-04T17:54:00Z">
          <w:pPr/>
        </w:pPrChange>
      </w:pPr>
      <w:del w:id="279" w:author="Ron Gal" w:date="2017-03-04T17:54:00Z">
        <w:r w:rsidDel="00C675CE">
          <w:br w:type="page"/>
        </w:r>
      </w:del>
    </w:p>
    <w:p w:rsidR="00481634" w:rsidDel="00C675CE" w:rsidRDefault="00481634">
      <w:pPr>
        <w:rPr>
          <w:del w:id="280" w:author="Ron Gal" w:date="2017-03-04T17:54:00Z"/>
        </w:rPr>
        <w:pPrChange w:id="281" w:author="Ron Gal" w:date="2017-03-04T17:54:00Z">
          <w:pPr>
            <w:bidi/>
          </w:pPr>
        </w:pPrChange>
      </w:pPr>
    </w:p>
    <w:p w:rsidR="00481634" w:rsidRDefault="00471D70" w:rsidP="00EA5B60">
      <w:pPr>
        <w:bidi/>
        <w:rPr>
          <w:rtl/>
        </w:rPr>
      </w:pPr>
      <w:r>
        <w:rPr>
          <w:b/>
          <w:sz w:val="24"/>
          <w:szCs w:val="24"/>
          <w:rtl/>
        </w:rPr>
        <w:t xml:space="preserve">מחלקת </w:t>
      </w:r>
      <w:r w:rsidR="00EA5B60">
        <w:rPr>
          <w:rFonts w:hint="cs"/>
          <w:b/>
          <w:sz w:val="24"/>
          <w:szCs w:val="24"/>
        </w:rPr>
        <w:t>A</w:t>
      </w:r>
      <w:r w:rsidR="00EA5B60">
        <w:rPr>
          <w:b/>
          <w:sz w:val="24"/>
          <w:szCs w:val="24"/>
        </w:rPr>
        <w:t>ddress</w:t>
      </w:r>
    </w:p>
    <w:p w:rsidR="00481634" w:rsidRDefault="00471D70" w:rsidP="00094DB5">
      <w:pPr>
        <w:bidi/>
      </w:pPr>
      <w:r>
        <w:rPr>
          <w:sz w:val="24"/>
          <w:szCs w:val="24"/>
          <w:rtl/>
        </w:rPr>
        <w:t xml:space="preserve">מחלקה זו יורשת ממחלקת </w:t>
      </w:r>
      <w:r>
        <w:rPr>
          <w:sz w:val="24"/>
          <w:szCs w:val="24"/>
        </w:rPr>
        <w:t>Entity</w:t>
      </w:r>
      <w:r>
        <w:rPr>
          <w:sz w:val="24"/>
          <w:szCs w:val="24"/>
          <w:rtl/>
        </w:rPr>
        <w:t xml:space="preserve"> ומייצגת </w:t>
      </w:r>
      <w:r w:rsidR="00094DB5">
        <w:rPr>
          <w:rFonts w:hint="cs"/>
          <w:sz w:val="24"/>
          <w:szCs w:val="24"/>
          <w:rtl/>
        </w:rPr>
        <w:t>כתובת</w:t>
      </w:r>
      <w:r>
        <w:rPr>
          <w:sz w:val="24"/>
          <w:szCs w:val="24"/>
          <w:rtl/>
        </w:rPr>
        <w:t xml:space="preserve"> </w:t>
      </w:r>
      <w:r w:rsidR="00094DB5">
        <w:rPr>
          <w:rFonts w:hint="cs"/>
          <w:sz w:val="24"/>
          <w:szCs w:val="24"/>
          <w:rtl/>
        </w:rPr>
        <w:t>ש</w:t>
      </w:r>
      <w:r>
        <w:rPr>
          <w:sz w:val="24"/>
          <w:szCs w:val="24"/>
          <w:rtl/>
        </w:rPr>
        <w:t xml:space="preserve">ל משתמש במערכת. היא מכילה </w:t>
      </w:r>
      <w:r w:rsidR="00094DB5">
        <w:rPr>
          <w:rFonts w:hint="cs"/>
          <w:sz w:val="24"/>
          <w:szCs w:val="24"/>
          <w:rtl/>
        </w:rPr>
        <w:t>מדינה, עיר רחוב ומספר בית</w:t>
      </w:r>
      <w:r>
        <w:rPr>
          <w:sz w:val="24"/>
          <w:szCs w:val="24"/>
          <w:rtl/>
        </w:rPr>
        <w:t>. המחלקה בעלת התכונות הבאות:</w:t>
      </w:r>
    </w:p>
    <w:p w:rsidR="00EA5B60" w:rsidRPr="00EA5B60" w:rsidRDefault="00094DB5" w:rsidP="00EA5B60">
      <w:pPr>
        <w:rPr>
          <w:sz w:val="24"/>
          <w:szCs w:val="24"/>
        </w:rPr>
      </w:pPr>
      <w:r>
        <w:rPr>
          <w:rFonts w:ascii="Consolas" w:hAnsi="Consolas" w:cs="Consolas"/>
          <w:sz w:val="19"/>
          <w:szCs w:val="19"/>
          <w:highlight w:val="white"/>
        </w:rPr>
        <w:t xml:space="preserve">    </w:t>
      </w:r>
      <w:r>
        <w:rPr>
          <w:rFonts w:ascii="Consolas" w:hAnsi="Consolas" w:cs="Consolas"/>
          <w:sz w:val="19"/>
          <w:szCs w:val="19"/>
        </w:rPr>
        <w:t xml:space="preserve"> </w:t>
      </w:r>
      <w:r w:rsidR="00EA5B60" w:rsidRPr="00EA5B60">
        <w:rPr>
          <w:sz w:val="24"/>
          <w:szCs w:val="24"/>
        </w:rPr>
        <w:t>public virtual string Country { get; set; }</w:t>
      </w:r>
    </w:p>
    <w:p w:rsidR="00EA5B60" w:rsidRPr="00EA5B60" w:rsidRDefault="00EA5B60" w:rsidP="00EA5B60">
      <w:pPr>
        <w:rPr>
          <w:sz w:val="24"/>
          <w:szCs w:val="24"/>
        </w:rPr>
      </w:pPr>
      <w:r w:rsidRPr="00EA5B60">
        <w:rPr>
          <w:sz w:val="24"/>
          <w:szCs w:val="24"/>
        </w:rPr>
        <w:t xml:space="preserve">        public virtual string City { get; set; }</w:t>
      </w:r>
    </w:p>
    <w:p w:rsidR="00EA5B60" w:rsidRPr="00EA5B60" w:rsidRDefault="00EA5B60" w:rsidP="00EA5B60">
      <w:pPr>
        <w:rPr>
          <w:sz w:val="24"/>
          <w:szCs w:val="24"/>
        </w:rPr>
      </w:pPr>
      <w:r w:rsidRPr="00EA5B60">
        <w:rPr>
          <w:sz w:val="24"/>
          <w:szCs w:val="24"/>
        </w:rPr>
        <w:t xml:space="preserve">        public virtual string StreetName { get; set; }</w:t>
      </w:r>
    </w:p>
    <w:p w:rsidR="00EA5B60" w:rsidRDefault="00EA5B60" w:rsidP="00EA5B60">
      <w:pPr>
        <w:rPr>
          <w:sz w:val="24"/>
          <w:szCs w:val="24"/>
        </w:rPr>
      </w:pPr>
      <w:r w:rsidRPr="00EA5B60">
        <w:rPr>
          <w:sz w:val="24"/>
          <w:szCs w:val="24"/>
        </w:rPr>
        <w:t xml:space="preserve">        public virtual int StreetNumber { get; set; }</w:t>
      </w:r>
    </w:p>
    <w:p w:rsidR="00481634" w:rsidRDefault="00471D70" w:rsidP="00094DB5">
      <w:pPr>
        <w:bidi/>
      </w:pPr>
      <w:r>
        <w:rPr>
          <w:b/>
          <w:sz w:val="24"/>
          <w:szCs w:val="24"/>
          <w:rtl/>
        </w:rPr>
        <w:t xml:space="preserve">מחלקת </w:t>
      </w:r>
      <w:r w:rsidR="00094DB5">
        <w:rPr>
          <w:b/>
          <w:sz w:val="24"/>
          <w:szCs w:val="24"/>
        </w:rPr>
        <w:t>Animal</w:t>
      </w:r>
    </w:p>
    <w:p w:rsidR="00481634" w:rsidRDefault="00471D70" w:rsidP="00094DB5">
      <w:pPr>
        <w:bidi/>
      </w:pPr>
      <w:r>
        <w:rPr>
          <w:sz w:val="24"/>
          <w:szCs w:val="24"/>
          <w:rtl/>
        </w:rPr>
        <w:t xml:space="preserve">מחלקה זו יורשת ממחלקת </w:t>
      </w:r>
      <w:r>
        <w:rPr>
          <w:sz w:val="24"/>
          <w:szCs w:val="24"/>
        </w:rPr>
        <w:t>Entity</w:t>
      </w:r>
      <w:r>
        <w:rPr>
          <w:sz w:val="24"/>
          <w:szCs w:val="24"/>
          <w:rtl/>
        </w:rPr>
        <w:t xml:space="preserve"> ומייצגת </w:t>
      </w:r>
      <w:r w:rsidR="00094DB5">
        <w:rPr>
          <w:rFonts w:hint="cs"/>
          <w:sz w:val="24"/>
          <w:szCs w:val="24"/>
          <w:rtl/>
        </w:rPr>
        <w:t xml:space="preserve">בעל חיים </w:t>
      </w:r>
      <w:r>
        <w:rPr>
          <w:sz w:val="24"/>
          <w:szCs w:val="24"/>
          <w:rtl/>
        </w:rPr>
        <w:t xml:space="preserve">במערכת. היא מכילה את שם </w:t>
      </w:r>
      <w:r w:rsidR="00094DB5">
        <w:rPr>
          <w:rFonts w:hint="cs"/>
          <w:sz w:val="24"/>
          <w:szCs w:val="24"/>
          <w:rtl/>
        </w:rPr>
        <w:t>בעל החיים</w:t>
      </w:r>
      <w:r>
        <w:rPr>
          <w:sz w:val="24"/>
          <w:szCs w:val="24"/>
          <w:rtl/>
        </w:rPr>
        <w:t xml:space="preserve">, </w:t>
      </w:r>
      <w:r w:rsidR="00094DB5">
        <w:rPr>
          <w:rFonts w:hint="cs"/>
          <w:sz w:val="24"/>
          <w:szCs w:val="24"/>
          <w:rtl/>
        </w:rPr>
        <w:t>הפנייה לבעלים, הפנייה לרופא, הפנייה למגדר, הפנייה לסוג, משקל, צבע, הערות, תאריך ביקור הבא, תאריך לידה, רשימת מדידות ורשימת טיפולים</w:t>
      </w:r>
      <w:r>
        <w:rPr>
          <w:sz w:val="24"/>
          <w:szCs w:val="24"/>
          <w:rtl/>
        </w:rPr>
        <w:t>. היא בעלת התכונות הבאות:</w:t>
      </w:r>
    </w:p>
    <w:p w:rsidR="00481634" w:rsidRDefault="00481634"/>
    <w:p w:rsidR="00094DB5" w:rsidRPr="00094DB5" w:rsidRDefault="00094DB5" w:rsidP="00094DB5">
      <w:pPr>
        <w:rPr>
          <w:sz w:val="24"/>
          <w:szCs w:val="24"/>
        </w:rPr>
      </w:pPr>
      <w:r w:rsidRPr="00094DB5">
        <w:rPr>
          <w:sz w:val="24"/>
          <w:szCs w:val="24"/>
        </w:rPr>
        <w:t xml:space="preserve">        public virtual string Name { get; set; }</w:t>
      </w:r>
    </w:p>
    <w:p w:rsidR="00094DB5" w:rsidRPr="00094DB5" w:rsidRDefault="00094DB5" w:rsidP="00094DB5">
      <w:pPr>
        <w:rPr>
          <w:sz w:val="24"/>
          <w:szCs w:val="24"/>
        </w:rPr>
      </w:pPr>
      <w:r w:rsidRPr="00094DB5">
        <w:rPr>
          <w:sz w:val="24"/>
          <w:szCs w:val="24"/>
        </w:rPr>
        <w:t xml:space="preserve">        public virtual Owner Owner { get; set; }</w:t>
      </w:r>
    </w:p>
    <w:p w:rsidR="00094DB5" w:rsidRPr="00094DB5" w:rsidRDefault="00094DB5" w:rsidP="00094DB5">
      <w:pPr>
        <w:rPr>
          <w:sz w:val="24"/>
          <w:szCs w:val="24"/>
        </w:rPr>
      </w:pPr>
      <w:r w:rsidRPr="00094DB5">
        <w:rPr>
          <w:sz w:val="24"/>
          <w:szCs w:val="24"/>
        </w:rPr>
        <w:t xml:space="preserve">        public virtual IList&lt;TreatmentReport&gt; Orders { get; set; }</w:t>
      </w:r>
    </w:p>
    <w:p w:rsidR="00094DB5" w:rsidRPr="00094DB5" w:rsidRDefault="00094DB5" w:rsidP="00094DB5">
      <w:pPr>
        <w:rPr>
          <w:sz w:val="24"/>
          <w:szCs w:val="24"/>
        </w:rPr>
      </w:pPr>
      <w:r w:rsidRPr="00094DB5">
        <w:rPr>
          <w:sz w:val="24"/>
          <w:szCs w:val="24"/>
        </w:rPr>
        <w:t xml:space="preserve">        public virtual Doctor Doctor { get; set; }</w:t>
      </w:r>
    </w:p>
    <w:p w:rsidR="00094DB5" w:rsidRPr="00094DB5" w:rsidRDefault="00094DB5" w:rsidP="00094DB5">
      <w:pPr>
        <w:rPr>
          <w:sz w:val="24"/>
          <w:szCs w:val="24"/>
        </w:rPr>
      </w:pPr>
      <w:r w:rsidRPr="00094DB5">
        <w:rPr>
          <w:sz w:val="24"/>
          <w:szCs w:val="24"/>
        </w:rPr>
        <w:t xml:space="preserve">        public virtual IList&lt;AnimalMeasurements&gt; AnimalMeasurements { get; set; }</w:t>
      </w:r>
    </w:p>
    <w:p w:rsidR="00094DB5" w:rsidRPr="00094DB5" w:rsidRDefault="00094DB5" w:rsidP="00094DB5">
      <w:pPr>
        <w:rPr>
          <w:sz w:val="24"/>
          <w:szCs w:val="24"/>
        </w:rPr>
      </w:pPr>
      <w:r w:rsidRPr="00094DB5">
        <w:rPr>
          <w:sz w:val="24"/>
          <w:szCs w:val="24"/>
        </w:rPr>
        <w:t xml:space="preserve">        public virtual DateTime DateOfBirth { get; set; }</w:t>
      </w:r>
    </w:p>
    <w:p w:rsidR="00094DB5" w:rsidRPr="00094DB5" w:rsidRDefault="00094DB5" w:rsidP="00094DB5">
      <w:pPr>
        <w:rPr>
          <w:sz w:val="24"/>
          <w:szCs w:val="24"/>
        </w:rPr>
      </w:pPr>
      <w:r w:rsidRPr="00094DB5">
        <w:rPr>
          <w:sz w:val="24"/>
          <w:szCs w:val="24"/>
        </w:rPr>
        <w:t xml:space="preserve">        public virtual GenderDecode Gender { get; set; }</w:t>
      </w:r>
    </w:p>
    <w:p w:rsidR="00094DB5" w:rsidRPr="00094DB5" w:rsidRDefault="00094DB5" w:rsidP="00094DB5">
      <w:pPr>
        <w:rPr>
          <w:sz w:val="24"/>
          <w:szCs w:val="24"/>
        </w:rPr>
      </w:pPr>
      <w:r w:rsidRPr="00094DB5">
        <w:rPr>
          <w:sz w:val="24"/>
          <w:szCs w:val="24"/>
        </w:rPr>
        <w:t xml:space="preserve">        public virtual double Weight { get; set; }</w:t>
      </w:r>
    </w:p>
    <w:p w:rsidR="00094DB5" w:rsidRPr="00094DB5" w:rsidRDefault="00094DB5" w:rsidP="00094DB5">
      <w:pPr>
        <w:rPr>
          <w:sz w:val="24"/>
          <w:szCs w:val="24"/>
        </w:rPr>
      </w:pPr>
      <w:r w:rsidRPr="00094DB5">
        <w:rPr>
          <w:sz w:val="24"/>
          <w:szCs w:val="24"/>
        </w:rPr>
        <w:t xml:space="preserve">        public virtual AnimalTypeDecode Type { get; set; }</w:t>
      </w:r>
    </w:p>
    <w:p w:rsidR="00094DB5" w:rsidRPr="00094DB5" w:rsidRDefault="00094DB5" w:rsidP="00094DB5">
      <w:pPr>
        <w:rPr>
          <w:sz w:val="24"/>
          <w:szCs w:val="24"/>
        </w:rPr>
      </w:pPr>
      <w:r w:rsidRPr="00094DB5">
        <w:rPr>
          <w:sz w:val="24"/>
          <w:szCs w:val="24"/>
        </w:rPr>
        <w:t xml:space="preserve">        public virtual string Notes { get; set; }</w:t>
      </w:r>
    </w:p>
    <w:p w:rsidR="00094DB5" w:rsidRPr="00094DB5" w:rsidRDefault="00094DB5" w:rsidP="00094DB5">
      <w:pPr>
        <w:rPr>
          <w:sz w:val="24"/>
          <w:szCs w:val="24"/>
        </w:rPr>
      </w:pPr>
      <w:r w:rsidRPr="00094DB5">
        <w:rPr>
          <w:sz w:val="24"/>
          <w:szCs w:val="24"/>
        </w:rPr>
        <w:t xml:space="preserve">        public virtual string ChipNumber { get; set; }</w:t>
      </w:r>
    </w:p>
    <w:p w:rsidR="00094DB5" w:rsidRPr="00094DB5" w:rsidRDefault="00094DB5" w:rsidP="00094DB5">
      <w:pPr>
        <w:rPr>
          <w:sz w:val="24"/>
          <w:szCs w:val="24"/>
        </w:rPr>
      </w:pPr>
      <w:r w:rsidRPr="00094DB5">
        <w:rPr>
          <w:sz w:val="24"/>
          <w:szCs w:val="24"/>
        </w:rPr>
        <w:t xml:space="preserve">        public virtual string Color { get; set; }</w:t>
      </w:r>
    </w:p>
    <w:p w:rsidR="00094DB5" w:rsidRPr="00094DB5" w:rsidRDefault="00094DB5" w:rsidP="00094DB5">
      <w:pPr>
        <w:rPr>
          <w:sz w:val="24"/>
          <w:szCs w:val="24"/>
        </w:rPr>
      </w:pPr>
      <w:r w:rsidRPr="00094DB5">
        <w:rPr>
          <w:sz w:val="24"/>
          <w:szCs w:val="24"/>
        </w:rPr>
        <w:t xml:space="preserve">        public virtual DateTime? DateNextVisit { get; set; }</w:t>
      </w:r>
    </w:p>
    <w:p w:rsidR="00481634" w:rsidRDefault="00471D70" w:rsidP="00094DB5">
      <w:pPr>
        <w:bidi/>
      </w:pPr>
      <w:r>
        <w:rPr>
          <w:b/>
          <w:sz w:val="24"/>
          <w:szCs w:val="24"/>
          <w:rtl/>
        </w:rPr>
        <w:t xml:space="preserve">מחלקת </w:t>
      </w:r>
      <w:r w:rsidR="00094DB5" w:rsidRPr="00094DB5">
        <w:rPr>
          <w:b/>
          <w:sz w:val="24"/>
          <w:szCs w:val="24"/>
        </w:rPr>
        <w:t>AnimalMeasurements</w:t>
      </w:r>
    </w:p>
    <w:p w:rsidR="00481634" w:rsidRDefault="00471D70" w:rsidP="00094DB5">
      <w:pPr>
        <w:bidi/>
      </w:pPr>
      <w:r>
        <w:rPr>
          <w:sz w:val="24"/>
          <w:szCs w:val="24"/>
          <w:rtl/>
        </w:rPr>
        <w:t xml:space="preserve">מחלקה זו יורשת ממחלקת </w:t>
      </w:r>
      <w:r>
        <w:rPr>
          <w:sz w:val="24"/>
          <w:szCs w:val="24"/>
        </w:rPr>
        <w:t>Entity</w:t>
      </w:r>
      <w:r>
        <w:rPr>
          <w:sz w:val="24"/>
          <w:szCs w:val="24"/>
          <w:rtl/>
        </w:rPr>
        <w:t xml:space="preserve"> ומייצגת </w:t>
      </w:r>
      <w:r w:rsidR="00094DB5">
        <w:rPr>
          <w:rFonts w:hint="cs"/>
          <w:sz w:val="24"/>
          <w:szCs w:val="24"/>
          <w:rtl/>
        </w:rPr>
        <w:t>מדידה</w:t>
      </w:r>
      <w:r>
        <w:rPr>
          <w:sz w:val="24"/>
          <w:szCs w:val="24"/>
          <w:rtl/>
        </w:rPr>
        <w:t xml:space="preserve"> של </w:t>
      </w:r>
      <w:r w:rsidR="00094DB5">
        <w:rPr>
          <w:rFonts w:hint="cs"/>
          <w:sz w:val="24"/>
          <w:szCs w:val="24"/>
          <w:rtl/>
        </w:rPr>
        <w:t>בעל חיים כפי שבוצעה במהלך טיפול</w:t>
      </w:r>
      <w:r>
        <w:rPr>
          <w:sz w:val="24"/>
          <w:szCs w:val="24"/>
          <w:rtl/>
        </w:rPr>
        <w:t>.</w:t>
      </w:r>
      <w:r w:rsidR="00094DB5">
        <w:rPr>
          <w:rFonts w:hint="cs"/>
          <w:sz w:val="24"/>
          <w:szCs w:val="24"/>
          <w:rtl/>
        </w:rPr>
        <w:t xml:space="preserve"> היא מכילה דופק, משקל, לחץ דם סיסטולי, לחץ דם דיאסטולי, טמפרטורה והפנייה לטיפול המכיל</w:t>
      </w:r>
      <w:r>
        <w:rPr>
          <w:sz w:val="24"/>
          <w:szCs w:val="24"/>
          <w:rtl/>
        </w:rPr>
        <w:t>. המחלקה בעלת התכונות הבאות:</w:t>
      </w:r>
    </w:p>
    <w:p w:rsidR="00481634" w:rsidRDefault="00481634"/>
    <w:p w:rsidR="00094DB5" w:rsidRPr="00094DB5" w:rsidRDefault="00094DB5" w:rsidP="00094DB5">
      <w:pPr>
        <w:rPr>
          <w:sz w:val="24"/>
          <w:szCs w:val="24"/>
        </w:rPr>
      </w:pPr>
      <w:r w:rsidRPr="00094DB5">
        <w:rPr>
          <w:sz w:val="24"/>
          <w:szCs w:val="24"/>
        </w:rPr>
        <w:t xml:space="preserve">        public virtual TreatmentReport ContainingTreatment { get; set; }</w:t>
      </w:r>
    </w:p>
    <w:p w:rsidR="00094DB5" w:rsidRPr="00094DB5" w:rsidRDefault="00094DB5" w:rsidP="00094DB5">
      <w:pPr>
        <w:rPr>
          <w:sz w:val="24"/>
          <w:szCs w:val="24"/>
        </w:rPr>
      </w:pPr>
      <w:r w:rsidRPr="00094DB5">
        <w:rPr>
          <w:sz w:val="24"/>
          <w:szCs w:val="24"/>
        </w:rPr>
        <w:t xml:space="preserve">        public virtual int Pulse { get; set; }</w:t>
      </w:r>
    </w:p>
    <w:p w:rsidR="00094DB5" w:rsidRPr="00094DB5" w:rsidRDefault="00094DB5" w:rsidP="00094DB5">
      <w:pPr>
        <w:rPr>
          <w:sz w:val="24"/>
          <w:szCs w:val="24"/>
        </w:rPr>
      </w:pPr>
      <w:r w:rsidRPr="00094DB5">
        <w:rPr>
          <w:sz w:val="24"/>
          <w:szCs w:val="24"/>
        </w:rPr>
        <w:t xml:space="preserve">        public virtual double Temperature { get; set; }</w:t>
      </w:r>
    </w:p>
    <w:p w:rsidR="00094DB5" w:rsidRPr="00094DB5" w:rsidRDefault="00094DB5" w:rsidP="00094DB5">
      <w:pPr>
        <w:rPr>
          <w:sz w:val="24"/>
          <w:szCs w:val="24"/>
        </w:rPr>
      </w:pPr>
      <w:r w:rsidRPr="00094DB5">
        <w:rPr>
          <w:sz w:val="24"/>
          <w:szCs w:val="24"/>
        </w:rPr>
        <w:t xml:space="preserve">        public virtual double Weight { get; set; }</w:t>
      </w:r>
    </w:p>
    <w:p w:rsidR="00094DB5" w:rsidRPr="00094DB5" w:rsidRDefault="00094DB5" w:rsidP="00094DB5">
      <w:pPr>
        <w:rPr>
          <w:sz w:val="24"/>
          <w:szCs w:val="24"/>
        </w:rPr>
      </w:pPr>
      <w:r w:rsidRPr="00094DB5">
        <w:rPr>
          <w:sz w:val="24"/>
          <w:szCs w:val="24"/>
        </w:rPr>
        <w:t xml:space="preserve">        public virtual int SystolicBloodPressure { get; set; }</w:t>
      </w:r>
    </w:p>
    <w:p w:rsidR="00481634" w:rsidRPr="00094DB5" w:rsidRDefault="00094DB5" w:rsidP="00094DB5">
      <w:pPr>
        <w:rPr>
          <w:sz w:val="24"/>
          <w:szCs w:val="24"/>
        </w:rPr>
      </w:pPr>
      <w:r w:rsidRPr="00094DB5">
        <w:rPr>
          <w:sz w:val="24"/>
          <w:szCs w:val="24"/>
        </w:rPr>
        <w:t xml:space="preserve">        public virtual int DiastolicBloodPressure { get; set; }</w:t>
      </w:r>
    </w:p>
    <w:p w:rsidR="00481634" w:rsidRDefault="00471D70" w:rsidP="00094DB5">
      <w:pPr>
        <w:bidi/>
      </w:pPr>
      <w:r>
        <w:rPr>
          <w:b/>
          <w:sz w:val="24"/>
          <w:szCs w:val="24"/>
          <w:rtl/>
        </w:rPr>
        <w:t xml:space="preserve">מחלקת </w:t>
      </w:r>
      <w:r w:rsidR="00094DB5" w:rsidRPr="00094DB5">
        <w:rPr>
          <w:b/>
          <w:sz w:val="24"/>
          <w:szCs w:val="24"/>
        </w:rPr>
        <w:t>Recommendation</w:t>
      </w:r>
    </w:p>
    <w:p w:rsidR="00481634" w:rsidRDefault="00471D70" w:rsidP="00094DB5">
      <w:pPr>
        <w:bidi/>
      </w:pPr>
      <w:r>
        <w:rPr>
          <w:sz w:val="24"/>
          <w:szCs w:val="24"/>
          <w:rtl/>
        </w:rPr>
        <w:lastRenderedPageBreak/>
        <w:t xml:space="preserve">מחלקה זו יורשת ממחלקת </w:t>
      </w:r>
      <w:r>
        <w:rPr>
          <w:sz w:val="24"/>
          <w:szCs w:val="24"/>
        </w:rPr>
        <w:t>Entity</w:t>
      </w:r>
      <w:r>
        <w:rPr>
          <w:sz w:val="24"/>
          <w:szCs w:val="24"/>
          <w:rtl/>
        </w:rPr>
        <w:t xml:space="preserve"> ומייצגת </w:t>
      </w:r>
      <w:r w:rsidR="00094DB5">
        <w:rPr>
          <w:rFonts w:hint="cs"/>
          <w:sz w:val="24"/>
          <w:szCs w:val="24"/>
          <w:rtl/>
        </w:rPr>
        <w:t>המלצה על וטרינר</w:t>
      </w:r>
      <w:r>
        <w:rPr>
          <w:sz w:val="24"/>
          <w:szCs w:val="24"/>
          <w:rtl/>
        </w:rPr>
        <w:t xml:space="preserve">. היא מכילה את תאריך </w:t>
      </w:r>
      <w:r w:rsidR="00094DB5">
        <w:rPr>
          <w:rFonts w:hint="cs"/>
          <w:sz w:val="24"/>
          <w:szCs w:val="24"/>
          <w:rtl/>
        </w:rPr>
        <w:t>ההמלצה</w:t>
      </w:r>
      <w:r>
        <w:rPr>
          <w:sz w:val="24"/>
          <w:szCs w:val="24"/>
          <w:rtl/>
        </w:rPr>
        <w:t>, הפנייה ל</w:t>
      </w:r>
      <w:r w:rsidR="00094DB5">
        <w:rPr>
          <w:rFonts w:hint="cs"/>
          <w:sz w:val="24"/>
          <w:szCs w:val="24"/>
          <w:rtl/>
        </w:rPr>
        <w:t>בעלים הממליץ</w:t>
      </w:r>
      <w:r>
        <w:rPr>
          <w:sz w:val="24"/>
          <w:szCs w:val="24"/>
          <w:rtl/>
        </w:rPr>
        <w:t xml:space="preserve">, </w:t>
      </w:r>
      <w:r w:rsidR="00094DB5">
        <w:rPr>
          <w:rFonts w:hint="cs"/>
          <w:sz w:val="24"/>
          <w:szCs w:val="24"/>
          <w:rtl/>
        </w:rPr>
        <w:t>ותוכן ההמלצה</w:t>
      </w:r>
      <w:r>
        <w:rPr>
          <w:sz w:val="24"/>
          <w:szCs w:val="24"/>
          <w:rtl/>
        </w:rPr>
        <w:t>. המחלקה מכילה את התכונות הבאות:</w:t>
      </w:r>
    </w:p>
    <w:p w:rsidR="00094DB5" w:rsidRPr="00094DB5" w:rsidRDefault="00094DB5" w:rsidP="00094DB5">
      <w:pPr>
        <w:rPr>
          <w:sz w:val="24"/>
          <w:szCs w:val="24"/>
        </w:rPr>
      </w:pPr>
      <w:r>
        <w:rPr>
          <w:rFonts w:ascii="Consolas" w:hAnsi="Consolas" w:cs="Consolas"/>
          <w:sz w:val="19"/>
          <w:szCs w:val="19"/>
          <w:highlight w:val="white"/>
        </w:rPr>
        <w:t xml:space="preserve">     </w:t>
      </w:r>
      <w:r w:rsidRPr="00094DB5">
        <w:rPr>
          <w:sz w:val="24"/>
          <w:szCs w:val="24"/>
        </w:rPr>
        <w:t>public virtual Owner Owner { get; set; }</w:t>
      </w:r>
    </w:p>
    <w:p w:rsidR="00094DB5" w:rsidRPr="00094DB5" w:rsidRDefault="00094DB5" w:rsidP="00094DB5">
      <w:pPr>
        <w:rPr>
          <w:sz w:val="24"/>
          <w:szCs w:val="24"/>
        </w:rPr>
      </w:pPr>
      <w:r w:rsidRPr="00094DB5">
        <w:rPr>
          <w:sz w:val="24"/>
          <w:szCs w:val="24"/>
        </w:rPr>
        <w:t xml:space="preserve">        public virtual string Text{ get; set; }</w:t>
      </w:r>
    </w:p>
    <w:p w:rsidR="00094DB5" w:rsidRPr="00094DB5" w:rsidRDefault="00094DB5" w:rsidP="00094DB5">
      <w:pPr>
        <w:rPr>
          <w:sz w:val="24"/>
          <w:szCs w:val="24"/>
        </w:rPr>
      </w:pPr>
      <w:r w:rsidRPr="00094DB5">
        <w:rPr>
          <w:sz w:val="24"/>
          <w:szCs w:val="24"/>
        </w:rPr>
        <w:t xml:space="preserve">        public virtual DateTime Date { get; set; }</w:t>
      </w:r>
    </w:p>
    <w:p w:rsidR="00481634" w:rsidRDefault="00471D70" w:rsidP="00094DB5">
      <w:pPr>
        <w:bidi/>
        <w:rPr>
          <w:rtl/>
        </w:rPr>
      </w:pPr>
      <w:r>
        <w:rPr>
          <w:b/>
          <w:sz w:val="24"/>
          <w:szCs w:val="24"/>
          <w:rtl/>
        </w:rPr>
        <w:t xml:space="preserve">מחלקת </w:t>
      </w:r>
      <w:r w:rsidR="00094DB5" w:rsidRPr="00094DB5">
        <w:rPr>
          <w:b/>
          <w:sz w:val="24"/>
          <w:szCs w:val="24"/>
        </w:rPr>
        <w:t>Treatment</w:t>
      </w:r>
    </w:p>
    <w:p w:rsidR="00481634" w:rsidRDefault="00471D70" w:rsidP="00094DB5">
      <w:pPr>
        <w:bidi/>
      </w:pPr>
      <w:r>
        <w:rPr>
          <w:sz w:val="24"/>
          <w:szCs w:val="24"/>
          <w:rtl/>
        </w:rPr>
        <w:t xml:space="preserve">מחלקה זו יורשת ממחלקת </w:t>
      </w:r>
      <w:r>
        <w:rPr>
          <w:sz w:val="24"/>
          <w:szCs w:val="24"/>
        </w:rPr>
        <w:t>Entity</w:t>
      </w:r>
      <w:r>
        <w:rPr>
          <w:sz w:val="24"/>
          <w:szCs w:val="24"/>
          <w:rtl/>
        </w:rPr>
        <w:t xml:space="preserve"> ומייצגת </w:t>
      </w:r>
      <w:r w:rsidR="00094DB5">
        <w:rPr>
          <w:rFonts w:hint="cs"/>
          <w:sz w:val="24"/>
          <w:szCs w:val="24"/>
          <w:rtl/>
        </w:rPr>
        <w:t>טיפול שבוצע</w:t>
      </w:r>
      <w:r>
        <w:rPr>
          <w:sz w:val="24"/>
          <w:szCs w:val="24"/>
          <w:rtl/>
        </w:rPr>
        <w:t xml:space="preserve">. היא מכילה </w:t>
      </w:r>
      <w:r w:rsidR="00094DB5">
        <w:rPr>
          <w:rFonts w:hint="cs"/>
          <w:sz w:val="24"/>
          <w:szCs w:val="24"/>
          <w:rtl/>
        </w:rPr>
        <w:t>שם הטיפול, מחיר הטיפול, מינון הטיפול (במידה ומדובר בתרופה), סוג הטיפול ו</w:t>
      </w:r>
      <w:r w:rsidR="005B4BA2">
        <w:rPr>
          <w:rFonts w:hint="cs"/>
          <w:sz w:val="24"/>
          <w:szCs w:val="24"/>
          <w:rtl/>
        </w:rPr>
        <w:t xml:space="preserve">דו"ח </w:t>
      </w:r>
      <w:r w:rsidR="00094DB5">
        <w:rPr>
          <w:rFonts w:hint="cs"/>
          <w:sz w:val="24"/>
          <w:szCs w:val="24"/>
          <w:rtl/>
        </w:rPr>
        <w:t>טיפול מכיל</w:t>
      </w:r>
      <w:r>
        <w:rPr>
          <w:sz w:val="24"/>
          <w:szCs w:val="24"/>
          <w:rtl/>
        </w:rPr>
        <w:t>. המחלקה בעלת התכונות הבאות:</w:t>
      </w:r>
    </w:p>
    <w:p w:rsidR="00481634" w:rsidRDefault="00481634"/>
    <w:p w:rsidR="00094DB5" w:rsidRPr="00094DB5" w:rsidRDefault="00094DB5" w:rsidP="00094DB5">
      <w:pPr>
        <w:autoSpaceDE w:val="0"/>
        <w:autoSpaceDN w:val="0"/>
        <w:adjustRightInd w:val="0"/>
        <w:spacing w:line="240" w:lineRule="auto"/>
        <w:rPr>
          <w:sz w:val="24"/>
          <w:szCs w:val="24"/>
        </w:rPr>
      </w:pPr>
      <w:r w:rsidRPr="00094DB5">
        <w:rPr>
          <w:sz w:val="24"/>
          <w:szCs w:val="24"/>
        </w:rPr>
        <w:t>public virtual string Name { get; set; }</w:t>
      </w:r>
    </w:p>
    <w:p w:rsidR="00094DB5" w:rsidRPr="00094DB5" w:rsidRDefault="00094DB5" w:rsidP="00094DB5">
      <w:pPr>
        <w:autoSpaceDE w:val="0"/>
        <w:autoSpaceDN w:val="0"/>
        <w:adjustRightInd w:val="0"/>
        <w:spacing w:line="240" w:lineRule="auto"/>
        <w:rPr>
          <w:sz w:val="24"/>
          <w:szCs w:val="24"/>
        </w:rPr>
      </w:pPr>
      <w:r w:rsidRPr="00094DB5">
        <w:rPr>
          <w:sz w:val="24"/>
          <w:szCs w:val="24"/>
        </w:rPr>
        <w:t>public virtual string Dose{ get; set; }</w:t>
      </w:r>
    </w:p>
    <w:p w:rsidR="00094DB5" w:rsidRPr="00094DB5" w:rsidRDefault="00094DB5" w:rsidP="00094DB5">
      <w:pPr>
        <w:autoSpaceDE w:val="0"/>
        <w:autoSpaceDN w:val="0"/>
        <w:adjustRightInd w:val="0"/>
        <w:spacing w:line="240" w:lineRule="auto"/>
        <w:rPr>
          <w:sz w:val="24"/>
          <w:szCs w:val="24"/>
        </w:rPr>
      </w:pPr>
      <w:r w:rsidRPr="00094DB5">
        <w:rPr>
          <w:sz w:val="24"/>
          <w:szCs w:val="24"/>
        </w:rPr>
        <w:t>public virtual double Price { get; set; }</w:t>
      </w:r>
    </w:p>
    <w:p w:rsidR="00094DB5" w:rsidRPr="00094DB5" w:rsidRDefault="00094DB5" w:rsidP="00094DB5">
      <w:pPr>
        <w:autoSpaceDE w:val="0"/>
        <w:autoSpaceDN w:val="0"/>
        <w:adjustRightInd w:val="0"/>
        <w:spacing w:line="240" w:lineRule="auto"/>
        <w:rPr>
          <w:sz w:val="24"/>
          <w:szCs w:val="24"/>
        </w:rPr>
      </w:pPr>
      <w:r w:rsidRPr="00094DB5">
        <w:rPr>
          <w:sz w:val="24"/>
          <w:szCs w:val="24"/>
        </w:rPr>
        <w:t>public virtual TreatmentTypeDecode Type { get; set; }</w:t>
      </w:r>
    </w:p>
    <w:p w:rsidR="00481634" w:rsidRPr="00094DB5" w:rsidRDefault="00094DB5" w:rsidP="00094DB5">
      <w:pPr>
        <w:rPr>
          <w:sz w:val="24"/>
          <w:szCs w:val="24"/>
        </w:rPr>
      </w:pPr>
      <w:r w:rsidRPr="00094DB5">
        <w:rPr>
          <w:sz w:val="24"/>
          <w:szCs w:val="24"/>
        </w:rPr>
        <w:t>public virtual TreatmentReport ContainingTreatment { get; set; }</w:t>
      </w:r>
    </w:p>
    <w:p w:rsidR="00481634" w:rsidRDefault="00481634"/>
    <w:p w:rsidR="004674E5" w:rsidRDefault="004674E5" w:rsidP="004674E5">
      <w:pPr>
        <w:bidi/>
        <w:rPr>
          <w:rtl/>
        </w:rPr>
      </w:pPr>
      <w:r>
        <w:rPr>
          <w:b/>
          <w:sz w:val="24"/>
          <w:szCs w:val="24"/>
          <w:rtl/>
        </w:rPr>
        <w:t xml:space="preserve">מחלקת </w:t>
      </w:r>
      <w:r w:rsidRPr="004674E5">
        <w:rPr>
          <w:b/>
          <w:sz w:val="24"/>
          <w:szCs w:val="24"/>
        </w:rPr>
        <w:t>TreatmentReport</w:t>
      </w:r>
    </w:p>
    <w:p w:rsidR="004674E5" w:rsidRDefault="004674E5" w:rsidP="005B4BA2">
      <w:pPr>
        <w:bidi/>
      </w:pPr>
      <w:r>
        <w:rPr>
          <w:sz w:val="24"/>
          <w:szCs w:val="24"/>
          <w:rtl/>
        </w:rPr>
        <w:t xml:space="preserve">מחלקה זו יורשת ממחלקת </w:t>
      </w:r>
      <w:r>
        <w:rPr>
          <w:sz w:val="24"/>
          <w:szCs w:val="24"/>
        </w:rPr>
        <w:t>Entity</w:t>
      </w:r>
      <w:r>
        <w:rPr>
          <w:sz w:val="24"/>
          <w:szCs w:val="24"/>
          <w:rtl/>
        </w:rPr>
        <w:t xml:space="preserve"> ומייצגת </w:t>
      </w:r>
      <w:r>
        <w:rPr>
          <w:rFonts w:hint="cs"/>
          <w:sz w:val="24"/>
          <w:szCs w:val="24"/>
          <w:rtl/>
        </w:rPr>
        <w:t>דו"ח טיפול שבוצע</w:t>
      </w:r>
      <w:r>
        <w:rPr>
          <w:sz w:val="24"/>
          <w:szCs w:val="24"/>
          <w:rtl/>
        </w:rPr>
        <w:t>.</w:t>
      </w:r>
      <w:r w:rsidR="005B4BA2">
        <w:rPr>
          <w:rFonts w:hint="cs"/>
          <w:sz w:val="24"/>
          <w:szCs w:val="24"/>
          <w:rtl/>
        </w:rPr>
        <w:t xml:space="preserve"> היא מכילה רופא, בעל חיים, מדידות שבוצעו של בעל החיים, רשימת טיפולים, מחיר כולל, תאריך וסיכום טיפול</w:t>
      </w:r>
      <w:r>
        <w:rPr>
          <w:sz w:val="24"/>
          <w:szCs w:val="24"/>
          <w:rtl/>
        </w:rPr>
        <w:t>. המחלקה בעלת התכונות הבאות:</w:t>
      </w:r>
    </w:p>
    <w:p w:rsidR="004674E5" w:rsidRDefault="004674E5" w:rsidP="004674E5"/>
    <w:p w:rsidR="004674E5" w:rsidRPr="004674E5" w:rsidRDefault="004674E5" w:rsidP="004674E5">
      <w:pPr>
        <w:autoSpaceDE w:val="0"/>
        <w:autoSpaceDN w:val="0"/>
        <w:adjustRightInd w:val="0"/>
        <w:spacing w:line="240" w:lineRule="auto"/>
        <w:rPr>
          <w:sz w:val="24"/>
          <w:szCs w:val="24"/>
        </w:rPr>
      </w:pPr>
      <w:r w:rsidRPr="004674E5">
        <w:rPr>
          <w:sz w:val="24"/>
          <w:szCs w:val="24"/>
        </w:rPr>
        <w:t xml:space="preserve">        public virtual Doctor Doctor { get; set; }</w:t>
      </w:r>
    </w:p>
    <w:p w:rsidR="004674E5" w:rsidRPr="004674E5" w:rsidRDefault="004674E5" w:rsidP="004674E5">
      <w:pPr>
        <w:autoSpaceDE w:val="0"/>
        <w:autoSpaceDN w:val="0"/>
        <w:adjustRightInd w:val="0"/>
        <w:spacing w:line="240" w:lineRule="auto"/>
        <w:rPr>
          <w:sz w:val="24"/>
          <w:szCs w:val="24"/>
        </w:rPr>
      </w:pPr>
      <w:r w:rsidRPr="004674E5">
        <w:rPr>
          <w:sz w:val="24"/>
          <w:szCs w:val="24"/>
        </w:rPr>
        <w:t xml:space="preserve">        public virtual Animal Animal { get; set; }</w:t>
      </w:r>
    </w:p>
    <w:p w:rsidR="004674E5" w:rsidRPr="004674E5" w:rsidRDefault="004674E5" w:rsidP="004674E5">
      <w:pPr>
        <w:autoSpaceDE w:val="0"/>
        <w:autoSpaceDN w:val="0"/>
        <w:adjustRightInd w:val="0"/>
        <w:spacing w:line="240" w:lineRule="auto"/>
        <w:rPr>
          <w:sz w:val="24"/>
          <w:szCs w:val="24"/>
        </w:rPr>
      </w:pPr>
      <w:r w:rsidRPr="004674E5">
        <w:rPr>
          <w:sz w:val="24"/>
          <w:szCs w:val="24"/>
        </w:rPr>
        <w:t xml:space="preserve">        public virtual AnimalMeasurements AnimalMeasurements { get; set; }</w:t>
      </w:r>
    </w:p>
    <w:p w:rsidR="004674E5" w:rsidRPr="004674E5" w:rsidRDefault="004674E5" w:rsidP="004674E5">
      <w:pPr>
        <w:autoSpaceDE w:val="0"/>
        <w:autoSpaceDN w:val="0"/>
        <w:adjustRightInd w:val="0"/>
        <w:spacing w:line="240" w:lineRule="auto"/>
        <w:rPr>
          <w:sz w:val="24"/>
          <w:szCs w:val="24"/>
        </w:rPr>
      </w:pPr>
      <w:r w:rsidRPr="004674E5">
        <w:rPr>
          <w:sz w:val="24"/>
          <w:szCs w:val="24"/>
        </w:rPr>
        <w:t xml:space="preserve">        public virtual IList&lt;Treatment&gt; Treatments { get; set; }</w:t>
      </w:r>
    </w:p>
    <w:p w:rsidR="004674E5" w:rsidRPr="004674E5" w:rsidRDefault="004674E5" w:rsidP="004674E5">
      <w:pPr>
        <w:autoSpaceDE w:val="0"/>
        <w:autoSpaceDN w:val="0"/>
        <w:adjustRightInd w:val="0"/>
        <w:spacing w:line="240" w:lineRule="auto"/>
        <w:rPr>
          <w:sz w:val="24"/>
          <w:szCs w:val="24"/>
        </w:rPr>
      </w:pPr>
      <w:r w:rsidRPr="004674E5">
        <w:rPr>
          <w:sz w:val="24"/>
          <w:szCs w:val="24"/>
        </w:rPr>
        <w:t xml:space="preserve">        public virtual double TotalPrice { get; set; }</w:t>
      </w:r>
    </w:p>
    <w:p w:rsidR="004674E5" w:rsidRPr="004674E5" w:rsidRDefault="004674E5" w:rsidP="004674E5">
      <w:pPr>
        <w:autoSpaceDE w:val="0"/>
        <w:autoSpaceDN w:val="0"/>
        <w:adjustRightInd w:val="0"/>
        <w:spacing w:line="240" w:lineRule="auto"/>
        <w:rPr>
          <w:sz w:val="24"/>
          <w:szCs w:val="24"/>
        </w:rPr>
      </w:pPr>
      <w:r w:rsidRPr="004674E5">
        <w:rPr>
          <w:sz w:val="24"/>
          <w:szCs w:val="24"/>
        </w:rPr>
        <w:t xml:space="preserve">        public virtual DateTime Date{ get; set; }</w:t>
      </w:r>
    </w:p>
    <w:p w:rsidR="00481634" w:rsidRPr="004674E5" w:rsidRDefault="004674E5" w:rsidP="004674E5">
      <w:pPr>
        <w:autoSpaceDE w:val="0"/>
        <w:autoSpaceDN w:val="0"/>
        <w:adjustRightInd w:val="0"/>
        <w:spacing w:line="240" w:lineRule="auto"/>
        <w:rPr>
          <w:sz w:val="24"/>
          <w:szCs w:val="24"/>
        </w:rPr>
      </w:pPr>
      <w:r w:rsidRPr="004674E5">
        <w:rPr>
          <w:sz w:val="24"/>
          <w:szCs w:val="24"/>
        </w:rPr>
        <w:t xml:space="preserve">        public virtual string Summary { get; set; }</w:t>
      </w:r>
    </w:p>
    <w:p w:rsidR="00481634" w:rsidRPr="004674E5" w:rsidRDefault="00481634" w:rsidP="004674E5">
      <w:pPr>
        <w:autoSpaceDE w:val="0"/>
        <w:autoSpaceDN w:val="0"/>
        <w:adjustRightInd w:val="0"/>
        <w:spacing w:line="240" w:lineRule="auto"/>
        <w:rPr>
          <w:sz w:val="24"/>
          <w:szCs w:val="24"/>
        </w:rPr>
      </w:pPr>
    </w:p>
    <w:p w:rsidR="00481634" w:rsidRDefault="00481634"/>
    <w:p w:rsidR="00481634" w:rsidRDefault="00481634">
      <w:pPr>
        <w:bidi/>
      </w:pPr>
    </w:p>
    <w:p w:rsidR="00481634" w:rsidRDefault="00481634"/>
    <w:p w:rsidR="00481634" w:rsidRDefault="00481634"/>
    <w:p w:rsidR="00481634" w:rsidRDefault="00481634">
      <w:pPr>
        <w:bidi/>
      </w:pPr>
    </w:p>
    <w:p w:rsidR="00481634" w:rsidRDefault="00481634">
      <w:pPr>
        <w:bidi/>
      </w:pPr>
    </w:p>
    <w:p w:rsidR="00481634" w:rsidRDefault="00471D70">
      <w:pPr>
        <w:pStyle w:val="Heading1"/>
        <w:bidi/>
        <w:pPrChange w:id="282" w:author="Ron Gal" w:date="2017-03-05T23:21:00Z">
          <w:pPr>
            <w:bidi/>
          </w:pPr>
        </w:pPrChange>
      </w:pPr>
      <w:bookmarkStart w:id="283" w:name="_Toc476522462"/>
      <w:r>
        <w:rPr>
          <w:rtl/>
        </w:rPr>
        <w:t>פרויקט מיפויי הישויות (</w:t>
      </w:r>
      <w:r>
        <w:t>Maps</w:t>
      </w:r>
      <w:ins w:id="284" w:author="Ron Gal" w:date="2017-03-04T17:52:00Z">
        <w:r w:rsidR="00C11C47">
          <w:rPr>
            <w:rFonts w:hint="cs"/>
            <w:rtl/>
          </w:rPr>
          <w:t>)</w:t>
        </w:r>
      </w:ins>
      <w:bookmarkEnd w:id="283"/>
      <w:del w:id="285" w:author="Ron Gal" w:date="2017-03-04T17:52:00Z">
        <w:r w:rsidDel="00C11C47">
          <w:delText>)</w:delText>
        </w:r>
      </w:del>
    </w:p>
    <w:p w:rsidR="00481634" w:rsidRDefault="00481634">
      <w:pPr>
        <w:bidi/>
      </w:pPr>
    </w:p>
    <w:p w:rsidR="00481634" w:rsidRDefault="00471D70">
      <w:pPr>
        <w:bidi/>
      </w:pPr>
      <w:r>
        <w:rPr>
          <w:sz w:val="24"/>
          <w:szCs w:val="24"/>
          <w:rtl/>
        </w:rPr>
        <w:t>כדי ש-</w:t>
      </w:r>
      <w:r>
        <w:rPr>
          <w:sz w:val="24"/>
          <w:szCs w:val="24"/>
        </w:rPr>
        <w:t>Nhibernate</w:t>
      </w:r>
      <w:r>
        <w:rPr>
          <w:sz w:val="24"/>
          <w:szCs w:val="24"/>
          <w:rtl/>
        </w:rPr>
        <w:t xml:space="preserve"> ידע את הקשר בין המאפיינים במחלקות היישויות השונות ובין הטבלאות במסד הנתונים, יש להגדיר עבור כל ישות קובץ </w:t>
      </w:r>
      <w:r>
        <w:rPr>
          <w:sz w:val="24"/>
          <w:szCs w:val="24"/>
        </w:rPr>
        <w:t>XML</w:t>
      </w:r>
      <w:r>
        <w:rPr>
          <w:sz w:val="24"/>
          <w:szCs w:val="24"/>
          <w:rtl/>
        </w:rPr>
        <w:t xml:space="preserve"> המפרט את הקשרים הללו. קונפיגורציה בעזרת קבצי </w:t>
      </w:r>
      <w:r>
        <w:rPr>
          <w:sz w:val="24"/>
          <w:szCs w:val="24"/>
        </w:rPr>
        <w:t>XML</w:t>
      </w:r>
      <w:r>
        <w:rPr>
          <w:sz w:val="24"/>
          <w:szCs w:val="24"/>
          <w:rtl/>
        </w:rPr>
        <w:t xml:space="preserve"> איננה גמישה לשינויים (כמו </w:t>
      </w:r>
      <w:r>
        <w:rPr>
          <w:sz w:val="24"/>
          <w:szCs w:val="24"/>
        </w:rPr>
        <w:t>Auto-Refactoring</w:t>
      </w:r>
      <w:r>
        <w:rPr>
          <w:sz w:val="24"/>
          <w:szCs w:val="24"/>
          <w:rtl/>
        </w:rPr>
        <w:t xml:space="preserve"> למשל), מסורבלת ומאטה את קצב הפיתוח. לצורך כך יצרו פרוייקט קוד פתוח בשם </w:t>
      </w:r>
      <w:r>
        <w:rPr>
          <w:sz w:val="24"/>
          <w:szCs w:val="24"/>
        </w:rPr>
        <w:t>Fluent Nhibernate</w:t>
      </w:r>
      <w:r>
        <w:rPr>
          <w:sz w:val="24"/>
          <w:szCs w:val="24"/>
          <w:rtl/>
        </w:rPr>
        <w:t xml:space="preserve"> המאפשר להגדיר את הקשרים הללו בעזרת קוד.</w:t>
      </w:r>
    </w:p>
    <w:p w:rsidR="00481634" w:rsidRDefault="00471D70">
      <w:pPr>
        <w:bidi/>
      </w:pPr>
      <w:r>
        <w:rPr>
          <w:sz w:val="24"/>
          <w:szCs w:val="24"/>
          <w:rtl/>
        </w:rPr>
        <w:lastRenderedPageBreak/>
        <w:t xml:space="preserve">כל מחלקה בפרויקט זה, בזמן עליית המערכת, מתורגמת לקובץ </w:t>
      </w:r>
      <w:r>
        <w:rPr>
          <w:sz w:val="24"/>
          <w:szCs w:val="24"/>
        </w:rPr>
        <w:t>XML</w:t>
      </w:r>
      <w:r>
        <w:rPr>
          <w:sz w:val="24"/>
          <w:szCs w:val="24"/>
          <w:rtl/>
        </w:rPr>
        <w:t xml:space="preserve"> אשר נטען ב-</w:t>
      </w:r>
      <w:r>
        <w:rPr>
          <w:sz w:val="24"/>
          <w:szCs w:val="24"/>
        </w:rPr>
        <w:t>Nhibernate</w:t>
      </w:r>
      <w:r>
        <w:rPr>
          <w:sz w:val="24"/>
          <w:szCs w:val="24"/>
          <w:rtl/>
        </w:rPr>
        <w:t xml:space="preserve"> בצורה (כמעט) שקופה למתכנת. </w:t>
      </w:r>
      <w:r>
        <w:rPr>
          <w:sz w:val="24"/>
          <w:szCs w:val="24"/>
        </w:rPr>
        <w:t>Fluent Nhibernate</w:t>
      </w:r>
      <w:r>
        <w:rPr>
          <w:sz w:val="24"/>
          <w:szCs w:val="24"/>
          <w:rtl/>
        </w:rPr>
        <w:t xml:space="preserve"> מגדיר מחלקת בסיס גנרית בשם </w:t>
      </w:r>
      <w:r>
        <w:rPr>
          <w:sz w:val="24"/>
          <w:szCs w:val="24"/>
        </w:rPr>
        <w:t>ClassMap</w:t>
      </w:r>
      <w:r>
        <w:rPr>
          <w:sz w:val="24"/>
          <w:szCs w:val="24"/>
          <w:rtl/>
        </w:rPr>
        <w:t xml:space="preserve"> מסוג </w:t>
      </w:r>
      <w:r>
        <w:rPr>
          <w:sz w:val="24"/>
          <w:szCs w:val="24"/>
        </w:rPr>
        <w:t>T</w:t>
      </w:r>
      <w:r>
        <w:rPr>
          <w:sz w:val="24"/>
          <w:szCs w:val="24"/>
          <w:rtl/>
        </w:rPr>
        <w:t xml:space="preserve">, כאשר </w:t>
      </w:r>
      <w:r>
        <w:rPr>
          <w:sz w:val="24"/>
          <w:szCs w:val="24"/>
        </w:rPr>
        <w:t>T</w:t>
      </w:r>
      <w:r>
        <w:rPr>
          <w:sz w:val="24"/>
          <w:szCs w:val="24"/>
          <w:rtl/>
        </w:rPr>
        <w:t xml:space="preserve"> הוא סוג הישות אותה יש למפות.</w:t>
      </w:r>
    </w:p>
    <w:p w:rsidR="00481634" w:rsidRDefault="00471D70">
      <w:pPr>
        <w:bidi/>
      </w:pPr>
      <w:r>
        <w:rPr>
          <w:sz w:val="24"/>
          <w:szCs w:val="24"/>
          <w:rtl/>
        </w:rPr>
        <w:t>לכל ישות אשר הוגדרה בפרויקט ה-</w:t>
      </w:r>
      <w:r>
        <w:rPr>
          <w:sz w:val="24"/>
          <w:szCs w:val="24"/>
        </w:rPr>
        <w:t>Domain</w:t>
      </w:r>
      <w:r>
        <w:rPr>
          <w:sz w:val="24"/>
          <w:szCs w:val="24"/>
          <w:rtl/>
        </w:rPr>
        <w:t xml:space="preserve"> מוגדרת מחלקה בעלת שם זהה עם הסופית </w:t>
      </w:r>
      <w:r>
        <w:rPr>
          <w:sz w:val="24"/>
          <w:szCs w:val="24"/>
        </w:rPr>
        <w:t>Map</w:t>
      </w:r>
      <w:r>
        <w:rPr>
          <w:sz w:val="24"/>
          <w:szCs w:val="24"/>
          <w:rtl/>
        </w:rPr>
        <w:t xml:space="preserve">. בכל מחלקה כזו אנו נעזרים במספר פונקציות של </w:t>
      </w:r>
      <w:r>
        <w:rPr>
          <w:sz w:val="24"/>
          <w:szCs w:val="24"/>
        </w:rPr>
        <w:t>Fluent Nhibernate</w:t>
      </w:r>
      <w:r>
        <w:rPr>
          <w:sz w:val="24"/>
          <w:szCs w:val="24"/>
          <w:rtl/>
        </w:rPr>
        <w:t>:</w:t>
      </w:r>
    </w:p>
    <w:p w:rsidR="00481634" w:rsidRDefault="00471D70">
      <w:pPr>
        <w:numPr>
          <w:ilvl w:val="0"/>
          <w:numId w:val="6"/>
        </w:numPr>
        <w:bidi/>
        <w:ind w:hanging="360"/>
        <w:contextualSpacing/>
        <w:rPr>
          <w:sz w:val="24"/>
          <w:szCs w:val="24"/>
        </w:rPr>
      </w:pPr>
      <w:r>
        <w:rPr>
          <w:sz w:val="24"/>
          <w:szCs w:val="24"/>
          <w:rtl/>
        </w:rPr>
        <w:t xml:space="preserve">הפונקציה </w:t>
      </w:r>
      <w:r>
        <w:rPr>
          <w:sz w:val="24"/>
          <w:szCs w:val="24"/>
        </w:rPr>
        <w:t>Id</w:t>
      </w:r>
      <w:r>
        <w:rPr>
          <w:sz w:val="24"/>
          <w:szCs w:val="24"/>
          <w:rtl/>
        </w:rPr>
        <w:t xml:space="preserve"> - לצורך הגדרת המאפיין הממפה מפתח הראשי בטבלה. על המאפיין במחלקה להיות מספר (</w:t>
      </w:r>
      <w:r>
        <w:rPr>
          <w:sz w:val="24"/>
          <w:szCs w:val="24"/>
        </w:rPr>
        <w:t>int</w:t>
      </w:r>
      <w:r>
        <w:rPr>
          <w:sz w:val="24"/>
          <w:szCs w:val="24"/>
          <w:rtl/>
        </w:rPr>
        <w:t>).</w:t>
      </w:r>
    </w:p>
    <w:p w:rsidR="00481634" w:rsidRDefault="00471D70">
      <w:pPr>
        <w:numPr>
          <w:ilvl w:val="0"/>
          <w:numId w:val="6"/>
        </w:numPr>
        <w:bidi/>
        <w:ind w:hanging="360"/>
        <w:contextualSpacing/>
        <w:rPr>
          <w:sz w:val="24"/>
          <w:szCs w:val="24"/>
        </w:rPr>
      </w:pPr>
      <w:r>
        <w:rPr>
          <w:sz w:val="24"/>
          <w:szCs w:val="24"/>
          <w:rtl/>
        </w:rPr>
        <w:t xml:space="preserve">הפונקציה </w:t>
      </w:r>
      <w:r>
        <w:rPr>
          <w:sz w:val="24"/>
          <w:szCs w:val="24"/>
        </w:rPr>
        <w:t>Map</w:t>
      </w:r>
      <w:r>
        <w:rPr>
          <w:sz w:val="24"/>
          <w:szCs w:val="24"/>
          <w:rtl/>
        </w:rPr>
        <w:t xml:space="preserve"> - לצורך הגדרת המאפיין הממפה שדה כלשהו בטבלה אשר מכיל מידע על הישות. על המאפיין במחלקה להיות טיפוס פרימיטיבי כלשהו (</w:t>
      </w:r>
      <w:r>
        <w:rPr>
          <w:sz w:val="24"/>
          <w:szCs w:val="24"/>
        </w:rPr>
        <w:t>int, bool DateTime</w:t>
      </w:r>
      <w:r>
        <w:rPr>
          <w:sz w:val="24"/>
          <w:szCs w:val="24"/>
          <w:rtl/>
        </w:rPr>
        <w:t xml:space="preserve"> וכו').</w:t>
      </w:r>
    </w:p>
    <w:p w:rsidR="00481634" w:rsidRDefault="00471D70">
      <w:pPr>
        <w:numPr>
          <w:ilvl w:val="0"/>
          <w:numId w:val="6"/>
        </w:numPr>
        <w:bidi/>
        <w:ind w:hanging="360"/>
        <w:contextualSpacing/>
        <w:rPr>
          <w:sz w:val="24"/>
          <w:szCs w:val="24"/>
        </w:rPr>
      </w:pPr>
      <w:r>
        <w:rPr>
          <w:sz w:val="24"/>
          <w:szCs w:val="24"/>
          <w:rtl/>
        </w:rPr>
        <w:t xml:space="preserve">הפונקציה </w:t>
      </w:r>
      <w:r>
        <w:rPr>
          <w:sz w:val="24"/>
          <w:szCs w:val="24"/>
        </w:rPr>
        <w:t>References</w:t>
      </w:r>
      <w:r>
        <w:rPr>
          <w:sz w:val="24"/>
          <w:szCs w:val="24"/>
          <w:rtl/>
        </w:rPr>
        <w:t xml:space="preserve"> - לצורך הגדרת מאפיין הממפה קשר מסוג </w:t>
      </w:r>
      <w:r>
        <w:rPr>
          <w:sz w:val="24"/>
          <w:szCs w:val="24"/>
        </w:rPr>
        <w:t>many-to-one</w:t>
      </w:r>
      <w:r>
        <w:rPr>
          <w:sz w:val="24"/>
          <w:szCs w:val="24"/>
          <w:rtl/>
        </w:rPr>
        <w:t xml:space="preserve">. על המאפיין להיות מצביע לישות אחרת אשר גם ממופה בעזרת </w:t>
      </w:r>
      <w:r>
        <w:rPr>
          <w:sz w:val="24"/>
          <w:szCs w:val="24"/>
        </w:rPr>
        <w:t>Nhibernate</w:t>
      </w:r>
      <w:r>
        <w:rPr>
          <w:sz w:val="24"/>
          <w:szCs w:val="24"/>
          <w:rtl/>
        </w:rPr>
        <w:t>.</w:t>
      </w:r>
    </w:p>
    <w:p w:rsidR="00481634" w:rsidRDefault="00471D70">
      <w:pPr>
        <w:numPr>
          <w:ilvl w:val="0"/>
          <w:numId w:val="6"/>
        </w:numPr>
        <w:bidi/>
        <w:ind w:hanging="360"/>
        <w:contextualSpacing/>
        <w:rPr>
          <w:sz w:val="24"/>
          <w:szCs w:val="24"/>
        </w:rPr>
      </w:pPr>
      <w:r>
        <w:rPr>
          <w:sz w:val="24"/>
          <w:szCs w:val="24"/>
          <w:rtl/>
        </w:rPr>
        <w:t xml:space="preserve">הפונקציה </w:t>
      </w:r>
      <w:r>
        <w:rPr>
          <w:sz w:val="24"/>
          <w:szCs w:val="24"/>
        </w:rPr>
        <w:t>HasMany</w:t>
      </w:r>
      <w:r>
        <w:rPr>
          <w:sz w:val="24"/>
          <w:szCs w:val="24"/>
          <w:rtl/>
        </w:rPr>
        <w:t xml:space="preserve"> - לצורך הגדרת מאפיין הממפה קשר מסוג </w:t>
      </w:r>
      <w:r>
        <w:rPr>
          <w:sz w:val="24"/>
          <w:szCs w:val="24"/>
        </w:rPr>
        <w:t>one-to-many</w:t>
      </w:r>
      <w:r>
        <w:rPr>
          <w:sz w:val="24"/>
          <w:szCs w:val="24"/>
          <w:rtl/>
        </w:rPr>
        <w:t xml:space="preserve">. על המאפיין להיות מצביע לרשימת ישויות מסוג אשר גם ממופה בעזרת </w:t>
      </w:r>
      <w:r>
        <w:rPr>
          <w:sz w:val="24"/>
          <w:szCs w:val="24"/>
        </w:rPr>
        <w:t>Nhibernate</w:t>
      </w:r>
      <w:r>
        <w:rPr>
          <w:sz w:val="24"/>
          <w:szCs w:val="24"/>
          <w:rtl/>
        </w:rPr>
        <w:t>.</w:t>
      </w:r>
    </w:p>
    <w:p w:rsidR="00BD788B" w:rsidRDefault="00BD788B" w:rsidP="00BD788B">
      <w:pPr>
        <w:numPr>
          <w:ilvl w:val="0"/>
          <w:numId w:val="6"/>
        </w:numPr>
        <w:bidi/>
        <w:ind w:hanging="360"/>
        <w:contextualSpacing/>
        <w:rPr>
          <w:sz w:val="24"/>
          <w:szCs w:val="24"/>
        </w:rPr>
      </w:pPr>
      <w:r>
        <w:rPr>
          <w:sz w:val="24"/>
          <w:szCs w:val="24"/>
          <w:rtl/>
        </w:rPr>
        <w:t xml:space="preserve">הפונקציה </w:t>
      </w:r>
      <w:r>
        <w:rPr>
          <w:sz w:val="24"/>
          <w:szCs w:val="24"/>
        </w:rPr>
        <w:t>HasManyToMany</w:t>
      </w:r>
      <w:r>
        <w:rPr>
          <w:sz w:val="24"/>
          <w:szCs w:val="24"/>
          <w:rtl/>
        </w:rPr>
        <w:t xml:space="preserve"> - לצורך הגדרת מאפיין הממפה קשר מסוג </w:t>
      </w:r>
      <w:r>
        <w:rPr>
          <w:sz w:val="24"/>
          <w:szCs w:val="24"/>
        </w:rPr>
        <w:t>many-to-many</w:t>
      </w:r>
      <w:r>
        <w:rPr>
          <w:sz w:val="24"/>
          <w:szCs w:val="24"/>
          <w:rtl/>
        </w:rPr>
        <w:t xml:space="preserve">. על המאפיין להיות מצביע לרשימת ישויות מסוג אשר גם ממופה בעזרת </w:t>
      </w:r>
      <w:r>
        <w:rPr>
          <w:sz w:val="24"/>
          <w:szCs w:val="24"/>
        </w:rPr>
        <w:t>Nhibernate</w:t>
      </w:r>
      <w:r>
        <w:rPr>
          <w:sz w:val="24"/>
          <w:szCs w:val="24"/>
          <w:rtl/>
        </w:rPr>
        <w:t>.</w:t>
      </w:r>
    </w:p>
    <w:p w:rsidR="00481634" w:rsidRDefault="00481634">
      <w:pPr>
        <w:bidi/>
        <w:rPr>
          <w:rtl/>
        </w:rPr>
      </w:pPr>
    </w:p>
    <w:p w:rsidR="00BD788B" w:rsidRDefault="00BD788B" w:rsidP="00BD788B">
      <w:pPr>
        <w:bidi/>
      </w:pPr>
    </w:p>
    <w:p w:rsidR="00481634" w:rsidRPr="005B4BA2" w:rsidRDefault="00471D70" w:rsidP="005B4BA2">
      <w:pPr>
        <w:bidi/>
        <w:rPr>
          <w:rFonts w:cstheme="minorBidi"/>
          <w:rtl/>
        </w:rPr>
      </w:pPr>
      <w:r>
        <w:rPr>
          <w:b/>
          <w:sz w:val="24"/>
          <w:szCs w:val="24"/>
          <w:rtl/>
        </w:rPr>
        <w:t xml:space="preserve">מחלקת </w:t>
      </w:r>
      <w:r w:rsidR="005B4BA2" w:rsidRPr="00632FE7">
        <w:rPr>
          <w:b/>
          <w:sz w:val="24"/>
          <w:szCs w:val="24"/>
        </w:rPr>
        <w:t>EntityMap</w:t>
      </w:r>
      <w:r w:rsidR="005B4BA2">
        <w:rPr>
          <w:rFonts w:ascii="Consolas" w:hAnsi="Consolas" w:cs="Consolas"/>
          <w:color w:val="2B91AF"/>
          <w:sz w:val="19"/>
          <w:szCs w:val="19"/>
          <w:highlight w:val="white"/>
        </w:rPr>
        <w:t xml:space="preserve"> </w:t>
      </w:r>
    </w:p>
    <w:p w:rsidR="00481634" w:rsidRDefault="00471D70" w:rsidP="00632FE7">
      <w:pPr>
        <w:bidi/>
      </w:pPr>
      <w:r>
        <w:rPr>
          <w:sz w:val="24"/>
          <w:szCs w:val="24"/>
          <w:rtl/>
        </w:rPr>
        <w:t>מחלקה</w:t>
      </w:r>
      <w:r w:rsidR="00632FE7">
        <w:rPr>
          <w:rFonts w:hint="cs"/>
          <w:sz w:val="24"/>
          <w:szCs w:val="24"/>
          <w:rtl/>
        </w:rPr>
        <w:t xml:space="preserve"> אבסטרקטית</w:t>
      </w:r>
      <w:r>
        <w:rPr>
          <w:sz w:val="24"/>
          <w:szCs w:val="24"/>
          <w:rtl/>
        </w:rPr>
        <w:t xml:space="preserve"> זו יורשת ממחלקת </w:t>
      </w:r>
      <w:r>
        <w:rPr>
          <w:sz w:val="24"/>
          <w:szCs w:val="24"/>
        </w:rPr>
        <w:t>ClassMap</w:t>
      </w:r>
      <w:r>
        <w:rPr>
          <w:sz w:val="24"/>
          <w:szCs w:val="24"/>
          <w:rtl/>
        </w:rPr>
        <w:t xml:space="preserve"> של </w:t>
      </w:r>
      <w:r>
        <w:rPr>
          <w:sz w:val="24"/>
          <w:szCs w:val="24"/>
        </w:rPr>
        <w:t>Fluent Nhibernate</w:t>
      </w:r>
      <w:r>
        <w:rPr>
          <w:sz w:val="24"/>
          <w:szCs w:val="24"/>
          <w:rtl/>
        </w:rPr>
        <w:t xml:space="preserve"> ומגדירה את הקשר בין </w:t>
      </w:r>
      <w:r w:rsidR="00632FE7">
        <w:rPr>
          <w:rFonts w:hint="cs"/>
          <w:sz w:val="24"/>
          <w:szCs w:val="24"/>
          <w:rtl/>
        </w:rPr>
        <w:t xml:space="preserve">התכונה </w:t>
      </w:r>
      <w:r w:rsidR="00632FE7">
        <w:rPr>
          <w:sz w:val="24"/>
          <w:szCs w:val="24"/>
        </w:rPr>
        <w:t>Id</w:t>
      </w:r>
      <w:r w:rsidR="00632FE7">
        <w:rPr>
          <w:rFonts w:hint="cs"/>
          <w:sz w:val="24"/>
          <w:szCs w:val="24"/>
          <w:rtl/>
        </w:rPr>
        <w:t xml:space="preserve"> לעמודת </w:t>
      </w:r>
      <w:r w:rsidR="00632FE7">
        <w:rPr>
          <w:sz w:val="24"/>
          <w:szCs w:val="24"/>
        </w:rPr>
        <w:t>Id</w:t>
      </w:r>
      <w:r w:rsidR="00632FE7">
        <w:rPr>
          <w:rFonts w:hint="cs"/>
          <w:sz w:val="24"/>
          <w:szCs w:val="24"/>
          <w:rtl/>
        </w:rPr>
        <w:t xml:space="preserve"> עבור </w:t>
      </w:r>
      <w:r>
        <w:rPr>
          <w:sz w:val="24"/>
          <w:szCs w:val="24"/>
          <w:rtl/>
        </w:rPr>
        <w:t>מחלק</w:t>
      </w:r>
      <w:r w:rsidR="00632FE7">
        <w:rPr>
          <w:rFonts w:hint="cs"/>
          <w:sz w:val="24"/>
          <w:szCs w:val="24"/>
          <w:rtl/>
        </w:rPr>
        <w:t>ה</w:t>
      </w:r>
      <w:r>
        <w:rPr>
          <w:sz w:val="24"/>
          <w:szCs w:val="24"/>
          <w:rtl/>
        </w:rPr>
        <w:t xml:space="preserve"> </w:t>
      </w:r>
      <w:r w:rsidR="00632FE7">
        <w:rPr>
          <w:rFonts w:hint="cs"/>
          <w:sz w:val="24"/>
          <w:szCs w:val="24"/>
          <w:rtl/>
        </w:rPr>
        <w:t xml:space="preserve">מסוג של </w:t>
      </w:r>
      <w:r w:rsidR="00632FE7">
        <w:rPr>
          <w:sz w:val="24"/>
          <w:szCs w:val="24"/>
        </w:rPr>
        <w:t>Entity</w:t>
      </w:r>
      <w:r w:rsidR="00632FE7">
        <w:rPr>
          <w:rFonts w:hint="cs"/>
          <w:sz w:val="24"/>
          <w:szCs w:val="24"/>
          <w:rtl/>
        </w:rPr>
        <w:t xml:space="preserve"> במסד הנתונים</w:t>
      </w:r>
      <w:r>
        <w:rPr>
          <w:sz w:val="24"/>
          <w:szCs w:val="24"/>
          <w:rtl/>
        </w:rPr>
        <w:t>.</w:t>
      </w:r>
    </w:p>
    <w:p w:rsidR="00481634" w:rsidRDefault="00481634">
      <w:pPr>
        <w:bidi/>
      </w:pPr>
    </w:p>
    <w:p w:rsidR="00481634" w:rsidRDefault="00471D70" w:rsidP="005B4BA2">
      <w:pPr>
        <w:bidi/>
        <w:rPr>
          <w:rtl/>
        </w:rPr>
      </w:pPr>
      <w:r>
        <w:rPr>
          <w:b/>
          <w:sz w:val="24"/>
          <w:szCs w:val="24"/>
          <w:rtl/>
        </w:rPr>
        <w:t xml:space="preserve">מחלקת </w:t>
      </w:r>
      <w:r w:rsidR="005B4BA2" w:rsidRPr="00632FE7">
        <w:rPr>
          <w:b/>
          <w:sz w:val="24"/>
          <w:szCs w:val="24"/>
        </w:rPr>
        <w:t>DecodeMap</w:t>
      </w:r>
    </w:p>
    <w:p w:rsidR="00632FE7" w:rsidRDefault="00632FE7" w:rsidP="00632FE7">
      <w:pPr>
        <w:bidi/>
      </w:pPr>
      <w:r>
        <w:rPr>
          <w:sz w:val="24"/>
          <w:szCs w:val="24"/>
          <w:rtl/>
        </w:rPr>
        <w:t>מחלקה</w:t>
      </w:r>
      <w:r>
        <w:rPr>
          <w:rFonts w:hint="cs"/>
          <w:sz w:val="24"/>
          <w:szCs w:val="24"/>
          <w:rtl/>
        </w:rPr>
        <w:t xml:space="preserve"> אבסטרקטית</w:t>
      </w:r>
      <w:r>
        <w:rPr>
          <w:sz w:val="24"/>
          <w:szCs w:val="24"/>
          <w:rtl/>
        </w:rPr>
        <w:t xml:space="preserve"> זו יורשת ממחלקת </w:t>
      </w:r>
      <w:r>
        <w:rPr>
          <w:sz w:val="24"/>
          <w:szCs w:val="24"/>
        </w:rPr>
        <w:t>ClassMap</w:t>
      </w:r>
      <w:r>
        <w:rPr>
          <w:sz w:val="24"/>
          <w:szCs w:val="24"/>
          <w:rtl/>
        </w:rPr>
        <w:t xml:space="preserve"> של </w:t>
      </w:r>
      <w:r>
        <w:rPr>
          <w:sz w:val="24"/>
          <w:szCs w:val="24"/>
        </w:rPr>
        <w:t>Fluent Nhibernate</w:t>
      </w:r>
      <w:r>
        <w:rPr>
          <w:sz w:val="24"/>
          <w:szCs w:val="24"/>
          <w:rtl/>
        </w:rPr>
        <w:t xml:space="preserve"> ומגדירה את הקשר בין </w:t>
      </w:r>
      <w:r>
        <w:rPr>
          <w:rFonts w:hint="cs"/>
          <w:sz w:val="24"/>
          <w:szCs w:val="24"/>
          <w:rtl/>
        </w:rPr>
        <w:t xml:space="preserve">התכונה </w:t>
      </w:r>
      <w:r>
        <w:rPr>
          <w:sz w:val="24"/>
          <w:szCs w:val="24"/>
        </w:rPr>
        <w:t>Id</w:t>
      </w:r>
      <w:r>
        <w:rPr>
          <w:rFonts w:hint="cs"/>
          <w:sz w:val="24"/>
          <w:szCs w:val="24"/>
          <w:rtl/>
        </w:rPr>
        <w:t xml:space="preserve"> לעמודת </w:t>
      </w:r>
      <w:r>
        <w:rPr>
          <w:sz w:val="24"/>
          <w:szCs w:val="24"/>
        </w:rPr>
        <w:t>Id</w:t>
      </w:r>
      <w:r>
        <w:rPr>
          <w:rFonts w:hint="cs"/>
          <w:sz w:val="24"/>
          <w:szCs w:val="24"/>
          <w:rtl/>
        </w:rPr>
        <w:t xml:space="preserve"> ואת התכונה </w:t>
      </w:r>
      <w:r>
        <w:rPr>
          <w:sz w:val="24"/>
          <w:szCs w:val="24"/>
        </w:rPr>
        <w:t>Name</w:t>
      </w:r>
      <w:r>
        <w:rPr>
          <w:rFonts w:hint="cs"/>
          <w:sz w:val="24"/>
          <w:szCs w:val="24"/>
          <w:rtl/>
        </w:rPr>
        <w:t xml:space="preserve"> לעמודה </w:t>
      </w:r>
      <w:r>
        <w:rPr>
          <w:sz w:val="24"/>
          <w:szCs w:val="24"/>
        </w:rPr>
        <w:t>Name</w:t>
      </w:r>
      <w:r>
        <w:rPr>
          <w:rFonts w:hint="cs"/>
          <w:sz w:val="24"/>
          <w:szCs w:val="24"/>
          <w:rtl/>
        </w:rPr>
        <w:t xml:space="preserve"> עבור </w:t>
      </w:r>
      <w:r>
        <w:rPr>
          <w:sz w:val="24"/>
          <w:szCs w:val="24"/>
          <w:rtl/>
        </w:rPr>
        <w:t>מחלק</w:t>
      </w:r>
      <w:r>
        <w:rPr>
          <w:rFonts w:hint="cs"/>
          <w:sz w:val="24"/>
          <w:szCs w:val="24"/>
          <w:rtl/>
        </w:rPr>
        <w:t>ה</w:t>
      </w:r>
      <w:r>
        <w:rPr>
          <w:sz w:val="24"/>
          <w:szCs w:val="24"/>
          <w:rtl/>
        </w:rPr>
        <w:t xml:space="preserve"> </w:t>
      </w:r>
      <w:r>
        <w:rPr>
          <w:rFonts w:hint="cs"/>
          <w:sz w:val="24"/>
          <w:szCs w:val="24"/>
          <w:rtl/>
        </w:rPr>
        <w:t xml:space="preserve">מסוג של </w:t>
      </w:r>
      <w:r>
        <w:rPr>
          <w:rFonts w:hint="cs"/>
          <w:sz w:val="24"/>
          <w:szCs w:val="24"/>
        </w:rPr>
        <w:t>D</w:t>
      </w:r>
      <w:r>
        <w:rPr>
          <w:sz w:val="24"/>
          <w:szCs w:val="24"/>
        </w:rPr>
        <w:t>ecode</w:t>
      </w:r>
      <w:r>
        <w:rPr>
          <w:rFonts w:hint="cs"/>
          <w:sz w:val="24"/>
          <w:szCs w:val="24"/>
          <w:rtl/>
        </w:rPr>
        <w:t xml:space="preserve"> במסד הנתונים</w:t>
      </w:r>
      <w:r>
        <w:rPr>
          <w:sz w:val="24"/>
          <w:szCs w:val="24"/>
          <w:rtl/>
        </w:rPr>
        <w:t>.</w:t>
      </w:r>
    </w:p>
    <w:p w:rsidR="00481634" w:rsidRPr="00632FE7" w:rsidRDefault="00481634">
      <w:pPr>
        <w:bidi/>
      </w:pPr>
    </w:p>
    <w:p w:rsidR="00481634" w:rsidRDefault="00471D70" w:rsidP="005B4BA2">
      <w:pPr>
        <w:bidi/>
      </w:pPr>
      <w:r>
        <w:rPr>
          <w:b/>
          <w:sz w:val="24"/>
          <w:szCs w:val="24"/>
          <w:rtl/>
        </w:rPr>
        <w:t xml:space="preserve">מחלקת </w:t>
      </w:r>
      <w:r w:rsidR="005B4BA2" w:rsidRPr="00632FE7">
        <w:rPr>
          <w:b/>
          <w:sz w:val="24"/>
          <w:szCs w:val="24"/>
        </w:rPr>
        <w:t>AnimalMeasurementsMap</w:t>
      </w:r>
    </w:p>
    <w:p w:rsidR="00481634" w:rsidRDefault="00471D70" w:rsidP="00632FE7">
      <w:pPr>
        <w:bidi/>
      </w:pPr>
      <w:r>
        <w:rPr>
          <w:sz w:val="24"/>
          <w:szCs w:val="24"/>
          <w:rtl/>
        </w:rPr>
        <w:t xml:space="preserve">מחלקה זו יורשת ממחלקת </w:t>
      </w:r>
      <w:r w:rsidR="00632FE7">
        <w:rPr>
          <w:sz w:val="24"/>
          <w:szCs w:val="24"/>
        </w:rPr>
        <w:t>EntityMap</w:t>
      </w:r>
      <w:r>
        <w:rPr>
          <w:sz w:val="24"/>
          <w:szCs w:val="24"/>
          <w:rtl/>
        </w:rPr>
        <w:t xml:space="preserve"> ומגדירה את הקשר בין מחלקת </w:t>
      </w:r>
      <w:r w:rsidR="00632FE7">
        <w:rPr>
          <w:sz w:val="24"/>
          <w:szCs w:val="24"/>
        </w:rPr>
        <w:t>AnimalMeasurement</w:t>
      </w:r>
      <w:r>
        <w:rPr>
          <w:sz w:val="24"/>
          <w:szCs w:val="24"/>
          <w:rtl/>
        </w:rPr>
        <w:t xml:space="preserve"> לטבלת </w:t>
      </w:r>
      <w:r w:rsidR="00632FE7">
        <w:rPr>
          <w:sz w:val="24"/>
          <w:szCs w:val="24"/>
        </w:rPr>
        <w:t>AnimalMeasurement</w:t>
      </w:r>
      <w:r w:rsidR="00632FE7">
        <w:rPr>
          <w:sz w:val="24"/>
          <w:szCs w:val="24"/>
          <w:rtl/>
        </w:rPr>
        <w:t xml:space="preserve"> </w:t>
      </w:r>
      <w:r w:rsidR="00632FE7">
        <w:rPr>
          <w:rFonts w:hint="cs"/>
          <w:sz w:val="24"/>
          <w:szCs w:val="24"/>
          <w:rtl/>
        </w:rPr>
        <w:t>ב</w:t>
      </w:r>
      <w:r>
        <w:rPr>
          <w:sz w:val="24"/>
          <w:szCs w:val="24"/>
          <w:rtl/>
        </w:rPr>
        <w:t>מסד הנתונים.</w:t>
      </w:r>
    </w:p>
    <w:p w:rsidR="00481634" w:rsidRDefault="00481634">
      <w:pPr>
        <w:bidi/>
      </w:pPr>
    </w:p>
    <w:p w:rsidR="00481634" w:rsidRDefault="00471D70" w:rsidP="005B4BA2">
      <w:pPr>
        <w:bidi/>
      </w:pPr>
      <w:r>
        <w:rPr>
          <w:b/>
          <w:sz w:val="24"/>
          <w:szCs w:val="24"/>
          <w:rtl/>
        </w:rPr>
        <w:t xml:space="preserve">מחלקת </w:t>
      </w:r>
      <w:r w:rsidR="005B4BA2" w:rsidRPr="00632FE7">
        <w:rPr>
          <w:b/>
          <w:sz w:val="24"/>
          <w:szCs w:val="24"/>
        </w:rPr>
        <w:t>AnimalTypeDecodeMap</w:t>
      </w:r>
    </w:p>
    <w:p w:rsidR="00481634" w:rsidRDefault="00471D70" w:rsidP="00632FE7">
      <w:pPr>
        <w:bidi/>
      </w:pPr>
      <w:r>
        <w:rPr>
          <w:sz w:val="24"/>
          <w:szCs w:val="24"/>
          <w:rtl/>
        </w:rPr>
        <w:t xml:space="preserve">מחלקה זו יורשת ממחלקת </w:t>
      </w:r>
      <w:r w:rsidR="00632FE7">
        <w:rPr>
          <w:sz w:val="24"/>
          <w:szCs w:val="24"/>
        </w:rPr>
        <w:t>DecodeMap</w:t>
      </w:r>
      <w:r>
        <w:rPr>
          <w:sz w:val="24"/>
          <w:szCs w:val="24"/>
          <w:rtl/>
        </w:rPr>
        <w:t xml:space="preserve"> ומגדירה את הקשר בין מחלקת </w:t>
      </w:r>
      <w:r w:rsidR="00632FE7">
        <w:rPr>
          <w:sz w:val="24"/>
          <w:szCs w:val="24"/>
        </w:rPr>
        <w:t>AnimalTypeDecode</w:t>
      </w:r>
      <w:r>
        <w:rPr>
          <w:sz w:val="24"/>
          <w:szCs w:val="24"/>
          <w:rtl/>
        </w:rPr>
        <w:t xml:space="preserve"> לטבלת </w:t>
      </w:r>
      <w:r w:rsidR="00632FE7">
        <w:rPr>
          <w:sz w:val="24"/>
          <w:szCs w:val="24"/>
        </w:rPr>
        <w:t>AnimalTypeDecode</w:t>
      </w:r>
      <w:r w:rsidR="00632FE7">
        <w:rPr>
          <w:sz w:val="24"/>
          <w:szCs w:val="24"/>
          <w:rtl/>
        </w:rPr>
        <w:t xml:space="preserve"> </w:t>
      </w:r>
      <w:r w:rsidR="00632FE7">
        <w:rPr>
          <w:rFonts w:hint="cs"/>
          <w:sz w:val="24"/>
          <w:szCs w:val="24"/>
          <w:rtl/>
        </w:rPr>
        <w:t>ב</w:t>
      </w:r>
      <w:r>
        <w:rPr>
          <w:sz w:val="24"/>
          <w:szCs w:val="24"/>
          <w:rtl/>
        </w:rPr>
        <w:t>מסד הנתונים.</w:t>
      </w:r>
    </w:p>
    <w:p w:rsidR="00481634" w:rsidRDefault="00481634">
      <w:pPr>
        <w:bidi/>
      </w:pPr>
    </w:p>
    <w:p w:rsidR="00481634" w:rsidRDefault="00471D70" w:rsidP="005B4BA2">
      <w:pPr>
        <w:bidi/>
      </w:pPr>
      <w:r>
        <w:rPr>
          <w:b/>
          <w:sz w:val="24"/>
          <w:szCs w:val="24"/>
          <w:rtl/>
        </w:rPr>
        <w:t xml:space="preserve">מחלקת </w:t>
      </w:r>
      <w:r w:rsidR="005B4BA2" w:rsidRPr="00632FE7">
        <w:rPr>
          <w:b/>
          <w:sz w:val="24"/>
          <w:szCs w:val="24"/>
        </w:rPr>
        <w:t>AnimalMap</w:t>
      </w:r>
    </w:p>
    <w:p w:rsidR="00632FE7" w:rsidRDefault="00632FE7" w:rsidP="00632FE7">
      <w:pPr>
        <w:bidi/>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sz w:val="24"/>
          <w:szCs w:val="24"/>
        </w:rPr>
        <w:t>Animal</w:t>
      </w:r>
      <w:r>
        <w:rPr>
          <w:rFonts w:hint="cs"/>
          <w:sz w:val="24"/>
          <w:szCs w:val="24"/>
          <w:rtl/>
        </w:rPr>
        <w:t xml:space="preserve"> </w:t>
      </w:r>
      <w:r>
        <w:rPr>
          <w:sz w:val="24"/>
          <w:szCs w:val="24"/>
          <w:rtl/>
        </w:rPr>
        <w:t xml:space="preserve">לטבלת </w:t>
      </w:r>
      <w:r>
        <w:rPr>
          <w:sz w:val="24"/>
          <w:szCs w:val="24"/>
        </w:rPr>
        <w:t>Animal</w:t>
      </w:r>
      <w:r>
        <w:rPr>
          <w:sz w:val="24"/>
          <w:szCs w:val="24"/>
          <w:rtl/>
        </w:rPr>
        <w:t xml:space="preserve"> </w:t>
      </w:r>
      <w:r>
        <w:rPr>
          <w:rFonts w:hint="cs"/>
          <w:sz w:val="24"/>
          <w:szCs w:val="24"/>
          <w:rtl/>
        </w:rPr>
        <w:t>ב</w:t>
      </w:r>
      <w:r>
        <w:rPr>
          <w:sz w:val="24"/>
          <w:szCs w:val="24"/>
          <w:rtl/>
        </w:rPr>
        <w:t>מסד הנתונים.</w:t>
      </w:r>
    </w:p>
    <w:p w:rsidR="00632FE7" w:rsidRDefault="00632FE7" w:rsidP="00632FE7">
      <w:pPr>
        <w:bidi/>
      </w:pPr>
    </w:p>
    <w:p w:rsidR="00481634" w:rsidRDefault="00471D70" w:rsidP="005B4BA2">
      <w:pPr>
        <w:bidi/>
      </w:pPr>
      <w:r>
        <w:rPr>
          <w:b/>
          <w:sz w:val="24"/>
          <w:szCs w:val="24"/>
          <w:rtl/>
        </w:rPr>
        <w:t xml:space="preserve">מחלקת </w:t>
      </w:r>
      <w:r w:rsidR="005B4BA2" w:rsidRPr="00632FE7">
        <w:rPr>
          <w:b/>
          <w:sz w:val="24"/>
          <w:szCs w:val="24"/>
        </w:rPr>
        <w:t>DoctorMap</w:t>
      </w:r>
    </w:p>
    <w:p w:rsidR="00632FE7" w:rsidRDefault="00632FE7" w:rsidP="00632FE7">
      <w:pPr>
        <w:bidi/>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rFonts w:hint="cs"/>
          <w:sz w:val="24"/>
          <w:szCs w:val="24"/>
        </w:rPr>
        <w:t>D</w:t>
      </w:r>
      <w:r>
        <w:rPr>
          <w:sz w:val="24"/>
          <w:szCs w:val="24"/>
        </w:rPr>
        <w:t>octor</w:t>
      </w:r>
      <w:r>
        <w:rPr>
          <w:sz w:val="24"/>
          <w:szCs w:val="24"/>
          <w:rtl/>
        </w:rPr>
        <w:t xml:space="preserve"> לטבלת </w:t>
      </w:r>
      <w:r>
        <w:rPr>
          <w:sz w:val="24"/>
          <w:szCs w:val="24"/>
        </w:rPr>
        <w:t>Doctor</w:t>
      </w:r>
      <w:r>
        <w:rPr>
          <w:sz w:val="24"/>
          <w:szCs w:val="24"/>
          <w:rtl/>
        </w:rPr>
        <w:t xml:space="preserve"> </w:t>
      </w:r>
      <w:r>
        <w:rPr>
          <w:rFonts w:hint="cs"/>
          <w:sz w:val="24"/>
          <w:szCs w:val="24"/>
          <w:rtl/>
        </w:rPr>
        <w:t>ב</w:t>
      </w:r>
      <w:r>
        <w:rPr>
          <w:sz w:val="24"/>
          <w:szCs w:val="24"/>
          <w:rtl/>
        </w:rPr>
        <w:t>מסד הנתונים.</w:t>
      </w:r>
    </w:p>
    <w:p w:rsidR="00632FE7" w:rsidRDefault="00632FE7" w:rsidP="00632FE7">
      <w:pPr>
        <w:bidi/>
      </w:pPr>
    </w:p>
    <w:p w:rsidR="00481634" w:rsidRDefault="00471D70" w:rsidP="005B4BA2">
      <w:pPr>
        <w:bidi/>
      </w:pPr>
      <w:r>
        <w:rPr>
          <w:b/>
          <w:sz w:val="24"/>
          <w:szCs w:val="24"/>
          <w:rtl/>
        </w:rPr>
        <w:t xml:space="preserve">מחלקת </w:t>
      </w:r>
      <w:r w:rsidR="005B4BA2" w:rsidRPr="00632FE7">
        <w:rPr>
          <w:b/>
          <w:sz w:val="24"/>
          <w:szCs w:val="24"/>
        </w:rPr>
        <w:t>GenderDecodeMap</w:t>
      </w:r>
    </w:p>
    <w:p w:rsidR="00632FE7" w:rsidRDefault="00632FE7" w:rsidP="00632FE7">
      <w:pPr>
        <w:bidi/>
      </w:pPr>
      <w:r>
        <w:rPr>
          <w:sz w:val="24"/>
          <w:szCs w:val="24"/>
          <w:rtl/>
        </w:rPr>
        <w:t xml:space="preserve">מחלקה זו יורשת ממחלקת </w:t>
      </w:r>
      <w:r>
        <w:rPr>
          <w:sz w:val="24"/>
          <w:szCs w:val="24"/>
        </w:rPr>
        <w:t>DecodeMap</w:t>
      </w:r>
      <w:r>
        <w:rPr>
          <w:sz w:val="24"/>
          <w:szCs w:val="24"/>
          <w:rtl/>
        </w:rPr>
        <w:t xml:space="preserve"> ומגדירה את הקשר בין מחלקת </w:t>
      </w:r>
      <w:r>
        <w:rPr>
          <w:sz w:val="24"/>
          <w:szCs w:val="24"/>
        </w:rPr>
        <w:t>GenderDecode</w:t>
      </w:r>
      <w:r>
        <w:rPr>
          <w:sz w:val="24"/>
          <w:szCs w:val="24"/>
          <w:rtl/>
        </w:rPr>
        <w:t xml:space="preserve"> לטבלת </w:t>
      </w:r>
      <w:r>
        <w:rPr>
          <w:sz w:val="24"/>
          <w:szCs w:val="24"/>
        </w:rPr>
        <w:t>GenderDecode</w:t>
      </w:r>
      <w:r>
        <w:rPr>
          <w:sz w:val="24"/>
          <w:szCs w:val="24"/>
          <w:rtl/>
        </w:rPr>
        <w:t xml:space="preserve"> </w:t>
      </w:r>
      <w:r>
        <w:rPr>
          <w:rFonts w:hint="cs"/>
          <w:sz w:val="24"/>
          <w:szCs w:val="24"/>
          <w:rtl/>
        </w:rPr>
        <w:t>ב</w:t>
      </w:r>
      <w:r>
        <w:rPr>
          <w:sz w:val="24"/>
          <w:szCs w:val="24"/>
          <w:rtl/>
        </w:rPr>
        <w:t>מסד הנתונים.</w:t>
      </w:r>
    </w:p>
    <w:p w:rsidR="00632FE7" w:rsidRDefault="00632FE7" w:rsidP="005B4BA2">
      <w:pPr>
        <w:bidi/>
        <w:rPr>
          <w:b/>
          <w:sz w:val="24"/>
          <w:szCs w:val="24"/>
          <w:rtl/>
        </w:rPr>
      </w:pPr>
    </w:p>
    <w:p w:rsidR="00481634" w:rsidRDefault="00471D70" w:rsidP="00632FE7">
      <w:pPr>
        <w:bidi/>
        <w:rPr>
          <w:rtl/>
        </w:rPr>
      </w:pPr>
      <w:r>
        <w:rPr>
          <w:b/>
          <w:sz w:val="24"/>
          <w:szCs w:val="24"/>
          <w:rtl/>
        </w:rPr>
        <w:t xml:space="preserve">מחלקת </w:t>
      </w:r>
      <w:r w:rsidR="005B4BA2" w:rsidRPr="00632FE7">
        <w:rPr>
          <w:b/>
          <w:sz w:val="24"/>
          <w:szCs w:val="24"/>
        </w:rPr>
        <w:t>AddressMap</w:t>
      </w:r>
    </w:p>
    <w:p w:rsidR="00632FE7" w:rsidRDefault="00632FE7" w:rsidP="00632FE7">
      <w:pPr>
        <w:bidi/>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sz w:val="24"/>
          <w:szCs w:val="24"/>
        </w:rPr>
        <w:t>Address</w:t>
      </w:r>
      <w:r>
        <w:rPr>
          <w:sz w:val="24"/>
          <w:szCs w:val="24"/>
          <w:rtl/>
        </w:rPr>
        <w:t xml:space="preserve"> לטבלת </w:t>
      </w:r>
      <w:r>
        <w:rPr>
          <w:sz w:val="24"/>
          <w:szCs w:val="24"/>
        </w:rPr>
        <w:t>Address</w:t>
      </w:r>
      <w:r>
        <w:rPr>
          <w:sz w:val="24"/>
          <w:szCs w:val="24"/>
          <w:rtl/>
        </w:rPr>
        <w:t xml:space="preserve"> </w:t>
      </w:r>
      <w:r>
        <w:rPr>
          <w:rFonts w:hint="cs"/>
          <w:sz w:val="24"/>
          <w:szCs w:val="24"/>
          <w:rtl/>
        </w:rPr>
        <w:t>ב</w:t>
      </w:r>
      <w:r>
        <w:rPr>
          <w:sz w:val="24"/>
          <w:szCs w:val="24"/>
          <w:rtl/>
        </w:rPr>
        <w:t>מסד הנתונים.</w:t>
      </w:r>
    </w:p>
    <w:p w:rsidR="00481634" w:rsidRPr="00632FE7" w:rsidRDefault="00481634">
      <w:pPr>
        <w:bidi/>
      </w:pPr>
    </w:p>
    <w:p w:rsidR="00481634" w:rsidRDefault="00471D70" w:rsidP="005B4BA2">
      <w:pPr>
        <w:bidi/>
      </w:pPr>
      <w:r>
        <w:rPr>
          <w:b/>
          <w:sz w:val="24"/>
          <w:szCs w:val="24"/>
          <w:rtl/>
        </w:rPr>
        <w:t xml:space="preserve">מחלקת </w:t>
      </w:r>
      <w:r w:rsidR="005B4BA2" w:rsidRPr="00632FE7">
        <w:rPr>
          <w:b/>
          <w:sz w:val="24"/>
          <w:szCs w:val="24"/>
        </w:rPr>
        <w:t>OwnerMap</w:t>
      </w:r>
    </w:p>
    <w:p w:rsidR="00632FE7" w:rsidRDefault="00632FE7" w:rsidP="00632FE7">
      <w:pPr>
        <w:bidi/>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sz w:val="24"/>
          <w:szCs w:val="24"/>
        </w:rPr>
        <w:t>Owner</w:t>
      </w:r>
      <w:r>
        <w:rPr>
          <w:sz w:val="24"/>
          <w:szCs w:val="24"/>
          <w:rtl/>
        </w:rPr>
        <w:t xml:space="preserve"> לטבלת </w:t>
      </w:r>
      <w:r>
        <w:rPr>
          <w:sz w:val="24"/>
          <w:szCs w:val="24"/>
        </w:rPr>
        <w:t>Owner</w:t>
      </w:r>
      <w:r>
        <w:rPr>
          <w:sz w:val="24"/>
          <w:szCs w:val="24"/>
          <w:rtl/>
        </w:rPr>
        <w:t xml:space="preserve"> </w:t>
      </w:r>
      <w:r>
        <w:rPr>
          <w:rFonts w:hint="cs"/>
          <w:sz w:val="24"/>
          <w:szCs w:val="24"/>
          <w:rtl/>
        </w:rPr>
        <w:t>ב</w:t>
      </w:r>
      <w:r>
        <w:rPr>
          <w:sz w:val="24"/>
          <w:szCs w:val="24"/>
          <w:rtl/>
        </w:rPr>
        <w:t>מסד הנתונים.</w:t>
      </w:r>
    </w:p>
    <w:p w:rsidR="00481634" w:rsidRPr="00632FE7" w:rsidRDefault="00481634">
      <w:pPr>
        <w:bidi/>
      </w:pPr>
    </w:p>
    <w:p w:rsidR="00481634" w:rsidRDefault="00471D70" w:rsidP="005B4BA2">
      <w:pPr>
        <w:bidi/>
      </w:pPr>
      <w:r>
        <w:rPr>
          <w:b/>
          <w:sz w:val="24"/>
          <w:szCs w:val="24"/>
          <w:rtl/>
        </w:rPr>
        <w:t xml:space="preserve">מחלקת </w:t>
      </w:r>
      <w:r w:rsidR="005B4BA2" w:rsidRPr="00632FE7">
        <w:rPr>
          <w:b/>
          <w:sz w:val="24"/>
          <w:szCs w:val="24"/>
        </w:rPr>
        <w:t>RecommendationMap</w:t>
      </w:r>
    </w:p>
    <w:p w:rsidR="00632FE7" w:rsidRDefault="00632FE7" w:rsidP="00632FE7">
      <w:pPr>
        <w:bidi/>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sz w:val="24"/>
          <w:szCs w:val="24"/>
        </w:rPr>
        <w:t>Recommendation</w:t>
      </w:r>
      <w:r>
        <w:rPr>
          <w:sz w:val="24"/>
          <w:szCs w:val="24"/>
          <w:rtl/>
        </w:rPr>
        <w:t xml:space="preserve"> לטבלת </w:t>
      </w:r>
      <w:r>
        <w:rPr>
          <w:sz w:val="24"/>
          <w:szCs w:val="24"/>
        </w:rPr>
        <w:t>Recommendation</w:t>
      </w:r>
      <w:r>
        <w:rPr>
          <w:sz w:val="24"/>
          <w:szCs w:val="24"/>
          <w:rtl/>
        </w:rPr>
        <w:t xml:space="preserve"> </w:t>
      </w:r>
      <w:r>
        <w:rPr>
          <w:rFonts w:hint="cs"/>
          <w:sz w:val="24"/>
          <w:szCs w:val="24"/>
          <w:rtl/>
        </w:rPr>
        <w:t>ב</w:t>
      </w:r>
      <w:r>
        <w:rPr>
          <w:sz w:val="24"/>
          <w:szCs w:val="24"/>
          <w:rtl/>
        </w:rPr>
        <w:t>מסד הנתונים.</w:t>
      </w:r>
    </w:p>
    <w:p w:rsidR="00481634" w:rsidRPr="00632FE7" w:rsidRDefault="00481634">
      <w:pPr>
        <w:bidi/>
      </w:pPr>
    </w:p>
    <w:p w:rsidR="00481634" w:rsidRDefault="00471D70" w:rsidP="005B4BA2">
      <w:pPr>
        <w:bidi/>
      </w:pPr>
      <w:r>
        <w:rPr>
          <w:b/>
          <w:sz w:val="24"/>
          <w:szCs w:val="24"/>
          <w:rtl/>
        </w:rPr>
        <w:t xml:space="preserve">מחלקת </w:t>
      </w:r>
      <w:r w:rsidR="005B4BA2" w:rsidRPr="00632FE7">
        <w:rPr>
          <w:b/>
          <w:sz w:val="24"/>
          <w:szCs w:val="24"/>
        </w:rPr>
        <w:t>TreatmentMap</w:t>
      </w:r>
    </w:p>
    <w:p w:rsidR="00632FE7" w:rsidRDefault="00632FE7" w:rsidP="00632FE7">
      <w:pPr>
        <w:bidi/>
        <w:rPr>
          <w:rtl/>
        </w:rPr>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sz w:val="24"/>
          <w:szCs w:val="24"/>
        </w:rPr>
        <w:t>Treatment</w:t>
      </w:r>
      <w:r>
        <w:rPr>
          <w:sz w:val="24"/>
          <w:szCs w:val="24"/>
          <w:rtl/>
        </w:rPr>
        <w:t xml:space="preserve"> לטבלת </w:t>
      </w:r>
      <w:r>
        <w:rPr>
          <w:sz w:val="24"/>
          <w:szCs w:val="24"/>
        </w:rPr>
        <w:t>Treatment</w:t>
      </w:r>
      <w:r>
        <w:rPr>
          <w:sz w:val="24"/>
          <w:szCs w:val="24"/>
          <w:rtl/>
        </w:rPr>
        <w:t xml:space="preserve"> </w:t>
      </w:r>
      <w:r>
        <w:rPr>
          <w:rFonts w:hint="cs"/>
          <w:sz w:val="24"/>
          <w:szCs w:val="24"/>
          <w:rtl/>
        </w:rPr>
        <w:t>ב</w:t>
      </w:r>
      <w:r>
        <w:rPr>
          <w:sz w:val="24"/>
          <w:szCs w:val="24"/>
          <w:rtl/>
        </w:rPr>
        <w:t>מסד הנתונים.</w:t>
      </w:r>
    </w:p>
    <w:p w:rsidR="00481634" w:rsidRPr="00632FE7" w:rsidRDefault="00481634">
      <w:pPr>
        <w:bidi/>
      </w:pPr>
    </w:p>
    <w:p w:rsidR="00481634" w:rsidRDefault="00471D70" w:rsidP="005B4BA2">
      <w:pPr>
        <w:bidi/>
      </w:pPr>
      <w:r>
        <w:rPr>
          <w:b/>
          <w:sz w:val="24"/>
          <w:szCs w:val="24"/>
          <w:rtl/>
        </w:rPr>
        <w:t xml:space="preserve">מחלקת </w:t>
      </w:r>
      <w:r w:rsidR="005B4BA2" w:rsidRPr="00632FE7">
        <w:rPr>
          <w:b/>
          <w:sz w:val="24"/>
          <w:szCs w:val="24"/>
        </w:rPr>
        <w:t>TreatmentReportMap</w:t>
      </w:r>
    </w:p>
    <w:p w:rsidR="00632FE7" w:rsidRDefault="00632FE7" w:rsidP="00632FE7">
      <w:pPr>
        <w:bidi/>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sz w:val="24"/>
          <w:szCs w:val="24"/>
        </w:rPr>
        <w:t>TreatmentReport</w:t>
      </w:r>
      <w:r>
        <w:rPr>
          <w:sz w:val="24"/>
          <w:szCs w:val="24"/>
          <w:rtl/>
        </w:rPr>
        <w:t xml:space="preserve"> לטבלת </w:t>
      </w:r>
      <w:r>
        <w:rPr>
          <w:sz w:val="24"/>
          <w:szCs w:val="24"/>
        </w:rPr>
        <w:t>TreatmentReport</w:t>
      </w:r>
      <w:r>
        <w:rPr>
          <w:sz w:val="24"/>
          <w:szCs w:val="24"/>
          <w:rtl/>
        </w:rPr>
        <w:t xml:space="preserve"> </w:t>
      </w:r>
      <w:r>
        <w:rPr>
          <w:rFonts w:hint="cs"/>
          <w:sz w:val="24"/>
          <w:szCs w:val="24"/>
          <w:rtl/>
        </w:rPr>
        <w:t>ב</w:t>
      </w:r>
      <w:r>
        <w:rPr>
          <w:sz w:val="24"/>
          <w:szCs w:val="24"/>
          <w:rtl/>
        </w:rPr>
        <w:t>מסד הנתונים.</w:t>
      </w:r>
    </w:p>
    <w:p w:rsidR="00481634" w:rsidRPr="00632FE7" w:rsidRDefault="00481634">
      <w:pPr>
        <w:bidi/>
      </w:pPr>
    </w:p>
    <w:p w:rsidR="00481634" w:rsidRDefault="00471D70" w:rsidP="005B4BA2">
      <w:pPr>
        <w:bidi/>
      </w:pPr>
      <w:r>
        <w:rPr>
          <w:b/>
          <w:sz w:val="24"/>
          <w:szCs w:val="24"/>
          <w:rtl/>
        </w:rPr>
        <w:t xml:space="preserve">מחלקת </w:t>
      </w:r>
      <w:r w:rsidR="005B4BA2" w:rsidRPr="00632FE7">
        <w:rPr>
          <w:b/>
          <w:sz w:val="24"/>
          <w:szCs w:val="24"/>
        </w:rPr>
        <w:t>TreatmentTypeDecodeMap</w:t>
      </w:r>
    </w:p>
    <w:p w:rsidR="00632FE7" w:rsidRDefault="00632FE7" w:rsidP="00632FE7">
      <w:pPr>
        <w:bidi/>
      </w:pPr>
      <w:r>
        <w:rPr>
          <w:sz w:val="24"/>
          <w:szCs w:val="24"/>
          <w:rtl/>
        </w:rPr>
        <w:t xml:space="preserve">מחלקה זו יורשת ממחלקת </w:t>
      </w:r>
      <w:r>
        <w:rPr>
          <w:sz w:val="24"/>
          <w:szCs w:val="24"/>
        </w:rPr>
        <w:t>DecodeMap</w:t>
      </w:r>
      <w:r>
        <w:rPr>
          <w:sz w:val="24"/>
          <w:szCs w:val="24"/>
          <w:rtl/>
        </w:rPr>
        <w:t xml:space="preserve"> ומגדירה את הקשר בין מחלקת </w:t>
      </w:r>
      <w:r>
        <w:rPr>
          <w:sz w:val="24"/>
          <w:szCs w:val="24"/>
        </w:rPr>
        <w:t>TreatmentTypeDecode</w:t>
      </w:r>
      <w:r>
        <w:rPr>
          <w:sz w:val="24"/>
          <w:szCs w:val="24"/>
          <w:rtl/>
        </w:rPr>
        <w:t xml:space="preserve"> לטבלת </w:t>
      </w:r>
      <w:r>
        <w:rPr>
          <w:sz w:val="24"/>
          <w:szCs w:val="24"/>
        </w:rPr>
        <w:t>TreatmentTypeDecode</w:t>
      </w:r>
      <w:r>
        <w:rPr>
          <w:sz w:val="24"/>
          <w:szCs w:val="24"/>
          <w:rtl/>
        </w:rPr>
        <w:t xml:space="preserve"> </w:t>
      </w:r>
      <w:r>
        <w:rPr>
          <w:rFonts w:hint="cs"/>
          <w:sz w:val="24"/>
          <w:szCs w:val="24"/>
          <w:rtl/>
        </w:rPr>
        <w:t>ב</w:t>
      </w:r>
      <w:r>
        <w:rPr>
          <w:sz w:val="24"/>
          <w:szCs w:val="24"/>
          <w:rtl/>
        </w:rPr>
        <w:t>מסד הנתונים.</w:t>
      </w:r>
    </w:p>
    <w:p w:rsidR="00481634" w:rsidRPr="00632FE7" w:rsidRDefault="00481634">
      <w:pPr>
        <w:bidi/>
      </w:pPr>
    </w:p>
    <w:p w:rsidR="00481634" w:rsidRPr="00C11C47" w:rsidRDefault="00471D70">
      <w:pPr>
        <w:pStyle w:val="Heading1"/>
        <w:bidi/>
        <w:rPr>
          <w:rPrChange w:id="286" w:author="Ron Gal" w:date="2017-03-04T17:52:00Z">
            <w:rPr/>
          </w:rPrChange>
        </w:rPr>
        <w:pPrChange w:id="287" w:author="Ron Gal" w:date="2017-03-05T23:21:00Z">
          <w:pPr>
            <w:bidi/>
          </w:pPr>
        </w:pPrChange>
      </w:pPr>
      <w:del w:id="288" w:author="Ron Gal" w:date="2017-03-04T17:56:00Z">
        <w:r w:rsidDel="00211E52">
          <w:rPr>
            <w:rtl/>
          </w:rPr>
          <w:delText xml:space="preserve">פרויקט </w:delText>
        </w:r>
      </w:del>
      <w:bookmarkStart w:id="289" w:name="_Toc476522463"/>
      <w:ins w:id="290" w:author="Ron Gal" w:date="2017-03-04T17:56:00Z">
        <w:r w:rsidR="00211E52">
          <w:rPr>
            <w:rFonts w:hint="cs"/>
            <w:rtl/>
          </w:rPr>
          <w:t>פרויקט הגישה ל</w:t>
        </w:r>
        <w:r w:rsidR="00211E52">
          <w:rPr>
            <w:rFonts w:hint="cs"/>
          </w:rPr>
          <w:t>DB</w:t>
        </w:r>
        <w:r w:rsidR="00211E52">
          <w:rPr>
            <w:rFonts w:hint="cs"/>
            <w:rtl/>
          </w:rPr>
          <w:t xml:space="preserve"> </w:t>
        </w:r>
      </w:ins>
      <w:del w:id="291" w:author="Ron Gal" w:date="2017-03-04T17:53:00Z">
        <w:r w:rsidDel="00FA561A">
          <w:rPr>
            <w:rtl/>
          </w:rPr>
          <w:delText>השירותים</w:delText>
        </w:r>
      </w:del>
      <w:del w:id="292" w:author="Ron Gal" w:date="2017-03-04T17:47:00Z">
        <w:r w:rsidDel="0052354F">
          <w:rPr>
            <w:rtl/>
          </w:rPr>
          <w:delText xml:space="preserve"> </w:delText>
        </w:r>
      </w:del>
      <w:del w:id="293" w:author="Ron Gal" w:date="2017-03-04T17:53:00Z">
        <w:r w:rsidDel="00FA561A">
          <w:rPr>
            <w:rtl/>
          </w:rPr>
          <w:delText>(</w:delText>
        </w:r>
      </w:del>
      <w:del w:id="294" w:author="Ron Gal" w:date="2017-03-04T14:24:00Z">
        <w:r w:rsidDel="004B53AE">
          <w:delText>PlaySimple)</w:delText>
        </w:r>
      </w:del>
      <w:ins w:id="295" w:author="Ron Gal" w:date="2017-03-04T17:56:00Z">
        <w:r w:rsidR="00211E52">
          <w:rPr>
            <w:rFonts w:hint="cs"/>
            <w:rtl/>
          </w:rPr>
          <w:t>(</w:t>
        </w:r>
        <w:r w:rsidR="00211E52">
          <w:rPr>
            <w:rFonts w:hint="cs"/>
          </w:rPr>
          <w:t>DAL</w:t>
        </w:r>
        <w:r w:rsidR="00211E52">
          <w:rPr>
            <w:rFonts w:hint="cs"/>
            <w:rtl/>
          </w:rPr>
          <w:t>)</w:t>
        </w:r>
      </w:ins>
      <w:bookmarkEnd w:id="289"/>
    </w:p>
    <w:p w:rsidR="005E277A" w:rsidRDefault="00471D70">
      <w:pPr>
        <w:bidi/>
        <w:pPrChange w:id="296" w:author="Ron Gal" w:date="2017-03-04T17:54:00Z">
          <w:pPr>
            <w:bidi/>
          </w:pPr>
        </w:pPrChange>
      </w:pPr>
      <w:r>
        <w:rPr>
          <w:sz w:val="24"/>
          <w:szCs w:val="24"/>
          <w:rtl/>
        </w:rPr>
        <w:t xml:space="preserve">פרויקט זה מהווה מימוש של שכבת </w:t>
      </w:r>
      <w:del w:id="297" w:author="Ron Gal" w:date="2017-03-04T17:53:00Z">
        <w:r w:rsidDel="00FA561A">
          <w:rPr>
            <w:sz w:val="24"/>
            <w:szCs w:val="24"/>
            <w:rtl/>
          </w:rPr>
          <w:delText>השירותים</w:delText>
        </w:r>
      </w:del>
      <w:ins w:id="298" w:author="Ron Gal" w:date="2017-03-04T17:53:00Z">
        <w:r w:rsidR="00FA561A">
          <w:rPr>
            <w:rFonts w:hint="cs"/>
            <w:sz w:val="24"/>
            <w:szCs w:val="24"/>
            <w:rtl/>
          </w:rPr>
          <w:t>הלוגיקה</w:t>
        </w:r>
      </w:ins>
      <w:r>
        <w:rPr>
          <w:sz w:val="24"/>
          <w:szCs w:val="24"/>
          <w:rtl/>
        </w:rPr>
        <w:t xml:space="preserve">. כל המחלקות בפרויקט זה נועדו, בצורה ישירה או עקיפה, כדי להנגיש את הפונקציונאליות הקיימת </w:t>
      </w:r>
      <w:del w:id="299" w:author="Ron Gal" w:date="2017-03-04T17:54:00Z">
        <w:r w:rsidDel="00FA561A">
          <w:rPr>
            <w:sz w:val="24"/>
            <w:szCs w:val="24"/>
            <w:rtl/>
          </w:rPr>
          <w:delText>בשכבת הלוגיקה ו</w:delText>
        </w:r>
      </w:del>
      <w:r>
        <w:rPr>
          <w:sz w:val="24"/>
          <w:szCs w:val="24"/>
          <w:rtl/>
        </w:rPr>
        <w:t xml:space="preserve">בשכבת הנתונים </w:t>
      </w:r>
      <w:del w:id="300" w:author="Ron Gal" w:date="2017-03-04T17:46:00Z">
        <w:r w:rsidDel="0052354F">
          <w:rPr>
            <w:sz w:val="24"/>
            <w:szCs w:val="24"/>
            <w:rtl/>
          </w:rPr>
          <w:delText>ל</w:delText>
        </w:r>
      </w:del>
      <w:del w:id="301" w:author="Ron Gal" w:date="2017-03-04T16:20:00Z">
        <w:r w:rsidDel="005E277A">
          <w:rPr>
            <w:sz w:val="24"/>
            <w:szCs w:val="24"/>
            <w:rtl/>
          </w:rPr>
          <w:delText>שכבת התצוגה</w:delText>
        </w:r>
      </w:del>
      <w:ins w:id="302" w:author="Ron Gal" w:date="2017-03-04T17:46:00Z">
        <w:r w:rsidR="0052354F">
          <w:rPr>
            <w:rFonts w:hint="cs"/>
            <w:sz w:val="24"/>
            <w:szCs w:val="24"/>
            <w:rtl/>
          </w:rPr>
          <w:t>לשכבת התצוגה</w:t>
        </w:r>
      </w:ins>
      <w:ins w:id="303" w:author="Ron Gal" w:date="2017-03-04T16:21:00Z">
        <w:r w:rsidR="000A49C2">
          <w:rPr>
            <w:rFonts w:hint="cs"/>
            <w:sz w:val="24"/>
            <w:szCs w:val="24"/>
            <w:rtl/>
          </w:rPr>
          <w:t xml:space="preserve">. </w:t>
        </w:r>
      </w:ins>
      <w:del w:id="304" w:author="Ron Gal" w:date="2017-03-04T16:21:00Z">
        <w:r w:rsidDel="000A49C2">
          <w:rPr>
            <w:sz w:val="24"/>
            <w:szCs w:val="24"/>
            <w:rtl/>
          </w:rPr>
          <w:delText xml:space="preserve">. </w:delText>
        </w:r>
      </w:del>
    </w:p>
    <w:p w:rsidR="00481634" w:rsidRDefault="00481634">
      <w:pPr>
        <w:bidi/>
      </w:pPr>
    </w:p>
    <w:p w:rsidR="00481634" w:rsidDel="00A5188F" w:rsidRDefault="00471D70">
      <w:pPr>
        <w:bidi/>
        <w:rPr>
          <w:moveFrom w:id="305" w:author="Ron Gal" w:date="2017-03-04T17:52:00Z"/>
        </w:rPr>
      </w:pPr>
      <w:moveFromRangeStart w:id="306" w:author="Ron Gal" w:date="2017-03-04T17:52:00Z" w:name="move476413258"/>
      <w:moveFrom w:id="307" w:author="Ron Gal" w:date="2017-03-04T17:52:00Z">
        <w:r w:rsidDel="00A5188F">
          <w:rPr>
            <w:sz w:val="28"/>
            <w:szCs w:val="28"/>
            <w:rtl/>
          </w:rPr>
          <w:t>נינג'קט (</w:t>
        </w:r>
        <w:r w:rsidDel="00A5188F">
          <w:rPr>
            <w:sz w:val="28"/>
            <w:szCs w:val="28"/>
          </w:rPr>
          <w:t>Ninject IoC Container</w:t>
        </w:r>
        <w:r w:rsidDel="00A5188F">
          <w:rPr>
            <w:sz w:val="28"/>
            <w:szCs w:val="28"/>
            <w:rtl/>
          </w:rPr>
          <w:t>)</w:t>
        </w:r>
      </w:moveFrom>
    </w:p>
    <w:p w:rsidR="00481634" w:rsidDel="00A5188F" w:rsidRDefault="00471D70">
      <w:pPr>
        <w:bidi/>
        <w:rPr>
          <w:moveFrom w:id="308" w:author="Ron Gal" w:date="2017-03-04T17:52:00Z"/>
        </w:rPr>
      </w:pPr>
      <w:moveFrom w:id="309" w:author="Ron Gal" w:date="2017-03-04T17:52:00Z">
        <w:r w:rsidDel="00A5188F">
          <w:rPr>
            <w:sz w:val="24"/>
            <w:szCs w:val="24"/>
            <w:rtl/>
          </w:rPr>
          <w:t xml:space="preserve">נינג'קט הוא פרויקט </w:t>
        </w:r>
        <w:r w:rsidDel="00A5188F">
          <w:rPr>
            <w:sz w:val="24"/>
            <w:szCs w:val="24"/>
          </w:rPr>
          <w:t>open source</w:t>
        </w:r>
        <w:r w:rsidDel="00A5188F">
          <w:rPr>
            <w:sz w:val="24"/>
            <w:szCs w:val="24"/>
            <w:rtl/>
          </w:rPr>
          <w:t xml:space="preserve"> שנועד להזרקת אובייקטים (והתלויות שלהם). אנו נשתמש בנינג'קט בכדי לממש את עקרון היפוך התלויות (</w:t>
        </w:r>
        <w:r w:rsidDel="00A5188F">
          <w:rPr>
            <w:sz w:val="24"/>
            <w:szCs w:val="24"/>
          </w:rPr>
          <w:t>Dependency Inversion</w:t>
        </w:r>
        <w:r w:rsidDel="00A5188F">
          <w:rPr>
            <w:sz w:val="24"/>
            <w:szCs w:val="24"/>
            <w:rtl/>
          </w:rPr>
          <w:t xml:space="preserve">). בניגוד לגישה בה כל קונטרולר יוצר את כל האובייקטים בהם הוא תלוי, בעת יצירת קונטרולר יוזרקו אליו כל התלויות שלו באופן אוטומטי דרך </w:t>
        </w:r>
        <w:r w:rsidDel="00A5188F">
          <w:rPr>
            <w:sz w:val="24"/>
            <w:szCs w:val="24"/>
          </w:rPr>
          <w:t>Ninject</w:t>
        </w:r>
        <w:r w:rsidDel="00A5188F">
          <w:rPr>
            <w:sz w:val="24"/>
            <w:szCs w:val="24"/>
            <w:rtl/>
          </w:rPr>
          <w:t xml:space="preserve"> בעזרת התשתית של </w:t>
        </w:r>
        <w:r w:rsidDel="00A5188F">
          <w:rPr>
            <w:sz w:val="24"/>
            <w:szCs w:val="24"/>
          </w:rPr>
          <w:t>Web API</w:t>
        </w:r>
        <w:r w:rsidDel="00A5188F">
          <w:rPr>
            <w:sz w:val="24"/>
            <w:szCs w:val="24"/>
            <w:rtl/>
          </w:rPr>
          <w:t xml:space="preserve">. בנוסף, בעזרת נינג'קט ניתן גם לנהל את אורך חיי הבקשה. כברירת מחדל כל אובייקט אשר מבוקש מנינג'קט נוצר מחדש עבור כל בקשה, אלא אם הוגדר אחרת. ניתן להגדיר עבור אובייקט מסויים שהוא יהיה </w:t>
        </w:r>
        <w:r w:rsidDel="00A5188F">
          <w:rPr>
            <w:sz w:val="24"/>
            <w:szCs w:val="24"/>
          </w:rPr>
          <w:t>Singleton</w:t>
        </w:r>
        <w:r w:rsidDel="00A5188F">
          <w:rPr>
            <w:sz w:val="24"/>
            <w:szCs w:val="24"/>
            <w:rtl/>
          </w:rPr>
          <w:t xml:space="preserve"> וכך בקשות נשנות לאותו אובייקט יחזירו את אותו עצם. ניתן גם להגדיר שאובייקט מסויים יהיה </w:t>
        </w:r>
        <w:r w:rsidDel="00A5188F">
          <w:rPr>
            <w:sz w:val="24"/>
            <w:szCs w:val="24"/>
          </w:rPr>
          <w:t>Singleton</w:t>
        </w:r>
        <w:r w:rsidDel="00A5188F">
          <w:rPr>
            <w:sz w:val="24"/>
            <w:szCs w:val="24"/>
            <w:rtl/>
          </w:rPr>
          <w:t xml:space="preserve"> ברמת הבקשה (נשתמש ביכולת זו לצורך ניהול ה-</w:t>
        </w:r>
        <w:r w:rsidDel="00A5188F">
          <w:rPr>
            <w:sz w:val="24"/>
            <w:szCs w:val="24"/>
          </w:rPr>
          <w:t>Session</w:t>
        </w:r>
        <w:r w:rsidDel="00A5188F">
          <w:rPr>
            <w:sz w:val="24"/>
            <w:szCs w:val="24"/>
            <w:rtl/>
          </w:rPr>
          <w:t xml:space="preserve"> של </w:t>
        </w:r>
        <w:r w:rsidDel="00A5188F">
          <w:rPr>
            <w:sz w:val="24"/>
            <w:szCs w:val="24"/>
          </w:rPr>
          <w:t>Nhibernate</w:t>
        </w:r>
        <w:r w:rsidDel="00A5188F">
          <w:rPr>
            <w:sz w:val="24"/>
            <w:szCs w:val="24"/>
            <w:rtl/>
          </w:rPr>
          <w:t>).</w:t>
        </w:r>
      </w:moveFrom>
    </w:p>
    <w:p w:rsidR="00481634" w:rsidDel="00A5188F" w:rsidRDefault="00481634">
      <w:pPr>
        <w:bidi/>
        <w:rPr>
          <w:moveFrom w:id="310" w:author="Ron Gal" w:date="2017-03-04T17:52:00Z"/>
        </w:rPr>
      </w:pPr>
    </w:p>
    <w:p w:rsidR="00481634" w:rsidDel="00A5188F" w:rsidRDefault="00471D70">
      <w:pPr>
        <w:bidi/>
        <w:rPr>
          <w:moveFrom w:id="311" w:author="Ron Gal" w:date="2017-03-04T17:52:00Z"/>
        </w:rPr>
      </w:pPr>
      <w:moveFrom w:id="312" w:author="Ron Gal" w:date="2017-03-04T17:52:00Z">
        <w:r w:rsidDel="00A5188F">
          <w:rPr>
            <w:b/>
            <w:sz w:val="24"/>
            <w:szCs w:val="24"/>
            <w:rtl/>
          </w:rPr>
          <w:t xml:space="preserve">מחלקת </w:t>
        </w:r>
        <w:r w:rsidDel="00A5188F">
          <w:rPr>
            <w:b/>
            <w:sz w:val="24"/>
            <w:szCs w:val="24"/>
          </w:rPr>
          <w:t>NinjectWebCommon</w:t>
        </w:r>
        <w:r w:rsidDel="00A5188F">
          <w:rPr>
            <w:b/>
            <w:sz w:val="24"/>
            <w:szCs w:val="24"/>
            <w:rtl/>
          </w:rPr>
          <w:t xml:space="preserve"> (תחת </w:t>
        </w:r>
        <w:r w:rsidDel="00A5188F">
          <w:rPr>
            <w:b/>
            <w:sz w:val="24"/>
            <w:szCs w:val="24"/>
          </w:rPr>
          <w:t>App_Start</w:t>
        </w:r>
        <w:r w:rsidDel="00A5188F">
          <w:rPr>
            <w:b/>
            <w:sz w:val="24"/>
            <w:szCs w:val="24"/>
            <w:rtl/>
          </w:rPr>
          <w:t>)</w:t>
        </w:r>
      </w:moveFrom>
    </w:p>
    <w:p w:rsidR="00481634" w:rsidDel="00A5188F" w:rsidRDefault="00471D70">
      <w:pPr>
        <w:bidi/>
        <w:rPr>
          <w:moveFrom w:id="313" w:author="Ron Gal" w:date="2017-03-04T17:52:00Z"/>
        </w:rPr>
      </w:pPr>
      <w:moveFrom w:id="314" w:author="Ron Gal" w:date="2017-03-04T17:52:00Z">
        <w:r w:rsidDel="00A5188F">
          <w:rPr>
            <w:sz w:val="24"/>
            <w:szCs w:val="24"/>
            <w:rtl/>
          </w:rPr>
          <w:t>מחלקה זו נוצרת באופן אוטומטית עם התקנת חבילת ה-</w:t>
        </w:r>
        <w:r w:rsidDel="00A5188F">
          <w:rPr>
            <w:sz w:val="24"/>
            <w:szCs w:val="24"/>
          </w:rPr>
          <w:t>Nuget</w:t>
        </w:r>
        <w:r w:rsidDel="00A5188F">
          <w:rPr>
            <w:sz w:val="24"/>
            <w:szCs w:val="24"/>
            <w:rtl/>
          </w:rPr>
          <w:t xml:space="preserve"> של </w:t>
        </w:r>
        <w:r w:rsidDel="00A5188F">
          <w:rPr>
            <w:sz w:val="24"/>
            <w:szCs w:val="24"/>
          </w:rPr>
          <w:t>Ninject</w:t>
        </w:r>
        <w:r w:rsidDel="00A5188F">
          <w:rPr>
            <w:sz w:val="24"/>
            <w:szCs w:val="24"/>
            <w:rtl/>
          </w:rPr>
          <w:t xml:space="preserve"> עבור </w:t>
        </w:r>
        <w:r w:rsidDel="00A5188F">
          <w:rPr>
            <w:sz w:val="24"/>
            <w:szCs w:val="24"/>
          </w:rPr>
          <w:t>Web API</w:t>
        </w:r>
        <w:r w:rsidDel="00A5188F">
          <w:rPr>
            <w:sz w:val="24"/>
            <w:szCs w:val="24"/>
            <w:rtl/>
          </w:rPr>
          <w:t xml:space="preserve">. היא מכילה את הפונקציונאליות הכרוכה באתחול של </w:t>
        </w:r>
        <w:r w:rsidDel="00A5188F">
          <w:rPr>
            <w:sz w:val="24"/>
            <w:szCs w:val="24"/>
          </w:rPr>
          <w:t>Ninject</w:t>
        </w:r>
        <w:r w:rsidDel="00A5188F">
          <w:rPr>
            <w:sz w:val="24"/>
            <w:szCs w:val="24"/>
            <w:rtl/>
          </w:rPr>
          <w:t xml:space="preserve"> ובניקוי הזכרון בעת עצירת הפרויקט. לא נפרט כאן על דרך פעולת מחלקה זו, יש לעיין באתר של </w:t>
        </w:r>
        <w:r w:rsidDel="00A5188F">
          <w:rPr>
            <w:sz w:val="24"/>
            <w:szCs w:val="24"/>
          </w:rPr>
          <w:t>Ninject</w:t>
        </w:r>
        <w:r w:rsidDel="00A5188F">
          <w:rPr>
            <w:sz w:val="24"/>
            <w:szCs w:val="24"/>
            <w:rtl/>
          </w:rPr>
          <w:t xml:space="preserve"> לפרטים נוספים. </w:t>
        </w:r>
      </w:moveFrom>
    </w:p>
    <w:p w:rsidR="00481634" w:rsidDel="00A5188F" w:rsidRDefault="00471D70">
      <w:pPr>
        <w:bidi/>
        <w:rPr>
          <w:moveFrom w:id="315" w:author="Ron Gal" w:date="2017-03-04T17:52:00Z"/>
        </w:rPr>
      </w:pPr>
      <w:moveFrom w:id="316" w:author="Ron Gal" w:date="2017-03-04T17:52:00Z">
        <w:r w:rsidDel="00A5188F">
          <w:rPr>
            <w:sz w:val="24"/>
            <w:szCs w:val="24"/>
            <w:rtl/>
          </w:rPr>
          <w:t xml:space="preserve">נעיר רק כי במחלקה זו תחת הפונקציה </w:t>
        </w:r>
        <w:r w:rsidDel="00A5188F">
          <w:rPr>
            <w:sz w:val="24"/>
            <w:szCs w:val="24"/>
          </w:rPr>
          <w:t>RegisterServices</w:t>
        </w:r>
        <w:r w:rsidDel="00A5188F">
          <w:rPr>
            <w:sz w:val="24"/>
            <w:szCs w:val="24"/>
            <w:rtl/>
          </w:rPr>
          <w:t xml:space="preserve"> נתאחל את מחלקת </w:t>
        </w:r>
        <w:r w:rsidDel="00A5188F">
          <w:rPr>
            <w:sz w:val="24"/>
            <w:szCs w:val="24"/>
          </w:rPr>
          <w:t>NinjectConfigurator</w:t>
        </w:r>
        <w:r w:rsidDel="00A5188F">
          <w:rPr>
            <w:sz w:val="24"/>
            <w:szCs w:val="24"/>
            <w:rtl/>
          </w:rPr>
          <w:t xml:space="preserve"> אשר תוסיף את כל האובייקטים הרלוונטים ל-</w:t>
        </w:r>
        <w:r w:rsidDel="00A5188F">
          <w:rPr>
            <w:sz w:val="24"/>
            <w:szCs w:val="24"/>
          </w:rPr>
          <w:t>IoC</w:t>
        </w:r>
        <w:r w:rsidDel="00A5188F">
          <w:rPr>
            <w:sz w:val="24"/>
            <w:szCs w:val="24"/>
            <w:rtl/>
          </w:rPr>
          <w:t xml:space="preserve">.  בנוסף, תחת הפונקציה </w:t>
        </w:r>
        <w:r w:rsidDel="00A5188F">
          <w:rPr>
            <w:sz w:val="24"/>
            <w:szCs w:val="24"/>
          </w:rPr>
          <w:t>Start</w:t>
        </w:r>
        <w:r w:rsidDel="00A5188F">
          <w:rPr>
            <w:sz w:val="24"/>
            <w:szCs w:val="24"/>
            <w:rtl/>
          </w:rPr>
          <w:t xml:space="preserve"> נגדיר ל-</w:t>
        </w:r>
        <w:r w:rsidDel="00A5188F">
          <w:rPr>
            <w:sz w:val="24"/>
            <w:szCs w:val="24"/>
          </w:rPr>
          <w:t>Web API</w:t>
        </w:r>
        <w:r w:rsidDel="00A5188F">
          <w:rPr>
            <w:sz w:val="24"/>
            <w:szCs w:val="24"/>
            <w:rtl/>
          </w:rPr>
          <w:t xml:space="preserve"> להשתמש ב-</w:t>
        </w:r>
        <w:r w:rsidDel="00A5188F">
          <w:rPr>
            <w:sz w:val="24"/>
            <w:szCs w:val="24"/>
          </w:rPr>
          <w:t>Ninject IoC</w:t>
        </w:r>
        <w:r w:rsidDel="00A5188F">
          <w:rPr>
            <w:sz w:val="24"/>
            <w:szCs w:val="24"/>
            <w:rtl/>
          </w:rPr>
          <w:t xml:space="preserve"> לצורך הזרקת אובייקטים בעזרת קביעת ה-</w:t>
        </w:r>
        <w:r w:rsidDel="00A5188F">
          <w:rPr>
            <w:sz w:val="24"/>
            <w:szCs w:val="24"/>
          </w:rPr>
          <w:t>DependencyResoler</w:t>
        </w:r>
        <w:r w:rsidDel="00A5188F">
          <w:rPr>
            <w:sz w:val="24"/>
            <w:szCs w:val="24"/>
            <w:rtl/>
          </w:rPr>
          <w:t xml:space="preserve"> של </w:t>
        </w:r>
        <w:r w:rsidDel="00A5188F">
          <w:rPr>
            <w:sz w:val="24"/>
            <w:szCs w:val="24"/>
          </w:rPr>
          <w:t>Web API</w:t>
        </w:r>
        <w:r w:rsidDel="00A5188F">
          <w:rPr>
            <w:sz w:val="24"/>
            <w:szCs w:val="24"/>
            <w:rtl/>
          </w:rPr>
          <w:t xml:space="preserve"> להיות אובייקט מסוג </w:t>
        </w:r>
        <w:r w:rsidDel="00A5188F">
          <w:rPr>
            <w:sz w:val="24"/>
            <w:szCs w:val="24"/>
          </w:rPr>
          <w:t>NinjectDependencyResoler.</w:t>
        </w:r>
      </w:moveFrom>
    </w:p>
    <w:p w:rsidR="00481634" w:rsidDel="00A5188F" w:rsidRDefault="00471D70">
      <w:pPr>
        <w:bidi/>
        <w:rPr>
          <w:moveFrom w:id="317" w:author="Ron Gal" w:date="2017-03-04T17:52:00Z"/>
        </w:rPr>
      </w:pPr>
      <w:moveFrom w:id="318" w:author="Ron Gal" w:date="2017-03-04T17:52:00Z">
        <w:r w:rsidDel="00A5188F">
          <w:rPr>
            <w:b/>
            <w:sz w:val="24"/>
            <w:szCs w:val="24"/>
          </w:rPr>
          <w:br/>
        </w:r>
        <w:r w:rsidDel="00A5188F">
          <w:rPr>
            <w:b/>
            <w:sz w:val="24"/>
            <w:szCs w:val="24"/>
            <w:rtl/>
          </w:rPr>
          <w:t xml:space="preserve">מחלקת </w:t>
        </w:r>
        <w:r w:rsidDel="00A5188F">
          <w:rPr>
            <w:b/>
            <w:sz w:val="24"/>
            <w:szCs w:val="24"/>
          </w:rPr>
          <w:t>NinjectDependencyResolver</w:t>
        </w:r>
      </w:moveFrom>
    </w:p>
    <w:p w:rsidR="00481634" w:rsidDel="00A5188F" w:rsidRDefault="00471D70">
      <w:pPr>
        <w:bidi/>
        <w:rPr>
          <w:moveFrom w:id="319" w:author="Ron Gal" w:date="2017-03-04T17:52:00Z"/>
        </w:rPr>
      </w:pPr>
      <w:moveFrom w:id="320" w:author="Ron Gal" w:date="2017-03-04T17:52:00Z">
        <w:r w:rsidDel="00A5188F">
          <w:rPr>
            <w:sz w:val="24"/>
            <w:szCs w:val="24"/>
            <w:rtl/>
          </w:rPr>
          <w:t xml:space="preserve">מחלקה זו מממשת את הממשק </w:t>
        </w:r>
        <w:r w:rsidDel="00A5188F">
          <w:rPr>
            <w:sz w:val="24"/>
            <w:szCs w:val="24"/>
          </w:rPr>
          <w:t>IDependencyResolver</w:t>
        </w:r>
        <w:r w:rsidDel="00A5188F">
          <w:rPr>
            <w:sz w:val="24"/>
            <w:szCs w:val="24"/>
            <w:rtl/>
          </w:rPr>
          <w:t xml:space="preserve"> של </w:t>
        </w:r>
        <w:r w:rsidDel="00A5188F">
          <w:rPr>
            <w:sz w:val="24"/>
            <w:szCs w:val="24"/>
          </w:rPr>
          <w:t>Net</w:t>
        </w:r>
        <w:r w:rsidDel="00A5188F">
          <w:rPr>
            <w:sz w:val="24"/>
            <w:szCs w:val="24"/>
            <w:rtl/>
          </w:rPr>
          <w:t>. ויודעת לתשאל את ה-</w:t>
        </w:r>
        <w:r w:rsidDel="00A5188F">
          <w:rPr>
            <w:sz w:val="24"/>
            <w:szCs w:val="24"/>
          </w:rPr>
          <w:t>IoC</w:t>
        </w:r>
        <w:r w:rsidDel="00A5188F">
          <w:rPr>
            <w:sz w:val="24"/>
            <w:szCs w:val="24"/>
            <w:rtl/>
          </w:rPr>
          <w:t xml:space="preserve"> לצורך שליפת אובייקט או רשימה של אובייקטים מממנו לפי סוג המחלקה מבוקש. המחלקה מכילה את הפונקציות הבאות:</w:t>
        </w:r>
      </w:moveFrom>
    </w:p>
    <w:p w:rsidR="00481634" w:rsidDel="00A5188F" w:rsidRDefault="00481634">
      <w:pPr>
        <w:bidi/>
        <w:rPr>
          <w:moveFrom w:id="321" w:author="Ron Gal" w:date="2017-03-04T17:52:00Z"/>
        </w:rPr>
      </w:pPr>
    </w:p>
    <w:p w:rsidR="00481634" w:rsidDel="00A5188F" w:rsidRDefault="00471D70">
      <w:pPr>
        <w:rPr>
          <w:moveFrom w:id="322" w:author="Ron Gal" w:date="2017-03-04T17:52:00Z"/>
        </w:rPr>
      </w:pPr>
      <w:moveFrom w:id="323" w:author="Ron Gal" w:date="2017-03-04T17:52:00Z">
        <w:r w:rsidDel="00A5188F">
          <w:rPr>
            <w:sz w:val="24"/>
            <w:szCs w:val="24"/>
          </w:rPr>
          <w:t>public object GetService(Type serviceType)</w:t>
        </w:r>
      </w:moveFrom>
    </w:p>
    <w:p w:rsidR="00481634" w:rsidDel="00A5188F" w:rsidRDefault="00481634">
      <w:pPr>
        <w:rPr>
          <w:moveFrom w:id="324" w:author="Ron Gal" w:date="2017-03-04T17:52:00Z"/>
        </w:rPr>
      </w:pPr>
    </w:p>
    <w:p w:rsidR="00481634" w:rsidDel="00A5188F" w:rsidRDefault="00471D70">
      <w:pPr>
        <w:rPr>
          <w:moveFrom w:id="325" w:author="Ron Gal" w:date="2017-03-04T17:52:00Z"/>
        </w:rPr>
      </w:pPr>
      <w:moveFrom w:id="326" w:author="Ron Gal" w:date="2017-03-04T17:52:00Z">
        <w:r w:rsidDel="00A5188F">
          <w:rPr>
            <w:sz w:val="24"/>
            <w:szCs w:val="24"/>
          </w:rPr>
          <w:t>public IEnumerable&lt;object&gt; GetServices(Type serviceType)</w:t>
        </w:r>
      </w:moveFrom>
    </w:p>
    <w:p w:rsidR="00481634" w:rsidDel="00A5188F" w:rsidRDefault="00481634">
      <w:pPr>
        <w:rPr>
          <w:moveFrom w:id="327" w:author="Ron Gal" w:date="2017-03-04T17:52:00Z"/>
        </w:rPr>
      </w:pPr>
    </w:p>
    <w:p w:rsidR="00481634" w:rsidDel="00A5188F" w:rsidRDefault="00471D70">
      <w:pPr>
        <w:rPr>
          <w:moveFrom w:id="328" w:author="Ron Gal" w:date="2017-03-04T17:52:00Z"/>
        </w:rPr>
      </w:pPr>
      <w:moveFrom w:id="329" w:author="Ron Gal" w:date="2017-03-04T17:52:00Z">
        <w:r w:rsidDel="00A5188F">
          <w:rPr>
            <w:sz w:val="24"/>
            <w:szCs w:val="24"/>
          </w:rPr>
          <w:t>public IDependencyScope BeginScope()</w:t>
        </w:r>
      </w:moveFrom>
    </w:p>
    <w:p w:rsidR="00481634" w:rsidDel="00A5188F" w:rsidRDefault="00481634">
      <w:pPr>
        <w:rPr>
          <w:moveFrom w:id="330" w:author="Ron Gal" w:date="2017-03-04T17:52:00Z"/>
        </w:rPr>
      </w:pPr>
    </w:p>
    <w:p w:rsidR="00481634" w:rsidDel="00A5188F" w:rsidRDefault="00471D70">
      <w:pPr>
        <w:rPr>
          <w:moveFrom w:id="331" w:author="Ron Gal" w:date="2017-03-04T17:52:00Z"/>
        </w:rPr>
      </w:pPr>
      <w:moveFrom w:id="332" w:author="Ron Gal" w:date="2017-03-04T17:52:00Z">
        <w:r w:rsidDel="00A5188F">
          <w:rPr>
            <w:sz w:val="24"/>
            <w:szCs w:val="24"/>
          </w:rPr>
          <w:t>public void Dispose()</w:t>
        </w:r>
      </w:moveFrom>
    </w:p>
    <w:p w:rsidR="00481634" w:rsidDel="00A5188F" w:rsidRDefault="00481634">
      <w:pPr>
        <w:rPr>
          <w:moveFrom w:id="333" w:author="Ron Gal" w:date="2017-03-04T17:52:00Z"/>
        </w:rPr>
      </w:pPr>
    </w:p>
    <w:p w:rsidR="00481634" w:rsidDel="00A5188F" w:rsidRDefault="00481634">
      <w:pPr>
        <w:bidi/>
        <w:rPr>
          <w:moveFrom w:id="334" w:author="Ron Gal" w:date="2017-03-04T17:52:00Z"/>
        </w:rPr>
      </w:pPr>
    </w:p>
    <w:p w:rsidR="00481634" w:rsidDel="00A5188F" w:rsidRDefault="00471D70">
      <w:pPr>
        <w:rPr>
          <w:moveFrom w:id="335" w:author="Ron Gal" w:date="2017-03-04T17:52:00Z"/>
        </w:rPr>
      </w:pPr>
      <w:moveFrom w:id="336" w:author="Ron Gal" w:date="2017-03-04T17:52:00Z">
        <w:r w:rsidDel="00A5188F">
          <w:br w:type="page"/>
        </w:r>
      </w:moveFrom>
    </w:p>
    <w:p w:rsidR="00481634" w:rsidDel="00A5188F" w:rsidRDefault="00481634">
      <w:pPr>
        <w:bidi/>
        <w:rPr>
          <w:moveFrom w:id="337" w:author="Ron Gal" w:date="2017-03-04T17:52:00Z"/>
        </w:rPr>
      </w:pPr>
    </w:p>
    <w:p w:rsidR="00481634" w:rsidDel="00A5188F" w:rsidRDefault="00471D70">
      <w:pPr>
        <w:bidi/>
        <w:rPr>
          <w:moveFrom w:id="338" w:author="Ron Gal" w:date="2017-03-04T17:52:00Z"/>
        </w:rPr>
      </w:pPr>
      <w:moveFrom w:id="339" w:author="Ron Gal" w:date="2017-03-04T17:52:00Z">
        <w:r w:rsidDel="00A5188F">
          <w:rPr>
            <w:b/>
            <w:sz w:val="24"/>
            <w:szCs w:val="24"/>
            <w:rtl/>
          </w:rPr>
          <w:t xml:space="preserve">מחלקת </w:t>
        </w:r>
        <w:r w:rsidDel="00A5188F">
          <w:rPr>
            <w:b/>
            <w:sz w:val="24"/>
            <w:szCs w:val="24"/>
          </w:rPr>
          <w:t>NinjectConfigurator</w:t>
        </w:r>
      </w:moveFrom>
    </w:p>
    <w:p w:rsidR="00481634" w:rsidDel="00A5188F" w:rsidRDefault="00471D70">
      <w:pPr>
        <w:bidi/>
        <w:rPr>
          <w:moveFrom w:id="340" w:author="Ron Gal" w:date="2017-03-04T17:52:00Z"/>
        </w:rPr>
      </w:pPr>
      <w:moveFrom w:id="341" w:author="Ron Gal" w:date="2017-03-04T17:52:00Z">
        <w:r w:rsidDel="00A5188F">
          <w:rPr>
            <w:sz w:val="24"/>
            <w:szCs w:val="24"/>
            <w:rtl/>
          </w:rPr>
          <w:t>מחלקה זו אחראית על רישום כל האובייקטים ב-</w:t>
        </w:r>
        <w:r w:rsidDel="00A5188F">
          <w:rPr>
            <w:sz w:val="24"/>
            <w:szCs w:val="24"/>
          </w:rPr>
          <w:t>Ninject IoC</w:t>
        </w:r>
        <w:r w:rsidDel="00A5188F">
          <w:rPr>
            <w:sz w:val="24"/>
            <w:szCs w:val="24"/>
            <w:rtl/>
          </w:rPr>
          <w:t xml:space="preserve"> בעזרת קריאה למתודה </w:t>
        </w:r>
        <w:r w:rsidDel="00A5188F">
          <w:rPr>
            <w:sz w:val="24"/>
            <w:szCs w:val="24"/>
          </w:rPr>
          <w:t>Configure</w:t>
        </w:r>
        <w:r w:rsidDel="00A5188F">
          <w:rPr>
            <w:sz w:val="24"/>
            <w:szCs w:val="24"/>
            <w:rtl/>
          </w:rPr>
          <w:t>. מתודה זו קוראת ל-</w:t>
        </w:r>
        <w:r w:rsidDel="00A5188F">
          <w:rPr>
            <w:sz w:val="24"/>
            <w:szCs w:val="24"/>
          </w:rPr>
          <w:t>AddBindings</w:t>
        </w:r>
        <w:r w:rsidDel="00A5188F">
          <w:rPr>
            <w:sz w:val="24"/>
            <w:szCs w:val="24"/>
            <w:rtl/>
          </w:rPr>
          <w:t xml:space="preserve"> אשר רושמת בפועל את כל סוגי המחלקות. בין המחלקות אשר יירשמו ב-</w:t>
        </w:r>
        <w:r w:rsidDel="00A5188F">
          <w:rPr>
            <w:sz w:val="24"/>
            <w:szCs w:val="24"/>
          </w:rPr>
          <w:t>IoC</w:t>
        </w:r>
        <w:r w:rsidDel="00A5188F">
          <w:rPr>
            <w:sz w:val="24"/>
            <w:szCs w:val="24"/>
            <w:rtl/>
          </w:rPr>
          <w:t xml:space="preserve"> יהיו ה-</w:t>
        </w:r>
        <w:r w:rsidDel="00A5188F">
          <w:rPr>
            <w:sz w:val="24"/>
            <w:szCs w:val="24"/>
          </w:rPr>
          <w:t>SessionFactory</w:t>
        </w:r>
        <w:r w:rsidDel="00A5188F">
          <w:rPr>
            <w:sz w:val="24"/>
            <w:szCs w:val="24"/>
            <w:rtl/>
          </w:rPr>
          <w:t xml:space="preserve"> של </w:t>
        </w:r>
        <w:r w:rsidDel="00A5188F">
          <w:rPr>
            <w:sz w:val="24"/>
            <w:szCs w:val="24"/>
          </w:rPr>
          <w:t>Nhibernate</w:t>
        </w:r>
        <w:r w:rsidDel="00A5188F">
          <w:rPr>
            <w:sz w:val="24"/>
            <w:szCs w:val="24"/>
            <w:rtl/>
          </w:rPr>
          <w:t xml:space="preserve"> - אובייקט אשר יודע לייצר עצמים מסוג </w:t>
        </w:r>
        <w:r w:rsidDel="00A5188F">
          <w:rPr>
            <w:sz w:val="24"/>
            <w:szCs w:val="24"/>
          </w:rPr>
          <w:t>Session</w:t>
        </w:r>
        <w:r w:rsidDel="00A5188F">
          <w:rPr>
            <w:sz w:val="24"/>
            <w:szCs w:val="24"/>
            <w:rtl/>
          </w:rPr>
          <w:t xml:space="preserve"> של </w:t>
        </w:r>
        <w:r w:rsidDel="00A5188F">
          <w:rPr>
            <w:sz w:val="24"/>
            <w:szCs w:val="24"/>
          </w:rPr>
          <w:t>Nhibernate</w:t>
        </w:r>
        <w:r w:rsidDel="00A5188F">
          <w:rPr>
            <w:sz w:val="24"/>
            <w:szCs w:val="24"/>
            <w:rtl/>
          </w:rPr>
          <w:t xml:space="preserve"> ומתודה אשר תייצר </w:t>
        </w:r>
        <w:r w:rsidDel="00A5188F">
          <w:rPr>
            <w:sz w:val="24"/>
            <w:szCs w:val="24"/>
          </w:rPr>
          <w:t>Session</w:t>
        </w:r>
        <w:r w:rsidDel="00A5188F">
          <w:rPr>
            <w:sz w:val="24"/>
            <w:szCs w:val="24"/>
            <w:rtl/>
          </w:rPr>
          <w:t xml:space="preserve"> ייחודי עבור כל בקשה. המחלקה מכילה את הפונקציות הבאות:</w:t>
        </w:r>
      </w:moveFrom>
    </w:p>
    <w:p w:rsidR="00481634" w:rsidDel="00A5188F" w:rsidRDefault="00481634">
      <w:pPr>
        <w:bidi/>
        <w:rPr>
          <w:moveFrom w:id="342" w:author="Ron Gal" w:date="2017-03-04T17:52:00Z"/>
        </w:rPr>
      </w:pPr>
    </w:p>
    <w:p w:rsidR="00481634" w:rsidDel="00A5188F" w:rsidRDefault="00471D70">
      <w:pPr>
        <w:rPr>
          <w:moveFrom w:id="343" w:author="Ron Gal" w:date="2017-03-04T17:52:00Z"/>
        </w:rPr>
      </w:pPr>
      <w:moveFrom w:id="344" w:author="Ron Gal" w:date="2017-03-04T17:52:00Z">
        <w:r w:rsidDel="00A5188F">
          <w:rPr>
            <w:sz w:val="24"/>
            <w:szCs w:val="24"/>
          </w:rPr>
          <w:t>public void Configure(IKernel container)</w:t>
        </w:r>
      </w:moveFrom>
    </w:p>
    <w:p w:rsidR="00481634" w:rsidDel="00A5188F" w:rsidRDefault="00481634">
      <w:pPr>
        <w:rPr>
          <w:moveFrom w:id="345" w:author="Ron Gal" w:date="2017-03-04T17:52:00Z"/>
        </w:rPr>
      </w:pPr>
    </w:p>
    <w:p w:rsidR="00481634" w:rsidDel="00A5188F" w:rsidRDefault="00471D70">
      <w:pPr>
        <w:rPr>
          <w:moveFrom w:id="346" w:author="Ron Gal" w:date="2017-03-04T17:52:00Z"/>
        </w:rPr>
      </w:pPr>
      <w:moveFrom w:id="347" w:author="Ron Gal" w:date="2017-03-04T17:52:00Z">
        <w:r w:rsidDel="00A5188F">
          <w:rPr>
            <w:sz w:val="24"/>
            <w:szCs w:val="24"/>
          </w:rPr>
          <w:t>public void AddBindings(IKernel container)</w:t>
        </w:r>
      </w:moveFrom>
    </w:p>
    <w:moveFromRangeEnd w:id="306"/>
    <w:p w:rsidR="00481634" w:rsidRDefault="00481634">
      <w:pPr>
        <w:bidi/>
      </w:pPr>
    </w:p>
    <w:p w:rsidR="00481634" w:rsidRDefault="00BD788B">
      <w:pPr>
        <w:pStyle w:val="Heading2"/>
        <w:bidi/>
        <w:rPr>
          <w:rtl/>
        </w:rPr>
        <w:pPrChange w:id="348" w:author="Ron Gal" w:date="2017-03-05T23:21:00Z">
          <w:pPr>
            <w:bidi/>
          </w:pPr>
        </w:pPrChange>
      </w:pPr>
      <w:del w:id="349" w:author="Ron Gal" w:date="2017-03-04T17:46:00Z">
        <w:r w:rsidDel="0052354F">
          <w:delText xml:space="preserve">Daos </w:delText>
        </w:r>
      </w:del>
      <w:bookmarkStart w:id="350" w:name="_Toc476522464"/>
      <w:ins w:id="351" w:author="Ron Gal" w:date="2017-03-04T17:46:00Z">
        <w:r w:rsidR="0052354F">
          <w:t xml:space="preserve">DAO </w:t>
        </w:r>
      </w:ins>
      <w:r>
        <w:t>(Data Access Objects)</w:t>
      </w:r>
      <w:bookmarkEnd w:id="350"/>
    </w:p>
    <w:p w:rsidR="00481634" w:rsidRDefault="00471D70" w:rsidP="00BD788B">
      <w:pPr>
        <w:bidi/>
      </w:pPr>
      <w:r>
        <w:rPr>
          <w:sz w:val="24"/>
          <w:szCs w:val="24"/>
          <w:rtl/>
        </w:rPr>
        <w:t xml:space="preserve">קבוצת מחלקות זו אחראית על מימוש שכבת הלוגיקה באתר. בהתאם לעקרונות המנחים בשכבת הלוגיקה, עבור כל ישות יוגדר </w:t>
      </w:r>
      <w:r w:rsidR="00BD788B">
        <w:rPr>
          <w:sz w:val="24"/>
          <w:szCs w:val="24"/>
        </w:rPr>
        <w:t>dao</w:t>
      </w:r>
      <w:r>
        <w:rPr>
          <w:sz w:val="24"/>
          <w:szCs w:val="24"/>
          <w:rtl/>
        </w:rPr>
        <w:t xml:space="preserve"> בודד אשר יכיל את הלוגיקה הקשורה באותה ישות. עבור כל מחלקה </w:t>
      </w:r>
      <w:r>
        <w:rPr>
          <w:sz w:val="24"/>
          <w:szCs w:val="24"/>
          <w:rtl/>
        </w:rPr>
        <w:lastRenderedPageBreak/>
        <w:t>בקבוצה זו יוגדר ממשק מתאים. ממשק זה ישומש בעת שליפת ה-</w:t>
      </w:r>
      <w:r w:rsidR="00BD788B">
        <w:rPr>
          <w:sz w:val="24"/>
          <w:szCs w:val="24"/>
        </w:rPr>
        <w:t>dao</w:t>
      </w:r>
      <w:r>
        <w:rPr>
          <w:sz w:val="24"/>
          <w:szCs w:val="24"/>
          <w:rtl/>
        </w:rPr>
        <w:t xml:space="preserve"> מה-</w:t>
      </w:r>
      <w:r>
        <w:rPr>
          <w:sz w:val="24"/>
          <w:szCs w:val="24"/>
        </w:rPr>
        <w:t>IoC</w:t>
      </w:r>
      <w:r>
        <w:rPr>
          <w:sz w:val="24"/>
          <w:szCs w:val="24"/>
          <w:rtl/>
        </w:rPr>
        <w:t>. שם כל ממשק מסוג זה יהיה כשם ה-</w:t>
      </w:r>
      <w:r w:rsidR="00BD788B">
        <w:rPr>
          <w:sz w:val="24"/>
          <w:szCs w:val="24"/>
        </w:rPr>
        <w:t>dao</w:t>
      </w:r>
      <w:r>
        <w:rPr>
          <w:sz w:val="24"/>
          <w:szCs w:val="24"/>
          <w:rtl/>
        </w:rPr>
        <w:t xml:space="preserve"> עם קידומת </w:t>
      </w:r>
      <w:r>
        <w:rPr>
          <w:sz w:val="24"/>
          <w:szCs w:val="24"/>
        </w:rPr>
        <w:t>I</w:t>
      </w:r>
      <w:r>
        <w:rPr>
          <w:sz w:val="24"/>
          <w:szCs w:val="24"/>
          <w:rtl/>
        </w:rPr>
        <w:t xml:space="preserve"> (לציון </w:t>
      </w:r>
      <w:r>
        <w:rPr>
          <w:sz w:val="24"/>
          <w:szCs w:val="24"/>
        </w:rPr>
        <w:t>Interface</w:t>
      </w:r>
      <w:r>
        <w:rPr>
          <w:sz w:val="24"/>
          <w:szCs w:val="24"/>
          <w:rtl/>
        </w:rPr>
        <w:t>) ויכיל חתימות זהות למתודות ב-</w:t>
      </w:r>
      <w:r w:rsidR="00BD788B">
        <w:rPr>
          <w:sz w:val="24"/>
          <w:szCs w:val="24"/>
        </w:rPr>
        <w:t>dao</w:t>
      </w:r>
      <w:r>
        <w:rPr>
          <w:sz w:val="24"/>
          <w:szCs w:val="24"/>
          <w:rtl/>
        </w:rPr>
        <w:t>.</w:t>
      </w:r>
    </w:p>
    <w:p w:rsidR="00481634" w:rsidRDefault="00481634">
      <w:pPr>
        <w:bidi/>
      </w:pPr>
    </w:p>
    <w:p w:rsidR="00481634" w:rsidRDefault="00471D70">
      <w:pPr>
        <w:bidi/>
      </w:pPr>
      <w:r>
        <w:rPr>
          <w:b/>
          <w:sz w:val="24"/>
          <w:szCs w:val="24"/>
          <w:rtl/>
        </w:rPr>
        <w:t>ממשק &lt;</w:t>
      </w:r>
      <w:r>
        <w:rPr>
          <w:b/>
          <w:sz w:val="24"/>
          <w:szCs w:val="24"/>
        </w:rPr>
        <w:t>IDatabaseAccess&lt;T</w:t>
      </w:r>
    </w:p>
    <w:p w:rsidR="00481634" w:rsidRDefault="00471D70">
      <w:pPr>
        <w:bidi/>
      </w:pPr>
      <w:r>
        <w:rPr>
          <w:sz w:val="24"/>
          <w:szCs w:val="24"/>
          <w:rtl/>
        </w:rPr>
        <w:t xml:space="preserve">ממשק זה מגדיר מתודות המאפשרות גישה למסד הנתונים עבור ישות מסוג </w:t>
      </w:r>
      <w:r>
        <w:rPr>
          <w:sz w:val="24"/>
          <w:szCs w:val="24"/>
        </w:rPr>
        <w:t>T</w:t>
      </w:r>
      <w:r>
        <w:rPr>
          <w:sz w:val="24"/>
          <w:szCs w:val="24"/>
          <w:rtl/>
        </w:rPr>
        <w:t xml:space="preserve"> כאשר </w:t>
      </w:r>
      <w:r>
        <w:rPr>
          <w:sz w:val="24"/>
          <w:szCs w:val="24"/>
        </w:rPr>
        <w:t>T</w:t>
      </w:r>
      <w:r>
        <w:rPr>
          <w:sz w:val="24"/>
          <w:szCs w:val="24"/>
          <w:rtl/>
        </w:rPr>
        <w:t xml:space="preserve"> יורשת  מ-</w:t>
      </w:r>
      <w:r>
        <w:rPr>
          <w:sz w:val="24"/>
          <w:szCs w:val="24"/>
        </w:rPr>
        <w:t>Entity</w:t>
      </w:r>
      <w:r>
        <w:rPr>
          <w:sz w:val="24"/>
          <w:szCs w:val="24"/>
          <w:rtl/>
        </w:rPr>
        <w:t xml:space="preserve">. באמצעות ממשק זה ניתן להכניס, לעדכן ולשלוף נתונים (בעזרת </w:t>
      </w:r>
      <w:r>
        <w:rPr>
          <w:sz w:val="24"/>
          <w:szCs w:val="24"/>
        </w:rPr>
        <w:t>Linq</w:t>
      </w:r>
      <w:r>
        <w:rPr>
          <w:sz w:val="24"/>
          <w:szCs w:val="24"/>
          <w:rtl/>
        </w:rPr>
        <w:t>) מבסיס הנתונים. ממשק זה מגדיר את הפעולות הבאות:</w:t>
      </w:r>
    </w:p>
    <w:p w:rsidR="00481634" w:rsidRDefault="00471D70">
      <w:r>
        <w:rPr>
          <w:sz w:val="24"/>
          <w:szCs w:val="24"/>
        </w:rPr>
        <w:t>void Update(int id, T entity);</w:t>
      </w:r>
    </w:p>
    <w:p w:rsidR="00481634" w:rsidRDefault="00481634"/>
    <w:p w:rsidR="00481634" w:rsidRDefault="00471D70">
      <w:r>
        <w:rPr>
          <w:sz w:val="24"/>
          <w:szCs w:val="24"/>
        </w:rPr>
        <w:t>T Save(T entity);</w:t>
      </w:r>
    </w:p>
    <w:p w:rsidR="00481634" w:rsidRDefault="00481634"/>
    <w:p w:rsidR="00481634" w:rsidRDefault="00471D70">
      <w:r>
        <w:rPr>
          <w:sz w:val="24"/>
          <w:szCs w:val="24"/>
        </w:rPr>
        <w:t>T Get(int id);</w:t>
      </w:r>
    </w:p>
    <w:p w:rsidR="00481634" w:rsidRDefault="00481634"/>
    <w:p w:rsidR="00481634" w:rsidRDefault="00471D70">
      <w:r>
        <w:rPr>
          <w:sz w:val="24"/>
          <w:szCs w:val="24"/>
        </w:rPr>
        <w:t>IQueryable&lt;T&gt; Query();</w:t>
      </w:r>
      <w:r>
        <w:rPr>
          <w:sz w:val="24"/>
          <w:szCs w:val="24"/>
        </w:rPr>
        <w:tab/>
      </w:r>
    </w:p>
    <w:p w:rsidR="00481634" w:rsidRDefault="00481634">
      <w:pPr>
        <w:bidi/>
      </w:pPr>
    </w:p>
    <w:p w:rsidR="00481634" w:rsidRDefault="00471D70">
      <w:pPr>
        <w:bidi/>
      </w:pPr>
      <w:r>
        <w:rPr>
          <w:b/>
          <w:sz w:val="24"/>
          <w:szCs w:val="24"/>
          <w:rtl/>
        </w:rPr>
        <w:t>מחלקת &lt;</w:t>
      </w:r>
      <w:r>
        <w:rPr>
          <w:b/>
          <w:sz w:val="24"/>
          <w:szCs w:val="24"/>
        </w:rPr>
        <w:t>DatabaseAccessBase&lt;T</w:t>
      </w:r>
    </w:p>
    <w:p w:rsidR="00481634" w:rsidDel="00A11CF2" w:rsidRDefault="00471D70">
      <w:pPr>
        <w:bidi/>
        <w:rPr>
          <w:del w:id="352" w:author="Ron Gal" w:date="2017-03-04T17:56:00Z"/>
        </w:rPr>
      </w:pPr>
      <w:r>
        <w:rPr>
          <w:sz w:val="24"/>
          <w:szCs w:val="24"/>
          <w:rtl/>
        </w:rPr>
        <w:t>מחלקה מופשטת זו מממשת את &lt;</w:t>
      </w:r>
      <w:r>
        <w:rPr>
          <w:sz w:val="24"/>
          <w:szCs w:val="24"/>
        </w:rPr>
        <w:t>IDatabaseAccess&lt;T</w:t>
      </w:r>
      <w:r>
        <w:rPr>
          <w:sz w:val="24"/>
          <w:szCs w:val="24"/>
          <w:rtl/>
        </w:rPr>
        <w:t xml:space="preserve"> בעזרת </w:t>
      </w:r>
      <w:r>
        <w:rPr>
          <w:sz w:val="24"/>
          <w:szCs w:val="24"/>
        </w:rPr>
        <w:t>Nhibernate</w:t>
      </w:r>
      <w:r>
        <w:rPr>
          <w:sz w:val="24"/>
          <w:szCs w:val="24"/>
          <w:rtl/>
        </w:rPr>
        <w:t xml:space="preserve">. כל </w:t>
      </w:r>
      <w:r>
        <w:rPr>
          <w:sz w:val="24"/>
          <w:szCs w:val="24"/>
        </w:rPr>
        <w:t>query processor</w:t>
      </w:r>
      <w:r>
        <w:rPr>
          <w:sz w:val="24"/>
          <w:szCs w:val="24"/>
          <w:rtl/>
        </w:rPr>
        <w:t xml:space="preserve"> יירש ממימוש מסויים של מחלקה זו. המחלקה תממש את המתודות של</w:t>
      </w:r>
      <w:r>
        <w:rPr>
          <w:sz w:val="24"/>
          <w:szCs w:val="24"/>
        </w:rPr>
        <w:t>IDatabaseAccess</w:t>
      </w:r>
    </w:p>
    <w:p w:rsidR="00481634" w:rsidRDefault="00471D70">
      <w:pPr>
        <w:bidi/>
        <w:pPrChange w:id="353" w:author="Ron Gal" w:date="2017-03-04T17:56:00Z">
          <w:pPr/>
        </w:pPrChange>
      </w:pPr>
      <w:del w:id="354" w:author="Ron Gal" w:date="2017-03-04T17:56:00Z">
        <w:r w:rsidDel="00A11CF2">
          <w:br w:type="page"/>
        </w:r>
      </w:del>
    </w:p>
    <w:p w:rsidR="00481634" w:rsidRDefault="00481634">
      <w:pPr>
        <w:bidi/>
      </w:pPr>
    </w:p>
    <w:p w:rsidR="00481634" w:rsidRDefault="00471D70" w:rsidP="004B53AE">
      <w:pPr>
        <w:bidi/>
      </w:pPr>
      <w:r>
        <w:rPr>
          <w:b/>
          <w:sz w:val="24"/>
          <w:szCs w:val="24"/>
          <w:rtl/>
        </w:rPr>
        <w:t xml:space="preserve">מחלקת </w:t>
      </w:r>
      <w:ins w:id="355" w:author="Ron Gal" w:date="2017-03-04T14:27:00Z">
        <w:r w:rsidR="004B53AE" w:rsidRPr="004B53AE">
          <w:rPr>
            <w:b/>
            <w:sz w:val="24"/>
            <w:szCs w:val="24"/>
            <w:rPrChange w:id="356" w:author="Ron Gal" w:date="2017-03-04T14:28:00Z">
              <w:rPr>
                <w:rFonts w:ascii="Consolas" w:hAnsi="Consolas" w:cs="Consolas"/>
                <w:color w:val="2B91AF"/>
                <w:sz w:val="19"/>
                <w:szCs w:val="19"/>
                <w:highlight w:val="white"/>
              </w:rPr>
            </w:rPrChange>
          </w:rPr>
          <w:t>AnimalsDao</w:t>
        </w:r>
        <w:r w:rsidR="004B53AE" w:rsidDel="004B53AE">
          <w:rPr>
            <w:b/>
            <w:sz w:val="24"/>
            <w:szCs w:val="24"/>
          </w:rPr>
          <w:t xml:space="preserve"> </w:t>
        </w:r>
      </w:ins>
      <w:del w:id="357" w:author="Ron Gal" w:date="2017-03-04T14:27:00Z">
        <w:r w:rsidDel="004B53AE">
          <w:rPr>
            <w:b/>
            <w:sz w:val="24"/>
            <w:szCs w:val="24"/>
          </w:rPr>
          <w:delText>CustomersQueryProcessor</w:delText>
        </w:r>
      </w:del>
    </w:p>
    <w:p w:rsidR="00481634" w:rsidRDefault="00471D70">
      <w:pPr>
        <w:bidi/>
        <w:pPrChange w:id="358" w:author="Ron Gal" w:date="2017-03-04T14:28:00Z">
          <w:pPr>
            <w:bidi/>
          </w:pPr>
        </w:pPrChange>
      </w:pPr>
      <w:r>
        <w:rPr>
          <w:sz w:val="24"/>
          <w:szCs w:val="24"/>
          <w:rtl/>
        </w:rPr>
        <w:t xml:space="preserve">מחלקה זו אחראית על ישות </w:t>
      </w:r>
      <w:del w:id="359" w:author="Ron Gal" w:date="2017-03-04T14:27:00Z">
        <w:r w:rsidDel="004B53AE">
          <w:rPr>
            <w:sz w:val="24"/>
            <w:szCs w:val="24"/>
            <w:rtl/>
          </w:rPr>
          <w:delText>הלקוח</w:delText>
        </w:r>
      </w:del>
      <w:ins w:id="360" w:author="Ron Gal" w:date="2017-03-04T14:27:00Z">
        <w:r w:rsidR="004B53AE">
          <w:rPr>
            <w:rFonts w:hint="cs"/>
            <w:sz w:val="24"/>
            <w:szCs w:val="24"/>
            <w:rtl/>
          </w:rPr>
          <w:t>הבע</w:t>
        </w:r>
      </w:ins>
      <w:ins w:id="361" w:author="Ron Gal" w:date="2017-03-04T14:28:00Z">
        <w:r w:rsidR="004B53AE">
          <w:rPr>
            <w:rFonts w:hint="cs"/>
            <w:sz w:val="24"/>
            <w:szCs w:val="24"/>
            <w:rtl/>
          </w:rPr>
          <w:t>"ח</w:t>
        </w:r>
      </w:ins>
      <w:r>
        <w:rPr>
          <w:sz w:val="24"/>
          <w:szCs w:val="24"/>
          <w:rtl/>
        </w:rPr>
        <w:t>. מחלקה זו יורשת מ&lt;</w:t>
      </w:r>
      <w:r>
        <w:rPr>
          <w:sz w:val="24"/>
          <w:szCs w:val="24"/>
        </w:rPr>
        <w:t>DBAccessBase&lt;</w:t>
      </w:r>
      <w:del w:id="362" w:author="Ron Gal" w:date="2017-03-04T14:28:00Z">
        <w:r w:rsidDel="004B53AE">
          <w:rPr>
            <w:sz w:val="24"/>
            <w:szCs w:val="24"/>
          </w:rPr>
          <w:delText>Customer</w:delText>
        </w:r>
        <w:r w:rsidDel="004B53AE">
          <w:rPr>
            <w:sz w:val="24"/>
            <w:szCs w:val="24"/>
            <w:rtl/>
          </w:rPr>
          <w:delText xml:space="preserve"> </w:delText>
        </w:r>
      </w:del>
      <w:ins w:id="363" w:author="Ron Gal" w:date="2017-03-04T14:28:00Z">
        <w:r w:rsidR="004B53AE">
          <w:rPr>
            <w:rFonts w:hint="cs"/>
            <w:sz w:val="24"/>
            <w:szCs w:val="24"/>
          </w:rPr>
          <w:t>A</w:t>
        </w:r>
        <w:r w:rsidR="004B53AE">
          <w:rPr>
            <w:sz w:val="24"/>
            <w:szCs w:val="24"/>
          </w:rPr>
          <w:t>nimal</w:t>
        </w:r>
        <w:r w:rsidR="004B53AE">
          <w:rPr>
            <w:sz w:val="24"/>
            <w:szCs w:val="24"/>
            <w:rtl/>
          </w:rPr>
          <w:t xml:space="preserve"> </w:t>
        </w:r>
      </w:ins>
      <w:r>
        <w:rPr>
          <w:sz w:val="24"/>
          <w:szCs w:val="24"/>
          <w:rtl/>
        </w:rPr>
        <w:t xml:space="preserve">ומממשת את הממשק </w:t>
      </w:r>
      <w:del w:id="364" w:author="Ron Gal" w:date="2017-03-04T14:28:00Z">
        <w:r w:rsidDel="004B53AE">
          <w:rPr>
            <w:sz w:val="24"/>
            <w:szCs w:val="24"/>
          </w:rPr>
          <w:delText>ICustomersQueryProcessor</w:delText>
        </w:r>
      </w:del>
      <w:ins w:id="365" w:author="Ron Gal" w:date="2017-03-04T14:28:00Z">
        <w:r w:rsidR="004B53AE">
          <w:rPr>
            <w:sz w:val="24"/>
            <w:szCs w:val="24"/>
          </w:rPr>
          <w:t>I</w:t>
        </w:r>
        <w:r w:rsidR="004B53AE" w:rsidRPr="004B53AE">
          <w:rPr>
            <w:sz w:val="24"/>
            <w:szCs w:val="24"/>
            <w:rPrChange w:id="366" w:author="Ron Gal" w:date="2017-03-04T14:28:00Z">
              <w:rPr>
                <w:rFonts w:ascii="Consolas" w:hAnsi="Consolas" w:cs="Consolas"/>
                <w:color w:val="2B91AF"/>
                <w:sz w:val="19"/>
                <w:szCs w:val="19"/>
                <w:highlight w:val="white"/>
              </w:rPr>
            </w:rPrChange>
          </w:rPr>
          <w:t>AnimalsDao</w:t>
        </w:r>
      </w:ins>
      <w:r>
        <w:rPr>
          <w:sz w:val="24"/>
          <w:szCs w:val="24"/>
          <w:rtl/>
        </w:rPr>
        <w:t xml:space="preserve">. </w:t>
      </w:r>
      <w:ins w:id="367" w:author="Ron Gal" w:date="2017-03-04T14:28:00Z">
        <w:r w:rsidR="00ED0DEE">
          <w:rPr>
            <w:rFonts w:hint="cs"/>
            <w:sz w:val="24"/>
            <w:szCs w:val="24"/>
            <w:rtl/>
          </w:rPr>
          <w:t xml:space="preserve">המחלקה </w:t>
        </w:r>
      </w:ins>
      <w:r>
        <w:rPr>
          <w:sz w:val="24"/>
          <w:szCs w:val="24"/>
          <w:rtl/>
        </w:rPr>
        <w:t>תבצע הכנס</w:t>
      </w:r>
      <w:ins w:id="368" w:author="Ron Gal" w:date="2017-03-04T14:34:00Z">
        <w:r w:rsidR="00ED0DEE">
          <w:rPr>
            <w:rFonts w:hint="cs"/>
            <w:sz w:val="24"/>
            <w:szCs w:val="24"/>
            <w:rtl/>
          </w:rPr>
          <w:t>ה</w:t>
        </w:r>
      </w:ins>
      <w:r>
        <w:rPr>
          <w:sz w:val="24"/>
          <w:szCs w:val="24"/>
          <w:rtl/>
        </w:rPr>
        <w:t xml:space="preserve"> ועדכון של </w:t>
      </w:r>
      <w:del w:id="369" w:author="Ron Gal" w:date="2017-03-04T14:28:00Z">
        <w:r w:rsidDel="00ED0DEE">
          <w:rPr>
            <w:sz w:val="24"/>
            <w:szCs w:val="24"/>
            <w:rtl/>
          </w:rPr>
          <w:delText xml:space="preserve">לקוחות </w:delText>
        </w:r>
      </w:del>
      <w:ins w:id="370" w:author="Ron Gal" w:date="2017-03-04T14:28:00Z">
        <w:r w:rsidR="00ED0DEE">
          <w:rPr>
            <w:rFonts w:hint="cs"/>
            <w:sz w:val="24"/>
            <w:szCs w:val="24"/>
            <w:rtl/>
          </w:rPr>
          <w:t xml:space="preserve">בעלי חיים </w:t>
        </w:r>
      </w:ins>
      <w:r>
        <w:rPr>
          <w:sz w:val="24"/>
          <w:szCs w:val="24"/>
          <w:rtl/>
        </w:rPr>
        <w:t xml:space="preserve">במסד הנתונים. כמו כן, מחלקה זו גם אחראית על החזרת </w:t>
      </w:r>
      <w:ins w:id="371" w:author="Ron Gal" w:date="2017-03-04T14:28:00Z">
        <w:r w:rsidR="00ED0DEE">
          <w:rPr>
            <w:rFonts w:hint="cs"/>
            <w:sz w:val="24"/>
            <w:szCs w:val="24"/>
            <w:rtl/>
          </w:rPr>
          <w:t xml:space="preserve">בעלי החיים </w:t>
        </w:r>
      </w:ins>
      <w:del w:id="372" w:author="Ron Gal" w:date="2017-03-04T14:28:00Z">
        <w:r w:rsidDel="00ED0DEE">
          <w:rPr>
            <w:sz w:val="24"/>
            <w:szCs w:val="24"/>
            <w:rtl/>
          </w:rPr>
          <w:delText xml:space="preserve">הלקוחות </w:delText>
        </w:r>
      </w:del>
      <w:r>
        <w:rPr>
          <w:sz w:val="24"/>
          <w:szCs w:val="24"/>
          <w:rtl/>
        </w:rPr>
        <w:t>ממסד הנתונים בהתאם לפרמטרים האפשרים ממסכי המערכת השונים. המחלקה תכיל את הפעולות הבאות:</w:t>
      </w:r>
    </w:p>
    <w:p w:rsidR="00481634" w:rsidRDefault="00481634"/>
    <w:p w:rsidR="00ED0DEE" w:rsidRPr="00ED0DEE" w:rsidRDefault="00ED0DEE">
      <w:pPr>
        <w:rPr>
          <w:ins w:id="373" w:author="Ron Gal" w:date="2017-03-04T14:30:00Z"/>
          <w:sz w:val="24"/>
          <w:szCs w:val="24"/>
          <w:rPrChange w:id="374" w:author="Ron Gal" w:date="2017-03-04T14:30:00Z">
            <w:rPr>
              <w:ins w:id="375" w:author="Ron Gal" w:date="2017-03-04T14:30:00Z"/>
              <w:rFonts w:ascii="Consolas" w:hAnsi="Consolas" w:cs="Consolas"/>
              <w:sz w:val="19"/>
              <w:szCs w:val="19"/>
              <w:highlight w:val="white"/>
            </w:rPr>
          </w:rPrChange>
        </w:rPr>
        <w:pPrChange w:id="376" w:author="Ron Gal" w:date="2017-03-04T14:30:00Z">
          <w:pPr>
            <w:autoSpaceDE w:val="0"/>
            <w:autoSpaceDN w:val="0"/>
            <w:adjustRightInd w:val="0"/>
            <w:spacing w:line="240" w:lineRule="auto"/>
          </w:pPr>
        </w:pPrChange>
      </w:pPr>
      <w:ins w:id="377" w:author="Ron Gal" w:date="2017-03-04T14:30:00Z">
        <w:r w:rsidRPr="00ED0DEE">
          <w:rPr>
            <w:sz w:val="24"/>
            <w:szCs w:val="24"/>
            <w:rPrChange w:id="378" w:author="Ron Gal" w:date="2017-03-04T14:30:00Z">
              <w:rPr>
                <w:rFonts w:ascii="Consolas" w:hAnsi="Consolas" w:cs="Consolas"/>
                <w:sz w:val="19"/>
                <w:szCs w:val="19"/>
                <w:highlight w:val="white"/>
              </w:rPr>
            </w:rPrChange>
          </w:rPr>
          <w:t xml:space="preserve">        Animal GetAnimal(</w:t>
        </w:r>
        <w:r w:rsidRPr="00ED0DEE">
          <w:rPr>
            <w:sz w:val="24"/>
            <w:szCs w:val="24"/>
            <w:rPrChange w:id="379" w:author="Ron Gal" w:date="2017-03-04T14:30:00Z">
              <w:rPr>
                <w:rFonts w:ascii="Consolas" w:hAnsi="Consolas" w:cs="Consolas"/>
                <w:color w:val="0000FF"/>
                <w:sz w:val="19"/>
                <w:szCs w:val="19"/>
                <w:highlight w:val="white"/>
              </w:rPr>
            </w:rPrChange>
          </w:rPr>
          <w:t>int</w:t>
        </w:r>
        <w:r w:rsidRPr="00ED0DEE">
          <w:rPr>
            <w:sz w:val="24"/>
            <w:szCs w:val="24"/>
            <w:rPrChange w:id="380" w:author="Ron Gal" w:date="2017-03-04T14:30:00Z">
              <w:rPr>
                <w:rFonts w:ascii="Consolas" w:hAnsi="Consolas" w:cs="Consolas"/>
                <w:sz w:val="19"/>
                <w:szCs w:val="19"/>
                <w:highlight w:val="white"/>
              </w:rPr>
            </w:rPrChange>
          </w:rPr>
          <w:t xml:space="preserve"> id);</w:t>
        </w:r>
      </w:ins>
    </w:p>
    <w:p w:rsidR="00ED0DEE" w:rsidRPr="00ED0DEE" w:rsidRDefault="00ED0DEE">
      <w:pPr>
        <w:rPr>
          <w:ins w:id="381" w:author="Ron Gal" w:date="2017-03-04T14:30:00Z"/>
          <w:sz w:val="24"/>
          <w:szCs w:val="24"/>
          <w:rPrChange w:id="382" w:author="Ron Gal" w:date="2017-03-04T14:30:00Z">
            <w:rPr>
              <w:ins w:id="383" w:author="Ron Gal" w:date="2017-03-04T14:30:00Z"/>
              <w:rFonts w:ascii="Consolas" w:hAnsi="Consolas" w:cs="Consolas"/>
              <w:sz w:val="19"/>
              <w:szCs w:val="19"/>
              <w:highlight w:val="white"/>
            </w:rPr>
          </w:rPrChange>
        </w:rPr>
        <w:pPrChange w:id="384" w:author="Ron Gal" w:date="2017-03-04T14:30:00Z">
          <w:pPr>
            <w:autoSpaceDE w:val="0"/>
            <w:autoSpaceDN w:val="0"/>
            <w:adjustRightInd w:val="0"/>
            <w:spacing w:line="240" w:lineRule="auto"/>
          </w:pPr>
        </w:pPrChange>
      </w:pPr>
      <w:ins w:id="385" w:author="Ron Gal" w:date="2017-03-04T14:30:00Z">
        <w:r w:rsidRPr="00ED0DEE">
          <w:rPr>
            <w:sz w:val="24"/>
            <w:szCs w:val="24"/>
            <w:rPrChange w:id="386" w:author="Ron Gal" w:date="2017-03-04T14:30:00Z">
              <w:rPr>
                <w:rFonts w:ascii="Consolas" w:hAnsi="Consolas" w:cs="Consolas"/>
                <w:sz w:val="19"/>
                <w:szCs w:val="19"/>
                <w:highlight w:val="white"/>
              </w:rPr>
            </w:rPrChange>
          </w:rPr>
          <w:t xml:space="preserve">        Animal Save(</w:t>
        </w:r>
        <w:r w:rsidRPr="00ED0DEE">
          <w:rPr>
            <w:sz w:val="24"/>
            <w:szCs w:val="24"/>
            <w:rPrChange w:id="387" w:author="Ron Gal" w:date="2017-03-04T14:30:00Z">
              <w:rPr>
                <w:rFonts w:ascii="Consolas" w:hAnsi="Consolas" w:cs="Consolas"/>
                <w:color w:val="2B91AF"/>
                <w:sz w:val="19"/>
                <w:szCs w:val="19"/>
                <w:highlight w:val="white"/>
              </w:rPr>
            </w:rPrChange>
          </w:rPr>
          <w:t>Animal</w:t>
        </w:r>
        <w:r w:rsidRPr="00ED0DEE">
          <w:rPr>
            <w:sz w:val="24"/>
            <w:szCs w:val="24"/>
            <w:rPrChange w:id="388" w:author="Ron Gal" w:date="2017-03-04T14:30:00Z">
              <w:rPr>
                <w:rFonts w:ascii="Consolas" w:hAnsi="Consolas" w:cs="Consolas"/>
                <w:sz w:val="19"/>
                <w:szCs w:val="19"/>
                <w:highlight w:val="white"/>
              </w:rPr>
            </w:rPrChange>
          </w:rPr>
          <w:t xml:space="preserve"> animal, </w:t>
        </w:r>
        <w:r w:rsidRPr="00ED0DEE">
          <w:rPr>
            <w:sz w:val="24"/>
            <w:szCs w:val="24"/>
            <w:rPrChange w:id="389" w:author="Ron Gal" w:date="2017-03-04T14:30:00Z">
              <w:rPr>
                <w:rFonts w:ascii="Consolas" w:hAnsi="Consolas" w:cs="Consolas"/>
                <w:color w:val="0000FF"/>
                <w:sz w:val="19"/>
                <w:szCs w:val="19"/>
                <w:highlight w:val="white"/>
              </w:rPr>
            </w:rPrChange>
          </w:rPr>
          <w:t>int</w:t>
        </w:r>
        <w:r w:rsidRPr="00ED0DEE">
          <w:rPr>
            <w:sz w:val="24"/>
            <w:szCs w:val="24"/>
            <w:rPrChange w:id="390" w:author="Ron Gal" w:date="2017-03-04T14:30:00Z">
              <w:rPr>
                <w:rFonts w:ascii="Consolas" w:hAnsi="Consolas" w:cs="Consolas"/>
                <w:sz w:val="19"/>
                <w:szCs w:val="19"/>
                <w:highlight w:val="white"/>
              </w:rPr>
            </w:rPrChange>
          </w:rPr>
          <w:t xml:space="preserve"> cotnactId);</w:t>
        </w:r>
      </w:ins>
    </w:p>
    <w:p w:rsidR="00ED0DEE" w:rsidRPr="00ED0DEE" w:rsidRDefault="00ED0DEE">
      <w:pPr>
        <w:rPr>
          <w:ins w:id="391" w:author="Ron Gal" w:date="2017-03-04T14:30:00Z"/>
          <w:sz w:val="24"/>
          <w:szCs w:val="24"/>
          <w:rPrChange w:id="392" w:author="Ron Gal" w:date="2017-03-04T14:30:00Z">
            <w:rPr>
              <w:ins w:id="393" w:author="Ron Gal" w:date="2017-03-04T14:30:00Z"/>
              <w:rFonts w:ascii="Consolas" w:hAnsi="Consolas" w:cs="Consolas"/>
              <w:sz w:val="19"/>
              <w:szCs w:val="19"/>
              <w:highlight w:val="white"/>
            </w:rPr>
          </w:rPrChange>
        </w:rPr>
        <w:pPrChange w:id="394" w:author="Ron Gal" w:date="2017-03-04T14:30:00Z">
          <w:pPr>
            <w:autoSpaceDE w:val="0"/>
            <w:autoSpaceDN w:val="0"/>
            <w:adjustRightInd w:val="0"/>
            <w:spacing w:line="240" w:lineRule="auto"/>
          </w:pPr>
        </w:pPrChange>
      </w:pPr>
      <w:ins w:id="395" w:author="Ron Gal" w:date="2017-03-04T14:30:00Z">
        <w:r w:rsidRPr="00ED0DEE">
          <w:rPr>
            <w:sz w:val="24"/>
            <w:szCs w:val="24"/>
            <w:rPrChange w:id="396" w:author="Ron Gal" w:date="2017-03-04T14:30:00Z">
              <w:rPr>
                <w:rFonts w:ascii="Consolas" w:hAnsi="Consolas" w:cs="Consolas"/>
                <w:sz w:val="19"/>
                <w:szCs w:val="19"/>
                <w:highlight w:val="white"/>
              </w:rPr>
            </w:rPrChange>
          </w:rPr>
          <w:t xml:space="preserve">        Domain.Animal Get(</w:t>
        </w:r>
        <w:r w:rsidRPr="00ED0DEE">
          <w:rPr>
            <w:sz w:val="24"/>
            <w:szCs w:val="24"/>
            <w:rPrChange w:id="397" w:author="Ron Gal" w:date="2017-03-04T14:30:00Z">
              <w:rPr>
                <w:rFonts w:ascii="Consolas" w:hAnsi="Consolas" w:cs="Consolas"/>
                <w:color w:val="0000FF"/>
                <w:sz w:val="19"/>
                <w:szCs w:val="19"/>
                <w:highlight w:val="white"/>
              </w:rPr>
            </w:rPrChange>
          </w:rPr>
          <w:t>int</w:t>
        </w:r>
        <w:r w:rsidRPr="00ED0DEE">
          <w:rPr>
            <w:sz w:val="24"/>
            <w:szCs w:val="24"/>
            <w:rPrChange w:id="398" w:author="Ron Gal" w:date="2017-03-04T14:30:00Z">
              <w:rPr>
                <w:rFonts w:ascii="Consolas" w:hAnsi="Consolas" w:cs="Consolas"/>
                <w:sz w:val="19"/>
                <w:szCs w:val="19"/>
                <w:highlight w:val="white"/>
              </w:rPr>
            </w:rPrChange>
          </w:rPr>
          <w:t xml:space="preserve"> animalId);</w:t>
        </w:r>
      </w:ins>
    </w:p>
    <w:p w:rsidR="00ED0DEE" w:rsidRPr="00ED0DEE" w:rsidRDefault="00ED0DEE">
      <w:pPr>
        <w:rPr>
          <w:ins w:id="399" w:author="Ron Gal" w:date="2017-03-04T14:30:00Z"/>
          <w:sz w:val="24"/>
          <w:szCs w:val="24"/>
          <w:rPrChange w:id="400" w:author="Ron Gal" w:date="2017-03-04T14:30:00Z">
            <w:rPr>
              <w:ins w:id="401" w:author="Ron Gal" w:date="2017-03-04T14:30:00Z"/>
              <w:rFonts w:ascii="Consolas" w:hAnsi="Consolas" w:cs="Consolas"/>
              <w:sz w:val="19"/>
              <w:szCs w:val="19"/>
              <w:highlight w:val="white"/>
            </w:rPr>
          </w:rPrChange>
        </w:rPr>
        <w:pPrChange w:id="402" w:author="Ron Gal" w:date="2017-03-04T14:30:00Z">
          <w:pPr>
            <w:autoSpaceDE w:val="0"/>
            <w:autoSpaceDN w:val="0"/>
            <w:adjustRightInd w:val="0"/>
            <w:spacing w:line="240" w:lineRule="auto"/>
          </w:pPr>
        </w:pPrChange>
      </w:pPr>
      <w:ins w:id="403" w:author="Ron Gal" w:date="2017-03-04T14:30:00Z">
        <w:r w:rsidRPr="00ED0DEE">
          <w:rPr>
            <w:sz w:val="24"/>
            <w:szCs w:val="24"/>
            <w:rPrChange w:id="404" w:author="Ron Gal" w:date="2017-03-04T14:30:00Z">
              <w:rPr>
                <w:rFonts w:ascii="Consolas" w:hAnsi="Consolas" w:cs="Consolas"/>
                <w:sz w:val="19"/>
                <w:szCs w:val="19"/>
                <w:highlight w:val="white"/>
              </w:rPr>
            </w:rPrChange>
          </w:rPr>
          <w:t xml:space="preserve">        </w:t>
        </w:r>
        <w:r w:rsidRPr="00ED0DEE">
          <w:rPr>
            <w:sz w:val="24"/>
            <w:szCs w:val="24"/>
            <w:rPrChange w:id="405" w:author="Ron Gal" w:date="2017-03-04T14:30:00Z">
              <w:rPr>
                <w:rFonts w:ascii="Consolas" w:hAnsi="Consolas" w:cs="Consolas"/>
                <w:color w:val="0000FF"/>
                <w:sz w:val="19"/>
                <w:szCs w:val="19"/>
                <w:highlight w:val="white"/>
              </w:rPr>
            </w:rPrChange>
          </w:rPr>
          <w:t>void</w:t>
        </w:r>
        <w:r w:rsidRPr="00ED0DEE">
          <w:rPr>
            <w:sz w:val="24"/>
            <w:szCs w:val="24"/>
            <w:rPrChange w:id="406" w:author="Ron Gal" w:date="2017-03-04T14:30:00Z">
              <w:rPr>
                <w:rFonts w:ascii="Consolas" w:hAnsi="Consolas" w:cs="Consolas"/>
                <w:sz w:val="19"/>
                <w:szCs w:val="19"/>
                <w:highlight w:val="white"/>
              </w:rPr>
            </w:rPrChange>
          </w:rPr>
          <w:t xml:space="preserve"> AttachToDoctor(</w:t>
        </w:r>
        <w:r w:rsidRPr="00ED0DEE">
          <w:rPr>
            <w:sz w:val="24"/>
            <w:szCs w:val="24"/>
            <w:rPrChange w:id="407" w:author="Ron Gal" w:date="2017-03-04T14:30:00Z">
              <w:rPr>
                <w:rFonts w:ascii="Consolas" w:hAnsi="Consolas" w:cs="Consolas"/>
                <w:color w:val="0000FF"/>
                <w:sz w:val="19"/>
                <w:szCs w:val="19"/>
                <w:highlight w:val="white"/>
              </w:rPr>
            </w:rPrChange>
          </w:rPr>
          <w:t>int</w:t>
        </w:r>
        <w:r w:rsidRPr="00ED0DEE">
          <w:rPr>
            <w:sz w:val="24"/>
            <w:szCs w:val="24"/>
            <w:rPrChange w:id="408" w:author="Ron Gal" w:date="2017-03-04T14:30:00Z">
              <w:rPr>
                <w:rFonts w:ascii="Consolas" w:hAnsi="Consolas" w:cs="Consolas"/>
                <w:sz w:val="19"/>
                <w:szCs w:val="19"/>
                <w:highlight w:val="white"/>
              </w:rPr>
            </w:rPrChange>
          </w:rPr>
          <w:t xml:space="preserve"> vetId, </w:t>
        </w:r>
        <w:r w:rsidRPr="00ED0DEE">
          <w:rPr>
            <w:sz w:val="24"/>
            <w:szCs w:val="24"/>
            <w:rPrChange w:id="409" w:author="Ron Gal" w:date="2017-03-04T14:30:00Z">
              <w:rPr>
                <w:rFonts w:ascii="Consolas" w:hAnsi="Consolas" w:cs="Consolas"/>
                <w:color w:val="0000FF"/>
                <w:sz w:val="19"/>
                <w:szCs w:val="19"/>
                <w:highlight w:val="white"/>
              </w:rPr>
            </w:rPrChange>
          </w:rPr>
          <w:t>int</w:t>
        </w:r>
        <w:r w:rsidRPr="00ED0DEE">
          <w:rPr>
            <w:sz w:val="24"/>
            <w:szCs w:val="24"/>
            <w:rPrChange w:id="410" w:author="Ron Gal" w:date="2017-03-04T14:30:00Z">
              <w:rPr>
                <w:rFonts w:ascii="Consolas" w:hAnsi="Consolas" w:cs="Consolas"/>
                <w:sz w:val="19"/>
                <w:szCs w:val="19"/>
                <w:highlight w:val="white"/>
              </w:rPr>
            </w:rPrChange>
          </w:rPr>
          <w:t xml:space="preserve"> petId);</w:t>
        </w:r>
      </w:ins>
    </w:p>
    <w:p w:rsidR="00ED0DEE" w:rsidRPr="00ED0DEE" w:rsidRDefault="00ED0DEE">
      <w:pPr>
        <w:rPr>
          <w:ins w:id="411" w:author="Ron Gal" w:date="2017-03-04T14:30:00Z"/>
          <w:sz w:val="24"/>
          <w:szCs w:val="24"/>
          <w:rPrChange w:id="412" w:author="Ron Gal" w:date="2017-03-04T14:30:00Z">
            <w:rPr>
              <w:ins w:id="413" w:author="Ron Gal" w:date="2017-03-04T14:30:00Z"/>
              <w:rFonts w:ascii="Consolas" w:hAnsi="Consolas" w:cs="Consolas"/>
              <w:sz w:val="19"/>
              <w:szCs w:val="19"/>
              <w:highlight w:val="white"/>
            </w:rPr>
          </w:rPrChange>
        </w:rPr>
        <w:pPrChange w:id="414" w:author="Ron Gal" w:date="2017-03-04T14:30:00Z">
          <w:pPr>
            <w:autoSpaceDE w:val="0"/>
            <w:autoSpaceDN w:val="0"/>
            <w:adjustRightInd w:val="0"/>
            <w:spacing w:line="240" w:lineRule="auto"/>
          </w:pPr>
        </w:pPrChange>
      </w:pPr>
      <w:ins w:id="415" w:author="Ron Gal" w:date="2017-03-04T14:30:00Z">
        <w:r w:rsidRPr="00ED0DEE">
          <w:rPr>
            <w:sz w:val="24"/>
            <w:szCs w:val="24"/>
            <w:rPrChange w:id="416" w:author="Ron Gal" w:date="2017-03-04T14:30:00Z">
              <w:rPr>
                <w:rFonts w:ascii="Consolas" w:hAnsi="Consolas" w:cs="Consolas"/>
                <w:sz w:val="19"/>
                <w:szCs w:val="19"/>
                <w:highlight w:val="white"/>
              </w:rPr>
            </w:rPrChange>
          </w:rPr>
          <w:t xml:space="preserve">        </w:t>
        </w:r>
        <w:r w:rsidRPr="00ED0DEE">
          <w:rPr>
            <w:sz w:val="24"/>
            <w:szCs w:val="24"/>
            <w:rPrChange w:id="417" w:author="Ron Gal" w:date="2017-03-04T14:30:00Z">
              <w:rPr>
                <w:rFonts w:ascii="Consolas" w:hAnsi="Consolas" w:cs="Consolas"/>
                <w:color w:val="0000FF"/>
                <w:sz w:val="19"/>
                <w:szCs w:val="19"/>
                <w:highlight w:val="white"/>
              </w:rPr>
            </w:rPrChange>
          </w:rPr>
          <w:t>void</w:t>
        </w:r>
        <w:r w:rsidRPr="00ED0DEE">
          <w:rPr>
            <w:sz w:val="24"/>
            <w:szCs w:val="24"/>
            <w:rPrChange w:id="418" w:author="Ron Gal" w:date="2017-03-04T14:30:00Z">
              <w:rPr>
                <w:rFonts w:ascii="Consolas" w:hAnsi="Consolas" w:cs="Consolas"/>
                <w:sz w:val="19"/>
                <w:szCs w:val="19"/>
                <w:highlight w:val="white"/>
              </w:rPr>
            </w:rPrChange>
          </w:rPr>
          <w:t xml:space="preserve"> Update(</w:t>
        </w:r>
        <w:r w:rsidRPr="00ED0DEE">
          <w:rPr>
            <w:sz w:val="24"/>
            <w:szCs w:val="24"/>
            <w:rPrChange w:id="419" w:author="Ron Gal" w:date="2017-03-04T14:30:00Z">
              <w:rPr>
                <w:rFonts w:ascii="Consolas" w:hAnsi="Consolas" w:cs="Consolas"/>
                <w:color w:val="0000FF"/>
                <w:sz w:val="19"/>
                <w:szCs w:val="19"/>
                <w:highlight w:val="white"/>
              </w:rPr>
            </w:rPrChange>
          </w:rPr>
          <w:t>int</w:t>
        </w:r>
        <w:r w:rsidRPr="00ED0DEE">
          <w:rPr>
            <w:sz w:val="24"/>
            <w:szCs w:val="24"/>
            <w:rPrChange w:id="420" w:author="Ron Gal" w:date="2017-03-04T14:30:00Z">
              <w:rPr>
                <w:rFonts w:ascii="Consolas" w:hAnsi="Consolas" w:cs="Consolas"/>
                <w:sz w:val="19"/>
                <w:szCs w:val="19"/>
                <w:highlight w:val="white"/>
              </w:rPr>
            </w:rPrChange>
          </w:rPr>
          <w:t xml:space="preserve"> animalId, Domain.</w:t>
        </w:r>
        <w:r w:rsidRPr="00ED0DEE">
          <w:rPr>
            <w:sz w:val="24"/>
            <w:szCs w:val="24"/>
            <w:rPrChange w:id="421" w:author="Ron Gal" w:date="2017-03-04T14:30:00Z">
              <w:rPr>
                <w:rFonts w:ascii="Consolas" w:hAnsi="Consolas" w:cs="Consolas"/>
                <w:color w:val="2B91AF"/>
                <w:sz w:val="19"/>
                <w:szCs w:val="19"/>
                <w:highlight w:val="white"/>
              </w:rPr>
            </w:rPrChange>
          </w:rPr>
          <w:t>Animal</w:t>
        </w:r>
        <w:r w:rsidRPr="00ED0DEE">
          <w:rPr>
            <w:sz w:val="24"/>
            <w:szCs w:val="24"/>
            <w:rPrChange w:id="422" w:author="Ron Gal" w:date="2017-03-04T14:30:00Z">
              <w:rPr>
                <w:rFonts w:ascii="Consolas" w:hAnsi="Consolas" w:cs="Consolas"/>
                <w:sz w:val="19"/>
                <w:szCs w:val="19"/>
                <w:highlight w:val="white"/>
              </w:rPr>
            </w:rPrChange>
          </w:rPr>
          <w:t xml:space="preserve"> animal);</w:t>
        </w:r>
      </w:ins>
    </w:p>
    <w:p w:rsidR="00ED0DEE" w:rsidRPr="00ED0DEE" w:rsidRDefault="00ED0DEE">
      <w:pPr>
        <w:rPr>
          <w:ins w:id="423" w:author="Ron Gal" w:date="2017-03-04T14:30:00Z"/>
          <w:sz w:val="24"/>
          <w:szCs w:val="24"/>
          <w:rPrChange w:id="424" w:author="Ron Gal" w:date="2017-03-04T14:30:00Z">
            <w:rPr>
              <w:ins w:id="425" w:author="Ron Gal" w:date="2017-03-04T14:30:00Z"/>
              <w:rFonts w:ascii="Consolas" w:hAnsi="Consolas" w:cs="Consolas"/>
              <w:sz w:val="19"/>
              <w:szCs w:val="19"/>
              <w:highlight w:val="white"/>
            </w:rPr>
          </w:rPrChange>
        </w:rPr>
        <w:pPrChange w:id="426" w:author="Ron Gal" w:date="2017-03-04T14:30:00Z">
          <w:pPr>
            <w:autoSpaceDE w:val="0"/>
            <w:autoSpaceDN w:val="0"/>
            <w:adjustRightInd w:val="0"/>
            <w:spacing w:line="240" w:lineRule="auto"/>
          </w:pPr>
        </w:pPrChange>
      </w:pPr>
      <w:ins w:id="427" w:author="Ron Gal" w:date="2017-03-04T14:30:00Z">
        <w:r w:rsidRPr="00ED0DEE">
          <w:rPr>
            <w:sz w:val="24"/>
            <w:szCs w:val="24"/>
            <w:rPrChange w:id="428" w:author="Ron Gal" w:date="2017-03-04T14:30:00Z">
              <w:rPr>
                <w:rFonts w:ascii="Consolas" w:hAnsi="Consolas" w:cs="Consolas"/>
                <w:sz w:val="19"/>
                <w:szCs w:val="19"/>
                <w:highlight w:val="white"/>
              </w:rPr>
            </w:rPrChange>
          </w:rPr>
          <w:t xml:space="preserve">        </w:t>
        </w:r>
        <w:r w:rsidRPr="00ED0DEE">
          <w:rPr>
            <w:sz w:val="24"/>
            <w:szCs w:val="24"/>
            <w:rPrChange w:id="429" w:author="Ron Gal" w:date="2017-03-04T14:30:00Z">
              <w:rPr>
                <w:rFonts w:ascii="Consolas" w:hAnsi="Consolas" w:cs="Consolas"/>
                <w:color w:val="2B91AF"/>
                <w:sz w:val="19"/>
                <w:szCs w:val="19"/>
                <w:highlight w:val="white"/>
              </w:rPr>
            </w:rPrChange>
          </w:rPr>
          <w:t xml:space="preserve">IQueryable&lt;Domain.Animal&gt; </w:t>
        </w:r>
        <w:r w:rsidRPr="00ED0DEE">
          <w:rPr>
            <w:sz w:val="24"/>
            <w:szCs w:val="24"/>
            <w:rPrChange w:id="430" w:author="Ron Gal" w:date="2017-03-04T14:30:00Z">
              <w:rPr>
                <w:rFonts w:ascii="Consolas" w:hAnsi="Consolas" w:cs="Consolas"/>
                <w:sz w:val="19"/>
                <w:szCs w:val="19"/>
                <w:highlight w:val="white"/>
              </w:rPr>
            </w:rPrChange>
          </w:rPr>
          <w:t>Query();</w:t>
        </w:r>
      </w:ins>
    </w:p>
    <w:p w:rsidR="00481634" w:rsidRPr="00ED0DEE" w:rsidDel="00ED0DEE" w:rsidRDefault="00ED0DEE">
      <w:pPr>
        <w:rPr>
          <w:del w:id="431" w:author="Ron Gal" w:date="2017-03-04T14:30:00Z"/>
          <w:sz w:val="24"/>
          <w:szCs w:val="24"/>
          <w:rPrChange w:id="432" w:author="Ron Gal" w:date="2017-03-04T14:30:00Z">
            <w:rPr>
              <w:del w:id="433" w:author="Ron Gal" w:date="2017-03-04T14:30:00Z"/>
            </w:rPr>
          </w:rPrChange>
        </w:rPr>
      </w:pPr>
      <w:ins w:id="434" w:author="Ron Gal" w:date="2017-03-04T14:30:00Z">
        <w:r w:rsidRPr="00ED0DEE">
          <w:rPr>
            <w:sz w:val="24"/>
            <w:szCs w:val="24"/>
            <w:rPrChange w:id="435" w:author="Ron Gal" w:date="2017-03-04T14:30:00Z">
              <w:rPr>
                <w:rFonts w:ascii="Consolas" w:hAnsi="Consolas" w:cs="Consolas"/>
                <w:sz w:val="19"/>
                <w:szCs w:val="19"/>
                <w:highlight w:val="white"/>
              </w:rPr>
            </w:rPrChange>
          </w:rPr>
          <w:t xml:space="preserve">        </w:t>
        </w:r>
        <w:r w:rsidRPr="00ED0DEE">
          <w:rPr>
            <w:sz w:val="24"/>
            <w:szCs w:val="24"/>
            <w:rPrChange w:id="436" w:author="Ron Gal" w:date="2017-03-04T14:30:00Z">
              <w:rPr>
                <w:rFonts w:ascii="Consolas" w:hAnsi="Consolas" w:cs="Consolas"/>
                <w:color w:val="2B91AF"/>
                <w:sz w:val="19"/>
                <w:szCs w:val="19"/>
                <w:highlight w:val="white"/>
              </w:rPr>
            </w:rPrChange>
          </w:rPr>
          <w:t xml:space="preserve">List&lt;Animal&gt; </w:t>
        </w:r>
        <w:r w:rsidRPr="00ED0DEE">
          <w:rPr>
            <w:sz w:val="24"/>
            <w:szCs w:val="24"/>
            <w:rPrChange w:id="437" w:author="Ron Gal" w:date="2017-03-04T14:30:00Z">
              <w:rPr>
                <w:rFonts w:ascii="Consolas" w:hAnsi="Consolas" w:cs="Consolas"/>
                <w:sz w:val="19"/>
                <w:szCs w:val="19"/>
                <w:highlight w:val="white"/>
              </w:rPr>
            </w:rPrChange>
          </w:rPr>
          <w:t>Search(</w:t>
        </w:r>
        <w:r w:rsidRPr="00ED0DEE">
          <w:rPr>
            <w:sz w:val="24"/>
            <w:szCs w:val="24"/>
            <w:rPrChange w:id="438" w:author="Ron Gal" w:date="2017-03-04T14:30:00Z">
              <w:rPr>
                <w:rFonts w:ascii="Consolas" w:hAnsi="Consolas" w:cs="Consolas"/>
                <w:color w:val="0000FF"/>
                <w:sz w:val="19"/>
                <w:szCs w:val="19"/>
                <w:highlight w:val="white"/>
              </w:rPr>
            </w:rPrChange>
          </w:rPr>
          <w:t>int</w:t>
        </w:r>
        <w:r w:rsidRPr="00ED0DEE">
          <w:rPr>
            <w:sz w:val="24"/>
            <w:szCs w:val="24"/>
            <w:rPrChange w:id="439" w:author="Ron Gal" w:date="2017-03-04T14:30:00Z">
              <w:rPr>
                <w:rFonts w:ascii="Consolas" w:hAnsi="Consolas" w:cs="Consolas"/>
                <w:sz w:val="19"/>
                <w:szCs w:val="19"/>
                <w:highlight w:val="white"/>
              </w:rPr>
            </w:rPrChange>
          </w:rPr>
          <w:t xml:space="preserve"> doctorId, </w:t>
        </w:r>
        <w:r w:rsidRPr="00ED0DEE">
          <w:rPr>
            <w:sz w:val="24"/>
            <w:szCs w:val="24"/>
            <w:rPrChange w:id="440" w:author="Ron Gal" w:date="2017-03-04T14:30:00Z">
              <w:rPr>
                <w:rFonts w:ascii="Consolas" w:hAnsi="Consolas" w:cs="Consolas"/>
                <w:color w:val="0000FF"/>
                <w:sz w:val="19"/>
                <w:szCs w:val="19"/>
                <w:highlight w:val="white"/>
              </w:rPr>
            </w:rPrChange>
          </w:rPr>
          <w:t>int</w:t>
        </w:r>
        <w:r w:rsidRPr="00ED0DEE">
          <w:rPr>
            <w:sz w:val="24"/>
            <w:szCs w:val="24"/>
            <w:rPrChange w:id="441" w:author="Ron Gal" w:date="2017-03-04T14:30:00Z">
              <w:rPr>
                <w:rFonts w:ascii="Consolas" w:hAnsi="Consolas" w:cs="Consolas"/>
                <w:sz w:val="19"/>
                <w:szCs w:val="19"/>
                <w:highlight w:val="white"/>
              </w:rPr>
            </w:rPrChange>
          </w:rPr>
          <w:t xml:space="preserve"> ownerId, </w:t>
        </w:r>
        <w:r w:rsidRPr="00ED0DEE">
          <w:rPr>
            <w:sz w:val="24"/>
            <w:szCs w:val="24"/>
            <w:rPrChange w:id="442" w:author="Ron Gal" w:date="2017-03-04T14:30:00Z">
              <w:rPr>
                <w:rFonts w:ascii="Consolas" w:hAnsi="Consolas" w:cs="Consolas"/>
                <w:color w:val="0000FF"/>
                <w:sz w:val="19"/>
                <w:szCs w:val="19"/>
                <w:highlight w:val="white"/>
              </w:rPr>
            </w:rPrChange>
          </w:rPr>
          <w:t>int</w:t>
        </w:r>
        <w:r w:rsidRPr="00ED0DEE">
          <w:rPr>
            <w:sz w:val="24"/>
            <w:szCs w:val="24"/>
            <w:rPrChange w:id="443" w:author="Ron Gal" w:date="2017-03-04T14:30:00Z">
              <w:rPr>
                <w:rFonts w:ascii="Consolas" w:hAnsi="Consolas" w:cs="Consolas"/>
                <w:sz w:val="19"/>
                <w:szCs w:val="19"/>
                <w:highlight w:val="white"/>
              </w:rPr>
            </w:rPrChange>
          </w:rPr>
          <w:t xml:space="preserve">? id, </w:t>
        </w:r>
        <w:r w:rsidRPr="00ED0DEE">
          <w:rPr>
            <w:sz w:val="24"/>
            <w:szCs w:val="24"/>
            <w:rPrChange w:id="444" w:author="Ron Gal" w:date="2017-03-04T14:30:00Z">
              <w:rPr>
                <w:rFonts w:ascii="Consolas" w:hAnsi="Consolas" w:cs="Consolas"/>
                <w:color w:val="0000FF"/>
                <w:sz w:val="19"/>
                <w:szCs w:val="19"/>
                <w:highlight w:val="white"/>
              </w:rPr>
            </w:rPrChange>
          </w:rPr>
          <w:t>string</w:t>
        </w:r>
        <w:r w:rsidRPr="00ED0DEE">
          <w:rPr>
            <w:sz w:val="24"/>
            <w:szCs w:val="24"/>
            <w:rPrChange w:id="445" w:author="Ron Gal" w:date="2017-03-04T14:30:00Z">
              <w:rPr>
                <w:rFonts w:ascii="Consolas" w:hAnsi="Consolas" w:cs="Consolas"/>
                <w:sz w:val="19"/>
                <w:szCs w:val="19"/>
                <w:highlight w:val="white"/>
              </w:rPr>
            </w:rPrChange>
          </w:rPr>
          <w:t xml:space="preserve"> animalName, </w:t>
        </w:r>
        <w:r w:rsidRPr="00ED0DEE">
          <w:rPr>
            <w:sz w:val="24"/>
            <w:szCs w:val="24"/>
            <w:rPrChange w:id="446" w:author="Ron Gal" w:date="2017-03-04T14:30:00Z">
              <w:rPr>
                <w:rFonts w:ascii="Consolas" w:hAnsi="Consolas" w:cs="Consolas"/>
                <w:color w:val="0000FF"/>
                <w:sz w:val="19"/>
                <w:szCs w:val="19"/>
                <w:highlight w:val="white"/>
              </w:rPr>
            </w:rPrChange>
          </w:rPr>
          <w:t>string</w:t>
        </w:r>
        <w:r w:rsidRPr="00ED0DEE">
          <w:rPr>
            <w:sz w:val="24"/>
            <w:szCs w:val="24"/>
            <w:rPrChange w:id="447" w:author="Ron Gal" w:date="2017-03-04T14:30:00Z">
              <w:rPr>
                <w:rFonts w:ascii="Consolas" w:hAnsi="Consolas" w:cs="Consolas"/>
                <w:sz w:val="19"/>
                <w:szCs w:val="19"/>
                <w:highlight w:val="white"/>
              </w:rPr>
            </w:rPrChange>
          </w:rPr>
          <w:t xml:space="preserve"> doctorName, </w:t>
        </w:r>
        <w:r w:rsidRPr="00ED0DEE">
          <w:rPr>
            <w:sz w:val="24"/>
            <w:szCs w:val="24"/>
            <w:rPrChange w:id="448" w:author="Ron Gal" w:date="2017-03-04T14:30:00Z">
              <w:rPr>
                <w:rFonts w:ascii="Consolas" w:hAnsi="Consolas" w:cs="Consolas"/>
                <w:color w:val="0000FF"/>
                <w:sz w:val="19"/>
                <w:szCs w:val="19"/>
                <w:highlight w:val="white"/>
              </w:rPr>
            </w:rPrChange>
          </w:rPr>
          <w:t>string</w:t>
        </w:r>
        <w:r w:rsidRPr="00ED0DEE">
          <w:rPr>
            <w:sz w:val="24"/>
            <w:szCs w:val="24"/>
            <w:rPrChange w:id="449" w:author="Ron Gal" w:date="2017-03-04T14:30:00Z">
              <w:rPr>
                <w:rFonts w:ascii="Consolas" w:hAnsi="Consolas" w:cs="Consolas"/>
                <w:sz w:val="19"/>
                <w:szCs w:val="19"/>
                <w:highlight w:val="white"/>
              </w:rPr>
            </w:rPrChange>
          </w:rPr>
          <w:t xml:space="preserve"> ownerName, </w:t>
        </w:r>
        <w:r w:rsidRPr="00ED0DEE">
          <w:rPr>
            <w:sz w:val="24"/>
            <w:szCs w:val="24"/>
            <w:rPrChange w:id="450" w:author="Ron Gal" w:date="2017-03-04T14:30:00Z">
              <w:rPr>
                <w:rFonts w:ascii="Consolas" w:hAnsi="Consolas" w:cs="Consolas"/>
                <w:color w:val="0000FF"/>
                <w:sz w:val="19"/>
                <w:szCs w:val="19"/>
                <w:highlight w:val="white"/>
              </w:rPr>
            </w:rPrChange>
          </w:rPr>
          <w:t>int</w:t>
        </w:r>
        <w:r w:rsidRPr="00ED0DEE">
          <w:rPr>
            <w:sz w:val="24"/>
            <w:szCs w:val="24"/>
            <w:rPrChange w:id="451" w:author="Ron Gal" w:date="2017-03-04T14:30:00Z">
              <w:rPr>
                <w:rFonts w:ascii="Consolas" w:hAnsi="Consolas" w:cs="Consolas"/>
                <w:sz w:val="19"/>
                <w:szCs w:val="19"/>
                <w:highlight w:val="white"/>
              </w:rPr>
            </w:rPrChange>
          </w:rPr>
          <w:t xml:space="preserve">? type, </w:t>
        </w:r>
        <w:r w:rsidRPr="00ED0DEE">
          <w:rPr>
            <w:sz w:val="24"/>
            <w:szCs w:val="24"/>
            <w:rPrChange w:id="452" w:author="Ron Gal" w:date="2017-03-04T14:30:00Z">
              <w:rPr>
                <w:rFonts w:ascii="Consolas" w:hAnsi="Consolas" w:cs="Consolas"/>
                <w:color w:val="0000FF"/>
                <w:sz w:val="19"/>
                <w:szCs w:val="19"/>
                <w:highlight w:val="white"/>
              </w:rPr>
            </w:rPrChange>
          </w:rPr>
          <w:t>int</w:t>
        </w:r>
        <w:r w:rsidRPr="00ED0DEE">
          <w:rPr>
            <w:sz w:val="24"/>
            <w:szCs w:val="24"/>
            <w:rPrChange w:id="453" w:author="Ron Gal" w:date="2017-03-04T14:30:00Z">
              <w:rPr>
                <w:rFonts w:ascii="Consolas" w:hAnsi="Consolas" w:cs="Consolas"/>
                <w:sz w:val="19"/>
                <w:szCs w:val="19"/>
                <w:highlight w:val="white"/>
              </w:rPr>
            </w:rPrChange>
          </w:rPr>
          <w:t>? gender);</w:t>
        </w:r>
        <w:r w:rsidDel="00ED0DEE">
          <w:rPr>
            <w:sz w:val="24"/>
            <w:szCs w:val="24"/>
          </w:rPr>
          <w:t xml:space="preserve"> </w:t>
        </w:r>
      </w:ins>
      <w:del w:id="454" w:author="Ron Gal" w:date="2017-03-04T14:30:00Z">
        <w:r w:rsidR="00471D70" w:rsidDel="00ED0DEE">
          <w:rPr>
            <w:sz w:val="24"/>
            <w:szCs w:val="24"/>
          </w:rPr>
          <w:delText>IEnumerable&lt;DTOs.Customer&gt; Search(string firstName, string lastName, int? minAge, int? maxAge, int? region, int? customerId);</w:delText>
        </w:r>
      </w:del>
    </w:p>
    <w:p w:rsidR="00481634" w:rsidRPr="00ED0DEE" w:rsidDel="00ED0DEE" w:rsidRDefault="00481634">
      <w:pPr>
        <w:rPr>
          <w:del w:id="455" w:author="Ron Gal" w:date="2017-03-04T14:30:00Z"/>
          <w:sz w:val="24"/>
          <w:szCs w:val="24"/>
          <w:rPrChange w:id="456" w:author="Ron Gal" w:date="2017-03-04T14:30:00Z">
            <w:rPr>
              <w:del w:id="457" w:author="Ron Gal" w:date="2017-03-04T14:30:00Z"/>
            </w:rPr>
          </w:rPrChange>
        </w:rPr>
      </w:pPr>
    </w:p>
    <w:p w:rsidR="00481634" w:rsidRPr="00ED0DEE" w:rsidDel="00ED0DEE" w:rsidRDefault="00471D70">
      <w:pPr>
        <w:rPr>
          <w:del w:id="458" w:author="Ron Gal" w:date="2017-03-04T14:30:00Z"/>
          <w:sz w:val="24"/>
          <w:szCs w:val="24"/>
          <w:rPrChange w:id="459" w:author="Ron Gal" w:date="2017-03-04T14:30:00Z">
            <w:rPr>
              <w:del w:id="460" w:author="Ron Gal" w:date="2017-03-04T14:30:00Z"/>
            </w:rPr>
          </w:rPrChange>
        </w:rPr>
      </w:pPr>
      <w:del w:id="461" w:author="Ron Gal" w:date="2017-03-04T14:30:00Z">
        <w:r w:rsidDel="00ED0DEE">
          <w:rPr>
            <w:sz w:val="24"/>
            <w:szCs w:val="24"/>
          </w:rPr>
          <w:delText>DTOs.Customer GetCustomer(int id);</w:delText>
        </w:r>
      </w:del>
    </w:p>
    <w:p w:rsidR="00481634" w:rsidRPr="00ED0DEE" w:rsidDel="00ED0DEE" w:rsidRDefault="00481634">
      <w:pPr>
        <w:rPr>
          <w:del w:id="462" w:author="Ron Gal" w:date="2017-03-04T14:30:00Z"/>
          <w:sz w:val="24"/>
          <w:szCs w:val="24"/>
          <w:rPrChange w:id="463" w:author="Ron Gal" w:date="2017-03-04T14:30:00Z">
            <w:rPr>
              <w:del w:id="464" w:author="Ron Gal" w:date="2017-03-04T14:30:00Z"/>
            </w:rPr>
          </w:rPrChange>
        </w:rPr>
      </w:pPr>
    </w:p>
    <w:p w:rsidR="00481634" w:rsidRPr="00ED0DEE" w:rsidDel="00ED0DEE" w:rsidRDefault="00471D70">
      <w:pPr>
        <w:rPr>
          <w:del w:id="465" w:author="Ron Gal" w:date="2017-03-04T14:30:00Z"/>
          <w:sz w:val="24"/>
          <w:szCs w:val="24"/>
          <w:rPrChange w:id="466" w:author="Ron Gal" w:date="2017-03-04T14:30:00Z">
            <w:rPr>
              <w:del w:id="467" w:author="Ron Gal" w:date="2017-03-04T14:30:00Z"/>
            </w:rPr>
          </w:rPrChange>
        </w:rPr>
      </w:pPr>
      <w:del w:id="468" w:author="Ron Gal" w:date="2017-03-04T14:30:00Z">
        <w:r w:rsidDel="00ED0DEE">
          <w:rPr>
            <w:sz w:val="24"/>
            <w:szCs w:val="24"/>
          </w:rPr>
          <w:delText>DTOs.Customer Save(DTOs.Customer customer);</w:delText>
        </w:r>
      </w:del>
    </w:p>
    <w:p w:rsidR="00481634" w:rsidRPr="00ED0DEE" w:rsidDel="00ED0DEE" w:rsidRDefault="00481634">
      <w:pPr>
        <w:rPr>
          <w:del w:id="469" w:author="Ron Gal" w:date="2017-03-04T14:30:00Z"/>
          <w:sz w:val="24"/>
          <w:szCs w:val="24"/>
          <w:rPrChange w:id="470" w:author="Ron Gal" w:date="2017-03-04T14:30:00Z">
            <w:rPr>
              <w:del w:id="471" w:author="Ron Gal" w:date="2017-03-04T14:30:00Z"/>
            </w:rPr>
          </w:rPrChange>
        </w:rPr>
      </w:pPr>
    </w:p>
    <w:p w:rsidR="00481634" w:rsidRPr="00ED0DEE" w:rsidDel="00ED0DEE" w:rsidRDefault="00471D70">
      <w:pPr>
        <w:rPr>
          <w:del w:id="472" w:author="Ron Gal" w:date="2017-03-04T14:30:00Z"/>
          <w:sz w:val="24"/>
          <w:szCs w:val="24"/>
          <w:rPrChange w:id="473" w:author="Ron Gal" w:date="2017-03-04T14:30:00Z">
            <w:rPr>
              <w:del w:id="474" w:author="Ron Gal" w:date="2017-03-04T14:30:00Z"/>
            </w:rPr>
          </w:rPrChange>
        </w:rPr>
      </w:pPr>
      <w:del w:id="475" w:author="Ron Gal" w:date="2017-03-04T14:30:00Z">
        <w:r w:rsidDel="00ED0DEE">
          <w:rPr>
            <w:sz w:val="24"/>
            <w:szCs w:val="24"/>
          </w:rPr>
          <w:delText>DTOs.Customer Update(int id, DTOs.Customer customer);</w:delText>
        </w:r>
      </w:del>
    </w:p>
    <w:p w:rsidR="00481634" w:rsidRPr="00ED0DEE" w:rsidDel="00ED0DEE" w:rsidRDefault="00481634">
      <w:pPr>
        <w:rPr>
          <w:del w:id="476" w:author="Ron Gal" w:date="2017-03-04T14:30:00Z"/>
          <w:sz w:val="24"/>
          <w:szCs w:val="24"/>
          <w:rPrChange w:id="477" w:author="Ron Gal" w:date="2017-03-04T14:30:00Z">
            <w:rPr>
              <w:del w:id="478" w:author="Ron Gal" w:date="2017-03-04T14:30:00Z"/>
            </w:rPr>
          </w:rPrChange>
        </w:rPr>
      </w:pPr>
    </w:p>
    <w:p w:rsidR="00481634" w:rsidRPr="00ED0DEE" w:rsidDel="00ED0DEE" w:rsidRDefault="00471D70">
      <w:pPr>
        <w:rPr>
          <w:del w:id="479" w:author="Ron Gal" w:date="2017-03-04T14:30:00Z"/>
          <w:sz w:val="24"/>
          <w:szCs w:val="24"/>
          <w:rPrChange w:id="480" w:author="Ron Gal" w:date="2017-03-04T14:30:00Z">
            <w:rPr>
              <w:del w:id="481" w:author="Ron Gal" w:date="2017-03-04T14:30:00Z"/>
            </w:rPr>
          </w:rPrChange>
        </w:rPr>
      </w:pPr>
      <w:del w:id="482" w:author="Ron Gal" w:date="2017-03-04T14:30:00Z">
        <w:r w:rsidDel="00ED0DEE">
          <w:rPr>
            <w:sz w:val="24"/>
            <w:szCs w:val="24"/>
          </w:rPr>
          <w:delText>bool Exists(string username);</w:delText>
        </w:r>
      </w:del>
    </w:p>
    <w:p w:rsidR="00481634" w:rsidRPr="00ED0DEE" w:rsidRDefault="00481634">
      <w:pPr>
        <w:rPr>
          <w:sz w:val="24"/>
          <w:szCs w:val="24"/>
          <w:rPrChange w:id="483" w:author="Ron Gal" w:date="2017-03-04T14:30:00Z">
            <w:rPr/>
          </w:rPrChange>
        </w:rPr>
        <w:pPrChange w:id="484" w:author="Ron Gal" w:date="2017-03-04T14:30:00Z">
          <w:pPr>
            <w:bidi/>
          </w:pPr>
        </w:pPrChange>
      </w:pPr>
    </w:p>
    <w:p w:rsidR="00481634" w:rsidRDefault="00471D70" w:rsidP="00ED0DEE">
      <w:pPr>
        <w:bidi/>
      </w:pPr>
      <w:r>
        <w:rPr>
          <w:b/>
          <w:sz w:val="24"/>
          <w:szCs w:val="24"/>
          <w:rtl/>
        </w:rPr>
        <w:t xml:space="preserve">מחלקת </w:t>
      </w:r>
      <w:ins w:id="485" w:author="Ron Gal" w:date="2017-03-04T14:35:00Z">
        <w:r w:rsidR="00ED0DEE" w:rsidRPr="00ED0DEE">
          <w:rPr>
            <w:b/>
            <w:sz w:val="24"/>
            <w:szCs w:val="24"/>
            <w:rPrChange w:id="486" w:author="Ron Gal" w:date="2017-03-04T14:37:00Z">
              <w:rPr>
                <w:rFonts w:ascii="Consolas" w:hAnsi="Consolas" w:cs="Consolas"/>
                <w:color w:val="2B91AF"/>
                <w:sz w:val="19"/>
                <w:szCs w:val="19"/>
                <w:highlight w:val="white"/>
              </w:rPr>
            </w:rPrChange>
          </w:rPr>
          <w:t>DecodesDao</w:t>
        </w:r>
        <w:r w:rsidR="00ED0DEE" w:rsidDel="00ED0DEE">
          <w:rPr>
            <w:b/>
            <w:sz w:val="24"/>
            <w:szCs w:val="24"/>
          </w:rPr>
          <w:t xml:space="preserve"> </w:t>
        </w:r>
      </w:ins>
      <w:del w:id="487" w:author="Ron Gal" w:date="2017-03-04T14:35:00Z">
        <w:r w:rsidDel="00ED0DEE">
          <w:rPr>
            <w:b/>
            <w:sz w:val="24"/>
            <w:szCs w:val="24"/>
          </w:rPr>
          <w:delText>EmployeesQueryProcessor</w:delText>
        </w:r>
      </w:del>
    </w:p>
    <w:p w:rsidR="00481634" w:rsidRDefault="00471D70">
      <w:pPr>
        <w:bidi/>
        <w:pPrChange w:id="488" w:author="Ron Gal" w:date="2017-03-04T14:36:00Z">
          <w:pPr>
            <w:bidi/>
          </w:pPr>
        </w:pPrChange>
      </w:pPr>
      <w:r>
        <w:rPr>
          <w:sz w:val="24"/>
          <w:szCs w:val="24"/>
          <w:rtl/>
        </w:rPr>
        <w:t xml:space="preserve">מחלקה זו אחראית על </w:t>
      </w:r>
      <w:del w:id="489" w:author="Ron Gal" w:date="2017-03-04T14:35:00Z">
        <w:r w:rsidDel="00ED0DEE">
          <w:rPr>
            <w:sz w:val="24"/>
            <w:szCs w:val="24"/>
            <w:rtl/>
          </w:rPr>
          <w:delText>ישות העובד</w:delText>
        </w:r>
      </w:del>
      <w:ins w:id="490" w:author="Ron Gal" w:date="2017-03-04T14:35:00Z">
        <w:r w:rsidR="00ED0DEE">
          <w:rPr>
            <w:rFonts w:hint="cs"/>
            <w:sz w:val="24"/>
            <w:szCs w:val="24"/>
            <w:rtl/>
          </w:rPr>
          <w:t>כל טבלאות הפענוח</w:t>
        </w:r>
      </w:ins>
      <w:r>
        <w:rPr>
          <w:sz w:val="24"/>
          <w:szCs w:val="24"/>
          <w:rtl/>
        </w:rPr>
        <w:t xml:space="preserve">. מחלקה זו </w:t>
      </w:r>
      <w:del w:id="491" w:author="Ron Gal" w:date="2017-03-04T14:35:00Z">
        <w:r w:rsidDel="00ED0DEE">
          <w:rPr>
            <w:sz w:val="24"/>
            <w:szCs w:val="24"/>
            <w:rtl/>
          </w:rPr>
          <w:delText>יורשת מ&lt;</w:delText>
        </w:r>
        <w:r w:rsidDel="00ED0DEE">
          <w:rPr>
            <w:sz w:val="24"/>
            <w:szCs w:val="24"/>
          </w:rPr>
          <w:delText>DBAccessBase&lt;Employee</w:delText>
        </w:r>
        <w:r w:rsidDel="00ED0DEE">
          <w:rPr>
            <w:sz w:val="24"/>
            <w:szCs w:val="24"/>
            <w:rtl/>
          </w:rPr>
          <w:delText xml:space="preserve"> ו</w:delText>
        </w:r>
      </w:del>
      <w:r>
        <w:rPr>
          <w:sz w:val="24"/>
          <w:szCs w:val="24"/>
          <w:rtl/>
        </w:rPr>
        <w:t xml:space="preserve">מממשת את הממשק </w:t>
      </w:r>
      <w:ins w:id="492" w:author="Ron Gal" w:date="2017-03-04T14:35:00Z">
        <w:r w:rsidR="00ED0DEE" w:rsidRPr="00ED0DEE">
          <w:rPr>
            <w:sz w:val="24"/>
            <w:szCs w:val="24"/>
            <w:rPrChange w:id="493" w:author="Ron Gal" w:date="2017-03-04T14:37:00Z">
              <w:rPr>
                <w:rFonts w:ascii="Consolas" w:hAnsi="Consolas" w:cs="Consolas"/>
                <w:color w:val="2B91AF"/>
                <w:sz w:val="19"/>
                <w:szCs w:val="19"/>
                <w:highlight w:val="white"/>
              </w:rPr>
            </w:rPrChange>
          </w:rPr>
          <w:t>IDecodesDao</w:t>
        </w:r>
        <w:r w:rsidR="00ED0DEE" w:rsidDel="00ED0DEE">
          <w:rPr>
            <w:sz w:val="24"/>
            <w:szCs w:val="24"/>
          </w:rPr>
          <w:t xml:space="preserve"> </w:t>
        </w:r>
      </w:ins>
      <w:del w:id="494" w:author="Ron Gal" w:date="2017-03-04T14:35:00Z">
        <w:r w:rsidDel="00ED0DEE">
          <w:rPr>
            <w:sz w:val="24"/>
            <w:szCs w:val="24"/>
          </w:rPr>
          <w:delText>IEmployeesQueryProcessor</w:delText>
        </w:r>
      </w:del>
      <w:r>
        <w:rPr>
          <w:sz w:val="24"/>
          <w:szCs w:val="24"/>
          <w:rtl/>
        </w:rPr>
        <w:t xml:space="preserve">. </w:t>
      </w:r>
      <w:ins w:id="495" w:author="Ron Gal" w:date="2017-03-04T14:35:00Z">
        <w:r w:rsidR="00ED0DEE">
          <w:rPr>
            <w:rFonts w:hint="cs"/>
            <w:sz w:val="24"/>
            <w:szCs w:val="24"/>
            <w:rtl/>
          </w:rPr>
          <w:t xml:space="preserve">המחלה מבצעת שליפות </w:t>
        </w:r>
      </w:ins>
      <w:del w:id="496" w:author="Ron Gal" w:date="2017-03-04T14:36:00Z">
        <w:r w:rsidDel="00ED0DEE">
          <w:rPr>
            <w:sz w:val="24"/>
            <w:szCs w:val="24"/>
            <w:rtl/>
          </w:rPr>
          <w:delText>תבצע הכנסה, עדכון של עובדים במסד הנתונים</w:delText>
        </w:r>
      </w:del>
      <w:ins w:id="497" w:author="Ron Gal" w:date="2017-03-04T14:36:00Z">
        <w:r w:rsidR="00ED0DEE">
          <w:rPr>
            <w:rFonts w:hint="cs"/>
            <w:sz w:val="24"/>
            <w:szCs w:val="24"/>
            <w:rtl/>
          </w:rPr>
          <w:t>מטבלאות הפיענוח השונות במערכת</w:t>
        </w:r>
      </w:ins>
      <w:r>
        <w:rPr>
          <w:sz w:val="24"/>
          <w:szCs w:val="24"/>
          <w:rtl/>
        </w:rPr>
        <w:t xml:space="preserve">. </w:t>
      </w:r>
      <w:del w:id="498" w:author="Ron Gal" w:date="2017-03-04T14:36:00Z">
        <w:r w:rsidDel="00ED0DEE">
          <w:rPr>
            <w:sz w:val="24"/>
            <w:szCs w:val="24"/>
            <w:rtl/>
          </w:rPr>
          <w:delText xml:space="preserve">כמו כן מחלקה זו גם אחראית על החזרת העובדים ממסד הנתונים בהתאם לפרמטרים האפשרים ממסך חיפוש העובדים של מנהל. </w:delText>
        </w:r>
      </w:del>
      <w:r>
        <w:rPr>
          <w:sz w:val="24"/>
          <w:szCs w:val="24"/>
          <w:rtl/>
        </w:rPr>
        <w:t>המחלקה תכיל את הפעולות הבאות:</w:t>
      </w:r>
    </w:p>
    <w:p w:rsidR="00481634" w:rsidRDefault="00481634"/>
    <w:p w:rsidR="00ED0DEE" w:rsidRPr="00ED0DEE" w:rsidRDefault="00ED0DEE">
      <w:pPr>
        <w:rPr>
          <w:ins w:id="499" w:author="Ron Gal" w:date="2017-03-04T14:37:00Z"/>
          <w:sz w:val="24"/>
          <w:szCs w:val="24"/>
          <w:rPrChange w:id="500" w:author="Ron Gal" w:date="2017-03-04T14:37:00Z">
            <w:rPr>
              <w:ins w:id="501" w:author="Ron Gal" w:date="2017-03-04T14:37:00Z"/>
              <w:rFonts w:ascii="Consolas" w:hAnsi="Consolas" w:cs="Consolas"/>
              <w:sz w:val="19"/>
              <w:szCs w:val="19"/>
              <w:highlight w:val="white"/>
            </w:rPr>
          </w:rPrChange>
        </w:rPr>
        <w:pPrChange w:id="502" w:author="Ron Gal" w:date="2017-03-04T14:37:00Z">
          <w:pPr>
            <w:autoSpaceDE w:val="0"/>
            <w:autoSpaceDN w:val="0"/>
            <w:adjustRightInd w:val="0"/>
            <w:spacing w:line="240" w:lineRule="auto"/>
          </w:pPr>
        </w:pPrChange>
      </w:pPr>
      <w:ins w:id="503" w:author="Ron Gal" w:date="2017-03-04T14:37:00Z">
        <w:r w:rsidRPr="00ED0DEE">
          <w:rPr>
            <w:sz w:val="24"/>
            <w:szCs w:val="24"/>
            <w:rPrChange w:id="504" w:author="Ron Gal" w:date="2017-03-04T14:37:00Z">
              <w:rPr>
                <w:rFonts w:ascii="Consolas" w:hAnsi="Consolas" w:cs="Consolas"/>
                <w:sz w:val="19"/>
                <w:szCs w:val="19"/>
                <w:highlight w:val="white"/>
              </w:rPr>
            </w:rPrChange>
          </w:rPr>
          <w:t xml:space="preserve">        IEnumerable&lt;T&gt; Query&lt;T&gt;() </w:t>
        </w:r>
        <w:r w:rsidRPr="00ED0DEE">
          <w:rPr>
            <w:sz w:val="24"/>
            <w:szCs w:val="24"/>
            <w:rPrChange w:id="505" w:author="Ron Gal" w:date="2017-03-04T14:37:00Z">
              <w:rPr>
                <w:rFonts w:ascii="Consolas" w:hAnsi="Consolas" w:cs="Consolas"/>
                <w:color w:val="0000FF"/>
                <w:sz w:val="19"/>
                <w:szCs w:val="19"/>
                <w:highlight w:val="white"/>
              </w:rPr>
            </w:rPrChange>
          </w:rPr>
          <w:t>where</w:t>
        </w:r>
        <w:r w:rsidRPr="00ED0DEE">
          <w:rPr>
            <w:sz w:val="24"/>
            <w:szCs w:val="24"/>
            <w:rPrChange w:id="506" w:author="Ron Gal" w:date="2017-03-04T14:37:00Z">
              <w:rPr>
                <w:rFonts w:ascii="Consolas" w:hAnsi="Consolas" w:cs="Consolas"/>
                <w:sz w:val="19"/>
                <w:szCs w:val="19"/>
                <w:highlight w:val="white"/>
              </w:rPr>
            </w:rPrChange>
          </w:rPr>
          <w:t xml:space="preserve"> T : </w:t>
        </w:r>
        <w:r w:rsidRPr="00ED0DEE">
          <w:rPr>
            <w:sz w:val="24"/>
            <w:szCs w:val="24"/>
            <w:rPrChange w:id="507" w:author="Ron Gal" w:date="2017-03-04T14:37:00Z">
              <w:rPr>
                <w:rFonts w:ascii="Consolas" w:hAnsi="Consolas" w:cs="Consolas"/>
                <w:color w:val="2B91AF"/>
                <w:sz w:val="19"/>
                <w:szCs w:val="19"/>
                <w:highlight w:val="white"/>
              </w:rPr>
            </w:rPrChange>
          </w:rPr>
          <w:t>Decode</w:t>
        </w:r>
        <w:r w:rsidRPr="00ED0DEE">
          <w:rPr>
            <w:sz w:val="24"/>
            <w:szCs w:val="24"/>
            <w:rPrChange w:id="508" w:author="Ron Gal" w:date="2017-03-04T14:37:00Z">
              <w:rPr>
                <w:rFonts w:ascii="Consolas" w:hAnsi="Consolas" w:cs="Consolas"/>
                <w:sz w:val="19"/>
                <w:szCs w:val="19"/>
                <w:highlight w:val="white"/>
              </w:rPr>
            </w:rPrChange>
          </w:rPr>
          <w:t>;</w:t>
        </w:r>
      </w:ins>
    </w:p>
    <w:p w:rsidR="00ED0DEE" w:rsidRPr="00ED0DEE" w:rsidRDefault="00ED0DEE">
      <w:pPr>
        <w:rPr>
          <w:ins w:id="509" w:author="Ron Gal" w:date="2017-03-04T14:37:00Z"/>
          <w:sz w:val="24"/>
          <w:szCs w:val="24"/>
          <w:rPrChange w:id="510" w:author="Ron Gal" w:date="2017-03-04T14:37:00Z">
            <w:rPr>
              <w:ins w:id="511" w:author="Ron Gal" w:date="2017-03-04T14:37:00Z"/>
              <w:rFonts w:ascii="Consolas" w:hAnsi="Consolas" w:cs="Consolas"/>
              <w:sz w:val="19"/>
              <w:szCs w:val="19"/>
              <w:highlight w:val="white"/>
            </w:rPr>
          </w:rPrChange>
        </w:rPr>
        <w:pPrChange w:id="512" w:author="Ron Gal" w:date="2017-03-04T14:37:00Z">
          <w:pPr>
            <w:autoSpaceDE w:val="0"/>
            <w:autoSpaceDN w:val="0"/>
            <w:adjustRightInd w:val="0"/>
            <w:spacing w:line="240" w:lineRule="auto"/>
          </w:pPr>
        </w:pPrChange>
      </w:pPr>
      <w:ins w:id="513" w:author="Ron Gal" w:date="2017-03-04T14:37:00Z">
        <w:r w:rsidRPr="00ED0DEE">
          <w:rPr>
            <w:sz w:val="24"/>
            <w:szCs w:val="24"/>
            <w:rPrChange w:id="514" w:author="Ron Gal" w:date="2017-03-04T14:37:00Z">
              <w:rPr>
                <w:rFonts w:ascii="Consolas" w:hAnsi="Consolas" w:cs="Consolas"/>
                <w:sz w:val="19"/>
                <w:szCs w:val="19"/>
                <w:highlight w:val="white"/>
              </w:rPr>
            </w:rPrChange>
          </w:rPr>
          <w:t xml:space="preserve">        T Get&lt;T&gt;(</w:t>
        </w:r>
        <w:r w:rsidRPr="00ED0DEE">
          <w:rPr>
            <w:sz w:val="24"/>
            <w:szCs w:val="24"/>
            <w:rPrChange w:id="515" w:author="Ron Gal" w:date="2017-03-04T14:37:00Z">
              <w:rPr>
                <w:rFonts w:ascii="Consolas" w:hAnsi="Consolas" w:cs="Consolas"/>
                <w:color w:val="0000FF"/>
                <w:sz w:val="19"/>
                <w:szCs w:val="19"/>
                <w:highlight w:val="white"/>
              </w:rPr>
            </w:rPrChange>
          </w:rPr>
          <w:t>string</w:t>
        </w:r>
        <w:r w:rsidRPr="00ED0DEE">
          <w:rPr>
            <w:sz w:val="24"/>
            <w:szCs w:val="24"/>
            <w:rPrChange w:id="516" w:author="Ron Gal" w:date="2017-03-04T14:37:00Z">
              <w:rPr>
                <w:rFonts w:ascii="Consolas" w:hAnsi="Consolas" w:cs="Consolas"/>
                <w:sz w:val="19"/>
                <w:szCs w:val="19"/>
                <w:highlight w:val="white"/>
              </w:rPr>
            </w:rPrChange>
          </w:rPr>
          <w:t xml:space="preserve"> name) </w:t>
        </w:r>
        <w:r w:rsidRPr="00ED0DEE">
          <w:rPr>
            <w:sz w:val="24"/>
            <w:szCs w:val="24"/>
            <w:rPrChange w:id="517" w:author="Ron Gal" w:date="2017-03-04T14:37:00Z">
              <w:rPr>
                <w:rFonts w:ascii="Consolas" w:hAnsi="Consolas" w:cs="Consolas"/>
                <w:color w:val="0000FF"/>
                <w:sz w:val="19"/>
                <w:szCs w:val="19"/>
                <w:highlight w:val="white"/>
              </w:rPr>
            </w:rPrChange>
          </w:rPr>
          <w:t>where</w:t>
        </w:r>
        <w:r w:rsidRPr="00ED0DEE">
          <w:rPr>
            <w:sz w:val="24"/>
            <w:szCs w:val="24"/>
            <w:rPrChange w:id="518" w:author="Ron Gal" w:date="2017-03-04T14:37:00Z">
              <w:rPr>
                <w:rFonts w:ascii="Consolas" w:hAnsi="Consolas" w:cs="Consolas"/>
                <w:sz w:val="19"/>
                <w:szCs w:val="19"/>
                <w:highlight w:val="white"/>
              </w:rPr>
            </w:rPrChange>
          </w:rPr>
          <w:t xml:space="preserve"> T : </w:t>
        </w:r>
        <w:r w:rsidRPr="00ED0DEE">
          <w:rPr>
            <w:sz w:val="24"/>
            <w:szCs w:val="24"/>
            <w:rPrChange w:id="519" w:author="Ron Gal" w:date="2017-03-04T14:37:00Z">
              <w:rPr>
                <w:rFonts w:ascii="Consolas" w:hAnsi="Consolas" w:cs="Consolas"/>
                <w:color w:val="2B91AF"/>
                <w:sz w:val="19"/>
                <w:szCs w:val="19"/>
                <w:highlight w:val="white"/>
              </w:rPr>
            </w:rPrChange>
          </w:rPr>
          <w:t>Decode</w:t>
        </w:r>
        <w:r w:rsidRPr="00ED0DEE">
          <w:rPr>
            <w:sz w:val="24"/>
            <w:szCs w:val="24"/>
            <w:rPrChange w:id="520" w:author="Ron Gal" w:date="2017-03-04T14:37:00Z">
              <w:rPr>
                <w:rFonts w:ascii="Consolas" w:hAnsi="Consolas" w:cs="Consolas"/>
                <w:sz w:val="19"/>
                <w:szCs w:val="19"/>
                <w:highlight w:val="white"/>
              </w:rPr>
            </w:rPrChange>
          </w:rPr>
          <w:t>;</w:t>
        </w:r>
      </w:ins>
    </w:p>
    <w:p w:rsidR="00481634" w:rsidRPr="00ED0DEE" w:rsidDel="00ED0DEE" w:rsidRDefault="00ED0DEE" w:rsidP="00ED0DEE">
      <w:pPr>
        <w:rPr>
          <w:del w:id="521" w:author="Ron Gal" w:date="2017-03-04T14:37:00Z"/>
          <w:sz w:val="24"/>
          <w:szCs w:val="24"/>
          <w:rPrChange w:id="522" w:author="Ron Gal" w:date="2017-03-04T14:37:00Z">
            <w:rPr>
              <w:del w:id="523" w:author="Ron Gal" w:date="2017-03-04T14:37:00Z"/>
            </w:rPr>
          </w:rPrChange>
        </w:rPr>
      </w:pPr>
      <w:ins w:id="524" w:author="Ron Gal" w:date="2017-03-04T14:37:00Z">
        <w:r w:rsidRPr="00ED0DEE">
          <w:rPr>
            <w:sz w:val="24"/>
            <w:szCs w:val="24"/>
            <w:rPrChange w:id="525" w:author="Ron Gal" w:date="2017-03-04T14:37:00Z">
              <w:rPr>
                <w:rFonts w:ascii="Consolas" w:hAnsi="Consolas" w:cs="Consolas"/>
                <w:sz w:val="19"/>
                <w:szCs w:val="19"/>
                <w:highlight w:val="white"/>
              </w:rPr>
            </w:rPrChange>
          </w:rPr>
          <w:t xml:space="preserve">        T Get&lt;T&gt;(</w:t>
        </w:r>
        <w:r w:rsidRPr="00ED0DEE">
          <w:rPr>
            <w:sz w:val="24"/>
            <w:szCs w:val="24"/>
            <w:rPrChange w:id="526" w:author="Ron Gal" w:date="2017-03-04T14:37:00Z">
              <w:rPr>
                <w:rFonts w:ascii="Consolas" w:hAnsi="Consolas" w:cs="Consolas"/>
                <w:color w:val="0000FF"/>
                <w:sz w:val="19"/>
                <w:szCs w:val="19"/>
                <w:highlight w:val="white"/>
              </w:rPr>
            </w:rPrChange>
          </w:rPr>
          <w:t>int</w:t>
        </w:r>
        <w:r w:rsidRPr="00ED0DEE">
          <w:rPr>
            <w:sz w:val="24"/>
            <w:szCs w:val="24"/>
            <w:rPrChange w:id="527" w:author="Ron Gal" w:date="2017-03-04T14:37:00Z">
              <w:rPr>
                <w:rFonts w:ascii="Consolas" w:hAnsi="Consolas" w:cs="Consolas"/>
                <w:sz w:val="19"/>
                <w:szCs w:val="19"/>
                <w:highlight w:val="white"/>
              </w:rPr>
            </w:rPrChange>
          </w:rPr>
          <w:t xml:space="preserve">? id) </w:t>
        </w:r>
        <w:r w:rsidRPr="00ED0DEE">
          <w:rPr>
            <w:sz w:val="24"/>
            <w:szCs w:val="24"/>
            <w:rPrChange w:id="528" w:author="Ron Gal" w:date="2017-03-04T14:37:00Z">
              <w:rPr>
                <w:rFonts w:ascii="Consolas" w:hAnsi="Consolas" w:cs="Consolas"/>
                <w:color w:val="0000FF"/>
                <w:sz w:val="19"/>
                <w:szCs w:val="19"/>
                <w:highlight w:val="white"/>
              </w:rPr>
            </w:rPrChange>
          </w:rPr>
          <w:t>where</w:t>
        </w:r>
        <w:r w:rsidRPr="00ED0DEE">
          <w:rPr>
            <w:sz w:val="24"/>
            <w:szCs w:val="24"/>
            <w:rPrChange w:id="529" w:author="Ron Gal" w:date="2017-03-04T14:37:00Z">
              <w:rPr>
                <w:rFonts w:ascii="Consolas" w:hAnsi="Consolas" w:cs="Consolas"/>
                <w:sz w:val="19"/>
                <w:szCs w:val="19"/>
                <w:highlight w:val="white"/>
              </w:rPr>
            </w:rPrChange>
          </w:rPr>
          <w:t xml:space="preserve"> T : </w:t>
        </w:r>
        <w:r w:rsidRPr="00ED0DEE">
          <w:rPr>
            <w:sz w:val="24"/>
            <w:szCs w:val="24"/>
            <w:rPrChange w:id="530" w:author="Ron Gal" w:date="2017-03-04T14:37:00Z">
              <w:rPr>
                <w:rFonts w:ascii="Consolas" w:hAnsi="Consolas" w:cs="Consolas"/>
                <w:color w:val="2B91AF"/>
                <w:sz w:val="19"/>
                <w:szCs w:val="19"/>
                <w:highlight w:val="white"/>
              </w:rPr>
            </w:rPrChange>
          </w:rPr>
          <w:t>Decode</w:t>
        </w:r>
        <w:r w:rsidRPr="00ED0DEE">
          <w:rPr>
            <w:sz w:val="24"/>
            <w:szCs w:val="24"/>
            <w:rPrChange w:id="531" w:author="Ron Gal" w:date="2017-03-04T14:37:00Z">
              <w:rPr>
                <w:rFonts w:ascii="Consolas" w:hAnsi="Consolas" w:cs="Consolas"/>
                <w:sz w:val="19"/>
                <w:szCs w:val="19"/>
                <w:highlight w:val="white"/>
              </w:rPr>
            </w:rPrChange>
          </w:rPr>
          <w:t>;</w:t>
        </w:r>
        <w:r w:rsidDel="00ED0DEE">
          <w:rPr>
            <w:sz w:val="24"/>
            <w:szCs w:val="24"/>
          </w:rPr>
          <w:t xml:space="preserve"> </w:t>
        </w:r>
      </w:ins>
      <w:del w:id="532" w:author="Ron Gal" w:date="2017-03-04T14:37:00Z">
        <w:r w:rsidR="00471D70" w:rsidDel="00ED0DEE">
          <w:rPr>
            <w:sz w:val="24"/>
            <w:szCs w:val="24"/>
          </w:rPr>
          <w:delText xml:space="preserve">IEnumerable&lt;DTOs.Employee&gt; Search(string firstName, string lastName, </w:delText>
        </w:r>
        <w:r w:rsidR="00471D70" w:rsidDel="00ED0DEE">
          <w:rPr>
            <w:sz w:val="24"/>
            <w:szCs w:val="24"/>
          </w:rPr>
          <w:tab/>
          <w:delText>string eMail, int? id);</w:delText>
        </w:r>
      </w:del>
    </w:p>
    <w:p w:rsidR="00481634" w:rsidRPr="00ED0DEE" w:rsidDel="00ED0DEE" w:rsidRDefault="00481634">
      <w:pPr>
        <w:rPr>
          <w:del w:id="533" w:author="Ron Gal" w:date="2017-03-04T14:37:00Z"/>
          <w:sz w:val="24"/>
          <w:szCs w:val="24"/>
          <w:rPrChange w:id="534" w:author="Ron Gal" w:date="2017-03-04T14:37:00Z">
            <w:rPr>
              <w:del w:id="535" w:author="Ron Gal" w:date="2017-03-04T14:37:00Z"/>
            </w:rPr>
          </w:rPrChange>
        </w:rPr>
      </w:pPr>
    </w:p>
    <w:p w:rsidR="00481634" w:rsidRPr="00ED0DEE" w:rsidDel="00ED0DEE" w:rsidRDefault="00471D70">
      <w:pPr>
        <w:rPr>
          <w:del w:id="536" w:author="Ron Gal" w:date="2017-03-04T14:37:00Z"/>
          <w:sz w:val="24"/>
          <w:szCs w:val="24"/>
          <w:rPrChange w:id="537" w:author="Ron Gal" w:date="2017-03-04T14:37:00Z">
            <w:rPr>
              <w:del w:id="538" w:author="Ron Gal" w:date="2017-03-04T14:37:00Z"/>
            </w:rPr>
          </w:rPrChange>
        </w:rPr>
      </w:pPr>
      <w:del w:id="539" w:author="Ron Gal" w:date="2017-03-04T14:37:00Z">
        <w:r w:rsidDel="00ED0DEE">
          <w:rPr>
            <w:sz w:val="24"/>
            <w:szCs w:val="24"/>
          </w:rPr>
          <w:delText xml:space="preserve"> DTOs.Employee GetEmployee(int id);</w:delText>
        </w:r>
      </w:del>
    </w:p>
    <w:p w:rsidR="00481634" w:rsidRPr="00ED0DEE" w:rsidDel="00ED0DEE" w:rsidRDefault="00481634">
      <w:pPr>
        <w:rPr>
          <w:del w:id="540" w:author="Ron Gal" w:date="2017-03-04T14:37:00Z"/>
          <w:sz w:val="24"/>
          <w:szCs w:val="24"/>
          <w:rPrChange w:id="541" w:author="Ron Gal" w:date="2017-03-04T14:37:00Z">
            <w:rPr>
              <w:del w:id="542" w:author="Ron Gal" w:date="2017-03-04T14:37:00Z"/>
            </w:rPr>
          </w:rPrChange>
        </w:rPr>
      </w:pPr>
    </w:p>
    <w:p w:rsidR="00481634" w:rsidRPr="00ED0DEE" w:rsidDel="00ED0DEE" w:rsidRDefault="00471D70">
      <w:pPr>
        <w:rPr>
          <w:del w:id="543" w:author="Ron Gal" w:date="2017-03-04T14:37:00Z"/>
          <w:sz w:val="24"/>
          <w:szCs w:val="24"/>
          <w:rPrChange w:id="544" w:author="Ron Gal" w:date="2017-03-04T14:37:00Z">
            <w:rPr>
              <w:del w:id="545" w:author="Ron Gal" w:date="2017-03-04T14:37:00Z"/>
            </w:rPr>
          </w:rPrChange>
        </w:rPr>
      </w:pPr>
      <w:del w:id="546" w:author="Ron Gal" w:date="2017-03-04T14:37:00Z">
        <w:r w:rsidDel="00ED0DEE">
          <w:rPr>
            <w:sz w:val="24"/>
            <w:szCs w:val="24"/>
          </w:rPr>
          <w:delText>DTOs.Employee Save(DTOs.Employee employee);</w:delText>
        </w:r>
      </w:del>
    </w:p>
    <w:p w:rsidR="00481634" w:rsidRPr="00ED0DEE" w:rsidDel="00ED0DEE" w:rsidRDefault="00481634">
      <w:pPr>
        <w:rPr>
          <w:del w:id="547" w:author="Ron Gal" w:date="2017-03-04T14:37:00Z"/>
          <w:sz w:val="24"/>
          <w:szCs w:val="24"/>
          <w:rPrChange w:id="548" w:author="Ron Gal" w:date="2017-03-04T14:37:00Z">
            <w:rPr>
              <w:del w:id="549" w:author="Ron Gal" w:date="2017-03-04T14:37:00Z"/>
            </w:rPr>
          </w:rPrChange>
        </w:rPr>
      </w:pPr>
    </w:p>
    <w:p w:rsidR="00481634" w:rsidRPr="00ED0DEE" w:rsidDel="00ED0DEE" w:rsidRDefault="00471D70">
      <w:pPr>
        <w:rPr>
          <w:del w:id="550" w:author="Ron Gal" w:date="2017-03-04T14:37:00Z"/>
          <w:sz w:val="24"/>
          <w:szCs w:val="24"/>
          <w:rPrChange w:id="551" w:author="Ron Gal" w:date="2017-03-04T14:37:00Z">
            <w:rPr>
              <w:del w:id="552" w:author="Ron Gal" w:date="2017-03-04T14:37:00Z"/>
            </w:rPr>
          </w:rPrChange>
        </w:rPr>
      </w:pPr>
      <w:del w:id="553" w:author="Ron Gal" w:date="2017-03-04T14:37:00Z">
        <w:r w:rsidDel="00ED0DEE">
          <w:rPr>
            <w:sz w:val="24"/>
            <w:szCs w:val="24"/>
          </w:rPr>
          <w:delText>DTOs.Employee Update(int id, DTOs.Employee employee);</w:delText>
        </w:r>
      </w:del>
    </w:p>
    <w:p w:rsidR="00481634" w:rsidRPr="00ED0DEE" w:rsidDel="00ED0DEE" w:rsidRDefault="00481634">
      <w:pPr>
        <w:rPr>
          <w:del w:id="554" w:author="Ron Gal" w:date="2017-03-04T14:37:00Z"/>
          <w:sz w:val="24"/>
          <w:szCs w:val="24"/>
          <w:rPrChange w:id="555" w:author="Ron Gal" w:date="2017-03-04T14:37:00Z">
            <w:rPr>
              <w:del w:id="556" w:author="Ron Gal" w:date="2017-03-04T14:37:00Z"/>
            </w:rPr>
          </w:rPrChange>
        </w:rPr>
      </w:pPr>
    </w:p>
    <w:p w:rsidR="00481634" w:rsidRPr="00ED0DEE" w:rsidDel="00ED0DEE" w:rsidRDefault="00471D70">
      <w:pPr>
        <w:rPr>
          <w:del w:id="557" w:author="Ron Gal" w:date="2017-03-04T14:37:00Z"/>
          <w:sz w:val="24"/>
          <w:szCs w:val="24"/>
          <w:rPrChange w:id="558" w:author="Ron Gal" w:date="2017-03-04T14:37:00Z">
            <w:rPr>
              <w:del w:id="559" w:author="Ron Gal" w:date="2017-03-04T14:37:00Z"/>
            </w:rPr>
          </w:rPrChange>
        </w:rPr>
      </w:pPr>
      <w:del w:id="560" w:author="Ron Gal" w:date="2017-03-04T14:37:00Z">
        <w:r w:rsidDel="00ED0DEE">
          <w:rPr>
            <w:sz w:val="24"/>
            <w:szCs w:val="24"/>
          </w:rPr>
          <w:delText>void Delete(int id);</w:delText>
        </w:r>
      </w:del>
    </w:p>
    <w:p w:rsidR="00481634" w:rsidRPr="00ED0DEE" w:rsidRDefault="00481634">
      <w:pPr>
        <w:rPr>
          <w:sz w:val="24"/>
          <w:szCs w:val="24"/>
          <w:rPrChange w:id="561" w:author="Ron Gal" w:date="2017-03-04T14:37:00Z">
            <w:rPr/>
          </w:rPrChange>
        </w:rPr>
      </w:pPr>
    </w:p>
    <w:p w:rsidR="00481634" w:rsidRDefault="00481634">
      <w:pPr>
        <w:bidi/>
      </w:pPr>
    </w:p>
    <w:p w:rsidR="00481634" w:rsidRDefault="00471D70" w:rsidP="00ED0DEE">
      <w:pPr>
        <w:bidi/>
      </w:pPr>
      <w:r>
        <w:rPr>
          <w:b/>
          <w:sz w:val="24"/>
          <w:szCs w:val="24"/>
          <w:rtl/>
        </w:rPr>
        <w:t xml:space="preserve">מחלקת </w:t>
      </w:r>
      <w:ins w:id="562" w:author="Ron Gal" w:date="2017-03-04T14:39:00Z">
        <w:r w:rsidR="00ED0DEE" w:rsidRPr="002C5F7C">
          <w:rPr>
            <w:b/>
            <w:sz w:val="24"/>
            <w:szCs w:val="24"/>
            <w:rPrChange w:id="563" w:author="Ron Gal" w:date="2017-03-04T14:42:00Z">
              <w:rPr>
                <w:rFonts w:ascii="Consolas" w:hAnsi="Consolas" w:cs="Consolas"/>
                <w:color w:val="2B91AF"/>
                <w:sz w:val="19"/>
                <w:szCs w:val="19"/>
                <w:highlight w:val="white"/>
              </w:rPr>
            </w:rPrChange>
          </w:rPr>
          <w:t>PersonDao</w:t>
        </w:r>
      </w:ins>
      <w:ins w:id="564" w:author="Ron Gal" w:date="2017-03-04T14:42:00Z">
        <w:r w:rsidR="002C5F7C">
          <w:rPr>
            <w:b/>
            <w:sz w:val="24"/>
            <w:szCs w:val="24"/>
          </w:rPr>
          <w:t>&lt;T&gt;</w:t>
        </w:r>
      </w:ins>
      <w:ins w:id="565" w:author="Ron Gal" w:date="2017-03-04T14:39:00Z">
        <w:r w:rsidR="00ED0DEE" w:rsidDel="00ED0DEE">
          <w:rPr>
            <w:b/>
            <w:sz w:val="24"/>
            <w:szCs w:val="24"/>
          </w:rPr>
          <w:t xml:space="preserve"> </w:t>
        </w:r>
      </w:ins>
      <w:del w:id="566" w:author="Ron Gal" w:date="2017-03-04T14:38:00Z">
        <w:r w:rsidDel="00ED0DEE">
          <w:rPr>
            <w:b/>
            <w:sz w:val="24"/>
            <w:szCs w:val="24"/>
          </w:rPr>
          <w:delText>FieldsQueryProcessor</w:delText>
        </w:r>
      </w:del>
    </w:p>
    <w:p w:rsidR="00481634" w:rsidRDefault="00471D70">
      <w:pPr>
        <w:bidi/>
        <w:pPrChange w:id="567" w:author="Ron Gal" w:date="2017-03-04T14:42:00Z">
          <w:pPr>
            <w:bidi/>
          </w:pPr>
        </w:pPrChange>
      </w:pPr>
      <w:r>
        <w:rPr>
          <w:sz w:val="24"/>
          <w:szCs w:val="24"/>
          <w:rtl/>
        </w:rPr>
        <w:t xml:space="preserve">מחלקה </w:t>
      </w:r>
      <w:ins w:id="568" w:author="Ron Gal" w:date="2017-03-04T14:39:00Z">
        <w:r w:rsidR="00ED0DEE">
          <w:rPr>
            <w:rFonts w:hint="cs"/>
            <w:sz w:val="24"/>
            <w:szCs w:val="24"/>
            <w:rtl/>
          </w:rPr>
          <w:t xml:space="preserve">אבסטרקטית </w:t>
        </w:r>
      </w:ins>
      <w:r>
        <w:rPr>
          <w:sz w:val="24"/>
          <w:szCs w:val="24"/>
          <w:rtl/>
        </w:rPr>
        <w:t xml:space="preserve">זו אחראית על </w:t>
      </w:r>
      <w:ins w:id="569" w:author="Ron Gal" w:date="2017-03-04T14:40:00Z">
        <w:r w:rsidR="002C5F7C">
          <w:rPr>
            <w:rFonts w:hint="cs"/>
            <w:sz w:val="24"/>
            <w:szCs w:val="24"/>
            <w:rtl/>
          </w:rPr>
          <w:t xml:space="preserve">עדכון </w:t>
        </w:r>
      </w:ins>
      <w:del w:id="570" w:author="Ron Gal" w:date="2017-03-04T14:39:00Z">
        <w:r w:rsidDel="00ED0DEE">
          <w:rPr>
            <w:sz w:val="24"/>
            <w:szCs w:val="24"/>
            <w:rtl/>
          </w:rPr>
          <w:delText>ישות המגרש</w:delText>
        </w:r>
      </w:del>
      <w:ins w:id="571" w:author="Ron Gal" w:date="2017-03-04T14:39:00Z">
        <w:r w:rsidR="00ED0DEE">
          <w:rPr>
            <w:rFonts w:hint="cs"/>
            <w:sz w:val="24"/>
            <w:szCs w:val="24"/>
            <w:rtl/>
          </w:rPr>
          <w:t>חשבונות משתמשים</w:t>
        </w:r>
      </w:ins>
      <w:r>
        <w:rPr>
          <w:sz w:val="24"/>
          <w:szCs w:val="24"/>
          <w:rtl/>
        </w:rPr>
        <w:t xml:space="preserve">. </w:t>
      </w:r>
      <w:ins w:id="572" w:author="Ron Gal" w:date="2017-03-04T14:41:00Z">
        <w:r w:rsidR="002C5F7C">
          <w:rPr>
            <w:sz w:val="24"/>
            <w:szCs w:val="24"/>
            <w:rtl/>
          </w:rPr>
          <w:t>מחלקה זו יורשת מ&lt;</w:t>
        </w:r>
        <w:r w:rsidR="002C5F7C">
          <w:rPr>
            <w:sz w:val="24"/>
            <w:szCs w:val="24"/>
          </w:rPr>
          <w:t>DBAccessBase&lt;</w:t>
        </w:r>
      </w:ins>
      <w:ins w:id="573" w:author="Ron Gal" w:date="2017-03-04T14:42:00Z">
        <w:r w:rsidR="002C5F7C">
          <w:rPr>
            <w:sz w:val="24"/>
            <w:szCs w:val="24"/>
          </w:rPr>
          <w:t>T</w:t>
        </w:r>
      </w:ins>
      <w:ins w:id="574" w:author="Ron Gal" w:date="2017-03-04T14:41:00Z">
        <w:r w:rsidR="002C5F7C">
          <w:rPr>
            <w:sz w:val="24"/>
            <w:szCs w:val="24"/>
            <w:rtl/>
          </w:rPr>
          <w:t xml:space="preserve"> ומממשת</w:t>
        </w:r>
        <w:r w:rsidR="002C5F7C" w:rsidDel="002C5F7C">
          <w:rPr>
            <w:sz w:val="24"/>
            <w:szCs w:val="24"/>
            <w:rtl/>
          </w:rPr>
          <w:t xml:space="preserve"> </w:t>
        </w:r>
      </w:ins>
      <w:del w:id="575" w:author="Ron Gal" w:date="2017-03-04T14:41:00Z">
        <w:r w:rsidDel="002C5F7C">
          <w:rPr>
            <w:sz w:val="24"/>
            <w:szCs w:val="24"/>
            <w:rtl/>
          </w:rPr>
          <w:delText xml:space="preserve">מחלקה זו </w:delText>
        </w:r>
      </w:del>
      <w:del w:id="576" w:author="Ron Gal" w:date="2017-03-04T14:40:00Z">
        <w:r w:rsidDel="002C5F7C">
          <w:rPr>
            <w:sz w:val="24"/>
            <w:szCs w:val="24"/>
            <w:rtl/>
          </w:rPr>
          <w:delText>יורשת מ&lt;</w:delText>
        </w:r>
        <w:r w:rsidDel="002C5F7C">
          <w:rPr>
            <w:sz w:val="24"/>
            <w:szCs w:val="24"/>
          </w:rPr>
          <w:delText>DBAccessBase&lt;Field</w:delText>
        </w:r>
        <w:r w:rsidDel="002C5F7C">
          <w:rPr>
            <w:sz w:val="24"/>
            <w:szCs w:val="24"/>
            <w:rtl/>
          </w:rPr>
          <w:delText xml:space="preserve"> ו</w:delText>
        </w:r>
      </w:del>
      <w:del w:id="577" w:author="Ron Gal" w:date="2017-03-04T14:41:00Z">
        <w:r w:rsidDel="002C5F7C">
          <w:rPr>
            <w:sz w:val="24"/>
            <w:szCs w:val="24"/>
            <w:rtl/>
          </w:rPr>
          <w:delText xml:space="preserve">מממשת </w:delText>
        </w:r>
      </w:del>
      <w:r>
        <w:rPr>
          <w:sz w:val="24"/>
          <w:szCs w:val="24"/>
          <w:rtl/>
        </w:rPr>
        <w:t xml:space="preserve">את הממשק </w:t>
      </w:r>
      <w:ins w:id="578" w:author="Ron Gal" w:date="2017-03-04T14:40:00Z">
        <w:r w:rsidR="002C5F7C" w:rsidRPr="002C5F7C">
          <w:rPr>
            <w:sz w:val="24"/>
            <w:szCs w:val="24"/>
            <w:rPrChange w:id="579" w:author="Ron Gal" w:date="2017-03-04T14:42:00Z">
              <w:rPr>
                <w:rFonts w:ascii="Consolas" w:hAnsi="Consolas" w:cs="Consolas"/>
                <w:color w:val="2B91AF"/>
                <w:sz w:val="19"/>
                <w:szCs w:val="19"/>
                <w:highlight w:val="white"/>
              </w:rPr>
            </w:rPrChange>
          </w:rPr>
          <w:t>IPersonDao</w:t>
        </w:r>
        <w:r w:rsidR="002C5F7C" w:rsidDel="002C5F7C">
          <w:rPr>
            <w:sz w:val="24"/>
            <w:szCs w:val="24"/>
          </w:rPr>
          <w:t xml:space="preserve"> </w:t>
        </w:r>
      </w:ins>
      <w:del w:id="580" w:author="Ron Gal" w:date="2017-03-04T14:40:00Z">
        <w:r w:rsidDel="002C5F7C">
          <w:rPr>
            <w:sz w:val="24"/>
            <w:szCs w:val="24"/>
          </w:rPr>
          <w:delText>IFieldsQueryProcessor</w:delText>
        </w:r>
      </w:del>
      <w:r>
        <w:rPr>
          <w:sz w:val="24"/>
          <w:szCs w:val="24"/>
          <w:rtl/>
        </w:rPr>
        <w:t xml:space="preserve">. </w:t>
      </w:r>
      <w:ins w:id="581" w:author="Ron Gal" w:date="2017-03-04T14:40:00Z">
        <w:r w:rsidR="002C5F7C">
          <w:rPr>
            <w:rFonts w:hint="cs"/>
            <w:sz w:val="24"/>
            <w:szCs w:val="24"/>
            <w:rtl/>
          </w:rPr>
          <w:t>המחל</w:t>
        </w:r>
      </w:ins>
      <w:ins w:id="582" w:author="Ron Gal" w:date="2017-03-04T14:42:00Z">
        <w:r w:rsidR="002C5F7C">
          <w:rPr>
            <w:rFonts w:hint="cs"/>
            <w:sz w:val="24"/>
            <w:szCs w:val="24"/>
            <w:rtl/>
          </w:rPr>
          <w:t>ק</w:t>
        </w:r>
      </w:ins>
      <w:ins w:id="583" w:author="Ron Gal" w:date="2017-03-04T14:40:00Z">
        <w:r w:rsidR="002C5F7C">
          <w:rPr>
            <w:rFonts w:hint="cs"/>
            <w:sz w:val="24"/>
            <w:szCs w:val="24"/>
            <w:rtl/>
          </w:rPr>
          <w:t xml:space="preserve">ה </w:t>
        </w:r>
      </w:ins>
      <w:r>
        <w:rPr>
          <w:sz w:val="24"/>
          <w:szCs w:val="24"/>
          <w:rtl/>
        </w:rPr>
        <w:t>תבצע</w:t>
      </w:r>
      <w:del w:id="584" w:author="Ron Gal" w:date="2017-03-04T14:40:00Z">
        <w:r w:rsidDel="002C5F7C">
          <w:rPr>
            <w:sz w:val="24"/>
            <w:szCs w:val="24"/>
            <w:rtl/>
          </w:rPr>
          <w:delText xml:space="preserve"> הכנסה,</w:delText>
        </w:r>
      </w:del>
      <w:r>
        <w:rPr>
          <w:sz w:val="24"/>
          <w:szCs w:val="24"/>
          <w:rtl/>
        </w:rPr>
        <w:t xml:space="preserve"> עדכון </w:t>
      </w:r>
      <w:del w:id="585" w:author="Ron Gal" w:date="2017-03-04T14:41:00Z">
        <w:r w:rsidDel="002C5F7C">
          <w:rPr>
            <w:sz w:val="24"/>
            <w:szCs w:val="24"/>
            <w:rtl/>
          </w:rPr>
          <w:delText xml:space="preserve">של מגרש </w:delText>
        </w:r>
      </w:del>
      <w:ins w:id="586" w:author="Ron Gal" w:date="2017-03-04T14:41:00Z">
        <w:r w:rsidR="002C5F7C">
          <w:rPr>
            <w:rFonts w:hint="cs"/>
            <w:sz w:val="24"/>
            <w:szCs w:val="24"/>
            <w:rtl/>
          </w:rPr>
          <w:t xml:space="preserve">של פרטי משתמש </w:t>
        </w:r>
      </w:ins>
      <w:r>
        <w:rPr>
          <w:sz w:val="24"/>
          <w:szCs w:val="24"/>
          <w:rtl/>
        </w:rPr>
        <w:t xml:space="preserve">במסד הנתונים. </w:t>
      </w:r>
      <w:del w:id="587" w:author="Ron Gal" w:date="2017-03-04T14:41:00Z">
        <w:r w:rsidDel="002C5F7C">
          <w:rPr>
            <w:sz w:val="24"/>
            <w:szCs w:val="24"/>
            <w:rtl/>
          </w:rPr>
          <w:delText xml:space="preserve">כמו כן, מחלקה זו גם אחראית על החזרת המגרשים ממסד הנתונים בהתאם לפרמטרים האפשרים ממסכי המערכת השונים. </w:delText>
        </w:r>
      </w:del>
      <w:r>
        <w:rPr>
          <w:sz w:val="24"/>
          <w:szCs w:val="24"/>
          <w:rtl/>
        </w:rPr>
        <w:t>המחלקה תכיל את הפעולות הבאות:</w:t>
      </w:r>
    </w:p>
    <w:p w:rsidR="00481634" w:rsidRDefault="00481634">
      <w:pPr>
        <w:bidi/>
      </w:pPr>
    </w:p>
    <w:p w:rsidR="00481634" w:rsidRPr="002C5F7C" w:rsidDel="002C5F7C" w:rsidRDefault="002C5F7C">
      <w:pPr>
        <w:rPr>
          <w:del w:id="588" w:author="Ron Gal" w:date="2017-03-04T14:42:00Z"/>
          <w:sz w:val="24"/>
          <w:szCs w:val="24"/>
          <w:rPrChange w:id="589" w:author="Ron Gal" w:date="2017-03-04T14:42:00Z">
            <w:rPr>
              <w:del w:id="590" w:author="Ron Gal" w:date="2017-03-04T14:42:00Z"/>
            </w:rPr>
          </w:rPrChange>
        </w:rPr>
      </w:pPr>
      <w:ins w:id="591" w:author="Ron Gal" w:date="2017-03-04T14:42:00Z">
        <w:r w:rsidRPr="002C5F7C">
          <w:rPr>
            <w:sz w:val="24"/>
            <w:szCs w:val="24"/>
            <w:rPrChange w:id="592" w:author="Ron Gal" w:date="2017-03-04T14:42:00Z">
              <w:rPr>
                <w:rFonts w:ascii="Consolas" w:hAnsi="Consolas" w:cs="Consolas"/>
                <w:color w:val="0000FF"/>
                <w:sz w:val="19"/>
                <w:szCs w:val="19"/>
                <w:highlight w:val="white"/>
              </w:rPr>
            </w:rPrChange>
          </w:rPr>
          <w:t>bool</w:t>
        </w:r>
        <w:r w:rsidRPr="002C5F7C">
          <w:rPr>
            <w:sz w:val="24"/>
            <w:szCs w:val="24"/>
            <w:rPrChange w:id="593" w:author="Ron Gal" w:date="2017-03-04T14:42:00Z">
              <w:rPr>
                <w:rFonts w:ascii="Consolas" w:hAnsi="Consolas" w:cs="Consolas"/>
                <w:sz w:val="19"/>
                <w:szCs w:val="19"/>
                <w:highlight w:val="white"/>
              </w:rPr>
            </w:rPrChange>
          </w:rPr>
          <w:t xml:space="preserve"> UpdateProfile(</w:t>
        </w:r>
        <w:r w:rsidRPr="002C5F7C">
          <w:rPr>
            <w:sz w:val="24"/>
            <w:szCs w:val="24"/>
            <w:rPrChange w:id="594" w:author="Ron Gal" w:date="2017-03-04T14:42:00Z">
              <w:rPr>
                <w:rFonts w:ascii="Consolas" w:hAnsi="Consolas" w:cs="Consolas"/>
                <w:color w:val="0000FF"/>
                <w:sz w:val="19"/>
                <w:szCs w:val="19"/>
                <w:highlight w:val="white"/>
              </w:rPr>
            </w:rPrChange>
          </w:rPr>
          <w:t>int</w:t>
        </w:r>
        <w:r w:rsidRPr="002C5F7C">
          <w:rPr>
            <w:sz w:val="24"/>
            <w:szCs w:val="24"/>
            <w:rPrChange w:id="595" w:author="Ron Gal" w:date="2017-03-04T14:42:00Z">
              <w:rPr>
                <w:rFonts w:ascii="Consolas" w:hAnsi="Consolas" w:cs="Consolas"/>
                <w:sz w:val="19"/>
                <w:szCs w:val="19"/>
                <w:highlight w:val="white"/>
              </w:rPr>
            </w:rPrChange>
          </w:rPr>
          <w:t xml:space="preserve"> id, </w:t>
        </w:r>
        <w:r w:rsidRPr="002C5F7C">
          <w:rPr>
            <w:sz w:val="24"/>
            <w:szCs w:val="24"/>
            <w:rPrChange w:id="596" w:author="Ron Gal" w:date="2017-03-04T14:42:00Z">
              <w:rPr>
                <w:rFonts w:ascii="Consolas" w:hAnsi="Consolas" w:cs="Consolas"/>
                <w:color w:val="2B91AF"/>
                <w:sz w:val="19"/>
                <w:szCs w:val="19"/>
                <w:highlight w:val="white"/>
              </w:rPr>
            </w:rPrChange>
          </w:rPr>
          <w:t>PersonLogin</w:t>
        </w:r>
        <w:r w:rsidRPr="002C5F7C">
          <w:rPr>
            <w:sz w:val="24"/>
            <w:szCs w:val="24"/>
            <w:rPrChange w:id="597" w:author="Ron Gal" w:date="2017-03-04T14:42:00Z">
              <w:rPr>
                <w:rFonts w:ascii="Consolas" w:hAnsi="Consolas" w:cs="Consolas"/>
                <w:sz w:val="19"/>
                <w:szCs w:val="19"/>
                <w:highlight w:val="white"/>
              </w:rPr>
            </w:rPrChange>
          </w:rPr>
          <w:t xml:space="preserve"> entity);</w:t>
        </w:r>
        <w:r w:rsidDel="002C5F7C">
          <w:rPr>
            <w:sz w:val="24"/>
            <w:szCs w:val="24"/>
          </w:rPr>
          <w:t xml:space="preserve"> </w:t>
        </w:r>
      </w:ins>
      <w:del w:id="598" w:author="Ron Gal" w:date="2017-03-04T14:42:00Z">
        <w:r w:rsidR="00471D70" w:rsidDel="002C5F7C">
          <w:rPr>
            <w:sz w:val="24"/>
            <w:szCs w:val="24"/>
          </w:rPr>
          <w:delText>IEnumerable&lt;DTOs.Field&gt; Search(int? pageNum, int? fieldId, string fieldName, int? typeId);</w:delText>
        </w:r>
      </w:del>
    </w:p>
    <w:p w:rsidR="00481634" w:rsidRPr="002C5F7C" w:rsidDel="002C5F7C" w:rsidRDefault="00481634">
      <w:pPr>
        <w:rPr>
          <w:del w:id="599" w:author="Ron Gal" w:date="2017-03-04T14:42:00Z"/>
          <w:sz w:val="24"/>
          <w:szCs w:val="24"/>
          <w:rPrChange w:id="600" w:author="Ron Gal" w:date="2017-03-04T14:42:00Z">
            <w:rPr>
              <w:del w:id="601" w:author="Ron Gal" w:date="2017-03-04T14:42:00Z"/>
            </w:rPr>
          </w:rPrChange>
        </w:rPr>
      </w:pPr>
    </w:p>
    <w:p w:rsidR="00481634" w:rsidRPr="002C5F7C" w:rsidDel="002C5F7C" w:rsidRDefault="00471D70">
      <w:pPr>
        <w:rPr>
          <w:del w:id="602" w:author="Ron Gal" w:date="2017-03-04T14:42:00Z"/>
          <w:sz w:val="24"/>
          <w:szCs w:val="24"/>
          <w:rPrChange w:id="603" w:author="Ron Gal" w:date="2017-03-04T14:42:00Z">
            <w:rPr>
              <w:del w:id="604" w:author="Ron Gal" w:date="2017-03-04T14:42:00Z"/>
            </w:rPr>
          </w:rPrChange>
        </w:rPr>
      </w:pPr>
      <w:del w:id="605" w:author="Ron Gal" w:date="2017-03-04T14:42:00Z">
        <w:r w:rsidDel="002C5F7C">
          <w:rPr>
            <w:sz w:val="24"/>
            <w:szCs w:val="24"/>
          </w:rPr>
          <w:delText>DTOs.Field GetField(int id);</w:delText>
        </w:r>
      </w:del>
    </w:p>
    <w:p w:rsidR="00481634" w:rsidRPr="002C5F7C" w:rsidDel="002C5F7C" w:rsidRDefault="00481634">
      <w:pPr>
        <w:rPr>
          <w:del w:id="606" w:author="Ron Gal" w:date="2017-03-04T14:42:00Z"/>
          <w:sz w:val="24"/>
          <w:szCs w:val="24"/>
          <w:rPrChange w:id="607" w:author="Ron Gal" w:date="2017-03-04T14:42:00Z">
            <w:rPr>
              <w:del w:id="608" w:author="Ron Gal" w:date="2017-03-04T14:42:00Z"/>
            </w:rPr>
          </w:rPrChange>
        </w:rPr>
      </w:pPr>
    </w:p>
    <w:p w:rsidR="00481634" w:rsidRPr="002C5F7C" w:rsidDel="002C5F7C" w:rsidRDefault="00471D70">
      <w:pPr>
        <w:rPr>
          <w:del w:id="609" w:author="Ron Gal" w:date="2017-03-04T14:42:00Z"/>
          <w:sz w:val="24"/>
          <w:szCs w:val="24"/>
          <w:rPrChange w:id="610" w:author="Ron Gal" w:date="2017-03-04T14:42:00Z">
            <w:rPr>
              <w:del w:id="611" w:author="Ron Gal" w:date="2017-03-04T14:42:00Z"/>
            </w:rPr>
          </w:rPrChange>
        </w:rPr>
      </w:pPr>
      <w:del w:id="612" w:author="Ron Gal" w:date="2017-03-04T14:42:00Z">
        <w:r w:rsidDel="002C5F7C">
          <w:rPr>
            <w:sz w:val="24"/>
            <w:szCs w:val="24"/>
          </w:rPr>
          <w:delText>DTOs.Field Save(DTOs.Field field);</w:delText>
        </w:r>
      </w:del>
    </w:p>
    <w:p w:rsidR="00481634" w:rsidRPr="002C5F7C" w:rsidDel="002C5F7C" w:rsidRDefault="00481634">
      <w:pPr>
        <w:rPr>
          <w:del w:id="613" w:author="Ron Gal" w:date="2017-03-04T14:42:00Z"/>
          <w:sz w:val="24"/>
          <w:szCs w:val="24"/>
          <w:rPrChange w:id="614" w:author="Ron Gal" w:date="2017-03-04T14:42:00Z">
            <w:rPr>
              <w:del w:id="615" w:author="Ron Gal" w:date="2017-03-04T14:42:00Z"/>
            </w:rPr>
          </w:rPrChange>
        </w:rPr>
      </w:pPr>
    </w:p>
    <w:p w:rsidR="00481634" w:rsidRPr="002C5F7C" w:rsidDel="002C5F7C" w:rsidRDefault="00471D70">
      <w:pPr>
        <w:rPr>
          <w:del w:id="616" w:author="Ron Gal" w:date="2017-03-04T14:42:00Z"/>
          <w:sz w:val="24"/>
          <w:szCs w:val="24"/>
          <w:rPrChange w:id="617" w:author="Ron Gal" w:date="2017-03-04T14:42:00Z">
            <w:rPr>
              <w:del w:id="618" w:author="Ron Gal" w:date="2017-03-04T14:42:00Z"/>
            </w:rPr>
          </w:rPrChange>
        </w:rPr>
      </w:pPr>
      <w:del w:id="619" w:author="Ron Gal" w:date="2017-03-04T14:42:00Z">
        <w:r w:rsidDel="002C5F7C">
          <w:rPr>
            <w:sz w:val="24"/>
            <w:szCs w:val="24"/>
          </w:rPr>
          <w:delText>DTOs.Field Update(int id, DTOs.Field field);</w:delText>
        </w:r>
      </w:del>
    </w:p>
    <w:p w:rsidR="00481634" w:rsidRPr="002C5F7C" w:rsidDel="002C5F7C" w:rsidRDefault="00481634">
      <w:pPr>
        <w:rPr>
          <w:del w:id="620" w:author="Ron Gal" w:date="2017-03-04T14:42:00Z"/>
          <w:sz w:val="24"/>
          <w:szCs w:val="24"/>
          <w:rPrChange w:id="621" w:author="Ron Gal" w:date="2017-03-04T14:42:00Z">
            <w:rPr>
              <w:del w:id="622" w:author="Ron Gal" w:date="2017-03-04T14:42:00Z"/>
            </w:rPr>
          </w:rPrChange>
        </w:rPr>
      </w:pPr>
    </w:p>
    <w:p w:rsidR="00481634" w:rsidRPr="002C5F7C" w:rsidDel="002C5F7C" w:rsidRDefault="00471D70">
      <w:pPr>
        <w:rPr>
          <w:del w:id="623" w:author="Ron Gal" w:date="2017-03-04T14:42:00Z"/>
          <w:sz w:val="24"/>
          <w:szCs w:val="24"/>
          <w:rPrChange w:id="624" w:author="Ron Gal" w:date="2017-03-04T14:42:00Z">
            <w:rPr>
              <w:del w:id="625" w:author="Ron Gal" w:date="2017-03-04T14:42:00Z"/>
            </w:rPr>
          </w:rPrChange>
        </w:rPr>
      </w:pPr>
      <w:del w:id="626" w:author="Ron Gal" w:date="2017-03-04T14:42:00Z">
        <w:r w:rsidDel="002C5F7C">
          <w:rPr>
            <w:sz w:val="24"/>
            <w:szCs w:val="24"/>
          </w:rPr>
          <w:delText>void Delete(int id);</w:delText>
        </w:r>
      </w:del>
    </w:p>
    <w:p w:rsidR="00481634" w:rsidRPr="002C5F7C" w:rsidRDefault="00481634">
      <w:pPr>
        <w:rPr>
          <w:sz w:val="24"/>
          <w:szCs w:val="24"/>
          <w:rPrChange w:id="627" w:author="Ron Gal" w:date="2017-03-04T14:42:00Z">
            <w:rPr/>
          </w:rPrChange>
        </w:rPr>
      </w:pPr>
    </w:p>
    <w:p w:rsidR="00481634" w:rsidRDefault="00481634">
      <w:pPr>
        <w:bidi/>
      </w:pPr>
    </w:p>
    <w:p w:rsidR="00481634" w:rsidRDefault="00471D70" w:rsidP="002C5F7C">
      <w:pPr>
        <w:bidi/>
      </w:pPr>
      <w:r>
        <w:rPr>
          <w:b/>
          <w:sz w:val="24"/>
          <w:szCs w:val="24"/>
          <w:rtl/>
        </w:rPr>
        <w:t xml:space="preserve">מחלקת </w:t>
      </w:r>
      <w:ins w:id="628" w:author="Ron Gal" w:date="2017-03-04T14:43:00Z">
        <w:r w:rsidR="002C5F7C" w:rsidRPr="002C5F7C">
          <w:rPr>
            <w:b/>
            <w:sz w:val="24"/>
            <w:szCs w:val="24"/>
            <w:rPrChange w:id="629" w:author="Ron Gal" w:date="2017-03-04T14:43:00Z">
              <w:rPr>
                <w:rFonts w:ascii="Consolas" w:hAnsi="Consolas" w:cs="Consolas"/>
                <w:color w:val="2B91AF"/>
                <w:sz w:val="19"/>
                <w:szCs w:val="19"/>
                <w:highlight w:val="white"/>
              </w:rPr>
            </w:rPrChange>
          </w:rPr>
          <w:t>DoctorsDao</w:t>
        </w:r>
        <w:r w:rsidR="002C5F7C" w:rsidDel="002C5F7C">
          <w:rPr>
            <w:b/>
            <w:sz w:val="24"/>
            <w:szCs w:val="24"/>
          </w:rPr>
          <w:t xml:space="preserve"> </w:t>
        </w:r>
      </w:ins>
      <w:del w:id="630" w:author="Ron Gal" w:date="2017-03-04T14:43:00Z">
        <w:r w:rsidDel="002C5F7C">
          <w:rPr>
            <w:b/>
            <w:sz w:val="24"/>
            <w:szCs w:val="24"/>
          </w:rPr>
          <w:delText>OrdersQueryProcessor</w:delText>
        </w:r>
      </w:del>
    </w:p>
    <w:p w:rsidR="00481634" w:rsidRDefault="00471D70">
      <w:pPr>
        <w:bidi/>
        <w:pPrChange w:id="631" w:author="Ron Gal" w:date="2017-03-04T14:46:00Z">
          <w:pPr>
            <w:bidi/>
          </w:pPr>
        </w:pPrChange>
      </w:pPr>
      <w:r>
        <w:rPr>
          <w:sz w:val="24"/>
          <w:szCs w:val="24"/>
          <w:rtl/>
        </w:rPr>
        <w:t xml:space="preserve">מחלקה זו אחראית על יישות </w:t>
      </w:r>
      <w:del w:id="632" w:author="Ron Gal" w:date="2017-03-04T14:43:00Z">
        <w:r w:rsidDel="002C5F7C">
          <w:rPr>
            <w:sz w:val="24"/>
            <w:szCs w:val="24"/>
            <w:rtl/>
          </w:rPr>
          <w:delText>ההזמנה</w:delText>
        </w:r>
      </w:del>
      <w:ins w:id="633" w:author="Ron Gal" w:date="2017-03-04T14:43:00Z">
        <w:r w:rsidR="002C5F7C">
          <w:rPr>
            <w:rFonts w:hint="cs"/>
            <w:sz w:val="24"/>
            <w:szCs w:val="24"/>
            <w:rtl/>
          </w:rPr>
          <w:t>הרופא</w:t>
        </w:r>
      </w:ins>
      <w:r>
        <w:rPr>
          <w:sz w:val="24"/>
          <w:szCs w:val="24"/>
          <w:rtl/>
        </w:rPr>
        <w:t>. מחלקה זו יורשת מ</w:t>
      </w:r>
      <w:ins w:id="634" w:author="Ron Gal" w:date="2017-03-04T14:43:00Z">
        <w:r w:rsidR="002C5F7C">
          <w:rPr>
            <w:sz w:val="24"/>
            <w:szCs w:val="24"/>
          </w:rPr>
          <w:t xml:space="preserve"> </w:t>
        </w:r>
        <w:r w:rsidR="002C5F7C" w:rsidRPr="002C5F7C">
          <w:rPr>
            <w:sz w:val="24"/>
            <w:szCs w:val="24"/>
            <w:rPrChange w:id="635" w:author="Ron Gal" w:date="2017-03-04T14:43:00Z">
              <w:rPr>
                <w:rFonts w:ascii="Consolas" w:hAnsi="Consolas" w:cs="Consolas"/>
                <w:color w:val="2B91AF"/>
                <w:sz w:val="19"/>
                <w:szCs w:val="19"/>
                <w:highlight w:val="white"/>
              </w:rPr>
            </w:rPrChange>
          </w:rPr>
          <w:t>PersonDao</w:t>
        </w:r>
        <w:r w:rsidR="002C5F7C" w:rsidRPr="002C5F7C">
          <w:rPr>
            <w:sz w:val="24"/>
            <w:szCs w:val="24"/>
            <w:rPrChange w:id="636" w:author="Ron Gal" w:date="2017-03-04T14:43:00Z">
              <w:rPr>
                <w:rFonts w:ascii="Consolas" w:hAnsi="Consolas" w:cs="Consolas"/>
                <w:sz w:val="19"/>
                <w:szCs w:val="19"/>
                <w:highlight w:val="white"/>
              </w:rPr>
            </w:rPrChange>
          </w:rPr>
          <w:t>&lt;Domain.</w:t>
        </w:r>
        <w:r w:rsidR="002C5F7C" w:rsidRPr="002C5F7C">
          <w:rPr>
            <w:sz w:val="24"/>
            <w:szCs w:val="24"/>
            <w:rPrChange w:id="637" w:author="Ron Gal" w:date="2017-03-04T14:43:00Z">
              <w:rPr>
                <w:rFonts w:ascii="Consolas" w:hAnsi="Consolas" w:cs="Consolas"/>
                <w:color w:val="2B91AF"/>
                <w:sz w:val="19"/>
                <w:szCs w:val="19"/>
                <w:highlight w:val="white"/>
              </w:rPr>
            </w:rPrChange>
          </w:rPr>
          <w:t>Doctor</w:t>
        </w:r>
        <w:r w:rsidR="002C5F7C" w:rsidRPr="002C5F7C">
          <w:rPr>
            <w:sz w:val="24"/>
            <w:szCs w:val="24"/>
            <w:rPrChange w:id="638" w:author="Ron Gal" w:date="2017-03-04T14:43:00Z">
              <w:rPr>
                <w:rFonts w:ascii="Consolas" w:hAnsi="Consolas" w:cs="Consolas"/>
                <w:sz w:val="19"/>
                <w:szCs w:val="19"/>
                <w:highlight w:val="white"/>
              </w:rPr>
            </w:rPrChange>
          </w:rPr>
          <w:t>&gt;</w:t>
        </w:r>
        <w:r w:rsidR="002C5F7C" w:rsidDel="002C5F7C">
          <w:rPr>
            <w:sz w:val="24"/>
            <w:szCs w:val="24"/>
            <w:rtl/>
          </w:rPr>
          <w:t xml:space="preserve"> </w:t>
        </w:r>
        <w:r w:rsidR="002C5F7C">
          <w:rPr>
            <w:rFonts w:hint="cs"/>
            <w:sz w:val="24"/>
            <w:szCs w:val="24"/>
            <w:rtl/>
          </w:rPr>
          <w:t>ו</w:t>
        </w:r>
      </w:ins>
      <w:del w:id="639" w:author="Ron Gal" w:date="2017-03-04T14:43:00Z">
        <w:r w:rsidDel="002C5F7C">
          <w:rPr>
            <w:sz w:val="24"/>
            <w:szCs w:val="24"/>
            <w:rtl/>
          </w:rPr>
          <w:delText>&lt;</w:delText>
        </w:r>
        <w:r w:rsidDel="002C5F7C">
          <w:rPr>
            <w:sz w:val="24"/>
            <w:szCs w:val="24"/>
          </w:rPr>
          <w:delText>DBAccessBase&lt;Order</w:delText>
        </w:r>
        <w:r w:rsidDel="002C5F7C">
          <w:rPr>
            <w:sz w:val="24"/>
            <w:szCs w:val="24"/>
            <w:rtl/>
          </w:rPr>
          <w:delText xml:space="preserve"> ו</w:delText>
        </w:r>
      </w:del>
      <w:r>
        <w:rPr>
          <w:sz w:val="24"/>
          <w:szCs w:val="24"/>
          <w:rtl/>
        </w:rPr>
        <w:t xml:space="preserve">מממשת את הממשק </w:t>
      </w:r>
      <w:ins w:id="640" w:author="Ron Gal" w:date="2017-03-04T14:43:00Z">
        <w:r w:rsidR="002C5F7C" w:rsidRPr="002C5F7C">
          <w:rPr>
            <w:sz w:val="24"/>
            <w:szCs w:val="24"/>
            <w:rPrChange w:id="641" w:author="Ron Gal" w:date="2017-03-04T14:43:00Z">
              <w:rPr>
                <w:rFonts w:ascii="Consolas" w:hAnsi="Consolas" w:cs="Consolas"/>
                <w:color w:val="2B91AF"/>
                <w:sz w:val="19"/>
                <w:szCs w:val="19"/>
                <w:highlight w:val="white"/>
              </w:rPr>
            </w:rPrChange>
          </w:rPr>
          <w:t>IDoctorsDao</w:t>
        </w:r>
        <w:r w:rsidR="002C5F7C" w:rsidDel="002C5F7C">
          <w:rPr>
            <w:sz w:val="24"/>
            <w:szCs w:val="24"/>
          </w:rPr>
          <w:t xml:space="preserve"> </w:t>
        </w:r>
      </w:ins>
      <w:del w:id="642" w:author="Ron Gal" w:date="2017-03-04T14:43:00Z">
        <w:r w:rsidDel="002C5F7C">
          <w:rPr>
            <w:sz w:val="24"/>
            <w:szCs w:val="24"/>
          </w:rPr>
          <w:delText>IOrdersQueryProcessor</w:delText>
        </w:r>
      </w:del>
      <w:r>
        <w:rPr>
          <w:sz w:val="24"/>
          <w:szCs w:val="24"/>
          <w:rtl/>
        </w:rPr>
        <w:t xml:space="preserve">. </w:t>
      </w:r>
      <w:ins w:id="643" w:author="Ron Gal" w:date="2017-03-04T14:43:00Z">
        <w:r w:rsidR="002C5F7C">
          <w:rPr>
            <w:rFonts w:hint="cs"/>
            <w:sz w:val="24"/>
            <w:szCs w:val="24"/>
            <w:rtl/>
          </w:rPr>
          <w:t xml:space="preserve">המחלקה </w:t>
        </w:r>
      </w:ins>
      <w:r>
        <w:rPr>
          <w:sz w:val="24"/>
          <w:szCs w:val="24"/>
          <w:rtl/>
        </w:rPr>
        <w:t>תבצע הכנסה</w:t>
      </w:r>
      <w:ins w:id="644" w:author="Ron Gal" w:date="2017-03-04T14:45:00Z">
        <w:r w:rsidR="002C5F7C">
          <w:rPr>
            <w:rFonts w:hint="cs"/>
            <w:sz w:val="24"/>
            <w:szCs w:val="24"/>
            <w:rtl/>
          </w:rPr>
          <w:t xml:space="preserve"> ו</w:t>
        </w:r>
      </w:ins>
      <w:del w:id="645" w:author="Ron Gal" w:date="2017-03-04T14:45:00Z">
        <w:r w:rsidDel="002C5F7C">
          <w:rPr>
            <w:sz w:val="24"/>
            <w:szCs w:val="24"/>
            <w:rtl/>
          </w:rPr>
          <w:delText xml:space="preserve">, </w:delText>
        </w:r>
      </w:del>
      <w:r>
        <w:rPr>
          <w:sz w:val="24"/>
          <w:szCs w:val="24"/>
          <w:rtl/>
        </w:rPr>
        <w:t xml:space="preserve">עדכון של </w:t>
      </w:r>
      <w:del w:id="646" w:author="Ron Gal" w:date="2017-03-04T14:46:00Z">
        <w:r w:rsidDel="002C5F7C">
          <w:rPr>
            <w:sz w:val="24"/>
            <w:szCs w:val="24"/>
            <w:rtl/>
          </w:rPr>
          <w:delText xml:space="preserve">הזמנה </w:delText>
        </w:r>
      </w:del>
      <w:ins w:id="647" w:author="Ron Gal" w:date="2017-03-04T14:46:00Z">
        <w:r w:rsidR="002C5F7C">
          <w:rPr>
            <w:rFonts w:hint="cs"/>
            <w:sz w:val="24"/>
            <w:szCs w:val="24"/>
            <w:rtl/>
          </w:rPr>
          <w:t xml:space="preserve">רופא </w:t>
        </w:r>
      </w:ins>
      <w:r>
        <w:rPr>
          <w:sz w:val="24"/>
          <w:szCs w:val="24"/>
          <w:rtl/>
        </w:rPr>
        <w:t xml:space="preserve">במסד הנתונים. כמו כן, מחלקה זו אחראית על החזרת </w:t>
      </w:r>
      <w:del w:id="648" w:author="Ron Gal" w:date="2017-03-04T14:46:00Z">
        <w:r w:rsidDel="002C5F7C">
          <w:rPr>
            <w:sz w:val="24"/>
            <w:szCs w:val="24"/>
            <w:rtl/>
          </w:rPr>
          <w:delText xml:space="preserve">ההזמנות </w:delText>
        </w:r>
      </w:del>
      <w:ins w:id="649" w:author="Ron Gal" w:date="2017-03-04T14:46:00Z">
        <w:r w:rsidR="002C5F7C">
          <w:rPr>
            <w:rFonts w:hint="cs"/>
            <w:sz w:val="24"/>
            <w:szCs w:val="24"/>
            <w:rtl/>
          </w:rPr>
          <w:t>הרופאים</w:t>
        </w:r>
        <w:r w:rsidR="002C5F7C">
          <w:rPr>
            <w:sz w:val="24"/>
            <w:szCs w:val="24"/>
            <w:rtl/>
          </w:rPr>
          <w:t xml:space="preserve"> </w:t>
        </w:r>
      </w:ins>
      <w:r>
        <w:rPr>
          <w:sz w:val="24"/>
          <w:szCs w:val="24"/>
          <w:rtl/>
        </w:rPr>
        <w:t>בהתאם לפרמטרים האפשרים ממסכי המערכת השונים. המחלקה תכיל את הפעולות הבאות:</w:t>
      </w:r>
    </w:p>
    <w:p w:rsidR="002C5F7C" w:rsidRPr="002C5F7C" w:rsidRDefault="002C5F7C">
      <w:pPr>
        <w:rPr>
          <w:ins w:id="650" w:author="Ron Gal" w:date="2017-03-04T14:46:00Z"/>
          <w:sz w:val="24"/>
          <w:szCs w:val="24"/>
          <w:rPrChange w:id="651" w:author="Ron Gal" w:date="2017-03-04T14:46:00Z">
            <w:rPr>
              <w:ins w:id="652" w:author="Ron Gal" w:date="2017-03-04T14:46:00Z"/>
              <w:rFonts w:ascii="Consolas" w:hAnsi="Consolas" w:cs="Consolas"/>
              <w:sz w:val="19"/>
              <w:szCs w:val="19"/>
              <w:highlight w:val="white"/>
            </w:rPr>
          </w:rPrChange>
        </w:rPr>
        <w:pPrChange w:id="653" w:author="Ron Gal" w:date="2017-03-04T14:46:00Z">
          <w:pPr>
            <w:autoSpaceDE w:val="0"/>
            <w:autoSpaceDN w:val="0"/>
            <w:adjustRightInd w:val="0"/>
            <w:spacing w:line="240" w:lineRule="auto"/>
          </w:pPr>
        </w:pPrChange>
      </w:pPr>
      <w:ins w:id="654" w:author="Ron Gal" w:date="2017-03-04T14:46:00Z">
        <w:r>
          <w:rPr>
            <w:sz w:val="24"/>
            <w:szCs w:val="24"/>
          </w:rPr>
          <w:t xml:space="preserve">        </w:t>
        </w:r>
        <w:r w:rsidRPr="002C5F7C">
          <w:rPr>
            <w:sz w:val="24"/>
            <w:szCs w:val="24"/>
            <w:rPrChange w:id="655" w:author="Ron Gal" w:date="2017-03-04T14:46:00Z">
              <w:rPr>
                <w:rFonts w:ascii="Consolas" w:hAnsi="Consolas" w:cs="Consolas"/>
                <w:color w:val="2B91AF"/>
                <w:sz w:val="19"/>
                <w:szCs w:val="19"/>
                <w:highlight w:val="white"/>
              </w:rPr>
            </w:rPrChange>
          </w:rPr>
          <w:t xml:space="preserve">Doctor </w:t>
        </w:r>
        <w:r w:rsidRPr="002C5F7C">
          <w:rPr>
            <w:sz w:val="24"/>
            <w:szCs w:val="24"/>
            <w:rPrChange w:id="656" w:author="Ron Gal" w:date="2017-03-04T14:46:00Z">
              <w:rPr>
                <w:rFonts w:ascii="Consolas" w:hAnsi="Consolas" w:cs="Consolas"/>
                <w:sz w:val="19"/>
                <w:szCs w:val="19"/>
                <w:highlight w:val="white"/>
              </w:rPr>
            </w:rPrChange>
          </w:rPr>
          <w:t>GetDoctor(</w:t>
        </w:r>
        <w:r w:rsidRPr="002C5F7C">
          <w:rPr>
            <w:sz w:val="24"/>
            <w:szCs w:val="24"/>
            <w:rPrChange w:id="657" w:author="Ron Gal" w:date="2017-03-04T14:46:00Z">
              <w:rPr>
                <w:rFonts w:ascii="Consolas" w:hAnsi="Consolas" w:cs="Consolas"/>
                <w:color w:val="0000FF"/>
                <w:sz w:val="19"/>
                <w:szCs w:val="19"/>
                <w:highlight w:val="white"/>
              </w:rPr>
            </w:rPrChange>
          </w:rPr>
          <w:t>int</w:t>
        </w:r>
        <w:r w:rsidRPr="002C5F7C">
          <w:rPr>
            <w:sz w:val="24"/>
            <w:szCs w:val="24"/>
            <w:rPrChange w:id="658" w:author="Ron Gal" w:date="2017-03-04T14:46:00Z">
              <w:rPr>
                <w:rFonts w:ascii="Consolas" w:hAnsi="Consolas" w:cs="Consolas"/>
                <w:sz w:val="19"/>
                <w:szCs w:val="19"/>
                <w:highlight w:val="white"/>
              </w:rPr>
            </w:rPrChange>
          </w:rPr>
          <w:t xml:space="preserve"> id);</w:t>
        </w:r>
      </w:ins>
    </w:p>
    <w:p w:rsidR="002C5F7C" w:rsidRPr="002C5F7C" w:rsidRDefault="002C5F7C">
      <w:pPr>
        <w:rPr>
          <w:ins w:id="659" w:author="Ron Gal" w:date="2017-03-04T14:46:00Z"/>
          <w:sz w:val="24"/>
          <w:szCs w:val="24"/>
          <w:rPrChange w:id="660" w:author="Ron Gal" w:date="2017-03-04T14:46:00Z">
            <w:rPr>
              <w:ins w:id="661" w:author="Ron Gal" w:date="2017-03-04T14:46:00Z"/>
              <w:rFonts w:ascii="Consolas" w:hAnsi="Consolas" w:cs="Consolas"/>
              <w:sz w:val="19"/>
              <w:szCs w:val="19"/>
              <w:highlight w:val="white"/>
            </w:rPr>
          </w:rPrChange>
        </w:rPr>
        <w:pPrChange w:id="662" w:author="Ron Gal" w:date="2017-03-04T14:46:00Z">
          <w:pPr>
            <w:autoSpaceDE w:val="0"/>
            <w:autoSpaceDN w:val="0"/>
            <w:adjustRightInd w:val="0"/>
            <w:spacing w:line="240" w:lineRule="auto"/>
          </w:pPr>
        </w:pPrChange>
      </w:pPr>
      <w:ins w:id="663" w:author="Ron Gal" w:date="2017-03-04T14:46:00Z">
        <w:r w:rsidRPr="002C5F7C">
          <w:rPr>
            <w:sz w:val="24"/>
            <w:szCs w:val="24"/>
            <w:rPrChange w:id="664" w:author="Ron Gal" w:date="2017-03-04T14:46:00Z">
              <w:rPr>
                <w:rFonts w:ascii="Consolas" w:hAnsi="Consolas" w:cs="Consolas"/>
                <w:sz w:val="19"/>
                <w:szCs w:val="19"/>
                <w:highlight w:val="white"/>
              </w:rPr>
            </w:rPrChange>
          </w:rPr>
          <w:t xml:space="preserve">        Domain.Doctor Get(</w:t>
        </w:r>
        <w:r w:rsidRPr="002C5F7C">
          <w:rPr>
            <w:sz w:val="24"/>
            <w:szCs w:val="24"/>
            <w:rPrChange w:id="665" w:author="Ron Gal" w:date="2017-03-04T14:46:00Z">
              <w:rPr>
                <w:rFonts w:ascii="Consolas" w:hAnsi="Consolas" w:cs="Consolas"/>
                <w:color w:val="0000FF"/>
                <w:sz w:val="19"/>
                <w:szCs w:val="19"/>
                <w:highlight w:val="white"/>
              </w:rPr>
            </w:rPrChange>
          </w:rPr>
          <w:t>int</w:t>
        </w:r>
        <w:r w:rsidRPr="002C5F7C">
          <w:rPr>
            <w:sz w:val="24"/>
            <w:szCs w:val="24"/>
            <w:rPrChange w:id="666" w:author="Ron Gal" w:date="2017-03-04T14:46:00Z">
              <w:rPr>
                <w:rFonts w:ascii="Consolas" w:hAnsi="Consolas" w:cs="Consolas"/>
                <w:sz w:val="19"/>
                <w:szCs w:val="19"/>
                <w:highlight w:val="white"/>
              </w:rPr>
            </w:rPrChange>
          </w:rPr>
          <w:t xml:space="preserve"> id);</w:t>
        </w:r>
      </w:ins>
    </w:p>
    <w:p w:rsidR="002C5F7C" w:rsidRPr="002C5F7C" w:rsidRDefault="002C5F7C">
      <w:pPr>
        <w:rPr>
          <w:ins w:id="667" w:author="Ron Gal" w:date="2017-03-04T14:46:00Z"/>
          <w:sz w:val="24"/>
          <w:szCs w:val="24"/>
          <w:rPrChange w:id="668" w:author="Ron Gal" w:date="2017-03-04T14:46:00Z">
            <w:rPr>
              <w:ins w:id="669" w:author="Ron Gal" w:date="2017-03-04T14:46:00Z"/>
              <w:rFonts w:ascii="Consolas" w:hAnsi="Consolas" w:cs="Consolas"/>
              <w:sz w:val="19"/>
              <w:szCs w:val="19"/>
              <w:highlight w:val="white"/>
            </w:rPr>
          </w:rPrChange>
        </w:rPr>
        <w:pPrChange w:id="670" w:author="Ron Gal" w:date="2017-03-04T14:46:00Z">
          <w:pPr>
            <w:autoSpaceDE w:val="0"/>
            <w:autoSpaceDN w:val="0"/>
            <w:adjustRightInd w:val="0"/>
            <w:spacing w:line="240" w:lineRule="auto"/>
          </w:pPr>
        </w:pPrChange>
      </w:pPr>
      <w:ins w:id="671" w:author="Ron Gal" w:date="2017-03-04T14:46:00Z">
        <w:r w:rsidRPr="002C5F7C">
          <w:rPr>
            <w:sz w:val="24"/>
            <w:szCs w:val="24"/>
            <w:rPrChange w:id="672" w:author="Ron Gal" w:date="2017-03-04T14:46:00Z">
              <w:rPr>
                <w:rFonts w:ascii="Consolas" w:hAnsi="Consolas" w:cs="Consolas"/>
                <w:sz w:val="19"/>
                <w:szCs w:val="19"/>
                <w:highlight w:val="white"/>
              </w:rPr>
            </w:rPrChange>
          </w:rPr>
          <w:t xml:space="preserve">        Doctor Save(</w:t>
        </w:r>
        <w:r w:rsidRPr="002C5F7C">
          <w:rPr>
            <w:sz w:val="24"/>
            <w:szCs w:val="24"/>
            <w:rPrChange w:id="673" w:author="Ron Gal" w:date="2017-03-04T14:46:00Z">
              <w:rPr>
                <w:rFonts w:ascii="Consolas" w:hAnsi="Consolas" w:cs="Consolas"/>
                <w:color w:val="2B91AF"/>
                <w:sz w:val="19"/>
                <w:szCs w:val="19"/>
                <w:highlight w:val="white"/>
              </w:rPr>
            </w:rPrChange>
          </w:rPr>
          <w:t>PersonLogin</w:t>
        </w:r>
        <w:r w:rsidRPr="002C5F7C">
          <w:rPr>
            <w:sz w:val="24"/>
            <w:szCs w:val="24"/>
            <w:rPrChange w:id="674" w:author="Ron Gal" w:date="2017-03-04T14:46:00Z">
              <w:rPr>
                <w:rFonts w:ascii="Consolas" w:hAnsi="Consolas" w:cs="Consolas"/>
                <w:sz w:val="19"/>
                <w:szCs w:val="19"/>
                <w:highlight w:val="white"/>
              </w:rPr>
            </w:rPrChange>
          </w:rPr>
          <w:t xml:space="preserve"> doctor);</w:t>
        </w:r>
      </w:ins>
    </w:p>
    <w:p w:rsidR="002C5F7C" w:rsidRPr="002C5F7C" w:rsidRDefault="002C5F7C">
      <w:pPr>
        <w:rPr>
          <w:ins w:id="675" w:author="Ron Gal" w:date="2017-03-04T14:46:00Z"/>
          <w:sz w:val="24"/>
          <w:szCs w:val="24"/>
          <w:rPrChange w:id="676" w:author="Ron Gal" w:date="2017-03-04T14:46:00Z">
            <w:rPr>
              <w:ins w:id="677" w:author="Ron Gal" w:date="2017-03-04T14:46:00Z"/>
              <w:rFonts w:ascii="Consolas" w:hAnsi="Consolas" w:cs="Consolas"/>
              <w:sz w:val="19"/>
              <w:szCs w:val="19"/>
              <w:highlight w:val="white"/>
            </w:rPr>
          </w:rPrChange>
        </w:rPr>
        <w:pPrChange w:id="678" w:author="Ron Gal" w:date="2017-03-04T14:46:00Z">
          <w:pPr>
            <w:autoSpaceDE w:val="0"/>
            <w:autoSpaceDN w:val="0"/>
            <w:adjustRightInd w:val="0"/>
            <w:spacing w:line="240" w:lineRule="auto"/>
          </w:pPr>
        </w:pPrChange>
      </w:pPr>
      <w:ins w:id="679" w:author="Ron Gal" w:date="2017-03-04T14:46:00Z">
        <w:r w:rsidRPr="002C5F7C">
          <w:rPr>
            <w:sz w:val="24"/>
            <w:szCs w:val="24"/>
            <w:rPrChange w:id="680" w:author="Ron Gal" w:date="2017-03-04T14:46:00Z">
              <w:rPr>
                <w:rFonts w:ascii="Consolas" w:hAnsi="Consolas" w:cs="Consolas"/>
                <w:sz w:val="19"/>
                <w:szCs w:val="19"/>
                <w:highlight w:val="white"/>
              </w:rPr>
            </w:rPrChange>
          </w:rPr>
          <w:t xml:space="preserve">        Doctor Update(</w:t>
        </w:r>
        <w:r w:rsidRPr="002C5F7C">
          <w:rPr>
            <w:sz w:val="24"/>
            <w:szCs w:val="24"/>
            <w:rPrChange w:id="681" w:author="Ron Gal" w:date="2017-03-04T14:46:00Z">
              <w:rPr>
                <w:rFonts w:ascii="Consolas" w:hAnsi="Consolas" w:cs="Consolas"/>
                <w:color w:val="0000FF"/>
                <w:sz w:val="19"/>
                <w:szCs w:val="19"/>
                <w:highlight w:val="white"/>
              </w:rPr>
            </w:rPrChange>
          </w:rPr>
          <w:t>int</w:t>
        </w:r>
        <w:r w:rsidRPr="002C5F7C">
          <w:rPr>
            <w:sz w:val="24"/>
            <w:szCs w:val="24"/>
            <w:rPrChange w:id="682" w:author="Ron Gal" w:date="2017-03-04T14:46:00Z">
              <w:rPr>
                <w:rFonts w:ascii="Consolas" w:hAnsi="Consolas" w:cs="Consolas"/>
                <w:sz w:val="19"/>
                <w:szCs w:val="19"/>
                <w:highlight w:val="white"/>
              </w:rPr>
            </w:rPrChange>
          </w:rPr>
          <w:t xml:space="preserve"> id, </w:t>
        </w:r>
        <w:r w:rsidRPr="002C5F7C">
          <w:rPr>
            <w:sz w:val="24"/>
            <w:szCs w:val="24"/>
            <w:rPrChange w:id="683" w:author="Ron Gal" w:date="2017-03-04T14:46:00Z">
              <w:rPr>
                <w:rFonts w:ascii="Consolas" w:hAnsi="Consolas" w:cs="Consolas"/>
                <w:color w:val="2B91AF"/>
                <w:sz w:val="19"/>
                <w:szCs w:val="19"/>
                <w:highlight w:val="white"/>
              </w:rPr>
            </w:rPrChange>
          </w:rPr>
          <w:t>Doctor</w:t>
        </w:r>
        <w:r w:rsidRPr="002C5F7C">
          <w:rPr>
            <w:sz w:val="24"/>
            <w:szCs w:val="24"/>
            <w:rPrChange w:id="684" w:author="Ron Gal" w:date="2017-03-04T14:46:00Z">
              <w:rPr>
                <w:rFonts w:ascii="Consolas" w:hAnsi="Consolas" w:cs="Consolas"/>
                <w:sz w:val="19"/>
                <w:szCs w:val="19"/>
                <w:highlight w:val="white"/>
              </w:rPr>
            </w:rPrChange>
          </w:rPr>
          <w:t xml:space="preserve"> doctor);</w:t>
        </w:r>
      </w:ins>
    </w:p>
    <w:p w:rsidR="002C5F7C" w:rsidRPr="002C5F7C" w:rsidRDefault="002C5F7C">
      <w:pPr>
        <w:rPr>
          <w:ins w:id="685" w:author="Ron Gal" w:date="2017-03-04T14:46:00Z"/>
          <w:sz w:val="24"/>
          <w:szCs w:val="24"/>
          <w:rPrChange w:id="686" w:author="Ron Gal" w:date="2017-03-04T14:46:00Z">
            <w:rPr>
              <w:ins w:id="687" w:author="Ron Gal" w:date="2017-03-04T14:46:00Z"/>
              <w:rFonts w:ascii="Consolas" w:hAnsi="Consolas" w:cs="Consolas"/>
              <w:sz w:val="19"/>
              <w:szCs w:val="19"/>
              <w:highlight w:val="white"/>
            </w:rPr>
          </w:rPrChange>
        </w:rPr>
        <w:pPrChange w:id="688" w:author="Ron Gal" w:date="2017-03-04T14:46:00Z">
          <w:pPr>
            <w:autoSpaceDE w:val="0"/>
            <w:autoSpaceDN w:val="0"/>
            <w:adjustRightInd w:val="0"/>
            <w:spacing w:line="240" w:lineRule="auto"/>
          </w:pPr>
        </w:pPrChange>
      </w:pPr>
      <w:ins w:id="689" w:author="Ron Gal" w:date="2017-03-04T14:46:00Z">
        <w:r w:rsidRPr="002C5F7C">
          <w:rPr>
            <w:sz w:val="24"/>
            <w:szCs w:val="24"/>
            <w:rPrChange w:id="690" w:author="Ron Gal" w:date="2017-03-04T14:46:00Z">
              <w:rPr>
                <w:rFonts w:ascii="Consolas" w:hAnsi="Consolas" w:cs="Consolas"/>
                <w:sz w:val="19"/>
                <w:szCs w:val="19"/>
                <w:highlight w:val="white"/>
              </w:rPr>
            </w:rPrChange>
          </w:rPr>
          <w:t xml:space="preserve">        </w:t>
        </w:r>
        <w:r w:rsidRPr="002C5F7C">
          <w:rPr>
            <w:sz w:val="24"/>
            <w:szCs w:val="24"/>
            <w:rPrChange w:id="691" w:author="Ron Gal" w:date="2017-03-04T14:46:00Z">
              <w:rPr>
                <w:rFonts w:ascii="Consolas" w:hAnsi="Consolas" w:cs="Consolas"/>
                <w:color w:val="0000FF"/>
                <w:sz w:val="19"/>
                <w:szCs w:val="19"/>
                <w:highlight w:val="white"/>
              </w:rPr>
            </w:rPrChange>
          </w:rPr>
          <w:t>bool</w:t>
        </w:r>
        <w:r w:rsidRPr="002C5F7C">
          <w:rPr>
            <w:sz w:val="24"/>
            <w:szCs w:val="24"/>
            <w:rPrChange w:id="692" w:author="Ron Gal" w:date="2017-03-04T14:46:00Z">
              <w:rPr>
                <w:rFonts w:ascii="Consolas" w:hAnsi="Consolas" w:cs="Consolas"/>
                <w:sz w:val="19"/>
                <w:szCs w:val="19"/>
                <w:highlight w:val="white"/>
              </w:rPr>
            </w:rPrChange>
          </w:rPr>
          <w:t xml:space="preserve"> Exists(</w:t>
        </w:r>
        <w:r w:rsidRPr="002C5F7C">
          <w:rPr>
            <w:sz w:val="24"/>
            <w:szCs w:val="24"/>
            <w:rPrChange w:id="693" w:author="Ron Gal" w:date="2017-03-04T14:46:00Z">
              <w:rPr>
                <w:rFonts w:ascii="Consolas" w:hAnsi="Consolas" w:cs="Consolas"/>
                <w:color w:val="0000FF"/>
                <w:sz w:val="19"/>
                <w:szCs w:val="19"/>
                <w:highlight w:val="white"/>
              </w:rPr>
            </w:rPrChange>
          </w:rPr>
          <w:t>string</w:t>
        </w:r>
        <w:r w:rsidRPr="002C5F7C">
          <w:rPr>
            <w:sz w:val="24"/>
            <w:szCs w:val="24"/>
            <w:rPrChange w:id="694" w:author="Ron Gal" w:date="2017-03-04T14:46:00Z">
              <w:rPr>
                <w:rFonts w:ascii="Consolas" w:hAnsi="Consolas" w:cs="Consolas"/>
                <w:sz w:val="19"/>
                <w:szCs w:val="19"/>
                <w:highlight w:val="white"/>
              </w:rPr>
            </w:rPrChange>
          </w:rPr>
          <w:t xml:space="preserve"> username);</w:t>
        </w:r>
      </w:ins>
    </w:p>
    <w:p w:rsidR="002C5F7C" w:rsidRPr="002C5F7C" w:rsidRDefault="002C5F7C">
      <w:pPr>
        <w:rPr>
          <w:ins w:id="695" w:author="Ron Gal" w:date="2017-03-04T14:46:00Z"/>
          <w:sz w:val="24"/>
          <w:szCs w:val="24"/>
          <w:rPrChange w:id="696" w:author="Ron Gal" w:date="2017-03-04T14:46:00Z">
            <w:rPr>
              <w:ins w:id="697" w:author="Ron Gal" w:date="2017-03-04T14:46:00Z"/>
              <w:rFonts w:ascii="Consolas" w:hAnsi="Consolas" w:cs="Consolas"/>
              <w:sz w:val="19"/>
              <w:szCs w:val="19"/>
              <w:highlight w:val="white"/>
            </w:rPr>
          </w:rPrChange>
        </w:rPr>
        <w:pPrChange w:id="698" w:author="Ron Gal" w:date="2017-03-04T14:46:00Z">
          <w:pPr>
            <w:autoSpaceDE w:val="0"/>
            <w:autoSpaceDN w:val="0"/>
            <w:adjustRightInd w:val="0"/>
            <w:spacing w:line="240" w:lineRule="auto"/>
          </w:pPr>
        </w:pPrChange>
      </w:pPr>
      <w:ins w:id="699" w:author="Ron Gal" w:date="2017-03-04T14:46:00Z">
        <w:r w:rsidRPr="002C5F7C">
          <w:rPr>
            <w:sz w:val="24"/>
            <w:szCs w:val="24"/>
            <w:rPrChange w:id="700" w:author="Ron Gal" w:date="2017-03-04T14:46:00Z">
              <w:rPr>
                <w:rFonts w:ascii="Consolas" w:hAnsi="Consolas" w:cs="Consolas"/>
                <w:sz w:val="19"/>
                <w:szCs w:val="19"/>
                <w:highlight w:val="white"/>
              </w:rPr>
            </w:rPrChange>
          </w:rPr>
          <w:t xml:space="preserve">        </w:t>
        </w:r>
        <w:r w:rsidRPr="002C5F7C">
          <w:rPr>
            <w:sz w:val="24"/>
            <w:szCs w:val="24"/>
            <w:rPrChange w:id="701" w:author="Ron Gal" w:date="2017-03-04T14:46:00Z">
              <w:rPr>
                <w:rFonts w:ascii="Consolas" w:hAnsi="Consolas" w:cs="Consolas"/>
                <w:color w:val="2B91AF"/>
                <w:sz w:val="19"/>
                <w:szCs w:val="19"/>
                <w:highlight w:val="white"/>
              </w:rPr>
            </w:rPrChange>
          </w:rPr>
          <w:t>IEnumerable</w:t>
        </w:r>
        <w:r w:rsidRPr="002C5F7C">
          <w:rPr>
            <w:sz w:val="24"/>
            <w:szCs w:val="24"/>
            <w:rPrChange w:id="702" w:author="Ron Gal" w:date="2017-03-04T14:46:00Z">
              <w:rPr>
                <w:rFonts w:ascii="Consolas" w:hAnsi="Consolas" w:cs="Consolas"/>
                <w:sz w:val="19"/>
                <w:szCs w:val="19"/>
                <w:highlight w:val="white"/>
              </w:rPr>
            </w:rPrChange>
          </w:rPr>
          <w:t>&lt;Doctor&gt; Search(</w:t>
        </w:r>
        <w:r w:rsidRPr="002C5F7C">
          <w:rPr>
            <w:sz w:val="24"/>
            <w:szCs w:val="24"/>
            <w:rPrChange w:id="703" w:author="Ron Gal" w:date="2017-03-04T14:46:00Z">
              <w:rPr>
                <w:rFonts w:ascii="Consolas" w:hAnsi="Consolas" w:cs="Consolas"/>
                <w:color w:val="0000FF"/>
                <w:sz w:val="19"/>
                <w:szCs w:val="19"/>
                <w:highlight w:val="white"/>
              </w:rPr>
            </w:rPrChange>
          </w:rPr>
          <w:t>string</w:t>
        </w:r>
        <w:r w:rsidRPr="002C5F7C">
          <w:rPr>
            <w:sz w:val="24"/>
            <w:szCs w:val="24"/>
            <w:rPrChange w:id="704" w:author="Ron Gal" w:date="2017-03-04T14:46:00Z">
              <w:rPr>
                <w:rFonts w:ascii="Consolas" w:hAnsi="Consolas" w:cs="Consolas"/>
                <w:sz w:val="19"/>
                <w:szCs w:val="19"/>
                <w:highlight w:val="white"/>
              </w:rPr>
            </w:rPrChange>
          </w:rPr>
          <w:t xml:space="preserve"> firstName, </w:t>
        </w:r>
        <w:r w:rsidRPr="002C5F7C">
          <w:rPr>
            <w:sz w:val="24"/>
            <w:szCs w:val="24"/>
            <w:rPrChange w:id="705" w:author="Ron Gal" w:date="2017-03-04T14:46:00Z">
              <w:rPr>
                <w:rFonts w:ascii="Consolas" w:hAnsi="Consolas" w:cs="Consolas"/>
                <w:color w:val="0000FF"/>
                <w:sz w:val="19"/>
                <w:szCs w:val="19"/>
                <w:highlight w:val="white"/>
              </w:rPr>
            </w:rPrChange>
          </w:rPr>
          <w:t>string</w:t>
        </w:r>
        <w:r w:rsidRPr="002C5F7C">
          <w:rPr>
            <w:sz w:val="24"/>
            <w:szCs w:val="24"/>
            <w:rPrChange w:id="706" w:author="Ron Gal" w:date="2017-03-04T14:46:00Z">
              <w:rPr>
                <w:rFonts w:ascii="Consolas" w:hAnsi="Consolas" w:cs="Consolas"/>
                <w:sz w:val="19"/>
                <w:szCs w:val="19"/>
                <w:highlight w:val="white"/>
              </w:rPr>
            </w:rPrChange>
          </w:rPr>
          <w:t xml:space="preserve"> lastName, </w:t>
        </w:r>
        <w:r w:rsidRPr="002C5F7C">
          <w:rPr>
            <w:sz w:val="24"/>
            <w:szCs w:val="24"/>
            <w:rPrChange w:id="707" w:author="Ron Gal" w:date="2017-03-04T14:46:00Z">
              <w:rPr>
                <w:rFonts w:ascii="Consolas" w:hAnsi="Consolas" w:cs="Consolas"/>
                <w:color w:val="0000FF"/>
                <w:sz w:val="19"/>
                <w:szCs w:val="19"/>
                <w:highlight w:val="white"/>
              </w:rPr>
            </w:rPrChange>
          </w:rPr>
          <w:t>string</w:t>
        </w:r>
        <w:r w:rsidRPr="002C5F7C">
          <w:rPr>
            <w:sz w:val="24"/>
            <w:szCs w:val="24"/>
            <w:rPrChange w:id="708" w:author="Ron Gal" w:date="2017-03-04T14:46:00Z">
              <w:rPr>
                <w:rFonts w:ascii="Consolas" w:hAnsi="Consolas" w:cs="Consolas"/>
                <w:sz w:val="19"/>
                <w:szCs w:val="19"/>
                <w:highlight w:val="white"/>
              </w:rPr>
            </w:rPrChange>
          </w:rPr>
          <w:t xml:space="preserve"> address, </w:t>
        </w:r>
        <w:r w:rsidRPr="002C5F7C">
          <w:rPr>
            <w:sz w:val="24"/>
            <w:szCs w:val="24"/>
            <w:rPrChange w:id="709" w:author="Ron Gal" w:date="2017-03-04T14:46:00Z">
              <w:rPr>
                <w:rFonts w:ascii="Consolas" w:hAnsi="Consolas" w:cs="Consolas"/>
                <w:color w:val="0000FF"/>
                <w:sz w:val="19"/>
                <w:szCs w:val="19"/>
                <w:highlight w:val="white"/>
              </w:rPr>
            </w:rPrChange>
          </w:rPr>
          <w:t>int</w:t>
        </w:r>
        <w:r w:rsidRPr="002C5F7C">
          <w:rPr>
            <w:sz w:val="24"/>
            <w:szCs w:val="24"/>
            <w:rPrChange w:id="710" w:author="Ron Gal" w:date="2017-03-04T14:46:00Z">
              <w:rPr>
                <w:rFonts w:ascii="Consolas" w:hAnsi="Consolas" w:cs="Consolas"/>
                <w:sz w:val="19"/>
                <w:szCs w:val="19"/>
                <w:highlight w:val="white"/>
              </w:rPr>
            </w:rPrChange>
          </w:rPr>
          <w:t>? id);</w:t>
        </w:r>
      </w:ins>
    </w:p>
    <w:p w:rsidR="00481634" w:rsidRPr="002C5F7C" w:rsidDel="002C5F7C" w:rsidRDefault="002C5F7C" w:rsidP="002C5F7C">
      <w:pPr>
        <w:rPr>
          <w:del w:id="711" w:author="Ron Gal" w:date="2017-03-04T14:46:00Z"/>
          <w:sz w:val="24"/>
          <w:szCs w:val="24"/>
          <w:rPrChange w:id="712" w:author="Ron Gal" w:date="2017-03-04T14:46:00Z">
            <w:rPr>
              <w:del w:id="713" w:author="Ron Gal" w:date="2017-03-04T14:46:00Z"/>
            </w:rPr>
          </w:rPrChange>
        </w:rPr>
      </w:pPr>
      <w:ins w:id="714" w:author="Ron Gal" w:date="2017-03-04T14:46:00Z">
        <w:r w:rsidRPr="002C5F7C">
          <w:rPr>
            <w:sz w:val="24"/>
            <w:szCs w:val="24"/>
            <w:rPrChange w:id="715" w:author="Ron Gal" w:date="2017-03-04T14:46:00Z">
              <w:rPr>
                <w:rFonts w:ascii="Consolas" w:hAnsi="Consolas" w:cs="Consolas"/>
                <w:sz w:val="19"/>
                <w:szCs w:val="19"/>
                <w:highlight w:val="white"/>
              </w:rPr>
            </w:rPrChange>
          </w:rPr>
          <w:t xml:space="preserve">        Doctor AddRecommendation(</w:t>
        </w:r>
        <w:r w:rsidRPr="002C5F7C">
          <w:rPr>
            <w:sz w:val="24"/>
            <w:szCs w:val="24"/>
            <w:rPrChange w:id="716" w:author="Ron Gal" w:date="2017-03-04T14:46:00Z">
              <w:rPr>
                <w:rFonts w:ascii="Consolas" w:hAnsi="Consolas" w:cs="Consolas"/>
                <w:color w:val="0000FF"/>
                <w:sz w:val="19"/>
                <w:szCs w:val="19"/>
                <w:highlight w:val="white"/>
              </w:rPr>
            </w:rPrChange>
          </w:rPr>
          <w:t>string</w:t>
        </w:r>
        <w:r w:rsidRPr="002C5F7C">
          <w:rPr>
            <w:sz w:val="24"/>
            <w:szCs w:val="24"/>
            <w:rPrChange w:id="717" w:author="Ron Gal" w:date="2017-03-04T14:46:00Z">
              <w:rPr>
                <w:rFonts w:ascii="Consolas" w:hAnsi="Consolas" w:cs="Consolas"/>
                <w:sz w:val="19"/>
                <w:szCs w:val="19"/>
                <w:highlight w:val="white"/>
              </w:rPr>
            </w:rPrChange>
          </w:rPr>
          <w:t xml:space="preserve"> recommendation, </w:t>
        </w:r>
        <w:r w:rsidRPr="002C5F7C">
          <w:rPr>
            <w:sz w:val="24"/>
            <w:szCs w:val="24"/>
            <w:rPrChange w:id="718" w:author="Ron Gal" w:date="2017-03-04T14:46:00Z">
              <w:rPr>
                <w:rFonts w:ascii="Consolas" w:hAnsi="Consolas" w:cs="Consolas"/>
                <w:color w:val="0000FF"/>
                <w:sz w:val="19"/>
                <w:szCs w:val="19"/>
                <w:highlight w:val="white"/>
              </w:rPr>
            </w:rPrChange>
          </w:rPr>
          <w:t>int</w:t>
        </w:r>
        <w:r w:rsidRPr="002C5F7C">
          <w:rPr>
            <w:sz w:val="24"/>
            <w:szCs w:val="24"/>
            <w:rPrChange w:id="719" w:author="Ron Gal" w:date="2017-03-04T14:46:00Z">
              <w:rPr>
                <w:rFonts w:ascii="Consolas" w:hAnsi="Consolas" w:cs="Consolas"/>
                <w:sz w:val="19"/>
                <w:szCs w:val="19"/>
                <w:highlight w:val="white"/>
              </w:rPr>
            </w:rPrChange>
          </w:rPr>
          <w:t xml:space="preserve"> vetId, </w:t>
        </w:r>
        <w:r w:rsidRPr="002C5F7C">
          <w:rPr>
            <w:sz w:val="24"/>
            <w:szCs w:val="24"/>
            <w:rPrChange w:id="720" w:author="Ron Gal" w:date="2017-03-04T14:46:00Z">
              <w:rPr>
                <w:rFonts w:ascii="Consolas" w:hAnsi="Consolas" w:cs="Consolas"/>
                <w:color w:val="0000FF"/>
                <w:sz w:val="19"/>
                <w:szCs w:val="19"/>
                <w:highlight w:val="white"/>
              </w:rPr>
            </w:rPrChange>
          </w:rPr>
          <w:t>int</w:t>
        </w:r>
        <w:r w:rsidRPr="002C5F7C">
          <w:rPr>
            <w:sz w:val="24"/>
            <w:szCs w:val="24"/>
            <w:rPrChange w:id="721" w:author="Ron Gal" w:date="2017-03-04T14:46:00Z">
              <w:rPr>
                <w:rFonts w:ascii="Consolas" w:hAnsi="Consolas" w:cs="Consolas"/>
                <w:sz w:val="19"/>
                <w:szCs w:val="19"/>
                <w:highlight w:val="white"/>
              </w:rPr>
            </w:rPrChange>
          </w:rPr>
          <w:t xml:space="preserve"> ownerId);</w:t>
        </w:r>
        <w:r w:rsidDel="002C5F7C">
          <w:rPr>
            <w:sz w:val="24"/>
            <w:szCs w:val="24"/>
          </w:rPr>
          <w:t xml:space="preserve"> </w:t>
        </w:r>
      </w:ins>
      <w:del w:id="722" w:author="Ron Gal" w:date="2017-03-04T14:46:00Z">
        <w:r w:rsidR="00471D70" w:rsidDel="002C5F7C">
          <w:rPr>
            <w:sz w:val="24"/>
            <w:szCs w:val="24"/>
          </w:rPr>
          <w:delText>List&lt;DTOs.Order&gt; Search(int? orderId, int? ownerId, string ownerName, int?[] orderStatusIds, int? fieldId, string fieldName, DateTime? startDate, DateTime? endDate);</w:delText>
        </w:r>
      </w:del>
    </w:p>
    <w:p w:rsidR="00481634" w:rsidRPr="002C5F7C" w:rsidDel="002C5F7C" w:rsidRDefault="00481634">
      <w:pPr>
        <w:rPr>
          <w:del w:id="723" w:author="Ron Gal" w:date="2017-03-04T14:46:00Z"/>
          <w:sz w:val="24"/>
          <w:szCs w:val="24"/>
          <w:rPrChange w:id="724" w:author="Ron Gal" w:date="2017-03-04T14:46:00Z">
            <w:rPr>
              <w:del w:id="725" w:author="Ron Gal" w:date="2017-03-04T14:46:00Z"/>
            </w:rPr>
          </w:rPrChange>
        </w:rPr>
      </w:pPr>
    </w:p>
    <w:p w:rsidR="00481634" w:rsidRPr="002C5F7C" w:rsidDel="002C5F7C" w:rsidRDefault="00471D70">
      <w:pPr>
        <w:rPr>
          <w:del w:id="726" w:author="Ron Gal" w:date="2017-03-04T14:46:00Z"/>
          <w:sz w:val="24"/>
          <w:szCs w:val="24"/>
          <w:rPrChange w:id="727" w:author="Ron Gal" w:date="2017-03-04T14:46:00Z">
            <w:rPr>
              <w:del w:id="728" w:author="Ron Gal" w:date="2017-03-04T14:46:00Z"/>
            </w:rPr>
          </w:rPrChange>
        </w:rPr>
      </w:pPr>
      <w:del w:id="729" w:author="Ron Gal" w:date="2017-03-04T14:46:00Z">
        <w:r w:rsidDel="002C5F7C">
          <w:rPr>
            <w:sz w:val="24"/>
            <w:szCs w:val="24"/>
          </w:rPr>
          <w:delText>DTOs.Order GetOrder(int id);</w:delText>
        </w:r>
      </w:del>
    </w:p>
    <w:p w:rsidR="00481634" w:rsidRPr="002C5F7C" w:rsidDel="002C5F7C" w:rsidRDefault="00481634">
      <w:pPr>
        <w:rPr>
          <w:del w:id="730" w:author="Ron Gal" w:date="2017-03-04T14:46:00Z"/>
          <w:sz w:val="24"/>
          <w:szCs w:val="24"/>
          <w:rPrChange w:id="731" w:author="Ron Gal" w:date="2017-03-04T14:46:00Z">
            <w:rPr>
              <w:del w:id="732" w:author="Ron Gal" w:date="2017-03-04T14:46:00Z"/>
            </w:rPr>
          </w:rPrChange>
        </w:rPr>
      </w:pPr>
    </w:p>
    <w:p w:rsidR="00481634" w:rsidRPr="002C5F7C" w:rsidDel="002C5F7C" w:rsidRDefault="00471D70">
      <w:pPr>
        <w:rPr>
          <w:del w:id="733" w:author="Ron Gal" w:date="2017-03-04T14:46:00Z"/>
          <w:sz w:val="24"/>
          <w:szCs w:val="24"/>
          <w:rPrChange w:id="734" w:author="Ron Gal" w:date="2017-03-04T14:46:00Z">
            <w:rPr>
              <w:del w:id="735" w:author="Ron Gal" w:date="2017-03-04T14:46:00Z"/>
            </w:rPr>
          </w:rPrChange>
        </w:rPr>
      </w:pPr>
      <w:del w:id="736" w:author="Ron Gal" w:date="2017-03-04T14:46:00Z">
        <w:r w:rsidDel="002C5F7C">
          <w:rPr>
            <w:sz w:val="24"/>
            <w:szCs w:val="24"/>
          </w:rPr>
          <w:delText>DTOs.Order Save(DTOs.Order order);</w:delText>
        </w:r>
      </w:del>
    </w:p>
    <w:p w:rsidR="00481634" w:rsidRPr="002C5F7C" w:rsidDel="002C5F7C" w:rsidRDefault="00481634">
      <w:pPr>
        <w:rPr>
          <w:del w:id="737" w:author="Ron Gal" w:date="2017-03-04T14:46:00Z"/>
          <w:sz w:val="24"/>
          <w:szCs w:val="24"/>
          <w:rPrChange w:id="738" w:author="Ron Gal" w:date="2017-03-04T14:46:00Z">
            <w:rPr>
              <w:del w:id="739" w:author="Ron Gal" w:date="2017-03-04T14:46:00Z"/>
            </w:rPr>
          </w:rPrChange>
        </w:rPr>
      </w:pPr>
    </w:p>
    <w:p w:rsidR="00481634" w:rsidRPr="002C5F7C" w:rsidDel="002C5F7C" w:rsidRDefault="00471D70">
      <w:pPr>
        <w:rPr>
          <w:del w:id="740" w:author="Ron Gal" w:date="2017-03-04T14:46:00Z"/>
          <w:sz w:val="24"/>
          <w:szCs w:val="24"/>
          <w:rPrChange w:id="741" w:author="Ron Gal" w:date="2017-03-04T14:46:00Z">
            <w:rPr>
              <w:del w:id="742" w:author="Ron Gal" w:date="2017-03-04T14:46:00Z"/>
            </w:rPr>
          </w:rPrChange>
        </w:rPr>
      </w:pPr>
      <w:del w:id="743" w:author="Ron Gal" w:date="2017-03-04T14:46:00Z">
        <w:r w:rsidDel="002C5F7C">
          <w:rPr>
            <w:sz w:val="24"/>
            <w:szCs w:val="24"/>
          </w:rPr>
          <w:delText>DTOs.Order Update(int id, DTOs.Order order);</w:delText>
        </w:r>
      </w:del>
    </w:p>
    <w:p w:rsidR="00481634" w:rsidRPr="002C5F7C" w:rsidDel="002C5F7C" w:rsidRDefault="00481634">
      <w:pPr>
        <w:rPr>
          <w:del w:id="744" w:author="Ron Gal" w:date="2017-03-04T14:46:00Z"/>
          <w:sz w:val="24"/>
          <w:szCs w:val="24"/>
          <w:rPrChange w:id="745" w:author="Ron Gal" w:date="2017-03-04T14:46:00Z">
            <w:rPr>
              <w:del w:id="746" w:author="Ron Gal" w:date="2017-03-04T14:46:00Z"/>
            </w:rPr>
          </w:rPrChange>
        </w:rPr>
      </w:pPr>
    </w:p>
    <w:p w:rsidR="00481634" w:rsidRPr="002C5F7C" w:rsidDel="002C5F7C" w:rsidRDefault="00471D70">
      <w:pPr>
        <w:rPr>
          <w:del w:id="747" w:author="Ron Gal" w:date="2017-03-04T14:46:00Z"/>
          <w:sz w:val="24"/>
          <w:szCs w:val="24"/>
          <w:rPrChange w:id="748" w:author="Ron Gal" w:date="2017-03-04T14:46:00Z">
            <w:rPr>
              <w:del w:id="749" w:author="Ron Gal" w:date="2017-03-04T14:46:00Z"/>
            </w:rPr>
          </w:rPrChange>
        </w:rPr>
      </w:pPr>
      <w:del w:id="750" w:author="Ron Gal" w:date="2017-03-04T14:46:00Z">
        <w:r w:rsidDel="002C5F7C">
          <w:rPr>
            <w:sz w:val="24"/>
            <w:szCs w:val="24"/>
          </w:rPr>
          <w:delText>List&lt;DTOs.Order&gt; SearchOptionalOrders(int? fieldId, string fieldName, int? fieldTypeId, DateTime date);</w:delText>
        </w:r>
      </w:del>
    </w:p>
    <w:p w:rsidR="00481634" w:rsidRPr="002C5F7C" w:rsidDel="002C5F7C" w:rsidRDefault="00481634">
      <w:pPr>
        <w:rPr>
          <w:del w:id="751" w:author="Ron Gal" w:date="2017-03-04T14:46:00Z"/>
          <w:sz w:val="24"/>
          <w:szCs w:val="24"/>
          <w:rPrChange w:id="752" w:author="Ron Gal" w:date="2017-03-04T14:46:00Z">
            <w:rPr>
              <w:del w:id="753" w:author="Ron Gal" w:date="2017-03-04T14:46:00Z"/>
            </w:rPr>
          </w:rPrChange>
        </w:rPr>
      </w:pPr>
    </w:p>
    <w:p w:rsidR="00481634" w:rsidRPr="002C5F7C" w:rsidRDefault="00471D70">
      <w:pPr>
        <w:rPr>
          <w:sz w:val="24"/>
          <w:szCs w:val="24"/>
          <w:rPrChange w:id="754" w:author="Ron Gal" w:date="2017-03-04T14:46:00Z">
            <w:rPr/>
          </w:rPrChange>
        </w:rPr>
      </w:pPr>
      <w:del w:id="755" w:author="Ron Gal" w:date="2017-03-04T14:46:00Z">
        <w:r w:rsidDel="002C5F7C">
          <w:rPr>
            <w:sz w:val="24"/>
            <w:szCs w:val="24"/>
          </w:rPr>
          <w:delText>IEnumerable&lt;DTOs.Order&gt; SearchAvailableOrdersToJoin(int? ownerId, string ownerName, int? orderId, int? orderStatusId, int? fieldId, string fieldName, DateTime? startDate, DateTime? endDate);</w:delText>
        </w:r>
      </w:del>
    </w:p>
    <w:p w:rsidR="00481634" w:rsidRDefault="00481634"/>
    <w:p w:rsidR="00481634" w:rsidRDefault="00481634"/>
    <w:p w:rsidR="00481634" w:rsidRDefault="00481634">
      <w:pPr>
        <w:bidi/>
      </w:pPr>
    </w:p>
    <w:p w:rsidR="00481634" w:rsidRDefault="00471D70" w:rsidP="00A27D69">
      <w:pPr>
        <w:bidi/>
      </w:pPr>
      <w:r>
        <w:rPr>
          <w:b/>
          <w:sz w:val="24"/>
          <w:szCs w:val="24"/>
          <w:rtl/>
        </w:rPr>
        <w:t xml:space="preserve">מחלקת </w:t>
      </w:r>
      <w:ins w:id="756" w:author="Ron Gal" w:date="2017-03-04T14:57:00Z">
        <w:r w:rsidR="00A27D69" w:rsidRPr="00A27D69">
          <w:rPr>
            <w:b/>
            <w:sz w:val="24"/>
            <w:szCs w:val="24"/>
            <w:rPrChange w:id="757" w:author="Ron Gal" w:date="2017-03-04T14:59:00Z">
              <w:rPr>
                <w:rFonts w:ascii="Consolas" w:hAnsi="Consolas" w:cs="Consolas"/>
                <w:color w:val="2B91AF"/>
                <w:sz w:val="19"/>
                <w:szCs w:val="19"/>
                <w:highlight w:val="white"/>
              </w:rPr>
            </w:rPrChange>
          </w:rPr>
          <w:t>OwnersDao</w:t>
        </w:r>
        <w:r w:rsidR="00A27D69" w:rsidDel="00A27D69">
          <w:rPr>
            <w:b/>
            <w:sz w:val="24"/>
            <w:szCs w:val="24"/>
          </w:rPr>
          <w:t xml:space="preserve"> </w:t>
        </w:r>
      </w:ins>
      <w:del w:id="758" w:author="Ron Gal" w:date="2017-03-04T14:57:00Z">
        <w:r w:rsidDel="00A27D69">
          <w:rPr>
            <w:b/>
            <w:sz w:val="24"/>
            <w:szCs w:val="24"/>
          </w:rPr>
          <w:delText>ComplaintsQueryProcessor</w:delText>
        </w:r>
      </w:del>
    </w:p>
    <w:p w:rsidR="00481634" w:rsidRPr="00A27D69" w:rsidRDefault="00471D70">
      <w:pPr>
        <w:bidi/>
        <w:rPr>
          <w:sz w:val="24"/>
          <w:szCs w:val="24"/>
          <w:rPrChange w:id="759" w:author="Ron Gal" w:date="2017-03-04T14:59:00Z">
            <w:rPr/>
          </w:rPrChange>
        </w:rPr>
        <w:pPrChange w:id="760" w:author="Ron Gal" w:date="2017-03-04T14:59:00Z">
          <w:pPr>
            <w:bidi/>
          </w:pPr>
        </w:pPrChange>
      </w:pPr>
      <w:r>
        <w:rPr>
          <w:sz w:val="24"/>
          <w:szCs w:val="24"/>
          <w:rtl/>
        </w:rPr>
        <w:t xml:space="preserve">מחלקה זו אחראית על ישות </w:t>
      </w:r>
      <w:del w:id="761" w:author="Ron Gal" w:date="2017-03-04T14:57:00Z">
        <w:r w:rsidDel="00A27D69">
          <w:rPr>
            <w:sz w:val="24"/>
            <w:szCs w:val="24"/>
            <w:rtl/>
          </w:rPr>
          <w:delText>התלונה</w:delText>
        </w:r>
      </w:del>
      <w:ins w:id="762" w:author="Ron Gal" w:date="2017-03-04T14:57:00Z">
        <w:r w:rsidR="00A27D69">
          <w:rPr>
            <w:rFonts w:hint="cs"/>
            <w:sz w:val="24"/>
            <w:szCs w:val="24"/>
            <w:rtl/>
          </w:rPr>
          <w:t>הבעלים</w:t>
        </w:r>
      </w:ins>
      <w:r>
        <w:rPr>
          <w:sz w:val="24"/>
          <w:szCs w:val="24"/>
          <w:rtl/>
        </w:rPr>
        <w:t>. מחלקה זו יורשת מ</w:t>
      </w:r>
      <w:ins w:id="763" w:author="Ron Gal" w:date="2017-03-04T14:57:00Z">
        <w:r w:rsidR="00A27D69" w:rsidDel="00A27D69">
          <w:rPr>
            <w:sz w:val="24"/>
            <w:szCs w:val="24"/>
            <w:rtl/>
          </w:rPr>
          <w:t xml:space="preserve"> </w:t>
        </w:r>
      </w:ins>
      <w:del w:id="764" w:author="Ron Gal" w:date="2017-03-04T14:57:00Z">
        <w:r w:rsidDel="00A27D69">
          <w:rPr>
            <w:sz w:val="24"/>
            <w:szCs w:val="24"/>
            <w:rtl/>
          </w:rPr>
          <w:delText>&lt;</w:delText>
        </w:r>
        <w:r w:rsidDel="00A27D69">
          <w:rPr>
            <w:sz w:val="24"/>
            <w:szCs w:val="24"/>
          </w:rPr>
          <w:delText>DBAccessBase&lt;Complaint</w:delText>
        </w:r>
      </w:del>
      <w:ins w:id="765" w:author="Ron Gal" w:date="2017-03-04T14:57:00Z">
        <w:r w:rsidR="00A27D69" w:rsidRPr="00A27D69">
          <w:rPr>
            <w:sz w:val="24"/>
            <w:szCs w:val="24"/>
            <w:rPrChange w:id="766" w:author="Ron Gal" w:date="2017-03-04T14:59:00Z">
              <w:rPr>
                <w:rFonts w:ascii="Consolas" w:hAnsi="Consolas" w:cs="Consolas"/>
                <w:color w:val="2B91AF"/>
                <w:sz w:val="19"/>
                <w:szCs w:val="19"/>
                <w:highlight w:val="white"/>
              </w:rPr>
            </w:rPrChange>
          </w:rPr>
          <w:t xml:space="preserve"> PersonDao</w:t>
        </w:r>
        <w:r w:rsidR="00A27D69" w:rsidRPr="00A27D69">
          <w:rPr>
            <w:sz w:val="24"/>
            <w:szCs w:val="24"/>
            <w:rPrChange w:id="767" w:author="Ron Gal" w:date="2017-03-04T14:59:00Z">
              <w:rPr>
                <w:rFonts w:ascii="Consolas" w:hAnsi="Consolas" w:cs="Consolas"/>
                <w:sz w:val="19"/>
                <w:szCs w:val="19"/>
                <w:highlight w:val="white"/>
              </w:rPr>
            </w:rPrChange>
          </w:rPr>
          <w:t>&lt;Domain.</w:t>
        </w:r>
        <w:r w:rsidR="00A27D69" w:rsidRPr="00A27D69">
          <w:rPr>
            <w:sz w:val="24"/>
            <w:szCs w:val="24"/>
            <w:rPrChange w:id="768" w:author="Ron Gal" w:date="2017-03-04T14:59:00Z">
              <w:rPr>
                <w:rFonts w:ascii="Consolas" w:hAnsi="Consolas" w:cs="Consolas"/>
                <w:color w:val="2B91AF"/>
                <w:sz w:val="19"/>
                <w:szCs w:val="19"/>
                <w:highlight w:val="white"/>
              </w:rPr>
            </w:rPrChange>
          </w:rPr>
          <w:t>Owner</w:t>
        </w:r>
        <w:r w:rsidR="00A27D69" w:rsidRPr="00A27D69">
          <w:rPr>
            <w:sz w:val="24"/>
            <w:szCs w:val="24"/>
            <w:rPrChange w:id="769" w:author="Ron Gal" w:date="2017-03-04T14:59:00Z">
              <w:rPr>
                <w:rFonts w:ascii="Consolas" w:hAnsi="Consolas" w:cs="Consolas"/>
                <w:sz w:val="19"/>
                <w:szCs w:val="19"/>
                <w:highlight w:val="white"/>
              </w:rPr>
            </w:rPrChange>
          </w:rPr>
          <w:t>&gt;</w:t>
        </w:r>
      </w:ins>
      <w:r>
        <w:rPr>
          <w:sz w:val="24"/>
          <w:szCs w:val="24"/>
          <w:rtl/>
        </w:rPr>
        <w:t xml:space="preserve"> ומממשת את הממשק </w:t>
      </w:r>
      <w:ins w:id="770" w:author="Ron Gal" w:date="2017-03-04T14:58:00Z">
        <w:r w:rsidR="00A27D69" w:rsidRPr="00A27D69">
          <w:rPr>
            <w:sz w:val="24"/>
            <w:szCs w:val="24"/>
            <w:rPrChange w:id="771" w:author="Ron Gal" w:date="2017-03-04T14:59:00Z">
              <w:rPr>
                <w:rFonts w:ascii="Consolas" w:hAnsi="Consolas" w:cs="Consolas"/>
                <w:color w:val="2B91AF"/>
                <w:sz w:val="19"/>
                <w:szCs w:val="19"/>
                <w:highlight w:val="white"/>
              </w:rPr>
            </w:rPrChange>
          </w:rPr>
          <w:t>IOwnersDao</w:t>
        </w:r>
        <w:r w:rsidR="00A27D69" w:rsidDel="00A27D69">
          <w:rPr>
            <w:sz w:val="24"/>
            <w:szCs w:val="24"/>
          </w:rPr>
          <w:t xml:space="preserve"> </w:t>
        </w:r>
      </w:ins>
      <w:del w:id="772" w:author="Ron Gal" w:date="2017-03-04T14:58:00Z">
        <w:r w:rsidDel="00A27D69">
          <w:rPr>
            <w:sz w:val="24"/>
            <w:szCs w:val="24"/>
          </w:rPr>
          <w:delText>IComplaintsQueryProcessor</w:delText>
        </w:r>
      </w:del>
      <w:r>
        <w:rPr>
          <w:sz w:val="24"/>
          <w:szCs w:val="24"/>
          <w:rtl/>
        </w:rPr>
        <w:t xml:space="preserve">. </w:t>
      </w:r>
      <w:ins w:id="773" w:author="Ron Gal" w:date="2017-03-04T14:58:00Z">
        <w:r w:rsidR="00A27D69">
          <w:rPr>
            <w:rFonts w:hint="cs"/>
            <w:sz w:val="24"/>
            <w:szCs w:val="24"/>
            <w:rtl/>
          </w:rPr>
          <w:t xml:space="preserve">המחלה </w:t>
        </w:r>
      </w:ins>
      <w:del w:id="774" w:author="Ron Gal" w:date="2017-03-04T14:58:00Z">
        <w:r w:rsidDel="00A27D69">
          <w:rPr>
            <w:sz w:val="24"/>
            <w:szCs w:val="24"/>
            <w:rtl/>
          </w:rPr>
          <w:delText xml:space="preserve">תבצע </w:delText>
        </w:r>
      </w:del>
      <w:ins w:id="775" w:author="Ron Gal" w:date="2017-03-04T14:58:00Z">
        <w:r w:rsidR="00A27D69">
          <w:rPr>
            <w:rFonts w:hint="cs"/>
            <w:sz w:val="24"/>
            <w:szCs w:val="24"/>
            <w:rtl/>
          </w:rPr>
          <w:t xml:space="preserve">מבצעת </w:t>
        </w:r>
      </w:ins>
      <w:r>
        <w:rPr>
          <w:sz w:val="24"/>
          <w:szCs w:val="24"/>
          <w:rtl/>
        </w:rPr>
        <w:t>הכנסה</w:t>
      </w:r>
      <w:del w:id="776" w:author="Ron Gal" w:date="2017-03-04T14:58:00Z">
        <w:r w:rsidDel="00A27D69">
          <w:rPr>
            <w:sz w:val="24"/>
            <w:szCs w:val="24"/>
            <w:rtl/>
          </w:rPr>
          <w:delText>,</w:delText>
        </w:r>
      </w:del>
      <w:r>
        <w:rPr>
          <w:sz w:val="24"/>
          <w:szCs w:val="24"/>
          <w:rtl/>
        </w:rPr>
        <w:t xml:space="preserve"> </w:t>
      </w:r>
      <w:ins w:id="777" w:author="Ron Gal" w:date="2017-03-04T14:58:00Z">
        <w:r w:rsidR="00A27D69">
          <w:rPr>
            <w:rFonts w:hint="cs"/>
            <w:sz w:val="24"/>
            <w:szCs w:val="24"/>
            <w:rtl/>
          </w:rPr>
          <w:t>ו</w:t>
        </w:r>
      </w:ins>
      <w:r>
        <w:rPr>
          <w:sz w:val="24"/>
          <w:szCs w:val="24"/>
          <w:rtl/>
        </w:rPr>
        <w:t xml:space="preserve">עדכון של </w:t>
      </w:r>
      <w:del w:id="778" w:author="Ron Gal" w:date="2017-03-04T14:58:00Z">
        <w:r w:rsidDel="00A27D69">
          <w:rPr>
            <w:sz w:val="24"/>
            <w:szCs w:val="24"/>
            <w:rtl/>
          </w:rPr>
          <w:delText xml:space="preserve">תלונה </w:delText>
        </w:r>
      </w:del>
      <w:ins w:id="779" w:author="Ron Gal" w:date="2017-03-04T14:58:00Z">
        <w:r w:rsidR="00A27D69">
          <w:rPr>
            <w:rFonts w:hint="cs"/>
            <w:sz w:val="24"/>
            <w:szCs w:val="24"/>
            <w:rtl/>
          </w:rPr>
          <w:t>בעלים</w:t>
        </w:r>
        <w:r w:rsidR="00A27D69">
          <w:rPr>
            <w:sz w:val="24"/>
            <w:szCs w:val="24"/>
            <w:rtl/>
          </w:rPr>
          <w:t xml:space="preserve"> </w:t>
        </w:r>
      </w:ins>
      <w:r>
        <w:rPr>
          <w:sz w:val="24"/>
          <w:szCs w:val="24"/>
          <w:rtl/>
        </w:rPr>
        <w:t xml:space="preserve">במסד הנתונים. כמו כן, מחלקה זו אחראית על החזרת </w:t>
      </w:r>
      <w:del w:id="780" w:author="Ron Gal" w:date="2017-03-04T14:58:00Z">
        <w:r w:rsidDel="00A27D69">
          <w:rPr>
            <w:sz w:val="24"/>
            <w:szCs w:val="24"/>
            <w:rtl/>
          </w:rPr>
          <w:delText xml:space="preserve">התלונות </w:delText>
        </w:r>
      </w:del>
      <w:ins w:id="781" w:author="Ron Gal" w:date="2017-03-04T14:58:00Z">
        <w:r w:rsidR="00A27D69">
          <w:rPr>
            <w:rFonts w:hint="cs"/>
            <w:sz w:val="24"/>
            <w:szCs w:val="24"/>
            <w:rtl/>
          </w:rPr>
          <w:t xml:space="preserve">הבעלים </w:t>
        </w:r>
      </w:ins>
      <w:r>
        <w:rPr>
          <w:sz w:val="24"/>
          <w:szCs w:val="24"/>
          <w:rtl/>
        </w:rPr>
        <w:t>בהתאם לפרמטרים האפשרים ממסכי המערכת השונים. המחלקה תכיל את הפעולות הבאות:</w:t>
      </w:r>
    </w:p>
    <w:p w:rsidR="00A27D69" w:rsidRPr="00A27D69" w:rsidRDefault="00A27D69">
      <w:pPr>
        <w:rPr>
          <w:ins w:id="782" w:author="Ron Gal" w:date="2017-03-04T14:59:00Z"/>
          <w:sz w:val="24"/>
          <w:szCs w:val="24"/>
          <w:rPrChange w:id="783" w:author="Ron Gal" w:date="2017-03-04T14:59:00Z">
            <w:rPr>
              <w:ins w:id="784" w:author="Ron Gal" w:date="2017-03-04T14:59:00Z"/>
              <w:rFonts w:ascii="Consolas" w:hAnsi="Consolas" w:cs="Consolas"/>
              <w:sz w:val="19"/>
              <w:szCs w:val="19"/>
              <w:highlight w:val="white"/>
            </w:rPr>
          </w:rPrChange>
        </w:rPr>
        <w:pPrChange w:id="785" w:author="Ron Gal" w:date="2017-03-04T14:59:00Z">
          <w:pPr>
            <w:autoSpaceDE w:val="0"/>
            <w:autoSpaceDN w:val="0"/>
            <w:adjustRightInd w:val="0"/>
            <w:spacing w:line="240" w:lineRule="auto"/>
          </w:pPr>
        </w:pPrChange>
      </w:pPr>
      <w:ins w:id="786" w:author="Ron Gal" w:date="2017-03-04T14:59:00Z">
        <w:r w:rsidRPr="00A27D69">
          <w:rPr>
            <w:sz w:val="24"/>
            <w:szCs w:val="24"/>
            <w:rPrChange w:id="787" w:author="Ron Gal" w:date="2017-03-04T14:59:00Z">
              <w:rPr>
                <w:rFonts w:ascii="Consolas" w:hAnsi="Consolas" w:cs="Consolas"/>
                <w:sz w:val="19"/>
                <w:szCs w:val="19"/>
                <w:highlight w:val="white"/>
              </w:rPr>
            </w:rPrChange>
          </w:rPr>
          <w:t xml:space="preserve">        Domain.Owner Get(</w:t>
        </w:r>
        <w:r w:rsidRPr="00A27D69">
          <w:rPr>
            <w:sz w:val="24"/>
            <w:szCs w:val="24"/>
            <w:rPrChange w:id="788" w:author="Ron Gal" w:date="2017-03-04T14:59:00Z">
              <w:rPr>
                <w:rFonts w:ascii="Consolas" w:hAnsi="Consolas" w:cs="Consolas"/>
                <w:color w:val="0000FF"/>
                <w:sz w:val="19"/>
                <w:szCs w:val="19"/>
                <w:highlight w:val="white"/>
              </w:rPr>
            </w:rPrChange>
          </w:rPr>
          <w:t>int</w:t>
        </w:r>
        <w:r w:rsidRPr="00A27D69">
          <w:rPr>
            <w:sz w:val="24"/>
            <w:szCs w:val="24"/>
            <w:rPrChange w:id="789" w:author="Ron Gal" w:date="2017-03-04T14:59:00Z">
              <w:rPr>
                <w:rFonts w:ascii="Consolas" w:hAnsi="Consolas" w:cs="Consolas"/>
                <w:sz w:val="19"/>
                <w:szCs w:val="19"/>
                <w:highlight w:val="white"/>
              </w:rPr>
            </w:rPrChange>
          </w:rPr>
          <w:t xml:space="preserve"> id);</w:t>
        </w:r>
      </w:ins>
    </w:p>
    <w:p w:rsidR="00A27D69" w:rsidRPr="00A27D69" w:rsidRDefault="00A27D69">
      <w:pPr>
        <w:rPr>
          <w:ins w:id="790" w:author="Ron Gal" w:date="2017-03-04T14:59:00Z"/>
          <w:sz w:val="24"/>
          <w:szCs w:val="24"/>
          <w:rPrChange w:id="791" w:author="Ron Gal" w:date="2017-03-04T14:59:00Z">
            <w:rPr>
              <w:ins w:id="792" w:author="Ron Gal" w:date="2017-03-04T14:59:00Z"/>
              <w:rFonts w:ascii="Consolas" w:hAnsi="Consolas" w:cs="Consolas"/>
              <w:sz w:val="19"/>
              <w:szCs w:val="19"/>
              <w:highlight w:val="white"/>
            </w:rPr>
          </w:rPrChange>
        </w:rPr>
        <w:pPrChange w:id="793" w:author="Ron Gal" w:date="2017-03-04T14:59:00Z">
          <w:pPr>
            <w:autoSpaceDE w:val="0"/>
            <w:autoSpaceDN w:val="0"/>
            <w:adjustRightInd w:val="0"/>
            <w:spacing w:line="240" w:lineRule="auto"/>
          </w:pPr>
        </w:pPrChange>
      </w:pPr>
      <w:ins w:id="794" w:author="Ron Gal" w:date="2017-03-04T14:59:00Z">
        <w:r w:rsidRPr="00A27D69">
          <w:rPr>
            <w:sz w:val="24"/>
            <w:szCs w:val="24"/>
            <w:rPrChange w:id="795" w:author="Ron Gal" w:date="2017-03-04T14:59:00Z">
              <w:rPr>
                <w:rFonts w:ascii="Consolas" w:hAnsi="Consolas" w:cs="Consolas"/>
                <w:sz w:val="19"/>
                <w:szCs w:val="19"/>
                <w:highlight w:val="white"/>
              </w:rPr>
            </w:rPrChange>
          </w:rPr>
          <w:t xml:space="preserve">        Owner Save(</w:t>
        </w:r>
        <w:r w:rsidRPr="00A27D69">
          <w:rPr>
            <w:sz w:val="24"/>
            <w:szCs w:val="24"/>
            <w:rPrChange w:id="796" w:author="Ron Gal" w:date="2017-03-04T14:59:00Z">
              <w:rPr>
                <w:rFonts w:ascii="Consolas" w:hAnsi="Consolas" w:cs="Consolas"/>
                <w:color w:val="2B91AF"/>
                <w:sz w:val="19"/>
                <w:szCs w:val="19"/>
                <w:highlight w:val="white"/>
              </w:rPr>
            </w:rPrChange>
          </w:rPr>
          <w:t>PersonLogin</w:t>
        </w:r>
        <w:r w:rsidRPr="00A27D69">
          <w:rPr>
            <w:sz w:val="24"/>
            <w:szCs w:val="24"/>
            <w:rPrChange w:id="797" w:author="Ron Gal" w:date="2017-03-04T14:59:00Z">
              <w:rPr>
                <w:rFonts w:ascii="Consolas" w:hAnsi="Consolas" w:cs="Consolas"/>
                <w:sz w:val="19"/>
                <w:szCs w:val="19"/>
                <w:highlight w:val="white"/>
              </w:rPr>
            </w:rPrChange>
          </w:rPr>
          <w:t xml:space="preserve"> owner);</w:t>
        </w:r>
      </w:ins>
    </w:p>
    <w:p w:rsidR="00A27D69" w:rsidRDefault="00A27D69">
      <w:pPr>
        <w:rPr>
          <w:ins w:id="798" w:author="Ron Gal" w:date="2017-03-04T14:59:00Z"/>
          <w:sz w:val="24"/>
          <w:szCs w:val="24"/>
        </w:rPr>
        <w:pPrChange w:id="799" w:author="Ron Gal" w:date="2017-03-04T14:59:00Z">
          <w:pPr>
            <w:bidi/>
          </w:pPr>
        </w:pPrChange>
      </w:pPr>
      <w:ins w:id="800" w:author="Ron Gal" w:date="2017-03-04T14:59:00Z">
        <w:r w:rsidRPr="00A27D69">
          <w:rPr>
            <w:sz w:val="24"/>
            <w:szCs w:val="24"/>
            <w:rPrChange w:id="801" w:author="Ron Gal" w:date="2017-03-04T14:59:00Z">
              <w:rPr>
                <w:rFonts w:ascii="Consolas" w:hAnsi="Consolas" w:cs="Consolas"/>
                <w:sz w:val="19"/>
                <w:szCs w:val="19"/>
                <w:highlight w:val="white"/>
              </w:rPr>
            </w:rPrChange>
          </w:rPr>
          <w:t xml:space="preserve">        </w:t>
        </w:r>
        <w:r w:rsidRPr="00A27D69">
          <w:rPr>
            <w:sz w:val="24"/>
            <w:szCs w:val="24"/>
            <w:rPrChange w:id="802" w:author="Ron Gal" w:date="2017-03-04T14:59:00Z">
              <w:rPr>
                <w:rFonts w:ascii="Consolas" w:hAnsi="Consolas" w:cs="Consolas"/>
                <w:color w:val="0000FF"/>
                <w:sz w:val="19"/>
                <w:szCs w:val="19"/>
                <w:highlight w:val="white"/>
              </w:rPr>
            </w:rPrChange>
          </w:rPr>
          <w:t>bool</w:t>
        </w:r>
        <w:r w:rsidRPr="00A27D69">
          <w:rPr>
            <w:sz w:val="24"/>
            <w:szCs w:val="24"/>
            <w:rPrChange w:id="803" w:author="Ron Gal" w:date="2017-03-04T14:59:00Z">
              <w:rPr>
                <w:rFonts w:ascii="Consolas" w:hAnsi="Consolas" w:cs="Consolas"/>
                <w:sz w:val="19"/>
                <w:szCs w:val="19"/>
                <w:highlight w:val="white"/>
              </w:rPr>
            </w:rPrChange>
          </w:rPr>
          <w:t xml:space="preserve"> Exists(</w:t>
        </w:r>
        <w:r w:rsidRPr="00A27D69">
          <w:rPr>
            <w:sz w:val="24"/>
            <w:szCs w:val="24"/>
            <w:rPrChange w:id="804" w:author="Ron Gal" w:date="2017-03-04T14:59:00Z">
              <w:rPr>
                <w:rFonts w:ascii="Consolas" w:hAnsi="Consolas" w:cs="Consolas"/>
                <w:color w:val="0000FF"/>
                <w:sz w:val="19"/>
                <w:szCs w:val="19"/>
                <w:highlight w:val="white"/>
              </w:rPr>
            </w:rPrChange>
          </w:rPr>
          <w:t>string</w:t>
        </w:r>
        <w:r w:rsidRPr="00A27D69">
          <w:rPr>
            <w:sz w:val="24"/>
            <w:szCs w:val="24"/>
            <w:rPrChange w:id="805" w:author="Ron Gal" w:date="2017-03-04T14:59:00Z">
              <w:rPr>
                <w:rFonts w:ascii="Consolas" w:hAnsi="Consolas" w:cs="Consolas"/>
                <w:sz w:val="19"/>
                <w:szCs w:val="19"/>
                <w:highlight w:val="white"/>
              </w:rPr>
            </w:rPrChange>
          </w:rPr>
          <w:t xml:space="preserve"> username);</w:t>
        </w:r>
        <w:r w:rsidDel="00A27D69">
          <w:rPr>
            <w:sz w:val="24"/>
            <w:szCs w:val="24"/>
          </w:rPr>
          <w:t xml:space="preserve"> </w:t>
        </w:r>
      </w:ins>
    </w:p>
    <w:p w:rsidR="00481634" w:rsidDel="00A27D69" w:rsidRDefault="00471D70">
      <w:pPr>
        <w:bidi/>
        <w:rPr>
          <w:del w:id="806" w:author="Ron Gal" w:date="2017-03-04T14:59:00Z"/>
        </w:rPr>
        <w:pPrChange w:id="807" w:author="Ron Gal" w:date="2017-03-04T14:59:00Z">
          <w:pPr/>
        </w:pPrChange>
      </w:pPr>
      <w:del w:id="808" w:author="Ron Gal" w:date="2017-03-04T14:59:00Z">
        <w:r w:rsidDel="00A27D69">
          <w:rPr>
            <w:sz w:val="24"/>
            <w:szCs w:val="24"/>
          </w:rPr>
          <w:delText>IEnumerable&lt;DTOs.Complaint&gt; Search(int? customerId, DateTime? fromDate, DateTime? untilDate, int? complaintType);</w:delText>
        </w:r>
      </w:del>
    </w:p>
    <w:p w:rsidR="00481634" w:rsidDel="00A27D69" w:rsidRDefault="00481634">
      <w:pPr>
        <w:bidi/>
        <w:rPr>
          <w:del w:id="809" w:author="Ron Gal" w:date="2017-03-04T14:59:00Z"/>
        </w:rPr>
        <w:pPrChange w:id="810" w:author="Ron Gal" w:date="2017-03-04T14:59:00Z">
          <w:pPr/>
        </w:pPrChange>
      </w:pPr>
    </w:p>
    <w:p w:rsidR="00481634" w:rsidDel="00A27D69" w:rsidRDefault="00471D70">
      <w:pPr>
        <w:bidi/>
        <w:rPr>
          <w:del w:id="811" w:author="Ron Gal" w:date="2017-03-04T14:59:00Z"/>
        </w:rPr>
        <w:pPrChange w:id="812" w:author="Ron Gal" w:date="2017-03-04T14:59:00Z">
          <w:pPr/>
        </w:pPrChange>
      </w:pPr>
      <w:del w:id="813" w:author="Ron Gal" w:date="2017-03-04T14:59:00Z">
        <w:r w:rsidDel="00A27D69">
          <w:rPr>
            <w:sz w:val="24"/>
            <w:szCs w:val="24"/>
          </w:rPr>
          <w:delText>DTOs.Complaint GetComplaint(int id);</w:delText>
        </w:r>
      </w:del>
    </w:p>
    <w:p w:rsidR="00481634" w:rsidDel="00A27D69" w:rsidRDefault="00481634">
      <w:pPr>
        <w:bidi/>
        <w:rPr>
          <w:del w:id="814" w:author="Ron Gal" w:date="2017-03-04T14:59:00Z"/>
        </w:rPr>
        <w:pPrChange w:id="815" w:author="Ron Gal" w:date="2017-03-04T14:59:00Z">
          <w:pPr/>
        </w:pPrChange>
      </w:pPr>
    </w:p>
    <w:p w:rsidR="00481634" w:rsidDel="00A27D69" w:rsidRDefault="00471D70">
      <w:pPr>
        <w:bidi/>
        <w:rPr>
          <w:del w:id="816" w:author="Ron Gal" w:date="2017-03-04T14:59:00Z"/>
        </w:rPr>
        <w:pPrChange w:id="817" w:author="Ron Gal" w:date="2017-03-04T14:59:00Z">
          <w:pPr/>
        </w:pPrChange>
      </w:pPr>
      <w:del w:id="818" w:author="Ron Gal" w:date="2017-03-04T14:59:00Z">
        <w:r w:rsidDel="00A27D69">
          <w:rPr>
            <w:sz w:val="24"/>
            <w:szCs w:val="24"/>
          </w:rPr>
          <w:delText>DTOs.Complaint Save(DTOs.Complaint complaint);</w:delText>
        </w:r>
      </w:del>
    </w:p>
    <w:p w:rsidR="00481634" w:rsidDel="00A27D69" w:rsidRDefault="00471D70">
      <w:pPr>
        <w:bidi/>
        <w:rPr>
          <w:del w:id="819" w:author="Ron Gal" w:date="2017-03-04T14:59:00Z"/>
        </w:rPr>
        <w:pPrChange w:id="820" w:author="Ron Gal" w:date="2017-03-04T14:59:00Z">
          <w:pPr>
            <w:bidi/>
          </w:pPr>
        </w:pPrChange>
      </w:pPr>
      <w:del w:id="821" w:author="Ron Gal" w:date="2017-03-04T14:59:00Z">
        <w:r w:rsidDel="00A27D69">
          <w:rPr>
            <w:b/>
            <w:sz w:val="24"/>
            <w:szCs w:val="24"/>
            <w:rtl/>
          </w:rPr>
          <w:delText xml:space="preserve">מחלקת </w:delText>
        </w:r>
      </w:del>
      <w:del w:id="822" w:author="Ron Gal" w:date="2017-03-04T14:57:00Z">
        <w:r w:rsidDel="00A27D69">
          <w:rPr>
            <w:b/>
            <w:sz w:val="24"/>
            <w:szCs w:val="24"/>
          </w:rPr>
          <w:delText>ReviewsQueryProcessor</w:delText>
        </w:r>
      </w:del>
    </w:p>
    <w:p w:rsidR="00481634" w:rsidDel="00A27D69" w:rsidRDefault="00471D70">
      <w:pPr>
        <w:bidi/>
        <w:rPr>
          <w:del w:id="823" w:author="Ron Gal" w:date="2017-03-04T14:59:00Z"/>
        </w:rPr>
      </w:pPr>
      <w:del w:id="824" w:author="Ron Gal" w:date="2017-03-04T14:59:00Z">
        <w:r w:rsidDel="00A27D69">
          <w:rPr>
            <w:sz w:val="24"/>
            <w:szCs w:val="24"/>
            <w:rtl/>
          </w:rPr>
          <w:delText xml:space="preserve">המחלקה אחראית על הישות חוות דעת של לקוחות על לקוחות אחרים. מחלקה זו יורשת </w:delText>
        </w:r>
      </w:del>
    </w:p>
    <w:p w:rsidR="00481634" w:rsidDel="00A27D69" w:rsidRDefault="00471D70">
      <w:pPr>
        <w:bidi/>
        <w:rPr>
          <w:del w:id="825" w:author="Ron Gal" w:date="2017-03-04T14:59:00Z"/>
        </w:rPr>
      </w:pPr>
      <w:del w:id="826" w:author="Ron Gal" w:date="2017-03-04T14:59:00Z">
        <w:r w:rsidDel="00A27D69">
          <w:rPr>
            <w:sz w:val="24"/>
            <w:szCs w:val="24"/>
            <w:rtl/>
          </w:rPr>
          <w:delText>מ &lt;</w:delText>
        </w:r>
        <w:r w:rsidDel="00A27D69">
          <w:rPr>
            <w:sz w:val="24"/>
            <w:szCs w:val="24"/>
          </w:rPr>
          <w:delText>DBAccessBase&lt;Review</w:delText>
        </w:r>
        <w:r w:rsidDel="00A27D69">
          <w:rPr>
            <w:sz w:val="24"/>
            <w:szCs w:val="24"/>
            <w:rtl/>
          </w:rPr>
          <w:delText xml:space="preserve"> ומממשת את הממשק </w:delText>
        </w:r>
        <w:r w:rsidDel="00A27D69">
          <w:rPr>
            <w:sz w:val="24"/>
            <w:szCs w:val="24"/>
          </w:rPr>
          <w:delText>IReviewsQueryProcessor</w:delText>
        </w:r>
        <w:r w:rsidDel="00A27D69">
          <w:rPr>
            <w:sz w:val="24"/>
            <w:szCs w:val="24"/>
            <w:rtl/>
          </w:rPr>
          <w:delText>. תבצע הכנסה, עדכון של חוות דעת במסד הנתונים. כמו כן, המחלקה תבצע שליפה של הישויות ממסד הנתונים בהתאם לפרמטרים האפשרים ממסכי המערכת השונים.</w:delText>
        </w:r>
      </w:del>
    </w:p>
    <w:p w:rsidR="00481634" w:rsidDel="00A27D69" w:rsidRDefault="00481634">
      <w:pPr>
        <w:bidi/>
        <w:rPr>
          <w:del w:id="827" w:author="Ron Gal" w:date="2017-03-04T14:59:00Z"/>
        </w:rPr>
      </w:pPr>
    </w:p>
    <w:p w:rsidR="00481634" w:rsidDel="00A27D69" w:rsidRDefault="00471D70">
      <w:pPr>
        <w:rPr>
          <w:del w:id="828" w:author="Ron Gal" w:date="2017-03-04T14:59:00Z"/>
        </w:rPr>
      </w:pPr>
      <w:del w:id="829" w:author="Ron Gal" w:date="2017-03-04T14:59:00Z">
        <w:r w:rsidDel="00A27D69">
          <w:rPr>
            <w:sz w:val="24"/>
            <w:szCs w:val="24"/>
          </w:rPr>
          <w:delText>IEnumerable&lt;DTOs.Review&gt; Search(int reviewedCustomerId);</w:delText>
        </w:r>
      </w:del>
    </w:p>
    <w:p w:rsidR="00481634" w:rsidDel="00A27D69" w:rsidRDefault="00481634">
      <w:pPr>
        <w:rPr>
          <w:del w:id="830" w:author="Ron Gal" w:date="2017-03-04T14:59:00Z"/>
        </w:rPr>
      </w:pPr>
    </w:p>
    <w:p w:rsidR="00481634" w:rsidDel="00A27D69" w:rsidRDefault="00471D70">
      <w:pPr>
        <w:rPr>
          <w:del w:id="831" w:author="Ron Gal" w:date="2017-03-04T14:59:00Z"/>
        </w:rPr>
      </w:pPr>
      <w:del w:id="832" w:author="Ron Gal" w:date="2017-03-04T14:59:00Z">
        <w:r w:rsidDel="00A27D69">
          <w:rPr>
            <w:sz w:val="24"/>
            <w:szCs w:val="24"/>
          </w:rPr>
          <w:delText>DTOs.Review GetReview(int id);</w:delText>
        </w:r>
      </w:del>
    </w:p>
    <w:p w:rsidR="00481634" w:rsidDel="00A27D69" w:rsidRDefault="00481634">
      <w:pPr>
        <w:rPr>
          <w:del w:id="833" w:author="Ron Gal" w:date="2017-03-04T14:59:00Z"/>
        </w:rPr>
      </w:pPr>
    </w:p>
    <w:p w:rsidR="00481634" w:rsidDel="00A27D69" w:rsidRDefault="00471D70">
      <w:pPr>
        <w:rPr>
          <w:del w:id="834" w:author="Ron Gal" w:date="2017-03-04T14:59:00Z"/>
        </w:rPr>
      </w:pPr>
      <w:del w:id="835" w:author="Ron Gal" w:date="2017-03-04T14:59:00Z">
        <w:r w:rsidDel="00A27D69">
          <w:rPr>
            <w:sz w:val="24"/>
            <w:szCs w:val="24"/>
          </w:rPr>
          <w:delText>DTOs.Review Save(DTOs.Review review);</w:delText>
        </w:r>
      </w:del>
    </w:p>
    <w:p w:rsidR="00481634" w:rsidDel="00A27D69" w:rsidRDefault="00481634">
      <w:pPr>
        <w:rPr>
          <w:del w:id="836" w:author="Ron Gal" w:date="2017-03-04T14:59:00Z"/>
        </w:rPr>
      </w:pPr>
    </w:p>
    <w:p w:rsidR="00481634" w:rsidDel="00A27D69" w:rsidRDefault="00471D70">
      <w:pPr>
        <w:rPr>
          <w:del w:id="837" w:author="Ron Gal" w:date="2017-03-04T14:59:00Z"/>
        </w:rPr>
      </w:pPr>
      <w:del w:id="838" w:author="Ron Gal" w:date="2017-03-04T14:59:00Z">
        <w:r w:rsidDel="00A27D69">
          <w:rPr>
            <w:sz w:val="24"/>
            <w:szCs w:val="24"/>
          </w:rPr>
          <w:delText>DTOs.Review Update(int id, DTOs.Review review);</w:delText>
        </w:r>
      </w:del>
    </w:p>
    <w:p w:rsidR="00481634" w:rsidRDefault="00481634"/>
    <w:p w:rsidR="00481634" w:rsidRDefault="00471D70" w:rsidP="00A27D69">
      <w:pPr>
        <w:bidi/>
      </w:pPr>
      <w:r>
        <w:rPr>
          <w:b/>
          <w:sz w:val="24"/>
          <w:szCs w:val="24"/>
          <w:rtl/>
        </w:rPr>
        <w:t xml:space="preserve">מחלקת </w:t>
      </w:r>
      <w:ins w:id="839" w:author="Ron Gal" w:date="2017-03-04T14:57:00Z">
        <w:r w:rsidR="00A27D69" w:rsidRPr="00A27D69">
          <w:rPr>
            <w:b/>
            <w:sz w:val="24"/>
            <w:szCs w:val="24"/>
            <w:rPrChange w:id="840" w:author="Ron Gal" w:date="2017-03-04T14:59:00Z">
              <w:rPr>
                <w:rFonts w:ascii="Consolas" w:hAnsi="Consolas" w:cs="Consolas"/>
                <w:color w:val="2B91AF"/>
                <w:sz w:val="19"/>
                <w:szCs w:val="19"/>
                <w:highlight w:val="white"/>
              </w:rPr>
            </w:rPrChange>
          </w:rPr>
          <w:t>TreatmentsDao</w:t>
        </w:r>
        <w:r w:rsidR="00A27D69" w:rsidDel="00A27D69">
          <w:rPr>
            <w:b/>
            <w:sz w:val="24"/>
            <w:szCs w:val="24"/>
          </w:rPr>
          <w:t xml:space="preserve"> </w:t>
        </w:r>
      </w:ins>
      <w:del w:id="841" w:author="Ron Gal" w:date="2017-03-04T14:57:00Z">
        <w:r w:rsidDel="00A27D69">
          <w:rPr>
            <w:b/>
            <w:sz w:val="24"/>
            <w:szCs w:val="24"/>
          </w:rPr>
          <w:delText>ParticipantsQueryProcessor</w:delText>
        </w:r>
      </w:del>
    </w:p>
    <w:p w:rsidR="00A27D69" w:rsidRPr="0010413E" w:rsidRDefault="00471D70" w:rsidP="00A27D69">
      <w:pPr>
        <w:bidi/>
        <w:rPr>
          <w:ins w:id="842" w:author="Ron Gal" w:date="2017-03-04T15:04:00Z"/>
          <w:sz w:val="24"/>
          <w:szCs w:val="24"/>
        </w:rPr>
      </w:pPr>
      <w:r>
        <w:rPr>
          <w:sz w:val="24"/>
          <w:szCs w:val="24"/>
          <w:rtl/>
        </w:rPr>
        <w:t xml:space="preserve">מחלקה זו אחראית על ישות </w:t>
      </w:r>
      <w:del w:id="843" w:author="Ron Gal" w:date="2017-03-04T15:00:00Z">
        <w:r w:rsidDel="00A27D69">
          <w:rPr>
            <w:sz w:val="24"/>
            <w:szCs w:val="24"/>
            <w:rtl/>
          </w:rPr>
          <w:delText xml:space="preserve">ההצטרפות </w:delText>
        </w:r>
      </w:del>
      <w:ins w:id="844" w:author="Ron Gal" w:date="2017-03-04T15:00:00Z">
        <w:r w:rsidR="00A27D69">
          <w:rPr>
            <w:rFonts w:hint="cs"/>
            <w:sz w:val="24"/>
            <w:szCs w:val="24"/>
            <w:rtl/>
          </w:rPr>
          <w:t>דו"ח הטיפול</w:t>
        </w:r>
      </w:ins>
      <w:del w:id="845" w:author="Ron Gal" w:date="2017-03-04T15:00:00Z">
        <w:r w:rsidDel="00A27D69">
          <w:rPr>
            <w:sz w:val="24"/>
            <w:szCs w:val="24"/>
            <w:rtl/>
          </w:rPr>
          <w:delText>להזמנה</w:delText>
        </w:r>
      </w:del>
      <w:r>
        <w:rPr>
          <w:sz w:val="24"/>
          <w:szCs w:val="24"/>
          <w:rtl/>
        </w:rPr>
        <w:t xml:space="preserve">. מחלקה זו יורשת מ </w:t>
      </w:r>
      <w:r>
        <w:rPr>
          <w:sz w:val="24"/>
          <w:szCs w:val="24"/>
          <w:rtl/>
        </w:rPr>
        <w:br/>
      </w:r>
      <w:del w:id="846" w:author="Ron Gal" w:date="2017-03-04T15:00:00Z">
        <w:r w:rsidDel="00A27D69">
          <w:rPr>
            <w:sz w:val="24"/>
            <w:szCs w:val="24"/>
            <w:rtl/>
          </w:rPr>
          <w:delText>&lt;</w:delText>
        </w:r>
        <w:r w:rsidDel="00A27D69">
          <w:rPr>
            <w:sz w:val="24"/>
            <w:szCs w:val="24"/>
          </w:rPr>
          <w:delText>DBAccessBase&lt;Participants</w:delText>
        </w:r>
        <w:r w:rsidDel="00A27D69">
          <w:rPr>
            <w:sz w:val="24"/>
            <w:szCs w:val="24"/>
            <w:rtl/>
          </w:rPr>
          <w:delText xml:space="preserve"> </w:delText>
        </w:r>
      </w:del>
      <w:ins w:id="847" w:author="Ron Gal" w:date="2017-03-04T15:00:00Z">
        <w:r w:rsidR="00A27D69" w:rsidRPr="00A27D69">
          <w:rPr>
            <w:sz w:val="24"/>
            <w:szCs w:val="24"/>
            <w:rPrChange w:id="848" w:author="Ron Gal" w:date="2017-03-04T15:00:00Z">
              <w:rPr>
                <w:rFonts w:ascii="Consolas" w:hAnsi="Consolas" w:cs="Consolas"/>
                <w:color w:val="2B91AF"/>
                <w:sz w:val="19"/>
                <w:szCs w:val="19"/>
                <w:highlight w:val="white"/>
              </w:rPr>
            </w:rPrChange>
          </w:rPr>
          <w:t>DBAccessBase</w:t>
        </w:r>
        <w:r w:rsidR="00A27D69" w:rsidRPr="00A27D69">
          <w:rPr>
            <w:sz w:val="24"/>
            <w:szCs w:val="24"/>
            <w:rPrChange w:id="849" w:author="Ron Gal" w:date="2017-03-04T15:00:00Z">
              <w:rPr>
                <w:rFonts w:ascii="Consolas" w:hAnsi="Consolas" w:cs="Consolas"/>
                <w:sz w:val="19"/>
                <w:szCs w:val="19"/>
                <w:highlight w:val="white"/>
              </w:rPr>
            </w:rPrChange>
          </w:rPr>
          <w:t>&lt;Domain.</w:t>
        </w:r>
        <w:r w:rsidR="00A27D69" w:rsidRPr="00A27D69">
          <w:rPr>
            <w:sz w:val="24"/>
            <w:szCs w:val="24"/>
            <w:rPrChange w:id="850" w:author="Ron Gal" w:date="2017-03-04T15:00:00Z">
              <w:rPr>
                <w:rFonts w:ascii="Consolas" w:hAnsi="Consolas" w:cs="Consolas"/>
                <w:color w:val="2B91AF"/>
                <w:sz w:val="19"/>
                <w:szCs w:val="19"/>
                <w:highlight w:val="white"/>
              </w:rPr>
            </w:rPrChange>
          </w:rPr>
          <w:t>TreatmentReport</w:t>
        </w:r>
        <w:r w:rsidR="00A27D69" w:rsidRPr="00A27D69">
          <w:rPr>
            <w:sz w:val="24"/>
            <w:szCs w:val="24"/>
            <w:rPrChange w:id="851" w:author="Ron Gal" w:date="2017-03-04T15:00:00Z">
              <w:rPr>
                <w:rFonts w:ascii="Consolas" w:hAnsi="Consolas" w:cs="Consolas"/>
                <w:sz w:val="19"/>
                <w:szCs w:val="19"/>
                <w:highlight w:val="white"/>
              </w:rPr>
            </w:rPrChange>
          </w:rPr>
          <w:t>&gt;</w:t>
        </w:r>
        <w:r w:rsidR="00A27D69">
          <w:rPr>
            <w:rFonts w:hint="cs"/>
            <w:sz w:val="24"/>
            <w:szCs w:val="24"/>
            <w:rtl/>
          </w:rPr>
          <w:t xml:space="preserve"> </w:t>
        </w:r>
      </w:ins>
      <w:r>
        <w:rPr>
          <w:sz w:val="24"/>
          <w:szCs w:val="24"/>
          <w:rtl/>
        </w:rPr>
        <w:t xml:space="preserve">ומממשת את הממשק </w:t>
      </w:r>
      <w:ins w:id="852" w:author="Ron Gal" w:date="2017-03-04T15:00:00Z">
        <w:r w:rsidR="00A27D69" w:rsidRPr="00A27D69">
          <w:rPr>
            <w:sz w:val="24"/>
            <w:szCs w:val="24"/>
            <w:rPrChange w:id="853" w:author="Ron Gal" w:date="2017-03-04T15:00:00Z">
              <w:rPr>
                <w:rFonts w:ascii="Consolas" w:hAnsi="Consolas" w:cs="Consolas"/>
                <w:color w:val="2B91AF"/>
                <w:sz w:val="19"/>
                <w:szCs w:val="19"/>
                <w:highlight w:val="white"/>
              </w:rPr>
            </w:rPrChange>
          </w:rPr>
          <w:t>ITreatmentsDao</w:t>
        </w:r>
      </w:ins>
      <w:del w:id="854" w:author="Ron Gal" w:date="2017-03-04T15:00:00Z">
        <w:r w:rsidDel="00A27D69">
          <w:rPr>
            <w:sz w:val="24"/>
            <w:szCs w:val="24"/>
          </w:rPr>
          <w:delText>IParticipantsQueryProcessor</w:delText>
        </w:r>
      </w:del>
      <w:r>
        <w:rPr>
          <w:sz w:val="24"/>
          <w:szCs w:val="24"/>
          <w:rtl/>
        </w:rPr>
        <w:t>. תבצע הכנסה, עדכון ושליפה של הישות במסד הנתונים בהתאם לפרמטרים האפשרים ממסכי המערכת השונים.</w:t>
      </w:r>
      <w:ins w:id="855" w:author="Ron Gal" w:date="2017-03-04T15:04:00Z">
        <w:r w:rsidR="00A27D69" w:rsidRPr="00A27D69">
          <w:rPr>
            <w:sz w:val="24"/>
            <w:szCs w:val="24"/>
            <w:rtl/>
          </w:rPr>
          <w:t xml:space="preserve"> </w:t>
        </w:r>
        <w:r w:rsidR="00A27D69">
          <w:rPr>
            <w:sz w:val="24"/>
            <w:szCs w:val="24"/>
            <w:rtl/>
          </w:rPr>
          <w:t>המחלקה תכיל את הפעולות הבאות:</w:t>
        </w:r>
      </w:ins>
    </w:p>
    <w:p w:rsidR="00481634" w:rsidRPr="00A27D69" w:rsidRDefault="00481634">
      <w:pPr>
        <w:bidi/>
        <w:rPr>
          <w:sz w:val="24"/>
          <w:szCs w:val="24"/>
          <w:rPrChange w:id="856" w:author="Ron Gal" w:date="2017-03-04T15:04:00Z">
            <w:rPr/>
          </w:rPrChange>
        </w:rPr>
        <w:pPrChange w:id="857" w:author="Ron Gal" w:date="2017-03-04T15:01:00Z">
          <w:pPr>
            <w:bidi/>
          </w:pPr>
        </w:pPrChange>
      </w:pPr>
    </w:p>
    <w:p w:rsidR="00A27D69" w:rsidRPr="00A27D69" w:rsidRDefault="00A27D69">
      <w:pPr>
        <w:rPr>
          <w:ins w:id="858" w:author="Ron Gal" w:date="2017-03-04T15:01:00Z"/>
          <w:sz w:val="24"/>
          <w:szCs w:val="24"/>
          <w:rPrChange w:id="859" w:author="Ron Gal" w:date="2017-03-04T15:01:00Z">
            <w:rPr>
              <w:ins w:id="860" w:author="Ron Gal" w:date="2017-03-04T15:01:00Z"/>
              <w:rFonts w:ascii="Consolas" w:hAnsi="Consolas" w:cs="Consolas"/>
              <w:sz w:val="19"/>
              <w:szCs w:val="19"/>
              <w:highlight w:val="white"/>
            </w:rPr>
          </w:rPrChange>
        </w:rPr>
        <w:pPrChange w:id="861" w:author="Ron Gal" w:date="2017-03-04T15:01:00Z">
          <w:pPr>
            <w:autoSpaceDE w:val="0"/>
            <w:autoSpaceDN w:val="0"/>
            <w:adjustRightInd w:val="0"/>
            <w:spacing w:line="240" w:lineRule="auto"/>
          </w:pPr>
        </w:pPrChange>
      </w:pPr>
      <w:ins w:id="862" w:author="Ron Gal" w:date="2017-03-04T15:01:00Z">
        <w:r w:rsidRPr="00A27D69">
          <w:rPr>
            <w:sz w:val="24"/>
            <w:szCs w:val="24"/>
            <w:rPrChange w:id="863" w:author="Ron Gal" w:date="2017-03-04T15:01:00Z">
              <w:rPr>
                <w:rFonts w:ascii="Consolas" w:hAnsi="Consolas" w:cs="Consolas"/>
                <w:sz w:val="19"/>
                <w:szCs w:val="19"/>
                <w:highlight w:val="white"/>
              </w:rPr>
            </w:rPrChange>
          </w:rPr>
          <w:t xml:space="preserve">        TreatmentReport Save(</w:t>
        </w:r>
        <w:r w:rsidRPr="00A27D69">
          <w:rPr>
            <w:sz w:val="24"/>
            <w:szCs w:val="24"/>
            <w:rPrChange w:id="864" w:author="Ron Gal" w:date="2017-03-04T15:01:00Z">
              <w:rPr>
                <w:rFonts w:ascii="Consolas" w:hAnsi="Consolas" w:cs="Consolas"/>
                <w:color w:val="2B91AF"/>
                <w:sz w:val="19"/>
                <w:szCs w:val="19"/>
                <w:highlight w:val="white"/>
              </w:rPr>
            </w:rPrChange>
          </w:rPr>
          <w:t>TreatmentReport</w:t>
        </w:r>
        <w:r w:rsidRPr="00A27D69">
          <w:rPr>
            <w:sz w:val="24"/>
            <w:szCs w:val="24"/>
            <w:rPrChange w:id="865" w:author="Ron Gal" w:date="2017-03-04T15:01:00Z">
              <w:rPr>
                <w:rFonts w:ascii="Consolas" w:hAnsi="Consolas" w:cs="Consolas"/>
                <w:sz w:val="19"/>
                <w:szCs w:val="19"/>
                <w:highlight w:val="white"/>
              </w:rPr>
            </w:rPrChange>
          </w:rPr>
          <w:t xml:space="preserve"> treatment, </w:t>
        </w:r>
        <w:r w:rsidRPr="00A27D69">
          <w:rPr>
            <w:sz w:val="24"/>
            <w:szCs w:val="24"/>
            <w:rPrChange w:id="866" w:author="Ron Gal" w:date="2017-03-04T15:01:00Z">
              <w:rPr>
                <w:rFonts w:ascii="Consolas" w:hAnsi="Consolas" w:cs="Consolas"/>
                <w:color w:val="0000FF"/>
                <w:sz w:val="19"/>
                <w:szCs w:val="19"/>
                <w:highlight w:val="white"/>
              </w:rPr>
            </w:rPrChange>
          </w:rPr>
          <w:t>int</w:t>
        </w:r>
        <w:r w:rsidRPr="00A27D69">
          <w:rPr>
            <w:sz w:val="24"/>
            <w:szCs w:val="24"/>
            <w:rPrChange w:id="867" w:author="Ron Gal" w:date="2017-03-04T15:01:00Z">
              <w:rPr>
                <w:rFonts w:ascii="Consolas" w:hAnsi="Consolas" w:cs="Consolas"/>
                <w:sz w:val="19"/>
                <w:szCs w:val="19"/>
                <w:highlight w:val="white"/>
              </w:rPr>
            </w:rPrChange>
          </w:rPr>
          <w:t xml:space="preserve"> cotnactId);</w:t>
        </w:r>
      </w:ins>
    </w:p>
    <w:p w:rsidR="00A27D69" w:rsidRPr="00A27D69" w:rsidRDefault="00A27D69">
      <w:pPr>
        <w:rPr>
          <w:ins w:id="868" w:author="Ron Gal" w:date="2017-03-04T15:01:00Z"/>
          <w:sz w:val="24"/>
          <w:szCs w:val="24"/>
          <w:rPrChange w:id="869" w:author="Ron Gal" w:date="2017-03-04T15:01:00Z">
            <w:rPr>
              <w:ins w:id="870" w:author="Ron Gal" w:date="2017-03-04T15:01:00Z"/>
              <w:rFonts w:ascii="Consolas" w:hAnsi="Consolas" w:cs="Consolas"/>
              <w:sz w:val="19"/>
              <w:szCs w:val="19"/>
              <w:highlight w:val="white"/>
            </w:rPr>
          </w:rPrChange>
        </w:rPr>
        <w:pPrChange w:id="871" w:author="Ron Gal" w:date="2017-03-04T15:01:00Z">
          <w:pPr>
            <w:autoSpaceDE w:val="0"/>
            <w:autoSpaceDN w:val="0"/>
            <w:adjustRightInd w:val="0"/>
            <w:spacing w:line="240" w:lineRule="auto"/>
          </w:pPr>
        </w:pPrChange>
      </w:pPr>
      <w:ins w:id="872" w:author="Ron Gal" w:date="2017-03-04T15:01:00Z">
        <w:r w:rsidRPr="00A27D69">
          <w:rPr>
            <w:sz w:val="24"/>
            <w:szCs w:val="24"/>
            <w:rPrChange w:id="873" w:author="Ron Gal" w:date="2017-03-04T15:01:00Z">
              <w:rPr>
                <w:rFonts w:ascii="Consolas" w:hAnsi="Consolas" w:cs="Consolas"/>
                <w:sz w:val="19"/>
                <w:szCs w:val="19"/>
                <w:highlight w:val="white"/>
              </w:rPr>
            </w:rPrChange>
          </w:rPr>
          <w:t xml:space="preserve">        </w:t>
        </w:r>
        <w:r w:rsidRPr="00A27D69">
          <w:rPr>
            <w:sz w:val="24"/>
            <w:szCs w:val="24"/>
            <w:rPrChange w:id="874" w:author="Ron Gal" w:date="2017-03-04T15:01:00Z">
              <w:rPr>
                <w:rFonts w:ascii="Consolas" w:hAnsi="Consolas" w:cs="Consolas"/>
                <w:color w:val="2B91AF"/>
                <w:sz w:val="19"/>
                <w:szCs w:val="19"/>
                <w:highlight w:val="white"/>
              </w:rPr>
            </w:rPrChange>
          </w:rPr>
          <w:t>IQueryable&lt;Domain.TreatmentReport&gt; Query();</w:t>
        </w:r>
      </w:ins>
    </w:p>
    <w:p w:rsidR="00481634" w:rsidRPr="00A27D69" w:rsidDel="00A27D69" w:rsidRDefault="00A27D69" w:rsidP="00A27D69">
      <w:pPr>
        <w:rPr>
          <w:del w:id="875" w:author="Ron Gal" w:date="2017-03-04T15:01:00Z"/>
          <w:sz w:val="24"/>
          <w:szCs w:val="24"/>
          <w:rPrChange w:id="876" w:author="Ron Gal" w:date="2017-03-04T15:01:00Z">
            <w:rPr>
              <w:del w:id="877" w:author="Ron Gal" w:date="2017-03-04T15:01:00Z"/>
            </w:rPr>
          </w:rPrChange>
        </w:rPr>
      </w:pPr>
      <w:ins w:id="878" w:author="Ron Gal" w:date="2017-03-04T15:01:00Z">
        <w:r w:rsidRPr="00A27D69">
          <w:rPr>
            <w:sz w:val="24"/>
            <w:szCs w:val="24"/>
            <w:rPrChange w:id="879" w:author="Ron Gal" w:date="2017-03-04T15:01:00Z">
              <w:rPr>
                <w:rFonts w:ascii="Consolas" w:hAnsi="Consolas" w:cs="Consolas"/>
                <w:sz w:val="19"/>
                <w:szCs w:val="19"/>
                <w:highlight w:val="white"/>
              </w:rPr>
            </w:rPrChange>
          </w:rPr>
          <w:lastRenderedPageBreak/>
          <w:t xml:space="preserve">        TreatmentReport Get(</w:t>
        </w:r>
        <w:r w:rsidRPr="00A27D69">
          <w:rPr>
            <w:sz w:val="24"/>
            <w:szCs w:val="24"/>
            <w:rPrChange w:id="880" w:author="Ron Gal" w:date="2017-03-04T15:01:00Z">
              <w:rPr>
                <w:rFonts w:ascii="Consolas" w:hAnsi="Consolas" w:cs="Consolas"/>
                <w:color w:val="0000FF"/>
                <w:sz w:val="19"/>
                <w:szCs w:val="19"/>
                <w:highlight w:val="white"/>
              </w:rPr>
            </w:rPrChange>
          </w:rPr>
          <w:t>int</w:t>
        </w:r>
        <w:r w:rsidRPr="00A27D69">
          <w:rPr>
            <w:sz w:val="24"/>
            <w:szCs w:val="24"/>
            <w:rPrChange w:id="881" w:author="Ron Gal" w:date="2017-03-04T15:01:00Z">
              <w:rPr>
                <w:rFonts w:ascii="Consolas" w:hAnsi="Consolas" w:cs="Consolas"/>
                <w:sz w:val="19"/>
                <w:szCs w:val="19"/>
                <w:highlight w:val="white"/>
              </w:rPr>
            </w:rPrChange>
          </w:rPr>
          <w:t xml:space="preserve"> treatmentId, </w:t>
        </w:r>
        <w:r w:rsidRPr="00A27D69">
          <w:rPr>
            <w:sz w:val="24"/>
            <w:szCs w:val="24"/>
            <w:rPrChange w:id="882" w:author="Ron Gal" w:date="2017-03-04T15:01:00Z">
              <w:rPr>
                <w:rFonts w:ascii="Consolas" w:hAnsi="Consolas" w:cs="Consolas"/>
                <w:color w:val="0000FF"/>
                <w:sz w:val="19"/>
                <w:szCs w:val="19"/>
                <w:highlight w:val="white"/>
              </w:rPr>
            </w:rPrChange>
          </w:rPr>
          <w:t>int</w:t>
        </w:r>
        <w:r w:rsidRPr="00A27D69">
          <w:rPr>
            <w:sz w:val="24"/>
            <w:szCs w:val="24"/>
            <w:rPrChange w:id="883" w:author="Ron Gal" w:date="2017-03-04T15:01:00Z">
              <w:rPr>
                <w:rFonts w:ascii="Consolas" w:hAnsi="Consolas" w:cs="Consolas"/>
                <w:sz w:val="19"/>
                <w:szCs w:val="19"/>
                <w:highlight w:val="white"/>
              </w:rPr>
            </w:rPrChange>
          </w:rPr>
          <w:t xml:space="preserve"> petId);</w:t>
        </w:r>
      </w:ins>
      <w:del w:id="884" w:author="Ron Gal" w:date="2017-03-04T15:01:00Z">
        <w:r w:rsidR="00471D70" w:rsidDel="00A27D69">
          <w:rPr>
            <w:sz w:val="24"/>
            <w:szCs w:val="24"/>
          </w:rPr>
          <w:delText>IEnumerable&lt;DTOs.Participant&gt; Search(int? customerId, int? ownerId, int?[] statusIds, string ownerName, int? orderId, int? fieldId, string fieldName, DateTime? fromDate, DateTime? untilDate);</w:delText>
        </w:r>
      </w:del>
    </w:p>
    <w:p w:rsidR="00481634" w:rsidRPr="00A27D69" w:rsidDel="00A27D69" w:rsidRDefault="00481634">
      <w:pPr>
        <w:rPr>
          <w:del w:id="885" w:author="Ron Gal" w:date="2017-03-04T15:01:00Z"/>
          <w:sz w:val="24"/>
          <w:szCs w:val="24"/>
          <w:rPrChange w:id="886" w:author="Ron Gal" w:date="2017-03-04T15:01:00Z">
            <w:rPr>
              <w:del w:id="887" w:author="Ron Gal" w:date="2017-03-04T15:01:00Z"/>
            </w:rPr>
          </w:rPrChange>
        </w:rPr>
      </w:pPr>
    </w:p>
    <w:p w:rsidR="00481634" w:rsidRPr="00A27D69" w:rsidDel="00A27D69" w:rsidRDefault="00471D70">
      <w:pPr>
        <w:rPr>
          <w:del w:id="888" w:author="Ron Gal" w:date="2017-03-04T15:01:00Z"/>
          <w:sz w:val="24"/>
          <w:szCs w:val="24"/>
          <w:rPrChange w:id="889" w:author="Ron Gal" w:date="2017-03-04T15:01:00Z">
            <w:rPr>
              <w:del w:id="890" w:author="Ron Gal" w:date="2017-03-04T15:01:00Z"/>
            </w:rPr>
          </w:rPrChange>
        </w:rPr>
      </w:pPr>
      <w:del w:id="891" w:author="Ron Gal" w:date="2017-03-04T15:01:00Z">
        <w:r w:rsidDel="00A27D69">
          <w:rPr>
            <w:sz w:val="24"/>
            <w:szCs w:val="24"/>
          </w:rPr>
          <w:delText>DTOs.Participant GetParticipant(int id);</w:delText>
        </w:r>
      </w:del>
    </w:p>
    <w:p w:rsidR="00481634" w:rsidRPr="00A27D69" w:rsidDel="00A27D69" w:rsidRDefault="00481634">
      <w:pPr>
        <w:rPr>
          <w:del w:id="892" w:author="Ron Gal" w:date="2017-03-04T15:01:00Z"/>
          <w:sz w:val="24"/>
          <w:szCs w:val="24"/>
          <w:rPrChange w:id="893" w:author="Ron Gal" w:date="2017-03-04T15:01:00Z">
            <w:rPr>
              <w:del w:id="894" w:author="Ron Gal" w:date="2017-03-04T15:01:00Z"/>
            </w:rPr>
          </w:rPrChange>
        </w:rPr>
      </w:pPr>
    </w:p>
    <w:p w:rsidR="00481634" w:rsidRPr="00A27D69" w:rsidDel="00A27D69" w:rsidRDefault="00471D70">
      <w:pPr>
        <w:rPr>
          <w:del w:id="895" w:author="Ron Gal" w:date="2017-03-04T15:01:00Z"/>
          <w:sz w:val="24"/>
          <w:szCs w:val="24"/>
          <w:rPrChange w:id="896" w:author="Ron Gal" w:date="2017-03-04T15:01:00Z">
            <w:rPr>
              <w:del w:id="897" w:author="Ron Gal" w:date="2017-03-04T15:01:00Z"/>
            </w:rPr>
          </w:rPrChange>
        </w:rPr>
      </w:pPr>
      <w:del w:id="898" w:author="Ron Gal" w:date="2017-03-04T15:01:00Z">
        <w:r w:rsidDel="00A27D69">
          <w:rPr>
            <w:sz w:val="24"/>
            <w:szCs w:val="24"/>
          </w:rPr>
          <w:delText>DTOs.Participant Save(DTOs.Participant participant);</w:delText>
        </w:r>
      </w:del>
    </w:p>
    <w:p w:rsidR="00481634" w:rsidRPr="00A27D69" w:rsidDel="00A27D69" w:rsidRDefault="00481634">
      <w:pPr>
        <w:rPr>
          <w:del w:id="899" w:author="Ron Gal" w:date="2017-03-04T15:01:00Z"/>
          <w:sz w:val="24"/>
          <w:szCs w:val="24"/>
          <w:rPrChange w:id="900" w:author="Ron Gal" w:date="2017-03-04T15:01:00Z">
            <w:rPr>
              <w:del w:id="901" w:author="Ron Gal" w:date="2017-03-04T15:01:00Z"/>
            </w:rPr>
          </w:rPrChange>
        </w:rPr>
      </w:pPr>
    </w:p>
    <w:p w:rsidR="00481634" w:rsidRPr="00A27D69" w:rsidDel="00A27D69" w:rsidRDefault="00471D70">
      <w:pPr>
        <w:rPr>
          <w:del w:id="902" w:author="Ron Gal" w:date="2017-03-04T15:01:00Z"/>
          <w:sz w:val="24"/>
          <w:szCs w:val="24"/>
          <w:rPrChange w:id="903" w:author="Ron Gal" w:date="2017-03-04T15:01:00Z">
            <w:rPr>
              <w:del w:id="904" w:author="Ron Gal" w:date="2017-03-04T15:01:00Z"/>
            </w:rPr>
          </w:rPrChange>
        </w:rPr>
      </w:pPr>
      <w:del w:id="905" w:author="Ron Gal" w:date="2017-03-04T15:01:00Z">
        <w:r w:rsidDel="00A27D69">
          <w:rPr>
            <w:sz w:val="24"/>
            <w:szCs w:val="24"/>
          </w:rPr>
          <w:delText>DTOs.Participant Update(int id, DTOs.Participant participant);</w:delText>
        </w:r>
      </w:del>
    </w:p>
    <w:p w:rsidR="00481634" w:rsidRPr="00A27D69" w:rsidDel="00A27D69" w:rsidRDefault="00481634">
      <w:pPr>
        <w:rPr>
          <w:del w:id="906" w:author="Ron Gal" w:date="2017-03-04T15:01:00Z"/>
          <w:sz w:val="24"/>
          <w:szCs w:val="24"/>
          <w:rPrChange w:id="907" w:author="Ron Gal" w:date="2017-03-04T15:01:00Z">
            <w:rPr>
              <w:del w:id="908" w:author="Ron Gal" w:date="2017-03-04T15:01:00Z"/>
            </w:rPr>
          </w:rPrChange>
        </w:rPr>
      </w:pPr>
    </w:p>
    <w:p w:rsidR="00A27D69" w:rsidRDefault="00471D70">
      <w:pPr>
        <w:rPr>
          <w:ins w:id="909" w:author="Ron Gal" w:date="2017-03-04T15:00:00Z"/>
          <w:sz w:val="24"/>
          <w:szCs w:val="24"/>
        </w:rPr>
      </w:pPr>
      <w:del w:id="910" w:author="Ron Gal" w:date="2017-03-04T15:01:00Z">
        <w:r w:rsidDel="00A27D69">
          <w:rPr>
            <w:sz w:val="24"/>
            <w:szCs w:val="24"/>
          </w:rPr>
          <w:delText>void Delete(int id);</w:delText>
        </w:r>
      </w:del>
    </w:p>
    <w:p w:rsidR="00A27D69" w:rsidRDefault="00A27D69" w:rsidP="00A27D69">
      <w:pPr>
        <w:bidi/>
        <w:rPr>
          <w:ins w:id="911" w:author="Ron Gal" w:date="2017-03-04T15:00:00Z"/>
        </w:rPr>
      </w:pPr>
      <w:ins w:id="912" w:author="Ron Gal" w:date="2017-03-04T15:00:00Z">
        <w:r>
          <w:rPr>
            <w:b/>
            <w:sz w:val="24"/>
            <w:szCs w:val="24"/>
            <w:rtl/>
          </w:rPr>
          <w:t xml:space="preserve">מחלקת </w:t>
        </w:r>
        <w:r w:rsidRPr="0010413E">
          <w:rPr>
            <w:b/>
            <w:sz w:val="24"/>
            <w:szCs w:val="24"/>
          </w:rPr>
          <w:t>ReportsDao</w:t>
        </w:r>
        <w:r w:rsidDel="00A27D69">
          <w:rPr>
            <w:b/>
            <w:sz w:val="24"/>
            <w:szCs w:val="24"/>
          </w:rPr>
          <w:t xml:space="preserve"> </w:t>
        </w:r>
      </w:ins>
    </w:p>
    <w:p w:rsidR="00A27D69" w:rsidRPr="0010413E" w:rsidRDefault="00A27D69">
      <w:pPr>
        <w:bidi/>
        <w:rPr>
          <w:ins w:id="913" w:author="Ron Gal" w:date="2017-03-04T15:04:00Z"/>
          <w:sz w:val="24"/>
          <w:szCs w:val="24"/>
        </w:rPr>
        <w:pPrChange w:id="914" w:author="Ron Gal" w:date="2017-03-04T15:05:00Z">
          <w:pPr>
            <w:bidi/>
          </w:pPr>
        </w:pPrChange>
      </w:pPr>
      <w:ins w:id="915" w:author="Ron Gal" w:date="2017-03-04T15:02:00Z">
        <w:r>
          <w:rPr>
            <w:rFonts w:hint="cs"/>
            <w:sz w:val="24"/>
            <w:szCs w:val="24"/>
            <w:rtl/>
          </w:rPr>
          <w:t xml:space="preserve">מחלקה זו היא מיוחדת מהבחינה שהיא אינה אחראית על ישות מסוימת, אלא על ייצוא דו"חות מכל הסוגים. </w:t>
        </w:r>
      </w:ins>
      <w:ins w:id="916" w:author="Ron Gal" w:date="2017-03-04T15:03:00Z">
        <w:r>
          <w:rPr>
            <w:rFonts w:hint="cs"/>
            <w:sz w:val="24"/>
            <w:szCs w:val="24"/>
            <w:rtl/>
          </w:rPr>
          <w:t xml:space="preserve">היא משתמשת בפונקציה </w:t>
        </w:r>
        <w:r>
          <w:rPr>
            <w:sz w:val="24"/>
            <w:szCs w:val="24"/>
          </w:rPr>
          <w:t>Query</w:t>
        </w:r>
        <w:r>
          <w:rPr>
            <w:rFonts w:hint="cs"/>
            <w:sz w:val="24"/>
            <w:szCs w:val="24"/>
            <w:rtl/>
          </w:rPr>
          <w:t xml:space="preserve"> שמיוצאת על ידי </w:t>
        </w:r>
        <w:r w:rsidRPr="00A27D69">
          <w:rPr>
            <w:sz w:val="24"/>
            <w:szCs w:val="24"/>
            <w:rPrChange w:id="917" w:author="Ron Gal" w:date="2017-03-04T15:05:00Z">
              <w:rPr>
                <w:b/>
                <w:sz w:val="24"/>
                <w:szCs w:val="24"/>
              </w:rPr>
            </w:rPrChange>
          </w:rPr>
          <w:t>TreatmentsDao</w:t>
        </w:r>
        <w:r>
          <w:rPr>
            <w:rFonts w:hint="cs"/>
            <w:sz w:val="24"/>
            <w:szCs w:val="24"/>
            <w:rtl/>
          </w:rPr>
          <w:t xml:space="preserve"> ו</w:t>
        </w:r>
        <w:r w:rsidRPr="00A27D69">
          <w:rPr>
            <w:sz w:val="24"/>
            <w:szCs w:val="24"/>
            <w:rPrChange w:id="918" w:author="Ron Gal" w:date="2017-03-04T15:05:00Z">
              <w:rPr>
                <w:b/>
                <w:sz w:val="24"/>
                <w:szCs w:val="24"/>
              </w:rPr>
            </w:rPrChange>
          </w:rPr>
          <w:t xml:space="preserve"> AnimalsDao</w:t>
        </w:r>
        <w:r w:rsidRPr="00A27D69">
          <w:rPr>
            <w:sz w:val="24"/>
            <w:szCs w:val="24"/>
            <w:rtl/>
            <w:rPrChange w:id="919" w:author="Ron Gal" w:date="2017-03-04T15:05:00Z">
              <w:rPr>
                <w:b/>
                <w:sz w:val="24"/>
                <w:szCs w:val="24"/>
                <w:rtl/>
              </w:rPr>
            </w:rPrChange>
          </w:rPr>
          <w:t xml:space="preserve"> כדי לבצע שאילתות מסובכות </w:t>
        </w:r>
        <w:r>
          <w:rPr>
            <w:rFonts w:hint="cs"/>
            <w:sz w:val="24"/>
            <w:szCs w:val="24"/>
            <w:rtl/>
          </w:rPr>
          <w:t xml:space="preserve">יותר. המחלקה מממשת את הממשק </w:t>
        </w:r>
      </w:ins>
      <w:ins w:id="920" w:author="Ron Gal" w:date="2017-03-04T15:04:00Z">
        <w:r w:rsidRPr="00A27D69">
          <w:rPr>
            <w:sz w:val="24"/>
            <w:szCs w:val="24"/>
            <w:rPrChange w:id="921" w:author="Ron Gal" w:date="2017-03-04T15:05:00Z">
              <w:rPr>
                <w:rFonts w:ascii="Consolas" w:hAnsi="Consolas" w:cs="Consolas"/>
                <w:color w:val="2B91AF"/>
                <w:sz w:val="19"/>
                <w:szCs w:val="19"/>
                <w:highlight w:val="white"/>
              </w:rPr>
            </w:rPrChange>
          </w:rPr>
          <w:t>IReportsDao</w:t>
        </w:r>
        <w:r w:rsidRPr="00A27D69">
          <w:rPr>
            <w:sz w:val="24"/>
            <w:szCs w:val="24"/>
            <w:rtl/>
            <w:rPrChange w:id="922" w:author="Ron Gal" w:date="2017-03-04T15:05:00Z">
              <w:rPr>
                <w:rFonts w:ascii="Consolas" w:hAnsi="Consolas" w:cs="Times New Roman"/>
                <w:color w:val="2B91AF"/>
                <w:sz w:val="19"/>
                <w:szCs w:val="19"/>
                <w:rtl/>
              </w:rPr>
            </w:rPrChange>
          </w:rPr>
          <w:t xml:space="preserve"> </w:t>
        </w:r>
        <w:r w:rsidRPr="00A27D69">
          <w:rPr>
            <w:rFonts w:hint="eastAsia"/>
            <w:sz w:val="24"/>
            <w:szCs w:val="24"/>
            <w:rtl/>
            <w:rPrChange w:id="923" w:author="Ron Gal" w:date="2017-03-04T15:05:00Z">
              <w:rPr>
                <w:rFonts w:ascii="Consolas" w:hAnsi="Consolas" w:cs="Times New Roman" w:hint="eastAsia"/>
                <w:color w:val="2B91AF"/>
                <w:sz w:val="19"/>
                <w:szCs w:val="19"/>
                <w:rtl/>
              </w:rPr>
            </w:rPrChange>
          </w:rPr>
          <w:t>ואחראית</w:t>
        </w:r>
        <w:r w:rsidRPr="00A27D69">
          <w:rPr>
            <w:sz w:val="24"/>
            <w:szCs w:val="24"/>
            <w:rtl/>
            <w:rPrChange w:id="924" w:author="Ron Gal" w:date="2017-03-04T15:05:00Z">
              <w:rPr>
                <w:rFonts w:ascii="Consolas" w:hAnsi="Consolas" w:cs="Times New Roman"/>
                <w:color w:val="2B91AF"/>
                <w:sz w:val="19"/>
                <w:szCs w:val="19"/>
                <w:rtl/>
              </w:rPr>
            </w:rPrChange>
          </w:rPr>
          <w:t xml:space="preserve"> </w:t>
        </w:r>
        <w:r w:rsidRPr="00A27D69">
          <w:rPr>
            <w:rFonts w:hint="eastAsia"/>
            <w:sz w:val="24"/>
            <w:szCs w:val="24"/>
            <w:rtl/>
            <w:rPrChange w:id="925" w:author="Ron Gal" w:date="2017-03-04T15:05:00Z">
              <w:rPr>
                <w:rFonts w:ascii="Consolas" w:hAnsi="Consolas" w:cs="Times New Roman" w:hint="eastAsia"/>
                <w:color w:val="2B91AF"/>
                <w:sz w:val="19"/>
                <w:szCs w:val="19"/>
                <w:rtl/>
              </w:rPr>
            </w:rPrChange>
          </w:rPr>
          <w:t>אך</w:t>
        </w:r>
        <w:r w:rsidRPr="00A27D69">
          <w:rPr>
            <w:sz w:val="24"/>
            <w:szCs w:val="24"/>
            <w:rtl/>
            <w:rPrChange w:id="926" w:author="Ron Gal" w:date="2017-03-04T15:05:00Z">
              <w:rPr>
                <w:rFonts w:ascii="Consolas" w:hAnsi="Consolas" w:cs="Times New Roman"/>
                <w:color w:val="2B91AF"/>
                <w:sz w:val="19"/>
                <w:szCs w:val="19"/>
                <w:rtl/>
              </w:rPr>
            </w:rPrChange>
          </w:rPr>
          <w:t xml:space="preserve"> </w:t>
        </w:r>
        <w:r w:rsidRPr="00A27D69">
          <w:rPr>
            <w:rFonts w:hint="eastAsia"/>
            <w:sz w:val="24"/>
            <w:szCs w:val="24"/>
            <w:rtl/>
            <w:rPrChange w:id="927" w:author="Ron Gal" w:date="2017-03-04T15:05:00Z">
              <w:rPr>
                <w:rFonts w:ascii="Consolas" w:hAnsi="Consolas" w:cs="Times New Roman" w:hint="eastAsia"/>
                <w:color w:val="2B91AF"/>
                <w:sz w:val="19"/>
                <w:szCs w:val="19"/>
                <w:rtl/>
              </w:rPr>
            </w:rPrChange>
          </w:rPr>
          <w:t>ורק</w:t>
        </w:r>
        <w:r w:rsidRPr="00A27D69">
          <w:rPr>
            <w:sz w:val="24"/>
            <w:szCs w:val="24"/>
            <w:rtl/>
            <w:rPrChange w:id="928" w:author="Ron Gal" w:date="2017-03-04T15:05:00Z">
              <w:rPr>
                <w:rFonts w:ascii="Consolas" w:hAnsi="Consolas" w:cs="Times New Roman"/>
                <w:color w:val="2B91AF"/>
                <w:sz w:val="19"/>
                <w:szCs w:val="19"/>
                <w:rtl/>
              </w:rPr>
            </w:rPrChange>
          </w:rPr>
          <w:t xml:space="preserve"> </w:t>
        </w:r>
        <w:r w:rsidRPr="00A27D69">
          <w:rPr>
            <w:rFonts w:hint="eastAsia"/>
            <w:sz w:val="24"/>
            <w:szCs w:val="24"/>
            <w:rtl/>
            <w:rPrChange w:id="929" w:author="Ron Gal" w:date="2017-03-04T15:05:00Z">
              <w:rPr>
                <w:rFonts w:ascii="Consolas" w:hAnsi="Consolas" w:cs="Times New Roman" w:hint="eastAsia"/>
                <w:color w:val="2B91AF"/>
                <w:sz w:val="19"/>
                <w:szCs w:val="19"/>
                <w:rtl/>
              </w:rPr>
            </w:rPrChange>
          </w:rPr>
          <w:t>על</w:t>
        </w:r>
        <w:r w:rsidRPr="00A27D69">
          <w:rPr>
            <w:sz w:val="24"/>
            <w:szCs w:val="24"/>
            <w:rtl/>
            <w:rPrChange w:id="930" w:author="Ron Gal" w:date="2017-03-04T15:05:00Z">
              <w:rPr>
                <w:rFonts w:ascii="Consolas" w:hAnsi="Consolas" w:cs="Times New Roman"/>
                <w:color w:val="2B91AF"/>
                <w:sz w:val="19"/>
                <w:szCs w:val="19"/>
                <w:rtl/>
              </w:rPr>
            </w:rPrChange>
          </w:rPr>
          <w:t xml:space="preserve"> </w:t>
        </w:r>
        <w:r w:rsidRPr="00A27D69">
          <w:rPr>
            <w:rFonts w:hint="eastAsia"/>
            <w:sz w:val="24"/>
            <w:szCs w:val="24"/>
            <w:rtl/>
            <w:rPrChange w:id="931" w:author="Ron Gal" w:date="2017-03-04T15:05:00Z">
              <w:rPr>
                <w:rFonts w:ascii="Consolas" w:hAnsi="Consolas" w:cs="Times New Roman" w:hint="eastAsia"/>
                <w:color w:val="2B91AF"/>
                <w:sz w:val="19"/>
                <w:szCs w:val="19"/>
                <w:rtl/>
              </w:rPr>
            </w:rPrChange>
          </w:rPr>
          <w:t>ייצוא</w:t>
        </w:r>
        <w:r w:rsidRPr="00A27D69">
          <w:rPr>
            <w:sz w:val="24"/>
            <w:szCs w:val="24"/>
            <w:rtl/>
            <w:rPrChange w:id="932" w:author="Ron Gal" w:date="2017-03-04T15:05:00Z">
              <w:rPr>
                <w:rFonts w:ascii="Consolas" w:hAnsi="Consolas" w:cs="Times New Roman"/>
                <w:color w:val="2B91AF"/>
                <w:sz w:val="19"/>
                <w:szCs w:val="19"/>
                <w:rtl/>
              </w:rPr>
            </w:rPrChange>
          </w:rPr>
          <w:t xml:space="preserve"> </w:t>
        </w:r>
        <w:r w:rsidRPr="00A27D69">
          <w:rPr>
            <w:rFonts w:hint="eastAsia"/>
            <w:sz w:val="24"/>
            <w:szCs w:val="24"/>
            <w:rtl/>
            <w:rPrChange w:id="933" w:author="Ron Gal" w:date="2017-03-04T15:05:00Z">
              <w:rPr>
                <w:rFonts w:ascii="Consolas" w:hAnsi="Consolas" w:cs="Times New Roman" w:hint="eastAsia"/>
                <w:color w:val="2B91AF"/>
                <w:sz w:val="19"/>
                <w:szCs w:val="19"/>
                <w:rtl/>
              </w:rPr>
            </w:rPrChange>
          </w:rPr>
          <w:t>מידע</w:t>
        </w:r>
        <w:r w:rsidRPr="00A27D69">
          <w:rPr>
            <w:sz w:val="24"/>
            <w:szCs w:val="24"/>
            <w:rtl/>
            <w:rPrChange w:id="934" w:author="Ron Gal" w:date="2017-03-04T15:05:00Z">
              <w:rPr>
                <w:rFonts w:ascii="Consolas" w:hAnsi="Consolas" w:cs="Times New Roman"/>
                <w:color w:val="2B91AF"/>
                <w:sz w:val="19"/>
                <w:szCs w:val="19"/>
                <w:rtl/>
              </w:rPr>
            </w:rPrChange>
          </w:rPr>
          <w:t xml:space="preserve"> </w:t>
        </w:r>
        <w:r w:rsidRPr="00A27D69">
          <w:rPr>
            <w:rFonts w:hint="eastAsia"/>
            <w:sz w:val="24"/>
            <w:szCs w:val="24"/>
            <w:rtl/>
            <w:rPrChange w:id="935" w:author="Ron Gal" w:date="2017-03-04T15:05:00Z">
              <w:rPr>
                <w:rFonts w:ascii="Consolas" w:hAnsi="Consolas" w:cs="Times New Roman" w:hint="eastAsia"/>
                <w:color w:val="2B91AF"/>
                <w:sz w:val="19"/>
                <w:szCs w:val="19"/>
                <w:rtl/>
              </w:rPr>
            </w:rPrChange>
          </w:rPr>
          <w:t>לדו</w:t>
        </w:r>
        <w:r w:rsidRPr="00A27D69">
          <w:rPr>
            <w:sz w:val="24"/>
            <w:szCs w:val="24"/>
            <w:rtl/>
            <w:rPrChange w:id="936" w:author="Ron Gal" w:date="2017-03-04T15:05:00Z">
              <w:rPr>
                <w:rFonts w:ascii="Consolas" w:hAnsi="Consolas" w:cs="Times New Roman"/>
                <w:color w:val="2B91AF"/>
                <w:sz w:val="19"/>
                <w:szCs w:val="19"/>
                <w:rtl/>
              </w:rPr>
            </w:rPrChange>
          </w:rPr>
          <w:t>"</w:t>
        </w:r>
        <w:r w:rsidRPr="00A27D69">
          <w:rPr>
            <w:rFonts w:hint="eastAsia"/>
            <w:sz w:val="24"/>
            <w:szCs w:val="24"/>
            <w:rtl/>
            <w:rPrChange w:id="937" w:author="Ron Gal" w:date="2017-03-04T15:05:00Z">
              <w:rPr>
                <w:rFonts w:ascii="Consolas" w:hAnsi="Consolas" w:cs="Courier New" w:hint="eastAsia"/>
                <w:color w:val="2B91AF"/>
                <w:sz w:val="19"/>
                <w:szCs w:val="19"/>
                <w:rtl/>
              </w:rPr>
            </w:rPrChange>
          </w:rPr>
          <w:t>חות</w:t>
        </w:r>
        <w:r w:rsidRPr="00A27D69">
          <w:rPr>
            <w:sz w:val="24"/>
            <w:szCs w:val="24"/>
            <w:rtl/>
            <w:rPrChange w:id="938" w:author="Ron Gal" w:date="2017-03-04T15:05:00Z">
              <w:rPr>
                <w:rFonts w:ascii="Consolas" w:hAnsi="Consolas" w:cs="Courier New"/>
                <w:color w:val="2B91AF"/>
                <w:sz w:val="19"/>
                <w:szCs w:val="19"/>
                <w:rtl/>
              </w:rPr>
            </w:rPrChange>
          </w:rPr>
          <w:t>.</w:t>
        </w:r>
        <w:r w:rsidRPr="00A27D69">
          <w:rPr>
            <w:sz w:val="24"/>
            <w:szCs w:val="24"/>
            <w:rtl/>
          </w:rPr>
          <w:t xml:space="preserve"> </w:t>
        </w:r>
        <w:r>
          <w:rPr>
            <w:sz w:val="24"/>
            <w:szCs w:val="24"/>
            <w:rtl/>
          </w:rPr>
          <w:t>המחלקה תכיל את הפעולות הבאות:</w:t>
        </w:r>
      </w:ins>
    </w:p>
    <w:p w:rsidR="00A27D69" w:rsidRPr="00A27D69" w:rsidRDefault="00A27D69">
      <w:pPr>
        <w:rPr>
          <w:ins w:id="939" w:author="Ron Gal" w:date="2017-03-04T15:02:00Z"/>
          <w:sz w:val="24"/>
          <w:szCs w:val="24"/>
          <w:rtl/>
        </w:rPr>
        <w:pPrChange w:id="940" w:author="Ron Gal" w:date="2017-03-04T15:05:00Z">
          <w:pPr>
            <w:bidi/>
          </w:pPr>
        </w:pPrChange>
      </w:pPr>
    </w:p>
    <w:p w:rsidR="00A27D69" w:rsidRPr="00A27D69" w:rsidRDefault="00A27D69">
      <w:pPr>
        <w:rPr>
          <w:ins w:id="941" w:author="Ron Gal" w:date="2017-03-04T15:00:00Z"/>
          <w:sz w:val="24"/>
          <w:szCs w:val="24"/>
          <w:rPrChange w:id="942" w:author="Ron Gal" w:date="2017-03-04T15:05:00Z">
            <w:rPr>
              <w:ins w:id="943" w:author="Ron Gal" w:date="2017-03-04T15:00:00Z"/>
            </w:rPr>
          </w:rPrChange>
        </w:rPr>
        <w:pPrChange w:id="944" w:author="Ron Gal" w:date="2017-03-04T15:05:00Z">
          <w:pPr>
            <w:bidi/>
          </w:pPr>
        </w:pPrChange>
      </w:pPr>
    </w:p>
    <w:p w:rsidR="00A27D69" w:rsidRPr="00A27D69" w:rsidRDefault="00A27D69">
      <w:pPr>
        <w:rPr>
          <w:ins w:id="945" w:author="Ron Gal" w:date="2017-03-04T15:04:00Z"/>
          <w:sz w:val="24"/>
          <w:szCs w:val="24"/>
          <w:rPrChange w:id="946" w:author="Ron Gal" w:date="2017-03-04T15:05:00Z">
            <w:rPr>
              <w:ins w:id="947" w:author="Ron Gal" w:date="2017-03-04T15:04:00Z"/>
              <w:rFonts w:ascii="Consolas" w:hAnsi="Consolas" w:cs="Consolas"/>
              <w:sz w:val="19"/>
              <w:szCs w:val="19"/>
              <w:highlight w:val="white"/>
            </w:rPr>
          </w:rPrChange>
        </w:rPr>
        <w:pPrChange w:id="948" w:author="Ron Gal" w:date="2017-03-04T15:05:00Z">
          <w:pPr>
            <w:autoSpaceDE w:val="0"/>
            <w:autoSpaceDN w:val="0"/>
            <w:adjustRightInd w:val="0"/>
            <w:spacing w:line="240" w:lineRule="auto"/>
          </w:pPr>
        </w:pPrChange>
      </w:pPr>
      <w:ins w:id="949" w:author="Ron Gal" w:date="2017-03-04T15:04:00Z">
        <w:r w:rsidRPr="00A27D69">
          <w:rPr>
            <w:sz w:val="24"/>
            <w:szCs w:val="24"/>
            <w:rPrChange w:id="950" w:author="Ron Gal" w:date="2017-03-04T15:05:00Z">
              <w:rPr>
                <w:rFonts w:ascii="Consolas" w:hAnsi="Consolas" w:cs="Consolas"/>
                <w:color w:val="2B91AF"/>
                <w:sz w:val="19"/>
                <w:szCs w:val="19"/>
                <w:highlight w:val="white"/>
              </w:rPr>
            </w:rPrChange>
          </w:rPr>
          <w:t xml:space="preserve">IEnumerable&lt;FinanceReport&gt; </w:t>
        </w:r>
        <w:r w:rsidRPr="00A27D69">
          <w:rPr>
            <w:sz w:val="24"/>
            <w:szCs w:val="24"/>
            <w:rPrChange w:id="951" w:author="Ron Gal" w:date="2017-03-04T15:05:00Z">
              <w:rPr>
                <w:rFonts w:ascii="Consolas" w:hAnsi="Consolas" w:cs="Consolas"/>
                <w:sz w:val="19"/>
                <w:szCs w:val="19"/>
                <w:highlight w:val="white"/>
              </w:rPr>
            </w:rPrChange>
          </w:rPr>
          <w:t>GetFinanceReport(</w:t>
        </w:r>
        <w:r w:rsidRPr="00A27D69">
          <w:rPr>
            <w:sz w:val="24"/>
            <w:szCs w:val="24"/>
            <w:rPrChange w:id="952" w:author="Ron Gal" w:date="2017-03-04T15:05:00Z">
              <w:rPr>
                <w:rFonts w:ascii="Consolas" w:hAnsi="Consolas" w:cs="Consolas"/>
                <w:color w:val="2B91AF"/>
                <w:sz w:val="19"/>
                <w:szCs w:val="19"/>
                <w:highlight w:val="white"/>
              </w:rPr>
            </w:rPrChange>
          </w:rPr>
          <w:t>DateTime</w:t>
        </w:r>
        <w:r w:rsidRPr="00A27D69">
          <w:rPr>
            <w:sz w:val="24"/>
            <w:szCs w:val="24"/>
            <w:rPrChange w:id="953" w:author="Ron Gal" w:date="2017-03-04T15:05:00Z">
              <w:rPr>
                <w:rFonts w:ascii="Consolas" w:hAnsi="Consolas" w:cs="Consolas"/>
                <w:sz w:val="19"/>
                <w:szCs w:val="19"/>
                <w:highlight w:val="white"/>
              </w:rPr>
            </w:rPrChange>
          </w:rPr>
          <w:t xml:space="preserve">? startDate, </w:t>
        </w:r>
        <w:r w:rsidRPr="00A27D69">
          <w:rPr>
            <w:sz w:val="24"/>
            <w:szCs w:val="24"/>
            <w:rPrChange w:id="954" w:author="Ron Gal" w:date="2017-03-04T15:05:00Z">
              <w:rPr>
                <w:rFonts w:ascii="Consolas" w:hAnsi="Consolas" w:cs="Consolas"/>
                <w:color w:val="2B91AF"/>
                <w:sz w:val="19"/>
                <w:szCs w:val="19"/>
                <w:highlight w:val="white"/>
              </w:rPr>
            </w:rPrChange>
          </w:rPr>
          <w:t>DateTime</w:t>
        </w:r>
        <w:r w:rsidRPr="00A27D69">
          <w:rPr>
            <w:sz w:val="24"/>
            <w:szCs w:val="24"/>
            <w:rPrChange w:id="955" w:author="Ron Gal" w:date="2017-03-04T15:05:00Z">
              <w:rPr>
                <w:rFonts w:ascii="Consolas" w:hAnsi="Consolas" w:cs="Consolas"/>
                <w:sz w:val="19"/>
                <w:szCs w:val="19"/>
                <w:highlight w:val="white"/>
              </w:rPr>
            </w:rPrChange>
          </w:rPr>
          <w:t xml:space="preserve">? endDate, </w:t>
        </w:r>
        <w:r w:rsidRPr="00A27D69">
          <w:rPr>
            <w:sz w:val="24"/>
            <w:szCs w:val="24"/>
            <w:rPrChange w:id="956" w:author="Ron Gal" w:date="2017-03-04T15:05:00Z">
              <w:rPr>
                <w:rFonts w:ascii="Consolas" w:hAnsi="Consolas" w:cs="Consolas"/>
                <w:color w:val="0000FF"/>
                <w:sz w:val="19"/>
                <w:szCs w:val="19"/>
                <w:highlight w:val="white"/>
              </w:rPr>
            </w:rPrChange>
          </w:rPr>
          <w:t>int</w:t>
        </w:r>
        <w:r w:rsidRPr="00A27D69">
          <w:rPr>
            <w:sz w:val="24"/>
            <w:szCs w:val="24"/>
            <w:rPrChange w:id="957" w:author="Ron Gal" w:date="2017-03-04T15:05:00Z">
              <w:rPr>
                <w:rFonts w:ascii="Consolas" w:hAnsi="Consolas" w:cs="Consolas"/>
                <w:sz w:val="19"/>
                <w:szCs w:val="19"/>
                <w:highlight w:val="white"/>
              </w:rPr>
            </w:rPrChange>
          </w:rPr>
          <w:t xml:space="preserve">? datePart, </w:t>
        </w:r>
        <w:r w:rsidRPr="00A27D69">
          <w:rPr>
            <w:sz w:val="24"/>
            <w:szCs w:val="24"/>
            <w:rPrChange w:id="958" w:author="Ron Gal" w:date="2017-03-04T15:05:00Z">
              <w:rPr>
                <w:rFonts w:ascii="Consolas" w:hAnsi="Consolas" w:cs="Consolas"/>
                <w:color w:val="0000FF"/>
                <w:sz w:val="19"/>
                <w:szCs w:val="19"/>
                <w:highlight w:val="white"/>
              </w:rPr>
            </w:rPrChange>
          </w:rPr>
          <w:t>int</w:t>
        </w:r>
        <w:r w:rsidRPr="00A27D69">
          <w:rPr>
            <w:sz w:val="24"/>
            <w:szCs w:val="24"/>
            <w:rPrChange w:id="959" w:author="Ron Gal" w:date="2017-03-04T15:05:00Z">
              <w:rPr>
                <w:rFonts w:ascii="Consolas" w:hAnsi="Consolas" w:cs="Consolas"/>
                <w:sz w:val="19"/>
                <w:szCs w:val="19"/>
                <w:highlight w:val="white"/>
              </w:rPr>
            </w:rPrChange>
          </w:rPr>
          <w:t xml:space="preserve"> doctorId, </w:t>
        </w:r>
        <w:r w:rsidRPr="00A27D69">
          <w:rPr>
            <w:sz w:val="24"/>
            <w:szCs w:val="24"/>
            <w:rPrChange w:id="960" w:author="Ron Gal" w:date="2017-03-04T15:05:00Z">
              <w:rPr>
                <w:rFonts w:ascii="Consolas" w:hAnsi="Consolas" w:cs="Consolas"/>
                <w:color w:val="0000FF"/>
                <w:sz w:val="19"/>
                <w:szCs w:val="19"/>
                <w:highlight w:val="white"/>
              </w:rPr>
            </w:rPrChange>
          </w:rPr>
          <w:t>int</w:t>
        </w:r>
        <w:r w:rsidRPr="00A27D69">
          <w:rPr>
            <w:sz w:val="24"/>
            <w:szCs w:val="24"/>
            <w:rPrChange w:id="961" w:author="Ron Gal" w:date="2017-03-04T15:05:00Z">
              <w:rPr>
                <w:rFonts w:ascii="Consolas" w:hAnsi="Consolas" w:cs="Consolas"/>
                <w:sz w:val="19"/>
                <w:szCs w:val="19"/>
                <w:highlight w:val="white"/>
              </w:rPr>
            </w:rPrChange>
          </w:rPr>
          <w:t xml:space="preserve"> ownerId);</w:t>
        </w:r>
      </w:ins>
    </w:p>
    <w:p w:rsidR="00A27D69" w:rsidRPr="00A27D69" w:rsidRDefault="00A27D69">
      <w:pPr>
        <w:rPr>
          <w:ins w:id="962" w:author="Ron Gal" w:date="2017-03-04T15:04:00Z"/>
          <w:sz w:val="24"/>
          <w:szCs w:val="24"/>
          <w:rPrChange w:id="963" w:author="Ron Gal" w:date="2017-03-04T15:05:00Z">
            <w:rPr>
              <w:ins w:id="964" w:author="Ron Gal" w:date="2017-03-04T15:04:00Z"/>
              <w:rFonts w:ascii="Consolas" w:hAnsi="Consolas" w:cs="Consolas"/>
              <w:sz w:val="19"/>
              <w:szCs w:val="19"/>
              <w:highlight w:val="white"/>
            </w:rPr>
          </w:rPrChange>
        </w:rPr>
        <w:pPrChange w:id="965" w:author="Ron Gal" w:date="2017-03-04T15:05:00Z">
          <w:pPr>
            <w:autoSpaceDE w:val="0"/>
            <w:autoSpaceDN w:val="0"/>
            <w:adjustRightInd w:val="0"/>
            <w:spacing w:line="240" w:lineRule="auto"/>
          </w:pPr>
        </w:pPrChange>
      </w:pPr>
      <w:ins w:id="966" w:author="Ron Gal" w:date="2017-03-04T15:04:00Z">
        <w:r w:rsidRPr="00A27D69">
          <w:rPr>
            <w:sz w:val="24"/>
            <w:szCs w:val="24"/>
            <w:rPrChange w:id="967" w:author="Ron Gal" w:date="2017-03-04T15:05:00Z">
              <w:rPr>
                <w:rFonts w:ascii="Consolas" w:hAnsi="Consolas" w:cs="Consolas"/>
                <w:color w:val="2B91AF"/>
                <w:sz w:val="19"/>
                <w:szCs w:val="19"/>
                <w:highlight w:val="white"/>
              </w:rPr>
            </w:rPrChange>
          </w:rPr>
          <w:t xml:space="preserve">IEnumerable&lt;ItemUsageReport&gt; </w:t>
        </w:r>
        <w:r w:rsidRPr="00A27D69">
          <w:rPr>
            <w:sz w:val="24"/>
            <w:szCs w:val="24"/>
            <w:rPrChange w:id="968" w:author="Ron Gal" w:date="2017-03-04T15:05:00Z">
              <w:rPr>
                <w:rFonts w:ascii="Consolas" w:hAnsi="Consolas" w:cs="Consolas"/>
                <w:sz w:val="19"/>
                <w:szCs w:val="19"/>
                <w:highlight w:val="white"/>
              </w:rPr>
            </w:rPrChange>
          </w:rPr>
          <w:t>GetPerItemReport(</w:t>
        </w:r>
        <w:r w:rsidRPr="00A27D69">
          <w:rPr>
            <w:sz w:val="24"/>
            <w:szCs w:val="24"/>
            <w:rPrChange w:id="969" w:author="Ron Gal" w:date="2017-03-04T15:05:00Z">
              <w:rPr>
                <w:rFonts w:ascii="Consolas" w:hAnsi="Consolas" w:cs="Consolas"/>
                <w:color w:val="2B91AF"/>
                <w:sz w:val="19"/>
                <w:szCs w:val="19"/>
                <w:highlight w:val="white"/>
              </w:rPr>
            </w:rPrChange>
          </w:rPr>
          <w:t>DateTime</w:t>
        </w:r>
        <w:r w:rsidRPr="00A27D69">
          <w:rPr>
            <w:sz w:val="24"/>
            <w:szCs w:val="24"/>
            <w:rPrChange w:id="970" w:author="Ron Gal" w:date="2017-03-04T15:05:00Z">
              <w:rPr>
                <w:rFonts w:ascii="Consolas" w:hAnsi="Consolas" w:cs="Consolas"/>
                <w:sz w:val="19"/>
                <w:szCs w:val="19"/>
                <w:highlight w:val="white"/>
              </w:rPr>
            </w:rPrChange>
          </w:rPr>
          <w:t xml:space="preserve">? startDate, </w:t>
        </w:r>
        <w:r w:rsidRPr="00A27D69">
          <w:rPr>
            <w:sz w:val="24"/>
            <w:szCs w:val="24"/>
            <w:rPrChange w:id="971" w:author="Ron Gal" w:date="2017-03-04T15:05:00Z">
              <w:rPr>
                <w:rFonts w:ascii="Consolas" w:hAnsi="Consolas" w:cs="Consolas"/>
                <w:color w:val="2B91AF"/>
                <w:sz w:val="19"/>
                <w:szCs w:val="19"/>
                <w:highlight w:val="white"/>
              </w:rPr>
            </w:rPrChange>
          </w:rPr>
          <w:t>DateTime</w:t>
        </w:r>
        <w:r w:rsidRPr="00A27D69">
          <w:rPr>
            <w:sz w:val="24"/>
            <w:szCs w:val="24"/>
            <w:rPrChange w:id="972" w:author="Ron Gal" w:date="2017-03-04T15:05:00Z">
              <w:rPr>
                <w:rFonts w:ascii="Consolas" w:hAnsi="Consolas" w:cs="Consolas"/>
                <w:sz w:val="19"/>
                <w:szCs w:val="19"/>
                <w:highlight w:val="white"/>
              </w:rPr>
            </w:rPrChange>
          </w:rPr>
          <w:t xml:space="preserve">? endDate, </w:t>
        </w:r>
        <w:r w:rsidRPr="00A27D69">
          <w:rPr>
            <w:sz w:val="24"/>
            <w:szCs w:val="24"/>
            <w:rPrChange w:id="973" w:author="Ron Gal" w:date="2017-03-04T15:05:00Z">
              <w:rPr>
                <w:rFonts w:ascii="Consolas" w:hAnsi="Consolas" w:cs="Consolas"/>
                <w:color w:val="0000FF"/>
                <w:sz w:val="19"/>
                <w:szCs w:val="19"/>
                <w:highlight w:val="white"/>
              </w:rPr>
            </w:rPrChange>
          </w:rPr>
          <w:t>int</w:t>
        </w:r>
        <w:r w:rsidRPr="00A27D69">
          <w:rPr>
            <w:sz w:val="24"/>
            <w:szCs w:val="24"/>
            <w:rPrChange w:id="974" w:author="Ron Gal" w:date="2017-03-04T15:05:00Z">
              <w:rPr>
                <w:rFonts w:ascii="Consolas" w:hAnsi="Consolas" w:cs="Consolas"/>
                <w:sz w:val="19"/>
                <w:szCs w:val="19"/>
                <w:highlight w:val="white"/>
              </w:rPr>
            </w:rPrChange>
          </w:rPr>
          <w:t xml:space="preserve">? datePart, </w:t>
        </w:r>
        <w:r w:rsidRPr="00A27D69">
          <w:rPr>
            <w:sz w:val="24"/>
            <w:szCs w:val="24"/>
            <w:rPrChange w:id="975" w:author="Ron Gal" w:date="2017-03-04T15:05:00Z">
              <w:rPr>
                <w:rFonts w:ascii="Consolas" w:hAnsi="Consolas" w:cs="Consolas"/>
                <w:color w:val="0000FF"/>
                <w:sz w:val="19"/>
                <w:szCs w:val="19"/>
                <w:highlight w:val="white"/>
              </w:rPr>
            </w:rPrChange>
          </w:rPr>
          <w:t>int</w:t>
        </w:r>
        <w:r w:rsidRPr="00A27D69">
          <w:rPr>
            <w:sz w:val="24"/>
            <w:szCs w:val="24"/>
            <w:rPrChange w:id="976" w:author="Ron Gal" w:date="2017-03-04T15:05:00Z">
              <w:rPr>
                <w:rFonts w:ascii="Consolas" w:hAnsi="Consolas" w:cs="Consolas"/>
                <w:sz w:val="19"/>
                <w:szCs w:val="19"/>
                <w:highlight w:val="white"/>
              </w:rPr>
            </w:rPrChange>
          </w:rPr>
          <w:t xml:space="preserve"> doctorId, </w:t>
        </w:r>
        <w:r w:rsidRPr="00A27D69">
          <w:rPr>
            <w:sz w:val="24"/>
            <w:szCs w:val="24"/>
            <w:rPrChange w:id="977" w:author="Ron Gal" w:date="2017-03-04T15:05:00Z">
              <w:rPr>
                <w:rFonts w:ascii="Consolas" w:hAnsi="Consolas" w:cs="Consolas"/>
                <w:color w:val="0000FF"/>
                <w:sz w:val="19"/>
                <w:szCs w:val="19"/>
                <w:highlight w:val="white"/>
              </w:rPr>
            </w:rPrChange>
          </w:rPr>
          <w:t>string</w:t>
        </w:r>
        <w:r w:rsidRPr="00A27D69">
          <w:rPr>
            <w:sz w:val="24"/>
            <w:szCs w:val="24"/>
            <w:rPrChange w:id="978" w:author="Ron Gal" w:date="2017-03-04T15:05:00Z">
              <w:rPr>
                <w:rFonts w:ascii="Consolas" w:hAnsi="Consolas" w:cs="Consolas"/>
                <w:sz w:val="19"/>
                <w:szCs w:val="19"/>
                <w:highlight w:val="white"/>
              </w:rPr>
            </w:rPrChange>
          </w:rPr>
          <w:t xml:space="preserve"> itemName);</w:t>
        </w:r>
      </w:ins>
    </w:p>
    <w:p w:rsidR="00A27D69" w:rsidRPr="00A27D69" w:rsidRDefault="00A27D69">
      <w:pPr>
        <w:rPr>
          <w:ins w:id="979" w:author="Ron Gal" w:date="2017-03-04T15:04:00Z"/>
          <w:sz w:val="24"/>
          <w:szCs w:val="24"/>
          <w:rPrChange w:id="980" w:author="Ron Gal" w:date="2017-03-04T15:05:00Z">
            <w:rPr>
              <w:ins w:id="981" w:author="Ron Gal" w:date="2017-03-04T15:04:00Z"/>
              <w:rFonts w:ascii="Consolas" w:hAnsi="Consolas" w:cs="Consolas"/>
              <w:sz w:val="19"/>
              <w:szCs w:val="19"/>
              <w:highlight w:val="white"/>
            </w:rPr>
          </w:rPrChange>
        </w:rPr>
        <w:pPrChange w:id="982" w:author="Ron Gal" w:date="2017-03-04T15:05:00Z">
          <w:pPr>
            <w:autoSpaceDE w:val="0"/>
            <w:autoSpaceDN w:val="0"/>
            <w:adjustRightInd w:val="0"/>
            <w:spacing w:line="240" w:lineRule="auto"/>
          </w:pPr>
        </w:pPrChange>
      </w:pPr>
      <w:ins w:id="983" w:author="Ron Gal" w:date="2017-03-04T15:04:00Z">
        <w:r w:rsidRPr="00A27D69">
          <w:rPr>
            <w:sz w:val="24"/>
            <w:szCs w:val="24"/>
            <w:rPrChange w:id="984" w:author="Ron Gal" w:date="2017-03-04T15:05:00Z">
              <w:rPr>
                <w:rFonts w:ascii="Consolas" w:hAnsi="Consolas" w:cs="Consolas"/>
                <w:color w:val="2B91AF"/>
                <w:sz w:val="19"/>
                <w:szCs w:val="19"/>
                <w:highlight w:val="white"/>
              </w:rPr>
            </w:rPrChange>
          </w:rPr>
          <w:t xml:space="preserve">IEnumerable&lt;AnimalTypeReport&gt; </w:t>
        </w:r>
        <w:r w:rsidRPr="00A27D69">
          <w:rPr>
            <w:sz w:val="24"/>
            <w:szCs w:val="24"/>
            <w:rPrChange w:id="985" w:author="Ron Gal" w:date="2017-03-04T15:05:00Z">
              <w:rPr>
                <w:rFonts w:ascii="Consolas" w:hAnsi="Consolas" w:cs="Consolas"/>
                <w:sz w:val="19"/>
                <w:szCs w:val="19"/>
                <w:highlight w:val="white"/>
              </w:rPr>
            </w:rPrChange>
          </w:rPr>
          <w:t>GetPerTypeReport(</w:t>
        </w:r>
        <w:r w:rsidRPr="00A27D69">
          <w:rPr>
            <w:sz w:val="24"/>
            <w:szCs w:val="24"/>
            <w:rPrChange w:id="986" w:author="Ron Gal" w:date="2017-03-04T15:05:00Z">
              <w:rPr>
                <w:rFonts w:ascii="Consolas" w:hAnsi="Consolas" w:cs="Consolas"/>
                <w:color w:val="2B91AF"/>
                <w:sz w:val="19"/>
                <w:szCs w:val="19"/>
                <w:highlight w:val="white"/>
              </w:rPr>
            </w:rPrChange>
          </w:rPr>
          <w:t>DateTime</w:t>
        </w:r>
        <w:r w:rsidRPr="00A27D69">
          <w:rPr>
            <w:sz w:val="24"/>
            <w:szCs w:val="24"/>
            <w:rPrChange w:id="987" w:author="Ron Gal" w:date="2017-03-04T15:05:00Z">
              <w:rPr>
                <w:rFonts w:ascii="Consolas" w:hAnsi="Consolas" w:cs="Consolas"/>
                <w:sz w:val="19"/>
                <w:szCs w:val="19"/>
                <w:highlight w:val="white"/>
              </w:rPr>
            </w:rPrChange>
          </w:rPr>
          <w:t xml:space="preserve">? startDate, </w:t>
        </w:r>
        <w:r w:rsidRPr="00A27D69">
          <w:rPr>
            <w:sz w:val="24"/>
            <w:szCs w:val="24"/>
            <w:rPrChange w:id="988" w:author="Ron Gal" w:date="2017-03-04T15:05:00Z">
              <w:rPr>
                <w:rFonts w:ascii="Consolas" w:hAnsi="Consolas" w:cs="Consolas"/>
                <w:color w:val="2B91AF"/>
                <w:sz w:val="19"/>
                <w:szCs w:val="19"/>
                <w:highlight w:val="white"/>
              </w:rPr>
            </w:rPrChange>
          </w:rPr>
          <w:t>DateTime</w:t>
        </w:r>
        <w:r w:rsidRPr="00A27D69">
          <w:rPr>
            <w:sz w:val="24"/>
            <w:szCs w:val="24"/>
            <w:rPrChange w:id="989" w:author="Ron Gal" w:date="2017-03-04T15:05:00Z">
              <w:rPr>
                <w:rFonts w:ascii="Consolas" w:hAnsi="Consolas" w:cs="Consolas"/>
                <w:sz w:val="19"/>
                <w:szCs w:val="19"/>
                <w:highlight w:val="white"/>
              </w:rPr>
            </w:rPrChange>
          </w:rPr>
          <w:t xml:space="preserve">? endDate, </w:t>
        </w:r>
        <w:r w:rsidRPr="00A27D69">
          <w:rPr>
            <w:sz w:val="24"/>
            <w:szCs w:val="24"/>
            <w:rPrChange w:id="990" w:author="Ron Gal" w:date="2017-03-04T15:05:00Z">
              <w:rPr>
                <w:rFonts w:ascii="Consolas" w:hAnsi="Consolas" w:cs="Consolas"/>
                <w:color w:val="0000FF"/>
                <w:sz w:val="19"/>
                <w:szCs w:val="19"/>
                <w:highlight w:val="white"/>
              </w:rPr>
            </w:rPrChange>
          </w:rPr>
          <w:t>int</w:t>
        </w:r>
        <w:r w:rsidRPr="00A27D69">
          <w:rPr>
            <w:sz w:val="24"/>
            <w:szCs w:val="24"/>
            <w:rPrChange w:id="991" w:author="Ron Gal" w:date="2017-03-04T15:05:00Z">
              <w:rPr>
                <w:rFonts w:ascii="Consolas" w:hAnsi="Consolas" w:cs="Consolas"/>
                <w:sz w:val="19"/>
                <w:szCs w:val="19"/>
                <w:highlight w:val="white"/>
              </w:rPr>
            </w:rPrChange>
          </w:rPr>
          <w:t>? datePart,</w:t>
        </w:r>
      </w:ins>
      <w:ins w:id="992" w:author="Ron Gal" w:date="2017-03-04T15:05:00Z">
        <w:r>
          <w:rPr>
            <w:sz w:val="24"/>
            <w:szCs w:val="24"/>
          </w:rPr>
          <w:t xml:space="preserve"> </w:t>
        </w:r>
      </w:ins>
      <w:ins w:id="993" w:author="Ron Gal" w:date="2017-03-04T15:04:00Z">
        <w:r w:rsidRPr="00A27D69">
          <w:rPr>
            <w:sz w:val="24"/>
            <w:szCs w:val="24"/>
            <w:rPrChange w:id="994" w:author="Ron Gal" w:date="2017-03-04T15:05:00Z">
              <w:rPr>
                <w:rFonts w:ascii="Consolas" w:hAnsi="Consolas" w:cs="Consolas"/>
                <w:sz w:val="19"/>
                <w:szCs w:val="19"/>
                <w:highlight w:val="white"/>
              </w:rPr>
            </w:rPrChange>
          </w:rPr>
          <w:t xml:space="preserve"> </w:t>
        </w:r>
        <w:r w:rsidRPr="00A27D69">
          <w:rPr>
            <w:sz w:val="24"/>
            <w:szCs w:val="24"/>
            <w:rPrChange w:id="995" w:author="Ron Gal" w:date="2017-03-04T15:05:00Z">
              <w:rPr>
                <w:rFonts w:ascii="Consolas" w:hAnsi="Consolas" w:cs="Consolas"/>
                <w:color w:val="0000FF"/>
                <w:sz w:val="19"/>
                <w:szCs w:val="19"/>
                <w:highlight w:val="white"/>
              </w:rPr>
            </w:rPrChange>
          </w:rPr>
          <w:t>int</w:t>
        </w:r>
        <w:r w:rsidRPr="00A27D69">
          <w:rPr>
            <w:sz w:val="24"/>
            <w:szCs w:val="24"/>
            <w:rPrChange w:id="996" w:author="Ron Gal" w:date="2017-03-04T15:05:00Z">
              <w:rPr>
                <w:rFonts w:ascii="Consolas" w:hAnsi="Consolas" w:cs="Consolas"/>
                <w:sz w:val="19"/>
                <w:szCs w:val="19"/>
                <w:highlight w:val="white"/>
              </w:rPr>
            </w:rPrChange>
          </w:rPr>
          <w:t xml:space="preserve"> doctorId, </w:t>
        </w:r>
        <w:r w:rsidRPr="00A27D69">
          <w:rPr>
            <w:sz w:val="24"/>
            <w:szCs w:val="24"/>
            <w:rPrChange w:id="997" w:author="Ron Gal" w:date="2017-03-04T15:05:00Z">
              <w:rPr>
                <w:rFonts w:ascii="Consolas" w:hAnsi="Consolas" w:cs="Consolas"/>
                <w:color w:val="0000FF"/>
                <w:sz w:val="19"/>
                <w:szCs w:val="19"/>
                <w:highlight w:val="white"/>
              </w:rPr>
            </w:rPrChange>
          </w:rPr>
          <w:t>int</w:t>
        </w:r>
        <w:r w:rsidRPr="00A27D69">
          <w:rPr>
            <w:sz w:val="24"/>
            <w:szCs w:val="24"/>
            <w:rPrChange w:id="998" w:author="Ron Gal" w:date="2017-03-04T15:05:00Z">
              <w:rPr>
                <w:rFonts w:ascii="Consolas" w:hAnsi="Consolas" w:cs="Consolas"/>
                <w:sz w:val="19"/>
                <w:szCs w:val="19"/>
                <w:highlight w:val="white"/>
              </w:rPr>
            </w:rPrChange>
          </w:rPr>
          <w:t>? animalType);</w:t>
        </w:r>
      </w:ins>
    </w:p>
    <w:p w:rsidR="00A27D69" w:rsidRPr="00A27D69" w:rsidRDefault="00A27D69">
      <w:pPr>
        <w:rPr>
          <w:ins w:id="999" w:author="Ron Gal" w:date="2017-03-04T15:04:00Z"/>
          <w:sz w:val="24"/>
          <w:szCs w:val="24"/>
          <w:rPrChange w:id="1000" w:author="Ron Gal" w:date="2017-03-04T15:05:00Z">
            <w:rPr>
              <w:ins w:id="1001" w:author="Ron Gal" w:date="2017-03-04T15:04:00Z"/>
              <w:rFonts w:ascii="Consolas" w:hAnsi="Consolas" w:cs="Consolas"/>
              <w:sz w:val="19"/>
              <w:szCs w:val="19"/>
              <w:highlight w:val="white"/>
            </w:rPr>
          </w:rPrChange>
        </w:rPr>
        <w:pPrChange w:id="1002" w:author="Ron Gal" w:date="2017-03-04T15:05:00Z">
          <w:pPr>
            <w:autoSpaceDE w:val="0"/>
            <w:autoSpaceDN w:val="0"/>
            <w:adjustRightInd w:val="0"/>
            <w:spacing w:line="240" w:lineRule="auto"/>
          </w:pPr>
        </w:pPrChange>
      </w:pPr>
      <w:ins w:id="1003" w:author="Ron Gal" w:date="2017-03-04T15:04:00Z">
        <w:r w:rsidRPr="00A27D69">
          <w:rPr>
            <w:sz w:val="24"/>
            <w:szCs w:val="24"/>
            <w:rPrChange w:id="1004" w:author="Ron Gal" w:date="2017-03-04T15:05:00Z">
              <w:rPr>
                <w:rFonts w:ascii="Consolas" w:hAnsi="Consolas" w:cs="Consolas"/>
                <w:color w:val="2B91AF"/>
                <w:sz w:val="19"/>
                <w:szCs w:val="19"/>
                <w:highlight w:val="white"/>
              </w:rPr>
            </w:rPrChange>
          </w:rPr>
          <w:t xml:space="preserve">IEnumerable&lt;AnimalNameReport&gt; </w:t>
        </w:r>
        <w:r w:rsidRPr="00A27D69">
          <w:rPr>
            <w:sz w:val="24"/>
            <w:szCs w:val="24"/>
            <w:rPrChange w:id="1005" w:author="Ron Gal" w:date="2017-03-04T15:05:00Z">
              <w:rPr>
                <w:rFonts w:ascii="Consolas" w:hAnsi="Consolas" w:cs="Consolas"/>
                <w:sz w:val="19"/>
                <w:szCs w:val="19"/>
                <w:highlight w:val="white"/>
              </w:rPr>
            </w:rPrChange>
          </w:rPr>
          <w:t>GetPerAnimalReport(</w:t>
        </w:r>
        <w:r w:rsidRPr="00A27D69">
          <w:rPr>
            <w:sz w:val="24"/>
            <w:szCs w:val="24"/>
            <w:rPrChange w:id="1006" w:author="Ron Gal" w:date="2017-03-04T15:05:00Z">
              <w:rPr>
                <w:rFonts w:ascii="Consolas" w:hAnsi="Consolas" w:cs="Consolas"/>
                <w:color w:val="2B91AF"/>
                <w:sz w:val="19"/>
                <w:szCs w:val="19"/>
                <w:highlight w:val="white"/>
              </w:rPr>
            </w:rPrChange>
          </w:rPr>
          <w:t>DateTime</w:t>
        </w:r>
        <w:r w:rsidRPr="00A27D69">
          <w:rPr>
            <w:sz w:val="24"/>
            <w:szCs w:val="24"/>
            <w:rPrChange w:id="1007" w:author="Ron Gal" w:date="2017-03-04T15:05:00Z">
              <w:rPr>
                <w:rFonts w:ascii="Consolas" w:hAnsi="Consolas" w:cs="Consolas"/>
                <w:sz w:val="19"/>
                <w:szCs w:val="19"/>
                <w:highlight w:val="white"/>
              </w:rPr>
            </w:rPrChange>
          </w:rPr>
          <w:t xml:space="preserve">? startDate, </w:t>
        </w:r>
        <w:r w:rsidRPr="00A27D69">
          <w:rPr>
            <w:sz w:val="24"/>
            <w:szCs w:val="24"/>
            <w:rPrChange w:id="1008" w:author="Ron Gal" w:date="2017-03-04T15:05:00Z">
              <w:rPr>
                <w:rFonts w:ascii="Consolas" w:hAnsi="Consolas" w:cs="Consolas"/>
                <w:color w:val="2B91AF"/>
                <w:sz w:val="19"/>
                <w:szCs w:val="19"/>
                <w:highlight w:val="white"/>
              </w:rPr>
            </w:rPrChange>
          </w:rPr>
          <w:t>DateTime</w:t>
        </w:r>
        <w:r w:rsidRPr="00A27D69">
          <w:rPr>
            <w:sz w:val="24"/>
            <w:szCs w:val="24"/>
            <w:rPrChange w:id="1009" w:author="Ron Gal" w:date="2017-03-04T15:05:00Z">
              <w:rPr>
                <w:rFonts w:ascii="Consolas" w:hAnsi="Consolas" w:cs="Consolas"/>
                <w:sz w:val="19"/>
                <w:szCs w:val="19"/>
                <w:highlight w:val="white"/>
              </w:rPr>
            </w:rPrChange>
          </w:rPr>
          <w:t xml:space="preserve">? endDate, </w:t>
        </w:r>
        <w:r w:rsidRPr="00A27D69">
          <w:rPr>
            <w:sz w:val="24"/>
            <w:szCs w:val="24"/>
            <w:rPrChange w:id="1010" w:author="Ron Gal" w:date="2017-03-04T15:05:00Z">
              <w:rPr>
                <w:rFonts w:ascii="Consolas" w:hAnsi="Consolas" w:cs="Consolas"/>
                <w:color w:val="0000FF"/>
                <w:sz w:val="19"/>
                <w:szCs w:val="19"/>
                <w:highlight w:val="white"/>
              </w:rPr>
            </w:rPrChange>
          </w:rPr>
          <w:t>int</w:t>
        </w:r>
        <w:r w:rsidRPr="00A27D69">
          <w:rPr>
            <w:sz w:val="24"/>
            <w:szCs w:val="24"/>
            <w:rPrChange w:id="1011" w:author="Ron Gal" w:date="2017-03-04T15:05:00Z">
              <w:rPr>
                <w:rFonts w:ascii="Consolas" w:hAnsi="Consolas" w:cs="Consolas"/>
                <w:sz w:val="19"/>
                <w:szCs w:val="19"/>
                <w:highlight w:val="white"/>
              </w:rPr>
            </w:rPrChange>
          </w:rPr>
          <w:t xml:space="preserve">? datePart, </w:t>
        </w:r>
        <w:r w:rsidRPr="00A27D69">
          <w:rPr>
            <w:sz w:val="24"/>
            <w:szCs w:val="24"/>
            <w:rPrChange w:id="1012" w:author="Ron Gal" w:date="2017-03-04T15:05:00Z">
              <w:rPr>
                <w:rFonts w:ascii="Consolas" w:hAnsi="Consolas" w:cs="Consolas"/>
                <w:color w:val="0000FF"/>
                <w:sz w:val="19"/>
                <w:szCs w:val="19"/>
                <w:highlight w:val="white"/>
              </w:rPr>
            </w:rPrChange>
          </w:rPr>
          <w:t>int</w:t>
        </w:r>
        <w:r w:rsidRPr="00A27D69">
          <w:rPr>
            <w:sz w:val="24"/>
            <w:szCs w:val="24"/>
            <w:rPrChange w:id="1013" w:author="Ron Gal" w:date="2017-03-04T15:05:00Z">
              <w:rPr>
                <w:rFonts w:ascii="Consolas" w:hAnsi="Consolas" w:cs="Consolas"/>
                <w:sz w:val="19"/>
                <w:szCs w:val="19"/>
                <w:highlight w:val="white"/>
              </w:rPr>
            </w:rPrChange>
          </w:rPr>
          <w:t xml:space="preserve"> ownerId, </w:t>
        </w:r>
        <w:r w:rsidRPr="00A27D69">
          <w:rPr>
            <w:sz w:val="24"/>
            <w:szCs w:val="24"/>
            <w:rPrChange w:id="1014" w:author="Ron Gal" w:date="2017-03-04T15:05:00Z">
              <w:rPr>
                <w:rFonts w:ascii="Consolas" w:hAnsi="Consolas" w:cs="Consolas"/>
                <w:color w:val="0000FF"/>
                <w:sz w:val="19"/>
                <w:szCs w:val="19"/>
                <w:highlight w:val="white"/>
              </w:rPr>
            </w:rPrChange>
          </w:rPr>
          <w:t>int</w:t>
        </w:r>
        <w:r w:rsidRPr="00A27D69">
          <w:rPr>
            <w:sz w:val="24"/>
            <w:szCs w:val="24"/>
            <w:rPrChange w:id="1015" w:author="Ron Gal" w:date="2017-03-04T15:05:00Z">
              <w:rPr>
                <w:rFonts w:ascii="Consolas" w:hAnsi="Consolas" w:cs="Consolas"/>
                <w:sz w:val="19"/>
                <w:szCs w:val="19"/>
                <w:highlight w:val="white"/>
              </w:rPr>
            </w:rPrChange>
          </w:rPr>
          <w:t>? animalId);</w:t>
        </w:r>
      </w:ins>
    </w:p>
    <w:p w:rsidR="00A27D69" w:rsidRPr="00A27D69" w:rsidRDefault="00A27D69">
      <w:pPr>
        <w:rPr>
          <w:sz w:val="24"/>
          <w:szCs w:val="24"/>
          <w:rPrChange w:id="1016" w:author="Ron Gal" w:date="2017-03-04T15:05:00Z">
            <w:rPr/>
          </w:rPrChange>
        </w:rPr>
      </w:pPr>
      <w:ins w:id="1017" w:author="Ron Gal" w:date="2017-03-04T15:04:00Z">
        <w:r w:rsidRPr="00A27D69">
          <w:rPr>
            <w:sz w:val="24"/>
            <w:szCs w:val="24"/>
            <w:rPrChange w:id="1018" w:author="Ron Gal" w:date="2017-03-04T15:05:00Z">
              <w:rPr>
                <w:rFonts w:ascii="Consolas" w:hAnsi="Consolas" w:cs="Consolas"/>
                <w:color w:val="2B91AF"/>
                <w:sz w:val="19"/>
                <w:szCs w:val="19"/>
                <w:highlight w:val="white"/>
              </w:rPr>
            </w:rPrChange>
          </w:rPr>
          <w:t xml:space="preserve">IEnumerable&lt;VisitsReport&gt; </w:t>
        </w:r>
        <w:r w:rsidRPr="00A27D69">
          <w:rPr>
            <w:sz w:val="24"/>
            <w:szCs w:val="24"/>
            <w:rPrChange w:id="1019" w:author="Ron Gal" w:date="2017-03-04T15:05:00Z">
              <w:rPr>
                <w:rFonts w:ascii="Consolas" w:hAnsi="Consolas" w:cs="Consolas"/>
                <w:sz w:val="19"/>
                <w:szCs w:val="19"/>
                <w:highlight w:val="white"/>
              </w:rPr>
            </w:rPrChange>
          </w:rPr>
          <w:t>GetVisitsReport(</w:t>
        </w:r>
        <w:r w:rsidRPr="00A27D69">
          <w:rPr>
            <w:sz w:val="24"/>
            <w:szCs w:val="24"/>
            <w:rPrChange w:id="1020" w:author="Ron Gal" w:date="2017-03-04T15:05:00Z">
              <w:rPr>
                <w:rFonts w:ascii="Consolas" w:hAnsi="Consolas" w:cs="Consolas"/>
                <w:color w:val="0000FF"/>
                <w:sz w:val="19"/>
                <w:szCs w:val="19"/>
                <w:highlight w:val="white"/>
              </w:rPr>
            </w:rPrChange>
          </w:rPr>
          <w:t>int</w:t>
        </w:r>
        <w:r w:rsidRPr="00A27D69">
          <w:rPr>
            <w:sz w:val="24"/>
            <w:szCs w:val="24"/>
            <w:rPrChange w:id="1021" w:author="Ron Gal" w:date="2017-03-04T15:05:00Z">
              <w:rPr>
                <w:rFonts w:ascii="Consolas" w:hAnsi="Consolas" w:cs="Consolas"/>
                <w:sz w:val="19"/>
                <w:szCs w:val="19"/>
                <w:highlight w:val="white"/>
              </w:rPr>
            </w:rPrChange>
          </w:rPr>
          <w:t xml:space="preserve">? time, </w:t>
        </w:r>
        <w:r w:rsidRPr="00A27D69">
          <w:rPr>
            <w:sz w:val="24"/>
            <w:szCs w:val="24"/>
            <w:rPrChange w:id="1022" w:author="Ron Gal" w:date="2017-03-04T15:05:00Z">
              <w:rPr>
                <w:rFonts w:ascii="Consolas" w:hAnsi="Consolas" w:cs="Consolas"/>
                <w:color w:val="0000FF"/>
                <w:sz w:val="19"/>
                <w:szCs w:val="19"/>
                <w:highlight w:val="white"/>
              </w:rPr>
            </w:rPrChange>
          </w:rPr>
          <w:t>int</w:t>
        </w:r>
        <w:r w:rsidRPr="00A27D69">
          <w:rPr>
            <w:sz w:val="24"/>
            <w:szCs w:val="24"/>
            <w:rPrChange w:id="1023" w:author="Ron Gal" w:date="2017-03-04T15:05:00Z">
              <w:rPr>
                <w:rFonts w:ascii="Consolas" w:hAnsi="Consolas" w:cs="Consolas"/>
                <w:sz w:val="19"/>
                <w:szCs w:val="19"/>
                <w:highlight w:val="white"/>
              </w:rPr>
            </w:rPrChange>
          </w:rPr>
          <w:t xml:space="preserve"> doctorId, </w:t>
        </w:r>
        <w:r w:rsidRPr="00A27D69">
          <w:rPr>
            <w:sz w:val="24"/>
            <w:szCs w:val="24"/>
            <w:rPrChange w:id="1024" w:author="Ron Gal" w:date="2017-03-04T15:05:00Z">
              <w:rPr>
                <w:rFonts w:ascii="Consolas" w:hAnsi="Consolas" w:cs="Consolas"/>
                <w:color w:val="0000FF"/>
                <w:sz w:val="19"/>
                <w:szCs w:val="19"/>
                <w:highlight w:val="white"/>
              </w:rPr>
            </w:rPrChange>
          </w:rPr>
          <w:t>int</w:t>
        </w:r>
        <w:r w:rsidRPr="00A27D69">
          <w:rPr>
            <w:sz w:val="24"/>
            <w:szCs w:val="24"/>
            <w:rPrChange w:id="1025" w:author="Ron Gal" w:date="2017-03-04T15:05:00Z">
              <w:rPr>
                <w:rFonts w:ascii="Consolas" w:hAnsi="Consolas" w:cs="Consolas"/>
                <w:sz w:val="19"/>
                <w:szCs w:val="19"/>
                <w:highlight w:val="white"/>
              </w:rPr>
            </w:rPrChange>
          </w:rPr>
          <w:t xml:space="preserve"> ownerId);</w:t>
        </w:r>
      </w:ins>
    </w:p>
    <w:p w:rsidR="00481634" w:rsidDel="004666B9" w:rsidRDefault="00471D70">
      <w:pPr>
        <w:bidi/>
        <w:rPr>
          <w:del w:id="1026" w:author="Ron Gal" w:date="2017-03-04T17:51:00Z"/>
        </w:rPr>
      </w:pPr>
      <w:del w:id="1027" w:author="Ron Gal" w:date="2017-03-04T17:51:00Z">
        <w:r w:rsidDel="004666B9">
          <w:rPr>
            <w:sz w:val="28"/>
            <w:szCs w:val="28"/>
            <w:rtl/>
          </w:rPr>
          <w:delText>קונטרולרים (</w:delText>
        </w:r>
        <w:r w:rsidDel="004666B9">
          <w:rPr>
            <w:sz w:val="28"/>
            <w:szCs w:val="28"/>
          </w:rPr>
          <w:delText>Controllers)</w:delText>
        </w:r>
      </w:del>
    </w:p>
    <w:p w:rsidR="00481634" w:rsidDel="004666B9" w:rsidRDefault="00471D70">
      <w:pPr>
        <w:bidi/>
        <w:rPr>
          <w:del w:id="1028" w:author="Ron Gal" w:date="2017-03-04T17:51:00Z"/>
          <w:rtl/>
        </w:rPr>
        <w:pPrChange w:id="1029" w:author="Ron Gal" w:date="2017-03-04T15:21:00Z">
          <w:pPr>
            <w:bidi/>
          </w:pPr>
        </w:pPrChange>
      </w:pPr>
      <w:del w:id="1030" w:author="Ron Gal" w:date="2017-03-04T17:51:00Z">
        <w:r w:rsidDel="004666B9">
          <w:rPr>
            <w:sz w:val="24"/>
            <w:szCs w:val="24"/>
            <w:rtl/>
          </w:rPr>
          <w:delText xml:space="preserve">קבוצת מחלקות זו אחראית על חשיפת השירותים המוצעים באתר בממשק </w:delText>
        </w:r>
        <w:r w:rsidDel="004666B9">
          <w:rPr>
            <w:sz w:val="24"/>
            <w:szCs w:val="24"/>
          </w:rPr>
          <w:delText>REST</w:delText>
        </w:r>
        <w:r w:rsidDel="004666B9">
          <w:rPr>
            <w:sz w:val="24"/>
            <w:szCs w:val="24"/>
            <w:rtl/>
          </w:rPr>
          <w:delText>. כאשר נשלחת בקשה לשרת נבחרת הפונקציה בקונטרולר הרלוונטי בהתאם ל-</w:delText>
        </w:r>
        <w:r w:rsidDel="004666B9">
          <w:rPr>
            <w:sz w:val="24"/>
            <w:szCs w:val="24"/>
          </w:rPr>
          <w:delText>HTTP Verb</w:delText>
        </w:r>
        <w:r w:rsidDel="004666B9">
          <w:rPr>
            <w:sz w:val="24"/>
            <w:szCs w:val="24"/>
            <w:rtl/>
          </w:rPr>
          <w:delText xml:space="preserve"> בהתאם לשמות וערכי הפרמטרים של הבקשה. מגנון זה מובנה בתוך </w:delText>
        </w:r>
        <w:r w:rsidDel="004666B9">
          <w:rPr>
            <w:sz w:val="24"/>
            <w:szCs w:val="24"/>
          </w:rPr>
          <w:delText>Web API</w:delText>
        </w:r>
        <w:r w:rsidDel="004666B9">
          <w:rPr>
            <w:sz w:val="24"/>
            <w:szCs w:val="24"/>
            <w:rtl/>
          </w:rPr>
          <w:delText xml:space="preserve">. כתובת כל קונטרולר היא שמו ללא הסופית </w:delText>
        </w:r>
        <w:r w:rsidDel="004666B9">
          <w:rPr>
            <w:sz w:val="24"/>
            <w:szCs w:val="24"/>
          </w:rPr>
          <w:delText>Controller</w:delText>
        </w:r>
        <w:r w:rsidDel="004666B9">
          <w:rPr>
            <w:sz w:val="24"/>
            <w:szCs w:val="24"/>
            <w:rtl/>
          </w:rPr>
          <w:delText xml:space="preserve">, כלומר הכתובת היחסית של </w:delText>
        </w:r>
      </w:del>
      <w:del w:id="1031" w:author="Ron Gal" w:date="2017-03-04T15:21:00Z">
        <w:r w:rsidDel="000F3A1E">
          <w:rPr>
            <w:sz w:val="24"/>
            <w:szCs w:val="24"/>
          </w:rPr>
          <w:delText>OrdersController</w:delText>
        </w:r>
        <w:r w:rsidDel="000F3A1E">
          <w:rPr>
            <w:sz w:val="24"/>
            <w:szCs w:val="24"/>
            <w:rtl/>
          </w:rPr>
          <w:delText xml:space="preserve"> </w:delText>
        </w:r>
      </w:del>
      <w:del w:id="1032" w:author="Ron Gal" w:date="2017-03-04T17:51:00Z">
        <w:r w:rsidDel="004666B9">
          <w:rPr>
            <w:sz w:val="24"/>
            <w:szCs w:val="24"/>
            <w:rtl/>
          </w:rPr>
          <w:delText xml:space="preserve">תהיה </w:delText>
        </w:r>
        <w:r w:rsidDel="004666B9">
          <w:rPr>
            <w:sz w:val="24"/>
            <w:szCs w:val="24"/>
          </w:rPr>
          <w:delText>api/</w:delText>
        </w:r>
      </w:del>
      <w:del w:id="1033" w:author="Ron Gal" w:date="2017-03-04T15:21:00Z">
        <w:r w:rsidDel="000F3A1E">
          <w:rPr>
            <w:sz w:val="24"/>
            <w:szCs w:val="24"/>
          </w:rPr>
          <w:delText>orders</w:delText>
        </w:r>
      </w:del>
      <w:del w:id="1034" w:author="Ron Gal" w:date="2017-03-04T17:51:00Z">
        <w:r w:rsidDel="004666B9">
          <w:rPr>
            <w:sz w:val="24"/>
            <w:szCs w:val="24"/>
            <w:rtl/>
          </w:rPr>
          <w:delText>/, אם נשלח בקשה ל-</w:delText>
        </w:r>
        <w:r w:rsidDel="004666B9">
          <w:rPr>
            <w:sz w:val="24"/>
            <w:szCs w:val="24"/>
          </w:rPr>
          <w:delText>api/</w:delText>
        </w:r>
      </w:del>
      <w:del w:id="1035" w:author="Ron Gal" w:date="2017-03-04T15:21:00Z">
        <w:r w:rsidDel="000F3A1E">
          <w:rPr>
            <w:sz w:val="24"/>
            <w:szCs w:val="24"/>
          </w:rPr>
          <w:delText>orders</w:delText>
        </w:r>
      </w:del>
      <w:del w:id="1036" w:author="Ron Gal" w:date="2017-03-04T17:51:00Z">
        <w:r w:rsidDel="004666B9">
          <w:rPr>
            <w:sz w:val="24"/>
            <w:szCs w:val="24"/>
            <w:rtl/>
          </w:rPr>
          <w:delText xml:space="preserve">/3 עם פועל </w:delText>
        </w:r>
        <w:r w:rsidDel="004666B9">
          <w:rPr>
            <w:sz w:val="24"/>
            <w:szCs w:val="24"/>
          </w:rPr>
          <w:delText>HTTP</w:delText>
        </w:r>
        <w:r w:rsidDel="004666B9">
          <w:rPr>
            <w:sz w:val="24"/>
            <w:szCs w:val="24"/>
            <w:rtl/>
          </w:rPr>
          <w:delText xml:space="preserve"> מסוג </w:delText>
        </w:r>
        <w:r w:rsidDel="004666B9">
          <w:rPr>
            <w:sz w:val="24"/>
            <w:szCs w:val="24"/>
          </w:rPr>
          <w:delText>Get</w:delText>
        </w:r>
        <w:r w:rsidDel="004666B9">
          <w:rPr>
            <w:sz w:val="24"/>
            <w:szCs w:val="24"/>
            <w:rtl/>
          </w:rPr>
          <w:delText xml:space="preserve"> הפונקציה שתופעל בשרת תהיה (</w:delText>
        </w:r>
        <w:r w:rsidDel="004666B9">
          <w:rPr>
            <w:sz w:val="24"/>
            <w:szCs w:val="24"/>
          </w:rPr>
          <w:delText>Get(int id</w:delText>
        </w:r>
        <w:r w:rsidDel="004666B9">
          <w:rPr>
            <w:sz w:val="24"/>
            <w:szCs w:val="24"/>
            <w:rtl/>
          </w:rPr>
          <w:delText xml:space="preserve"> כאשר </w:delText>
        </w:r>
        <w:r w:rsidDel="004666B9">
          <w:rPr>
            <w:sz w:val="24"/>
            <w:szCs w:val="24"/>
          </w:rPr>
          <w:delText>id</w:delText>
        </w:r>
        <w:r w:rsidDel="004666B9">
          <w:rPr>
            <w:sz w:val="24"/>
            <w:szCs w:val="24"/>
            <w:rtl/>
          </w:rPr>
          <w:delText xml:space="preserve"> יקבל את הערך 3. חשוב להדגיש כי במחלקות אלו לא תתבצע לוגיקה, אלא הן יכילו </w:delText>
        </w:r>
      </w:del>
      <w:del w:id="1037" w:author="Ron Gal" w:date="2017-03-04T15:21:00Z">
        <w:r w:rsidDel="000F3A1E">
          <w:rPr>
            <w:sz w:val="24"/>
            <w:szCs w:val="24"/>
          </w:rPr>
          <w:delText>query processors</w:delText>
        </w:r>
      </w:del>
      <w:del w:id="1038" w:author="Ron Gal" w:date="2017-03-04T17:51:00Z">
        <w:r w:rsidDel="004666B9">
          <w:rPr>
            <w:sz w:val="24"/>
            <w:szCs w:val="24"/>
            <w:rtl/>
          </w:rPr>
          <w:delText xml:space="preserve"> מתאימים אשר יבצעו את הלוגיקה עבורן.</w:delText>
        </w:r>
      </w:del>
    </w:p>
    <w:p w:rsidR="00481634" w:rsidDel="004666B9" w:rsidRDefault="00481634">
      <w:pPr>
        <w:bidi/>
        <w:rPr>
          <w:del w:id="1039" w:author="Ron Gal" w:date="2017-03-04T17:51:00Z"/>
        </w:rPr>
      </w:pPr>
    </w:p>
    <w:p w:rsidR="00481634" w:rsidDel="004666B9" w:rsidRDefault="00471D70" w:rsidP="000F3A1E">
      <w:pPr>
        <w:bidi/>
        <w:rPr>
          <w:del w:id="1040" w:author="Ron Gal" w:date="2017-03-04T17:51:00Z"/>
        </w:rPr>
      </w:pPr>
      <w:del w:id="1041" w:author="Ron Gal" w:date="2017-03-04T17:51:00Z">
        <w:r w:rsidDel="004666B9">
          <w:rPr>
            <w:b/>
            <w:sz w:val="24"/>
            <w:szCs w:val="24"/>
            <w:rtl/>
          </w:rPr>
          <w:delText xml:space="preserve">מחלקת </w:delText>
        </w:r>
      </w:del>
      <w:del w:id="1042" w:author="Ron Gal" w:date="2017-03-04T15:22:00Z">
        <w:r w:rsidDel="000F3A1E">
          <w:rPr>
            <w:b/>
            <w:sz w:val="24"/>
            <w:szCs w:val="24"/>
          </w:rPr>
          <w:delText>CustomersController</w:delText>
        </w:r>
      </w:del>
    </w:p>
    <w:p w:rsidR="00481634" w:rsidDel="004666B9" w:rsidRDefault="00471D70">
      <w:pPr>
        <w:bidi/>
        <w:rPr>
          <w:del w:id="1043" w:author="Ron Gal" w:date="2017-03-04T17:51:00Z"/>
          <w:rtl/>
        </w:rPr>
        <w:pPrChange w:id="1044" w:author="Ron Gal" w:date="2017-03-04T15:38:00Z">
          <w:pPr>
            <w:bidi/>
          </w:pPr>
        </w:pPrChange>
      </w:pPr>
      <w:del w:id="1045" w:author="Ron Gal" w:date="2017-03-04T17:51:00Z">
        <w:r w:rsidDel="004666B9">
          <w:rPr>
            <w:sz w:val="24"/>
            <w:szCs w:val="24"/>
            <w:rtl/>
          </w:rPr>
          <w:delText>הקונטרולר יבצע פעולות חיפוש ושינוי פרטים</w:delText>
        </w:r>
      </w:del>
      <w:del w:id="1046" w:author="Ron Gal" w:date="2017-03-04T15:38:00Z">
        <w:r w:rsidDel="0096291C">
          <w:rPr>
            <w:sz w:val="24"/>
            <w:szCs w:val="24"/>
            <w:rtl/>
          </w:rPr>
          <w:delText>, חיפוש והקפאת לקוחות</w:delText>
        </w:r>
      </w:del>
      <w:del w:id="1047" w:author="Ron Gal" w:date="2017-03-04T17:51:00Z">
        <w:r w:rsidDel="004666B9">
          <w:rPr>
            <w:sz w:val="24"/>
            <w:szCs w:val="24"/>
            <w:rtl/>
          </w:rPr>
          <w:delText>. המחלקה תכיל את הפעולות הבאות:</w:delText>
        </w:r>
      </w:del>
    </w:p>
    <w:p w:rsidR="00481634" w:rsidDel="004666B9" w:rsidRDefault="00481634">
      <w:pPr>
        <w:bidi/>
        <w:rPr>
          <w:del w:id="1048" w:author="Ron Gal" w:date="2017-03-04T17:51:00Z"/>
        </w:rPr>
      </w:pPr>
    </w:p>
    <w:p w:rsidR="00481634" w:rsidRPr="000F3A1E" w:rsidDel="000F3A1E" w:rsidRDefault="00471D70">
      <w:pPr>
        <w:rPr>
          <w:del w:id="1049" w:author="Ron Gal" w:date="2017-03-04T15:22:00Z"/>
          <w:sz w:val="24"/>
          <w:szCs w:val="24"/>
          <w:rPrChange w:id="1050" w:author="Ron Gal" w:date="2017-03-04T15:37:00Z">
            <w:rPr>
              <w:del w:id="1051" w:author="Ron Gal" w:date="2017-03-04T15:22:00Z"/>
            </w:rPr>
          </w:rPrChange>
        </w:rPr>
      </w:pPr>
      <w:del w:id="1052" w:author="Ron Gal" w:date="2017-03-04T15:22:00Z">
        <w:r w:rsidDel="000F3A1E">
          <w:rPr>
            <w:sz w:val="24"/>
            <w:szCs w:val="24"/>
          </w:rPr>
          <w:delText xml:space="preserve"> IEnumerable&lt;DTOs.Customer&gt; Search(string firstName, string lastName, int? minAge, int? maxAge, int? regionId, int? customerId);</w:delText>
        </w:r>
      </w:del>
    </w:p>
    <w:p w:rsidR="00481634" w:rsidRPr="000F3A1E" w:rsidDel="000F3A1E" w:rsidRDefault="00481634">
      <w:pPr>
        <w:rPr>
          <w:del w:id="1053" w:author="Ron Gal" w:date="2017-03-04T15:22:00Z"/>
          <w:sz w:val="24"/>
          <w:szCs w:val="24"/>
          <w:rPrChange w:id="1054" w:author="Ron Gal" w:date="2017-03-04T15:37:00Z">
            <w:rPr>
              <w:del w:id="1055" w:author="Ron Gal" w:date="2017-03-04T15:22:00Z"/>
            </w:rPr>
          </w:rPrChange>
        </w:rPr>
      </w:pPr>
    </w:p>
    <w:p w:rsidR="00481634" w:rsidRPr="000F3A1E" w:rsidDel="000F3A1E" w:rsidRDefault="00471D70">
      <w:pPr>
        <w:rPr>
          <w:del w:id="1056" w:author="Ron Gal" w:date="2017-03-04T15:22:00Z"/>
          <w:sz w:val="24"/>
          <w:szCs w:val="24"/>
          <w:rPrChange w:id="1057" w:author="Ron Gal" w:date="2017-03-04T15:37:00Z">
            <w:rPr>
              <w:del w:id="1058" w:author="Ron Gal" w:date="2017-03-04T15:22:00Z"/>
            </w:rPr>
          </w:rPrChange>
        </w:rPr>
      </w:pPr>
      <w:del w:id="1059" w:author="Ron Gal" w:date="2017-03-04T15:22:00Z">
        <w:r w:rsidDel="000F3A1E">
          <w:rPr>
            <w:sz w:val="24"/>
            <w:szCs w:val="24"/>
          </w:rPr>
          <w:delText>DTOs.Customer Get(int id);</w:delText>
        </w:r>
      </w:del>
    </w:p>
    <w:p w:rsidR="00481634" w:rsidRPr="000F3A1E" w:rsidDel="000F3A1E" w:rsidRDefault="00481634">
      <w:pPr>
        <w:rPr>
          <w:del w:id="1060" w:author="Ron Gal" w:date="2017-03-04T15:22:00Z"/>
          <w:sz w:val="24"/>
          <w:szCs w:val="24"/>
          <w:rPrChange w:id="1061" w:author="Ron Gal" w:date="2017-03-04T15:37:00Z">
            <w:rPr>
              <w:del w:id="1062" w:author="Ron Gal" w:date="2017-03-04T15:22:00Z"/>
            </w:rPr>
          </w:rPrChange>
        </w:rPr>
      </w:pPr>
    </w:p>
    <w:p w:rsidR="00481634" w:rsidRPr="000F3A1E" w:rsidDel="000F3A1E" w:rsidRDefault="00471D70">
      <w:pPr>
        <w:rPr>
          <w:del w:id="1063" w:author="Ron Gal" w:date="2017-03-04T15:22:00Z"/>
          <w:sz w:val="24"/>
          <w:szCs w:val="24"/>
          <w:rPrChange w:id="1064" w:author="Ron Gal" w:date="2017-03-04T15:37:00Z">
            <w:rPr>
              <w:del w:id="1065" w:author="Ron Gal" w:date="2017-03-04T15:22:00Z"/>
            </w:rPr>
          </w:rPrChange>
        </w:rPr>
      </w:pPr>
      <w:del w:id="1066" w:author="Ron Gal" w:date="2017-03-04T15:22:00Z">
        <w:r w:rsidDel="000F3A1E">
          <w:rPr>
            <w:sz w:val="24"/>
            <w:szCs w:val="24"/>
          </w:rPr>
          <w:delText>DTOs.Customer Save([FromBody]DTOs.Customer customer);</w:delText>
        </w:r>
      </w:del>
    </w:p>
    <w:p w:rsidR="00481634" w:rsidRPr="000F3A1E" w:rsidDel="000F3A1E" w:rsidRDefault="00481634">
      <w:pPr>
        <w:rPr>
          <w:del w:id="1067" w:author="Ron Gal" w:date="2017-03-04T15:22:00Z"/>
          <w:sz w:val="24"/>
          <w:szCs w:val="24"/>
          <w:rPrChange w:id="1068" w:author="Ron Gal" w:date="2017-03-04T15:37:00Z">
            <w:rPr>
              <w:del w:id="1069" w:author="Ron Gal" w:date="2017-03-04T15:22:00Z"/>
            </w:rPr>
          </w:rPrChange>
        </w:rPr>
      </w:pPr>
    </w:p>
    <w:p w:rsidR="00481634" w:rsidRPr="000F3A1E" w:rsidDel="000F3A1E" w:rsidRDefault="00471D70">
      <w:pPr>
        <w:rPr>
          <w:del w:id="1070" w:author="Ron Gal" w:date="2017-03-04T15:22:00Z"/>
          <w:sz w:val="24"/>
          <w:szCs w:val="24"/>
          <w:rPrChange w:id="1071" w:author="Ron Gal" w:date="2017-03-04T15:37:00Z">
            <w:rPr>
              <w:del w:id="1072" w:author="Ron Gal" w:date="2017-03-04T15:22:00Z"/>
            </w:rPr>
          </w:rPrChange>
        </w:rPr>
      </w:pPr>
      <w:del w:id="1073" w:author="Ron Gal" w:date="2017-03-04T15:22:00Z">
        <w:r w:rsidDel="000F3A1E">
          <w:rPr>
            <w:sz w:val="24"/>
            <w:szCs w:val="24"/>
          </w:rPr>
          <w:delText>DTOs.Customer Update(int id, [FromBody]DTOs.Customer customer);</w:delText>
        </w:r>
      </w:del>
    </w:p>
    <w:p w:rsidR="000F3A1E" w:rsidRPr="000F3A1E" w:rsidDel="004666B9" w:rsidRDefault="000F3A1E">
      <w:pPr>
        <w:rPr>
          <w:del w:id="1074" w:author="Ron Gal" w:date="2017-03-04T17:51:00Z"/>
          <w:sz w:val="24"/>
          <w:szCs w:val="24"/>
          <w:rPrChange w:id="1075" w:author="Ron Gal" w:date="2017-03-04T15:37:00Z">
            <w:rPr>
              <w:del w:id="1076" w:author="Ron Gal" w:date="2017-03-04T17:51:00Z"/>
            </w:rPr>
          </w:rPrChange>
        </w:rPr>
      </w:pPr>
    </w:p>
    <w:p w:rsidR="00481634" w:rsidDel="004666B9" w:rsidRDefault="00481634">
      <w:pPr>
        <w:rPr>
          <w:del w:id="1077" w:author="Ron Gal" w:date="2017-03-04T17:51:00Z"/>
        </w:rPr>
      </w:pPr>
    </w:p>
    <w:p w:rsidR="00481634" w:rsidDel="004666B9" w:rsidRDefault="00471D70">
      <w:pPr>
        <w:bidi/>
        <w:rPr>
          <w:del w:id="1078" w:author="Ron Gal" w:date="2017-03-04T17:51:00Z"/>
        </w:rPr>
      </w:pPr>
      <w:del w:id="1079" w:author="Ron Gal" w:date="2017-03-04T17:51:00Z">
        <w:r w:rsidDel="004666B9">
          <w:rPr>
            <w:b/>
            <w:sz w:val="24"/>
            <w:szCs w:val="24"/>
            <w:rtl/>
          </w:rPr>
          <w:delText xml:space="preserve">מחלקת </w:delText>
        </w:r>
        <w:r w:rsidDel="004666B9">
          <w:rPr>
            <w:b/>
            <w:sz w:val="24"/>
            <w:szCs w:val="24"/>
          </w:rPr>
          <w:delText>LoginController</w:delText>
        </w:r>
      </w:del>
    </w:p>
    <w:p w:rsidR="00481634" w:rsidDel="004666B9" w:rsidRDefault="00471D70">
      <w:pPr>
        <w:bidi/>
        <w:rPr>
          <w:del w:id="1080" w:author="Ron Gal" w:date="2017-03-04T17:51:00Z"/>
        </w:rPr>
      </w:pPr>
      <w:del w:id="1081" w:author="Ron Gal" w:date="2017-03-04T17:51:00Z">
        <w:r w:rsidDel="004666B9">
          <w:rPr>
            <w:sz w:val="24"/>
            <w:szCs w:val="24"/>
            <w:rtl/>
          </w:rPr>
          <w:delText>הקונטרולר יבצע הרשמה והתחברות למערכת, תחזיר ללקוח את נתוני הלקוח המתחבר. המחלקה תזרוק שגיאות מתאימות של הרשאות במקרה של אי הצלחה. תכיל את הפועלות הבאות:</w:delText>
        </w:r>
      </w:del>
    </w:p>
    <w:p w:rsidR="00481634" w:rsidRPr="0096291C" w:rsidDel="0096291C" w:rsidRDefault="00471D70">
      <w:pPr>
        <w:rPr>
          <w:del w:id="1082" w:author="Ron Gal" w:date="2017-03-04T15:37:00Z"/>
          <w:sz w:val="24"/>
          <w:szCs w:val="24"/>
          <w:rPrChange w:id="1083" w:author="Ron Gal" w:date="2017-03-04T15:38:00Z">
            <w:rPr>
              <w:del w:id="1084" w:author="Ron Gal" w:date="2017-03-04T15:37:00Z"/>
            </w:rPr>
          </w:rPrChange>
        </w:rPr>
      </w:pPr>
      <w:del w:id="1085" w:author="Ron Gal" w:date="2017-03-04T15:37:00Z">
        <w:r w:rsidDel="0096291C">
          <w:rPr>
            <w:sz w:val="24"/>
            <w:szCs w:val="24"/>
          </w:rPr>
          <w:delText>LoginResponse Login(UserCredentials credentials)</w:delText>
        </w:r>
      </w:del>
    </w:p>
    <w:p w:rsidR="00481634" w:rsidRPr="0096291C" w:rsidDel="004666B9" w:rsidRDefault="00471D70">
      <w:pPr>
        <w:rPr>
          <w:del w:id="1086" w:author="Ron Gal" w:date="2017-03-04T17:51:00Z"/>
          <w:sz w:val="24"/>
          <w:szCs w:val="24"/>
          <w:rPrChange w:id="1087" w:author="Ron Gal" w:date="2017-03-04T15:38:00Z">
            <w:rPr>
              <w:del w:id="1088" w:author="Ron Gal" w:date="2017-03-04T17:51:00Z"/>
            </w:rPr>
          </w:rPrChange>
        </w:rPr>
      </w:pPr>
      <w:del w:id="1089" w:author="Ron Gal" w:date="2017-03-04T17:51:00Z">
        <w:r w:rsidDel="004666B9">
          <w:rPr>
            <w:sz w:val="24"/>
            <w:szCs w:val="24"/>
          </w:rPr>
          <w:delText xml:space="preserve"> </w:delText>
        </w:r>
      </w:del>
    </w:p>
    <w:p w:rsidR="00481634" w:rsidRPr="0096291C" w:rsidDel="0096291C" w:rsidRDefault="00471D70">
      <w:pPr>
        <w:rPr>
          <w:del w:id="1090" w:author="Ron Gal" w:date="2017-03-04T15:38:00Z"/>
          <w:sz w:val="24"/>
          <w:szCs w:val="24"/>
          <w:rPrChange w:id="1091" w:author="Ron Gal" w:date="2017-03-04T15:38:00Z">
            <w:rPr>
              <w:del w:id="1092" w:author="Ron Gal" w:date="2017-03-04T15:38:00Z"/>
            </w:rPr>
          </w:rPrChange>
        </w:rPr>
      </w:pPr>
      <w:del w:id="1093" w:author="Ron Gal" w:date="2017-03-04T15:38:00Z">
        <w:r w:rsidDel="0096291C">
          <w:rPr>
            <w:sz w:val="24"/>
            <w:szCs w:val="24"/>
          </w:rPr>
          <w:delText>RegistrationReponse Registration(DTOs.Customer customer)</w:delText>
        </w:r>
      </w:del>
    </w:p>
    <w:p w:rsidR="00481634" w:rsidRPr="0096291C" w:rsidDel="004666B9" w:rsidRDefault="00481634">
      <w:pPr>
        <w:rPr>
          <w:del w:id="1094" w:author="Ron Gal" w:date="2017-03-04T17:51:00Z"/>
          <w:sz w:val="24"/>
          <w:szCs w:val="24"/>
          <w:rPrChange w:id="1095" w:author="Ron Gal" w:date="2017-03-04T15:38:00Z">
            <w:rPr>
              <w:del w:id="1096" w:author="Ron Gal" w:date="2017-03-04T17:51:00Z"/>
            </w:rPr>
          </w:rPrChange>
        </w:rPr>
      </w:pPr>
    </w:p>
    <w:p w:rsidR="00481634" w:rsidDel="004666B9" w:rsidRDefault="00471D70">
      <w:pPr>
        <w:rPr>
          <w:del w:id="1097" w:author="Ron Gal" w:date="2017-03-04T17:51:00Z"/>
        </w:rPr>
      </w:pPr>
      <w:del w:id="1098" w:author="Ron Gal" w:date="2017-03-04T17:51:00Z">
        <w:r w:rsidDel="004666B9">
          <w:br w:type="page"/>
        </w:r>
      </w:del>
    </w:p>
    <w:p w:rsidR="00481634" w:rsidDel="004666B9" w:rsidRDefault="00481634">
      <w:pPr>
        <w:rPr>
          <w:del w:id="1099" w:author="Ron Gal" w:date="2017-03-04T17:51:00Z"/>
        </w:rPr>
      </w:pPr>
    </w:p>
    <w:p w:rsidR="00481634" w:rsidDel="004666B9" w:rsidRDefault="00471D70" w:rsidP="0096291C">
      <w:pPr>
        <w:bidi/>
        <w:rPr>
          <w:del w:id="1100" w:author="Ron Gal" w:date="2017-03-04T17:51:00Z"/>
        </w:rPr>
      </w:pPr>
      <w:del w:id="1101" w:author="Ron Gal" w:date="2017-03-04T17:51:00Z">
        <w:r w:rsidDel="004666B9">
          <w:rPr>
            <w:b/>
            <w:sz w:val="24"/>
            <w:szCs w:val="24"/>
            <w:rtl/>
          </w:rPr>
          <w:delText xml:space="preserve">מחלקת </w:delText>
        </w:r>
      </w:del>
      <w:del w:id="1102" w:author="Ron Gal" w:date="2017-03-04T15:38:00Z">
        <w:r w:rsidDel="0096291C">
          <w:rPr>
            <w:b/>
            <w:sz w:val="24"/>
            <w:szCs w:val="24"/>
          </w:rPr>
          <w:delText>EmployeesController</w:delText>
        </w:r>
      </w:del>
    </w:p>
    <w:p w:rsidR="00481634" w:rsidDel="004666B9" w:rsidRDefault="00471D70">
      <w:pPr>
        <w:bidi/>
        <w:rPr>
          <w:del w:id="1103" w:author="Ron Gal" w:date="2017-03-04T17:51:00Z"/>
        </w:rPr>
        <w:pPrChange w:id="1104" w:author="Ron Gal" w:date="2017-03-04T15:40:00Z">
          <w:pPr>
            <w:bidi/>
          </w:pPr>
        </w:pPrChange>
      </w:pPr>
      <w:del w:id="1105" w:author="Ron Gal" w:date="2017-03-04T17:51:00Z">
        <w:r w:rsidDel="004666B9">
          <w:rPr>
            <w:sz w:val="24"/>
            <w:szCs w:val="24"/>
            <w:rtl/>
          </w:rPr>
          <w:delText xml:space="preserve">הקונטרולר יבצע את הפעולות הקשורות לטיפול </w:delText>
        </w:r>
      </w:del>
      <w:del w:id="1106" w:author="Ron Gal" w:date="2017-03-04T15:39:00Z">
        <w:r w:rsidDel="0096291C">
          <w:rPr>
            <w:sz w:val="24"/>
            <w:szCs w:val="24"/>
            <w:rtl/>
          </w:rPr>
          <w:delText>במשתמשים מסוג עובדים: שליפה, הוספה, שינוי ומחיקה</w:delText>
        </w:r>
      </w:del>
      <w:del w:id="1107" w:author="Ron Gal" w:date="2017-03-04T17:51:00Z">
        <w:r w:rsidDel="004666B9">
          <w:rPr>
            <w:sz w:val="24"/>
            <w:szCs w:val="24"/>
            <w:rtl/>
          </w:rPr>
          <w:delText>. המחלקה תכיל את הפעולות הבאות:</w:delText>
        </w:r>
      </w:del>
    </w:p>
    <w:p w:rsidR="00481634" w:rsidDel="004666B9" w:rsidRDefault="00481634">
      <w:pPr>
        <w:bidi/>
        <w:rPr>
          <w:del w:id="1108" w:author="Ron Gal" w:date="2017-03-04T17:51:00Z"/>
        </w:rPr>
      </w:pPr>
    </w:p>
    <w:p w:rsidR="00481634" w:rsidRPr="0096291C" w:rsidDel="0096291C" w:rsidRDefault="00471D70">
      <w:pPr>
        <w:rPr>
          <w:del w:id="1109" w:author="Ron Gal" w:date="2017-03-04T15:39:00Z"/>
          <w:sz w:val="24"/>
          <w:szCs w:val="24"/>
          <w:rPrChange w:id="1110" w:author="Ron Gal" w:date="2017-03-04T15:39:00Z">
            <w:rPr>
              <w:del w:id="1111" w:author="Ron Gal" w:date="2017-03-04T15:39:00Z"/>
            </w:rPr>
          </w:rPrChange>
        </w:rPr>
      </w:pPr>
      <w:del w:id="1112" w:author="Ron Gal" w:date="2017-03-04T15:39:00Z">
        <w:r w:rsidDel="0096291C">
          <w:rPr>
            <w:sz w:val="24"/>
            <w:szCs w:val="24"/>
          </w:rPr>
          <w:delText>public IEnumerable&lt;DTOs.Employee&gt; Search(string firstName, string lastName, int eMail, int id);</w:delText>
        </w:r>
      </w:del>
    </w:p>
    <w:p w:rsidR="00481634" w:rsidRPr="0096291C" w:rsidDel="0096291C" w:rsidRDefault="00481634">
      <w:pPr>
        <w:rPr>
          <w:del w:id="1113" w:author="Ron Gal" w:date="2017-03-04T15:39:00Z"/>
          <w:sz w:val="24"/>
          <w:szCs w:val="24"/>
          <w:rPrChange w:id="1114" w:author="Ron Gal" w:date="2017-03-04T15:39:00Z">
            <w:rPr>
              <w:del w:id="1115" w:author="Ron Gal" w:date="2017-03-04T15:39:00Z"/>
            </w:rPr>
          </w:rPrChange>
        </w:rPr>
      </w:pPr>
    </w:p>
    <w:p w:rsidR="00481634" w:rsidRPr="0096291C" w:rsidDel="0096291C" w:rsidRDefault="00471D70">
      <w:pPr>
        <w:rPr>
          <w:del w:id="1116" w:author="Ron Gal" w:date="2017-03-04T15:39:00Z"/>
          <w:sz w:val="24"/>
          <w:szCs w:val="24"/>
          <w:rPrChange w:id="1117" w:author="Ron Gal" w:date="2017-03-04T15:39:00Z">
            <w:rPr>
              <w:del w:id="1118" w:author="Ron Gal" w:date="2017-03-04T15:39:00Z"/>
            </w:rPr>
          </w:rPrChange>
        </w:rPr>
      </w:pPr>
      <w:del w:id="1119" w:author="Ron Gal" w:date="2017-03-04T15:39:00Z">
        <w:r w:rsidDel="0096291C">
          <w:rPr>
            <w:sz w:val="24"/>
            <w:szCs w:val="24"/>
          </w:rPr>
          <w:delText>public DTOs.Employee Get(int id);</w:delText>
        </w:r>
      </w:del>
    </w:p>
    <w:p w:rsidR="00481634" w:rsidRPr="0096291C" w:rsidDel="0096291C" w:rsidRDefault="00481634">
      <w:pPr>
        <w:rPr>
          <w:del w:id="1120" w:author="Ron Gal" w:date="2017-03-04T15:39:00Z"/>
          <w:sz w:val="24"/>
          <w:szCs w:val="24"/>
          <w:rPrChange w:id="1121" w:author="Ron Gal" w:date="2017-03-04T15:39:00Z">
            <w:rPr>
              <w:del w:id="1122" w:author="Ron Gal" w:date="2017-03-04T15:39:00Z"/>
            </w:rPr>
          </w:rPrChange>
        </w:rPr>
      </w:pPr>
    </w:p>
    <w:p w:rsidR="00481634" w:rsidRPr="0096291C" w:rsidDel="0096291C" w:rsidRDefault="00471D70">
      <w:pPr>
        <w:rPr>
          <w:del w:id="1123" w:author="Ron Gal" w:date="2017-03-04T15:39:00Z"/>
          <w:sz w:val="24"/>
          <w:szCs w:val="24"/>
          <w:rPrChange w:id="1124" w:author="Ron Gal" w:date="2017-03-04T15:39:00Z">
            <w:rPr>
              <w:del w:id="1125" w:author="Ron Gal" w:date="2017-03-04T15:39:00Z"/>
            </w:rPr>
          </w:rPrChange>
        </w:rPr>
      </w:pPr>
      <w:del w:id="1126" w:author="Ron Gal" w:date="2017-03-04T15:39:00Z">
        <w:r w:rsidDel="0096291C">
          <w:rPr>
            <w:sz w:val="24"/>
            <w:szCs w:val="24"/>
          </w:rPr>
          <w:delText>public DTOs.Employee Save(DTOs.Employees employees);</w:delText>
        </w:r>
      </w:del>
    </w:p>
    <w:p w:rsidR="00481634" w:rsidRPr="0096291C" w:rsidDel="0096291C" w:rsidRDefault="00481634">
      <w:pPr>
        <w:rPr>
          <w:del w:id="1127" w:author="Ron Gal" w:date="2017-03-04T15:39:00Z"/>
          <w:sz w:val="24"/>
          <w:szCs w:val="24"/>
          <w:rPrChange w:id="1128" w:author="Ron Gal" w:date="2017-03-04T15:39:00Z">
            <w:rPr>
              <w:del w:id="1129" w:author="Ron Gal" w:date="2017-03-04T15:39:00Z"/>
            </w:rPr>
          </w:rPrChange>
        </w:rPr>
      </w:pPr>
    </w:p>
    <w:p w:rsidR="00481634" w:rsidRPr="0096291C" w:rsidDel="0096291C" w:rsidRDefault="00471D70">
      <w:pPr>
        <w:rPr>
          <w:del w:id="1130" w:author="Ron Gal" w:date="2017-03-04T15:39:00Z"/>
          <w:sz w:val="24"/>
          <w:szCs w:val="24"/>
          <w:rPrChange w:id="1131" w:author="Ron Gal" w:date="2017-03-04T15:39:00Z">
            <w:rPr>
              <w:del w:id="1132" w:author="Ron Gal" w:date="2017-03-04T15:39:00Z"/>
            </w:rPr>
          </w:rPrChange>
        </w:rPr>
      </w:pPr>
      <w:del w:id="1133" w:author="Ron Gal" w:date="2017-03-04T15:39:00Z">
        <w:r w:rsidDel="0096291C">
          <w:rPr>
            <w:sz w:val="24"/>
            <w:szCs w:val="24"/>
          </w:rPr>
          <w:delText>public DTOs.Employee Update(int id, DTOs.Employees employees);</w:delText>
        </w:r>
      </w:del>
    </w:p>
    <w:p w:rsidR="00481634" w:rsidRPr="0096291C" w:rsidDel="0096291C" w:rsidRDefault="00481634">
      <w:pPr>
        <w:rPr>
          <w:del w:id="1134" w:author="Ron Gal" w:date="2017-03-04T15:39:00Z"/>
          <w:sz w:val="24"/>
          <w:szCs w:val="24"/>
          <w:rPrChange w:id="1135" w:author="Ron Gal" w:date="2017-03-04T15:39:00Z">
            <w:rPr>
              <w:del w:id="1136" w:author="Ron Gal" w:date="2017-03-04T15:39:00Z"/>
            </w:rPr>
          </w:rPrChange>
        </w:rPr>
      </w:pPr>
    </w:p>
    <w:p w:rsidR="00481634" w:rsidRPr="0096291C" w:rsidDel="0096291C" w:rsidRDefault="00471D70">
      <w:pPr>
        <w:rPr>
          <w:del w:id="1137" w:author="Ron Gal" w:date="2017-03-04T15:39:00Z"/>
          <w:sz w:val="24"/>
          <w:szCs w:val="24"/>
          <w:rPrChange w:id="1138" w:author="Ron Gal" w:date="2017-03-04T15:39:00Z">
            <w:rPr>
              <w:del w:id="1139" w:author="Ron Gal" w:date="2017-03-04T15:39:00Z"/>
            </w:rPr>
          </w:rPrChange>
        </w:rPr>
      </w:pPr>
      <w:del w:id="1140" w:author="Ron Gal" w:date="2017-03-04T15:39:00Z">
        <w:r w:rsidDel="0096291C">
          <w:rPr>
            <w:sz w:val="24"/>
            <w:szCs w:val="24"/>
          </w:rPr>
          <w:delText>public void Delete(int id);</w:delText>
        </w:r>
      </w:del>
    </w:p>
    <w:p w:rsidR="0096291C" w:rsidRPr="0096291C" w:rsidDel="004666B9" w:rsidRDefault="0096291C">
      <w:pPr>
        <w:rPr>
          <w:del w:id="1141" w:author="Ron Gal" w:date="2017-03-04T17:51:00Z"/>
          <w:sz w:val="24"/>
          <w:szCs w:val="24"/>
          <w:rPrChange w:id="1142" w:author="Ron Gal" w:date="2017-03-04T15:39:00Z">
            <w:rPr>
              <w:del w:id="1143" w:author="Ron Gal" w:date="2017-03-04T17:51:00Z"/>
            </w:rPr>
          </w:rPrChange>
        </w:rPr>
        <w:pPrChange w:id="1144" w:author="Ron Gal" w:date="2017-03-04T15:39:00Z">
          <w:pPr>
            <w:bidi/>
          </w:pPr>
        </w:pPrChange>
      </w:pPr>
    </w:p>
    <w:p w:rsidR="00481634" w:rsidDel="004666B9" w:rsidRDefault="00471D70" w:rsidP="0096291C">
      <w:pPr>
        <w:bidi/>
        <w:rPr>
          <w:del w:id="1145" w:author="Ron Gal" w:date="2017-03-04T17:51:00Z"/>
        </w:rPr>
      </w:pPr>
      <w:del w:id="1146" w:author="Ron Gal" w:date="2017-03-04T17:51:00Z">
        <w:r w:rsidDel="004666B9">
          <w:rPr>
            <w:b/>
            <w:sz w:val="24"/>
            <w:szCs w:val="24"/>
            <w:rtl/>
          </w:rPr>
          <w:delText xml:space="preserve">מחלקת </w:delText>
        </w:r>
      </w:del>
      <w:del w:id="1147" w:author="Ron Gal" w:date="2017-03-04T15:42:00Z">
        <w:r w:rsidDel="0096291C">
          <w:rPr>
            <w:b/>
            <w:sz w:val="24"/>
            <w:szCs w:val="24"/>
          </w:rPr>
          <w:delText>FieldsController</w:delText>
        </w:r>
      </w:del>
    </w:p>
    <w:p w:rsidR="00481634" w:rsidDel="004666B9" w:rsidRDefault="00471D70">
      <w:pPr>
        <w:bidi/>
        <w:rPr>
          <w:del w:id="1148" w:author="Ron Gal" w:date="2017-03-04T17:51:00Z"/>
        </w:rPr>
        <w:pPrChange w:id="1149" w:author="Ron Gal" w:date="2017-03-04T15:44:00Z">
          <w:pPr>
            <w:bidi/>
          </w:pPr>
        </w:pPrChange>
      </w:pPr>
      <w:del w:id="1150" w:author="Ron Gal" w:date="2017-03-04T17:51:00Z">
        <w:r w:rsidDel="004666B9">
          <w:rPr>
            <w:sz w:val="24"/>
            <w:szCs w:val="24"/>
            <w:rtl/>
          </w:rPr>
          <w:delText xml:space="preserve">הקונטרולר יבצע את הפעולות הקשורות לטיפול </w:delText>
        </w:r>
      </w:del>
      <w:del w:id="1151" w:author="Ron Gal" w:date="2017-03-04T15:44:00Z">
        <w:r w:rsidDel="0096291C">
          <w:rPr>
            <w:sz w:val="24"/>
            <w:szCs w:val="24"/>
            <w:rtl/>
          </w:rPr>
          <w:delText>במגרשים: שליפה, הוספה, שינוי ומחיקה</w:delText>
        </w:r>
      </w:del>
      <w:del w:id="1152" w:author="Ron Gal" w:date="2017-03-04T17:51:00Z">
        <w:r w:rsidDel="004666B9">
          <w:rPr>
            <w:sz w:val="24"/>
            <w:szCs w:val="24"/>
            <w:rtl/>
          </w:rPr>
          <w:delText>. המחלקה תכיל את הפעולות הבאות:</w:delText>
        </w:r>
      </w:del>
    </w:p>
    <w:p w:rsidR="00481634" w:rsidDel="004666B9" w:rsidRDefault="00481634">
      <w:pPr>
        <w:bidi/>
        <w:rPr>
          <w:del w:id="1153" w:author="Ron Gal" w:date="2017-03-04T17:51:00Z"/>
        </w:rPr>
      </w:pPr>
    </w:p>
    <w:p w:rsidR="00481634" w:rsidRPr="0096291C" w:rsidDel="0096291C" w:rsidRDefault="00471D70">
      <w:pPr>
        <w:rPr>
          <w:del w:id="1154" w:author="Ron Gal" w:date="2017-03-04T15:44:00Z"/>
          <w:sz w:val="24"/>
          <w:szCs w:val="24"/>
          <w:rPrChange w:id="1155" w:author="Ron Gal" w:date="2017-03-04T15:44:00Z">
            <w:rPr>
              <w:del w:id="1156" w:author="Ron Gal" w:date="2017-03-04T15:44:00Z"/>
            </w:rPr>
          </w:rPrChange>
        </w:rPr>
      </w:pPr>
      <w:del w:id="1157" w:author="Ron Gal" w:date="2017-03-04T15:44:00Z">
        <w:r w:rsidDel="0096291C">
          <w:rPr>
            <w:sz w:val="24"/>
            <w:szCs w:val="24"/>
          </w:rPr>
          <w:delText>IEnumerable&lt;DTOs.Employee&gt; Search(string firstName, string lastName, string eMail, int? id)</w:delText>
        </w:r>
      </w:del>
    </w:p>
    <w:p w:rsidR="00481634" w:rsidRPr="0096291C" w:rsidDel="0096291C" w:rsidRDefault="00481634">
      <w:pPr>
        <w:rPr>
          <w:del w:id="1158" w:author="Ron Gal" w:date="2017-03-04T15:44:00Z"/>
          <w:sz w:val="24"/>
          <w:szCs w:val="24"/>
          <w:rPrChange w:id="1159" w:author="Ron Gal" w:date="2017-03-04T15:44:00Z">
            <w:rPr>
              <w:del w:id="1160" w:author="Ron Gal" w:date="2017-03-04T15:44:00Z"/>
            </w:rPr>
          </w:rPrChange>
        </w:rPr>
      </w:pPr>
    </w:p>
    <w:p w:rsidR="00481634" w:rsidRPr="0096291C" w:rsidDel="0096291C" w:rsidRDefault="00471D70">
      <w:pPr>
        <w:rPr>
          <w:del w:id="1161" w:author="Ron Gal" w:date="2017-03-04T15:44:00Z"/>
          <w:sz w:val="24"/>
          <w:szCs w:val="24"/>
          <w:rPrChange w:id="1162" w:author="Ron Gal" w:date="2017-03-04T15:44:00Z">
            <w:rPr>
              <w:del w:id="1163" w:author="Ron Gal" w:date="2017-03-04T15:44:00Z"/>
            </w:rPr>
          </w:rPrChange>
        </w:rPr>
      </w:pPr>
      <w:del w:id="1164" w:author="Ron Gal" w:date="2017-03-04T15:44:00Z">
        <w:r w:rsidDel="0096291C">
          <w:rPr>
            <w:sz w:val="24"/>
            <w:szCs w:val="24"/>
          </w:rPr>
          <w:delText>DTOs.Employee Get(int id)</w:delText>
        </w:r>
      </w:del>
    </w:p>
    <w:p w:rsidR="00481634" w:rsidRPr="0096291C" w:rsidDel="0096291C" w:rsidRDefault="00481634">
      <w:pPr>
        <w:rPr>
          <w:del w:id="1165" w:author="Ron Gal" w:date="2017-03-04T15:44:00Z"/>
          <w:sz w:val="24"/>
          <w:szCs w:val="24"/>
          <w:rPrChange w:id="1166" w:author="Ron Gal" w:date="2017-03-04T15:44:00Z">
            <w:rPr>
              <w:del w:id="1167" w:author="Ron Gal" w:date="2017-03-04T15:44:00Z"/>
            </w:rPr>
          </w:rPrChange>
        </w:rPr>
      </w:pPr>
    </w:p>
    <w:p w:rsidR="00481634" w:rsidRPr="0096291C" w:rsidDel="0096291C" w:rsidRDefault="00471D70">
      <w:pPr>
        <w:rPr>
          <w:del w:id="1168" w:author="Ron Gal" w:date="2017-03-04T15:44:00Z"/>
          <w:sz w:val="24"/>
          <w:szCs w:val="24"/>
          <w:rPrChange w:id="1169" w:author="Ron Gal" w:date="2017-03-04T15:44:00Z">
            <w:rPr>
              <w:del w:id="1170" w:author="Ron Gal" w:date="2017-03-04T15:44:00Z"/>
            </w:rPr>
          </w:rPrChange>
        </w:rPr>
      </w:pPr>
      <w:del w:id="1171" w:author="Ron Gal" w:date="2017-03-04T15:44:00Z">
        <w:r w:rsidDel="0096291C">
          <w:rPr>
            <w:sz w:val="24"/>
            <w:szCs w:val="24"/>
          </w:rPr>
          <w:delText>DTOs.Employee Save([FromBody]DTOs.Employee employee)</w:delText>
        </w:r>
      </w:del>
    </w:p>
    <w:p w:rsidR="00481634" w:rsidRPr="0096291C" w:rsidDel="0096291C" w:rsidRDefault="00481634">
      <w:pPr>
        <w:rPr>
          <w:del w:id="1172" w:author="Ron Gal" w:date="2017-03-04T15:44:00Z"/>
          <w:sz w:val="24"/>
          <w:szCs w:val="24"/>
          <w:rPrChange w:id="1173" w:author="Ron Gal" w:date="2017-03-04T15:44:00Z">
            <w:rPr>
              <w:del w:id="1174" w:author="Ron Gal" w:date="2017-03-04T15:44:00Z"/>
            </w:rPr>
          </w:rPrChange>
        </w:rPr>
      </w:pPr>
    </w:p>
    <w:p w:rsidR="00481634" w:rsidRPr="0096291C" w:rsidDel="0096291C" w:rsidRDefault="00471D70">
      <w:pPr>
        <w:rPr>
          <w:del w:id="1175" w:author="Ron Gal" w:date="2017-03-04T15:44:00Z"/>
          <w:sz w:val="24"/>
          <w:szCs w:val="24"/>
          <w:rPrChange w:id="1176" w:author="Ron Gal" w:date="2017-03-04T15:44:00Z">
            <w:rPr>
              <w:del w:id="1177" w:author="Ron Gal" w:date="2017-03-04T15:44:00Z"/>
            </w:rPr>
          </w:rPrChange>
        </w:rPr>
      </w:pPr>
      <w:del w:id="1178" w:author="Ron Gal" w:date="2017-03-04T15:44:00Z">
        <w:r w:rsidDel="0096291C">
          <w:rPr>
            <w:sz w:val="24"/>
            <w:szCs w:val="24"/>
          </w:rPr>
          <w:delText>DTOs.Employee Update([FromUri]int id, [FromBody]DTOs.Employee employee)</w:delText>
        </w:r>
      </w:del>
    </w:p>
    <w:p w:rsidR="00481634" w:rsidRPr="0096291C" w:rsidDel="0096291C" w:rsidRDefault="00481634">
      <w:pPr>
        <w:rPr>
          <w:del w:id="1179" w:author="Ron Gal" w:date="2017-03-04T15:44:00Z"/>
          <w:sz w:val="24"/>
          <w:szCs w:val="24"/>
          <w:rPrChange w:id="1180" w:author="Ron Gal" w:date="2017-03-04T15:44:00Z">
            <w:rPr>
              <w:del w:id="1181" w:author="Ron Gal" w:date="2017-03-04T15:44:00Z"/>
            </w:rPr>
          </w:rPrChange>
        </w:rPr>
      </w:pPr>
    </w:p>
    <w:p w:rsidR="00481634" w:rsidRPr="0096291C" w:rsidDel="0096291C" w:rsidRDefault="00471D70">
      <w:pPr>
        <w:rPr>
          <w:del w:id="1182" w:author="Ron Gal" w:date="2017-03-04T15:44:00Z"/>
          <w:sz w:val="24"/>
          <w:szCs w:val="24"/>
          <w:rPrChange w:id="1183" w:author="Ron Gal" w:date="2017-03-04T15:44:00Z">
            <w:rPr>
              <w:del w:id="1184" w:author="Ron Gal" w:date="2017-03-04T15:44:00Z"/>
            </w:rPr>
          </w:rPrChange>
        </w:rPr>
      </w:pPr>
      <w:del w:id="1185" w:author="Ron Gal" w:date="2017-03-04T15:44:00Z">
        <w:r w:rsidDel="0096291C">
          <w:rPr>
            <w:sz w:val="24"/>
            <w:szCs w:val="24"/>
          </w:rPr>
          <w:delText>void Delete([FromUri]int id)</w:delText>
        </w:r>
      </w:del>
    </w:p>
    <w:p w:rsidR="00481634" w:rsidRPr="0096291C" w:rsidDel="004666B9" w:rsidRDefault="00481634">
      <w:pPr>
        <w:rPr>
          <w:del w:id="1186" w:author="Ron Gal" w:date="2017-03-04T17:51:00Z"/>
          <w:sz w:val="24"/>
          <w:szCs w:val="24"/>
          <w:rPrChange w:id="1187" w:author="Ron Gal" w:date="2017-03-04T15:44:00Z">
            <w:rPr>
              <w:del w:id="1188" w:author="Ron Gal" w:date="2017-03-04T17:51:00Z"/>
            </w:rPr>
          </w:rPrChange>
        </w:rPr>
      </w:pPr>
    </w:p>
    <w:p w:rsidR="00481634" w:rsidDel="004666B9" w:rsidRDefault="00481634">
      <w:pPr>
        <w:bidi/>
        <w:rPr>
          <w:del w:id="1189" w:author="Ron Gal" w:date="2017-03-04T17:51:00Z"/>
        </w:rPr>
      </w:pPr>
    </w:p>
    <w:p w:rsidR="00481634" w:rsidDel="004666B9" w:rsidRDefault="00481634">
      <w:pPr>
        <w:bidi/>
        <w:rPr>
          <w:del w:id="1190" w:author="Ron Gal" w:date="2017-03-04T17:51:00Z"/>
        </w:rPr>
      </w:pPr>
    </w:p>
    <w:p w:rsidR="00481634" w:rsidDel="004666B9" w:rsidRDefault="00481634">
      <w:pPr>
        <w:bidi/>
        <w:rPr>
          <w:del w:id="1191" w:author="Ron Gal" w:date="2017-03-04T17:51:00Z"/>
        </w:rPr>
      </w:pPr>
    </w:p>
    <w:p w:rsidR="00481634" w:rsidDel="004666B9" w:rsidRDefault="00471D70">
      <w:pPr>
        <w:rPr>
          <w:del w:id="1192" w:author="Ron Gal" w:date="2017-03-04T17:51:00Z"/>
        </w:rPr>
      </w:pPr>
      <w:del w:id="1193" w:author="Ron Gal" w:date="2017-03-04T17:51:00Z">
        <w:r w:rsidDel="004666B9">
          <w:br w:type="page"/>
        </w:r>
      </w:del>
    </w:p>
    <w:p w:rsidR="00481634" w:rsidDel="004666B9" w:rsidRDefault="00481634">
      <w:pPr>
        <w:bidi/>
        <w:rPr>
          <w:del w:id="1194" w:author="Ron Gal" w:date="2017-03-04T17:51:00Z"/>
        </w:rPr>
      </w:pPr>
    </w:p>
    <w:p w:rsidR="00481634" w:rsidDel="004666B9" w:rsidRDefault="00471D70" w:rsidP="0096291C">
      <w:pPr>
        <w:bidi/>
        <w:rPr>
          <w:del w:id="1195" w:author="Ron Gal" w:date="2017-03-04T17:51:00Z"/>
        </w:rPr>
      </w:pPr>
      <w:del w:id="1196" w:author="Ron Gal" w:date="2017-03-04T17:51:00Z">
        <w:r w:rsidDel="004666B9">
          <w:rPr>
            <w:b/>
            <w:sz w:val="24"/>
            <w:szCs w:val="24"/>
            <w:rtl/>
          </w:rPr>
          <w:delText xml:space="preserve">מחלקת </w:delText>
        </w:r>
      </w:del>
      <w:del w:id="1197" w:author="Ron Gal" w:date="2017-03-04T15:42:00Z">
        <w:r w:rsidDel="0096291C">
          <w:rPr>
            <w:b/>
            <w:sz w:val="24"/>
            <w:szCs w:val="24"/>
          </w:rPr>
          <w:delText>OrdersController</w:delText>
        </w:r>
      </w:del>
    </w:p>
    <w:p w:rsidR="00481634" w:rsidRPr="0096291C" w:rsidDel="0096291C" w:rsidRDefault="00471D70">
      <w:pPr>
        <w:bidi/>
        <w:rPr>
          <w:del w:id="1198" w:author="Ron Gal" w:date="2017-03-04T15:44:00Z"/>
        </w:rPr>
        <w:pPrChange w:id="1199" w:author="Ron Gal" w:date="2017-03-04T15:43:00Z">
          <w:pPr>
            <w:bidi/>
          </w:pPr>
        </w:pPrChange>
      </w:pPr>
      <w:del w:id="1200" w:author="Ron Gal" w:date="2017-03-04T17:51:00Z">
        <w:r w:rsidDel="004666B9">
          <w:rPr>
            <w:sz w:val="24"/>
            <w:szCs w:val="24"/>
            <w:rtl/>
          </w:rPr>
          <w:delText xml:space="preserve">הקונטרולר יבצע את כלל </w:delText>
        </w:r>
      </w:del>
      <w:del w:id="1201" w:author="Ron Gal" w:date="2017-03-04T15:42:00Z">
        <w:r w:rsidDel="0096291C">
          <w:rPr>
            <w:sz w:val="24"/>
            <w:szCs w:val="24"/>
            <w:rtl/>
          </w:rPr>
          <w:delText xml:space="preserve">הפועלות הקשורות להזמנה ובניהן הפעולות </w:delText>
        </w:r>
      </w:del>
      <w:del w:id="1202" w:author="Ron Gal" w:date="2017-03-04T17:51:00Z">
        <w:r w:rsidDel="004666B9">
          <w:rPr>
            <w:sz w:val="24"/>
            <w:szCs w:val="24"/>
            <w:rtl/>
          </w:rPr>
          <w:delText xml:space="preserve">קשורות </w:delText>
        </w:r>
      </w:del>
      <w:del w:id="1203" w:author="Ron Gal" w:date="2017-03-04T15:43:00Z">
        <w:r w:rsidDel="0096291C">
          <w:rPr>
            <w:sz w:val="24"/>
            <w:szCs w:val="24"/>
            <w:rtl/>
          </w:rPr>
          <w:delText>להצטרפות שחקנים אחרים להזמנה קיימת</w:delText>
        </w:r>
      </w:del>
      <w:del w:id="1204" w:author="Ron Gal" w:date="2017-03-04T17:51:00Z">
        <w:r w:rsidDel="004666B9">
          <w:rPr>
            <w:sz w:val="24"/>
            <w:szCs w:val="24"/>
            <w:rtl/>
          </w:rPr>
          <w:delText>.</w:delText>
        </w:r>
      </w:del>
    </w:p>
    <w:p w:rsidR="00481634" w:rsidRPr="0096291C" w:rsidDel="0096291C" w:rsidRDefault="00471D70">
      <w:pPr>
        <w:rPr>
          <w:del w:id="1205" w:author="Ron Gal" w:date="2017-03-04T15:43:00Z"/>
          <w:sz w:val="24"/>
          <w:szCs w:val="24"/>
          <w:rPrChange w:id="1206" w:author="Ron Gal" w:date="2017-03-04T15:43:00Z">
            <w:rPr>
              <w:del w:id="1207" w:author="Ron Gal" w:date="2017-03-04T15:43:00Z"/>
            </w:rPr>
          </w:rPrChange>
        </w:rPr>
      </w:pPr>
      <w:del w:id="1208" w:author="Ron Gal" w:date="2017-03-04T15:43:00Z">
        <w:r w:rsidDel="0096291C">
          <w:rPr>
            <w:sz w:val="24"/>
            <w:szCs w:val="24"/>
          </w:rPr>
          <w:delText>List&lt;DTOs.Order&gt; SearchMyOrders(int? orderId, int? orderStatusId, int? fieldId, string fieldName, DateTime? fromDate, DateTime? untilDate);</w:delText>
        </w:r>
      </w:del>
    </w:p>
    <w:p w:rsidR="00481634" w:rsidRPr="0096291C" w:rsidDel="0096291C" w:rsidRDefault="00481634">
      <w:pPr>
        <w:rPr>
          <w:del w:id="1209" w:author="Ron Gal" w:date="2017-03-04T15:43:00Z"/>
          <w:sz w:val="24"/>
          <w:szCs w:val="24"/>
          <w:rPrChange w:id="1210" w:author="Ron Gal" w:date="2017-03-04T15:43:00Z">
            <w:rPr>
              <w:del w:id="1211" w:author="Ron Gal" w:date="2017-03-04T15:43:00Z"/>
            </w:rPr>
          </w:rPrChange>
        </w:rPr>
        <w:pPrChange w:id="1212" w:author="Ron Gal" w:date="2017-03-04T15:43:00Z">
          <w:pPr>
            <w:ind w:left="1440"/>
          </w:pPr>
        </w:pPrChange>
      </w:pPr>
    </w:p>
    <w:p w:rsidR="00481634" w:rsidRPr="0096291C" w:rsidDel="0096291C" w:rsidRDefault="00471D70">
      <w:pPr>
        <w:rPr>
          <w:del w:id="1213" w:author="Ron Gal" w:date="2017-03-04T15:43:00Z"/>
          <w:sz w:val="24"/>
          <w:szCs w:val="24"/>
          <w:rPrChange w:id="1214" w:author="Ron Gal" w:date="2017-03-04T15:43:00Z">
            <w:rPr>
              <w:del w:id="1215" w:author="Ron Gal" w:date="2017-03-04T15:43:00Z"/>
            </w:rPr>
          </w:rPrChange>
        </w:rPr>
      </w:pPr>
      <w:del w:id="1216" w:author="Ron Gal" w:date="2017-03-04T15:43:00Z">
        <w:r w:rsidDel="0096291C">
          <w:rPr>
            <w:sz w:val="24"/>
            <w:szCs w:val="24"/>
          </w:rPr>
          <w:delText>List&lt;DTOs.Order&gt; Search(int? orderId, int? ownerId, string ownerName, int? orderStatusId, int? fieldId, string fieldName, DateTime? fromDate, DateTime? untilDate);</w:delText>
        </w:r>
      </w:del>
    </w:p>
    <w:p w:rsidR="00481634" w:rsidRPr="0096291C" w:rsidDel="0096291C" w:rsidRDefault="00471D70">
      <w:pPr>
        <w:rPr>
          <w:del w:id="1217" w:author="Ron Gal" w:date="2017-03-04T15:43:00Z"/>
          <w:sz w:val="24"/>
          <w:szCs w:val="24"/>
          <w:rPrChange w:id="1218" w:author="Ron Gal" w:date="2017-03-04T15:43:00Z">
            <w:rPr>
              <w:del w:id="1219" w:author="Ron Gal" w:date="2017-03-04T15:43:00Z"/>
            </w:rPr>
          </w:rPrChange>
        </w:rPr>
        <w:pPrChange w:id="1220" w:author="Ron Gal" w:date="2017-03-04T15:43:00Z">
          <w:pPr>
            <w:ind w:left="1440"/>
          </w:pPr>
        </w:pPrChange>
      </w:pPr>
      <w:del w:id="1221" w:author="Ron Gal" w:date="2017-03-04T15:43:00Z">
        <w:r w:rsidDel="0096291C">
          <w:rPr>
            <w:sz w:val="24"/>
            <w:szCs w:val="24"/>
          </w:rPr>
          <w:delText xml:space="preserve"> </w:delText>
        </w:r>
      </w:del>
    </w:p>
    <w:p w:rsidR="00481634" w:rsidRPr="0096291C" w:rsidDel="0096291C" w:rsidRDefault="00471D70">
      <w:pPr>
        <w:rPr>
          <w:del w:id="1222" w:author="Ron Gal" w:date="2017-03-04T15:43:00Z"/>
          <w:sz w:val="24"/>
          <w:szCs w:val="24"/>
          <w:rPrChange w:id="1223" w:author="Ron Gal" w:date="2017-03-04T15:43:00Z">
            <w:rPr>
              <w:del w:id="1224" w:author="Ron Gal" w:date="2017-03-04T15:43:00Z"/>
            </w:rPr>
          </w:rPrChange>
        </w:rPr>
      </w:pPr>
      <w:del w:id="1225" w:author="Ron Gal" w:date="2017-03-04T15:43:00Z">
        <w:r w:rsidDel="0096291C">
          <w:rPr>
            <w:sz w:val="24"/>
            <w:szCs w:val="24"/>
          </w:rPr>
          <w:delText>List&lt;DTOs.Order&gt; SearchAvailableOrdersToJoin(int? ownerId, string ownerName, int? orderId, int? orderStatusId, int? fieldId, string fieldName, DateTime? fromDate, DateTime? untilDate);</w:delText>
        </w:r>
      </w:del>
    </w:p>
    <w:p w:rsidR="00481634" w:rsidRPr="0096291C" w:rsidDel="0096291C" w:rsidRDefault="00481634">
      <w:pPr>
        <w:rPr>
          <w:del w:id="1226" w:author="Ron Gal" w:date="2017-03-04T15:43:00Z"/>
          <w:sz w:val="24"/>
          <w:szCs w:val="24"/>
          <w:rPrChange w:id="1227" w:author="Ron Gal" w:date="2017-03-04T15:43:00Z">
            <w:rPr>
              <w:del w:id="1228" w:author="Ron Gal" w:date="2017-03-04T15:43:00Z"/>
            </w:rPr>
          </w:rPrChange>
        </w:rPr>
        <w:pPrChange w:id="1229" w:author="Ron Gal" w:date="2017-03-04T15:43:00Z">
          <w:pPr>
            <w:ind w:left="1440"/>
          </w:pPr>
        </w:pPrChange>
      </w:pPr>
    </w:p>
    <w:p w:rsidR="00481634" w:rsidRPr="0096291C" w:rsidDel="0096291C" w:rsidRDefault="00471D70">
      <w:pPr>
        <w:rPr>
          <w:del w:id="1230" w:author="Ron Gal" w:date="2017-03-04T15:43:00Z"/>
          <w:sz w:val="24"/>
          <w:szCs w:val="24"/>
          <w:rPrChange w:id="1231" w:author="Ron Gal" w:date="2017-03-04T15:43:00Z">
            <w:rPr>
              <w:del w:id="1232" w:author="Ron Gal" w:date="2017-03-04T15:43:00Z"/>
            </w:rPr>
          </w:rPrChange>
        </w:rPr>
      </w:pPr>
      <w:del w:id="1233" w:author="Ron Gal" w:date="2017-03-04T15:43:00Z">
        <w:r w:rsidDel="0096291C">
          <w:rPr>
            <w:sz w:val="24"/>
            <w:szCs w:val="24"/>
          </w:rPr>
          <w:delText>DTOs.Order Get(int id);</w:delText>
        </w:r>
      </w:del>
    </w:p>
    <w:p w:rsidR="00481634" w:rsidRPr="0096291C" w:rsidDel="0096291C" w:rsidRDefault="00481634">
      <w:pPr>
        <w:rPr>
          <w:del w:id="1234" w:author="Ron Gal" w:date="2017-03-04T15:43:00Z"/>
          <w:sz w:val="24"/>
          <w:szCs w:val="24"/>
          <w:rPrChange w:id="1235" w:author="Ron Gal" w:date="2017-03-04T15:43:00Z">
            <w:rPr>
              <w:del w:id="1236" w:author="Ron Gal" w:date="2017-03-04T15:43:00Z"/>
            </w:rPr>
          </w:rPrChange>
        </w:rPr>
        <w:pPrChange w:id="1237" w:author="Ron Gal" w:date="2017-03-04T15:43:00Z">
          <w:pPr>
            <w:ind w:left="1440"/>
          </w:pPr>
        </w:pPrChange>
      </w:pPr>
    </w:p>
    <w:p w:rsidR="00481634" w:rsidRPr="0096291C" w:rsidDel="0096291C" w:rsidRDefault="00471D70">
      <w:pPr>
        <w:rPr>
          <w:del w:id="1238" w:author="Ron Gal" w:date="2017-03-04T15:43:00Z"/>
          <w:sz w:val="24"/>
          <w:szCs w:val="24"/>
          <w:rPrChange w:id="1239" w:author="Ron Gal" w:date="2017-03-04T15:43:00Z">
            <w:rPr>
              <w:del w:id="1240" w:author="Ron Gal" w:date="2017-03-04T15:43:00Z"/>
            </w:rPr>
          </w:rPrChange>
        </w:rPr>
      </w:pPr>
      <w:del w:id="1241" w:author="Ron Gal" w:date="2017-03-04T15:43:00Z">
        <w:r w:rsidDel="0096291C">
          <w:rPr>
            <w:sz w:val="24"/>
            <w:szCs w:val="24"/>
          </w:rPr>
          <w:delText>DTOs.Order Save([FromBody]DTOs.Order order);</w:delText>
        </w:r>
      </w:del>
    </w:p>
    <w:p w:rsidR="00481634" w:rsidRPr="0096291C" w:rsidDel="0096291C" w:rsidRDefault="00481634">
      <w:pPr>
        <w:rPr>
          <w:del w:id="1242" w:author="Ron Gal" w:date="2017-03-04T15:43:00Z"/>
          <w:sz w:val="24"/>
          <w:szCs w:val="24"/>
          <w:rPrChange w:id="1243" w:author="Ron Gal" w:date="2017-03-04T15:43:00Z">
            <w:rPr>
              <w:del w:id="1244" w:author="Ron Gal" w:date="2017-03-04T15:43:00Z"/>
            </w:rPr>
          </w:rPrChange>
        </w:rPr>
        <w:pPrChange w:id="1245" w:author="Ron Gal" w:date="2017-03-04T15:43:00Z">
          <w:pPr>
            <w:ind w:left="1440"/>
          </w:pPr>
        </w:pPrChange>
      </w:pPr>
    </w:p>
    <w:p w:rsidR="00481634" w:rsidRPr="0096291C" w:rsidDel="0096291C" w:rsidRDefault="00471D70">
      <w:pPr>
        <w:rPr>
          <w:del w:id="1246" w:author="Ron Gal" w:date="2017-03-04T15:43:00Z"/>
          <w:sz w:val="24"/>
          <w:szCs w:val="24"/>
          <w:rPrChange w:id="1247" w:author="Ron Gal" w:date="2017-03-04T15:43:00Z">
            <w:rPr>
              <w:del w:id="1248" w:author="Ron Gal" w:date="2017-03-04T15:43:00Z"/>
            </w:rPr>
          </w:rPrChange>
        </w:rPr>
      </w:pPr>
      <w:del w:id="1249" w:author="Ron Gal" w:date="2017-03-04T15:43:00Z">
        <w:r w:rsidDel="0096291C">
          <w:rPr>
            <w:sz w:val="24"/>
            <w:szCs w:val="24"/>
          </w:rPr>
          <w:delText>DTOs.Order Update([FromUri]int id, [FromBody]DTOs.Order order);</w:delText>
        </w:r>
      </w:del>
    </w:p>
    <w:p w:rsidR="00481634" w:rsidRPr="0096291C" w:rsidDel="0096291C" w:rsidRDefault="00481634">
      <w:pPr>
        <w:rPr>
          <w:del w:id="1250" w:author="Ron Gal" w:date="2017-03-04T15:43:00Z"/>
          <w:sz w:val="24"/>
          <w:szCs w:val="24"/>
          <w:rPrChange w:id="1251" w:author="Ron Gal" w:date="2017-03-04T15:43:00Z">
            <w:rPr>
              <w:del w:id="1252" w:author="Ron Gal" w:date="2017-03-04T15:43:00Z"/>
            </w:rPr>
          </w:rPrChange>
        </w:rPr>
        <w:pPrChange w:id="1253" w:author="Ron Gal" w:date="2017-03-04T15:43:00Z">
          <w:pPr>
            <w:ind w:left="1440"/>
          </w:pPr>
        </w:pPrChange>
      </w:pPr>
    </w:p>
    <w:p w:rsidR="00481634" w:rsidRPr="0096291C" w:rsidDel="0096291C" w:rsidRDefault="00471D70">
      <w:pPr>
        <w:rPr>
          <w:del w:id="1254" w:author="Ron Gal" w:date="2017-03-04T15:43:00Z"/>
          <w:sz w:val="24"/>
          <w:szCs w:val="24"/>
          <w:rPrChange w:id="1255" w:author="Ron Gal" w:date="2017-03-04T15:43:00Z">
            <w:rPr>
              <w:del w:id="1256" w:author="Ron Gal" w:date="2017-03-04T15:43:00Z"/>
            </w:rPr>
          </w:rPrChange>
        </w:rPr>
      </w:pPr>
      <w:del w:id="1257" w:author="Ron Gal" w:date="2017-03-04T15:43:00Z">
        <w:r w:rsidDel="0096291C">
          <w:rPr>
            <w:sz w:val="24"/>
            <w:szCs w:val="24"/>
          </w:rPr>
          <w:delText>IEnumerable&lt;DTOs.Participant&gt; SearchParticipants(int orderId, int? customerId);</w:delText>
        </w:r>
      </w:del>
    </w:p>
    <w:p w:rsidR="00481634" w:rsidRPr="0096291C" w:rsidDel="0096291C" w:rsidRDefault="00481634">
      <w:pPr>
        <w:rPr>
          <w:del w:id="1258" w:author="Ron Gal" w:date="2017-03-04T15:43:00Z"/>
          <w:sz w:val="24"/>
          <w:szCs w:val="24"/>
          <w:rPrChange w:id="1259" w:author="Ron Gal" w:date="2017-03-04T15:43:00Z">
            <w:rPr>
              <w:del w:id="1260" w:author="Ron Gal" w:date="2017-03-04T15:43:00Z"/>
            </w:rPr>
          </w:rPrChange>
        </w:rPr>
        <w:pPrChange w:id="1261" w:author="Ron Gal" w:date="2017-03-04T15:43:00Z">
          <w:pPr>
            <w:ind w:left="1440"/>
          </w:pPr>
        </w:pPrChange>
      </w:pPr>
    </w:p>
    <w:p w:rsidR="00481634" w:rsidRPr="0096291C" w:rsidDel="0096291C" w:rsidRDefault="00471D70">
      <w:pPr>
        <w:rPr>
          <w:del w:id="1262" w:author="Ron Gal" w:date="2017-03-04T15:43:00Z"/>
          <w:sz w:val="24"/>
          <w:szCs w:val="24"/>
          <w:rPrChange w:id="1263" w:author="Ron Gal" w:date="2017-03-04T15:43:00Z">
            <w:rPr>
              <w:del w:id="1264" w:author="Ron Gal" w:date="2017-03-04T15:43:00Z"/>
            </w:rPr>
          </w:rPrChange>
        </w:rPr>
      </w:pPr>
      <w:del w:id="1265" w:author="Ron Gal" w:date="2017-03-04T15:43:00Z">
        <w:r w:rsidDel="0096291C">
          <w:rPr>
            <w:sz w:val="24"/>
            <w:szCs w:val="24"/>
          </w:rPr>
          <w:delText>List&lt;DTOs.Order&gt; SearchAvailableOrders(int? fieldId, string fieldName, int? fieldType, DateTime? date);</w:delText>
        </w:r>
      </w:del>
    </w:p>
    <w:p w:rsidR="00481634" w:rsidRPr="0096291C" w:rsidDel="0096291C" w:rsidRDefault="00481634">
      <w:pPr>
        <w:rPr>
          <w:del w:id="1266" w:author="Ron Gal" w:date="2017-03-04T15:43:00Z"/>
          <w:sz w:val="24"/>
          <w:szCs w:val="24"/>
          <w:rPrChange w:id="1267" w:author="Ron Gal" w:date="2017-03-04T15:43:00Z">
            <w:rPr>
              <w:del w:id="1268" w:author="Ron Gal" w:date="2017-03-04T15:43:00Z"/>
            </w:rPr>
          </w:rPrChange>
        </w:rPr>
        <w:pPrChange w:id="1269" w:author="Ron Gal" w:date="2017-03-04T15:43:00Z">
          <w:pPr>
            <w:ind w:left="1440"/>
          </w:pPr>
        </w:pPrChange>
      </w:pPr>
    </w:p>
    <w:p w:rsidR="00481634" w:rsidRPr="0096291C" w:rsidDel="0096291C" w:rsidRDefault="00471D70">
      <w:pPr>
        <w:rPr>
          <w:del w:id="1270" w:author="Ron Gal" w:date="2017-03-04T15:43:00Z"/>
          <w:sz w:val="24"/>
          <w:szCs w:val="24"/>
          <w:rPrChange w:id="1271" w:author="Ron Gal" w:date="2017-03-04T15:43:00Z">
            <w:rPr>
              <w:del w:id="1272" w:author="Ron Gal" w:date="2017-03-04T15:43:00Z"/>
            </w:rPr>
          </w:rPrChange>
        </w:rPr>
      </w:pPr>
      <w:del w:id="1273" w:author="Ron Gal" w:date="2017-03-04T15:43:00Z">
        <w:r w:rsidDel="0096291C">
          <w:rPr>
            <w:sz w:val="24"/>
            <w:szCs w:val="24"/>
          </w:rPr>
          <w:delText>List&lt;DTOs.Order&gt; SearchOptionalsOrders(int? orderId, int? fieldId, int? fieldType, DateTime? date);</w:delText>
        </w:r>
      </w:del>
    </w:p>
    <w:p w:rsidR="00481634" w:rsidRPr="0096291C" w:rsidDel="0096291C" w:rsidRDefault="00481634">
      <w:pPr>
        <w:rPr>
          <w:del w:id="1274" w:author="Ron Gal" w:date="2017-03-04T15:43:00Z"/>
          <w:sz w:val="24"/>
          <w:szCs w:val="24"/>
          <w:rPrChange w:id="1275" w:author="Ron Gal" w:date="2017-03-04T15:43:00Z">
            <w:rPr>
              <w:del w:id="1276" w:author="Ron Gal" w:date="2017-03-04T15:43:00Z"/>
            </w:rPr>
          </w:rPrChange>
        </w:rPr>
      </w:pPr>
    </w:p>
    <w:p w:rsidR="00481634" w:rsidRPr="0096291C" w:rsidDel="0096291C" w:rsidRDefault="00471D70">
      <w:pPr>
        <w:rPr>
          <w:del w:id="1277" w:author="Ron Gal" w:date="2017-03-04T15:43:00Z"/>
          <w:sz w:val="24"/>
          <w:szCs w:val="24"/>
          <w:rPrChange w:id="1278" w:author="Ron Gal" w:date="2017-03-04T15:43:00Z">
            <w:rPr>
              <w:del w:id="1279" w:author="Ron Gal" w:date="2017-03-04T15:43:00Z"/>
            </w:rPr>
          </w:rPrChange>
        </w:rPr>
      </w:pPr>
      <w:del w:id="1280" w:author="Ron Gal" w:date="2017-03-04T15:43:00Z">
        <w:r w:rsidDel="0096291C">
          <w:rPr>
            <w:sz w:val="24"/>
            <w:szCs w:val="24"/>
          </w:rPr>
          <w:delText>DTOs.Order UpdatePraticipant([FromUri]int id, [FromBody]DTOs.Participant participant);</w:delText>
        </w:r>
      </w:del>
    </w:p>
    <w:p w:rsidR="00481634" w:rsidRPr="0096291C" w:rsidDel="0096291C" w:rsidRDefault="00481634">
      <w:pPr>
        <w:rPr>
          <w:del w:id="1281" w:author="Ron Gal" w:date="2017-03-04T15:43:00Z"/>
          <w:sz w:val="24"/>
          <w:szCs w:val="24"/>
          <w:rPrChange w:id="1282" w:author="Ron Gal" w:date="2017-03-04T15:43:00Z">
            <w:rPr>
              <w:del w:id="1283" w:author="Ron Gal" w:date="2017-03-04T15:43:00Z"/>
            </w:rPr>
          </w:rPrChange>
        </w:rPr>
        <w:pPrChange w:id="1284" w:author="Ron Gal" w:date="2017-03-04T15:43:00Z">
          <w:pPr>
            <w:ind w:left="1440"/>
          </w:pPr>
        </w:pPrChange>
      </w:pPr>
    </w:p>
    <w:p w:rsidR="00481634" w:rsidRPr="0096291C" w:rsidDel="0096291C" w:rsidRDefault="00471D70">
      <w:pPr>
        <w:rPr>
          <w:del w:id="1285" w:author="Ron Gal" w:date="2017-03-04T15:43:00Z"/>
          <w:sz w:val="24"/>
          <w:szCs w:val="24"/>
          <w:rPrChange w:id="1286" w:author="Ron Gal" w:date="2017-03-04T15:43:00Z">
            <w:rPr>
              <w:del w:id="1287" w:author="Ron Gal" w:date="2017-03-04T15:43:00Z"/>
            </w:rPr>
          </w:rPrChange>
        </w:rPr>
      </w:pPr>
      <w:del w:id="1288" w:author="Ron Gal" w:date="2017-03-04T15:43:00Z">
        <w:r w:rsidDel="0096291C">
          <w:rPr>
            <w:sz w:val="24"/>
            <w:szCs w:val="24"/>
          </w:rPr>
          <w:delText>DTOs.Participant JoinToOrder(int? orderId);</w:delText>
        </w:r>
      </w:del>
    </w:p>
    <w:p w:rsidR="00481634" w:rsidRPr="0096291C" w:rsidDel="0096291C" w:rsidRDefault="00481634">
      <w:pPr>
        <w:rPr>
          <w:del w:id="1289" w:author="Ron Gal" w:date="2017-03-04T15:43:00Z"/>
          <w:sz w:val="24"/>
          <w:szCs w:val="24"/>
          <w:rPrChange w:id="1290" w:author="Ron Gal" w:date="2017-03-04T15:43:00Z">
            <w:rPr>
              <w:del w:id="1291" w:author="Ron Gal" w:date="2017-03-04T15:43:00Z"/>
            </w:rPr>
          </w:rPrChange>
        </w:rPr>
        <w:pPrChange w:id="1292" w:author="Ron Gal" w:date="2017-03-04T15:43:00Z">
          <w:pPr>
            <w:ind w:left="1440"/>
          </w:pPr>
        </w:pPrChange>
      </w:pPr>
    </w:p>
    <w:p w:rsidR="0096291C" w:rsidRPr="0096291C" w:rsidDel="0096291C" w:rsidRDefault="0096291C">
      <w:pPr>
        <w:rPr>
          <w:del w:id="1293" w:author="Ron Gal" w:date="2017-03-04T15:44:00Z"/>
          <w:sz w:val="24"/>
          <w:szCs w:val="24"/>
          <w:rPrChange w:id="1294" w:author="Ron Gal" w:date="2017-03-04T15:43:00Z">
            <w:rPr>
              <w:del w:id="1295" w:author="Ron Gal" w:date="2017-03-04T15:44:00Z"/>
            </w:rPr>
          </w:rPrChange>
        </w:rPr>
        <w:pPrChange w:id="1296" w:author="Ron Gal" w:date="2017-03-04T15:43:00Z">
          <w:pPr>
            <w:ind w:left="1440"/>
          </w:pPr>
        </w:pPrChange>
      </w:pPr>
    </w:p>
    <w:p w:rsidR="00481634" w:rsidDel="0096291C" w:rsidRDefault="00471D70">
      <w:pPr>
        <w:rPr>
          <w:del w:id="1297" w:author="Ron Gal" w:date="2017-03-04T15:44:00Z"/>
        </w:rPr>
      </w:pPr>
      <w:del w:id="1298" w:author="Ron Gal" w:date="2017-03-04T15:44:00Z">
        <w:r w:rsidDel="0096291C">
          <w:rPr>
            <w:sz w:val="28"/>
            <w:szCs w:val="28"/>
          </w:rPr>
          <w:delText xml:space="preserve"> </w:delText>
        </w:r>
        <w:r w:rsidDel="0096291C">
          <w:rPr>
            <w:sz w:val="28"/>
            <w:szCs w:val="28"/>
          </w:rPr>
          <w:tab/>
          <w:delText xml:space="preserve"> </w:delText>
        </w:r>
        <w:r w:rsidDel="0096291C">
          <w:rPr>
            <w:sz w:val="28"/>
            <w:szCs w:val="28"/>
          </w:rPr>
          <w:tab/>
        </w:r>
      </w:del>
    </w:p>
    <w:p w:rsidR="00481634" w:rsidDel="0096291C" w:rsidRDefault="00481634">
      <w:pPr>
        <w:rPr>
          <w:del w:id="1299" w:author="Ron Gal" w:date="2017-03-04T15:44:00Z"/>
        </w:rPr>
        <w:pPrChange w:id="1300" w:author="Ron Gal" w:date="2017-03-04T15:44:00Z">
          <w:pPr>
            <w:bidi/>
          </w:pPr>
        </w:pPrChange>
      </w:pPr>
    </w:p>
    <w:p w:rsidR="00481634" w:rsidDel="004666B9" w:rsidRDefault="00471D70">
      <w:pPr>
        <w:rPr>
          <w:del w:id="1301" w:author="Ron Gal" w:date="2017-03-04T17:51:00Z"/>
        </w:rPr>
      </w:pPr>
      <w:del w:id="1302" w:author="Ron Gal" w:date="2017-03-04T15:44:00Z">
        <w:r w:rsidDel="0096291C">
          <w:br w:type="page"/>
        </w:r>
      </w:del>
    </w:p>
    <w:p w:rsidR="00481634" w:rsidDel="004666B9" w:rsidRDefault="00481634">
      <w:pPr>
        <w:bidi/>
        <w:rPr>
          <w:del w:id="1303" w:author="Ron Gal" w:date="2017-03-04T17:51:00Z"/>
        </w:rPr>
      </w:pPr>
    </w:p>
    <w:p w:rsidR="00481634" w:rsidDel="004666B9" w:rsidRDefault="00471D70" w:rsidP="0096291C">
      <w:pPr>
        <w:bidi/>
        <w:rPr>
          <w:del w:id="1304" w:author="Ron Gal" w:date="2017-03-04T17:51:00Z"/>
        </w:rPr>
      </w:pPr>
      <w:del w:id="1305" w:author="Ron Gal" w:date="2017-03-04T17:51:00Z">
        <w:r w:rsidDel="004666B9">
          <w:rPr>
            <w:b/>
            <w:sz w:val="24"/>
            <w:szCs w:val="24"/>
            <w:rtl/>
          </w:rPr>
          <w:delText xml:space="preserve">מחלקת </w:delText>
        </w:r>
      </w:del>
      <w:del w:id="1306" w:author="Ron Gal" w:date="2017-03-04T15:40:00Z">
        <w:r w:rsidDel="0096291C">
          <w:rPr>
            <w:b/>
            <w:sz w:val="24"/>
            <w:szCs w:val="24"/>
          </w:rPr>
          <w:delText>ReportsController</w:delText>
        </w:r>
      </w:del>
    </w:p>
    <w:p w:rsidR="00481634" w:rsidDel="004666B9" w:rsidRDefault="00471D70">
      <w:pPr>
        <w:bidi/>
        <w:rPr>
          <w:del w:id="1307" w:author="Ron Gal" w:date="2017-03-04T17:51:00Z"/>
        </w:rPr>
        <w:pPrChange w:id="1308" w:author="Ron Gal" w:date="2017-03-04T15:40:00Z">
          <w:pPr>
            <w:bidi/>
          </w:pPr>
        </w:pPrChange>
      </w:pPr>
      <w:del w:id="1309" w:author="Ron Gal" w:date="2017-03-04T17:51:00Z">
        <w:r w:rsidDel="004666B9">
          <w:rPr>
            <w:sz w:val="24"/>
            <w:szCs w:val="24"/>
            <w:rtl/>
          </w:rPr>
          <w:delText xml:space="preserve">הקונטרולר יבצע את הפקת כלל הדוחות, יחזיר </w:delText>
        </w:r>
      </w:del>
      <w:del w:id="1310" w:author="Ron Gal" w:date="2017-03-04T15:40:00Z">
        <w:r w:rsidDel="0096291C">
          <w:rPr>
            <w:sz w:val="24"/>
            <w:szCs w:val="24"/>
            <w:rtl/>
          </w:rPr>
          <w:delText>לעובד או למנהל</w:delText>
        </w:r>
      </w:del>
      <w:del w:id="1311" w:author="Ron Gal" w:date="2017-03-04T17:51:00Z">
        <w:r w:rsidDel="004666B9">
          <w:rPr>
            <w:sz w:val="24"/>
            <w:szCs w:val="24"/>
            <w:rtl/>
          </w:rPr>
          <w:delText xml:space="preserve"> את הדוחות ע"פ הפרמטרים המתקבלים לכל דו"ח. המחלקה תכיל את הפעולות הבאות:</w:delText>
        </w:r>
      </w:del>
    </w:p>
    <w:p w:rsidR="00481634" w:rsidDel="004666B9" w:rsidRDefault="00481634">
      <w:pPr>
        <w:bidi/>
        <w:rPr>
          <w:del w:id="1312" w:author="Ron Gal" w:date="2017-03-04T17:51:00Z"/>
        </w:rPr>
      </w:pPr>
    </w:p>
    <w:p w:rsidR="0096291C" w:rsidRPr="0096291C" w:rsidDel="004666B9" w:rsidRDefault="0096291C">
      <w:pPr>
        <w:rPr>
          <w:del w:id="1313" w:author="Ron Gal" w:date="2017-03-04T17:51:00Z"/>
          <w:sz w:val="24"/>
          <w:szCs w:val="24"/>
          <w:rtl/>
        </w:rPr>
        <w:pPrChange w:id="1314" w:author="Ron Gal" w:date="2017-03-04T15:42:00Z">
          <w:pPr>
            <w:ind w:firstLine="720"/>
          </w:pPr>
        </w:pPrChange>
      </w:pPr>
      <w:del w:id="1315" w:author="Ron Gal" w:date="2017-03-04T17:51:00Z">
        <w:r w:rsidRPr="0096291C" w:rsidDel="004666B9">
          <w:rPr>
            <w:sz w:val="24"/>
            <w:szCs w:val="24"/>
            <w:rPrChange w:id="1316" w:author="Ron Gal" w:date="2017-03-04T15:42:00Z">
              <w:rPr>
                <w:rFonts w:ascii="Consolas" w:hAnsi="Consolas" w:cs="Consolas"/>
                <w:color w:val="0000FF"/>
                <w:sz w:val="19"/>
                <w:szCs w:val="19"/>
                <w:highlight w:val="white"/>
              </w:rPr>
            </w:rPrChange>
          </w:rPr>
          <w:delText>public</w:delText>
        </w:r>
        <w:r w:rsidRPr="0096291C" w:rsidDel="004666B9">
          <w:rPr>
            <w:sz w:val="24"/>
            <w:szCs w:val="24"/>
            <w:rPrChange w:id="1317" w:author="Ron Gal" w:date="2017-03-04T15:42:00Z">
              <w:rPr>
                <w:rFonts w:ascii="Consolas" w:hAnsi="Consolas" w:cs="Consolas"/>
                <w:sz w:val="19"/>
                <w:szCs w:val="19"/>
                <w:highlight w:val="white"/>
              </w:rPr>
            </w:rPrChange>
          </w:rPr>
          <w:delText xml:space="preserve"> </w:delText>
        </w:r>
        <w:r w:rsidRPr="0096291C" w:rsidDel="004666B9">
          <w:rPr>
            <w:sz w:val="24"/>
            <w:szCs w:val="24"/>
            <w:rPrChange w:id="1318" w:author="Ron Gal" w:date="2017-03-04T15:42:00Z">
              <w:rPr>
                <w:rFonts w:ascii="Consolas" w:hAnsi="Consolas" w:cs="Consolas"/>
                <w:color w:val="2B91AF"/>
                <w:sz w:val="19"/>
                <w:szCs w:val="19"/>
                <w:highlight w:val="white"/>
              </w:rPr>
            </w:rPrChange>
          </w:rPr>
          <w:delText>List</w:delText>
        </w:r>
        <w:r w:rsidRPr="0096291C" w:rsidDel="004666B9">
          <w:rPr>
            <w:sz w:val="24"/>
            <w:szCs w:val="24"/>
            <w:rPrChange w:id="1319" w:author="Ron Gal" w:date="2017-03-04T15:42:00Z">
              <w:rPr>
                <w:rFonts w:ascii="Consolas" w:hAnsi="Consolas" w:cs="Consolas"/>
                <w:sz w:val="19"/>
                <w:szCs w:val="19"/>
                <w:highlight w:val="white"/>
              </w:rPr>
            </w:rPrChange>
          </w:rPr>
          <w:delText>&lt;</w:delText>
        </w:r>
        <w:r w:rsidRPr="0096291C" w:rsidDel="004666B9">
          <w:rPr>
            <w:sz w:val="24"/>
            <w:szCs w:val="24"/>
            <w:rPrChange w:id="1320" w:author="Ron Gal" w:date="2017-03-04T15:42:00Z">
              <w:rPr>
                <w:rFonts w:ascii="Consolas" w:hAnsi="Consolas" w:cs="Consolas"/>
                <w:color w:val="2B91AF"/>
                <w:sz w:val="19"/>
                <w:szCs w:val="19"/>
                <w:highlight w:val="white"/>
              </w:rPr>
            </w:rPrChange>
          </w:rPr>
          <w:delText>FinanceReport</w:delText>
        </w:r>
        <w:r w:rsidRPr="0096291C" w:rsidDel="004666B9">
          <w:rPr>
            <w:sz w:val="24"/>
            <w:szCs w:val="24"/>
            <w:rPrChange w:id="1321" w:author="Ron Gal" w:date="2017-03-04T15:42:00Z">
              <w:rPr>
                <w:rFonts w:ascii="Consolas" w:hAnsi="Consolas" w:cs="Consolas"/>
                <w:sz w:val="19"/>
                <w:szCs w:val="19"/>
                <w:highlight w:val="white"/>
              </w:rPr>
            </w:rPrChange>
          </w:rPr>
          <w:delText>&gt; Finance([</w:delText>
        </w:r>
        <w:r w:rsidRPr="0096291C" w:rsidDel="004666B9">
          <w:rPr>
            <w:sz w:val="24"/>
            <w:szCs w:val="24"/>
            <w:rPrChange w:id="1322" w:author="Ron Gal" w:date="2017-03-04T15:42:00Z">
              <w:rPr>
                <w:rFonts w:ascii="Consolas" w:hAnsi="Consolas" w:cs="Consolas"/>
                <w:color w:val="2B91AF"/>
                <w:sz w:val="19"/>
                <w:szCs w:val="19"/>
                <w:highlight w:val="white"/>
              </w:rPr>
            </w:rPrChange>
          </w:rPr>
          <w:delText>DateTimeParameter</w:delText>
        </w:r>
        <w:r w:rsidRPr="0096291C" w:rsidDel="004666B9">
          <w:rPr>
            <w:sz w:val="24"/>
            <w:szCs w:val="24"/>
            <w:rPrChange w:id="1323" w:author="Ron Gal" w:date="2017-03-04T15:42:00Z">
              <w:rPr>
                <w:rFonts w:ascii="Consolas" w:hAnsi="Consolas" w:cs="Consolas"/>
                <w:sz w:val="19"/>
                <w:szCs w:val="19"/>
                <w:highlight w:val="white"/>
              </w:rPr>
            </w:rPrChange>
          </w:rPr>
          <w:delText>]</w:delText>
        </w:r>
        <w:r w:rsidRPr="0096291C" w:rsidDel="004666B9">
          <w:rPr>
            <w:sz w:val="24"/>
            <w:szCs w:val="24"/>
            <w:rPrChange w:id="1324" w:author="Ron Gal" w:date="2017-03-04T15:42:00Z">
              <w:rPr>
                <w:rFonts w:ascii="Consolas" w:hAnsi="Consolas" w:cs="Consolas"/>
                <w:color w:val="2B91AF"/>
                <w:sz w:val="19"/>
                <w:szCs w:val="19"/>
                <w:highlight w:val="white"/>
              </w:rPr>
            </w:rPrChange>
          </w:rPr>
          <w:delText>DateTime</w:delText>
        </w:r>
        <w:r w:rsidRPr="0096291C" w:rsidDel="004666B9">
          <w:rPr>
            <w:sz w:val="24"/>
            <w:szCs w:val="24"/>
            <w:rPrChange w:id="1325" w:author="Ron Gal" w:date="2017-03-04T15:42:00Z">
              <w:rPr>
                <w:rFonts w:ascii="Consolas" w:hAnsi="Consolas" w:cs="Consolas"/>
                <w:sz w:val="19"/>
                <w:szCs w:val="19"/>
                <w:highlight w:val="white"/>
              </w:rPr>
            </w:rPrChange>
          </w:rPr>
          <w:delText xml:space="preserve">? startDate = </w:delText>
        </w:r>
        <w:r w:rsidRPr="0096291C" w:rsidDel="004666B9">
          <w:rPr>
            <w:sz w:val="24"/>
            <w:szCs w:val="24"/>
            <w:rPrChange w:id="1326" w:author="Ron Gal" w:date="2017-03-04T15:42:00Z">
              <w:rPr>
                <w:rFonts w:ascii="Consolas" w:hAnsi="Consolas" w:cs="Consolas"/>
                <w:color w:val="0000FF"/>
                <w:sz w:val="19"/>
                <w:szCs w:val="19"/>
                <w:highlight w:val="white"/>
              </w:rPr>
            </w:rPrChange>
          </w:rPr>
          <w:delText>null</w:delText>
        </w:r>
        <w:r w:rsidRPr="0096291C" w:rsidDel="004666B9">
          <w:rPr>
            <w:sz w:val="24"/>
            <w:szCs w:val="24"/>
            <w:rPrChange w:id="1327" w:author="Ron Gal" w:date="2017-03-04T15:42:00Z">
              <w:rPr>
                <w:rFonts w:ascii="Consolas" w:hAnsi="Consolas" w:cs="Consolas"/>
                <w:sz w:val="19"/>
                <w:szCs w:val="19"/>
                <w:highlight w:val="white"/>
              </w:rPr>
            </w:rPrChange>
          </w:rPr>
          <w:delText>, [</w:delText>
        </w:r>
        <w:r w:rsidRPr="0096291C" w:rsidDel="004666B9">
          <w:rPr>
            <w:sz w:val="24"/>
            <w:szCs w:val="24"/>
            <w:rPrChange w:id="1328" w:author="Ron Gal" w:date="2017-03-04T15:42:00Z">
              <w:rPr>
                <w:rFonts w:ascii="Consolas" w:hAnsi="Consolas" w:cs="Consolas"/>
                <w:color w:val="2B91AF"/>
                <w:sz w:val="19"/>
                <w:szCs w:val="19"/>
                <w:highlight w:val="white"/>
              </w:rPr>
            </w:rPrChange>
          </w:rPr>
          <w:delText>DateTimeParameter</w:delText>
        </w:r>
        <w:r w:rsidRPr="0096291C" w:rsidDel="004666B9">
          <w:rPr>
            <w:sz w:val="24"/>
            <w:szCs w:val="24"/>
            <w:rPrChange w:id="1329" w:author="Ron Gal" w:date="2017-03-04T15:42:00Z">
              <w:rPr>
                <w:rFonts w:ascii="Consolas" w:hAnsi="Consolas" w:cs="Consolas"/>
                <w:sz w:val="19"/>
                <w:szCs w:val="19"/>
                <w:highlight w:val="white"/>
              </w:rPr>
            </w:rPrChange>
          </w:rPr>
          <w:delText>]</w:delText>
        </w:r>
        <w:r w:rsidRPr="0096291C" w:rsidDel="004666B9">
          <w:rPr>
            <w:sz w:val="24"/>
            <w:szCs w:val="24"/>
            <w:rPrChange w:id="1330" w:author="Ron Gal" w:date="2017-03-04T15:42:00Z">
              <w:rPr>
                <w:rFonts w:ascii="Consolas" w:hAnsi="Consolas" w:cs="Consolas"/>
                <w:color w:val="2B91AF"/>
                <w:sz w:val="19"/>
                <w:szCs w:val="19"/>
                <w:highlight w:val="white"/>
              </w:rPr>
            </w:rPrChange>
          </w:rPr>
          <w:delText>DateTime</w:delText>
        </w:r>
        <w:r w:rsidRPr="0096291C" w:rsidDel="004666B9">
          <w:rPr>
            <w:sz w:val="24"/>
            <w:szCs w:val="24"/>
            <w:rPrChange w:id="1331" w:author="Ron Gal" w:date="2017-03-04T15:42:00Z">
              <w:rPr>
                <w:rFonts w:ascii="Consolas" w:hAnsi="Consolas" w:cs="Consolas"/>
                <w:sz w:val="19"/>
                <w:szCs w:val="19"/>
                <w:highlight w:val="white"/>
              </w:rPr>
            </w:rPrChange>
          </w:rPr>
          <w:delText xml:space="preserve">? endDate = </w:delText>
        </w:r>
        <w:r w:rsidRPr="0096291C" w:rsidDel="004666B9">
          <w:rPr>
            <w:sz w:val="24"/>
            <w:szCs w:val="24"/>
            <w:rPrChange w:id="1332" w:author="Ron Gal" w:date="2017-03-04T15:42:00Z">
              <w:rPr>
                <w:rFonts w:ascii="Consolas" w:hAnsi="Consolas" w:cs="Consolas"/>
                <w:color w:val="0000FF"/>
                <w:sz w:val="19"/>
                <w:szCs w:val="19"/>
                <w:highlight w:val="white"/>
              </w:rPr>
            </w:rPrChange>
          </w:rPr>
          <w:delText>null</w:delText>
        </w:r>
        <w:r w:rsidRPr="0096291C" w:rsidDel="004666B9">
          <w:rPr>
            <w:sz w:val="24"/>
            <w:szCs w:val="24"/>
            <w:rPrChange w:id="1333" w:author="Ron Gal" w:date="2017-03-04T15:42:00Z">
              <w:rPr>
                <w:rFonts w:ascii="Consolas" w:hAnsi="Consolas" w:cs="Consolas"/>
                <w:sz w:val="19"/>
                <w:szCs w:val="19"/>
                <w:highlight w:val="white"/>
              </w:rPr>
            </w:rPrChange>
          </w:rPr>
          <w:delText xml:space="preserve">, </w:delText>
        </w:r>
        <w:r w:rsidRPr="0096291C" w:rsidDel="004666B9">
          <w:rPr>
            <w:sz w:val="24"/>
            <w:szCs w:val="24"/>
            <w:rPrChange w:id="1334" w:author="Ron Gal" w:date="2017-03-04T15:42:00Z">
              <w:rPr>
                <w:rFonts w:ascii="Consolas" w:hAnsi="Consolas" w:cs="Consolas"/>
                <w:color w:val="0000FF"/>
                <w:sz w:val="19"/>
                <w:szCs w:val="19"/>
                <w:highlight w:val="white"/>
              </w:rPr>
            </w:rPrChange>
          </w:rPr>
          <w:delText>int</w:delText>
        </w:r>
        <w:r w:rsidRPr="0096291C" w:rsidDel="004666B9">
          <w:rPr>
            <w:sz w:val="24"/>
            <w:szCs w:val="24"/>
            <w:rPrChange w:id="1335" w:author="Ron Gal" w:date="2017-03-04T15:42:00Z">
              <w:rPr>
                <w:rFonts w:ascii="Consolas" w:hAnsi="Consolas" w:cs="Consolas"/>
                <w:sz w:val="19"/>
                <w:szCs w:val="19"/>
                <w:highlight w:val="white"/>
              </w:rPr>
            </w:rPrChange>
          </w:rPr>
          <w:delText xml:space="preserve">? datePart = </w:delText>
        </w:r>
        <w:r w:rsidRPr="0096291C" w:rsidDel="004666B9">
          <w:rPr>
            <w:sz w:val="24"/>
            <w:szCs w:val="24"/>
            <w:rPrChange w:id="1336" w:author="Ron Gal" w:date="2017-03-04T15:42:00Z">
              <w:rPr>
                <w:rFonts w:ascii="Consolas" w:hAnsi="Consolas" w:cs="Consolas"/>
                <w:color w:val="0000FF"/>
                <w:sz w:val="19"/>
                <w:szCs w:val="19"/>
                <w:highlight w:val="white"/>
              </w:rPr>
            </w:rPrChange>
          </w:rPr>
          <w:delText>null</w:delText>
        </w:r>
        <w:r w:rsidRPr="0096291C" w:rsidDel="004666B9">
          <w:rPr>
            <w:sz w:val="24"/>
            <w:szCs w:val="24"/>
            <w:rPrChange w:id="1337" w:author="Ron Gal" w:date="2017-03-04T15:42:00Z">
              <w:rPr>
                <w:rFonts w:ascii="Consolas" w:hAnsi="Consolas" w:cs="Consolas"/>
                <w:sz w:val="19"/>
                <w:szCs w:val="19"/>
                <w:highlight w:val="white"/>
              </w:rPr>
            </w:rPrChange>
          </w:rPr>
          <w:delText>)</w:delText>
        </w:r>
      </w:del>
    </w:p>
    <w:p w:rsidR="0096291C" w:rsidRPr="0096291C" w:rsidDel="004666B9" w:rsidRDefault="0096291C">
      <w:pPr>
        <w:rPr>
          <w:del w:id="1338" w:author="Ron Gal" w:date="2017-03-04T17:51:00Z"/>
          <w:sz w:val="24"/>
          <w:szCs w:val="24"/>
          <w:rtl/>
        </w:rPr>
        <w:pPrChange w:id="1339" w:author="Ron Gal" w:date="2017-03-04T15:42:00Z">
          <w:pPr>
            <w:ind w:firstLine="720"/>
          </w:pPr>
        </w:pPrChange>
      </w:pPr>
      <w:del w:id="1340" w:author="Ron Gal" w:date="2017-03-04T17:51:00Z">
        <w:r w:rsidRPr="0096291C" w:rsidDel="004666B9">
          <w:rPr>
            <w:sz w:val="24"/>
            <w:szCs w:val="24"/>
            <w:rPrChange w:id="1341" w:author="Ron Gal" w:date="2017-03-04T15:42:00Z">
              <w:rPr>
                <w:rFonts w:ascii="Consolas" w:hAnsi="Consolas" w:cs="Consolas"/>
                <w:color w:val="0000FF"/>
                <w:sz w:val="19"/>
                <w:szCs w:val="19"/>
                <w:highlight w:val="white"/>
              </w:rPr>
            </w:rPrChange>
          </w:rPr>
          <w:delText>public</w:delText>
        </w:r>
        <w:r w:rsidRPr="0096291C" w:rsidDel="004666B9">
          <w:rPr>
            <w:sz w:val="24"/>
            <w:szCs w:val="24"/>
            <w:rPrChange w:id="1342" w:author="Ron Gal" w:date="2017-03-04T15:42:00Z">
              <w:rPr>
                <w:rFonts w:ascii="Consolas" w:hAnsi="Consolas" w:cs="Consolas"/>
                <w:sz w:val="19"/>
                <w:szCs w:val="19"/>
                <w:highlight w:val="white"/>
              </w:rPr>
            </w:rPrChange>
          </w:rPr>
          <w:delText xml:space="preserve"> </w:delText>
        </w:r>
        <w:r w:rsidRPr="0096291C" w:rsidDel="004666B9">
          <w:rPr>
            <w:sz w:val="24"/>
            <w:szCs w:val="24"/>
            <w:rPrChange w:id="1343" w:author="Ron Gal" w:date="2017-03-04T15:42:00Z">
              <w:rPr>
                <w:rFonts w:ascii="Consolas" w:hAnsi="Consolas" w:cs="Consolas"/>
                <w:color w:val="2B91AF"/>
                <w:sz w:val="19"/>
                <w:szCs w:val="19"/>
                <w:highlight w:val="white"/>
              </w:rPr>
            </w:rPrChange>
          </w:rPr>
          <w:delText>List</w:delText>
        </w:r>
        <w:r w:rsidRPr="0096291C" w:rsidDel="004666B9">
          <w:rPr>
            <w:sz w:val="24"/>
            <w:szCs w:val="24"/>
            <w:rPrChange w:id="1344" w:author="Ron Gal" w:date="2017-03-04T15:42:00Z">
              <w:rPr>
                <w:rFonts w:ascii="Consolas" w:hAnsi="Consolas" w:cs="Consolas"/>
                <w:sz w:val="19"/>
                <w:szCs w:val="19"/>
                <w:highlight w:val="white"/>
              </w:rPr>
            </w:rPrChange>
          </w:rPr>
          <w:delText>&lt;</w:delText>
        </w:r>
        <w:r w:rsidRPr="0096291C" w:rsidDel="004666B9">
          <w:rPr>
            <w:sz w:val="24"/>
            <w:szCs w:val="24"/>
            <w:rPrChange w:id="1345" w:author="Ron Gal" w:date="2017-03-04T15:42:00Z">
              <w:rPr>
                <w:rFonts w:ascii="Consolas" w:hAnsi="Consolas" w:cs="Consolas"/>
                <w:color w:val="2B91AF"/>
                <w:sz w:val="19"/>
                <w:szCs w:val="19"/>
                <w:highlight w:val="white"/>
              </w:rPr>
            </w:rPrChange>
          </w:rPr>
          <w:delText>ItemUsageReport</w:delText>
        </w:r>
        <w:r w:rsidRPr="0096291C" w:rsidDel="004666B9">
          <w:rPr>
            <w:sz w:val="24"/>
            <w:szCs w:val="24"/>
            <w:rPrChange w:id="1346" w:author="Ron Gal" w:date="2017-03-04T15:42:00Z">
              <w:rPr>
                <w:rFonts w:ascii="Consolas" w:hAnsi="Consolas" w:cs="Consolas"/>
                <w:sz w:val="19"/>
                <w:szCs w:val="19"/>
                <w:highlight w:val="white"/>
              </w:rPr>
            </w:rPrChange>
          </w:rPr>
          <w:delText>&gt; PerItem([</w:delText>
        </w:r>
        <w:r w:rsidRPr="0096291C" w:rsidDel="004666B9">
          <w:rPr>
            <w:sz w:val="24"/>
            <w:szCs w:val="24"/>
            <w:rPrChange w:id="1347" w:author="Ron Gal" w:date="2017-03-04T15:42:00Z">
              <w:rPr>
                <w:rFonts w:ascii="Consolas" w:hAnsi="Consolas" w:cs="Consolas"/>
                <w:color w:val="2B91AF"/>
                <w:sz w:val="19"/>
                <w:szCs w:val="19"/>
                <w:highlight w:val="white"/>
              </w:rPr>
            </w:rPrChange>
          </w:rPr>
          <w:delText>DateTimeParameter</w:delText>
        </w:r>
        <w:r w:rsidRPr="0096291C" w:rsidDel="004666B9">
          <w:rPr>
            <w:sz w:val="24"/>
            <w:szCs w:val="24"/>
            <w:rPrChange w:id="1348" w:author="Ron Gal" w:date="2017-03-04T15:42:00Z">
              <w:rPr>
                <w:rFonts w:ascii="Consolas" w:hAnsi="Consolas" w:cs="Consolas"/>
                <w:sz w:val="19"/>
                <w:szCs w:val="19"/>
                <w:highlight w:val="white"/>
              </w:rPr>
            </w:rPrChange>
          </w:rPr>
          <w:delText>]</w:delText>
        </w:r>
        <w:r w:rsidRPr="0096291C" w:rsidDel="004666B9">
          <w:rPr>
            <w:sz w:val="24"/>
            <w:szCs w:val="24"/>
            <w:rPrChange w:id="1349" w:author="Ron Gal" w:date="2017-03-04T15:42:00Z">
              <w:rPr>
                <w:rFonts w:ascii="Consolas" w:hAnsi="Consolas" w:cs="Consolas"/>
                <w:color w:val="2B91AF"/>
                <w:sz w:val="19"/>
                <w:szCs w:val="19"/>
                <w:highlight w:val="white"/>
              </w:rPr>
            </w:rPrChange>
          </w:rPr>
          <w:delText>DateTime</w:delText>
        </w:r>
        <w:r w:rsidRPr="0096291C" w:rsidDel="004666B9">
          <w:rPr>
            <w:sz w:val="24"/>
            <w:szCs w:val="24"/>
            <w:rPrChange w:id="1350" w:author="Ron Gal" w:date="2017-03-04T15:42:00Z">
              <w:rPr>
                <w:rFonts w:ascii="Consolas" w:hAnsi="Consolas" w:cs="Consolas"/>
                <w:sz w:val="19"/>
                <w:szCs w:val="19"/>
                <w:highlight w:val="white"/>
              </w:rPr>
            </w:rPrChange>
          </w:rPr>
          <w:delText xml:space="preserve">? startDate = </w:delText>
        </w:r>
        <w:r w:rsidRPr="0096291C" w:rsidDel="004666B9">
          <w:rPr>
            <w:sz w:val="24"/>
            <w:szCs w:val="24"/>
            <w:rPrChange w:id="1351" w:author="Ron Gal" w:date="2017-03-04T15:42:00Z">
              <w:rPr>
                <w:rFonts w:ascii="Consolas" w:hAnsi="Consolas" w:cs="Consolas"/>
                <w:color w:val="0000FF"/>
                <w:sz w:val="19"/>
                <w:szCs w:val="19"/>
                <w:highlight w:val="white"/>
              </w:rPr>
            </w:rPrChange>
          </w:rPr>
          <w:delText>null</w:delText>
        </w:r>
        <w:r w:rsidRPr="0096291C" w:rsidDel="004666B9">
          <w:rPr>
            <w:sz w:val="24"/>
            <w:szCs w:val="24"/>
            <w:rPrChange w:id="1352" w:author="Ron Gal" w:date="2017-03-04T15:42:00Z">
              <w:rPr>
                <w:rFonts w:ascii="Consolas" w:hAnsi="Consolas" w:cs="Consolas"/>
                <w:sz w:val="19"/>
                <w:szCs w:val="19"/>
                <w:highlight w:val="white"/>
              </w:rPr>
            </w:rPrChange>
          </w:rPr>
          <w:delText>, [</w:delText>
        </w:r>
        <w:r w:rsidRPr="0096291C" w:rsidDel="004666B9">
          <w:rPr>
            <w:sz w:val="24"/>
            <w:szCs w:val="24"/>
            <w:rPrChange w:id="1353" w:author="Ron Gal" w:date="2017-03-04T15:42:00Z">
              <w:rPr>
                <w:rFonts w:ascii="Consolas" w:hAnsi="Consolas" w:cs="Consolas"/>
                <w:color w:val="2B91AF"/>
                <w:sz w:val="19"/>
                <w:szCs w:val="19"/>
                <w:highlight w:val="white"/>
              </w:rPr>
            </w:rPrChange>
          </w:rPr>
          <w:delText>DateTimeParameter</w:delText>
        </w:r>
        <w:r w:rsidRPr="0096291C" w:rsidDel="004666B9">
          <w:rPr>
            <w:sz w:val="24"/>
            <w:szCs w:val="24"/>
            <w:rPrChange w:id="1354" w:author="Ron Gal" w:date="2017-03-04T15:42:00Z">
              <w:rPr>
                <w:rFonts w:ascii="Consolas" w:hAnsi="Consolas" w:cs="Consolas"/>
                <w:sz w:val="19"/>
                <w:szCs w:val="19"/>
                <w:highlight w:val="white"/>
              </w:rPr>
            </w:rPrChange>
          </w:rPr>
          <w:delText>]</w:delText>
        </w:r>
        <w:r w:rsidRPr="0096291C" w:rsidDel="004666B9">
          <w:rPr>
            <w:sz w:val="24"/>
            <w:szCs w:val="24"/>
            <w:rPrChange w:id="1355" w:author="Ron Gal" w:date="2017-03-04T15:42:00Z">
              <w:rPr>
                <w:rFonts w:ascii="Consolas" w:hAnsi="Consolas" w:cs="Consolas"/>
                <w:color w:val="2B91AF"/>
                <w:sz w:val="19"/>
                <w:szCs w:val="19"/>
                <w:highlight w:val="white"/>
              </w:rPr>
            </w:rPrChange>
          </w:rPr>
          <w:delText>DateTime</w:delText>
        </w:r>
        <w:r w:rsidRPr="0096291C" w:rsidDel="004666B9">
          <w:rPr>
            <w:sz w:val="24"/>
            <w:szCs w:val="24"/>
            <w:rPrChange w:id="1356" w:author="Ron Gal" w:date="2017-03-04T15:42:00Z">
              <w:rPr>
                <w:rFonts w:ascii="Consolas" w:hAnsi="Consolas" w:cs="Consolas"/>
                <w:sz w:val="19"/>
                <w:szCs w:val="19"/>
                <w:highlight w:val="white"/>
              </w:rPr>
            </w:rPrChange>
          </w:rPr>
          <w:delText xml:space="preserve">? endDate = </w:delText>
        </w:r>
        <w:r w:rsidRPr="0096291C" w:rsidDel="004666B9">
          <w:rPr>
            <w:sz w:val="24"/>
            <w:szCs w:val="24"/>
            <w:rPrChange w:id="1357" w:author="Ron Gal" w:date="2017-03-04T15:42:00Z">
              <w:rPr>
                <w:rFonts w:ascii="Consolas" w:hAnsi="Consolas" w:cs="Consolas"/>
                <w:color w:val="0000FF"/>
                <w:sz w:val="19"/>
                <w:szCs w:val="19"/>
                <w:highlight w:val="white"/>
              </w:rPr>
            </w:rPrChange>
          </w:rPr>
          <w:delText>null</w:delText>
        </w:r>
        <w:r w:rsidRPr="0096291C" w:rsidDel="004666B9">
          <w:rPr>
            <w:sz w:val="24"/>
            <w:szCs w:val="24"/>
            <w:rPrChange w:id="1358" w:author="Ron Gal" w:date="2017-03-04T15:42:00Z">
              <w:rPr>
                <w:rFonts w:ascii="Consolas" w:hAnsi="Consolas" w:cs="Consolas"/>
                <w:sz w:val="19"/>
                <w:szCs w:val="19"/>
                <w:highlight w:val="white"/>
              </w:rPr>
            </w:rPrChange>
          </w:rPr>
          <w:delText xml:space="preserve">, </w:delText>
        </w:r>
        <w:r w:rsidRPr="0096291C" w:rsidDel="004666B9">
          <w:rPr>
            <w:sz w:val="24"/>
            <w:szCs w:val="24"/>
            <w:rPrChange w:id="1359" w:author="Ron Gal" w:date="2017-03-04T15:42:00Z">
              <w:rPr>
                <w:rFonts w:ascii="Consolas" w:hAnsi="Consolas" w:cs="Consolas"/>
                <w:color w:val="0000FF"/>
                <w:sz w:val="19"/>
                <w:szCs w:val="19"/>
                <w:highlight w:val="white"/>
              </w:rPr>
            </w:rPrChange>
          </w:rPr>
          <w:delText>int</w:delText>
        </w:r>
        <w:r w:rsidRPr="0096291C" w:rsidDel="004666B9">
          <w:rPr>
            <w:sz w:val="24"/>
            <w:szCs w:val="24"/>
            <w:rPrChange w:id="1360" w:author="Ron Gal" w:date="2017-03-04T15:42:00Z">
              <w:rPr>
                <w:rFonts w:ascii="Consolas" w:hAnsi="Consolas" w:cs="Consolas"/>
                <w:sz w:val="19"/>
                <w:szCs w:val="19"/>
                <w:highlight w:val="white"/>
              </w:rPr>
            </w:rPrChange>
          </w:rPr>
          <w:delText xml:space="preserve">? datePart = </w:delText>
        </w:r>
        <w:r w:rsidRPr="0096291C" w:rsidDel="004666B9">
          <w:rPr>
            <w:sz w:val="24"/>
            <w:szCs w:val="24"/>
            <w:rPrChange w:id="1361" w:author="Ron Gal" w:date="2017-03-04T15:42:00Z">
              <w:rPr>
                <w:rFonts w:ascii="Consolas" w:hAnsi="Consolas" w:cs="Consolas"/>
                <w:color w:val="0000FF"/>
                <w:sz w:val="19"/>
                <w:szCs w:val="19"/>
                <w:highlight w:val="white"/>
              </w:rPr>
            </w:rPrChange>
          </w:rPr>
          <w:delText>null</w:delText>
        </w:r>
        <w:r w:rsidRPr="0096291C" w:rsidDel="004666B9">
          <w:rPr>
            <w:sz w:val="24"/>
            <w:szCs w:val="24"/>
            <w:rPrChange w:id="1362" w:author="Ron Gal" w:date="2017-03-04T15:42:00Z">
              <w:rPr>
                <w:rFonts w:ascii="Consolas" w:hAnsi="Consolas" w:cs="Consolas"/>
                <w:sz w:val="19"/>
                <w:szCs w:val="19"/>
                <w:highlight w:val="white"/>
              </w:rPr>
            </w:rPrChange>
          </w:rPr>
          <w:delText xml:space="preserve">, </w:delText>
        </w:r>
        <w:r w:rsidRPr="0096291C" w:rsidDel="004666B9">
          <w:rPr>
            <w:sz w:val="24"/>
            <w:szCs w:val="24"/>
            <w:rPrChange w:id="1363" w:author="Ron Gal" w:date="2017-03-04T15:42:00Z">
              <w:rPr>
                <w:rFonts w:ascii="Consolas" w:hAnsi="Consolas" w:cs="Consolas"/>
                <w:color w:val="0000FF"/>
                <w:sz w:val="19"/>
                <w:szCs w:val="19"/>
                <w:highlight w:val="white"/>
              </w:rPr>
            </w:rPrChange>
          </w:rPr>
          <w:delText>string</w:delText>
        </w:r>
        <w:r w:rsidRPr="0096291C" w:rsidDel="004666B9">
          <w:rPr>
            <w:sz w:val="24"/>
            <w:szCs w:val="24"/>
            <w:rPrChange w:id="1364" w:author="Ron Gal" w:date="2017-03-04T15:42:00Z">
              <w:rPr>
                <w:rFonts w:ascii="Consolas" w:hAnsi="Consolas" w:cs="Consolas"/>
                <w:sz w:val="19"/>
                <w:szCs w:val="19"/>
                <w:highlight w:val="white"/>
              </w:rPr>
            </w:rPrChange>
          </w:rPr>
          <w:delText xml:space="preserve"> itemName = </w:delText>
        </w:r>
        <w:r w:rsidRPr="0096291C" w:rsidDel="004666B9">
          <w:rPr>
            <w:sz w:val="24"/>
            <w:szCs w:val="24"/>
            <w:rPrChange w:id="1365" w:author="Ron Gal" w:date="2017-03-04T15:42:00Z">
              <w:rPr>
                <w:rFonts w:ascii="Consolas" w:hAnsi="Consolas" w:cs="Consolas"/>
                <w:color w:val="A31515"/>
                <w:sz w:val="19"/>
                <w:szCs w:val="19"/>
                <w:highlight w:val="white"/>
              </w:rPr>
            </w:rPrChange>
          </w:rPr>
          <w:delText>""</w:delText>
        </w:r>
        <w:r w:rsidRPr="0096291C" w:rsidDel="004666B9">
          <w:rPr>
            <w:sz w:val="24"/>
            <w:szCs w:val="24"/>
            <w:rPrChange w:id="1366" w:author="Ron Gal" w:date="2017-03-04T15:42:00Z">
              <w:rPr>
                <w:rFonts w:ascii="Consolas" w:hAnsi="Consolas" w:cs="Consolas"/>
                <w:sz w:val="19"/>
                <w:szCs w:val="19"/>
                <w:highlight w:val="white"/>
              </w:rPr>
            </w:rPrChange>
          </w:rPr>
          <w:delText>)</w:delText>
        </w:r>
      </w:del>
    </w:p>
    <w:p w:rsidR="0096291C" w:rsidRPr="0096291C" w:rsidDel="004666B9" w:rsidRDefault="0096291C">
      <w:pPr>
        <w:rPr>
          <w:del w:id="1367" w:author="Ron Gal" w:date="2017-03-04T17:51:00Z"/>
          <w:sz w:val="24"/>
          <w:szCs w:val="24"/>
          <w:rtl/>
        </w:rPr>
        <w:pPrChange w:id="1368" w:author="Ron Gal" w:date="2017-03-04T15:42:00Z">
          <w:pPr>
            <w:ind w:firstLine="720"/>
          </w:pPr>
        </w:pPrChange>
      </w:pPr>
      <w:del w:id="1369" w:author="Ron Gal" w:date="2017-03-04T17:51:00Z">
        <w:r w:rsidRPr="0096291C" w:rsidDel="004666B9">
          <w:rPr>
            <w:sz w:val="24"/>
            <w:szCs w:val="24"/>
            <w:rPrChange w:id="1370" w:author="Ron Gal" w:date="2017-03-04T15:42:00Z">
              <w:rPr>
                <w:rFonts w:ascii="Consolas" w:hAnsi="Consolas" w:cs="Consolas"/>
                <w:color w:val="0000FF"/>
                <w:sz w:val="19"/>
                <w:szCs w:val="19"/>
                <w:highlight w:val="white"/>
              </w:rPr>
            </w:rPrChange>
          </w:rPr>
          <w:delText>public</w:delText>
        </w:r>
        <w:r w:rsidRPr="0096291C" w:rsidDel="004666B9">
          <w:rPr>
            <w:sz w:val="24"/>
            <w:szCs w:val="24"/>
            <w:rPrChange w:id="1371" w:author="Ron Gal" w:date="2017-03-04T15:42:00Z">
              <w:rPr>
                <w:rFonts w:ascii="Consolas" w:hAnsi="Consolas" w:cs="Consolas"/>
                <w:sz w:val="19"/>
                <w:szCs w:val="19"/>
                <w:highlight w:val="white"/>
              </w:rPr>
            </w:rPrChange>
          </w:rPr>
          <w:delText xml:space="preserve"> </w:delText>
        </w:r>
        <w:r w:rsidRPr="0096291C" w:rsidDel="004666B9">
          <w:rPr>
            <w:sz w:val="24"/>
            <w:szCs w:val="24"/>
            <w:rPrChange w:id="1372" w:author="Ron Gal" w:date="2017-03-04T15:42:00Z">
              <w:rPr>
                <w:rFonts w:ascii="Consolas" w:hAnsi="Consolas" w:cs="Consolas"/>
                <w:color w:val="2B91AF"/>
                <w:sz w:val="19"/>
                <w:szCs w:val="19"/>
                <w:highlight w:val="white"/>
              </w:rPr>
            </w:rPrChange>
          </w:rPr>
          <w:delText>List</w:delText>
        </w:r>
        <w:r w:rsidRPr="0096291C" w:rsidDel="004666B9">
          <w:rPr>
            <w:sz w:val="24"/>
            <w:szCs w:val="24"/>
            <w:rPrChange w:id="1373" w:author="Ron Gal" w:date="2017-03-04T15:42:00Z">
              <w:rPr>
                <w:rFonts w:ascii="Consolas" w:hAnsi="Consolas" w:cs="Consolas"/>
                <w:sz w:val="19"/>
                <w:szCs w:val="19"/>
                <w:highlight w:val="white"/>
              </w:rPr>
            </w:rPrChange>
          </w:rPr>
          <w:delText>&lt;</w:delText>
        </w:r>
        <w:r w:rsidRPr="0096291C" w:rsidDel="004666B9">
          <w:rPr>
            <w:sz w:val="24"/>
            <w:szCs w:val="24"/>
            <w:rPrChange w:id="1374" w:author="Ron Gal" w:date="2017-03-04T15:42:00Z">
              <w:rPr>
                <w:rFonts w:ascii="Consolas" w:hAnsi="Consolas" w:cs="Consolas"/>
                <w:color w:val="2B91AF"/>
                <w:sz w:val="19"/>
                <w:szCs w:val="19"/>
                <w:highlight w:val="white"/>
              </w:rPr>
            </w:rPrChange>
          </w:rPr>
          <w:delText>AnimalTypeReport</w:delText>
        </w:r>
        <w:r w:rsidRPr="0096291C" w:rsidDel="004666B9">
          <w:rPr>
            <w:sz w:val="24"/>
            <w:szCs w:val="24"/>
            <w:rPrChange w:id="1375" w:author="Ron Gal" w:date="2017-03-04T15:42:00Z">
              <w:rPr>
                <w:rFonts w:ascii="Consolas" w:hAnsi="Consolas" w:cs="Consolas"/>
                <w:sz w:val="19"/>
                <w:szCs w:val="19"/>
                <w:highlight w:val="white"/>
              </w:rPr>
            </w:rPrChange>
          </w:rPr>
          <w:delText>&gt; PerType([</w:delText>
        </w:r>
        <w:r w:rsidRPr="0096291C" w:rsidDel="004666B9">
          <w:rPr>
            <w:sz w:val="24"/>
            <w:szCs w:val="24"/>
            <w:rPrChange w:id="1376" w:author="Ron Gal" w:date="2017-03-04T15:42:00Z">
              <w:rPr>
                <w:rFonts w:ascii="Consolas" w:hAnsi="Consolas" w:cs="Consolas"/>
                <w:color w:val="2B91AF"/>
                <w:sz w:val="19"/>
                <w:szCs w:val="19"/>
                <w:highlight w:val="white"/>
              </w:rPr>
            </w:rPrChange>
          </w:rPr>
          <w:delText>DateTimeParameter</w:delText>
        </w:r>
        <w:r w:rsidRPr="0096291C" w:rsidDel="004666B9">
          <w:rPr>
            <w:sz w:val="24"/>
            <w:szCs w:val="24"/>
            <w:rPrChange w:id="1377" w:author="Ron Gal" w:date="2017-03-04T15:42:00Z">
              <w:rPr>
                <w:rFonts w:ascii="Consolas" w:hAnsi="Consolas" w:cs="Consolas"/>
                <w:sz w:val="19"/>
                <w:szCs w:val="19"/>
                <w:highlight w:val="white"/>
              </w:rPr>
            </w:rPrChange>
          </w:rPr>
          <w:delText>]</w:delText>
        </w:r>
        <w:r w:rsidRPr="0096291C" w:rsidDel="004666B9">
          <w:rPr>
            <w:sz w:val="24"/>
            <w:szCs w:val="24"/>
            <w:rPrChange w:id="1378" w:author="Ron Gal" w:date="2017-03-04T15:42:00Z">
              <w:rPr>
                <w:rFonts w:ascii="Consolas" w:hAnsi="Consolas" w:cs="Consolas"/>
                <w:color w:val="2B91AF"/>
                <w:sz w:val="19"/>
                <w:szCs w:val="19"/>
                <w:highlight w:val="white"/>
              </w:rPr>
            </w:rPrChange>
          </w:rPr>
          <w:delText>DateTime</w:delText>
        </w:r>
        <w:r w:rsidRPr="0096291C" w:rsidDel="004666B9">
          <w:rPr>
            <w:sz w:val="24"/>
            <w:szCs w:val="24"/>
            <w:rPrChange w:id="1379" w:author="Ron Gal" w:date="2017-03-04T15:42:00Z">
              <w:rPr>
                <w:rFonts w:ascii="Consolas" w:hAnsi="Consolas" w:cs="Consolas"/>
                <w:sz w:val="19"/>
                <w:szCs w:val="19"/>
                <w:highlight w:val="white"/>
              </w:rPr>
            </w:rPrChange>
          </w:rPr>
          <w:delText xml:space="preserve">? startDate = </w:delText>
        </w:r>
        <w:r w:rsidRPr="0096291C" w:rsidDel="004666B9">
          <w:rPr>
            <w:sz w:val="24"/>
            <w:szCs w:val="24"/>
            <w:rPrChange w:id="1380" w:author="Ron Gal" w:date="2017-03-04T15:42:00Z">
              <w:rPr>
                <w:rFonts w:ascii="Consolas" w:hAnsi="Consolas" w:cs="Consolas"/>
                <w:color w:val="0000FF"/>
                <w:sz w:val="19"/>
                <w:szCs w:val="19"/>
                <w:highlight w:val="white"/>
              </w:rPr>
            </w:rPrChange>
          </w:rPr>
          <w:delText>null</w:delText>
        </w:r>
        <w:r w:rsidRPr="0096291C" w:rsidDel="004666B9">
          <w:rPr>
            <w:sz w:val="24"/>
            <w:szCs w:val="24"/>
            <w:rPrChange w:id="1381" w:author="Ron Gal" w:date="2017-03-04T15:42:00Z">
              <w:rPr>
                <w:rFonts w:ascii="Consolas" w:hAnsi="Consolas" w:cs="Consolas"/>
                <w:sz w:val="19"/>
                <w:szCs w:val="19"/>
                <w:highlight w:val="white"/>
              </w:rPr>
            </w:rPrChange>
          </w:rPr>
          <w:delText>, [</w:delText>
        </w:r>
        <w:r w:rsidRPr="0096291C" w:rsidDel="004666B9">
          <w:rPr>
            <w:sz w:val="24"/>
            <w:szCs w:val="24"/>
            <w:rPrChange w:id="1382" w:author="Ron Gal" w:date="2017-03-04T15:42:00Z">
              <w:rPr>
                <w:rFonts w:ascii="Consolas" w:hAnsi="Consolas" w:cs="Consolas"/>
                <w:color w:val="2B91AF"/>
                <w:sz w:val="19"/>
                <w:szCs w:val="19"/>
                <w:highlight w:val="white"/>
              </w:rPr>
            </w:rPrChange>
          </w:rPr>
          <w:delText>DateTimeParameter</w:delText>
        </w:r>
        <w:r w:rsidRPr="0096291C" w:rsidDel="004666B9">
          <w:rPr>
            <w:sz w:val="24"/>
            <w:szCs w:val="24"/>
            <w:rPrChange w:id="1383" w:author="Ron Gal" w:date="2017-03-04T15:42:00Z">
              <w:rPr>
                <w:rFonts w:ascii="Consolas" w:hAnsi="Consolas" w:cs="Consolas"/>
                <w:sz w:val="19"/>
                <w:szCs w:val="19"/>
                <w:highlight w:val="white"/>
              </w:rPr>
            </w:rPrChange>
          </w:rPr>
          <w:delText>]</w:delText>
        </w:r>
        <w:r w:rsidRPr="0096291C" w:rsidDel="004666B9">
          <w:rPr>
            <w:sz w:val="24"/>
            <w:szCs w:val="24"/>
            <w:rPrChange w:id="1384" w:author="Ron Gal" w:date="2017-03-04T15:42:00Z">
              <w:rPr>
                <w:rFonts w:ascii="Consolas" w:hAnsi="Consolas" w:cs="Consolas"/>
                <w:color w:val="2B91AF"/>
                <w:sz w:val="19"/>
                <w:szCs w:val="19"/>
                <w:highlight w:val="white"/>
              </w:rPr>
            </w:rPrChange>
          </w:rPr>
          <w:delText>DateTime</w:delText>
        </w:r>
        <w:r w:rsidRPr="0096291C" w:rsidDel="004666B9">
          <w:rPr>
            <w:sz w:val="24"/>
            <w:szCs w:val="24"/>
            <w:rPrChange w:id="1385" w:author="Ron Gal" w:date="2017-03-04T15:42:00Z">
              <w:rPr>
                <w:rFonts w:ascii="Consolas" w:hAnsi="Consolas" w:cs="Consolas"/>
                <w:sz w:val="19"/>
                <w:szCs w:val="19"/>
                <w:highlight w:val="white"/>
              </w:rPr>
            </w:rPrChange>
          </w:rPr>
          <w:delText xml:space="preserve">? endDate = </w:delText>
        </w:r>
        <w:r w:rsidRPr="0096291C" w:rsidDel="004666B9">
          <w:rPr>
            <w:sz w:val="24"/>
            <w:szCs w:val="24"/>
            <w:rPrChange w:id="1386" w:author="Ron Gal" w:date="2017-03-04T15:42:00Z">
              <w:rPr>
                <w:rFonts w:ascii="Consolas" w:hAnsi="Consolas" w:cs="Consolas"/>
                <w:color w:val="0000FF"/>
                <w:sz w:val="19"/>
                <w:szCs w:val="19"/>
                <w:highlight w:val="white"/>
              </w:rPr>
            </w:rPrChange>
          </w:rPr>
          <w:delText>null</w:delText>
        </w:r>
        <w:r w:rsidRPr="0096291C" w:rsidDel="004666B9">
          <w:rPr>
            <w:sz w:val="24"/>
            <w:szCs w:val="24"/>
            <w:rPrChange w:id="1387" w:author="Ron Gal" w:date="2017-03-04T15:42:00Z">
              <w:rPr>
                <w:rFonts w:ascii="Consolas" w:hAnsi="Consolas" w:cs="Consolas"/>
                <w:sz w:val="19"/>
                <w:szCs w:val="19"/>
                <w:highlight w:val="white"/>
              </w:rPr>
            </w:rPrChange>
          </w:rPr>
          <w:delText xml:space="preserve">, </w:delText>
        </w:r>
        <w:r w:rsidRPr="0096291C" w:rsidDel="004666B9">
          <w:rPr>
            <w:sz w:val="24"/>
            <w:szCs w:val="24"/>
            <w:rPrChange w:id="1388" w:author="Ron Gal" w:date="2017-03-04T15:42:00Z">
              <w:rPr>
                <w:rFonts w:ascii="Consolas" w:hAnsi="Consolas" w:cs="Consolas"/>
                <w:color w:val="0000FF"/>
                <w:sz w:val="19"/>
                <w:szCs w:val="19"/>
                <w:highlight w:val="white"/>
              </w:rPr>
            </w:rPrChange>
          </w:rPr>
          <w:delText>int</w:delText>
        </w:r>
        <w:r w:rsidRPr="0096291C" w:rsidDel="004666B9">
          <w:rPr>
            <w:sz w:val="24"/>
            <w:szCs w:val="24"/>
            <w:rPrChange w:id="1389" w:author="Ron Gal" w:date="2017-03-04T15:42:00Z">
              <w:rPr>
                <w:rFonts w:ascii="Consolas" w:hAnsi="Consolas" w:cs="Consolas"/>
                <w:sz w:val="19"/>
                <w:szCs w:val="19"/>
                <w:highlight w:val="white"/>
              </w:rPr>
            </w:rPrChange>
          </w:rPr>
          <w:delText xml:space="preserve">? datePart = </w:delText>
        </w:r>
        <w:r w:rsidRPr="0096291C" w:rsidDel="004666B9">
          <w:rPr>
            <w:sz w:val="24"/>
            <w:szCs w:val="24"/>
            <w:rPrChange w:id="1390" w:author="Ron Gal" w:date="2017-03-04T15:42:00Z">
              <w:rPr>
                <w:rFonts w:ascii="Consolas" w:hAnsi="Consolas" w:cs="Consolas"/>
                <w:color w:val="0000FF"/>
                <w:sz w:val="19"/>
                <w:szCs w:val="19"/>
                <w:highlight w:val="white"/>
              </w:rPr>
            </w:rPrChange>
          </w:rPr>
          <w:delText>null</w:delText>
        </w:r>
        <w:r w:rsidRPr="0096291C" w:rsidDel="004666B9">
          <w:rPr>
            <w:sz w:val="24"/>
            <w:szCs w:val="24"/>
            <w:rPrChange w:id="1391" w:author="Ron Gal" w:date="2017-03-04T15:42:00Z">
              <w:rPr>
                <w:rFonts w:ascii="Consolas" w:hAnsi="Consolas" w:cs="Consolas"/>
                <w:sz w:val="19"/>
                <w:szCs w:val="19"/>
                <w:highlight w:val="white"/>
              </w:rPr>
            </w:rPrChange>
          </w:rPr>
          <w:delText xml:space="preserve">, </w:delText>
        </w:r>
        <w:r w:rsidRPr="0096291C" w:rsidDel="004666B9">
          <w:rPr>
            <w:sz w:val="24"/>
            <w:szCs w:val="24"/>
            <w:rPrChange w:id="1392" w:author="Ron Gal" w:date="2017-03-04T15:42:00Z">
              <w:rPr>
                <w:rFonts w:ascii="Consolas" w:hAnsi="Consolas" w:cs="Consolas"/>
                <w:color w:val="0000FF"/>
                <w:sz w:val="19"/>
                <w:szCs w:val="19"/>
                <w:highlight w:val="white"/>
              </w:rPr>
            </w:rPrChange>
          </w:rPr>
          <w:delText>int</w:delText>
        </w:r>
        <w:r w:rsidRPr="0096291C" w:rsidDel="004666B9">
          <w:rPr>
            <w:sz w:val="24"/>
            <w:szCs w:val="24"/>
            <w:rPrChange w:id="1393" w:author="Ron Gal" w:date="2017-03-04T15:42:00Z">
              <w:rPr>
                <w:rFonts w:ascii="Consolas" w:hAnsi="Consolas" w:cs="Consolas"/>
                <w:sz w:val="19"/>
                <w:szCs w:val="19"/>
                <w:highlight w:val="white"/>
              </w:rPr>
            </w:rPrChange>
          </w:rPr>
          <w:delText xml:space="preserve">? animalType = </w:delText>
        </w:r>
        <w:r w:rsidRPr="0096291C" w:rsidDel="004666B9">
          <w:rPr>
            <w:sz w:val="24"/>
            <w:szCs w:val="24"/>
            <w:rPrChange w:id="1394" w:author="Ron Gal" w:date="2017-03-04T15:42:00Z">
              <w:rPr>
                <w:rFonts w:ascii="Consolas" w:hAnsi="Consolas" w:cs="Consolas"/>
                <w:color w:val="0000FF"/>
                <w:sz w:val="19"/>
                <w:szCs w:val="19"/>
                <w:highlight w:val="white"/>
              </w:rPr>
            </w:rPrChange>
          </w:rPr>
          <w:delText>null</w:delText>
        </w:r>
        <w:r w:rsidRPr="0096291C" w:rsidDel="004666B9">
          <w:rPr>
            <w:sz w:val="24"/>
            <w:szCs w:val="24"/>
            <w:rPrChange w:id="1395" w:author="Ron Gal" w:date="2017-03-04T15:42:00Z">
              <w:rPr>
                <w:rFonts w:ascii="Consolas" w:hAnsi="Consolas" w:cs="Consolas"/>
                <w:sz w:val="19"/>
                <w:szCs w:val="19"/>
                <w:highlight w:val="white"/>
              </w:rPr>
            </w:rPrChange>
          </w:rPr>
          <w:delText>)</w:delText>
        </w:r>
      </w:del>
    </w:p>
    <w:p w:rsidR="00481634" w:rsidRPr="0096291C" w:rsidDel="0096291C" w:rsidRDefault="0096291C">
      <w:pPr>
        <w:rPr>
          <w:del w:id="1396" w:author="Ron Gal" w:date="2017-03-04T15:40:00Z"/>
          <w:sz w:val="24"/>
          <w:szCs w:val="24"/>
          <w:rPrChange w:id="1397" w:author="Ron Gal" w:date="2017-03-04T15:42:00Z">
            <w:rPr>
              <w:del w:id="1398" w:author="Ron Gal" w:date="2017-03-04T15:40:00Z"/>
            </w:rPr>
          </w:rPrChange>
        </w:rPr>
        <w:pPrChange w:id="1399" w:author="Ron Gal" w:date="2017-03-04T15:42:00Z">
          <w:pPr>
            <w:ind w:firstLine="720"/>
          </w:pPr>
        </w:pPrChange>
      </w:pPr>
      <w:del w:id="1400" w:author="Ron Gal" w:date="2017-03-04T17:51:00Z">
        <w:r w:rsidRPr="0096291C" w:rsidDel="004666B9">
          <w:rPr>
            <w:sz w:val="24"/>
            <w:szCs w:val="24"/>
            <w:rPrChange w:id="1401" w:author="Ron Gal" w:date="2017-03-04T15:42:00Z">
              <w:rPr>
                <w:rFonts w:ascii="Consolas" w:hAnsi="Consolas" w:cs="Consolas"/>
                <w:color w:val="0000FF"/>
                <w:sz w:val="19"/>
                <w:szCs w:val="19"/>
                <w:highlight w:val="white"/>
              </w:rPr>
            </w:rPrChange>
          </w:rPr>
          <w:delText>public</w:delText>
        </w:r>
        <w:r w:rsidRPr="0096291C" w:rsidDel="004666B9">
          <w:rPr>
            <w:sz w:val="24"/>
            <w:szCs w:val="24"/>
            <w:rPrChange w:id="1402" w:author="Ron Gal" w:date="2017-03-04T15:42:00Z">
              <w:rPr>
                <w:rFonts w:ascii="Consolas" w:hAnsi="Consolas" w:cs="Consolas"/>
                <w:sz w:val="19"/>
                <w:szCs w:val="19"/>
                <w:highlight w:val="white"/>
              </w:rPr>
            </w:rPrChange>
          </w:rPr>
          <w:delText xml:space="preserve"> </w:delText>
        </w:r>
        <w:r w:rsidRPr="0096291C" w:rsidDel="004666B9">
          <w:rPr>
            <w:sz w:val="24"/>
            <w:szCs w:val="24"/>
            <w:rPrChange w:id="1403" w:author="Ron Gal" w:date="2017-03-04T15:42:00Z">
              <w:rPr>
                <w:rFonts w:ascii="Consolas" w:hAnsi="Consolas" w:cs="Consolas"/>
                <w:color w:val="2B91AF"/>
                <w:sz w:val="19"/>
                <w:szCs w:val="19"/>
                <w:highlight w:val="white"/>
              </w:rPr>
            </w:rPrChange>
          </w:rPr>
          <w:delText>List</w:delText>
        </w:r>
        <w:r w:rsidRPr="0096291C" w:rsidDel="004666B9">
          <w:rPr>
            <w:sz w:val="24"/>
            <w:szCs w:val="24"/>
            <w:rPrChange w:id="1404" w:author="Ron Gal" w:date="2017-03-04T15:42:00Z">
              <w:rPr>
                <w:rFonts w:ascii="Consolas" w:hAnsi="Consolas" w:cs="Consolas"/>
                <w:sz w:val="19"/>
                <w:szCs w:val="19"/>
                <w:highlight w:val="white"/>
              </w:rPr>
            </w:rPrChange>
          </w:rPr>
          <w:delText>&lt;</w:delText>
        </w:r>
        <w:r w:rsidRPr="0096291C" w:rsidDel="004666B9">
          <w:rPr>
            <w:sz w:val="24"/>
            <w:szCs w:val="24"/>
            <w:rPrChange w:id="1405" w:author="Ron Gal" w:date="2017-03-04T15:42:00Z">
              <w:rPr>
                <w:rFonts w:ascii="Consolas" w:hAnsi="Consolas" w:cs="Consolas"/>
                <w:color w:val="2B91AF"/>
                <w:sz w:val="19"/>
                <w:szCs w:val="19"/>
                <w:highlight w:val="white"/>
              </w:rPr>
            </w:rPrChange>
          </w:rPr>
          <w:delText>AnimalNameReport</w:delText>
        </w:r>
        <w:r w:rsidRPr="0096291C" w:rsidDel="004666B9">
          <w:rPr>
            <w:sz w:val="24"/>
            <w:szCs w:val="24"/>
            <w:rPrChange w:id="1406" w:author="Ron Gal" w:date="2017-03-04T15:42:00Z">
              <w:rPr>
                <w:rFonts w:ascii="Consolas" w:hAnsi="Consolas" w:cs="Consolas"/>
                <w:sz w:val="19"/>
                <w:szCs w:val="19"/>
                <w:highlight w:val="white"/>
              </w:rPr>
            </w:rPrChange>
          </w:rPr>
          <w:delText>&gt; PerAnimal([</w:delText>
        </w:r>
        <w:r w:rsidRPr="0096291C" w:rsidDel="004666B9">
          <w:rPr>
            <w:sz w:val="24"/>
            <w:szCs w:val="24"/>
            <w:rPrChange w:id="1407" w:author="Ron Gal" w:date="2017-03-04T15:42:00Z">
              <w:rPr>
                <w:rFonts w:ascii="Consolas" w:hAnsi="Consolas" w:cs="Consolas"/>
                <w:color w:val="2B91AF"/>
                <w:sz w:val="19"/>
                <w:szCs w:val="19"/>
                <w:highlight w:val="white"/>
              </w:rPr>
            </w:rPrChange>
          </w:rPr>
          <w:delText>DateTimeParameter</w:delText>
        </w:r>
        <w:r w:rsidRPr="0096291C" w:rsidDel="004666B9">
          <w:rPr>
            <w:sz w:val="24"/>
            <w:szCs w:val="24"/>
            <w:rPrChange w:id="1408" w:author="Ron Gal" w:date="2017-03-04T15:42:00Z">
              <w:rPr>
                <w:rFonts w:ascii="Consolas" w:hAnsi="Consolas" w:cs="Consolas"/>
                <w:sz w:val="19"/>
                <w:szCs w:val="19"/>
                <w:highlight w:val="white"/>
              </w:rPr>
            </w:rPrChange>
          </w:rPr>
          <w:delText>]</w:delText>
        </w:r>
        <w:r w:rsidRPr="0096291C" w:rsidDel="004666B9">
          <w:rPr>
            <w:sz w:val="24"/>
            <w:szCs w:val="24"/>
            <w:rPrChange w:id="1409" w:author="Ron Gal" w:date="2017-03-04T15:42:00Z">
              <w:rPr>
                <w:rFonts w:ascii="Consolas" w:hAnsi="Consolas" w:cs="Consolas"/>
                <w:color w:val="2B91AF"/>
                <w:sz w:val="19"/>
                <w:szCs w:val="19"/>
                <w:highlight w:val="white"/>
              </w:rPr>
            </w:rPrChange>
          </w:rPr>
          <w:delText>DateTime</w:delText>
        </w:r>
        <w:r w:rsidRPr="0096291C" w:rsidDel="004666B9">
          <w:rPr>
            <w:sz w:val="24"/>
            <w:szCs w:val="24"/>
            <w:rPrChange w:id="1410" w:author="Ron Gal" w:date="2017-03-04T15:42:00Z">
              <w:rPr>
                <w:rFonts w:ascii="Consolas" w:hAnsi="Consolas" w:cs="Consolas"/>
                <w:sz w:val="19"/>
                <w:szCs w:val="19"/>
                <w:highlight w:val="white"/>
              </w:rPr>
            </w:rPrChange>
          </w:rPr>
          <w:delText xml:space="preserve">? startDate = </w:delText>
        </w:r>
        <w:r w:rsidRPr="0096291C" w:rsidDel="004666B9">
          <w:rPr>
            <w:sz w:val="24"/>
            <w:szCs w:val="24"/>
            <w:rPrChange w:id="1411" w:author="Ron Gal" w:date="2017-03-04T15:42:00Z">
              <w:rPr>
                <w:rFonts w:ascii="Consolas" w:hAnsi="Consolas" w:cs="Consolas"/>
                <w:color w:val="0000FF"/>
                <w:sz w:val="19"/>
                <w:szCs w:val="19"/>
                <w:highlight w:val="white"/>
              </w:rPr>
            </w:rPrChange>
          </w:rPr>
          <w:delText>null</w:delText>
        </w:r>
        <w:r w:rsidRPr="0096291C" w:rsidDel="004666B9">
          <w:rPr>
            <w:sz w:val="24"/>
            <w:szCs w:val="24"/>
            <w:rPrChange w:id="1412" w:author="Ron Gal" w:date="2017-03-04T15:42:00Z">
              <w:rPr>
                <w:rFonts w:ascii="Consolas" w:hAnsi="Consolas" w:cs="Consolas"/>
                <w:sz w:val="19"/>
                <w:szCs w:val="19"/>
                <w:highlight w:val="white"/>
              </w:rPr>
            </w:rPrChange>
          </w:rPr>
          <w:delText>, [</w:delText>
        </w:r>
        <w:r w:rsidRPr="0096291C" w:rsidDel="004666B9">
          <w:rPr>
            <w:sz w:val="24"/>
            <w:szCs w:val="24"/>
            <w:rPrChange w:id="1413" w:author="Ron Gal" w:date="2017-03-04T15:42:00Z">
              <w:rPr>
                <w:rFonts w:ascii="Consolas" w:hAnsi="Consolas" w:cs="Consolas"/>
                <w:color w:val="2B91AF"/>
                <w:sz w:val="19"/>
                <w:szCs w:val="19"/>
                <w:highlight w:val="white"/>
              </w:rPr>
            </w:rPrChange>
          </w:rPr>
          <w:delText>DateTimeParameter</w:delText>
        </w:r>
        <w:r w:rsidRPr="0096291C" w:rsidDel="004666B9">
          <w:rPr>
            <w:sz w:val="24"/>
            <w:szCs w:val="24"/>
            <w:rPrChange w:id="1414" w:author="Ron Gal" w:date="2017-03-04T15:42:00Z">
              <w:rPr>
                <w:rFonts w:ascii="Consolas" w:hAnsi="Consolas" w:cs="Consolas"/>
                <w:sz w:val="19"/>
                <w:szCs w:val="19"/>
                <w:highlight w:val="white"/>
              </w:rPr>
            </w:rPrChange>
          </w:rPr>
          <w:delText>]</w:delText>
        </w:r>
        <w:r w:rsidRPr="0096291C" w:rsidDel="004666B9">
          <w:rPr>
            <w:sz w:val="24"/>
            <w:szCs w:val="24"/>
            <w:rPrChange w:id="1415" w:author="Ron Gal" w:date="2017-03-04T15:42:00Z">
              <w:rPr>
                <w:rFonts w:ascii="Consolas" w:hAnsi="Consolas" w:cs="Consolas"/>
                <w:color w:val="2B91AF"/>
                <w:sz w:val="19"/>
                <w:szCs w:val="19"/>
                <w:highlight w:val="white"/>
              </w:rPr>
            </w:rPrChange>
          </w:rPr>
          <w:delText>DateTime</w:delText>
        </w:r>
        <w:r w:rsidRPr="0096291C" w:rsidDel="004666B9">
          <w:rPr>
            <w:sz w:val="24"/>
            <w:szCs w:val="24"/>
            <w:rPrChange w:id="1416" w:author="Ron Gal" w:date="2017-03-04T15:42:00Z">
              <w:rPr>
                <w:rFonts w:ascii="Consolas" w:hAnsi="Consolas" w:cs="Consolas"/>
                <w:sz w:val="19"/>
                <w:szCs w:val="19"/>
                <w:highlight w:val="white"/>
              </w:rPr>
            </w:rPrChange>
          </w:rPr>
          <w:delText xml:space="preserve">? endDate = </w:delText>
        </w:r>
        <w:r w:rsidRPr="0096291C" w:rsidDel="004666B9">
          <w:rPr>
            <w:sz w:val="24"/>
            <w:szCs w:val="24"/>
            <w:rPrChange w:id="1417" w:author="Ron Gal" w:date="2017-03-04T15:42:00Z">
              <w:rPr>
                <w:rFonts w:ascii="Consolas" w:hAnsi="Consolas" w:cs="Consolas"/>
                <w:color w:val="0000FF"/>
                <w:sz w:val="19"/>
                <w:szCs w:val="19"/>
                <w:highlight w:val="white"/>
              </w:rPr>
            </w:rPrChange>
          </w:rPr>
          <w:delText>null</w:delText>
        </w:r>
        <w:r w:rsidRPr="0096291C" w:rsidDel="004666B9">
          <w:rPr>
            <w:sz w:val="24"/>
            <w:szCs w:val="24"/>
            <w:rPrChange w:id="1418" w:author="Ron Gal" w:date="2017-03-04T15:42:00Z">
              <w:rPr>
                <w:rFonts w:ascii="Consolas" w:hAnsi="Consolas" w:cs="Consolas"/>
                <w:sz w:val="19"/>
                <w:szCs w:val="19"/>
                <w:highlight w:val="white"/>
              </w:rPr>
            </w:rPrChange>
          </w:rPr>
          <w:delText xml:space="preserve">, </w:delText>
        </w:r>
        <w:r w:rsidRPr="0096291C" w:rsidDel="004666B9">
          <w:rPr>
            <w:sz w:val="24"/>
            <w:szCs w:val="24"/>
            <w:rPrChange w:id="1419" w:author="Ron Gal" w:date="2017-03-04T15:42:00Z">
              <w:rPr>
                <w:rFonts w:ascii="Consolas" w:hAnsi="Consolas" w:cs="Consolas"/>
                <w:color w:val="0000FF"/>
                <w:sz w:val="19"/>
                <w:szCs w:val="19"/>
                <w:highlight w:val="white"/>
              </w:rPr>
            </w:rPrChange>
          </w:rPr>
          <w:delText>int</w:delText>
        </w:r>
        <w:r w:rsidRPr="0096291C" w:rsidDel="004666B9">
          <w:rPr>
            <w:sz w:val="24"/>
            <w:szCs w:val="24"/>
            <w:rPrChange w:id="1420" w:author="Ron Gal" w:date="2017-03-04T15:42:00Z">
              <w:rPr>
                <w:rFonts w:ascii="Consolas" w:hAnsi="Consolas" w:cs="Consolas"/>
                <w:sz w:val="19"/>
                <w:szCs w:val="19"/>
                <w:highlight w:val="white"/>
              </w:rPr>
            </w:rPrChange>
          </w:rPr>
          <w:delText xml:space="preserve">? datePart = </w:delText>
        </w:r>
        <w:r w:rsidRPr="0096291C" w:rsidDel="004666B9">
          <w:rPr>
            <w:sz w:val="24"/>
            <w:szCs w:val="24"/>
            <w:rPrChange w:id="1421" w:author="Ron Gal" w:date="2017-03-04T15:42:00Z">
              <w:rPr>
                <w:rFonts w:ascii="Consolas" w:hAnsi="Consolas" w:cs="Consolas"/>
                <w:color w:val="0000FF"/>
                <w:sz w:val="19"/>
                <w:szCs w:val="19"/>
                <w:highlight w:val="white"/>
              </w:rPr>
            </w:rPrChange>
          </w:rPr>
          <w:delText>null</w:delText>
        </w:r>
        <w:r w:rsidRPr="0096291C" w:rsidDel="004666B9">
          <w:rPr>
            <w:sz w:val="24"/>
            <w:szCs w:val="24"/>
            <w:rPrChange w:id="1422" w:author="Ron Gal" w:date="2017-03-04T15:42:00Z">
              <w:rPr>
                <w:rFonts w:ascii="Consolas" w:hAnsi="Consolas" w:cs="Consolas"/>
                <w:sz w:val="19"/>
                <w:szCs w:val="19"/>
                <w:highlight w:val="white"/>
              </w:rPr>
            </w:rPrChange>
          </w:rPr>
          <w:delText xml:space="preserve">, </w:delText>
        </w:r>
        <w:r w:rsidRPr="0096291C" w:rsidDel="004666B9">
          <w:rPr>
            <w:sz w:val="24"/>
            <w:szCs w:val="24"/>
            <w:rPrChange w:id="1423" w:author="Ron Gal" w:date="2017-03-04T15:42:00Z">
              <w:rPr>
                <w:rFonts w:ascii="Consolas" w:hAnsi="Consolas" w:cs="Consolas"/>
                <w:color w:val="0000FF"/>
                <w:sz w:val="19"/>
                <w:szCs w:val="19"/>
                <w:highlight w:val="white"/>
              </w:rPr>
            </w:rPrChange>
          </w:rPr>
          <w:delText>int</w:delText>
        </w:r>
        <w:r w:rsidRPr="0096291C" w:rsidDel="004666B9">
          <w:rPr>
            <w:sz w:val="24"/>
            <w:szCs w:val="24"/>
            <w:rPrChange w:id="1424" w:author="Ron Gal" w:date="2017-03-04T15:42:00Z">
              <w:rPr>
                <w:rFonts w:ascii="Consolas" w:hAnsi="Consolas" w:cs="Consolas"/>
                <w:sz w:val="19"/>
                <w:szCs w:val="19"/>
                <w:highlight w:val="white"/>
              </w:rPr>
            </w:rPrChange>
          </w:rPr>
          <w:delText xml:space="preserve">? animalId = </w:delText>
        </w:r>
        <w:r w:rsidRPr="0096291C" w:rsidDel="004666B9">
          <w:rPr>
            <w:sz w:val="24"/>
            <w:szCs w:val="24"/>
            <w:rPrChange w:id="1425" w:author="Ron Gal" w:date="2017-03-04T15:42:00Z">
              <w:rPr>
                <w:rFonts w:ascii="Consolas" w:hAnsi="Consolas" w:cs="Consolas"/>
                <w:color w:val="0000FF"/>
                <w:sz w:val="19"/>
                <w:szCs w:val="19"/>
                <w:highlight w:val="white"/>
              </w:rPr>
            </w:rPrChange>
          </w:rPr>
          <w:delText>null</w:delText>
        </w:r>
        <w:r w:rsidRPr="0096291C" w:rsidDel="004666B9">
          <w:rPr>
            <w:sz w:val="24"/>
            <w:szCs w:val="24"/>
            <w:rPrChange w:id="1426" w:author="Ron Gal" w:date="2017-03-04T15:42:00Z">
              <w:rPr>
                <w:rFonts w:ascii="Consolas" w:hAnsi="Consolas" w:cs="Consolas"/>
                <w:sz w:val="19"/>
                <w:szCs w:val="19"/>
                <w:highlight w:val="white"/>
              </w:rPr>
            </w:rPrChange>
          </w:rPr>
          <w:delText>)</w:delText>
        </w:r>
      </w:del>
      <w:del w:id="1427" w:author="Ron Gal" w:date="2017-03-04T15:40:00Z">
        <w:r w:rsidR="00471D70" w:rsidRPr="0096291C" w:rsidDel="0096291C">
          <w:rPr>
            <w:sz w:val="24"/>
            <w:szCs w:val="24"/>
          </w:rPr>
          <w:delText>List&lt;OffendingCustomersReport&gt; GetOffendingCustomersReport(DateTime? fromDate, DateTime? untilDate, int? complaintType)</w:delText>
        </w:r>
      </w:del>
    </w:p>
    <w:p w:rsidR="00481634" w:rsidRPr="0096291C" w:rsidDel="0096291C" w:rsidRDefault="00481634">
      <w:pPr>
        <w:rPr>
          <w:del w:id="1428" w:author="Ron Gal" w:date="2017-03-04T15:40:00Z"/>
          <w:sz w:val="24"/>
          <w:szCs w:val="24"/>
          <w:rPrChange w:id="1429" w:author="Ron Gal" w:date="2017-03-04T15:42:00Z">
            <w:rPr>
              <w:del w:id="1430" w:author="Ron Gal" w:date="2017-03-04T15:40:00Z"/>
            </w:rPr>
          </w:rPrChange>
        </w:rPr>
        <w:pPrChange w:id="1431" w:author="Ron Gal" w:date="2017-03-04T15:42:00Z">
          <w:pPr>
            <w:ind w:firstLine="720"/>
          </w:pPr>
        </w:pPrChange>
      </w:pPr>
    </w:p>
    <w:p w:rsidR="00481634" w:rsidRPr="0096291C" w:rsidDel="0096291C" w:rsidRDefault="00471D70">
      <w:pPr>
        <w:rPr>
          <w:del w:id="1432" w:author="Ron Gal" w:date="2017-03-04T15:40:00Z"/>
          <w:sz w:val="24"/>
          <w:szCs w:val="24"/>
          <w:rPrChange w:id="1433" w:author="Ron Gal" w:date="2017-03-04T15:42:00Z">
            <w:rPr>
              <w:del w:id="1434" w:author="Ron Gal" w:date="2017-03-04T15:40:00Z"/>
            </w:rPr>
          </w:rPrChange>
        </w:rPr>
        <w:pPrChange w:id="1435" w:author="Ron Gal" w:date="2017-03-04T15:42:00Z">
          <w:pPr>
            <w:ind w:firstLine="720"/>
          </w:pPr>
        </w:pPrChange>
      </w:pPr>
      <w:del w:id="1436" w:author="Ron Gal" w:date="2017-03-04T15:40:00Z">
        <w:r w:rsidRPr="0096291C" w:rsidDel="0096291C">
          <w:rPr>
            <w:sz w:val="24"/>
            <w:szCs w:val="24"/>
          </w:rPr>
          <w:delText>List&lt;CustomersActivityReport&gt; GetCustomersActivityReport(string firstName, string lastName, int? minAge, int? maxAge, DateTime? fromDate, DateTime? untilDate)</w:delText>
        </w:r>
      </w:del>
    </w:p>
    <w:p w:rsidR="00481634" w:rsidRPr="0096291C" w:rsidDel="0096291C" w:rsidRDefault="00481634">
      <w:pPr>
        <w:rPr>
          <w:del w:id="1437" w:author="Ron Gal" w:date="2017-03-04T15:40:00Z"/>
          <w:sz w:val="24"/>
          <w:szCs w:val="24"/>
          <w:rPrChange w:id="1438" w:author="Ron Gal" w:date="2017-03-04T15:42:00Z">
            <w:rPr>
              <w:del w:id="1439" w:author="Ron Gal" w:date="2017-03-04T15:40:00Z"/>
            </w:rPr>
          </w:rPrChange>
        </w:rPr>
        <w:pPrChange w:id="1440" w:author="Ron Gal" w:date="2017-03-04T15:42:00Z">
          <w:pPr>
            <w:ind w:firstLine="720"/>
          </w:pPr>
        </w:pPrChange>
      </w:pPr>
    </w:p>
    <w:p w:rsidR="00481634" w:rsidRPr="0096291C" w:rsidDel="0096291C" w:rsidRDefault="00471D70">
      <w:pPr>
        <w:rPr>
          <w:del w:id="1441" w:author="Ron Gal" w:date="2017-03-04T15:40:00Z"/>
          <w:sz w:val="24"/>
          <w:szCs w:val="24"/>
          <w:rPrChange w:id="1442" w:author="Ron Gal" w:date="2017-03-04T15:42:00Z">
            <w:rPr>
              <w:del w:id="1443" w:author="Ron Gal" w:date="2017-03-04T15:40:00Z"/>
            </w:rPr>
          </w:rPrChange>
        </w:rPr>
        <w:pPrChange w:id="1444" w:author="Ron Gal" w:date="2017-03-04T15:42:00Z">
          <w:pPr>
            <w:ind w:firstLine="720"/>
          </w:pPr>
        </w:pPrChange>
      </w:pPr>
      <w:del w:id="1445" w:author="Ron Gal" w:date="2017-03-04T15:40:00Z">
        <w:r w:rsidRPr="0096291C" w:rsidDel="0096291C">
          <w:rPr>
            <w:sz w:val="24"/>
            <w:szCs w:val="24"/>
          </w:rPr>
          <w:delText>List&lt;UsingFieldsReport&gt; GetUsingFieldsReport(string fieldName, int? fieldId, DateTime? fromDate, DateTime? untilDate)</w:delText>
        </w:r>
      </w:del>
    </w:p>
    <w:p w:rsidR="0096291C" w:rsidRPr="0096291C" w:rsidDel="004666B9" w:rsidRDefault="0096291C">
      <w:pPr>
        <w:rPr>
          <w:del w:id="1446" w:author="Ron Gal" w:date="2017-03-04T17:51:00Z"/>
          <w:sz w:val="24"/>
          <w:szCs w:val="24"/>
          <w:rPrChange w:id="1447" w:author="Ron Gal" w:date="2017-03-04T15:42:00Z">
            <w:rPr>
              <w:del w:id="1448" w:author="Ron Gal" w:date="2017-03-04T17:51:00Z"/>
            </w:rPr>
          </w:rPrChange>
        </w:rPr>
        <w:pPrChange w:id="1449" w:author="Ron Gal" w:date="2017-03-04T15:42:00Z">
          <w:pPr>
            <w:ind w:firstLine="720"/>
          </w:pPr>
        </w:pPrChange>
      </w:pPr>
    </w:p>
    <w:p w:rsidR="00481634" w:rsidDel="0096291C" w:rsidRDefault="00471D70">
      <w:pPr>
        <w:bidi/>
        <w:rPr>
          <w:del w:id="1450" w:author="Ron Gal" w:date="2017-03-04T15:42:00Z"/>
        </w:rPr>
      </w:pPr>
      <w:del w:id="1451" w:author="Ron Gal" w:date="2017-03-04T15:42:00Z">
        <w:r w:rsidDel="0096291C">
          <w:rPr>
            <w:sz w:val="28"/>
            <w:szCs w:val="28"/>
            <w:rtl/>
          </w:rPr>
          <w:delText xml:space="preserve">מחלקת </w:delText>
        </w:r>
        <w:r w:rsidDel="0096291C">
          <w:rPr>
            <w:sz w:val="28"/>
            <w:szCs w:val="28"/>
          </w:rPr>
          <w:delText>ReviewsController</w:delText>
        </w:r>
      </w:del>
    </w:p>
    <w:p w:rsidR="00481634" w:rsidDel="0096291C" w:rsidRDefault="00471D70">
      <w:pPr>
        <w:bidi/>
        <w:rPr>
          <w:del w:id="1452" w:author="Ron Gal" w:date="2017-03-04T15:42:00Z"/>
        </w:rPr>
      </w:pPr>
      <w:del w:id="1453" w:author="Ron Gal" w:date="2017-03-04T15:42:00Z">
        <w:r w:rsidDel="0096291C">
          <w:rPr>
            <w:sz w:val="24"/>
            <w:szCs w:val="24"/>
            <w:rtl/>
          </w:rPr>
          <w:delText>הקונטרולר יבצע את כלל הפועלות הקשורות להזנת חוות דעת של לקוחות על לקחות אחרים.  המחלקה תכיל את הפעולות הבאות:</w:delText>
        </w:r>
      </w:del>
    </w:p>
    <w:p w:rsidR="00481634" w:rsidDel="0096291C" w:rsidRDefault="00471D70">
      <w:pPr>
        <w:rPr>
          <w:del w:id="1454" w:author="Ron Gal" w:date="2017-03-04T15:42:00Z"/>
        </w:rPr>
      </w:pPr>
      <w:del w:id="1455" w:author="Ron Gal" w:date="2017-03-04T15:42:00Z">
        <w:r w:rsidDel="0096291C">
          <w:rPr>
            <w:sz w:val="28"/>
            <w:szCs w:val="28"/>
          </w:rPr>
          <w:delText>List&lt;DTOs.Review&gt; Search(int? customerId = null)</w:delText>
        </w:r>
      </w:del>
    </w:p>
    <w:p w:rsidR="00481634" w:rsidDel="0096291C" w:rsidRDefault="00481634">
      <w:pPr>
        <w:rPr>
          <w:del w:id="1456" w:author="Ron Gal" w:date="2017-03-04T15:42:00Z"/>
        </w:rPr>
      </w:pPr>
    </w:p>
    <w:p w:rsidR="00481634" w:rsidDel="0096291C" w:rsidRDefault="00471D70">
      <w:pPr>
        <w:rPr>
          <w:del w:id="1457" w:author="Ron Gal" w:date="2017-03-04T15:42:00Z"/>
        </w:rPr>
      </w:pPr>
      <w:del w:id="1458" w:author="Ron Gal" w:date="2017-03-04T15:42:00Z">
        <w:r w:rsidDel="0096291C">
          <w:rPr>
            <w:sz w:val="28"/>
            <w:szCs w:val="28"/>
          </w:rPr>
          <w:delText>DTOs.Review Get(int id)</w:delText>
        </w:r>
      </w:del>
    </w:p>
    <w:p w:rsidR="00481634" w:rsidDel="0096291C" w:rsidRDefault="00481634">
      <w:pPr>
        <w:rPr>
          <w:del w:id="1459" w:author="Ron Gal" w:date="2017-03-04T15:42:00Z"/>
        </w:rPr>
      </w:pPr>
    </w:p>
    <w:p w:rsidR="00481634" w:rsidDel="0096291C" w:rsidRDefault="00471D70">
      <w:pPr>
        <w:rPr>
          <w:del w:id="1460" w:author="Ron Gal" w:date="2017-03-04T15:42:00Z"/>
        </w:rPr>
      </w:pPr>
      <w:del w:id="1461" w:author="Ron Gal" w:date="2017-03-04T15:42:00Z">
        <w:r w:rsidDel="0096291C">
          <w:rPr>
            <w:sz w:val="28"/>
            <w:szCs w:val="28"/>
          </w:rPr>
          <w:delText>DTOs.Review Save([FromBody]DTOs.Review Review)</w:delText>
        </w:r>
      </w:del>
    </w:p>
    <w:p w:rsidR="00481634" w:rsidDel="0096291C" w:rsidRDefault="00481634">
      <w:pPr>
        <w:rPr>
          <w:del w:id="1462" w:author="Ron Gal" w:date="2017-03-04T15:42:00Z"/>
        </w:rPr>
      </w:pPr>
    </w:p>
    <w:p w:rsidR="00481634" w:rsidDel="0096291C" w:rsidRDefault="00471D70">
      <w:pPr>
        <w:rPr>
          <w:del w:id="1463" w:author="Ron Gal" w:date="2017-03-04T15:42:00Z"/>
        </w:rPr>
      </w:pPr>
      <w:del w:id="1464" w:author="Ron Gal" w:date="2017-03-04T15:42:00Z">
        <w:r w:rsidDel="0096291C">
          <w:rPr>
            <w:sz w:val="28"/>
            <w:szCs w:val="28"/>
          </w:rPr>
          <w:delText>DTOs.Review Update([FromUri]int id, [FromBody]DTOs.Review Review)</w:delText>
        </w:r>
      </w:del>
    </w:p>
    <w:p w:rsidR="00481634" w:rsidDel="0096291C" w:rsidRDefault="00481634">
      <w:pPr>
        <w:rPr>
          <w:del w:id="1465" w:author="Ron Gal" w:date="2017-03-04T15:42:00Z"/>
        </w:rPr>
      </w:pPr>
    </w:p>
    <w:p w:rsidR="00481634" w:rsidDel="0096291C" w:rsidRDefault="00471D70">
      <w:pPr>
        <w:bidi/>
        <w:rPr>
          <w:del w:id="1466" w:author="Ron Gal" w:date="2017-03-04T15:42:00Z"/>
        </w:rPr>
      </w:pPr>
      <w:del w:id="1467" w:author="Ron Gal" w:date="2017-03-04T15:42:00Z">
        <w:r w:rsidDel="0096291C">
          <w:rPr>
            <w:sz w:val="28"/>
            <w:szCs w:val="28"/>
            <w:rtl/>
          </w:rPr>
          <w:delText xml:space="preserve">מחלקת </w:delText>
        </w:r>
        <w:r w:rsidDel="0096291C">
          <w:rPr>
            <w:sz w:val="28"/>
            <w:szCs w:val="28"/>
          </w:rPr>
          <w:delText>ComplaintsController</w:delText>
        </w:r>
      </w:del>
    </w:p>
    <w:p w:rsidR="00481634" w:rsidDel="0096291C" w:rsidRDefault="00471D70">
      <w:pPr>
        <w:bidi/>
        <w:rPr>
          <w:del w:id="1468" w:author="Ron Gal" w:date="2017-03-04T15:42:00Z"/>
        </w:rPr>
      </w:pPr>
      <w:del w:id="1469" w:author="Ron Gal" w:date="2017-03-04T15:42:00Z">
        <w:r w:rsidDel="0096291C">
          <w:rPr>
            <w:sz w:val="24"/>
            <w:szCs w:val="24"/>
            <w:rtl/>
          </w:rPr>
          <w:delText>הקונטרולר יבצע את כלל הפועלות הקשורות להזנת תלונות לקוחות על לקחות אחרים.  המחלקה תכיל את הפעולות הבאות:</w:delText>
        </w:r>
      </w:del>
    </w:p>
    <w:p w:rsidR="00481634" w:rsidDel="0096291C" w:rsidRDefault="00471D70">
      <w:pPr>
        <w:rPr>
          <w:del w:id="1470" w:author="Ron Gal" w:date="2017-03-04T15:42:00Z"/>
        </w:rPr>
      </w:pPr>
      <w:del w:id="1471" w:author="Ron Gal" w:date="2017-03-04T15:42:00Z">
        <w:r w:rsidDel="0096291C">
          <w:rPr>
            <w:sz w:val="28"/>
            <w:szCs w:val="28"/>
          </w:rPr>
          <w:delText>ComplaintsController(IComplaintsQueryProcessor ComplaintsQueryProcessor);</w:delText>
        </w:r>
      </w:del>
    </w:p>
    <w:p w:rsidR="00481634" w:rsidDel="0096291C" w:rsidRDefault="00481634">
      <w:pPr>
        <w:rPr>
          <w:del w:id="1472" w:author="Ron Gal" w:date="2017-03-04T15:42:00Z"/>
        </w:rPr>
      </w:pPr>
    </w:p>
    <w:p w:rsidR="00481634" w:rsidDel="0096291C" w:rsidRDefault="00471D70">
      <w:pPr>
        <w:rPr>
          <w:del w:id="1473" w:author="Ron Gal" w:date="2017-03-04T15:42:00Z"/>
        </w:rPr>
      </w:pPr>
      <w:del w:id="1474" w:author="Ron Gal" w:date="2017-03-04T15:42:00Z">
        <w:r w:rsidDel="0096291C">
          <w:rPr>
            <w:sz w:val="28"/>
            <w:szCs w:val="28"/>
          </w:rPr>
          <w:delText>List&lt;DTOs.Complaint&gt; Search(int? customerId = null);</w:delText>
        </w:r>
      </w:del>
    </w:p>
    <w:p w:rsidR="00481634" w:rsidDel="0096291C" w:rsidRDefault="00481634">
      <w:pPr>
        <w:rPr>
          <w:del w:id="1475" w:author="Ron Gal" w:date="2017-03-04T15:42:00Z"/>
        </w:rPr>
      </w:pPr>
    </w:p>
    <w:p w:rsidR="00481634" w:rsidDel="0096291C" w:rsidRDefault="00471D70">
      <w:pPr>
        <w:rPr>
          <w:del w:id="1476" w:author="Ron Gal" w:date="2017-03-04T15:42:00Z"/>
        </w:rPr>
      </w:pPr>
      <w:del w:id="1477" w:author="Ron Gal" w:date="2017-03-04T15:42:00Z">
        <w:r w:rsidDel="0096291C">
          <w:rPr>
            <w:sz w:val="28"/>
            <w:szCs w:val="28"/>
          </w:rPr>
          <w:delText>DTOs.Complaint Get(int id);</w:delText>
        </w:r>
      </w:del>
    </w:p>
    <w:p w:rsidR="00481634" w:rsidDel="0096291C" w:rsidRDefault="00481634">
      <w:pPr>
        <w:rPr>
          <w:del w:id="1478" w:author="Ron Gal" w:date="2017-03-04T15:42:00Z"/>
        </w:rPr>
      </w:pPr>
    </w:p>
    <w:p w:rsidR="00481634" w:rsidDel="0096291C" w:rsidRDefault="00471D70">
      <w:pPr>
        <w:rPr>
          <w:del w:id="1479" w:author="Ron Gal" w:date="2017-03-04T15:42:00Z"/>
        </w:rPr>
      </w:pPr>
      <w:del w:id="1480" w:author="Ron Gal" w:date="2017-03-04T15:42:00Z">
        <w:r w:rsidDel="0096291C">
          <w:rPr>
            <w:sz w:val="28"/>
            <w:szCs w:val="28"/>
          </w:rPr>
          <w:delText>DTOs.Complaint Save([FromBody]DTOs.Complaint complaint);</w:delText>
        </w:r>
      </w:del>
    </w:p>
    <w:p w:rsidR="00481634" w:rsidDel="0096291C" w:rsidRDefault="00481634">
      <w:pPr>
        <w:bidi/>
        <w:rPr>
          <w:del w:id="1481" w:author="Ron Gal" w:date="2017-03-04T15:42:00Z"/>
        </w:rPr>
      </w:pPr>
    </w:p>
    <w:p w:rsidR="00481634" w:rsidDel="0096291C" w:rsidRDefault="00471D70">
      <w:pPr>
        <w:bidi/>
        <w:rPr>
          <w:del w:id="1482" w:author="Ron Gal" w:date="2017-03-04T15:42:00Z"/>
        </w:rPr>
      </w:pPr>
      <w:del w:id="1483" w:author="Ron Gal" w:date="2017-03-04T15:42:00Z">
        <w:r w:rsidDel="0096291C">
          <w:rPr>
            <w:b/>
            <w:color w:val="FFFFFF"/>
            <w:sz w:val="28"/>
            <w:szCs w:val="28"/>
          </w:rPr>
          <w:delText>sd</w:delText>
        </w:r>
        <w:r w:rsidDel="0096291C">
          <w:rPr>
            <w:sz w:val="28"/>
            <w:szCs w:val="28"/>
            <w:rtl/>
          </w:rPr>
          <w:delText xml:space="preserve">מחלקת </w:delText>
        </w:r>
        <w:r w:rsidDel="0096291C">
          <w:rPr>
            <w:sz w:val="28"/>
            <w:szCs w:val="28"/>
          </w:rPr>
          <w:delText>ParticipantsController</w:delText>
        </w:r>
      </w:del>
    </w:p>
    <w:p w:rsidR="00481634" w:rsidDel="0096291C" w:rsidRDefault="00471D70">
      <w:pPr>
        <w:bidi/>
        <w:rPr>
          <w:del w:id="1484" w:author="Ron Gal" w:date="2017-03-04T15:42:00Z"/>
        </w:rPr>
      </w:pPr>
      <w:del w:id="1485" w:author="Ron Gal" w:date="2017-03-04T15:42:00Z">
        <w:r w:rsidDel="0096291C">
          <w:rPr>
            <w:sz w:val="24"/>
            <w:szCs w:val="24"/>
            <w:rtl/>
          </w:rPr>
          <w:delText>הקונטרולר יבצע פועלות הקשורות להצטרפות של לקוחות להזמנות של לקחות אחרים. המחלקה תכיל את הפעולות הבאות:</w:delText>
        </w:r>
      </w:del>
    </w:p>
    <w:p w:rsidR="00481634" w:rsidDel="0096291C" w:rsidRDefault="00481634">
      <w:pPr>
        <w:bidi/>
        <w:rPr>
          <w:del w:id="1486" w:author="Ron Gal" w:date="2017-03-04T15:42:00Z"/>
        </w:rPr>
      </w:pPr>
    </w:p>
    <w:p w:rsidR="00481634" w:rsidDel="0096291C" w:rsidRDefault="00471D70">
      <w:pPr>
        <w:rPr>
          <w:del w:id="1487" w:author="Ron Gal" w:date="2017-03-04T15:42:00Z"/>
        </w:rPr>
      </w:pPr>
      <w:del w:id="1488" w:author="Ron Gal" w:date="2017-03-04T15:42:00Z">
        <w:r w:rsidDel="0096291C">
          <w:rPr>
            <w:sz w:val="28"/>
            <w:szCs w:val="28"/>
          </w:rPr>
          <w:delText>List&lt;DTOs.Participant&gt; SearchParticipants(int? ownerId, string ownerName, int? orderId, int? invitationStatusId, int? fieldIdl, string fieldName, DateTime? fromDate, DateTime? untilDate);</w:delText>
        </w:r>
      </w:del>
    </w:p>
    <w:p w:rsidR="00481634" w:rsidDel="0096291C" w:rsidRDefault="00481634">
      <w:pPr>
        <w:rPr>
          <w:del w:id="1489" w:author="Ron Gal" w:date="2017-03-04T15:42:00Z"/>
        </w:rPr>
      </w:pPr>
    </w:p>
    <w:p w:rsidR="00481634" w:rsidDel="0096291C" w:rsidRDefault="00471D70">
      <w:pPr>
        <w:rPr>
          <w:del w:id="1490" w:author="Ron Gal" w:date="2017-03-04T15:42:00Z"/>
        </w:rPr>
      </w:pPr>
      <w:del w:id="1491" w:author="Ron Gal" w:date="2017-03-04T15:42:00Z">
        <w:r w:rsidDel="0096291C">
          <w:rPr>
            <w:sz w:val="28"/>
            <w:szCs w:val="28"/>
          </w:rPr>
          <w:delText>DTOs.Participant Get(int id);</w:delText>
        </w:r>
      </w:del>
    </w:p>
    <w:p w:rsidR="00481634" w:rsidDel="0096291C" w:rsidRDefault="00481634">
      <w:pPr>
        <w:rPr>
          <w:del w:id="1492" w:author="Ron Gal" w:date="2017-03-04T15:42:00Z"/>
        </w:rPr>
      </w:pPr>
    </w:p>
    <w:p w:rsidR="00481634" w:rsidDel="0096291C" w:rsidRDefault="00471D70">
      <w:pPr>
        <w:rPr>
          <w:del w:id="1493" w:author="Ron Gal" w:date="2017-03-04T15:42:00Z"/>
        </w:rPr>
      </w:pPr>
      <w:del w:id="1494" w:author="Ron Gal" w:date="2017-03-04T15:42:00Z">
        <w:r w:rsidDel="0096291C">
          <w:rPr>
            <w:sz w:val="28"/>
            <w:szCs w:val="28"/>
          </w:rPr>
          <w:delText>DTOs.Participant Save([FromBody]DTOs.Participant Participant);</w:delText>
        </w:r>
      </w:del>
    </w:p>
    <w:p w:rsidR="00481634" w:rsidDel="0096291C" w:rsidRDefault="00481634">
      <w:pPr>
        <w:rPr>
          <w:del w:id="1495" w:author="Ron Gal" w:date="2017-03-04T15:42:00Z"/>
        </w:rPr>
      </w:pPr>
    </w:p>
    <w:p w:rsidR="00481634" w:rsidDel="0096291C" w:rsidRDefault="00471D70">
      <w:pPr>
        <w:rPr>
          <w:del w:id="1496" w:author="Ron Gal" w:date="2017-03-04T15:42:00Z"/>
        </w:rPr>
      </w:pPr>
      <w:del w:id="1497" w:author="Ron Gal" w:date="2017-03-04T15:42:00Z">
        <w:r w:rsidDel="0096291C">
          <w:rPr>
            <w:sz w:val="28"/>
            <w:szCs w:val="28"/>
          </w:rPr>
          <w:delText>DTOs.Participant Update([FromUri]int id, [FromBody]DTOs.Participant Participant);</w:delText>
        </w:r>
      </w:del>
    </w:p>
    <w:p w:rsidR="00481634" w:rsidDel="0096291C" w:rsidRDefault="00481634">
      <w:pPr>
        <w:rPr>
          <w:del w:id="1498" w:author="Ron Gal" w:date="2017-03-04T15:42:00Z"/>
        </w:rPr>
      </w:pPr>
    </w:p>
    <w:p w:rsidR="00481634" w:rsidDel="0096291C" w:rsidRDefault="00471D70">
      <w:pPr>
        <w:rPr>
          <w:del w:id="1499" w:author="Ron Gal" w:date="2017-03-04T15:42:00Z"/>
        </w:rPr>
      </w:pPr>
      <w:del w:id="1500" w:author="Ron Gal" w:date="2017-03-04T15:42:00Z">
        <w:r w:rsidDel="0096291C">
          <w:rPr>
            <w:sz w:val="28"/>
            <w:szCs w:val="28"/>
          </w:rPr>
          <w:delText>void Delete([FromUri]int id);</w:delText>
        </w:r>
      </w:del>
    </w:p>
    <w:p w:rsidR="00481634" w:rsidDel="0096291C" w:rsidRDefault="00471D70">
      <w:pPr>
        <w:rPr>
          <w:del w:id="1501" w:author="Ron Gal" w:date="2017-03-04T15:42:00Z"/>
        </w:rPr>
      </w:pPr>
      <w:del w:id="1502" w:author="Ron Gal" w:date="2017-03-04T15:42:00Z">
        <w:r w:rsidDel="0096291C">
          <w:br w:type="page"/>
        </w:r>
      </w:del>
    </w:p>
    <w:p w:rsidR="00481634" w:rsidDel="004666B9" w:rsidRDefault="00481634">
      <w:pPr>
        <w:rPr>
          <w:del w:id="1503" w:author="Ron Gal" w:date="2017-03-04T17:51:00Z"/>
        </w:rPr>
      </w:pPr>
    </w:p>
    <w:p w:rsidR="00481634" w:rsidDel="004666B9" w:rsidRDefault="00471D70">
      <w:pPr>
        <w:bidi/>
        <w:rPr>
          <w:del w:id="1504" w:author="Ron Gal" w:date="2017-03-04T17:50:00Z"/>
        </w:rPr>
      </w:pPr>
      <w:del w:id="1505" w:author="Ron Gal" w:date="2017-03-04T17:50:00Z">
        <w:r w:rsidDel="004666B9">
          <w:rPr>
            <w:sz w:val="28"/>
            <w:szCs w:val="28"/>
            <w:rtl/>
          </w:rPr>
          <w:delText>ולידטורים (</w:delText>
        </w:r>
        <w:r w:rsidDel="004666B9">
          <w:rPr>
            <w:sz w:val="28"/>
            <w:szCs w:val="28"/>
          </w:rPr>
          <w:delText>Validators)</w:delText>
        </w:r>
      </w:del>
    </w:p>
    <w:p w:rsidR="00481634" w:rsidDel="004666B9" w:rsidRDefault="00471D70">
      <w:pPr>
        <w:bidi/>
        <w:rPr>
          <w:del w:id="1506" w:author="Ron Gal" w:date="2017-03-04T17:50:00Z"/>
        </w:rPr>
      </w:pPr>
      <w:del w:id="1507" w:author="Ron Gal" w:date="2017-03-04T17:50:00Z">
        <w:r w:rsidDel="004666B9">
          <w:rPr>
            <w:sz w:val="24"/>
            <w:szCs w:val="24"/>
            <w:rtl/>
          </w:rPr>
          <w:delText xml:space="preserve">קבוצת מחלקות זו מייצגות את האילוצים על שדות במידע המגיע מהלקוח אל השרת. בעת הגעת בקשה לשרת מופעלים הולידטורים המתאימים בהתאם לסוג הבקשה. אם נשלח לשרת מידע אשר נמצא לא תקין ע"י הולידטורים שהופעלו, הלקוח יקבל תשובת שגיאה עם </w:delText>
        </w:r>
        <w:r w:rsidDel="004666B9">
          <w:rPr>
            <w:sz w:val="24"/>
            <w:szCs w:val="24"/>
          </w:rPr>
          <w:delText>Http Status</w:delText>
        </w:r>
        <w:r w:rsidDel="004666B9">
          <w:rPr>
            <w:sz w:val="24"/>
            <w:szCs w:val="24"/>
            <w:rtl/>
          </w:rPr>
          <w:delText xml:space="preserve"> 403 - המייצג בקשה לא תקינה. כל ולידטור יורש מהמחלקה </w:delText>
        </w:r>
        <w:r w:rsidDel="004666B9">
          <w:rPr>
            <w:sz w:val="24"/>
            <w:szCs w:val="24"/>
          </w:rPr>
          <w:delText>ValidationAttribute</w:delText>
        </w:r>
        <w:r w:rsidDel="004666B9">
          <w:rPr>
            <w:sz w:val="24"/>
            <w:szCs w:val="24"/>
            <w:rtl/>
          </w:rPr>
          <w:delText xml:space="preserve"> של </w:delText>
        </w:r>
        <w:r w:rsidDel="004666B9">
          <w:rPr>
            <w:sz w:val="24"/>
            <w:szCs w:val="24"/>
          </w:rPr>
          <w:delText>Net</w:delText>
        </w:r>
        <w:r w:rsidDel="004666B9">
          <w:rPr>
            <w:sz w:val="24"/>
            <w:szCs w:val="24"/>
            <w:rtl/>
          </w:rPr>
          <w:delText>. ומממש את ה-</w:delText>
        </w:r>
        <w:r w:rsidDel="004666B9">
          <w:rPr>
            <w:sz w:val="24"/>
            <w:szCs w:val="24"/>
          </w:rPr>
          <w:delText>Template Method</w:delText>
        </w:r>
        <w:r w:rsidDel="004666B9">
          <w:rPr>
            <w:sz w:val="24"/>
            <w:szCs w:val="24"/>
            <w:rtl/>
          </w:rPr>
          <w:delText xml:space="preserve"> בשם </w:delText>
        </w:r>
        <w:r w:rsidDel="004666B9">
          <w:rPr>
            <w:sz w:val="24"/>
            <w:szCs w:val="24"/>
          </w:rPr>
          <w:delText>IsValid</w:delText>
        </w:r>
        <w:r w:rsidDel="004666B9">
          <w:rPr>
            <w:sz w:val="24"/>
            <w:szCs w:val="24"/>
            <w:rtl/>
          </w:rPr>
          <w:delText xml:space="preserve"> - מתודה זו מקבלת את ערך השדה ומחזירה אינדיקציה האם הערך תקין או לא. אינדיקציה זו נשמרת על אובייקט בקשת הלקוח לצורך שימוש בזמן מאוחר יותר.</w:delText>
        </w:r>
      </w:del>
    </w:p>
    <w:p w:rsidR="00481634" w:rsidDel="004666B9" w:rsidRDefault="00481634">
      <w:pPr>
        <w:bidi/>
        <w:rPr>
          <w:del w:id="1508" w:author="Ron Gal" w:date="2017-03-04T17:50:00Z"/>
        </w:rPr>
      </w:pPr>
    </w:p>
    <w:p w:rsidR="00481634" w:rsidDel="004666B9" w:rsidRDefault="00471D70">
      <w:pPr>
        <w:bidi/>
        <w:rPr>
          <w:del w:id="1509" w:author="Ron Gal" w:date="2017-03-04T17:50:00Z"/>
        </w:rPr>
      </w:pPr>
      <w:del w:id="1510" w:author="Ron Gal" w:date="2017-03-04T17:50:00Z">
        <w:r w:rsidDel="004666B9">
          <w:rPr>
            <w:b/>
            <w:sz w:val="24"/>
            <w:szCs w:val="24"/>
            <w:rtl/>
          </w:rPr>
          <w:delText xml:space="preserve">מחלקת </w:delText>
        </w:r>
        <w:r w:rsidDel="004666B9">
          <w:rPr>
            <w:b/>
            <w:sz w:val="24"/>
            <w:szCs w:val="24"/>
          </w:rPr>
          <w:delText>AboveAttribute</w:delText>
        </w:r>
      </w:del>
    </w:p>
    <w:p w:rsidR="00481634" w:rsidDel="004666B9" w:rsidRDefault="00471D70">
      <w:pPr>
        <w:bidi/>
        <w:rPr>
          <w:del w:id="1511" w:author="Ron Gal" w:date="2017-03-04T17:50:00Z"/>
        </w:rPr>
      </w:pPr>
      <w:del w:id="1512" w:author="Ron Gal" w:date="2017-03-04T17:50:00Z">
        <w:r w:rsidDel="004666B9">
          <w:rPr>
            <w:sz w:val="24"/>
            <w:szCs w:val="24"/>
            <w:rtl/>
          </w:rPr>
          <w:delText xml:space="preserve">מחלקה זו יורשת מהמחלקה </w:delText>
        </w:r>
        <w:r w:rsidDel="004666B9">
          <w:rPr>
            <w:sz w:val="24"/>
            <w:szCs w:val="24"/>
          </w:rPr>
          <w:delText>ValidationAttribute</w:delText>
        </w:r>
        <w:r w:rsidDel="004666B9">
          <w:rPr>
            <w:sz w:val="24"/>
            <w:szCs w:val="24"/>
            <w:rtl/>
          </w:rPr>
          <w:delText xml:space="preserve"> של </w:delText>
        </w:r>
        <w:r w:rsidDel="004666B9">
          <w:rPr>
            <w:sz w:val="24"/>
            <w:szCs w:val="24"/>
          </w:rPr>
          <w:delText>Net</w:delText>
        </w:r>
        <w:r w:rsidDel="004666B9">
          <w:rPr>
            <w:sz w:val="24"/>
            <w:szCs w:val="24"/>
            <w:rtl/>
          </w:rPr>
          <w:delText xml:space="preserve">. ודורסת את המתודה </w:delText>
        </w:r>
        <w:r w:rsidDel="004666B9">
          <w:rPr>
            <w:sz w:val="24"/>
            <w:szCs w:val="24"/>
          </w:rPr>
          <w:delText>IsValid</w:delText>
        </w:r>
        <w:r w:rsidDel="004666B9">
          <w:rPr>
            <w:sz w:val="24"/>
            <w:szCs w:val="24"/>
            <w:rtl/>
          </w:rPr>
          <w:delText>. ולידטור זה משמש לאכיפה שערך תכונה נומרית גדול מערך מינימאלי מסויים.</w:delText>
        </w:r>
      </w:del>
    </w:p>
    <w:p w:rsidR="00481634" w:rsidDel="004666B9" w:rsidRDefault="00481634">
      <w:pPr>
        <w:bidi/>
        <w:rPr>
          <w:del w:id="1513" w:author="Ron Gal" w:date="2017-03-04T17:50:00Z"/>
        </w:rPr>
      </w:pPr>
    </w:p>
    <w:p w:rsidR="00481634" w:rsidDel="004666B9" w:rsidRDefault="00471D70">
      <w:pPr>
        <w:bidi/>
        <w:rPr>
          <w:del w:id="1514" w:author="Ron Gal" w:date="2017-03-04T17:50:00Z"/>
        </w:rPr>
      </w:pPr>
      <w:del w:id="1515" w:author="Ron Gal" w:date="2017-03-04T17:50:00Z">
        <w:r w:rsidDel="004666B9">
          <w:rPr>
            <w:b/>
            <w:sz w:val="24"/>
            <w:szCs w:val="24"/>
            <w:rtl/>
          </w:rPr>
          <w:delText xml:space="preserve">מחלקת </w:delText>
        </w:r>
        <w:r w:rsidDel="004666B9">
          <w:rPr>
            <w:b/>
            <w:sz w:val="24"/>
            <w:szCs w:val="24"/>
          </w:rPr>
          <w:delText>ExistsInDBAttribute</w:delText>
        </w:r>
      </w:del>
    </w:p>
    <w:p w:rsidR="00481634" w:rsidDel="004666B9" w:rsidRDefault="00471D70">
      <w:pPr>
        <w:bidi/>
        <w:rPr>
          <w:del w:id="1516" w:author="Ron Gal" w:date="2017-03-04T17:50:00Z"/>
        </w:rPr>
        <w:pPrChange w:id="1517" w:author="Ron Gal" w:date="2017-03-04T16:08:00Z">
          <w:pPr>
            <w:bidi/>
          </w:pPr>
        </w:pPrChange>
      </w:pPr>
      <w:del w:id="1518" w:author="Ron Gal" w:date="2017-03-04T17:50:00Z">
        <w:r w:rsidDel="004666B9">
          <w:rPr>
            <w:sz w:val="24"/>
            <w:szCs w:val="24"/>
            <w:rtl/>
          </w:rPr>
          <w:delText xml:space="preserve">מחלקה זו יורשת מהמחלקה </w:delText>
        </w:r>
        <w:r w:rsidDel="004666B9">
          <w:rPr>
            <w:sz w:val="24"/>
            <w:szCs w:val="24"/>
          </w:rPr>
          <w:delText>ValidationAttribute</w:delText>
        </w:r>
        <w:r w:rsidDel="004666B9">
          <w:rPr>
            <w:sz w:val="24"/>
            <w:szCs w:val="24"/>
            <w:rtl/>
          </w:rPr>
          <w:delText xml:space="preserve"> של </w:delText>
        </w:r>
        <w:r w:rsidDel="004666B9">
          <w:rPr>
            <w:sz w:val="24"/>
            <w:szCs w:val="24"/>
          </w:rPr>
          <w:delText>Net</w:delText>
        </w:r>
        <w:r w:rsidDel="004666B9">
          <w:rPr>
            <w:sz w:val="24"/>
            <w:szCs w:val="24"/>
            <w:rtl/>
          </w:rPr>
          <w:delText xml:space="preserve">. ודורסת את המתודה </w:delText>
        </w:r>
        <w:r w:rsidDel="004666B9">
          <w:rPr>
            <w:sz w:val="24"/>
            <w:szCs w:val="24"/>
          </w:rPr>
          <w:delText>IsValid</w:delText>
        </w:r>
        <w:r w:rsidDel="004666B9">
          <w:rPr>
            <w:sz w:val="24"/>
            <w:szCs w:val="24"/>
            <w:rtl/>
          </w:rPr>
          <w:delText xml:space="preserve">. ולידטור זה משמש לאכיפה שערך תכונה מייצג ישות שקיימת במסד הנתונים. למשל הולידטור משמש לוידוא </w:delText>
        </w:r>
      </w:del>
      <w:del w:id="1519" w:author="Ron Gal" w:date="2017-03-04T15:46:00Z">
        <w:r w:rsidDel="00110E29">
          <w:rPr>
            <w:sz w:val="24"/>
            <w:szCs w:val="24"/>
            <w:rtl/>
          </w:rPr>
          <w:delText xml:space="preserve">שמשתמש </w:delText>
        </w:r>
      </w:del>
      <w:del w:id="1520" w:author="Ron Gal" w:date="2017-03-04T16:08:00Z">
        <w:r w:rsidDel="00F3722B">
          <w:rPr>
            <w:sz w:val="24"/>
            <w:szCs w:val="24"/>
            <w:rtl/>
          </w:rPr>
          <w:delText xml:space="preserve">אכן קיים בעת </w:delText>
        </w:r>
      </w:del>
      <w:del w:id="1521" w:author="Ron Gal" w:date="2017-03-04T15:46:00Z">
        <w:r w:rsidDel="00213013">
          <w:rPr>
            <w:sz w:val="24"/>
            <w:szCs w:val="24"/>
            <w:rtl/>
          </w:rPr>
          <w:delText>הגשת תלונה עליו</w:delText>
        </w:r>
      </w:del>
      <w:del w:id="1522" w:author="Ron Gal" w:date="2017-03-04T16:08:00Z">
        <w:r w:rsidDel="00F3722B">
          <w:rPr>
            <w:sz w:val="24"/>
            <w:szCs w:val="24"/>
            <w:rtl/>
          </w:rPr>
          <w:delText>.</w:delText>
        </w:r>
      </w:del>
    </w:p>
    <w:p w:rsidR="00481634" w:rsidDel="004666B9" w:rsidRDefault="00481634">
      <w:pPr>
        <w:bidi/>
        <w:rPr>
          <w:del w:id="1523" w:author="Ron Gal" w:date="2017-03-04T17:50:00Z"/>
        </w:rPr>
      </w:pPr>
    </w:p>
    <w:p w:rsidR="00481634" w:rsidDel="004666B9" w:rsidRDefault="00471D70">
      <w:pPr>
        <w:bidi/>
        <w:rPr>
          <w:del w:id="1524" w:author="Ron Gal" w:date="2017-03-04T17:50:00Z"/>
        </w:rPr>
      </w:pPr>
      <w:del w:id="1525" w:author="Ron Gal" w:date="2017-03-04T17:50:00Z">
        <w:r w:rsidDel="004666B9">
          <w:rPr>
            <w:b/>
            <w:sz w:val="24"/>
            <w:szCs w:val="24"/>
            <w:rtl/>
          </w:rPr>
          <w:delText xml:space="preserve">מחלקת </w:delText>
        </w:r>
        <w:r w:rsidDel="004666B9">
          <w:rPr>
            <w:b/>
            <w:sz w:val="24"/>
            <w:szCs w:val="24"/>
          </w:rPr>
          <w:delText>IsEnumOfTypeAttribute</w:delText>
        </w:r>
      </w:del>
    </w:p>
    <w:p w:rsidR="00481634" w:rsidDel="004666B9" w:rsidRDefault="00471D70">
      <w:pPr>
        <w:bidi/>
        <w:rPr>
          <w:del w:id="1526" w:author="Ron Gal" w:date="2017-03-04T17:50:00Z"/>
        </w:rPr>
        <w:pPrChange w:id="1527" w:author="Ron Gal" w:date="2017-03-04T15:45:00Z">
          <w:pPr>
            <w:bidi/>
          </w:pPr>
        </w:pPrChange>
      </w:pPr>
      <w:del w:id="1528" w:author="Ron Gal" w:date="2017-03-04T17:50:00Z">
        <w:r w:rsidDel="004666B9">
          <w:rPr>
            <w:sz w:val="24"/>
            <w:szCs w:val="24"/>
            <w:rtl/>
          </w:rPr>
          <w:delText xml:space="preserve">מחלקה זו יורשת מהמחלקה </w:delText>
        </w:r>
        <w:r w:rsidDel="004666B9">
          <w:rPr>
            <w:sz w:val="24"/>
            <w:szCs w:val="24"/>
          </w:rPr>
          <w:delText>ValidationAttribute</w:delText>
        </w:r>
        <w:r w:rsidDel="004666B9">
          <w:rPr>
            <w:sz w:val="24"/>
            <w:szCs w:val="24"/>
            <w:rtl/>
          </w:rPr>
          <w:delText xml:space="preserve"> של </w:delText>
        </w:r>
        <w:r w:rsidDel="004666B9">
          <w:rPr>
            <w:sz w:val="24"/>
            <w:szCs w:val="24"/>
          </w:rPr>
          <w:delText>Net</w:delText>
        </w:r>
        <w:r w:rsidDel="004666B9">
          <w:rPr>
            <w:sz w:val="24"/>
            <w:szCs w:val="24"/>
            <w:rtl/>
          </w:rPr>
          <w:delText xml:space="preserve">. ודורסת את המתודה </w:delText>
        </w:r>
        <w:r w:rsidDel="004666B9">
          <w:rPr>
            <w:sz w:val="24"/>
            <w:szCs w:val="24"/>
          </w:rPr>
          <w:delText>IsValid</w:delText>
        </w:r>
        <w:r w:rsidDel="004666B9">
          <w:rPr>
            <w:sz w:val="24"/>
            <w:szCs w:val="24"/>
            <w:rtl/>
          </w:rPr>
          <w:delText xml:space="preserve">. ולידטור זה משמש לאכיפה שערך תכונה המייצג ערך פענוח שקיים במסד הנתונים. למשל הולידטור משמש לוידוא שהערך </w:delText>
        </w:r>
      </w:del>
      <w:del w:id="1529" w:author="Ron Gal" w:date="2017-03-04T15:45:00Z">
        <w:r w:rsidDel="00817880">
          <w:rPr>
            <w:sz w:val="24"/>
            <w:szCs w:val="24"/>
            <w:rtl/>
          </w:rPr>
          <w:delText xml:space="preserve">'חיפה' </w:delText>
        </w:r>
      </w:del>
      <w:del w:id="1530" w:author="Ron Gal" w:date="2017-03-04T17:50:00Z">
        <w:r w:rsidDel="004666B9">
          <w:rPr>
            <w:sz w:val="24"/>
            <w:szCs w:val="24"/>
            <w:rtl/>
          </w:rPr>
          <w:delText xml:space="preserve">אכן נמצא ברשימת פיענוח </w:delText>
        </w:r>
      </w:del>
      <w:del w:id="1531" w:author="Ron Gal" w:date="2017-03-04T15:45:00Z">
        <w:r w:rsidDel="00817880">
          <w:rPr>
            <w:sz w:val="24"/>
            <w:szCs w:val="24"/>
            <w:rtl/>
          </w:rPr>
          <w:delText xml:space="preserve">האיזורים - </w:delText>
        </w:r>
        <w:r w:rsidDel="00817880">
          <w:rPr>
            <w:sz w:val="24"/>
            <w:szCs w:val="24"/>
          </w:rPr>
          <w:delText>RegionDecode</w:delText>
        </w:r>
        <w:r w:rsidDel="00817880">
          <w:rPr>
            <w:sz w:val="24"/>
            <w:szCs w:val="24"/>
            <w:rtl/>
          </w:rPr>
          <w:delText>.</w:delText>
        </w:r>
      </w:del>
    </w:p>
    <w:p w:rsidR="00481634" w:rsidDel="004666B9" w:rsidRDefault="00481634">
      <w:pPr>
        <w:bidi/>
        <w:rPr>
          <w:del w:id="1532" w:author="Ron Gal" w:date="2017-03-04T17:50:00Z"/>
        </w:rPr>
      </w:pPr>
    </w:p>
    <w:p w:rsidR="00481634" w:rsidDel="00EC1DDE" w:rsidRDefault="00471D70">
      <w:pPr>
        <w:bidi/>
        <w:rPr>
          <w:del w:id="1533" w:author="Ron Gal" w:date="2017-03-04T15:53:00Z"/>
        </w:rPr>
      </w:pPr>
      <w:del w:id="1534" w:author="Ron Gal" w:date="2017-03-04T15:53:00Z">
        <w:r w:rsidDel="00EC1DDE">
          <w:rPr>
            <w:b/>
            <w:sz w:val="24"/>
            <w:szCs w:val="24"/>
            <w:rtl/>
          </w:rPr>
          <w:delText xml:space="preserve">מחלקת </w:delText>
        </w:r>
        <w:r w:rsidDel="00EC1DDE">
          <w:rPr>
            <w:b/>
            <w:sz w:val="24"/>
            <w:szCs w:val="24"/>
          </w:rPr>
          <w:delText>ListExistsInDbAttribute</w:delText>
        </w:r>
      </w:del>
    </w:p>
    <w:p w:rsidR="00481634" w:rsidDel="00EC1DDE" w:rsidRDefault="00471D70">
      <w:pPr>
        <w:bidi/>
        <w:rPr>
          <w:del w:id="1535" w:author="Ron Gal" w:date="2017-03-04T15:53:00Z"/>
        </w:rPr>
      </w:pPr>
      <w:del w:id="1536" w:author="Ron Gal" w:date="2017-03-04T15:53:00Z">
        <w:r w:rsidDel="00EC1DDE">
          <w:rPr>
            <w:sz w:val="24"/>
            <w:szCs w:val="24"/>
            <w:rtl/>
          </w:rPr>
          <w:delText xml:space="preserve">מחלקה זו יורשת מהמחלקה </w:delText>
        </w:r>
        <w:r w:rsidDel="00EC1DDE">
          <w:rPr>
            <w:sz w:val="24"/>
            <w:szCs w:val="24"/>
          </w:rPr>
          <w:delText>ValidationAttribute</w:delText>
        </w:r>
        <w:r w:rsidDel="00EC1DDE">
          <w:rPr>
            <w:sz w:val="24"/>
            <w:szCs w:val="24"/>
            <w:rtl/>
          </w:rPr>
          <w:delText xml:space="preserve"> של </w:delText>
        </w:r>
        <w:r w:rsidDel="00EC1DDE">
          <w:rPr>
            <w:sz w:val="24"/>
            <w:szCs w:val="24"/>
          </w:rPr>
          <w:delText>Net</w:delText>
        </w:r>
        <w:r w:rsidDel="00EC1DDE">
          <w:rPr>
            <w:sz w:val="24"/>
            <w:szCs w:val="24"/>
            <w:rtl/>
          </w:rPr>
          <w:delText xml:space="preserve">. ודורסת את המתודה </w:delText>
        </w:r>
        <w:r w:rsidDel="00EC1DDE">
          <w:rPr>
            <w:sz w:val="24"/>
            <w:szCs w:val="24"/>
          </w:rPr>
          <w:delText>IsValid</w:delText>
        </w:r>
        <w:r w:rsidDel="00EC1DDE">
          <w:rPr>
            <w:sz w:val="24"/>
            <w:szCs w:val="24"/>
            <w:rtl/>
          </w:rPr>
          <w:delText xml:space="preserve">. ולידטור זה משמש לאכיפה שערך תכונה מייצג רשימה של ישויות שקיימות במסד הנתונים. </w:delText>
        </w:r>
      </w:del>
    </w:p>
    <w:p w:rsidR="00481634" w:rsidDel="00EC1DDE" w:rsidRDefault="00481634">
      <w:pPr>
        <w:bidi/>
        <w:rPr>
          <w:del w:id="1537" w:author="Ron Gal" w:date="2017-03-04T15:53:00Z"/>
        </w:rPr>
      </w:pPr>
    </w:p>
    <w:p w:rsidR="00481634" w:rsidDel="004666B9" w:rsidRDefault="00471D70">
      <w:pPr>
        <w:bidi/>
        <w:rPr>
          <w:del w:id="1538" w:author="Ron Gal" w:date="2017-03-04T17:50:00Z"/>
        </w:rPr>
      </w:pPr>
      <w:del w:id="1539" w:author="Ron Gal" w:date="2017-03-04T17:50:00Z">
        <w:r w:rsidDel="004666B9">
          <w:rPr>
            <w:b/>
            <w:sz w:val="24"/>
            <w:szCs w:val="24"/>
            <w:rtl/>
          </w:rPr>
          <w:delText xml:space="preserve">מחלקת </w:delText>
        </w:r>
        <w:r w:rsidDel="004666B9">
          <w:rPr>
            <w:b/>
            <w:sz w:val="24"/>
            <w:szCs w:val="24"/>
          </w:rPr>
          <w:delText>NotInFutureAttribute</w:delText>
        </w:r>
      </w:del>
    </w:p>
    <w:p w:rsidR="00481634" w:rsidDel="004666B9" w:rsidRDefault="00471D70">
      <w:pPr>
        <w:bidi/>
        <w:rPr>
          <w:del w:id="1540" w:author="Ron Gal" w:date="2017-03-04T17:50:00Z"/>
        </w:rPr>
      </w:pPr>
      <w:del w:id="1541" w:author="Ron Gal" w:date="2017-03-04T17:50:00Z">
        <w:r w:rsidDel="004666B9">
          <w:rPr>
            <w:sz w:val="24"/>
            <w:szCs w:val="24"/>
            <w:rtl/>
          </w:rPr>
          <w:delText xml:space="preserve">מחלקה זו יורשת מהמחלקה </w:delText>
        </w:r>
        <w:r w:rsidDel="004666B9">
          <w:rPr>
            <w:sz w:val="24"/>
            <w:szCs w:val="24"/>
          </w:rPr>
          <w:delText>ValidationAttribute</w:delText>
        </w:r>
        <w:r w:rsidDel="004666B9">
          <w:rPr>
            <w:sz w:val="24"/>
            <w:szCs w:val="24"/>
            <w:rtl/>
          </w:rPr>
          <w:delText xml:space="preserve"> של </w:delText>
        </w:r>
        <w:r w:rsidDel="004666B9">
          <w:rPr>
            <w:sz w:val="24"/>
            <w:szCs w:val="24"/>
          </w:rPr>
          <w:delText>Net</w:delText>
        </w:r>
        <w:r w:rsidDel="004666B9">
          <w:rPr>
            <w:sz w:val="24"/>
            <w:szCs w:val="24"/>
            <w:rtl/>
          </w:rPr>
          <w:delText xml:space="preserve">. ודורסת את המתודה </w:delText>
        </w:r>
        <w:r w:rsidDel="004666B9">
          <w:rPr>
            <w:sz w:val="24"/>
            <w:szCs w:val="24"/>
          </w:rPr>
          <w:delText>IsValid</w:delText>
        </w:r>
        <w:r w:rsidDel="004666B9">
          <w:rPr>
            <w:sz w:val="24"/>
            <w:szCs w:val="24"/>
            <w:rtl/>
          </w:rPr>
          <w:delText>. ולידטור זה משמש לאכיפה שערך תכונה מסוג תאריך אינו בזמן העתיד.</w:delText>
        </w:r>
      </w:del>
    </w:p>
    <w:p w:rsidR="00481634" w:rsidDel="004666B9" w:rsidRDefault="00481634">
      <w:pPr>
        <w:bidi/>
        <w:rPr>
          <w:del w:id="1542" w:author="Ron Gal" w:date="2017-03-04T17:50:00Z"/>
        </w:rPr>
      </w:pPr>
    </w:p>
    <w:p w:rsidR="00481634" w:rsidDel="004666B9" w:rsidRDefault="00471D70">
      <w:pPr>
        <w:bidi/>
        <w:rPr>
          <w:del w:id="1543" w:author="Ron Gal" w:date="2017-03-04T17:50:00Z"/>
        </w:rPr>
      </w:pPr>
      <w:del w:id="1544" w:author="Ron Gal" w:date="2017-03-04T17:50:00Z">
        <w:r w:rsidDel="004666B9">
          <w:rPr>
            <w:b/>
            <w:sz w:val="24"/>
            <w:szCs w:val="24"/>
            <w:rtl/>
          </w:rPr>
          <w:delText xml:space="preserve">מחלקת </w:delText>
        </w:r>
        <w:r w:rsidDel="004666B9">
          <w:rPr>
            <w:b/>
            <w:sz w:val="24"/>
            <w:szCs w:val="24"/>
          </w:rPr>
          <w:delText>NotInPastAttribute</w:delText>
        </w:r>
      </w:del>
    </w:p>
    <w:p w:rsidR="00481634" w:rsidDel="004666B9" w:rsidRDefault="00471D70">
      <w:pPr>
        <w:bidi/>
        <w:rPr>
          <w:del w:id="1545" w:author="Ron Gal" w:date="2017-03-04T17:50:00Z"/>
        </w:rPr>
      </w:pPr>
      <w:del w:id="1546" w:author="Ron Gal" w:date="2017-03-04T17:50:00Z">
        <w:r w:rsidDel="004666B9">
          <w:rPr>
            <w:sz w:val="24"/>
            <w:szCs w:val="24"/>
            <w:rtl/>
          </w:rPr>
          <w:delText xml:space="preserve">מחלקה זו יורשת מהמחלקה </w:delText>
        </w:r>
        <w:r w:rsidDel="004666B9">
          <w:rPr>
            <w:sz w:val="24"/>
            <w:szCs w:val="24"/>
          </w:rPr>
          <w:delText>ValidationAttribute</w:delText>
        </w:r>
        <w:r w:rsidDel="004666B9">
          <w:rPr>
            <w:sz w:val="24"/>
            <w:szCs w:val="24"/>
            <w:rtl/>
          </w:rPr>
          <w:delText xml:space="preserve"> של </w:delText>
        </w:r>
        <w:r w:rsidDel="004666B9">
          <w:rPr>
            <w:sz w:val="24"/>
            <w:szCs w:val="24"/>
          </w:rPr>
          <w:delText>Net</w:delText>
        </w:r>
        <w:r w:rsidDel="004666B9">
          <w:rPr>
            <w:sz w:val="24"/>
            <w:szCs w:val="24"/>
            <w:rtl/>
          </w:rPr>
          <w:delText xml:space="preserve">. ודורסת את המתודה </w:delText>
        </w:r>
        <w:r w:rsidDel="004666B9">
          <w:rPr>
            <w:sz w:val="24"/>
            <w:szCs w:val="24"/>
          </w:rPr>
          <w:delText>IsValid</w:delText>
        </w:r>
        <w:r w:rsidDel="004666B9">
          <w:rPr>
            <w:sz w:val="24"/>
            <w:szCs w:val="24"/>
            <w:rtl/>
          </w:rPr>
          <w:delText>. ולידטור זה משמש לאכיפה שערך תכונה מסוג תאריך אינו בזמן העבר.</w:delText>
        </w:r>
      </w:del>
    </w:p>
    <w:p w:rsidR="00481634" w:rsidDel="004666B9" w:rsidRDefault="00481634">
      <w:pPr>
        <w:bidi/>
        <w:rPr>
          <w:del w:id="1547" w:author="Ron Gal" w:date="2017-03-04T17:51:00Z"/>
        </w:rPr>
      </w:pPr>
    </w:p>
    <w:p w:rsidR="00481634" w:rsidDel="004666B9" w:rsidRDefault="00481634">
      <w:pPr>
        <w:bidi/>
        <w:rPr>
          <w:del w:id="1548" w:author="Ron Gal" w:date="2017-03-04T17:51:00Z"/>
        </w:rPr>
      </w:pPr>
    </w:p>
    <w:p w:rsidR="00481634" w:rsidDel="004666B9" w:rsidRDefault="00471D70">
      <w:pPr>
        <w:rPr>
          <w:del w:id="1549" w:author="Ron Gal" w:date="2017-03-04T17:51:00Z"/>
        </w:rPr>
      </w:pPr>
      <w:del w:id="1550" w:author="Ron Gal" w:date="2017-03-04T17:51:00Z">
        <w:r w:rsidDel="004666B9">
          <w:br w:type="page"/>
        </w:r>
      </w:del>
    </w:p>
    <w:p w:rsidR="00481634" w:rsidDel="004666B9" w:rsidRDefault="00481634">
      <w:pPr>
        <w:bidi/>
        <w:rPr>
          <w:del w:id="1551" w:author="Ron Gal" w:date="2017-03-04T17:51:00Z"/>
        </w:rPr>
      </w:pPr>
    </w:p>
    <w:p w:rsidR="00481634" w:rsidDel="004666B9" w:rsidRDefault="00471D70">
      <w:pPr>
        <w:bidi/>
        <w:rPr>
          <w:del w:id="1552" w:author="Ron Gal" w:date="2017-03-04T17:51:00Z"/>
        </w:rPr>
      </w:pPr>
      <w:del w:id="1553" w:author="Ron Gal" w:date="2017-03-04T17:51:00Z">
        <w:r w:rsidDel="004666B9">
          <w:rPr>
            <w:sz w:val="28"/>
            <w:szCs w:val="28"/>
            <w:rtl/>
          </w:rPr>
          <w:delText>פילטרים (</w:delText>
        </w:r>
        <w:r w:rsidDel="004666B9">
          <w:rPr>
            <w:sz w:val="28"/>
            <w:szCs w:val="28"/>
          </w:rPr>
          <w:delText>Filters)</w:delText>
        </w:r>
      </w:del>
    </w:p>
    <w:p w:rsidR="00481634" w:rsidDel="004666B9" w:rsidRDefault="00471D70">
      <w:pPr>
        <w:bidi/>
        <w:rPr>
          <w:del w:id="1554" w:author="Ron Gal" w:date="2017-03-04T17:51:00Z"/>
        </w:rPr>
      </w:pPr>
      <w:del w:id="1555" w:author="Ron Gal" w:date="2017-03-04T17:51:00Z">
        <w:r w:rsidDel="004666B9">
          <w:rPr>
            <w:sz w:val="24"/>
            <w:szCs w:val="24"/>
            <w:rtl/>
          </w:rPr>
          <w:delText xml:space="preserve">קבוצת מחלקות זו אחראית על הלוגיקה אשר צריכה להתבצע לפני עיבוד כל בקשה בצד השרת. תפקיד כל פילטר שונה בתכלית משאר הפילטרים. פילטר יכול להיות מוגדר כך שיפעל לפני כל בקשה לשרת באופן גלובלי, עבור קונטרולר ספציפי (ובכך יופעל לפני כל מתודה השייכת לקונטרולר) או עבור פונקציה ספציפית. כל פילטר יורש מהמחלקה </w:delText>
        </w:r>
        <w:r w:rsidDel="004666B9">
          <w:rPr>
            <w:sz w:val="24"/>
            <w:szCs w:val="24"/>
          </w:rPr>
          <w:delText>ActionFilterAttribute</w:delText>
        </w:r>
        <w:r w:rsidDel="004666B9">
          <w:rPr>
            <w:sz w:val="24"/>
            <w:szCs w:val="24"/>
            <w:rtl/>
          </w:rPr>
          <w:delText xml:space="preserve"> של </w:delText>
        </w:r>
        <w:r w:rsidDel="004666B9">
          <w:rPr>
            <w:sz w:val="24"/>
            <w:szCs w:val="24"/>
          </w:rPr>
          <w:delText>Net</w:delText>
        </w:r>
        <w:r w:rsidDel="004666B9">
          <w:rPr>
            <w:sz w:val="24"/>
            <w:szCs w:val="24"/>
            <w:rtl/>
          </w:rPr>
          <w:delText xml:space="preserve">. ויכול לממש שתי </w:delText>
        </w:r>
        <w:r w:rsidDel="004666B9">
          <w:rPr>
            <w:sz w:val="24"/>
            <w:szCs w:val="24"/>
          </w:rPr>
          <w:delText>Template Methods</w:delText>
        </w:r>
        <w:r w:rsidDel="004666B9">
          <w:rPr>
            <w:sz w:val="24"/>
            <w:szCs w:val="24"/>
            <w:rtl/>
          </w:rPr>
          <w:delText>:</w:delText>
        </w:r>
      </w:del>
    </w:p>
    <w:p w:rsidR="00481634" w:rsidDel="004666B9" w:rsidRDefault="00471D70">
      <w:pPr>
        <w:numPr>
          <w:ilvl w:val="0"/>
          <w:numId w:val="14"/>
        </w:numPr>
        <w:bidi/>
        <w:ind w:hanging="360"/>
        <w:contextualSpacing/>
        <w:rPr>
          <w:del w:id="1556" w:author="Ron Gal" w:date="2017-03-04T17:51:00Z"/>
          <w:sz w:val="24"/>
          <w:szCs w:val="24"/>
        </w:rPr>
      </w:pPr>
      <w:del w:id="1557" w:author="Ron Gal" w:date="2017-03-04T17:51:00Z">
        <w:r w:rsidDel="004666B9">
          <w:rPr>
            <w:sz w:val="24"/>
            <w:szCs w:val="24"/>
            <w:rtl/>
          </w:rPr>
          <w:delText xml:space="preserve">המתודה </w:delText>
        </w:r>
        <w:r w:rsidDel="004666B9">
          <w:rPr>
            <w:sz w:val="24"/>
            <w:szCs w:val="24"/>
          </w:rPr>
          <w:delText>OnActionExecuting</w:delText>
        </w:r>
        <w:r w:rsidDel="004666B9">
          <w:rPr>
            <w:sz w:val="24"/>
            <w:szCs w:val="24"/>
            <w:rtl/>
          </w:rPr>
          <w:delText xml:space="preserve"> - קוד אשר יתבצע לפני הפעולה בקונטרולר הרלוונטי.</w:delText>
        </w:r>
      </w:del>
    </w:p>
    <w:p w:rsidR="00481634" w:rsidDel="004666B9" w:rsidRDefault="00471D70">
      <w:pPr>
        <w:numPr>
          <w:ilvl w:val="0"/>
          <w:numId w:val="14"/>
        </w:numPr>
        <w:bidi/>
        <w:ind w:hanging="360"/>
        <w:contextualSpacing/>
        <w:rPr>
          <w:del w:id="1558" w:author="Ron Gal" w:date="2017-03-04T17:51:00Z"/>
          <w:sz w:val="24"/>
          <w:szCs w:val="24"/>
        </w:rPr>
      </w:pPr>
      <w:del w:id="1559" w:author="Ron Gal" w:date="2017-03-04T17:51:00Z">
        <w:r w:rsidDel="004666B9">
          <w:rPr>
            <w:sz w:val="24"/>
            <w:szCs w:val="24"/>
            <w:rtl/>
          </w:rPr>
          <w:delText xml:space="preserve">המתודה </w:delText>
        </w:r>
        <w:r w:rsidDel="004666B9">
          <w:rPr>
            <w:sz w:val="24"/>
            <w:szCs w:val="24"/>
          </w:rPr>
          <w:delText>OnActionExecuted</w:delText>
        </w:r>
        <w:r w:rsidDel="004666B9">
          <w:rPr>
            <w:sz w:val="24"/>
            <w:szCs w:val="24"/>
            <w:rtl/>
          </w:rPr>
          <w:delText xml:space="preserve"> - קוד אשר יתבצע לאחר הפעולה בקונטורלר הרלוונטי.</w:delText>
        </w:r>
      </w:del>
    </w:p>
    <w:p w:rsidR="00481634" w:rsidDel="004666B9" w:rsidRDefault="00481634">
      <w:pPr>
        <w:bidi/>
        <w:rPr>
          <w:del w:id="1560" w:author="Ron Gal" w:date="2017-03-04T17:51:00Z"/>
        </w:rPr>
      </w:pPr>
    </w:p>
    <w:p w:rsidR="00481634" w:rsidDel="004666B9" w:rsidRDefault="00471D70">
      <w:pPr>
        <w:bidi/>
        <w:rPr>
          <w:del w:id="1561" w:author="Ron Gal" w:date="2017-03-04T17:51:00Z"/>
        </w:rPr>
      </w:pPr>
      <w:del w:id="1562" w:author="Ron Gal" w:date="2017-03-04T17:51:00Z">
        <w:r w:rsidDel="004666B9">
          <w:rPr>
            <w:b/>
            <w:sz w:val="24"/>
            <w:szCs w:val="24"/>
            <w:rtl/>
          </w:rPr>
          <w:delText xml:space="preserve">מחלקת </w:delText>
        </w:r>
        <w:r w:rsidDel="004666B9">
          <w:rPr>
            <w:b/>
            <w:sz w:val="24"/>
            <w:szCs w:val="24"/>
          </w:rPr>
          <w:delText>GlobalAuthorizationFilter</w:delText>
        </w:r>
      </w:del>
    </w:p>
    <w:p w:rsidR="00481634" w:rsidDel="004666B9" w:rsidRDefault="00471D70">
      <w:pPr>
        <w:bidi/>
        <w:rPr>
          <w:del w:id="1563" w:author="Ron Gal" w:date="2017-03-04T17:51:00Z"/>
        </w:rPr>
        <w:pPrChange w:id="1564" w:author="Ron Gal" w:date="2017-03-04T16:09:00Z">
          <w:pPr>
            <w:bidi/>
          </w:pPr>
        </w:pPrChange>
      </w:pPr>
      <w:del w:id="1565" w:author="Ron Gal" w:date="2017-03-04T17:51:00Z">
        <w:r w:rsidDel="004666B9">
          <w:rPr>
            <w:sz w:val="24"/>
            <w:szCs w:val="24"/>
            <w:rtl/>
          </w:rPr>
          <w:delText>פילטר זה מופעל לפני כל בקשה לשרת ומקבל את פרטי המשתמש (שם וסיסמה), ומאמתת אותם מול מסד הנתונים. אם הנתונים אומתו בהצלחה ישמרו הרשאות המשתמש (</w:delText>
        </w:r>
      </w:del>
      <w:del w:id="1566" w:author="Ron Gal" w:date="2017-03-04T16:09:00Z">
        <w:r w:rsidDel="00694F4E">
          <w:rPr>
            <w:sz w:val="24"/>
            <w:szCs w:val="24"/>
            <w:rtl/>
          </w:rPr>
          <w:delText>משתמש, עובד, מנהל</w:delText>
        </w:r>
      </w:del>
      <w:del w:id="1567" w:author="Ron Gal" w:date="2017-03-04T17:51:00Z">
        <w:r w:rsidDel="004666B9">
          <w:rPr>
            <w:sz w:val="24"/>
            <w:szCs w:val="24"/>
            <w:rtl/>
          </w:rPr>
          <w:delText xml:space="preserve">) על הבקשה לצורך וידוא ההרשאות בקונטרולר. אם אימות הנתונים נכשל, תוחזר תשובת שגיאה עם </w:delText>
        </w:r>
        <w:r w:rsidDel="004666B9">
          <w:rPr>
            <w:sz w:val="24"/>
            <w:szCs w:val="24"/>
          </w:rPr>
          <w:delText>Http Status</w:delText>
        </w:r>
        <w:r w:rsidDel="004666B9">
          <w:rPr>
            <w:sz w:val="24"/>
            <w:szCs w:val="24"/>
            <w:rtl/>
          </w:rPr>
          <w:delText xml:space="preserve"> 401 - המייצג שגיאת הרשאות.</w:delText>
        </w:r>
      </w:del>
    </w:p>
    <w:p w:rsidR="00481634" w:rsidDel="004666B9" w:rsidRDefault="00481634">
      <w:pPr>
        <w:bidi/>
        <w:rPr>
          <w:del w:id="1568" w:author="Ron Gal" w:date="2017-03-04T17:51:00Z"/>
        </w:rPr>
      </w:pPr>
    </w:p>
    <w:p w:rsidR="00481634" w:rsidDel="004666B9" w:rsidRDefault="00471D70">
      <w:pPr>
        <w:bidi/>
        <w:rPr>
          <w:del w:id="1569" w:author="Ron Gal" w:date="2017-03-04T17:51:00Z"/>
        </w:rPr>
      </w:pPr>
      <w:del w:id="1570" w:author="Ron Gal" w:date="2017-03-04T17:51:00Z">
        <w:r w:rsidDel="004666B9">
          <w:rPr>
            <w:b/>
            <w:sz w:val="24"/>
            <w:szCs w:val="24"/>
            <w:rtl/>
          </w:rPr>
          <w:delText xml:space="preserve">מחלקת </w:delText>
        </w:r>
        <w:r w:rsidDel="004666B9">
          <w:rPr>
            <w:b/>
            <w:sz w:val="24"/>
            <w:szCs w:val="24"/>
          </w:rPr>
          <w:delText>ValidateModelAttribute</w:delText>
        </w:r>
      </w:del>
    </w:p>
    <w:p w:rsidR="00481634" w:rsidDel="004666B9" w:rsidRDefault="00471D70">
      <w:pPr>
        <w:bidi/>
        <w:rPr>
          <w:del w:id="1571" w:author="Ron Gal" w:date="2017-03-04T17:51:00Z"/>
        </w:rPr>
        <w:pPrChange w:id="1572" w:author="Ron Gal" w:date="2017-03-04T16:10:00Z">
          <w:pPr>
            <w:bidi/>
          </w:pPr>
        </w:pPrChange>
      </w:pPr>
      <w:del w:id="1573" w:author="Ron Gal" w:date="2017-03-04T17:51:00Z">
        <w:r w:rsidDel="004666B9">
          <w:rPr>
            <w:sz w:val="24"/>
            <w:szCs w:val="24"/>
            <w:rtl/>
          </w:rPr>
          <w:delText xml:space="preserve">פילטר זה מופעל לפני כל בקשה לשרת ומוודא אם לפחות אחד מהולידטורים מצא נתונים לא תקין בבקשה. אם נמצאו נתונים לא תקינים תוחזר תשובה שגיאה עם </w:delText>
        </w:r>
        <w:r w:rsidDel="004666B9">
          <w:rPr>
            <w:sz w:val="24"/>
            <w:szCs w:val="24"/>
          </w:rPr>
          <w:delText>Http Status</w:delText>
        </w:r>
        <w:r w:rsidDel="004666B9">
          <w:rPr>
            <w:sz w:val="24"/>
            <w:szCs w:val="24"/>
            <w:rtl/>
          </w:rPr>
          <w:delText xml:space="preserve"> </w:delText>
        </w:r>
      </w:del>
      <w:del w:id="1574" w:author="Ron Gal" w:date="2017-03-04T16:10:00Z">
        <w:r w:rsidDel="007E4D19">
          <w:rPr>
            <w:sz w:val="24"/>
            <w:szCs w:val="24"/>
            <w:rtl/>
          </w:rPr>
          <w:delText xml:space="preserve">403 </w:delText>
        </w:r>
      </w:del>
      <w:del w:id="1575" w:author="Ron Gal" w:date="2017-03-04T17:51:00Z">
        <w:r w:rsidDel="004666B9">
          <w:rPr>
            <w:sz w:val="24"/>
            <w:szCs w:val="24"/>
            <w:rtl/>
          </w:rPr>
          <w:delText>- המייצג בקשה לא תקינה.</w:delText>
        </w:r>
      </w:del>
    </w:p>
    <w:p w:rsidR="00481634" w:rsidDel="004666B9" w:rsidRDefault="00481634">
      <w:pPr>
        <w:bidi/>
        <w:rPr>
          <w:del w:id="1576" w:author="Ron Gal" w:date="2017-03-04T17:51:00Z"/>
        </w:rPr>
      </w:pPr>
    </w:p>
    <w:p w:rsidR="00481634" w:rsidDel="004666B9" w:rsidRDefault="00471D70">
      <w:pPr>
        <w:bidi/>
        <w:rPr>
          <w:del w:id="1577" w:author="Ron Gal" w:date="2017-03-04T17:51:00Z"/>
        </w:rPr>
      </w:pPr>
      <w:del w:id="1578" w:author="Ron Gal" w:date="2017-03-04T17:51:00Z">
        <w:r w:rsidDel="004666B9">
          <w:rPr>
            <w:b/>
            <w:sz w:val="24"/>
            <w:szCs w:val="24"/>
            <w:rtl/>
          </w:rPr>
          <w:delText xml:space="preserve">מחלקת </w:delText>
        </w:r>
        <w:r w:rsidDel="004666B9">
          <w:rPr>
            <w:b/>
            <w:sz w:val="24"/>
            <w:szCs w:val="24"/>
          </w:rPr>
          <w:delText>TransactionFilterAttribute</w:delText>
        </w:r>
      </w:del>
    </w:p>
    <w:p w:rsidR="00481634" w:rsidDel="004666B9" w:rsidRDefault="00471D70">
      <w:pPr>
        <w:bidi/>
        <w:rPr>
          <w:del w:id="1579" w:author="Ron Gal" w:date="2017-03-04T17:51:00Z"/>
        </w:rPr>
      </w:pPr>
      <w:del w:id="1580" w:author="Ron Gal" w:date="2017-03-04T17:51:00Z">
        <w:r w:rsidDel="004666B9">
          <w:rPr>
            <w:sz w:val="24"/>
            <w:szCs w:val="24"/>
            <w:rtl/>
          </w:rPr>
          <w:delText xml:space="preserve">פילטר זה מופעל לפני כל בקשה לשרת ואחראי על יצירת </w:delText>
        </w:r>
        <w:r w:rsidDel="004666B9">
          <w:rPr>
            <w:sz w:val="24"/>
            <w:szCs w:val="24"/>
          </w:rPr>
          <w:delText>Session</w:delText>
        </w:r>
        <w:r w:rsidDel="004666B9">
          <w:rPr>
            <w:sz w:val="24"/>
            <w:szCs w:val="24"/>
            <w:rtl/>
          </w:rPr>
          <w:delText xml:space="preserve"> של </w:delText>
        </w:r>
        <w:r w:rsidDel="004666B9">
          <w:rPr>
            <w:sz w:val="24"/>
            <w:szCs w:val="24"/>
          </w:rPr>
          <w:delText>Nhibernate</w:delText>
        </w:r>
        <w:r w:rsidDel="004666B9">
          <w:rPr>
            <w:sz w:val="24"/>
            <w:szCs w:val="24"/>
            <w:rtl/>
          </w:rPr>
          <w:delText>. בנוסף, פילטר זה מופעל לאחר סיום כל בקשה בשרת ואחראי על שמירת הנתונים במסד הנתונים במידה והבקשה הסתיימה בהצלחה (</w:delText>
        </w:r>
        <w:r w:rsidDel="004666B9">
          <w:rPr>
            <w:sz w:val="24"/>
            <w:szCs w:val="24"/>
          </w:rPr>
          <w:delText>Commit</w:delText>
        </w:r>
        <w:r w:rsidDel="004666B9">
          <w:rPr>
            <w:sz w:val="24"/>
            <w:szCs w:val="24"/>
            <w:rtl/>
          </w:rPr>
          <w:delText>) או גלגול הנתונים לאחור במידה ואירעה שגיאה (</w:delText>
        </w:r>
        <w:r w:rsidDel="004666B9">
          <w:rPr>
            <w:sz w:val="24"/>
            <w:szCs w:val="24"/>
          </w:rPr>
          <w:delText>Rollback</w:delText>
        </w:r>
        <w:r w:rsidDel="004666B9">
          <w:rPr>
            <w:sz w:val="24"/>
            <w:szCs w:val="24"/>
            <w:rtl/>
          </w:rPr>
          <w:delText>).</w:delText>
        </w:r>
      </w:del>
    </w:p>
    <w:p w:rsidR="00481634" w:rsidDel="004666B9" w:rsidRDefault="00481634">
      <w:pPr>
        <w:bidi/>
        <w:rPr>
          <w:del w:id="1581" w:author="Ron Gal" w:date="2017-03-04T17:51:00Z"/>
        </w:rPr>
      </w:pPr>
    </w:p>
    <w:p w:rsidR="00481634" w:rsidDel="004666B9" w:rsidRDefault="00481634">
      <w:pPr>
        <w:bidi/>
        <w:rPr>
          <w:del w:id="1582" w:author="Ron Gal" w:date="2017-03-04T17:51:00Z"/>
        </w:rPr>
      </w:pPr>
    </w:p>
    <w:p w:rsidR="00481634" w:rsidRDefault="00471D70">
      <w:del w:id="1583" w:author="Ron Gal" w:date="2017-03-04T17:51:00Z">
        <w:r w:rsidDel="004666B9">
          <w:br w:type="page"/>
        </w:r>
      </w:del>
    </w:p>
    <w:p w:rsidR="00A11CF2" w:rsidRDefault="00A11CF2">
      <w:pPr>
        <w:rPr>
          <w:ins w:id="1584" w:author="Ron Gal" w:date="2017-03-04T17:57:00Z"/>
          <w:rtl/>
        </w:rPr>
      </w:pPr>
      <w:ins w:id="1585" w:author="Ron Gal" w:date="2017-03-04T17:57:00Z">
        <w:r>
          <w:rPr>
            <w:rtl/>
          </w:rPr>
          <w:br w:type="page"/>
        </w:r>
      </w:ins>
    </w:p>
    <w:p w:rsidR="00481634" w:rsidRDefault="00481634">
      <w:pPr>
        <w:bidi/>
      </w:pPr>
    </w:p>
    <w:p w:rsidR="00FA676B" w:rsidRDefault="00FA676B">
      <w:pPr>
        <w:pStyle w:val="Heading1"/>
        <w:bidi/>
        <w:rPr>
          <w:ins w:id="1586" w:author="Ron Gal" w:date="2017-03-04T17:48:00Z"/>
        </w:rPr>
        <w:pPrChange w:id="1587" w:author="Ron Gal" w:date="2017-03-05T23:21:00Z">
          <w:pPr>
            <w:bidi/>
          </w:pPr>
        </w:pPrChange>
      </w:pPr>
      <w:bookmarkStart w:id="1588" w:name="_Toc476522465"/>
      <w:ins w:id="1589" w:author="Ron Gal" w:date="2017-03-04T17:48:00Z">
        <w:r>
          <w:rPr>
            <w:rtl/>
          </w:rPr>
          <w:t xml:space="preserve">פרוייקט </w:t>
        </w:r>
        <w:r>
          <w:rPr>
            <w:rFonts w:hint="cs"/>
            <w:rtl/>
          </w:rPr>
          <w:t>האובייקטים ללקוח</w:t>
        </w:r>
        <w:r>
          <w:rPr>
            <w:rtl/>
          </w:rPr>
          <w:t xml:space="preserve"> (</w:t>
        </w:r>
        <w:r>
          <w:rPr>
            <w:rFonts w:hint="cs"/>
          </w:rPr>
          <w:t>DTO</w:t>
        </w:r>
        <w:r>
          <w:rPr>
            <w:rtl/>
          </w:rPr>
          <w:t>)</w:t>
        </w:r>
        <w:bookmarkEnd w:id="1588"/>
      </w:ins>
    </w:p>
    <w:p w:rsidR="00481634" w:rsidDel="00FA676B" w:rsidRDefault="00FA676B">
      <w:pPr>
        <w:bidi/>
        <w:rPr>
          <w:del w:id="1590" w:author="Ron Gal" w:date="2017-03-04T17:48:00Z"/>
        </w:rPr>
        <w:pPrChange w:id="1591" w:author="Ron Gal" w:date="2017-03-04T17:48:00Z">
          <w:pPr>
            <w:bidi/>
          </w:pPr>
        </w:pPrChange>
      </w:pPr>
      <w:ins w:id="1592" w:author="Ron Gal" w:date="2017-03-04T17:48:00Z">
        <w:r>
          <w:rPr>
            <w:rFonts w:hint="cs"/>
            <w:sz w:val="28"/>
            <w:szCs w:val="28"/>
            <w:rtl/>
          </w:rPr>
          <w:t xml:space="preserve">פרויקט זה מכיל </w:t>
        </w:r>
      </w:ins>
      <w:del w:id="1593" w:author="Ron Gal" w:date="2017-03-04T17:48:00Z">
        <w:r w:rsidR="00471D70" w:rsidDel="00FA676B">
          <w:rPr>
            <w:sz w:val="28"/>
            <w:szCs w:val="28"/>
            <w:rtl/>
          </w:rPr>
          <w:delText>מחלקות מעבר (</w:delText>
        </w:r>
        <w:r w:rsidR="00471D70" w:rsidDel="00FA676B">
          <w:rPr>
            <w:sz w:val="28"/>
            <w:szCs w:val="28"/>
          </w:rPr>
          <w:delText>Dtos)</w:delText>
        </w:r>
      </w:del>
    </w:p>
    <w:p w:rsidR="00481634" w:rsidRDefault="00471D70">
      <w:pPr>
        <w:bidi/>
        <w:pPrChange w:id="1594" w:author="Ron Gal" w:date="2017-03-04T17:48:00Z">
          <w:pPr>
            <w:bidi/>
          </w:pPr>
        </w:pPrChange>
      </w:pPr>
      <w:r>
        <w:rPr>
          <w:sz w:val="24"/>
          <w:szCs w:val="24"/>
          <w:rtl/>
        </w:rPr>
        <w:t xml:space="preserve">קבוצת מחלקות </w:t>
      </w:r>
      <w:ins w:id="1595" w:author="Ron Gal" w:date="2017-03-04T17:48:00Z">
        <w:r w:rsidR="00FA676B">
          <w:rPr>
            <w:rFonts w:hint="cs"/>
            <w:sz w:val="24"/>
            <w:szCs w:val="24"/>
            <w:rtl/>
          </w:rPr>
          <w:t xml:space="preserve">אשר </w:t>
        </w:r>
      </w:ins>
      <w:del w:id="1596" w:author="Ron Gal" w:date="2017-03-04T17:48:00Z">
        <w:r w:rsidDel="00FA676B">
          <w:rPr>
            <w:sz w:val="24"/>
            <w:szCs w:val="24"/>
            <w:rtl/>
          </w:rPr>
          <w:delText xml:space="preserve">זו </w:delText>
        </w:r>
      </w:del>
      <w:r>
        <w:rPr>
          <w:sz w:val="24"/>
          <w:szCs w:val="24"/>
          <w:rtl/>
        </w:rPr>
        <w:t>מהווה ייצוג של הישויות אשר נשלחות מהלקוח לשכבת השירותים ובחזרה. אובייקטי המעבר נועדו לצורך יצירת הבדל ברור בין ישויות מערכת ויצוגן עבור הלקוח. להפרדה זו מספר יתרונות:</w:t>
      </w:r>
    </w:p>
    <w:p w:rsidR="00481634" w:rsidRDefault="00471D70">
      <w:pPr>
        <w:numPr>
          <w:ilvl w:val="0"/>
          <w:numId w:val="11"/>
        </w:numPr>
        <w:bidi/>
        <w:ind w:hanging="360"/>
        <w:contextualSpacing/>
        <w:rPr>
          <w:sz w:val="24"/>
          <w:szCs w:val="24"/>
        </w:rPr>
      </w:pPr>
      <w:r>
        <w:rPr>
          <w:sz w:val="24"/>
          <w:szCs w:val="24"/>
          <w:rtl/>
        </w:rPr>
        <w:t>מניעת שליחת נתונים זדוניים לשרת (</w:t>
      </w:r>
      <w:r>
        <w:rPr>
          <w:sz w:val="24"/>
          <w:szCs w:val="24"/>
        </w:rPr>
        <w:t>Over posting</w:t>
      </w:r>
      <w:r>
        <w:rPr>
          <w:sz w:val="24"/>
          <w:szCs w:val="24"/>
          <w:rtl/>
        </w:rPr>
        <w:t xml:space="preserve">). בעיה זו מתעוררת למשל, כאשר יש צורך לחשוף שירות המאפשר עדכון ישות מסויימת. אם חתימת הפונקציה תכיל את הישות עצמה הממופה למסד הנתונים, משתמש זדוני יוכל לשלוח לעדכן מאפיין שאינו אמור לעדכן ובכך לפגום במידע אחר במסד הנתונים. כאשר מוגדר </w:t>
      </w:r>
      <w:r>
        <w:rPr>
          <w:sz w:val="24"/>
          <w:szCs w:val="24"/>
        </w:rPr>
        <w:t>Dto</w:t>
      </w:r>
      <w:r>
        <w:rPr>
          <w:sz w:val="24"/>
          <w:szCs w:val="24"/>
          <w:rtl/>
        </w:rPr>
        <w:t xml:space="preserve"> שדותיו הם שדות אשר אמורים להישלח באופן מפורש מהלקוח אל השרת ולהיפך.</w:t>
      </w:r>
    </w:p>
    <w:p w:rsidR="00481634" w:rsidRDefault="00471D70">
      <w:pPr>
        <w:numPr>
          <w:ilvl w:val="0"/>
          <w:numId w:val="11"/>
        </w:numPr>
        <w:bidi/>
        <w:ind w:hanging="360"/>
        <w:contextualSpacing/>
        <w:rPr>
          <w:sz w:val="24"/>
          <w:szCs w:val="24"/>
        </w:rPr>
      </w:pPr>
      <w:r>
        <w:rPr>
          <w:sz w:val="24"/>
          <w:szCs w:val="24"/>
          <w:rtl/>
        </w:rPr>
        <w:t xml:space="preserve">הקטנת תעבורת הרשת. המידע אשר מוחזר ללקוח ינורמל וייצג באופן מדוייק את השדות הרלוונטים לתצוגה בלבד. </w:t>
      </w:r>
    </w:p>
    <w:p w:rsidR="00481634" w:rsidRDefault="00481634">
      <w:pPr>
        <w:bidi/>
      </w:pPr>
    </w:p>
    <w:p w:rsidR="00F52774" w:rsidRDefault="00F52774">
      <w:pPr>
        <w:pStyle w:val="Heading2"/>
        <w:bidi/>
        <w:rPr>
          <w:ins w:id="1597" w:author="Ron Gal" w:date="2017-03-05T23:22:00Z"/>
          <w:rtl/>
        </w:rPr>
        <w:pPrChange w:id="1598" w:author="Ron Gal" w:date="2017-03-05T23:22:00Z">
          <w:pPr>
            <w:bidi/>
          </w:pPr>
        </w:pPrChange>
      </w:pPr>
      <w:bookmarkStart w:id="1599" w:name="_Toc476522466"/>
      <w:ins w:id="1600" w:author="Ron Gal" w:date="2017-03-05T23:22:00Z">
        <w:r>
          <w:rPr>
            <w:rFonts w:hint="cs"/>
            <w:rtl/>
          </w:rPr>
          <w:t xml:space="preserve">מחלקות </w:t>
        </w:r>
        <w:r>
          <w:rPr>
            <w:rFonts w:hint="cs"/>
          </w:rPr>
          <w:t>DTO</w:t>
        </w:r>
        <w:r>
          <w:t>s</w:t>
        </w:r>
        <w:bookmarkEnd w:id="1599"/>
      </w:ins>
    </w:p>
    <w:p w:rsidR="00481634" w:rsidRDefault="00471D70">
      <w:pPr>
        <w:bidi/>
        <w:pPrChange w:id="1601" w:author="Ron Gal" w:date="2017-03-05T23:22:00Z">
          <w:pPr>
            <w:bidi/>
          </w:pPr>
        </w:pPrChange>
      </w:pPr>
      <w:r>
        <w:rPr>
          <w:sz w:val="24"/>
          <w:szCs w:val="24"/>
          <w:rtl/>
        </w:rPr>
        <w:t xml:space="preserve">כל מחלקה בקבוצה זו אחראית על הגדרת תקינות כל מאפייניה בעזרת ולידטורים. מעל כל מאפיין יופיעו הולידטורים המגדירים את תקינות המידע, כך למשל מחרוזת המייצגת סיסמה חייבת להיות בעלת שמונה תווים לפחות כאשר כל תו הינו מספר או אות באנגלית. יש לציין שהולידטורים הרלוונטים מופעלים באופן אוטומטי בעת הגעת כל בקשה לשרת כחלק מהתשתית של </w:t>
      </w:r>
      <w:r>
        <w:rPr>
          <w:sz w:val="24"/>
          <w:szCs w:val="24"/>
        </w:rPr>
        <w:t>Web API</w:t>
      </w:r>
      <w:r>
        <w:rPr>
          <w:sz w:val="24"/>
          <w:szCs w:val="24"/>
          <w:rtl/>
        </w:rPr>
        <w:t>.</w:t>
      </w:r>
    </w:p>
    <w:p w:rsidR="00481634" w:rsidRDefault="00481634">
      <w:pPr>
        <w:bidi/>
      </w:pPr>
    </w:p>
    <w:p w:rsidR="00481634" w:rsidRDefault="00471D70">
      <w:pPr>
        <w:bidi/>
      </w:pPr>
      <w:r>
        <w:rPr>
          <w:b/>
          <w:sz w:val="24"/>
          <w:szCs w:val="24"/>
          <w:rtl/>
        </w:rPr>
        <w:t xml:space="preserve">מחלקת </w:t>
      </w:r>
      <w:r>
        <w:rPr>
          <w:b/>
          <w:sz w:val="24"/>
          <w:szCs w:val="24"/>
        </w:rPr>
        <w:t>Entity</w:t>
      </w:r>
    </w:p>
    <w:p w:rsidR="00481634" w:rsidRDefault="00471D70">
      <w:pPr>
        <w:bidi/>
      </w:pPr>
      <w:r>
        <w:rPr>
          <w:sz w:val="24"/>
          <w:szCs w:val="24"/>
          <w:rtl/>
        </w:rPr>
        <w:t>מחלקה מופשטת זו מהווה בסיס לכל מחלקות המעבר האחרות, פרט למחלקות המייצגות דוחות אשר אינן מבוססות על ישות ממסד הנתונים. למחלקה זו שני משתני טיפוס גנריים המגדירים את סוג מחלקת המעבר וסוג הישות ה-</w:t>
      </w:r>
      <w:r>
        <w:rPr>
          <w:sz w:val="24"/>
          <w:szCs w:val="24"/>
        </w:rPr>
        <w:t>Domain</w:t>
      </w:r>
      <w:r>
        <w:rPr>
          <w:sz w:val="24"/>
          <w:szCs w:val="24"/>
          <w:rtl/>
        </w:rPr>
        <w:t xml:space="preserve"> שמחלקת המעבר מקושרת אליה. במחלקה זו מוגדר המזהה אשר יוכל בכל </w:t>
      </w:r>
      <w:r>
        <w:rPr>
          <w:sz w:val="24"/>
          <w:szCs w:val="24"/>
        </w:rPr>
        <w:t>Dto</w:t>
      </w:r>
      <w:r>
        <w:rPr>
          <w:sz w:val="24"/>
          <w:szCs w:val="24"/>
          <w:rtl/>
        </w:rPr>
        <w:t xml:space="preserve"> המייצג ישות במערכת. בנוסף, מוגדרת חתימה מופשטת של פונקציה מסוג </w:t>
      </w:r>
      <w:r>
        <w:rPr>
          <w:sz w:val="24"/>
          <w:szCs w:val="24"/>
        </w:rPr>
        <w:t>Factory Method</w:t>
      </w:r>
      <w:r>
        <w:rPr>
          <w:sz w:val="24"/>
          <w:szCs w:val="24"/>
          <w:rtl/>
        </w:rPr>
        <w:t xml:space="preserve"> לצורך אתחול כל שדות האובייקט לפי שדות הישות מסד הנתונים המתאימה. המחלקה בעלת התכונות הבאות: </w:t>
      </w:r>
    </w:p>
    <w:p w:rsidR="00481634" w:rsidRDefault="00481634"/>
    <w:p w:rsidR="00481634" w:rsidRDefault="00471D70">
      <w:r>
        <w:rPr>
          <w:sz w:val="24"/>
          <w:szCs w:val="24"/>
        </w:rPr>
        <w:t>public int Id { get; set; }</w:t>
      </w:r>
    </w:p>
    <w:p w:rsidR="00481634" w:rsidRDefault="00481634"/>
    <w:p w:rsidR="00481634" w:rsidRDefault="00471D70">
      <w:r>
        <w:rPr>
          <w:sz w:val="24"/>
          <w:szCs w:val="24"/>
        </w:rPr>
        <w:t>public abstract TDTO Initialize(TDomain domain);</w:t>
      </w:r>
    </w:p>
    <w:p w:rsidR="00481634" w:rsidRDefault="00481634">
      <w:pPr>
        <w:bidi/>
      </w:pPr>
    </w:p>
    <w:p w:rsidR="00EA16CA" w:rsidRPr="00EA16CA" w:rsidRDefault="00EA16CA" w:rsidP="00EA16CA">
      <w:pPr>
        <w:bidi/>
        <w:rPr>
          <w:ins w:id="1602" w:author="Ron Gal" w:date="2017-03-04T18:29:00Z"/>
          <w:b/>
          <w:sz w:val="24"/>
          <w:szCs w:val="24"/>
        </w:rPr>
      </w:pPr>
      <w:ins w:id="1603" w:author="Ron Gal" w:date="2017-03-04T18:29:00Z">
        <w:r w:rsidRPr="00EA16CA">
          <w:rPr>
            <w:b/>
            <w:sz w:val="24"/>
            <w:szCs w:val="24"/>
            <w:rtl/>
          </w:rPr>
          <w:t xml:space="preserve">מחלקת </w:t>
        </w:r>
        <w:r w:rsidRPr="00EA16CA">
          <w:rPr>
            <w:b/>
            <w:sz w:val="24"/>
            <w:szCs w:val="24"/>
          </w:rPr>
          <w:t>Address</w:t>
        </w:r>
      </w:ins>
    </w:p>
    <w:p w:rsidR="00EA16CA" w:rsidRPr="00EA16CA" w:rsidRDefault="00EA16CA" w:rsidP="00EA16CA">
      <w:pPr>
        <w:bidi/>
        <w:rPr>
          <w:ins w:id="1604" w:author="Ron Gal" w:date="2017-03-04T18:29:00Z"/>
          <w:b/>
          <w:sz w:val="24"/>
          <w:szCs w:val="24"/>
        </w:rPr>
      </w:pPr>
      <w:ins w:id="1605" w:author="Ron Gal" w:date="2017-03-04T18:29:00Z">
        <w:r w:rsidRPr="00EA16CA">
          <w:rPr>
            <w:b/>
            <w:sz w:val="24"/>
            <w:szCs w:val="24"/>
            <w:rtl/>
          </w:rPr>
          <w:t xml:space="preserve">מחלקה זו יורשת ממחלקת </w:t>
        </w:r>
        <w:r w:rsidRPr="00EA16CA">
          <w:rPr>
            <w:b/>
            <w:sz w:val="24"/>
            <w:szCs w:val="24"/>
          </w:rPr>
          <w:t>Entity</w:t>
        </w:r>
        <w:r w:rsidRPr="00EA16CA">
          <w:rPr>
            <w:b/>
            <w:sz w:val="24"/>
            <w:szCs w:val="24"/>
            <w:rtl/>
          </w:rPr>
          <w:t xml:space="preserve"> ומייצגת אובייקט מעבר של כתובת. המחלקה מממשת את המתודה המופשטת </w:t>
        </w:r>
        <w:r w:rsidRPr="00EA16CA">
          <w:rPr>
            <w:b/>
            <w:sz w:val="24"/>
            <w:szCs w:val="24"/>
          </w:rPr>
          <w:t>Initialize</w:t>
        </w:r>
        <w:r w:rsidRPr="00EA16CA">
          <w:rPr>
            <w:b/>
            <w:sz w:val="24"/>
            <w:szCs w:val="24"/>
            <w:rtl/>
          </w:rPr>
          <w:t xml:space="preserve"> של </w:t>
        </w:r>
        <w:r w:rsidRPr="00EA16CA">
          <w:rPr>
            <w:b/>
            <w:sz w:val="24"/>
            <w:szCs w:val="24"/>
          </w:rPr>
          <w:t>Entity</w:t>
        </w:r>
        <w:r w:rsidRPr="00EA16CA">
          <w:rPr>
            <w:b/>
            <w:sz w:val="24"/>
            <w:szCs w:val="24"/>
            <w:rtl/>
          </w:rPr>
          <w:t xml:space="preserve"> והיא בעלת התכונות הבאות:</w:t>
        </w:r>
      </w:ins>
    </w:p>
    <w:p w:rsidR="00EA16CA" w:rsidRPr="00EA16CA" w:rsidRDefault="00EA16CA" w:rsidP="00EA16CA">
      <w:pPr>
        <w:bidi/>
        <w:rPr>
          <w:ins w:id="1606" w:author="Ron Gal" w:date="2017-03-04T18:29:00Z"/>
          <w:b/>
          <w:sz w:val="24"/>
          <w:szCs w:val="24"/>
        </w:rPr>
      </w:pPr>
    </w:p>
    <w:p w:rsidR="00EA16CA" w:rsidRPr="00EA16CA" w:rsidRDefault="00EA16CA">
      <w:pPr>
        <w:rPr>
          <w:ins w:id="1607" w:author="Ron Gal" w:date="2017-03-04T18:29:00Z"/>
          <w:sz w:val="24"/>
          <w:szCs w:val="24"/>
          <w:rPrChange w:id="1608" w:author="Ron Gal" w:date="2017-03-04T18:29:00Z">
            <w:rPr>
              <w:ins w:id="1609" w:author="Ron Gal" w:date="2017-03-04T18:29:00Z"/>
              <w:b/>
              <w:sz w:val="24"/>
              <w:szCs w:val="24"/>
            </w:rPr>
          </w:rPrChange>
        </w:rPr>
        <w:pPrChange w:id="1610" w:author="Ron Gal" w:date="2017-03-04T18:29:00Z">
          <w:pPr>
            <w:bidi/>
          </w:pPr>
        </w:pPrChange>
      </w:pPr>
      <w:ins w:id="1611" w:author="Ron Gal" w:date="2017-03-04T18:29:00Z">
        <w:r w:rsidRPr="00EA16CA">
          <w:rPr>
            <w:sz w:val="24"/>
            <w:szCs w:val="24"/>
            <w:rPrChange w:id="1612" w:author="Ron Gal" w:date="2017-03-04T18:29:00Z">
              <w:rPr>
                <w:b/>
                <w:sz w:val="24"/>
                <w:szCs w:val="24"/>
              </w:rPr>
            </w:rPrChange>
          </w:rPr>
          <w:t>public string Country { get; set; }</w:t>
        </w:r>
      </w:ins>
    </w:p>
    <w:p w:rsidR="00EA16CA" w:rsidRPr="00EA16CA" w:rsidRDefault="00EA16CA">
      <w:pPr>
        <w:rPr>
          <w:ins w:id="1613" w:author="Ron Gal" w:date="2017-03-04T18:29:00Z"/>
          <w:sz w:val="24"/>
          <w:szCs w:val="24"/>
          <w:rPrChange w:id="1614" w:author="Ron Gal" w:date="2017-03-04T18:29:00Z">
            <w:rPr>
              <w:ins w:id="1615" w:author="Ron Gal" w:date="2017-03-04T18:29:00Z"/>
              <w:b/>
              <w:sz w:val="24"/>
              <w:szCs w:val="24"/>
            </w:rPr>
          </w:rPrChange>
        </w:rPr>
        <w:pPrChange w:id="1616" w:author="Ron Gal" w:date="2017-03-04T18:29:00Z">
          <w:pPr>
            <w:bidi/>
          </w:pPr>
        </w:pPrChange>
      </w:pPr>
      <w:ins w:id="1617" w:author="Ron Gal" w:date="2017-03-04T18:29:00Z">
        <w:r w:rsidRPr="00EA16CA">
          <w:rPr>
            <w:sz w:val="24"/>
            <w:szCs w:val="24"/>
            <w:rPrChange w:id="1618" w:author="Ron Gal" w:date="2017-03-04T18:29:00Z">
              <w:rPr>
                <w:b/>
                <w:sz w:val="24"/>
                <w:szCs w:val="24"/>
              </w:rPr>
            </w:rPrChange>
          </w:rPr>
          <w:t>public string City { get; set; }</w:t>
        </w:r>
      </w:ins>
    </w:p>
    <w:p w:rsidR="00EA16CA" w:rsidRPr="00EA16CA" w:rsidRDefault="00EA16CA">
      <w:pPr>
        <w:rPr>
          <w:ins w:id="1619" w:author="Ron Gal" w:date="2017-03-04T18:29:00Z"/>
          <w:sz w:val="24"/>
          <w:szCs w:val="24"/>
          <w:rPrChange w:id="1620" w:author="Ron Gal" w:date="2017-03-04T18:29:00Z">
            <w:rPr>
              <w:ins w:id="1621" w:author="Ron Gal" w:date="2017-03-04T18:29:00Z"/>
              <w:b/>
              <w:sz w:val="24"/>
              <w:szCs w:val="24"/>
            </w:rPr>
          </w:rPrChange>
        </w:rPr>
        <w:pPrChange w:id="1622" w:author="Ron Gal" w:date="2017-03-04T18:29:00Z">
          <w:pPr>
            <w:bidi/>
          </w:pPr>
        </w:pPrChange>
      </w:pPr>
      <w:ins w:id="1623" w:author="Ron Gal" w:date="2017-03-04T18:29:00Z">
        <w:r w:rsidRPr="00EA16CA">
          <w:rPr>
            <w:sz w:val="24"/>
            <w:szCs w:val="24"/>
            <w:rPrChange w:id="1624" w:author="Ron Gal" w:date="2017-03-04T18:29:00Z">
              <w:rPr>
                <w:b/>
                <w:sz w:val="24"/>
                <w:szCs w:val="24"/>
              </w:rPr>
            </w:rPrChange>
          </w:rPr>
          <w:lastRenderedPageBreak/>
          <w:t>public string StreetName { get; set; }</w:t>
        </w:r>
      </w:ins>
    </w:p>
    <w:p w:rsidR="00EA16CA" w:rsidRPr="00EA16CA" w:rsidRDefault="00EA16CA">
      <w:pPr>
        <w:rPr>
          <w:ins w:id="1625" w:author="Ron Gal" w:date="2017-03-04T18:29:00Z"/>
          <w:sz w:val="24"/>
          <w:szCs w:val="24"/>
          <w:rPrChange w:id="1626" w:author="Ron Gal" w:date="2017-03-04T18:29:00Z">
            <w:rPr>
              <w:ins w:id="1627" w:author="Ron Gal" w:date="2017-03-04T18:29:00Z"/>
              <w:b/>
              <w:sz w:val="24"/>
              <w:szCs w:val="24"/>
            </w:rPr>
          </w:rPrChange>
        </w:rPr>
        <w:pPrChange w:id="1628" w:author="Ron Gal" w:date="2017-03-04T18:29:00Z">
          <w:pPr>
            <w:bidi/>
          </w:pPr>
        </w:pPrChange>
      </w:pPr>
      <w:ins w:id="1629" w:author="Ron Gal" w:date="2017-03-04T18:29:00Z">
        <w:r w:rsidRPr="00EA16CA">
          <w:rPr>
            <w:sz w:val="24"/>
            <w:szCs w:val="24"/>
            <w:rPrChange w:id="1630" w:author="Ron Gal" w:date="2017-03-04T18:29:00Z">
              <w:rPr>
                <w:b/>
                <w:sz w:val="24"/>
                <w:szCs w:val="24"/>
              </w:rPr>
            </w:rPrChange>
          </w:rPr>
          <w:t>public int StreetNumber { get; set; }</w:t>
        </w:r>
      </w:ins>
    </w:p>
    <w:p w:rsidR="00EA16CA" w:rsidRPr="00EA16CA" w:rsidRDefault="00EA16CA" w:rsidP="00EA16CA">
      <w:pPr>
        <w:bidi/>
        <w:rPr>
          <w:ins w:id="1631" w:author="Ron Gal" w:date="2017-03-04T18:29:00Z"/>
          <w:b/>
          <w:sz w:val="24"/>
          <w:szCs w:val="24"/>
        </w:rPr>
      </w:pPr>
      <w:ins w:id="1632" w:author="Ron Gal" w:date="2017-03-04T18:29:00Z">
        <w:r w:rsidRPr="00EA16CA">
          <w:rPr>
            <w:b/>
            <w:sz w:val="24"/>
            <w:szCs w:val="24"/>
            <w:rtl/>
          </w:rPr>
          <w:t xml:space="preserve">מחלקת </w:t>
        </w:r>
        <w:r w:rsidRPr="00EA16CA">
          <w:rPr>
            <w:b/>
            <w:sz w:val="24"/>
            <w:szCs w:val="24"/>
          </w:rPr>
          <w:t>Animal</w:t>
        </w:r>
      </w:ins>
    </w:p>
    <w:p w:rsidR="00EA16CA" w:rsidRPr="00EA16CA" w:rsidRDefault="00EA16CA" w:rsidP="00EA16CA">
      <w:pPr>
        <w:bidi/>
        <w:rPr>
          <w:ins w:id="1633" w:author="Ron Gal" w:date="2017-03-04T18:29:00Z"/>
          <w:b/>
          <w:sz w:val="24"/>
          <w:szCs w:val="24"/>
        </w:rPr>
      </w:pPr>
      <w:ins w:id="1634" w:author="Ron Gal" w:date="2017-03-04T18:29:00Z">
        <w:r w:rsidRPr="00EA16CA">
          <w:rPr>
            <w:b/>
            <w:sz w:val="24"/>
            <w:szCs w:val="24"/>
            <w:rtl/>
          </w:rPr>
          <w:t xml:space="preserve">מחלקה זו יורשת ממחלקת </w:t>
        </w:r>
        <w:r w:rsidRPr="00EA16CA">
          <w:rPr>
            <w:b/>
            <w:sz w:val="24"/>
            <w:szCs w:val="24"/>
          </w:rPr>
          <w:t>Entity</w:t>
        </w:r>
        <w:r w:rsidRPr="00EA16CA">
          <w:rPr>
            <w:b/>
            <w:sz w:val="24"/>
            <w:szCs w:val="24"/>
            <w:rtl/>
          </w:rPr>
          <w:t xml:space="preserve"> ומייצגת אובייקט מעבר של בע"ח. המחלקה מממשת את המתודה המופשטת </w:t>
        </w:r>
        <w:r w:rsidRPr="00EA16CA">
          <w:rPr>
            <w:b/>
            <w:sz w:val="24"/>
            <w:szCs w:val="24"/>
          </w:rPr>
          <w:t>Initialize</w:t>
        </w:r>
        <w:r w:rsidRPr="00EA16CA">
          <w:rPr>
            <w:b/>
            <w:sz w:val="24"/>
            <w:szCs w:val="24"/>
            <w:rtl/>
          </w:rPr>
          <w:t xml:space="preserve"> של </w:t>
        </w:r>
        <w:r w:rsidRPr="00EA16CA">
          <w:rPr>
            <w:b/>
            <w:sz w:val="24"/>
            <w:szCs w:val="24"/>
          </w:rPr>
          <w:t>Entity</w:t>
        </w:r>
        <w:r w:rsidRPr="00EA16CA">
          <w:rPr>
            <w:b/>
            <w:sz w:val="24"/>
            <w:szCs w:val="24"/>
            <w:rtl/>
          </w:rPr>
          <w:t xml:space="preserve"> והיא בעלת התכונות הבאות:</w:t>
        </w:r>
      </w:ins>
    </w:p>
    <w:p w:rsidR="00EA16CA" w:rsidRPr="00EA16CA" w:rsidRDefault="00EA16CA">
      <w:pPr>
        <w:rPr>
          <w:ins w:id="1635" w:author="Ron Gal" w:date="2017-03-04T18:29:00Z"/>
          <w:sz w:val="24"/>
          <w:szCs w:val="24"/>
          <w:rPrChange w:id="1636" w:author="Ron Gal" w:date="2017-03-04T18:29:00Z">
            <w:rPr>
              <w:ins w:id="1637" w:author="Ron Gal" w:date="2017-03-04T18:29:00Z"/>
              <w:b/>
              <w:sz w:val="24"/>
              <w:szCs w:val="24"/>
            </w:rPr>
          </w:rPrChange>
        </w:rPr>
        <w:pPrChange w:id="1638" w:author="Ron Gal" w:date="2017-03-04T18:29:00Z">
          <w:pPr>
            <w:bidi/>
          </w:pPr>
        </w:pPrChange>
      </w:pPr>
    </w:p>
    <w:p w:rsidR="00EA16CA" w:rsidRPr="00EA16CA" w:rsidRDefault="00EA16CA">
      <w:pPr>
        <w:rPr>
          <w:ins w:id="1639" w:author="Ron Gal" w:date="2017-03-04T18:29:00Z"/>
          <w:sz w:val="24"/>
          <w:szCs w:val="24"/>
          <w:rPrChange w:id="1640" w:author="Ron Gal" w:date="2017-03-04T18:29:00Z">
            <w:rPr>
              <w:ins w:id="1641" w:author="Ron Gal" w:date="2017-03-04T18:29:00Z"/>
              <w:b/>
              <w:sz w:val="24"/>
              <w:szCs w:val="24"/>
            </w:rPr>
          </w:rPrChange>
        </w:rPr>
        <w:pPrChange w:id="1642" w:author="Ron Gal" w:date="2017-03-04T18:29:00Z">
          <w:pPr>
            <w:bidi/>
          </w:pPr>
        </w:pPrChange>
      </w:pPr>
      <w:ins w:id="1643" w:author="Ron Gal" w:date="2017-03-04T18:29:00Z">
        <w:r w:rsidRPr="00EA16CA">
          <w:rPr>
            <w:sz w:val="24"/>
            <w:szCs w:val="24"/>
            <w:rPrChange w:id="1644" w:author="Ron Gal" w:date="2017-03-04T18:29:00Z">
              <w:rPr>
                <w:b/>
                <w:sz w:val="24"/>
                <w:szCs w:val="24"/>
              </w:rPr>
            </w:rPrChange>
          </w:rPr>
          <w:t>public string Name { get; set; }</w:t>
        </w:r>
      </w:ins>
    </w:p>
    <w:p w:rsidR="00EA16CA" w:rsidRPr="00EA16CA" w:rsidRDefault="00EA16CA">
      <w:pPr>
        <w:rPr>
          <w:ins w:id="1645" w:author="Ron Gal" w:date="2017-03-04T18:29:00Z"/>
          <w:sz w:val="24"/>
          <w:szCs w:val="24"/>
          <w:rPrChange w:id="1646" w:author="Ron Gal" w:date="2017-03-04T18:29:00Z">
            <w:rPr>
              <w:ins w:id="1647" w:author="Ron Gal" w:date="2017-03-04T18:29:00Z"/>
              <w:b/>
              <w:sz w:val="24"/>
              <w:szCs w:val="24"/>
            </w:rPr>
          </w:rPrChange>
        </w:rPr>
        <w:pPrChange w:id="1648" w:author="Ron Gal" w:date="2017-03-04T18:29:00Z">
          <w:pPr>
            <w:bidi/>
          </w:pPr>
        </w:pPrChange>
      </w:pPr>
      <w:ins w:id="1649" w:author="Ron Gal" w:date="2017-03-04T18:29:00Z">
        <w:r w:rsidRPr="00EA16CA">
          <w:rPr>
            <w:sz w:val="24"/>
            <w:szCs w:val="24"/>
            <w:rPrChange w:id="1650" w:author="Ron Gal" w:date="2017-03-04T18:29:00Z">
              <w:rPr>
                <w:b/>
                <w:sz w:val="24"/>
                <w:szCs w:val="24"/>
              </w:rPr>
            </w:rPrChange>
          </w:rPr>
          <w:t>public string OwnerName { get; set; }</w:t>
        </w:r>
      </w:ins>
    </w:p>
    <w:p w:rsidR="00EA16CA" w:rsidRPr="00EA16CA" w:rsidRDefault="00EA16CA">
      <w:pPr>
        <w:rPr>
          <w:ins w:id="1651" w:author="Ron Gal" w:date="2017-03-04T18:29:00Z"/>
          <w:sz w:val="24"/>
          <w:szCs w:val="24"/>
          <w:rPrChange w:id="1652" w:author="Ron Gal" w:date="2017-03-04T18:29:00Z">
            <w:rPr>
              <w:ins w:id="1653" w:author="Ron Gal" w:date="2017-03-04T18:29:00Z"/>
              <w:b/>
              <w:sz w:val="24"/>
              <w:szCs w:val="24"/>
            </w:rPr>
          </w:rPrChange>
        </w:rPr>
        <w:pPrChange w:id="1654" w:author="Ron Gal" w:date="2017-03-04T18:29:00Z">
          <w:pPr>
            <w:bidi/>
          </w:pPr>
        </w:pPrChange>
      </w:pPr>
      <w:ins w:id="1655" w:author="Ron Gal" w:date="2017-03-04T18:29:00Z">
        <w:r w:rsidRPr="00EA16CA">
          <w:rPr>
            <w:sz w:val="24"/>
            <w:szCs w:val="24"/>
            <w:rPrChange w:id="1656" w:author="Ron Gal" w:date="2017-03-04T18:29:00Z">
              <w:rPr>
                <w:b/>
                <w:sz w:val="24"/>
                <w:szCs w:val="24"/>
              </w:rPr>
            </w:rPrChange>
          </w:rPr>
          <w:t>public string DoctorName { get; set; }</w:t>
        </w:r>
      </w:ins>
    </w:p>
    <w:p w:rsidR="00EA16CA" w:rsidRPr="00EA16CA" w:rsidRDefault="00EA16CA">
      <w:pPr>
        <w:rPr>
          <w:ins w:id="1657" w:author="Ron Gal" w:date="2017-03-04T18:29:00Z"/>
          <w:sz w:val="24"/>
          <w:szCs w:val="24"/>
          <w:rPrChange w:id="1658" w:author="Ron Gal" w:date="2017-03-04T18:29:00Z">
            <w:rPr>
              <w:ins w:id="1659" w:author="Ron Gal" w:date="2017-03-04T18:29:00Z"/>
              <w:b/>
              <w:sz w:val="24"/>
              <w:szCs w:val="24"/>
            </w:rPr>
          </w:rPrChange>
        </w:rPr>
        <w:pPrChange w:id="1660" w:author="Ron Gal" w:date="2017-03-04T18:29:00Z">
          <w:pPr>
            <w:bidi/>
          </w:pPr>
        </w:pPrChange>
      </w:pPr>
      <w:ins w:id="1661" w:author="Ron Gal" w:date="2017-03-04T18:29:00Z">
        <w:r w:rsidRPr="00EA16CA">
          <w:rPr>
            <w:sz w:val="24"/>
            <w:szCs w:val="24"/>
            <w:rPrChange w:id="1662" w:author="Ron Gal" w:date="2017-03-04T18:29:00Z">
              <w:rPr>
                <w:b/>
                <w:sz w:val="24"/>
                <w:szCs w:val="24"/>
              </w:rPr>
            </w:rPrChange>
          </w:rPr>
          <w:t>public int Type { get; set; }</w:t>
        </w:r>
      </w:ins>
    </w:p>
    <w:p w:rsidR="00EA16CA" w:rsidRPr="00EA16CA" w:rsidRDefault="00EA16CA">
      <w:pPr>
        <w:rPr>
          <w:ins w:id="1663" w:author="Ron Gal" w:date="2017-03-04T18:29:00Z"/>
          <w:sz w:val="24"/>
          <w:szCs w:val="24"/>
          <w:rPrChange w:id="1664" w:author="Ron Gal" w:date="2017-03-04T18:29:00Z">
            <w:rPr>
              <w:ins w:id="1665" w:author="Ron Gal" w:date="2017-03-04T18:29:00Z"/>
              <w:b/>
              <w:sz w:val="24"/>
              <w:szCs w:val="24"/>
            </w:rPr>
          </w:rPrChange>
        </w:rPr>
        <w:pPrChange w:id="1666" w:author="Ron Gal" w:date="2017-03-04T18:29:00Z">
          <w:pPr>
            <w:bidi/>
          </w:pPr>
        </w:pPrChange>
      </w:pPr>
      <w:ins w:id="1667" w:author="Ron Gal" w:date="2017-03-04T18:29:00Z">
        <w:r w:rsidRPr="00EA16CA">
          <w:rPr>
            <w:sz w:val="24"/>
            <w:szCs w:val="24"/>
            <w:rPrChange w:id="1668" w:author="Ron Gal" w:date="2017-03-04T18:29:00Z">
              <w:rPr>
                <w:b/>
                <w:sz w:val="24"/>
                <w:szCs w:val="24"/>
              </w:rPr>
            </w:rPrChange>
          </w:rPr>
          <w:t>public DateTime DateOfBirth { get; set; }</w:t>
        </w:r>
      </w:ins>
    </w:p>
    <w:p w:rsidR="00EA16CA" w:rsidRPr="00EA16CA" w:rsidRDefault="00EA16CA">
      <w:pPr>
        <w:rPr>
          <w:ins w:id="1669" w:author="Ron Gal" w:date="2017-03-04T18:29:00Z"/>
          <w:sz w:val="24"/>
          <w:szCs w:val="24"/>
          <w:rPrChange w:id="1670" w:author="Ron Gal" w:date="2017-03-04T18:29:00Z">
            <w:rPr>
              <w:ins w:id="1671" w:author="Ron Gal" w:date="2017-03-04T18:29:00Z"/>
              <w:b/>
              <w:sz w:val="24"/>
              <w:szCs w:val="24"/>
            </w:rPr>
          </w:rPrChange>
        </w:rPr>
        <w:pPrChange w:id="1672" w:author="Ron Gal" w:date="2017-03-04T18:29:00Z">
          <w:pPr>
            <w:bidi/>
          </w:pPr>
        </w:pPrChange>
      </w:pPr>
      <w:ins w:id="1673" w:author="Ron Gal" w:date="2017-03-04T18:29:00Z">
        <w:r w:rsidRPr="00EA16CA">
          <w:rPr>
            <w:sz w:val="24"/>
            <w:szCs w:val="24"/>
            <w:rPrChange w:id="1674" w:author="Ron Gal" w:date="2017-03-04T18:29:00Z">
              <w:rPr>
                <w:b/>
                <w:sz w:val="24"/>
                <w:szCs w:val="24"/>
              </w:rPr>
            </w:rPrChange>
          </w:rPr>
          <w:t>public int Gender { get; set; }</w:t>
        </w:r>
      </w:ins>
    </w:p>
    <w:p w:rsidR="00EA16CA" w:rsidRPr="00EA16CA" w:rsidRDefault="00EA16CA">
      <w:pPr>
        <w:rPr>
          <w:ins w:id="1675" w:author="Ron Gal" w:date="2017-03-04T18:29:00Z"/>
          <w:sz w:val="24"/>
          <w:szCs w:val="24"/>
          <w:rPrChange w:id="1676" w:author="Ron Gal" w:date="2017-03-04T18:29:00Z">
            <w:rPr>
              <w:ins w:id="1677" w:author="Ron Gal" w:date="2017-03-04T18:29:00Z"/>
              <w:b/>
              <w:sz w:val="24"/>
              <w:szCs w:val="24"/>
            </w:rPr>
          </w:rPrChange>
        </w:rPr>
        <w:pPrChange w:id="1678" w:author="Ron Gal" w:date="2017-03-04T18:29:00Z">
          <w:pPr>
            <w:bidi/>
          </w:pPr>
        </w:pPrChange>
      </w:pPr>
      <w:ins w:id="1679" w:author="Ron Gal" w:date="2017-03-04T18:29:00Z">
        <w:r w:rsidRPr="00EA16CA">
          <w:rPr>
            <w:sz w:val="24"/>
            <w:szCs w:val="24"/>
            <w:rPrChange w:id="1680" w:author="Ron Gal" w:date="2017-03-04T18:29:00Z">
              <w:rPr>
                <w:b/>
                <w:sz w:val="24"/>
                <w:szCs w:val="24"/>
              </w:rPr>
            </w:rPrChange>
          </w:rPr>
          <w:t>public DateTime? NextVisit { get; set; }</w:t>
        </w:r>
      </w:ins>
    </w:p>
    <w:p w:rsidR="00EA16CA" w:rsidRPr="00EA16CA" w:rsidRDefault="00EA16CA">
      <w:pPr>
        <w:rPr>
          <w:ins w:id="1681" w:author="Ron Gal" w:date="2017-03-04T18:29:00Z"/>
          <w:sz w:val="24"/>
          <w:szCs w:val="24"/>
          <w:rPrChange w:id="1682" w:author="Ron Gal" w:date="2017-03-04T18:29:00Z">
            <w:rPr>
              <w:ins w:id="1683" w:author="Ron Gal" w:date="2017-03-04T18:29:00Z"/>
              <w:b/>
              <w:sz w:val="24"/>
              <w:szCs w:val="24"/>
            </w:rPr>
          </w:rPrChange>
        </w:rPr>
        <w:pPrChange w:id="1684" w:author="Ron Gal" w:date="2017-03-04T18:29:00Z">
          <w:pPr>
            <w:bidi/>
          </w:pPr>
        </w:pPrChange>
      </w:pPr>
      <w:ins w:id="1685" w:author="Ron Gal" w:date="2017-03-04T18:29:00Z">
        <w:r w:rsidRPr="00EA16CA">
          <w:rPr>
            <w:sz w:val="24"/>
            <w:szCs w:val="24"/>
            <w:rPrChange w:id="1686" w:author="Ron Gal" w:date="2017-03-04T18:29:00Z">
              <w:rPr>
                <w:b/>
                <w:sz w:val="24"/>
                <w:szCs w:val="24"/>
              </w:rPr>
            </w:rPrChange>
          </w:rPr>
          <w:t>public string Notes { get; set; }</w:t>
        </w:r>
      </w:ins>
    </w:p>
    <w:p w:rsidR="00EA16CA" w:rsidRPr="00EA16CA" w:rsidRDefault="00EA16CA">
      <w:pPr>
        <w:rPr>
          <w:ins w:id="1687" w:author="Ron Gal" w:date="2017-03-04T18:29:00Z"/>
          <w:sz w:val="24"/>
          <w:szCs w:val="24"/>
          <w:rPrChange w:id="1688" w:author="Ron Gal" w:date="2017-03-04T18:29:00Z">
            <w:rPr>
              <w:ins w:id="1689" w:author="Ron Gal" w:date="2017-03-04T18:29:00Z"/>
              <w:b/>
              <w:sz w:val="24"/>
              <w:szCs w:val="24"/>
            </w:rPr>
          </w:rPrChange>
        </w:rPr>
        <w:pPrChange w:id="1690" w:author="Ron Gal" w:date="2017-03-04T18:29:00Z">
          <w:pPr>
            <w:bidi/>
          </w:pPr>
        </w:pPrChange>
      </w:pPr>
      <w:ins w:id="1691" w:author="Ron Gal" w:date="2017-03-04T18:29:00Z">
        <w:r w:rsidRPr="00EA16CA">
          <w:rPr>
            <w:sz w:val="24"/>
            <w:szCs w:val="24"/>
            <w:rPrChange w:id="1692" w:author="Ron Gal" w:date="2017-03-04T18:29:00Z">
              <w:rPr>
                <w:b/>
                <w:sz w:val="24"/>
                <w:szCs w:val="24"/>
              </w:rPr>
            </w:rPrChange>
          </w:rPr>
          <w:t>public double Weight { get; set; }</w:t>
        </w:r>
      </w:ins>
    </w:p>
    <w:p w:rsidR="00EA16CA" w:rsidRPr="00EA16CA" w:rsidRDefault="00EA16CA">
      <w:pPr>
        <w:rPr>
          <w:ins w:id="1693" w:author="Ron Gal" w:date="2017-03-04T18:29:00Z"/>
          <w:sz w:val="24"/>
          <w:szCs w:val="24"/>
          <w:rPrChange w:id="1694" w:author="Ron Gal" w:date="2017-03-04T18:29:00Z">
            <w:rPr>
              <w:ins w:id="1695" w:author="Ron Gal" w:date="2017-03-04T18:29:00Z"/>
              <w:b/>
              <w:sz w:val="24"/>
              <w:szCs w:val="24"/>
            </w:rPr>
          </w:rPrChange>
        </w:rPr>
        <w:pPrChange w:id="1696" w:author="Ron Gal" w:date="2017-03-04T18:29:00Z">
          <w:pPr>
            <w:bidi/>
          </w:pPr>
        </w:pPrChange>
      </w:pPr>
      <w:ins w:id="1697" w:author="Ron Gal" w:date="2017-03-04T18:29:00Z">
        <w:r w:rsidRPr="00EA16CA">
          <w:rPr>
            <w:sz w:val="24"/>
            <w:szCs w:val="24"/>
            <w:rPrChange w:id="1698" w:author="Ron Gal" w:date="2017-03-04T18:29:00Z">
              <w:rPr>
                <w:b/>
                <w:sz w:val="24"/>
                <w:szCs w:val="24"/>
              </w:rPr>
            </w:rPrChange>
          </w:rPr>
          <w:t>public string ChipNumber { get; set; }</w:t>
        </w:r>
      </w:ins>
    </w:p>
    <w:p w:rsidR="00EA16CA" w:rsidRPr="00EA16CA" w:rsidRDefault="00EA16CA">
      <w:pPr>
        <w:rPr>
          <w:ins w:id="1699" w:author="Ron Gal" w:date="2017-03-04T18:29:00Z"/>
          <w:sz w:val="24"/>
          <w:szCs w:val="24"/>
          <w:rPrChange w:id="1700" w:author="Ron Gal" w:date="2017-03-04T18:29:00Z">
            <w:rPr>
              <w:ins w:id="1701" w:author="Ron Gal" w:date="2017-03-04T18:29:00Z"/>
              <w:b/>
              <w:sz w:val="24"/>
              <w:szCs w:val="24"/>
            </w:rPr>
          </w:rPrChange>
        </w:rPr>
        <w:pPrChange w:id="1702" w:author="Ron Gal" w:date="2017-03-04T18:29:00Z">
          <w:pPr>
            <w:bidi/>
          </w:pPr>
        </w:pPrChange>
      </w:pPr>
      <w:ins w:id="1703" w:author="Ron Gal" w:date="2017-03-04T18:29:00Z">
        <w:r w:rsidRPr="00EA16CA">
          <w:rPr>
            <w:sz w:val="24"/>
            <w:szCs w:val="24"/>
            <w:rPrChange w:id="1704" w:author="Ron Gal" w:date="2017-03-04T18:29:00Z">
              <w:rPr>
                <w:b/>
                <w:sz w:val="24"/>
                <w:szCs w:val="24"/>
              </w:rPr>
            </w:rPrChange>
          </w:rPr>
          <w:t>public string Color { get; set; }</w:t>
        </w:r>
      </w:ins>
    </w:p>
    <w:p w:rsidR="00EA16CA" w:rsidRPr="00EA16CA" w:rsidRDefault="00EA16CA">
      <w:pPr>
        <w:rPr>
          <w:ins w:id="1705" w:author="Ron Gal" w:date="2017-03-04T18:29:00Z"/>
          <w:sz w:val="24"/>
          <w:szCs w:val="24"/>
          <w:rPrChange w:id="1706" w:author="Ron Gal" w:date="2017-03-04T18:29:00Z">
            <w:rPr>
              <w:ins w:id="1707" w:author="Ron Gal" w:date="2017-03-04T18:29:00Z"/>
              <w:b/>
              <w:sz w:val="24"/>
              <w:szCs w:val="24"/>
            </w:rPr>
          </w:rPrChange>
        </w:rPr>
        <w:pPrChange w:id="1708" w:author="Ron Gal" w:date="2017-03-04T18:29:00Z">
          <w:pPr>
            <w:bidi/>
          </w:pPr>
        </w:pPrChange>
      </w:pPr>
      <w:ins w:id="1709" w:author="Ron Gal" w:date="2017-03-04T18:29:00Z">
        <w:r w:rsidRPr="00EA16CA">
          <w:rPr>
            <w:sz w:val="24"/>
            <w:szCs w:val="24"/>
            <w:rPrChange w:id="1710" w:author="Ron Gal" w:date="2017-03-04T18:29:00Z">
              <w:rPr>
                <w:b/>
                <w:sz w:val="24"/>
                <w:szCs w:val="24"/>
              </w:rPr>
            </w:rPrChange>
          </w:rPr>
          <w:t>public string OwnerPhone { get; set; }</w:t>
        </w:r>
      </w:ins>
    </w:p>
    <w:p w:rsidR="00EA16CA" w:rsidRPr="00EA16CA" w:rsidRDefault="00EA16CA">
      <w:pPr>
        <w:rPr>
          <w:ins w:id="1711" w:author="Ron Gal" w:date="2017-03-04T18:29:00Z"/>
          <w:sz w:val="24"/>
          <w:szCs w:val="24"/>
          <w:rPrChange w:id="1712" w:author="Ron Gal" w:date="2017-03-04T18:29:00Z">
            <w:rPr>
              <w:ins w:id="1713" w:author="Ron Gal" w:date="2017-03-04T18:29:00Z"/>
              <w:b/>
              <w:sz w:val="24"/>
              <w:szCs w:val="24"/>
            </w:rPr>
          </w:rPrChange>
        </w:rPr>
        <w:pPrChange w:id="1714" w:author="Ron Gal" w:date="2017-03-04T18:29:00Z">
          <w:pPr>
            <w:bidi/>
          </w:pPr>
        </w:pPrChange>
      </w:pPr>
      <w:ins w:id="1715" w:author="Ron Gal" w:date="2017-03-04T18:29:00Z">
        <w:r w:rsidRPr="00EA16CA">
          <w:rPr>
            <w:sz w:val="24"/>
            <w:szCs w:val="24"/>
            <w:rPrChange w:id="1716" w:author="Ron Gal" w:date="2017-03-04T18:29:00Z">
              <w:rPr>
                <w:b/>
                <w:sz w:val="24"/>
                <w:szCs w:val="24"/>
              </w:rPr>
            </w:rPrChange>
          </w:rPr>
          <w:t>public IEnumerable&lt;Treatment&gt; Treatments { get; set; }</w:t>
        </w:r>
      </w:ins>
    </w:p>
    <w:p w:rsidR="00EA16CA" w:rsidRPr="00EA16CA" w:rsidRDefault="00EA16CA">
      <w:pPr>
        <w:rPr>
          <w:ins w:id="1717" w:author="Ron Gal" w:date="2017-03-04T18:29:00Z"/>
          <w:sz w:val="24"/>
          <w:szCs w:val="24"/>
          <w:rPrChange w:id="1718" w:author="Ron Gal" w:date="2017-03-04T18:29:00Z">
            <w:rPr>
              <w:ins w:id="1719" w:author="Ron Gal" w:date="2017-03-04T18:29:00Z"/>
              <w:b/>
              <w:sz w:val="24"/>
              <w:szCs w:val="24"/>
            </w:rPr>
          </w:rPrChange>
        </w:rPr>
        <w:pPrChange w:id="1720" w:author="Ron Gal" w:date="2017-03-04T18:29:00Z">
          <w:pPr>
            <w:bidi/>
          </w:pPr>
        </w:pPrChange>
      </w:pPr>
      <w:ins w:id="1721" w:author="Ron Gal" w:date="2017-03-04T18:29:00Z">
        <w:r w:rsidRPr="00EA16CA">
          <w:rPr>
            <w:sz w:val="24"/>
            <w:szCs w:val="24"/>
            <w:rPrChange w:id="1722" w:author="Ron Gal" w:date="2017-03-04T18:29:00Z">
              <w:rPr>
                <w:b/>
                <w:sz w:val="24"/>
                <w:szCs w:val="24"/>
              </w:rPr>
            </w:rPrChange>
          </w:rPr>
          <w:t>public IEnumerable&lt;Vaccine&gt; Vaccines { get; set; }</w:t>
        </w:r>
      </w:ins>
    </w:p>
    <w:p w:rsidR="00EA16CA" w:rsidRPr="00EA16CA" w:rsidRDefault="00EA16CA">
      <w:pPr>
        <w:rPr>
          <w:ins w:id="1723" w:author="Ron Gal" w:date="2017-03-04T18:29:00Z"/>
          <w:sz w:val="24"/>
          <w:szCs w:val="24"/>
          <w:rPrChange w:id="1724" w:author="Ron Gal" w:date="2017-03-04T18:29:00Z">
            <w:rPr>
              <w:ins w:id="1725" w:author="Ron Gal" w:date="2017-03-04T18:29:00Z"/>
              <w:b/>
              <w:sz w:val="24"/>
              <w:szCs w:val="24"/>
            </w:rPr>
          </w:rPrChange>
        </w:rPr>
        <w:pPrChange w:id="1726" w:author="Ron Gal" w:date="2017-03-04T18:29:00Z">
          <w:pPr>
            <w:bidi/>
          </w:pPr>
        </w:pPrChange>
      </w:pPr>
      <w:ins w:id="1727" w:author="Ron Gal" w:date="2017-03-04T18:29:00Z">
        <w:r w:rsidRPr="00EA16CA">
          <w:rPr>
            <w:sz w:val="24"/>
            <w:szCs w:val="24"/>
            <w:rPrChange w:id="1728" w:author="Ron Gal" w:date="2017-03-04T18:29:00Z">
              <w:rPr>
                <w:b/>
                <w:sz w:val="24"/>
                <w:szCs w:val="24"/>
              </w:rPr>
            </w:rPrChange>
          </w:rPr>
          <w:t>public IEnumerable&lt;Medication&gt; Medications { get; set; }</w:t>
        </w:r>
      </w:ins>
    </w:p>
    <w:p w:rsidR="00EA16CA" w:rsidRPr="00EA16CA" w:rsidRDefault="00EA16CA">
      <w:pPr>
        <w:rPr>
          <w:ins w:id="1729" w:author="Ron Gal" w:date="2017-03-04T18:29:00Z"/>
          <w:sz w:val="24"/>
          <w:szCs w:val="24"/>
          <w:rPrChange w:id="1730" w:author="Ron Gal" w:date="2017-03-04T18:29:00Z">
            <w:rPr>
              <w:ins w:id="1731" w:author="Ron Gal" w:date="2017-03-04T18:29:00Z"/>
              <w:b/>
              <w:sz w:val="24"/>
              <w:szCs w:val="24"/>
            </w:rPr>
          </w:rPrChange>
        </w:rPr>
        <w:pPrChange w:id="1732" w:author="Ron Gal" w:date="2017-03-04T18:29:00Z">
          <w:pPr>
            <w:bidi/>
          </w:pPr>
        </w:pPrChange>
      </w:pPr>
      <w:ins w:id="1733" w:author="Ron Gal" w:date="2017-03-04T18:29:00Z">
        <w:r w:rsidRPr="00EA16CA">
          <w:rPr>
            <w:sz w:val="24"/>
            <w:szCs w:val="24"/>
            <w:rPrChange w:id="1734" w:author="Ron Gal" w:date="2017-03-04T18:29:00Z">
              <w:rPr>
                <w:b/>
                <w:sz w:val="24"/>
                <w:szCs w:val="24"/>
              </w:rPr>
            </w:rPrChange>
          </w:rPr>
          <w:t>public IEnumerable&lt;TreatmentReport&gt; TreatmentSummaries { get; set; }</w:t>
        </w:r>
      </w:ins>
    </w:p>
    <w:p w:rsidR="00EA16CA" w:rsidRPr="00EA16CA" w:rsidRDefault="00EA16CA">
      <w:pPr>
        <w:rPr>
          <w:ins w:id="1735" w:author="Ron Gal" w:date="2017-03-04T18:29:00Z"/>
          <w:sz w:val="24"/>
          <w:szCs w:val="24"/>
          <w:rPrChange w:id="1736" w:author="Ron Gal" w:date="2017-03-04T18:29:00Z">
            <w:rPr>
              <w:ins w:id="1737" w:author="Ron Gal" w:date="2017-03-04T18:29:00Z"/>
              <w:b/>
              <w:sz w:val="24"/>
              <w:szCs w:val="24"/>
            </w:rPr>
          </w:rPrChange>
        </w:rPr>
        <w:pPrChange w:id="1738" w:author="Ron Gal" w:date="2017-03-04T18:29:00Z">
          <w:pPr>
            <w:bidi/>
          </w:pPr>
        </w:pPrChange>
      </w:pPr>
      <w:ins w:id="1739" w:author="Ron Gal" w:date="2017-03-04T18:29:00Z">
        <w:r w:rsidRPr="00EA16CA">
          <w:rPr>
            <w:sz w:val="24"/>
            <w:szCs w:val="24"/>
            <w:rPrChange w:id="1740" w:author="Ron Gal" w:date="2017-03-04T18:29:00Z">
              <w:rPr>
                <w:b/>
                <w:sz w:val="24"/>
                <w:szCs w:val="24"/>
              </w:rPr>
            </w:rPrChange>
          </w:rPr>
          <w:t>public IEnumerable&lt;AnimalMeasurements&gt; AnimalMeasurements { get; set; }</w:t>
        </w:r>
      </w:ins>
    </w:p>
    <w:p w:rsidR="00EA16CA" w:rsidRPr="00EA16CA" w:rsidRDefault="00EA16CA" w:rsidP="00EA16CA">
      <w:pPr>
        <w:bidi/>
        <w:rPr>
          <w:ins w:id="1741" w:author="Ron Gal" w:date="2017-03-04T18:29:00Z"/>
          <w:b/>
          <w:sz w:val="24"/>
          <w:szCs w:val="24"/>
        </w:rPr>
      </w:pPr>
    </w:p>
    <w:p w:rsidR="00EA16CA" w:rsidRPr="00EA16CA" w:rsidRDefault="00EA16CA" w:rsidP="00EA16CA">
      <w:pPr>
        <w:bidi/>
        <w:rPr>
          <w:ins w:id="1742" w:author="Ron Gal" w:date="2017-03-04T18:29:00Z"/>
          <w:b/>
          <w:sz w:val="24"/>
          <w:szCs w:val="24"/>
        </w:rPr>
      </w:pPr>
      <w:ins w:id="1743" w:author="Ron Gal" w:date="2017-03-04T18:29:00Z">
        <w:r w:rsidRPr="00EA16CA">
          <w:rPr>
            <w:b/>
            <w:sz w:val="24"/>
            <w:szCs w:val="24"/>
            <w:rtl/>
          </w:rPr>
          <w:t xml:space="preserve">מחלקת </w:t>
        </w:r>
        <w:r w:rsidRPr="00EA16CA">
          <w:rPr>
            <w:b/>
            <w:sz w:val="24"/>
            <w:szCs w:val="24"/>
          </w:rPr>
          <w:t>AnimalMeasurements</w:t>
        </w:r>
      </w:ins>
    </w:p>
    <w:p w:rsidR="00EA16CA" w:rsidRPr="00EA16CA" w:rsidRDefault="00EA16CA" w:rsidP="00EA16CA">
      <w:pPr>
        <w:bidi/>
        <w:rPr>
          <w:ins w:id="1744" w:author="Ron Gal" w:date="2017-03-04T18:29:00Z"/>
          <w:b/>
          <w:sz w:val="24"/>
          <w:szCs w:val="24"/>
        </w:rPr>
      </w:pPr>
      <w:ins w:id="1745" w:author="Ron Gal" w:date="2017-03-04T18:29:00Z">
        <w:r w:rsidRPr="00EA16CA">
          <w:rPr>
            <w:b/>
            <w:sz w:val="24"/>
            <w:szCs w:val="24"/>
            <w:rtl/>
          </w:rPr>
          <w:t xml:space="preserve">מחלקה זו יורשת ממחלקת </w:t>
        </w:r>
        <w:r w:rsidRPr="00EA16CA">
          <w:rPr>
            <w:b/>
            <w:sz w:val="24"/>
            <w:szCs w:val="24"/>
          </w:rPr>
          <w:t>Entity</w:t>
        </w:r>
        <w:r w:rsidRPr="00EA16CA">
          <w:rPr>
            <w:b/>
            <w:sz w:val="24"/>
            <w:szCs w:val="24"/>
            <w:rtl/>
          </w:rPr>
          <w:t xml:space="preserve"> ומייצגת אובייקט מעבר של מדידות של בע"ח. המחלקה מממשת את המתודה המופשטת </w:t>
        </w:r>
        <w:r w:rsidRPr="00EA16CA">
          <w:rPr>
            <w:b/>
            <w:sz w:val="24"/>
            <w:szCs w:val="24"/>
          </w:rPr>
          <w:t>Initialize</w:t>
        </w:r>
        <w:r w:rsidRPr="00EA16CA">
          <w:rPr>
            <w:b/>
            <w:sz w:val="24"/>
            <w:szCs w:val="24"/>
            <w:rtl/>
          </w:rPr>
          <w:t xml:space="preserve"> של </w:t>
        </w:r>
        <w:r w:rsidRPr="00EA16CA">
          <w:rPr>
            <w:b/>
            <w:sz w:val="24"/>
            <w:szCs w:val="24"/>
          </w:rPr>
          <w:t>Entity</w:t>
        </w:r>
        <w:r w:rsidRPr="00EA16CA">
          <w:rPr>
            <w:b/>
            <w:sz w:val="24"/>
            <w:szCs w:val="24"/>
            <w:rtl/>
          </w:rPr>
          <w:t xml:space="preserve"> והיא בעלת התכונות הבאות:</w:t>
        </w:r>
      </w:ins>
    </w:p>
    <w:p w:rsidR="00EA16CA" w:rsidRPr="00EA16CA" w:rsidRDefault="00EA16CA">
      <w:pPr>
        <w:rPr>
          <w:ins w:id="1746" w:author="Ron Gal" w:date="2017-03-04T18:29:00Z"/>
          <w:sz w:val="24"/>
          <w:szCs w:val="24"/>
          <w:rPrChange w:id="1747" w:author="Ron Gal" w:date="2017-03-04T18:29:00Z">
            <w:rPr>
              <w:ins w:id="1748" w:author="Ron Gal" w:date="2017-03-04T18:29:00Z"/>
              <w:b/>
              <w:sz w:val="24"/>
              <w:szCs w:val="24"/>
            </w:rPr>
          </w:rPrChange>
        </w:rPr>
        <w:pPrChange w:id="1749" w:author="Ron Gal" w:date="2017-03-04T18:29:00Z">
          <w:pPr>
            <w:bidi/>
          </w:pPr>
        </w:pPrChange>
      </w:pPr>
    </w:p>
    <w:p w:rsidR="00EA16CA" w:rsidRPr="00EA16CA" w:rsidRDefault="00EA16CA">
      <w:pPr>
        <w:rPr>
          <w:ins w:id="1750" w:author="Ron Gal" w:date="2017-03-04T18:29:00Z"/>
          <w:sz w:val="24"/>
          <w:szCs w:val="24"/>
          <w:rPrChange w:id="1751" w:author="Ron Gal" w:date="2017-03-04T18:29:00Z">
            <w:rPr>
              <w:ins w:id="1752" w:author="Ron Gal" w:date="2017-03-04T18:29:00Z"/>
              <w:b/>
              <w:sz w:val="24"/>
              <w:szCs w:val="24"/>
            </w:rPr>
          </w:rPrChange>
        </w:rPr>
        <w:pPrChange w:id="1753" w:author="Ron Gal" w:date="2017-03-04T18:29:00Z">
          <w:pPr>
            <w:bidi/>
          </w:pPr>
        </w:pPrChange>
      </w:pPr>
      <w:ins w:id="1754" w:author="Ron Gal" w:date="2017-03-04T18:29:00Z">
        <w:r w:rsidRPr="00EA16CA">
          <w:rPr>
            <w:sz w:val="24"/>
            <w:szCs w:val="24"/>
            <w:rtl/>
            <w:rPrChange w:id="1755" w:author="Ron Gal" w:date="2017-03-04T18:29:00Z">
              <w:rPr>
                <w:b/>
                <w:sz w:val="24"/>
                <w:szCs w:val="24"/>
                <w:rtl/>
              </w:rPr>
            </w:rPrChange>
          </w:rPr>
          <w:t xml:space="preserve">        </w:t>
        </w:r>
        <w:r w:rsidRPr="00EA16CA">
          <w:rPr>
            <w:sz w:val="24"/>
            <w:szCs w:val="24"/>
            <w:rPrChange w:id="1756" w:author="Ron Gal" w:date="2017-03-04T18:29:00Z">
              <w:rPr>
                <w:b/>
                <w:sz w:val="24"/>
                <w:szCs w:val="24"/>
              </w:rPr>
            </w:rPrChange>
          </w:rPr>
          <w:t>public int Pulse { get; set; }</w:t>
        </w:r>
      </w:ins>
    </w:p>
    <w:p w:rsidR="00EA16CA" w:rsidRPr="00EA16CA" w:rsidRDefault="00EA16CA">
      <w:pPr>
        <w:rPr>
          <w:ins w:id="1757" w:author="Ron Gal" w:date="2017-03-04T18:29:00Z"/>
          <w:sz w:val="24"/>
          <w:szCs w:val="24"/>
          <w:rPrChange w:id="1758" w:author="Ron Gal" w:date="2017-03-04T18:29:00Z">
            <w:rPr>
              <w:ins w:id="1759" w:author="Ron Gal" w:date="2017-03-04T18:29:00Z"/>
              <w:b/>
              <w:sz w:val="24"/>
              <w:szCs w:val="24"/>
            </w:rPr>
          </w:rPrChange>
        </w:rPr>
        <w:pPrChange w:id="1760" w:author="Ron Gal" w:date="2017-03-04T18:29:00Z">
          <w:pPr>
            <w:bidi/>
          </w:pPr>
        </w:pPrChange>
      </w:pPr>
      <w:ins w:id="1761" w:author="Ron Gal" w:date="2017-03-04T18:29:00Z">
        <w:r w:rsidRPr="00EA16CA">
          <w:rPr>
            <w:sz w:val="24"/>
            <w:szCs w:val="24"/>
            <w:rtl/>
            <w:rPrChange w:id="1762" w:author="Ron Gal" w:date="2017-03-04T18:29:00Z">
              <w:rPr>
                <w:b/>
                <w:sz w:val="24"/>
                <w:szCs w:val="24"/>
                <w:rtl/>
              </w:rPr>
            </w:rPrChange>
          </w:rPr>
          <w:t xml:space="preserve">        </w:t>
        </w:r>
        <w:r w:rsidRPr="00EA16CA">
          <w:rPr>
            <w:sz w:val="24"/>
            <w:szCs w:val="24"/>
            <w:rPrChange w:id="1763" w:author="Ron Gal" w:date="2017-03-04T18:29:00Z">
              <w:rPr>
                <w:b/>
                <w:sz w:val="24"/>
                <w:szCs w:val="24"/>
              </w:rPr>
            </w:rPrChange>
          </w:rPr>
          <w:t>public double Temperature { get; set; }</w:t>
        </w:r>
      </w:ins>
    </w:p>
    <w:p w:rsidR="00EA16CA" w:rsidRPr="00EA16CA" w:rsidRDefault="00EA16CA">
      <w:pPr>
        <w:rPr>
          <w:ins w:id="1764" w:author="Ron Gal" w:date="2017-03-04T18:29:00Z"/>
          <w:sz w:val="24"/>
          <w:szCs w:val="24"/>
          <w:rPrChange w:id="1765" w:author="Ron Gal" w:date="2017-03-04T18:29:00Z">
            <w:rPr>
              <w:ins w:id="1766" w:author="Ron Gal" w:date="2017-03-04T18:29:00Z"/>
              <w:b/>
              <w:sz w:val="24"/>
              <w:szCs w:val="24"/>
            </w:rPr>
          </w:rPrChange>
        </w:rPr>
        <w:pPrChange w:id="1767" w:author="Ron Gal" w:date="2017-03-04T18:29:00Z">
          <w:pPr>
            <w:bidi/>
          </w:pPr>
        </w:pPrChange>
      </w:pPr>
      <w:ins w:id="1768" w:author="Ron Gal" w:date="2017-03-04T18:29:00Z">
        <w:r w:rsidRPr="00EA16CA">
          <w:rPr>
            <w:sz w:val="24"/>
            <w:szCs w:val="24"/>
            <w:rtl/>
            <w:rPrChange w:id="1769" w:author="Ron Gal" w:date="2017-03-04T18:29:00Z">
              <w:rPr>
                <w:b/>
                <w:sz w:val="24"/>
                <w:szCs w:val="24"/>
                <w:rtl/>
              </w:rPr>
            </w:rPrChange>
          </w:rPr>
          <w:t xml:space="preserve">        </w:t>
        </w:r>
        <w:r w:rsidRPr="00EA16CA">
          <w:rPr>
            <w:sz w:val="24"/>
            <w:szCs w:val="24"/>
            <w:rPrChange w:id="1770" w:author="Ron Gal" w:date="2017-03-04T18:29:00Z">
              <w:rPr>
                <w:b/>
                <w:sz w:val="24"/>
                <w:szCs w:val="24"/>
              </w:rPr>
            </w:rPrChange>
          </w:rPr>
          <w:t>public double Weight { get; set; }</w:t>
        </w:r>
      </w:ins>
    </w:p>
    <w:p w:rsidR="00EA16CA" w:rsidRPr="00EA16CA" w:rsidRDefault="00EA16CA">
      <w:pPr>
        <w:rPr>
          <w:ins w:id="1771" w:author="Ron Gal" w:date="2017-03-04T18:29:00Z"/>
          <w:sz w:val="24"/>
          <w:szCs w:val="24"/>
          <w:rPrChange w:id="1772" w:author="Ron Gal" w:date="2017-03-04T18:29:00Z">
            <w:rPr>
              <w:ins w:id="1773" w:author="Ron Gal" w:date="2017-03-04T18:29:00Z"/>
              <w:b/>
              <w:sz w:val="24"/>
              <w:szCs w:val="24"/>
            </w:rPr>
          </w:rPrChange>
        </w:rPr>
        <w:pPrChange w:id="1774" w:author="Ron Gal" w:date="2017-03-04T18:29:00Z">
          <w:pPr>
            <w:bidi/>
          </w:pPr>
        </w:pPrChange>
      </w:pPr>
      <w:ins w:id="1775" w:author="Ron Gal" w:date="2017-03-04T18:29:00Z">
        <w:r w:rsidRPr="00EA16CA">
          <w:rPr>
            <w:sz w:val="24"/>
            <w:szCs w:val="24"/>
            <w:rtl/>
            <w:rPrChange w:id="1776" w:author="Ron Gal" w:date="2017-03-04T18:29:00Z">
              <w:rPr>
                <w:b/>
                <w:sz w:val="24"/>
                <w:szCs w:val="24"/>
                <w:rtl/>
              </w:rPr>
            </w:rPrChange>
          </w:rPr>
          <w:t xml:space="preserve">        </w:t>
        </w:r>
        <w:r w:rsidRPr="00EA16CA">
          <w:rPr>
            <w:sz w:val="24"/>
            <w:szCs w:val="24"/>
            <w:rPrChange w:id="1777" w:author="Ron Gal" w:date="2017-03-04T18:29:00Z">
              <w:rPr>
                <w:b/>
                <w:sz w:val="24"/>
                <w:szCs w:val="24"/>
              </w:rPr>
            </w:rPrChange>
          </w:rPr>
          <w:t>public int SystolicBloodPressure { get; set; }</w:t>
        </w:r>
      </w:ins>
    </w:p>
    <w:p w:rsidR="00EA16CA" w:rsidRPr="00EA16CA" w:rsidRDefault="00EA16CA">
      <w:pPr>
        <w:rPr>
          <w:ins w:id="1778" w:author="Ron Gal" w:date="2017-03-04T18:29:00Z"/>
          <w:sz w:val="24"/>
          <w:szCs w:val="24"/>
          <w:rPrChange w:id="1779" w:author="Ron Gal" w:date="2017-03-04T18:29:00Z">
            <w:rPr>
              <w:ins w:id="1780" w:author="Ron Gal" w:date="2017-03-04T18:29:00Z"/>
              <w:b/>
              <w:sz w:val="24"/>
              <w:szCs w:val="24"/>
            </w:rPr>
          </w:rPrChange>
        </w:rPr>
        <w:pPrChange w:id="1781" w:author="Ron Gal" w:date="2017-03-04T18:29:00Z">
          <w:pPr>
            <w:bidi/>
          </w:pPr>
        </w:pPrChange>
      </w:pPr>
      <w:ins w:id="1782" w:author="Ron Gal" w:date="2017-03-04T18:29:00Z">
        <w:r w:rsidRPr="00EA16CA">
          <w:rPr>
            <w:sz w:val="24"/>
            <w:szCs w:val="24"/>
            <w:rtl/>
            <w:rPrChange w:id="1783" w:author="Ron Gal" w:date="2017-03-04T18:29:00Z">
              <w:rPr>
                <w:b/>
                <w:sz w:val="24"/>
                <w:szCs w:val="24"/>
                <w:rtl/>
              </w:rPr>
            </w:rPrChange>
          </w:rPr>
          <w:t xml:space="preserve">        </w:t>
        </w:r>
        <w:r w:rsidRPr="00EA16CA">
          <w:rPr>
            <w:sz w:val="24"/>
            <w:szCs w:val="24"/>
            <w:rPrChange w:id="1784" w:author="Ron Gal" w:date="2017-03-04T18:29:00Z">
              <w:rPr>
                <w:b/>
                <w:sz w:val="24"/>
                <w:szCs w:val="24"/>
              </w:rPr>
            </w:rPrChange>
          </w:rPr>
          <w:t>public int DiastolicBloodPressure { get; set; }</w:t>
        </w:r>
      </w:ins>
    </w:p>
    <w:p w:rsidR="00EA16CA" w:rsidRPr="00EA16CA" w:rsidRDefault="00EA16CA" w:rsidP="00EA16CA">
      <w:pPr>
        <w:bidi/>
        <w:rPr>
          <w:ins w:id="1785" w:author="Ron Gal" w:date="2017-03-04T18:29:00Z"/>
          <w:b/>
          <w:sz w:val="24"/>
          <w:szCs w:val="24"/>
        </w:rPr>
      </w:pPr>
    </w:p>
    <w:p w:rsidR="00EA16CA" w:rsidRPr="00EA16CA" w:rsidRDefault="00EA16CA" w:rsidP="00EA16CA">
      <w:pPr>
        <w:bidi/>
        <w:rPr>
          <w:ins w:id="1786" w:author="Ron Gal" w:date="2017-03-04T18:29:00Z"/>
          <w:b/>
          <w:sz w:val="24"/>
          <w:szCs w:val="24"/>
        </w:rPr>
      </w:pPr>
      <w:ins w:id="1787" w:author="Ron Gal" w:date="2017-03-04T18:29:00Z">
        <w:r w:rsidRPr="00EA16CA">
          <w:rPr>
            <w:b/>
            <w:sz w:val="24"/>
            <w:szCs w:val="24"/>
            <w:rtl/>
          </w:rPr>
          <w:t xml:space="preserve">מחלקת </w:t>
        </w:r>
        <w:r w:rsidRPr="00EA16CA">
          <w:rPr>
            <w:b/>
            <w:sz w:val="24"/>
            <w:szCs w:val="24"/>
          </w:rPr>
          <w:t>AnimalNameReport</w:t>
        </w:r>
      </w:ins>
    </w:p>
    <w:p w:rsidR="00EA16CA" w:rsidRPr="00EA16CA" w:rsidRDefault="00EA16CA" w:rsidP="00EA16CA">
      <w:pPr>
        <w:bidi/>
        <w:rPr>
          <w:ins w:id="1788" w:author="Ron Gal" w:date="2017-03-04T18:29:00Z"/>
          <w:b/>
          <w:sz w:val="24"/>
          <w:szCs w:val="24"/>
        </w:rPr>
      </w:pPr>
      <w:ins w:id="1789" w:author="Ron Gal" w:date="2017-03-04T18:29:00Z">
        <w:r w:rsidRPr="00EA16CA">
          <w:rPr>
            <w:b/>
            <w:sz w:val="24"/>
            <w:szCs w:val="24"/>
            <w:rtl/>
          </w:rPr>
          <w:t xml:space="preserve">מחלקה זו יורשת ממחלקת </w:t>
        </w:r>
        <w:r w:rsidRPr="00EA16CA">
          <w:rPr>
            <w:b/>
            <w:sz w:val="24"/>
            <w:szCs w:val="24"/>
          </w:rPr>
          <w:t>FinanceReport</w:t>
        </w:r>
        <w:r w:rsidRPr="00EA16CA">
          <w:rPr>
            <w:b/>
            <w:sz w:val="24"/>
            <w:szCs w:val="24"/>
            <w:rtl/>
          </w:rPr>
          <w:t xml:space="preserve"> ומייצגת אובייקט מעבר של דו"ח הוצאות לפי בע"ח. המחלקה היא בעלת התכונות הבאות:</w:t>
        </w:r>
      </w:ins>
    </w:p>
    <w:p w:rsidR="00EA16CA" w:rsidRPr="00EA16CA" w:rsidRDefault="00EA16CA" w:rsidP="00EA16CA">
      <w:pPr>
        <w:bidi/>
        <w:rPr>
          <w:ins w:id="1790" w:author="Ron Gal" w:date="2017-03-04T18:29:00Z"/>
          <w:b/>
          <w:sz w:val="24"/>
          <w:szCs w:val="24"/>
        </w:rPr>
      </w:pPr>
    </w:p>
    <w:p w:rsidR="00EA16CA" w:rsidRPr="00EA16CA" w:rsidRDefault="00EA16CA">
      <w:pPr>
        <w:rPr>
          <w:ins w:id="1791" w:author="Ron Gal" w:date="2017-03-04T18:29:00Z"/>
          <w:sz w:val="24"/>
          <w:szCs w:val="24"/>
          <w:rPrChange w:id="1792" w:author="Ron Gal" w:date="2017-03-04T18:30:00Z">
            <w:rPr>
              <w:ins w:id="1793" w:author="Ron Gal" w:date="2017-03-04T18:29:00Z"/>
              <w:b/>
              <w:sz w:val="24"/>
              <w:szCs w:val="24"/>
            </w:rPr>
          </w:rPrChange>
        </w:rPr>
        <w:pPrChange w:id="1794" w:author="Ron Gal" w:date="2017-03-04T18:30:00Z">
          <w:pPr>
            <w:bidi/>
          </w:pPr>
        </w:pPrChange>
      </w:pPr>
      <w:ins w:id="1795" w:author="Ron Gal" w:date="2017-03-04T18:29:00Z">
        <w:r w:rsidRPr="00EA16CA">
          <w:rPr>
            <w:sz w:val="24"/>
            <w:szCs w:val="24"/>
            <w:rPrChange w:id="1796" w:author="Ron Gal" w:date="2017-03-04T18:30:00Z">
              <w:rPr>
                <w:b/>
                <w:sz w:val="24"/>
                <w:szCs w:val="24"/>
              </w:rPr>
            </w:rPrChange>
          </w:rPr>
          <w:t>public string AnimalName { get; set; }</w:t>
        </w:r>
      </w:ins>
    </w:p>
    <w:p w:rsidR="00EA16CA" w:rsidRPr="00EA16CA" w:rsidRDefault="00EA16CA" w:rsidP="00EA16CA">
      <w:pPr>
        <w:bidi/>
        <w:rPr>
          <w:ins w:id="1797" w:author="Ron Gal" w:date="2017-03-04T18:29:00Z"/>
          <w:b/>
          <w:sz w:val="24"/>
          <w:szCs w:val="24"/>
        </w:rPr>
      </w:pPr>
      <w:ins w:id="1798" w:author="Ron Gal" w:date="2017-03-04T18:29:00Z">
        <w:r w:rsidRPr="00EA16CA">
          <w:rPr>
            <w:b/>
            <w:sz w:val="24"/>
            <w:szCs w:val="24"/>
            <w:rtl/>
          </w:rPr>
          <w:t xml:space="preserve">מחלקת </w:t>
        </w:r>
        <w:r w:rsidRPr="00EA16CA">
          <w:rPr>
            <w:b/>
            <w:sz w:val="24"/>
            <w:szCs w:val="24"/>
          </w:rPr>
          <w:t>AnimalTypeReport</w:t>
        </w:r>
      </w:ins>
    </w:p>
    <w:p w:rsidR="00EA16CA" w:rsidRPr="00EA16CA" w:rsidRDefault="00EA16CA" w:rsidP="00EA16CA">
      <w:pPr>
        <w:bidi/>
        <w:rPr>
          <w:ins w:id="1799" w:author="Ron Gal" w:date="2017-03-04T18:29:00Z"/>
          <w:b/>
          <w:sz w:val="24"/>
          <w:szCs w:val="24"/>
        </w:rPr>
      </w:pPr>
      <w:ins w:id="1800" w:author="Ron Gal" w:date="2017-03-04T18:29:00Z">
        <w:r w:rsidRPr="00EA16CA">
          <w:rPr>
            <w:b/>
            <w:sz w:val="24"/>
            <w:szCs w:val="24"/>
            <w:rtl/>
          </w:rPr>
          <w:lastRenderedPageBreak/>
          <w:t xml:space="preserve">מחלקה זו יורשת ממחלקת  </w:t>
        </w:r>
        <w:r w:rsidRPr="00EA16CA">
          <w:rPr>
            <w:b/>
            <w:sz w:val="24"/>
            <w:szCs w:val="24"/>
          </w:rPr>
          <w:t>FinanceReport</w:t>
        </w:r>
      </w:ins>
      <w:ins w:id="1801" w:author="Ron Gal" w:date="2017-03-04T18:30:00Z">
        <w:r>
          <w:rPr>
            <w:rFonts w:hint="cs"/>
            <w:b/>
            <w:sz w:val="24"/>
            <w:szCs w:val="24"/>
            <w:rtl/>
          </w:rPr>
          <w:t xml:space="preserve"> </w:t>
        </w:r>
      </w:ins>
      <w:ins w:id="1802" w:author="Ron Gal" w:date="2017-03-04T18:29:00Z">
        <w:r w:rsidRPr="00EA16CA">
          <w:rPr>
            <w:b/>
            <w:sz w:val="24"/>
            <w:szCs w:val="24"/>
            <w:rtl/>
          </w:rPr>
          <w:t xml:space="preserve">ומייצגת אובייקט מעבר של דו"ח הוצאות לפי סוג בע"ח. המחלקה מממשת את המתודה המופשטת </w:t>
        </w:r>
        <w:r w:rsidRPr="00EA16CA">
          <w:rPr>
            <w:b/>
            <w:sz w:val="24"/>
            <w:szCs w:val="24"/>
          </w:rPr>
          <w:t>Initialize</w:t>
        </w:r>
        <w:r w:rsidRPr="00EA16CA">
          <w:rPr>
            <w:b/>
            <w:sz w:val="24"/>
            <w:szCs w:val="24"/>
            <w:rtl/>
          </w:rPr>
          <w:t xml:space="preserve"> של </w:t>
        </w:r>
        <w:r w:rsidRPr="00EA16CA">
          <w:rPr>
            <w:b/>
            <w:sz w:val="24"/>
            <w:szCs w:val="24"/>
          </w:rPr>
          <w:t>Entity</w:t>
        </w:r>
        <w:r w:rsidRPr="00EA16CA">
          <w:rPr>
            <w:b/>
            <w:sz w:val="24"/>
            <w:szCs w:val="24"/>
            <w:rtl/>
          </w:rPr>
          <w:t xml:space="preserve"> והיא בעלת התכונות הבאות:</w:t>
        </w:r>
      </w:ins>
    </w:p>
    <w:p w:rsidR="00EA16CA" w:rsidRPr="00EA16CA" w:rsidRDefault="00EA16CA" w:rsidP="00EA16CA">
      <w:pPr>
        <w:bidi/>
        <w:rPr>
          <w:ins w:id="1803" w:author="Ron Gal" w:date="2017-03-04T18:29:00Z"/>
          <w:b/>
          <w:sz w:val="24"/>
          <w:szCs w:val="24"/>
        </w:rPr>
      </w:pPr>
    </w:p>
    <w:p w:rsidR="00EA16CA" w:rsidRPr="00EA16CA" w:rsidRDefault="00EA16CA">
      <w:pPr>
        <w:rPr>
          <w:ins w:id="1804" w:author="Ron Gal" w:date="2017-03-04T18:29:00Z"/>
          <w:sz w:val="24"/>
          <w:szCs w:val="24"/>
          <w:rtl/>
          <w:rPrChange w:id="1805" w:author="Ron Gal" w:date="2017-03-04T18:30:00Z">
            <w:rPr>
              <w:ins w:id="1806" w:author="Ron Gal" w:date="2017-03-04T18:29:00Z"/>
              <w:b/>
              <w:sz w:val="24"/>
              <w:szCs w:val="24"/>
              <w:rtl/>
            </w:rPr>
          </w:rPrChange>
        </w:rPr>
        <w:pPrChange w:id="1807" w:author="Ron Gal" w:date="2017-03-04T18:30:00Z">
          <w:pPr>
            <w:bidi/>
          </w:pPr>
        </w:pPrChange>
      </w:pPr>
      <w:ins w:id="1808" w:author="Ron Gal" w:date="2017-03-04T18:29:00Z">
        <w:r w:rsidRPr="00EA16CA">
          <w:rPr>
            <w:sz w:val="24"/>
            <w:szCs w:val="24"/>
            <w:rPrChange w:id="1809" w:author="Ron Gal" w:date="2017-03-04T18:30:00Z">
              <w:rPr>
                <w:b/>
                <w:sz w:val="24"/>
                <w:szCs w:val="24"/>
              </w:rPr>
            </w:rPrChange>
          </w:rPr>
          <w:t>public string AnimalType{ get; set; }</w:t>
        </w:r>
      </w:ins>
    </w:p>
    <w:p w:rsidR="00EA16CA" w:rsidRPr="00EA16CA" w:rsidRDefault="00EA16CA" w:rsidP="00EA16CA">
      <w:pPr>
        <w:bidi/>
        <w:rPr>
          <w:ins w:id="1810" w:author="Ron Gal" w:date="2017-03-04T18:29:00Z"/>
          <w:b/>
          <w:sz w:val="24"/>
          <w:szCs w:val="24"/>
        </w:rPr>
      </w:pPr>
    </w:p>
    <w:p w:rsidR="00EA16CA" w:rsidRPr="00EA16CA" w:rsidRDefault="00EA16CA" w:rsidP="00EA16CA">
      <w:pPr>
        <w:bidi/>
        <w:rPr>
          <w:ins w:id="1811" w:author="Ron Gal" w:date="2017-03-04T18:29:00Z"/>
          <w:b/>
          <w:sz w:val="24"/>
          <w:szCs w:val="24"/>
        </w:rPr>
      </w:pPr>
      <w:ins w:id="1812" w:author="Ron Gal" w:date="2017-03-04T18:29:00Z">
        <w:r w:rsidRPr="00EA16CA">
          <w:rPr>
            <w:b/>
            <w:sz w:val="24"/>
            <w:szCs w:val="24"/>
            <w:rtl/>
          </w:rPr>
          <w:t xml:space="preserve">מחלקת </w:t>
        </w:r>
        <w:r w:rsidRPr="00EA16CA">
          <w:rPr>
            <w:b/>
            <w:sz w:val="24"/>
            <w:szCs w:val="24"/>
          </w:rPr>
          <w:t>Doctor</w:t>
        </w:r>
      </w:ins>
    </w:p>
    <w:p w:rsidR="00EA16CA" w:rsidRPr="00EA16CA" w:rsidRDefault="00EA16CA" w:rsidP="00EA16CA">
      <w:pPr>
        <w:bidi/>
        <w:rPr>
          <w:ins w:id="1813" w:author="Ron Gal" w:date="2017-03-04T18:29:00Z"/>
          <w:b/>
          <w:sz w:val="24"/>
          <w:szCs w:val="24"/>
        </w:rPr>
      </w:pPr>
      <w:ins w:id="1814" w:author="Ron Gal" w:date="2017-03-04T18:29:00Z">
        <w:r w:rsidRPr="00EA16CA">
          <w:rPr>
            <w:b/>
            <w:sz w:val="24"/>
            <w:szCs w:val="24"/>
            <w:rtl/>
          </w:rPr>
          <w:t xml:space="preserve">מחלקה זו יורשת ממחלקת </w:t>
        </w:r>
        <w:r w:rsidRPr="00EA16CA">
          <w:rPr>
            <w:b/>
            <w:sz w:val="24"/>
            <w:szCs w:val="24"/>
          </w:rPr>
          <w:t>Entity</w:t>
        </w:r>
        <w:r w:rsidRPr="00EA16CA">
          <w:rPr>
            <w:b/>
            <w:sz w:val="24"/>
            <w:szCs w:val="24"/>
            <w:rtl/>
          </w:rPr>
          <w:t xml:space="preserve"> ומייצגת אובייקט מעבר של רופא. המחלקה מממשת את המתודה המופשטת </w:t>
        </w:r>
        <w:r w:rsidRPr="00EA16CA">
          <w:rPr>
            <w:b/>
            <w:sz w:val="24"/>
            <w:szCs w:val="24"/>
          </w:rPr>
          <w:t>Initialize</w:t>
        </w:r>
        <w:r w:rsidRPr="00EA16CA">
          <w:rPr>
            <w:b/>
            <w:sz w:val="24"/>
            <w:szCs w:val="24"/>
            <w:rtl/>
          </w:rPr>
          <w:t xml:space="preserve"> של </w:t>
        </w:r>
        <w:r w:rsidRPr="00EA16CA">
          <w:rPr>
            <w:b/>
            <w:sz w:val="24"/>
            <w:szCs w:val="24"/>
          </w:rPr>
          <w:t>Entity</w:t>
        </w:r>
        <w:r w:rsidRPr="00EA16CA">
          <w:rPr>
            <w:b/>
            <w:sz w:val="24"/>
            <w:szCs w:val="24"/>
            <w:rtl/>
          </w:rPr>
          <w:t xml:space="preserve"> והיא בעלת התכונות הבאות:</w:t>
        </w:r>
      </w:ins>
    </w:p>
    <w:p w:rsidR="00EA16CA" w:rsidRPr="00EA16CA" w:rsidRDefault="00EA16CA">
      <w:pPr>
        <w:rPr>
          <w:ins w:id="1815" w:author="Ron Gal" w:date="2017-03-04T18:29:00Z"/>
          <w:sz w:val="24"/>
          <w:szCs w:val="24"/>
          <w:rPrChange w:id="1816" w:author="Ron Gal" w:date="2017-03-04T18:29:00Z">
            <w:rPr>
              <w:ins w:id="1817" w:author="Ron Gal" w:date="2017-03-04T18:29:00Z"/>
              <w:b/>
              <w:sz w:val="24"/>
              <w:szCs w:val="24"/>
            </w:rPr>
          </w:rPrChange>
        </w:rPr>
        <w:pPrChange w:id="1818" w:author="Ron Gal" w:date="2017-03-04T18:29:00Z">
          <w:pPr>
            <w:bidi/>
          </w:pPr>
        </w:pPrChange>
      </w:pPr>
    </w:p>
    <w:p w:rsidR="00EA16CA" w:rsidRPr="00EA16CA" w:rsidRDefault="00EA16CA">
      <w:pPr>
        <w:rPr>
          <w:ins w:id="1819" w:author="Ron Gal" w:date="2017-03-04T18:29:00Z"/>
          <w:sz w:val="24"/>
          <w:szCs w:val="24"/>
          <w:rPrChange w:id="1820" w:author="Ron Gal" w:date="2017-03-04T18:29:00Z">
            <w:rPr>
              <w:ins w:id="1821" w:author="Ron Gal" w:date="2017-03-04T18:29:00Z"/>
              <w:b/>
              <w:sz w:val="24"/>
              <w:szCs w:val="24"/>
            </w:rPr>
          </w:rPrChange>
        </w:rPr>
        <w:pPrChange w:id="1822" w:author="Ron Gal" w:date="2017-03-04T18:29:00Z">
          <w:pPr>
            <w:bidi/>
          </w:pPr>
        </w:pPrChange>
      </w:pPr>
      <w:ins w:id="1823" w:author="Ron Gal" w:date="2017-03-04T18:29:00Z">
        <w:r w:rsidRPr="00EA16CA">
          <w:rPr>
            <w:sz w:val="24"/>
            <w:szCs w:val="24"/>
            <w:rPrChange w:id="1824" w:author="Ron Gal" w:date="2017-03-04T18:29:00Z">
              <w:rPr>
                <w:b/>
                <w:sz w:val="24"/>
                <w:szCs w:val="24"/>
              </w:rPr>
            </w:rPrChange>
          </w:rPr>
          <w:t>public string Email { get; set; }</w:t>
        </w:r>
      </w:ins>
    </w:p>
    <w:p w:rsidR="00EA16CA" w:rsidRPr="00EA16CA" w:rsidRDefault="00EA16CA">
      <w:pPr>
        <w:rPr>
          <w:ins w:id="1825" w:author="Ron Gal" w:date="2017-03-04T18:29:00Z"/>
          <w:sz w:val="24"/>
          <w:szCs w:val="24"/>
          <w:rPrChange w:id="1826" w:author="Ron Gal" w:date="2017-03-04T18:29:00Z">
            <w:rPr>
              <w:ins w:id="1827" w:author="Ron Gal" w:date="2017-03-04T18:29:00Z"/>
              <w:b/>
              <w:sz w:val="24"/>
              <w:szCs w:val="24"/>
            </w:rPr>
          </w:rPrChange>
        </w:rPr>
        <w:pPrChange w:id="1828" w:author="Ron Gal" w:date="2017-03-04T18:29:00Z">
          <w:pPr>
            <w:bidi/>
          </w:pPr>
        </w:pPrChange>
      </w:pPr>
      <w:ins w:id="1829" w:author="Ron Gal" w:date="2017-03-04T18:29:00Z">
        <w:r w:rsidRPr="00EA16CA">
          <w:rPr>
            <w:sz w:val="24"/>
            <w:szCs w:val="24"/>
            <w:rPrChange w:id="1830" w:author="Ron Gal" w:date="2017-03-04T18:29:00Z">
              <w:rPr>
                <w:b/>
                <w:sz w:val="24"/>
                <w:szCs w:val="24"/>
              </w:rPr>
            </w:rPrChange>
          </w:rPr>
          <w:t>public string Password { get; set; }</w:t>
        </w:r>
      </w:ins>
    </w:p>
    <w:p w:rsidR="00EA16CA" w:rsidRPr="00EA16CA" w:rsidRDefault="00EA16CA">
      <w:pPr>
        <w:rPr>
          <w:ins w:id="1831" w:author="Ron Gal" w:date="2017-03-04T18:29:00Z"/>
          <w:sz w:val="24"/>
          <w:szCs w:val="24"/>
          <w:rPrChange w:id="1832" w:author="Ron Gal" w:date="2017-03-04T18:29:00Z">
            <w:rPr>
              <w:ins w:id="1833" w:author="Ron Gal" w:date="2017-03-04T18:29:00Z"/>
              <w:b/>
              <w:sz w:val="24"/>
              <w:szCs w:val="24"/>
            </w:rPr>
          </w:rPrChange>
        </w:rPr>
        <w:pPrChange w:id="1834" w:author="Ron Gal" w:date="2017-03-04T18:29:00Z">
          <w:pPr>
            <w:bidi/>
          </w:pPr>
        </w:pPrChange>
      </w:pPr>
      <w:ins w:id="1835" w:author="Ron Gal" w:date="2017-03-04T18:29:00Z">
        <w:r w:rsidRPr="00EA16CA">
          <w:rPr>
            <w:sz w:val="24"/>
            <w:szCs w:val="24"/>
            <w:rPrChange w:id="1836" w:author="Ron Gal" w:date="2017-03-04T18:29:00Z">
              <w:rPr>
                <w:b/>
                <w:sz w:val="24"/>
                <w:szCs w:val="24"/>
              </w:rPr>
            </w:rPrChange>
          </w:rPr>
          <w:t>public string FirstName { get; set; }</w:t>
        </w:r>
      </w:ins>
    </w:p>
    <w:p w:rsidR="00EA16CA" w:rsidRPr="00EA16CA" w:rsidRDefault="00EA16CA">
      <w:pPr>
        <w:rPr>
          <w:ins w:id="1837" w:author="Ron Gal" w:date="2017-03-04T18:29:00Z"/>
          <w:sz w:val="24"/>
          <w:szCs w:val="24"/>
          <w:rPrChange w:id="1838" w:author="Ron Gal" w:date="2017-03-04T18:29:00Z">
            <w:rPr>
              <w:ins w:id="1839" w:author="Ron Gal" w:date="2017-03-04T18:29:00Z"/>
              <w:b/>
              <w:sz w:val="24"/>
              <w:szCs w:val="24"/>
            </w:rPr>
          </w:rPrChange>
        </w:rPr>
        <w:pPrChange w:id="1840" w:author="Ron Gal" w:date="2017-03-04T18:29:00Z">
          <w:pPr>
            <w:bidi/>
          </w:pPr>
        </w:pPrChange>
      </w:pPr>
      <w:ins w:id="1841" w:author="Ron Gal" w:date="2017-03-04T18:29:00Z">
        <w:r w:rsidRPr="00EA16CA">
          <w:rPr>
            <w:sz w:val="24"/>
            <w:szCs w:val="24"/>
            <w:rPrChange w:id="1842" w:author="Ron Gal" w:date="2017-03-04T18:29:00Z">
              <w:rPr>
                <w:b/>
                <w:sz w:val="24"/>
                <w:szCs w:val="24"/>
              </w:rPr>
            </w:rPrChange>
          </w:rPr>
          <w:t>public string LastName { get; set; }</w:t>
        </w:r>
      </w:ins>
    </w:p>
    <w:p w:rsidR="00EA16CA" w:rsidRPr="00EA16CA" w:rsidRDefault="00EA16CA">
      <w:pPr>
        <w:rPr>
          <w:ins w:id="1843" w:author="Ron Gal" w:date="2017-03-04T18:29:00Z"/>
          <w:sz w:val="24"/>
          <w:szCs w:val="24"/>
          <w:rPrChange w:id="1844" w:author="Ron Gal" w:date="2017-03-04T18:29:00Z">
            <w:rPr>
              <w:ins w:id="1845" w:author="Ron Gal" w:date="2017-03-04T18:29:00Z"/>
              <w:b/>
              <w:sz w:val="24"/>
              <w:szCs w:val="24"/>
            </w:rPr>
          </w:rPrChange>
        </w:rPr>
        <w:pPrChange w:id="1846" w:author="Ron Gal" w:date="2017-03-04T18:29:00Z">
          <w:pPr>
            <w:bidi/>
          </w:pPr>
        </w:pPrChange>
      </w:pPr>
      <w:ins w:id="1847" w:author="Ron Gal" w:date="2017-03-04T18:29:00Z">
        <w:r w:rsidRPr="00EA16CA">
          <w:rPr>
            <w:sz w:val="24"/>
            <w:szCs w:val="24"/>
            <w:rPrChange w:id="1848" w:author="Ron Gal" w:date="2017-03-04T18:29:00Z">
              <w:rPr>
                <w:b/>
                <w:sz w:val="24"/>
                <w:szCs w:val="24"/>
              </w:rPr>
            </w:rPrChange>
          </w:rPr>
          <w:t>public DateTime BirthDate { get; set; }</w:t>
        </w:r>
      </w:ins>
    </w:p>
    <w:p w:rsidR="00EA16CA" w:rsidRPr="00EA16CA" w:rsidRDefault="00EA16CA">
      <w:pPr>
        <w:rPr>
          <w:ins w:id="1849" w:author="Ron Gal" w:date="2017-03-04T18:29:00Z"/>
          <w:sz w:val="24"/>
          <w:szCs w:val="24"/>
          <w:rPrChange w:id="1850" w:author="Ron Gal" w:date="2017-03-04T18:29:00Z">
            <w:rPr>
              <w:ins w:id="1851" w:author="Ron Gal" w:date="2017-03-04T18:29:00Z"/>
              <w:b/>
              <w:sz w:val="24"/>
              <w:szCs w:val="24"/>
            </w:rPr>
          </w:rPrChange>
        </w:rPr>
        <w:pPrChange w:id="1852" w:author="Ron Gal" w:date="2017-03-04T18:29:00Z">
          <w:pPr>
            <w:bidi/>
          </w:pPr>
        </w:pPrChange>
      </w:pPr>
      <w:ins w:id="1853" w:author="Ron Gal" w:date="2017-03-04T18:29:00Z">
        <w:r w:rsidRPr="00EA16CA">
          <w:rPr>
            <w:sz w:val="24"/>
            <w:szCs w:val="24"/>
            <w:rPrChange w:id="1854" w:author="Ron Gal" w:date="2017-03-04T18:29:00Z">
              <w:rPr>
                <w:b/>
                <w:sz w:val="24"/>
                <w:szCs w:val="24"/>
              </w:rPr>
            </w:rPrChange>
          </w:rPr>
          <w:t>public Address Address { get; set; }</w:t>
        </w:r>
      </w:ins>
    </w:p>
    <w:p w:rsidR="00EA16CA" w:rsidRPr="00EA16CA" w:rsidRDefault="00EA16CA">
      <w:pPr>
        <w:rPr>
          <w:ins w:id="1855" w:author="Ron Gal" w:date="2017-03-04T18:29:00Z"/>
          <w:sz w:val="24"/>
          <w:szCs w:val="24"/>
          <w:rPrChange w:id="1856" w:author="Ron Gal" w:date="2017-03-04T18:29:00Z">
            <w:rPr>
              <w:ins w:id="1857" w:author="Ron Gal" w:date="2017-03-04T18:29:00Z"/>
              <w:b/>
              <w:sz w:val="24"/>
              <w:szCs w:val="24"/>
            </w:rPr>
          </w:rPrChange>
        </w:rPr>
        <w:pPrChange w:id="1858" w:author="Ron Gal" w:date="2017-03-04T18:29:00Z">
          <w:pPr>
            <w:bidi/>
          </w:pPr>
        </w:pPrChange>
      </w:pPr>
      <w:ins w:id="1859" w:author="Ron Gal" w:date="2017-03-04T18:29:00Z">
        <w:r w:rsidRPr="00EA16CA">
          <w:rPr>
            <w:sz w:val="24"/>
            <w:szCs w:val="24"/>
            <w:rPrChange w:id="1860" w:author="Ron Gal" w:date="2017-03-04T18:29:00Z">
              <w:rPr>
                <w:b/>
                <w:sz w:val="24"/>
                <w:szCs w:val="24"/>
              </w:rPr>
            </w:rPrChange>
          </w:rPr>
          <w:t>public string DoctorCode { get; set; }</w:t>
        </w:r>
      </w:ins>
    </w:p>
    <w:p w:rsidR="00EA16CA" w:rsidRPr="00EA16CA" w:rsidRDefault="00EA16CA">
      <w:pPr>
        <w:rPr>
          <w:ins w:id="1861" w:author="Ron Gal" w:date="2017-03-04T18:29:00Z"/>
          <w:sz w:val="24"/>
          <w:szCs w:val="24"/>
          <w:rPrChange w:id="1862" w:author="Ron Gal" w:date="2017-03-04T18:29:00Z">
            <w:rPr>
              <w:ins w:id="1863" w:author="Ron Gal" w:date="2017-03-04T18:29:00Z"/>
              <w:b/>
              <w:sz w:val="24"/>
              <w:szCs w:val="24"/>
            </w:rPr>
          </w:rPrChange>
        </w:rPr>
        <w:pPrChange w:id="1864" w:author="Ron Gal" w:date="2017-03-04T18:29:00Z">
          <w:pPr>
            <w:bidi/>
          </w:pPr>
        </w:pPrChange>
      </w:pPr>
      <w:ins w:id="1865" w:author="Ron Gal" w:date="2017-03-04T18:29:00Z">
        <w:r w:rsidRPr="00EA16CA">
          <w:rPr>
            <w:sz w:val="24"/>
            <w:szCs w:val="24"/>
            <w:rPrChange w:id="1866" w:author="Ron Gal" w:date="2017-03-04T18:29:00Z">
              <w:rPr>
                <w:b/>
                <w:sz w:val="24"/>
                <w:szCs w:val="24"/>
              </w:rPr>
            </w:rPrChange>
          </w:rPr>
          <w:t>public string AddressToDispaly { get; set; }</w:t>
        </w:r>
      </w:ins>
    </w:p>
    <w:p w:rsidR="00EA16CA" w:rsidRPr="00EA16CA" w:rsidRDefault="00EA16CA">
      <w:pPr>
        <w:rPr>
          <w:ins w:id="1867" w:author="Ron Gal" w:date="2017-03-04T18:29:00Z"/>
          <w:sz w:val="24"/>
          <w:szCs w:val="24"/>
          <w:rPrChange w:id="1868" w:author="Ron Gal" w:date="2017-03-04T18:29:00Z">
            <w:rPr>
              <w:ins w:id="1869" w:author="Ron Gal" w:date="2017-03-04T18:29:00Z"/>
              <w:b/>
              <w:sz w:val="24"/>
              <w:szCs w:val="24"/>
            </w:rPr>
          </w:rPrChange>
        </w:rPr>
        <w:pPrChange w:id="1870" w:author="Ron Gal" w:date="2017-03-04T18:29:00Z">
          <w:pPr>
            <w:bidi/>
          </w:pPr>
        </w:pPrChange>
      </w:pPr>
      <w:ins w:id="1871" w:author="Ron Gal" w:date="2017-03-04T18:29:00Z">
        <w:r w:rsidRPr="00EA16CA">
          <w:rPr>
            <w:sz w:val="24"/>
            <w:szCs w:val="24"/>
            <w:rPrChange w:id="1872" w:author="Ron Gal" w:date="2017-03-04T18:29:00Z">
              <w:rPr>
                <w:b/>
                <w:sz w:val="24"/>
                <w:szCs w:val="24"/>
              </w:rPr>
            </w:rPrChange>
          </w:rPr>
          <w:t>public  string Notes { get; set; }</w:t>
        </w:r>
      </w:ins>
    </w:p>
    <w:p w:rsidR="00EA16CA" w:rsidRPr="00EA16CA" w:rsidRDefault="00EA16CA">
      <w:pPr>
        <w:rPr>
          <w:ins w:id="1873" w:author="Ron Gal" w:date="2017-03-04T18:29:00Z"/>
          <w:sz w:val="24"/>
          <w:szCs w:val="24"/>
          <w:rPrChange w:id="1874" w:author="Ron Gal" w:date="2017-03-04T18:29:00Z">
            <w:rPr>
              <w:ins w:id="1875" w:author="Ron Gal" w:date="2017-03-04T18:29:00Z"/>
              <w:b/>
              <w:sz w:val="24"/>
              <w:szCs w:val="24"/>
            </w:rPr>
          </w:rPrChange>
        </w:rPr>
        <w:pPrChange w:id="1876" w:author="Ron Gal" w:date="2017-03-04T18:29:00Z">
          <w:pPr>
            <w:bidi/>
          </w:pPr>
        </w:pPrChange>
      </w:pPr>
      <w:ins w:id="1877" w:author="Ron Gal" w:date="2017-03-04T18:29:00Z">
        <w:r w:rsidRPr="00EA16CA">
          <w:rPr>
            <w:sz w:val="24"/>
            <w:szCs w:val="24"/>
            <w:rPrChange w:id="1878" w:author="Ron Gal" w:date="2017-03-04T18:29:00Z">
              <w:rPr>
                <w:b/>
                <w:sz w:val="24"/>
                <w:szCs w:val="24"/>
              </w:rPr>
            </w:rPrChange>
          </w:rPr>
          <w:t>public string OpeningHours { get; set; }</w:t>
        </w:r>
      </w:ins>
    </w:p>
    <w:p w:rsidR="00EA16CA" w:rsidRPr="00EA16CA" w:rsidRDefault="00EA16CA">
      <w:pPr>
        <w:rPr>
          <w:ins w:id="1879" w:author="Ron Gal" w:date="2017-03-04T18:29:00Z"/>
          <w:sz w:val="24"/>
          <w:szCs w:val="24"/>
          <w:rPrChange w:id="1880" w:author="Ron Gal" w:date="2017-03-04T18:29:00Z">
            <w:rPr>
              <w:ins w:id="1881" w:author="Ron Gal" w:date="2017-03-04T18:29:00Z"/>
              <w:b/>
              <w:sz w:val="24"/>
              <w:szCs w:val="24"/>
            </w:rPr>
          </w:rPrChange>
        </w:rPr>
        <w:pPrChange w:id="1882" w:author="Ron Gal" w:date="2017-03-04T18:29:00Z">
          <w:pPr>
            <w:bidi/>
          </w:pPr>
        </w:pPrChange>
      </w:pPr>
      <w:ins w:id="1883" w:author="Ron Gal" w:date="2017-03-04T18:29:00Z">
        <w:r w:rsidRPr="00EA16CA">
          <w:rPr>
            <w:sz w:val="24"/>
            <w:szCs w:val="24"/>
            <w:rPrChange w:id="1884" w:author="Ron Gal" w:date="2017-03-04T18:29:00Z">
              <w:rPr>
                <w:b/>
                <w:sz w:val="24"/>
                <w:szCs w:val="24"/>
              </w:rPr>
            </w:rPrChange>
          </w:rPr>
          <w:t>public string Phone { get; set; }</w:t>
        </w:r>
      </w:ins>
    </w:p>
    <w:p w:rsidR="00EA16CA" w:rsidRPr="00EA16CA" w:rsidRDefault="00EA16CA">
      <w:pPr>
        <w:rPr>
          <w:ins w:id="1885" w:author="Ron Gal" w:date="2017-03-04T18:29:00Z"/>
          <w:sz w:val="24"/>
          <w:szCs w:val="24"/>
          <w:rPrChange w:id="1886" w:author="Ron Gal" w:date="2017-03-04T18:29:00Z">
            <w:rPr>
              <w:ins w:id="1887" w:author="Ron Gal" w:date="2017-03-04T18:29:00Z"/>
              <w:b/>
              <w:sz w:val="24"/>
              <w:szCs w:val="24"/>
            </w:rPr>
          </w:rPrChange>
        </w:rPr>
        <w:pPrChange w:id="1888" w:author="Ron Gal" w:date="2017-03-04T18:29:00Z">
          <w:pPr>
            <w:bidi/>
          </w:pPr>
        </w:pPrChange>
      </w:pPr>
      <w:ins w:id="1889" w:author="Ron Gal" w:date="2017-03-04T18:29:00Z">
        <w:r w:rsidRPr="00EA16CA">
          <w:rPr>
            <w:sz w:val="24"/>
            <w:szCs w:val="24"/>
            <w:rPrChange w:id="1890" w:author="Ron Gal" w:date="2017-03-04T18:29:00Z">
              <w:rPr>
                <w:b/>
                <w:sz w:val="24"/>
                <w:szCs w:val="24"/>
              </w:rPr>
            </w:rPrChange>
          </w:rPr>
          <w:t>public IList&lt;int&gt; Types { get; set; }</w:t>
        </w:r>
      </w:ins>
    </w:p>
    <w:p w:rsidR="00EA16CA" w:rsidRPr="00EA16CA" w:rsidRDefault="00EA16CA">
      <w:pPr>
        <w:rPr>
          <w:ins w:id="1891" w:author="Ron Gal" w:date="2017-03-04T18:29:00Z"/>
          <w:sz w:val="24"/>
          <w:szCs w:val="24"/>
          <w:rPrChange w:id="1892" w:author="Ron Gal" w:date="2017-03-04T18:29:00Z">
            <w:rPr>
              <w:ins w:id="1893" w:author="Ron Gal" w:date="2017-03-04T18:29:00Z"/>
              <w:b/>
              <w:sz w:val="24"/>
              <w:szCs w:val="24"/>
            </w:rPr>
          </w:rPrChange>
        </w:rPr>
        <w:pPrChange w:id="1894" w:author="Ron Gal" w:date="2017-03-04T18:29:00Z">
          <w:pPr>
            <w:bidi/>
          </w:pPr>
        </w:pPrChange>
      </w:pPr>
      <w:ins w:id="1895" w:author="Ron Gal" w:date="2017-03-04T18:29:00Z">
        <w:r w:rsidRPr="00EA16CA">
          <w:rPr>
            <w:sz w:val="24"/>
            <w:szCs w:val="24"/>
            <w:rPrChange w:id="1896" w:author="Ron Gal" w:date="2017-03-04T18:29:00Z">
              <w:rPr>
                <w:b/>
                <w:sz w:val="24"/>
                <w:szCs w:val="24"/>
              </w:rPr>
            </w:rPrChange>
          </w:rPr>
          <w:t>public IList&lt;Recommendation&gt; Recommendations { get; set; }</w:t>
        </w:r>
      </w:ins>
    </w:p>
    <w:p w:rsidR="00EA16CA" w:rsidRPr="00EA16CA" w:rsidRDefault="00EA16CA" w:rsidP="00EA16CA">
      <w:pPr>
        <w:bidi/>
        <w:rPr>
          <w:ins w:id="1897" w:author="Ron Gal" w:date="2017-03-04T18:29:00Z"/>
          <w:b/>
          <w:sz w:val="24"/>
          <w:szCs w:val="24"/>
        </w:rPr>
      </w:pPr>
    </w:p>
    <w:p w:rsidR="00EA16CA" w:rsidRPr="00EA16CA" w:rsidRDefault="00EA16CA" w:rsidP="00EA16CA">
      <w:pPr>
        <w:bidi/>
        <w:rPr>
          <w:ins w:id="1898" w:author="Ron Gal" w:date="2017-03-04T18:29:00Z"/>
          <w:b/>
          <w:sz w:val="24"/>
          <w:szCs w:val="24"/>
        </w:rPr>
      </w:pPr>
      <w:ins w:id="1899" w:author="Ron Gal" w:date="2017-03-04T18:29:00Z">
        <w:r w:rsidRPr="00EA16CA">
          <w:rPr>
            <w:b/>
            <w:sz w:val="24"/>
            <w:szCs w:val="24"/>
            <w:rtl/>
          </w:rPr>
          <w:t> </w:t>
        </w:r>
      </w:ins>
    </w:p>
    <w:p w:rsidR="00EA16CA" w:rsidRPr="00EA16CA" w:rsidRDefault="00EA16CA" w:rsidP="00EA16CA">
      <w:pPr>
        <w:bidi/>
        <w:rPr>
          <w:ins w:id="1900" w:author="Ron Gal" w:date="2017-03-04T18:29:00Z"/>
          <w:b/>
          <w:sz w:val="24"/>
          <w:szCs w:val="24"/>
        </w:rPr>
      </w:pPr>
    </w:p>
    <w:p w:rsidR="00EA16CA" w:rsidRPr="00EA16CA" w:rsidRDefault="00EA16CA" w:rsidP="00EA16CA">
      <w:pPr>
        <w:bidi/>
        <w:rPr>
          <w:ins w:id="1901" w:author="Ron Gal" w:date="2017-03-04T18:29:00Z"/>
          <w:b/>
          <w:sz w:val="24"/>
          <w:szCs w:val="24"/>
        </w:rPr>
      </w:pPr>
      <w:ins w:id="1902" w:author="Ron Gal" w:date="2017-03-04T18:29:00Z">
        <w:r w:rsidRPr="00EA16CA">
          <w:rPr>
            <w:b/>
            <w:sz w:val="24"/>
            <w:szCs w:val="24"/>
            <w:rtl/>
          </w:rPr>
          <w:t xml:space="preserve">מחלקת </w:t>
        </w:r>
        <w:r w:rsidRPr="00EA16CA">
          <w:rPr>
            <w:b/>
            <w:sz w:val="24"/>
            <w:szCs w:val="24"/>
          </w:rPr>
          <w:t>FinanceReport</w:t>
        </w:r>
      </w:ins>
    </w:p>
    <w:p w:rsidR="00EA16CA" w:rsidRPr="00EA16CA" w:rsidRDefault="00EA16CA" w:rsidP="00EA16CA">
      <w:pPr>
        <w:bidi/>
        <w:rPr>
          <w:ins w:id="1903" w:author="Ron Gal" w:date="2017-03-04T18:29:00Z"/>
          <w:b/>
          <w:sz w:val="24"/>
          <w:szCs w:val="24"/>
        </w:rPr>
      </w:pPr>
      <w:ins w:id="1904" w:author="Ron Gal" w:date="2017-03-04T18:29:00Z">
        <w:r w:rsidRPr="00EA16CA">
          <w:rPr>
            <w:b/>
            <w:sz w:val="24"/>
            <w:szCs w:val="24"/>
            <w:rtl/>
          </w:rPr>
          <w:t xml:space="preserve">מחלקה זו ומייצגת אובייקט מעבר של דו"ח הכנסות/הוצאות. האובייקט אינו מבוסס ישות ממסד הנתונים, ולכן אינו יורש מ- </w:t>
        </w:r>
        <w:r w:rsidRPr="00EA16CA">
          <w:rPr>
            <w:b/>
            <w:sz w:val="24"/>
            <w:szCs w:val="24"/>
          </w:rPr>
          <w:t>Entity</w:t>
        </w:r>
        <w:r w:rsidRPr="00EA16CA">
          <w:rPr>
            <w:b/>
            <w:sz w:val="24"/>
            <w:szCs w:val="24"/>
            <w:rtl/>
          </w:rPr>
          <w:t>. המחלקה בעלת התכונות הבאות:</w:t>
        </w:r>
      </w:ins>
    </w:p>
    <w:p w:rsidR="00EA16CA" w:rsidRPr="00EA16CA" w:rsidRDefault="00EA16CA" w:rsidP="00EA16CA">
      <w:pPr>
        <w:bidi/>
        <w:rPr>
          <w:ins w:id="1905" w:author="Ron Gal" w:date="2017-03-04T18:29:00Z"/>
          <w:b/>
          <w:sz w:val="24"/>
          <w:szCs w:val="24"/>
        </w:rPr>
      </w:pPr>
    </w:p>
    <w:p w:rsidR="00EA16CA" w:rsidRPr="00EA16CA" w:rsidRDefault="00EA16CA">
      <w:pPr>
        <w:rPr>
          <w:ins w:id="1906" w:author="Ron Gal" w:date="2017-03-04T18:29:00Z"/>
          <w:sz w:val="24"/>
          <w:szCs w:val="24"/>
          <w:rPrChange w:id="1907" w:author="Ron Gal" w:date="2017-03-04T18:30:00Z">
            <w:rPr>
              <w:ins w:id="1908" w:author="Ron Gal" w:date="2017-03-04T18:29:00Z"/>
              <w:b/>
              <w:sz w:val="24"/>
              <w:szCs w:val="24"/>
            </w:rPr>
          </w:rPrChange>
        </w:rPr>
        <w:pPrChange w:id="1909" w:author="Ron Gal" w:date="2017-03-04T18:30:00Z">
          <w:pPr>
            <w:bidi/>
          </w:pPr>
        </w:pPrChange>
      </w:pPr>
      <w:ins w:id="1910" w:author="Ron Gal" w:date="2017-03-04T18:29:00Z">
        <w:r w:rsidRPr="00EA16CA">
          <w:rPr>
            <w:sz w:val="24"/>
            <w:szCs w:val="24"/>
            <w:rPrChange w:id="1911" w:author="Ron Gal" w:date="2017-03-04T18:30:00Z">
              <w:rPr>
                <w:b/>
                <w:sz w:val="24"/>
                <w:szCs w:val="24"/>
              </w:rPr>
            </w:rPrChange>
          </w:rPr>
          <w:t>public string Date{ get; set; }</w:t>
        </w:r>
      </w:ins>
    </w:p>
    <w:p w:rsidR="00EA16CA" w:rsidRPr="00EA16CA" w:rsidRDefault="00EA16CA">
      <w:pPr>
        <w:rPr>
          <w:ins w:id="1912" w:author="Ron Gal" w:date="2017-03-04T18:29:00Z"/>
          <w:sz w:val="24"/>
          <w:szCs w:val="24"/>
          <w:rPrChange w:id="1913" w:author="Ron Gal" w:date="2017-03-04T18:30:00Z">
            <w:rPr>
              <w:ins w:id="1914" w:author="Ron Gal" w:date="2017-03-04T18:29:00Z"/>
              <w:b/>
              <w:sz w:val="24"/>
              <w:szCs w:val="24"/>
            </w:rPr>
          </w:rPrChange>
        </w:rPr>
        <w:pPrChange w:id="1915" w:author="Ron Gal" w:date="2017-03-04T18:30:00Z">
          <w:pPr>
            <w:bidi/>
          </w:pPr>
        </w:pPrChange>
      </w:pPr>
      <w:ins w:id="1916" w:author="Ron Gal" w:date="2017-03-04T18:29:00Z">
        <w:r w:rsidRPr="00EA16CA">
          <w:rPr>
            <w:sz w:val="24"/>
            <w:szCs w:val="24"/>
            <w:rPrChange w:id="1917" w:author="Ron Gal" w:date="2017-03-04T18:30:00Z">
              <w:rPr>
                <w:b/>
                <w:sz w:val="24"/>
                <w:szCs w:val="24"/>
              </w:rPr>
            </w:rPrChange>
          </w:rPr>
          <w:t>public int Count { get; set; }</w:t>
        </w:r>
      </w:ins>
    </w:p>
    <w:p w:rsidR="00EA16CA" w:rsidRPr="00EA16CA" w:rsidRDefault="00EA16CA">
      <w:pPr>
        <w:rPr>
          <w:ins w:id="1918" w:author="Ron Gal" w:date="2017-03-04T18:29:00Z"/>
          <w:sz w:val="24"/>
          <w:szCs w:val="24"/>
          <w:rPrChange w:id="1919" w:author="Ron Gal" w:date="2017-03-04T18:30:00Z">
            <w:rPr>
              <w:ins w:id="1920" w:author="Ron Gal" w:date="2017-03-04T18:29:00Z"/>
              <w:b/>
              <w:sz w:val="24"/>
              <w:szCs w:val="24"/>
            </w:rPr>
          </w:rPrChange>
        </w:rPr>
        <w:pPrChange w:id="1921" w:author="Ron Gal" w:date="2017-03-04T18:30:00Z">
          <w:pPr>
            <w:bidi/>
          </w:pPr>
        </w:pPrChange>
      </w:pPr>
      <w:ins w:id="1922" w:author="Ron Gal" w:date="2017-03-04T18:29:00Z">
        <w:r w:rsidRPr="00EA16CA">
          <w:rPr>
            <w:sz w:val="24"/>
            <w:szCs w:val="24"/>
            <w:rPrChange w:id="1923" w:author="Ron Gal" w:date="2017-03-04T18:30:00Z">
              <w:rPr>
                <w:b/>
                <w:sz w:val="24"/>
                <w:szCs w:val="24"/>
              </w:rPr>
            </w:rPrChange>
          </w:rPr>
          <w:t>public double Price { get; set; }</w:t>
        </w:r>
      </w:ins>
    </w:p>
    <w:p w:rsidR="00EA16CA" w:rsidRPr="00EA16CA" w:rsidRDefault="00EA16CA" w:rsidP="00EA16CA">
      <w:pPr>
        <w:bidi/>
        <w:rPr>
          <w:ins w:id="1924" w:author="Ron Gal" w:date="2017-03-04T18:29:00Z"/>
          <w:b/>
          <w:sz w:val="24"/>
          <w:szCs w:val="24"/>
        </w:rPr>
      </w:pPr>
      <w:ins w:id="1925" w:author="Ron Gal" w:date="2017-03-04T18:29:00Z">
        <w:r w:rsidRPr="00EA16CA">
          <w:rPr>
            <w:b/>
            <w:sz w:val="24"/>
            <w:szCs w:val="24"/>
            <w:rtl/>
          </w:rPr>
          <w:t xml:space="preserve">מחלקת </w:t>
        </w:r>
        <w:r w:rsidRPr="00EA16CA">
          <w:rPr>
            <w:b/>
            <w:sz w:val="24"/>
            <w:szCs w:val="24"/>
          </w:rPr>
          <w:t>ItemUsageReport</w:t>
        </w:r>
      </w:ins>
    </w:p>
    <w:p w:rsidR="00EA16CA" w:rsidRPr="00EA16CA" w:rsidRDefault="00EA16CA" w:rsidP="00EA16CA">
      <w:pPr>
        <w:bidi/>
        <w:rPr>
          <w:ins w:id="1926" w:author="Ron Gal" w:date="2017-03-04T18:29:00Z"/>
          <w:b/>
          <w:sz w:val="24"/>
          <w:szCs w:val="24"/>
        </w:rPr>
      </w:pPr>
      <w:ins w:id="1927" w:author="Ron Gal" w:date="2017-03-04T18:29:00Z">
        <w:r w:rsidRPr="00EA16CA">
          <w:rPr>
            <w:b/>
            <w:sz w:val="24"/>
            <w:szCs w:val="24"/>
            <w:rtl/>
          </w:rPr>
          <w:t xml:space="preserve">מחלקה זו יורשת ממחלקת </w:t>
        </w:r>
        <w:r w:rsidRPr="00EA16CA">
          <w:rPr>
            <w:b/>
            <w:sz w:val="24"/>
            <w:szCs w:val="24"/>
          </w:rPr>
          <w:t>FinanceReport</w:t>
        </w:r>
        <w:r w:rsidRPr="00EA16CA">
          <w:rPr>
            <w:b/>
            <w:sz w:val="24"/>
            <w:szCs w:val="24"/>
            <w:rtl/>
          </w:rPr>
          <w:t xml:space="preserve"> ומייצגת אובייקט מעבר של דו"ח הכנסות לפי מוצר. המחלקה היא בעלת התכונות הבאות:</w:t>
        </w:r>
      </w:ins>
    </w:p>
    <w:p w:rsidR="00EA16CA" w:rsidRPr="00EA16CA" w:rsidRDefault="00EA16CA" w:rsidP="00EA16CA">
      <w:pPr>
        <w:bidi/>
        <w:rPr>
          <w:ins w:id="1928" w:author="Ron Gal" w:date="2017-03-04T18:29:00Z"/>
          <w:b/>
          <w:sz w:val="24"/>
          <w:szCs w:val="24"/>
        </w:rPr>
      </w:pPr>
    </w:p>
    <w:p w:rsidR="00EA16CA" w:rsidRPr="00EA16CA" w:rsidRDefault="00EA16CA">
      <w:pPr>
        <w:rPr>
          <w:ins w:id="1929" w:author="Ron Gal" w:date="2017-03-04T18:29:00Z"/>
          <w:sz w:val="24"/>
          <w:szCs w:val="24"/>
          <w:rPrChange w:id="1930" w:author="Ron Gal" w:date="2017-03-04T18:30:00Z">
            <w:rPr>
              <w:ins w:id="1931" w:author="Ron Gal" w:date="2017-03-04T18:29:00Z"/>
              <w:b/>
              <w:sz w:val="24"/>
              <w:szCs w:val="24"/>
            </w:rPr>
          </w:rPrChange>
        </w:rPr>
        <w:pPrChange w:id="1932" w:author="Ron Gal" w:date="2017-03-04T18:30:00Z">
          <w:pPr>
            <w:bidi/>
          </w:pPr>
        </w:pPrChange>
      </w:pPr>
      <w:ins w:id="1933" w:author="Ron Gal" w:date="2017-03-04T18:29:00Z">
        <w:r w:rsidRPr="00EA16CA">
          <w:rPr>
            <w:sz w:val="24"/>
            <w:szCs w:val="24"/>
            <w:rPrChange w:id="1934" w:author="Ron Gal" w:date="2017-03-04T18:30:00Z">
              <w:rPr>
                <w:b/>
                <w:sz w:val="24"/>
                <w:szCs w:val="24"/>
              </w:rPr>
            </w:rPrChange>
          </w:rPr>
          <w:t>public string ItemName { get; set; }</w:t>
        </w:r>
      </w:ins>
    </w:p>
    <w:p w:rsidR="00EA16CA" w:rsidRPr="00EA16CA" w:rsidRDefault="00EA16CA" w:rsidP="00EA16CA">
      <w:pPr>
        <w:bidi/>
        <w:rPr>
          <w:ins w:id="1935" w:author="Ron Gal" w:date="2017-03-04T18:29:00Z"/>
          <w:b/>
          <w:sz w:val="24"/>
          <w:szCs w:val="24"/>
        </w:rPr>
      </w:pPr>
    </w:p>
    <w:p w:rsidR="00EA16CA" w:rsidRPr="00EA16CA" w:rsidRDefault="00EA16CA" w:rsidP="00EA16CA">
      <w:pPr>
        <w:bidi/>
        <w:rPr>
          <w:ins w:id="1936" w:author="Ron Gal" w:date="2017-03-04T18:29:00Z"/>
          <w:b/>
          <w:sz w:val="24"/>
          <w:szCs w:val="24"/>
        </w:rPr>
      </w:pPr>
      <w:ins w:id="1937" w:author="Ron Gal" w:date="2017-03-04T18:29:00Z">
        <w:r w:rsidRPr="00EA16CA">
          <w:rPr>
            <w:b/>
            <w:sz w:val="24"/>
            <w:szCs w:val="24"/>
            <w:rtl/>
          </w:rPr>
          <w:t> </w:t>
        </w:r>
      </w:ins>
    </w:p>
    <w:p w:rsidR="00EA16CA" w:rsidRPr="00EA16CA" w:rsidRDefault="00EA16CA" w:rsidP="00EA16CA">
      <w:pPr>
        <w:bidi/>
        <w:rPr>
          <w:ins w:id="1938" w:author="Ron Gal" w:date="2017-03-04T18:29:00Z"/>
          <w:b/>
          <w:sz w:val="24"/>
          <w:szCs w:val="24"/>
        </w:rPr>
      </w:pPr>
    </w:p>
    <w:p w:rsidR="00EA16CA" w:rsidRPr="00EA16CA" w:rsidRDefault="00EA16CA" w:rsidP="00EA16CA">
      <w:pPr>
        <w:bidi/>
        <w:rPr>
          <w:ins w:id="1939" w:author="Ron Gal" w:date="2017-03-04T18:29:00Z"/>
          <w:b/>
          <w:sz w:val="24"/>
          <w:szCs w:val="24"/>
        </w:rPr>
      </w:pPr>
      <w:ins w:id="1940" w:author="Ron Gal" w:date="2017-03-04T18:29:00Z">
        <w:r w:rsidRPr="00EA16CA">
          <w:rPr>
            <w:b/>
            <w:sz w:val="24"/>
            <w:szCs w:val="24"/>
            <w:rtl/>
          </w:rPr>
          <w:lastRenderedPageBreak/>
          <w:t xml:space="preserve">מחלקת </w:t>
        </w:r>
        <w:r w:rsidRPr="00EA16CA">
          <w:rPr>
            <w:b/>
            <w:sz w:val="24"/>
            <w:szCs w:val="24"/>
          </w:rPr>
          <w:t>Medication</w:t>
        </w:r>
        <w:r w:rsidRPr="00EA16CA">
          <w:rPr>
            <w:b/>
            <w:sz w:val="24"/>
            <w:szCs w:val="24"/>
            <w:rtl/>
          </w:rPr>
          <w:t xml:space="preserve"> </w:t>
        </w:r>
      </w:ins>
    </w:p>
    <w:p w:rsidR="00EA16CA" w:rsidRPr="00EA16CA" w:rsidRDefault="00EA16CA" w:rsidP="00EA16CA">
      <w:pPr>
        <w:bidi/>
        <w:rPr>
          <w:ins w:id="1941" w:author="Ron Gal" w:date="2017-03-04T18:29:00Z"/>
          <w:b/>
          <w:sz w:val="24"/>
          <w:szCs w:val="24"/>
        </w:rPr>
      </w:pPr>
      <w:ins w:id="1942" w:author="Ron Gal" w:date="2017-03-04T18:29:00Z">
        <w:r w:rsidRPr="00EA16CA">
          <w:rPr>
            <w:b/>
            <w:sz w:val="24"/>
            <w:szCs w:val="24"/>
            <w:rtl/>
          </w:rPr>
          <w:t xml:space="preserve">מחלקה זו יורשת ממחלקת </w:t>
        </w:r>
        <w:r w:rsidRPr="00EA16CA">
          <w:rPr>
            <w:b/>
            <w:sz w:val="24"/>
            <w:szCs w:val="24"/>
          </w:rPr>
          <w:t>Entity</w:t>
        </w:r>
        <w:r w:rsidRPr="00EA16CA">
          <w:rPr>
            <w:b/>
            <w:sz w:val="24"/>
            <w:szCs w:val="24"/>
            <w:rtl/>
          </w:rPr>
          <w:t xml:space="preserve"> ומייצגת אובייקט מעבר של תרופה. המחלקה מממשת את המתודה המופשטת </w:t>
        </w:r>
        <w:r w:rsidRPr="00EA16CA">
          <w:rPr>
            <w:b/>
            <w:sz w:val="24"/>
            <w:szCs w:val="24"/>
          </w:rPr>
          <w:t>Initialize</w:t>
        </w:r>
        <w:r w:rsidRPr="00EA16CA">
          <w:rPr>
            <w:b/>
            <w:sz w:val="24"/>
            <w:szCs w:val="24"/>
            <w:rtl/>
          </w:rPr>
          <w:t xml:space="preserve"> של </w:t>
        </w:r>
        <w:r w:rsidRPr="00EA16CA">
          <w:rPr>
            <w:b/>
            <w:sz w:val="24"/>
            <w:szCs w:val="24"/>
          </w:rPr>
          <w:t>Entity</w:t>
        </w:r>
        <w:r w:rsidRPr="00EA16CA">
          <w:rPr>
            <w:b/>
            <w:sz w:val="24"/>
            <w:szCs w:val="24"/>
            <w:rtl/>
          </w:rPr>
          <w:t xml:space="preserve"> והיא בעלת התכונות הבאות:</w:t>
        </w:r>
      </w:ins>
    </w:p>
    <w:p w:rsidR="00EA16CA" w:rsidRPr="00EA16CA" w:rsidRDefault="00EA16CA">
      <w:pPr>
        <w:rPr>
          <w:ins w:id="1943" w:author="Ron Gal" w:date="2017-03-04T18:29:00Z"/>
          <w:sz w:val="24"/>
          <w:szCs w:val="24"/>
          <w:rPrChange w:id="1944" w:author="Ron Gal" w:date="2017-03-04T18:30:00Z">
            <w:rPr>
              <w:ins w:id="1945" w:author="Ron Gal" w:date="2017-03-04T18:29:00Z"/>
              <w:b/>
              <w:sz w:val="24"/>
              <w:szCs w:val="24"/>
            </w:rPr>
          </w:rPrChange>
        </w:rPr>
        <w:pPrChange w:id="1946" w:author="Ron Gal" w:date="2017-03-04T18:30:00Z">
          <w:pPr>
            <w:bidi/>
          </w:pPr>
        </w:pPrChange>
      </w:pPr>
    </w:p>
    <w:p w:rsidR="00EA16CA" w:rsidRPr="00EA16CA" w:rsidRDefault="00EA16CA">
      <w:pPr>
        <w:rPr>
          <w:ins w:id="1947" w:author="Ron Gal" w:date="2017-03-04T18:29:00Z"/>
          <w:sz w:val="24"/>
          <w:szCs w:val="24"/>
          <w:rPrChange w:id="1948" w:author="Ron Gal" w:date="2017-03-04T18:30:00Z">
            <w:rPr>
              <w:ins w:id="1949" w:author="Ron Gal" w:date="2017-03-04T18:29:00Z"/>
              <w:b/>
              <w:sz w:val="24"/>
              <w:szCs w:val="24"/>
            </w:rPr>
          </w:rPrChange>
        </w:rPr>
        <w:pPrChange w:id="1950" w:author="Ron Gal" w:date="2017-03-04T18:30:00Z">
          <w:pPr>
            <w:bidi/>
          </w:pPr>
        </w:pPrChange>
      </w:pPr>
    </w:p>
    <w:p w:rsidR="00EA16CA" w:rsidRPr="00EA16CA" w:rsidRDefault="00EA16CA">
      <w:pPr>
        <w:rPr>
          <w:ins w:id="1951" w:author="Ron Gal" w:date="2017-03-04T18:29:00Z"/>
          <w:sz w:val="24"/>
          <w:szCs w:val="24"/>
          <w:rPrChange w:id="1952" w:author="Ron Gal" w:date="2017-03-04T18:30:00Z">
            <w:rPr>
              <w:ins w:id="1953" w:author="Ron Gal" w:date="2017-03-04T18:29:00Z"/>
              <w:b/>
              <w:sz w:val="24"/>
              <w:szCs w:val="24"/>
            </w:rPr>
          </w:rPrChange>
        </w:rPr>
        <w:pPrChange w:id="1954" w:author="Ron Gal" w:date="2017-03-04T18:30:00Z">
          <w:pPr>
            <w:bidi/>
          </w:pPr>
        </w:pPrChange>
      </w:pPr>
      <w:ins w:id="1955" w:author="Ron Gal" w:date="2017-03-04T18:29:00Z">
        <w:r w:rsidRPr="00EA16CA">
          <w:rPr>
            <w:sz w:val="24"/>
            <w:szCs w:val="24"/>
            <w:rPrChange w:id="1956" w:author="Ron Gal" w:date="2017-03-04T18:30:00Z">
              <w:rPr>
                <w:b/>
                <w:sz w:val="24"/>
                <w:szCs w:val="24"/>
              </w:rPr>
            </w:rPrChange>
          </w:rPr>
          <w:t>public string Name { get; set; }</w:t>
        </w:r>
      </w:ins>
    </w:p>
    <w:p w:rsidR="00EA16CA" w:rsidRPr="00EA16CA" w:rsidRDefault="00EA16CA">
      <w:pPr>
        <w:rPr>
          <w:ins w:id="1957" w:author="Ron Gal" w:date="2017-03-04T18:29:00Z"/>
          <w:sz w:val="24"/>
          <w:szCs w:val="24"/>
          <w:rPrChange w:id="1958" w:author="Ron Gal" w:date="2017-03-04T18:30:00Z">
            <w:rPr>
              <w:ins w:id="1959" w:author="Ron Gal" w:date="2017-03-04T18:29:00Z"/>
              <w:b/>
              <w:sz w:val="24"/>
              <w:szCs w:val="24"/>
            </w:rPr>
          </w:rPrChange>
        </w:rPr>
        <w:pPrChange w:id="1960" w:author="Ron Gal" w:date="2017-03-04T18:30:00Z">
          <w:pPr>
            <w:bidi/>
          </w:pPr>
        </w:pPrChange>
      </w:pPr>
      <w:ins w:id="1961" w:author="Ron Gal" w:date="2017-03-04T18:29:00Z">
        <w:r w:rsidRPr="00EA16CA">
          <w:rPr>
            <w:sz w:val="24"/>
            <w:szCs w:val="24"/>
            <w:rPrChange w:id="1962" w:author="Ron Gal" w:date="2017-03-04T18:30:00Z">
              <w:rPr>
                <w:b/>
                <w:sz w:val="24"/>
                <w:szCs w:val="24"/>
              </w:rPr>
            </w:rPrChange>
          </w:rPr>
          <w:t>public string Dose { get; set; }</w:t>
        </w:r>
      </w:ins>
    </w:p>
    <w:p w:rsidR="00EA16CA" w:rsidRPr="00EA16CA" w:rsidRDefault="00EA16CA">
      <w:pPr>
        <w:rPr>
          <w:ins w:id="1963" w:author="Ron Gal" w:date="2017-03-04T18:29:00Z"/>
          <w:sz w:val="24"/>
          <w:szCs w:val="24"/>
          <w:rPrChange w:id="1964" w:author="Ron Gal" w:date="2017-03-04T18:30:00Z">
            <w:rPr>
              <w:ins w:id="1965" w:author="Ron Gal" w:date="2017-03-04T18:29:00Z"/>
              <w:b/>
              <w:sz w:val="24"/>
              <w:szCs w:val="24"/>
            </w:rPr>
          </w:rPrChange>
        </w:rPr>
        <w:pPrChange w:id="1966" w:author="Ron Gal" w:date="2017-03-04T18:30:00Z">
          <w:pPr>
            <w:bidi/>
          </w:pPr>
        </w:pPrChange>
      </w:pPr>
      <w:ins w:id="1967" w:author="Ron Gal" w:date="2017-03-04T18:29:00Z">
        <w:r w:rsidRPr="00EA16CA">
          <w:rPr>
            <w:sz w:val="24"/>
            <w:szCs w:val="24"/>
            <w:rPrChange w:id="1968" w:author="Ron Gal" w:date="2017-03-04T18:30:00Z">
              <w:rPr>
                <w:b/>
                <w:sz w:val="24"/>
                <w:szCs w:val="24"/>
              </w:rPr>
            </w:rPrChange>
          </w:rPr>
          <w:t>public double Price { get; set; }</w:t>
        </w:r>
      </w:ins>
    </w:p>
    <w:p w:rsidR="00EA16CA" w:rsidRPr="00EA16CA" w:rsidRDefault="00EA16CA">
      <w:pPr>
        <w:rPr>
          <w:ins w:id="1969" w:author="Ron Gal" w:date="2017-03-04T18:29:00Z"/>
          <w:sz w:val="24"/>
          <w:szCs w:val="24"/>
          <w:rPrChange w:id="1970" w:author="Ron Gal" w:date="2017-03-04T18:30:00Z">
            <w:rPr>
              <w:ins w:id="1971" w:author="Ron Gal" w:date="2017-03-04T18:29:00Z"/>
              <w:b/>
              <w:sz w:val="24"/>
              <w:szCs w:val="24"/>
            </w:rPr>
          </w:rPrChange>
        </w:rPr>
        <w:pPrChange w:id="1972" w:author="Ron Gal" w:date="2017-03-04T18:30:00Z">
          <w:pPr>
            <w:bidi/>
          </w:pPr>
        </w:pPrChange>
      </w:pPr>
      <w:ins w:id="1973" w:author="Ron Gal" w:date="2017-03-04T18:29:00Z">
        <w:r w:rsidRPr="00EA16CA">
          <w:rPr>
            <w:sz w:val="24"/>
            <w:szCs w:val="24"/>
            <w:rPrChange w:id="1974" w:author="Ron Gal" w:date="2017-03-04T18:30:00Z">
              <w:rPr>
                <w:b/>
                <w:sz w:val="24"/>
                <w:szCs w:val="24"/>
              </w:rPr>
            </w:rPrChange>
          </w:rPr>
          <w:t>public DateTime Date { get; set; }</w:t>
        </w:r>
      </w:ins>
    </w:p>
    <w:p w:rsidR="00EA16CA" w:rsidRPr="00EA16CA" w:rsidRDefault="00EA16CA" w:rsidP="00EA16CA">
      <w:pPr>
        <w:bidi/>
        <w:rPr>
          <w:ins w:id="1975" w:author="Ron Gal" w:date="2017-03-04T18:29:00Z"/>
          <w:b/>
          <w:sz w:val="24"/>
          <w:szCs w:val="24"/>
        </w:rPr>
      </w:pPr>
    </w:p>
    <w:p w:rsidR="00EA16CA" w:rsidRPr="00EA16CA" w:rsidRDefault="00EA16CA" w:rsidP="00EA16CA">
      <w:pPr>
        <w:bidi/>
        <w:rPr>
          <w:ins w:id="1976" w:author="Ron Gal" w:date="2017-03-04T18:29:00Z"/>
          <w:b/>
          <w:sz w:val="24"/>
          <w:szCs w:val="24"/>
        </w:rPr>
      </w:pPr>
      <w:ins w:id="1977" w:author="Ron Gal" w:date="2017-03-04T18:29:00Z">
        <w:r w:rsidRPr="00EA16CA">
          <w:rPr>
            <w:b/>
            <w:sz w:val="24"/>
            <w:szCs w:val="24"/>
            <w:rtl/>
          </w:rPr>
          <w:t xml:space="preserve">מחלקת </w:t>
        </w:r>
        <w:r w:rsidRPr="00EA16CA">
          <w:rPr>
            <w:b/>
            <w:sz w:val="24"/>
            <w:szCs w:val="24"/>
          </w:rPr>
          <w:t>Owner</w:t>
        </w:r>
      </w:ins>
    </w:p>
    <w:p w:rsidR="00EA16CA" w:rsidRPr="00EA16CA" w:rsidRDefault="00EA16CA" w:rsidP="00EA16CA">
      <w:pPr>
        <w:bidi/>
        <w:rPr>
          <w:ins w:id="1978" w:author="Ron Gal" w:date="2017-03-04T18:29:00Z"/>
          <w:b/>
          <w:sz w:val="24"/>
          <w:szCs w:val="24"/>
        </w:rPr>
      </w:pPr>
      <w:ins w:id="1979" w:author="Ron Gal" w:date="2017-03-04T18:29:00Z">
        <w:r w:rsidRPr="00EA16CA">
          <w:rPr>
            <w:b/>
            <w:sz w:val="24"/>
            <w:szCs w:val="24"/>
            <w:rtl/>
          </w:rPr>
          <w:t xml:space="preserve">מחלקה זו יורשת ממחלקת </w:t>
        </w:r>
        <w:r w:rsidRPr="00EA16CA">
          <w:rPr>
            <w:b/>
            <w:sz w:val="24"/>
            <w:szCs w:val="24"/>
          </w:rPr>
          <w:t>Entity</w:t>
        </w:r>
        <w:r w:rsidRPr="00EA16CA">
          <w:rPr>
            <w:b/>
            <w:sz w:val="24"/>
            <w:szCs w:val="24"/>
            <w:rtl/>
          </w:rPr>
          <w:t xml:space="preserve"> ומייצגת אובייקט מעבר של בעלים. המחלקה מממשת את המתודה המופשטת </w:t>
        </w:r>
        <w:r w:rsidRPr="00EA16CA">
          <w:rPr>
            <w:b/>
            <w:sz w:val="24"/>
            <w:szCs w:val="24"/>
          </w:rPr>
          <w:t>Initialize</w:t>
        </w:r>
        <w:r w:rsidRPr="00EA16CA">
          <w:rPr>
            <w:b/>
            <w:sz w:val="24"/>
            <w:szCs w:val="24"/>
            <w:rtl/>
          </w:rPr>
          <w:t xml:space="preserve"> של </w:t>
        </w:r>
        <w:r w:rsidRPr="00EA16CA">
          <w:rPr>
            <w:b/>
            <w:sz w:val="24"/>
            <w:szCs w:val="24"/>
          </w:rPr>
          <w:t>Entity</w:t>
        </w:r>
        <w:r w:rsidRPr="00EA16CA">
          <w:rPr>
            <w:b/>
            <w:sz w:val="24"/>
            <w:szCs w:val="24"/>
            <w:rtl/>
          </w:rPr>
          <w:t xml:space="preserve"> והיא בעלת התכונות הבאות:</w:t>
        </w:r>
      </w:ins>
    </w:p>
    <w:p w:rsidR="00EA16CA" w:rsidRPr="00EA16CA" w:rsidRDefault="00EA16CA" w:rsidP="00EA16CA">
      <w:pPr>
        <w:bidi/>
        <w:rPr>
          <w:ins w:id="1980" w:author="Ron Gal" w:date="2017-03-04T18:29:00Z"/>
          <w:b/>
          <w:sz w:val="24"/>
          <w:szCs w:val="24"/>
        </w:rPr>
      </w:pPr>
    </w:p>
    <w:p w:rsidR="00EA16CA" w:rsidRPr="00EA16CA" w:rsidRDefault="00EA16CA">
      <w:pPr>
        <w:rPr>
          <w:ins w:id="1981" w:author="Ron Gal" w:date="2017-03-04T18:29:00Z"/>
          <w:sz w:val="24"/>
          <w:szCs w:val="24"/>
          <w:rPrChange w:id="1982" w:author="Ron Gal" w:date="2017-03-04T18:30:00Z">
            <w:rPr>
              <w:ins w:id="1983" w:author="Ron Gal" w:date="2017-03-04T18:29:00Z"/>
              <w:b/>
              <w:sz w:val="24"/>
              <w:szCs w:val="24"/>
            </w:rPr>
          </w:rPrChange>
        </w:rPr>
        <w:pPrChange w:id="1984" w:author="Ron Gal" w:date="2017-03-04T18:30:00Z">
          <w:pPr>
            <w:bidi/>
          </w:pPr>
        </w:pPrChange>
      </w:pPr>
    </w:p>
    <w:p w:rsidR="00EA16CA" w:rsidRPr="00EA16CA" w:rsidRDefault="00EA16CA">
      <w:pPr>
        <w:rPr>
          <w:ins w:id="1985" w:author="Ron Gal" w:date="2017-03-04T18:29:00Z"/>
          <w:sz w:val="24"/>
          <w:szCs w:val="24"/>
          <w:rPrChange w:id="1986" w:author="Ron Gal" w:date="2017-03-04T18:30:00Z">
            <w:rPr>
              <w:ins w:id="1987" w:author="Ron Gal" w:date="2017-03-04T18:29:00Z"/>
              <w:b/>
              <w:sz w:val="24"/>
              <w:szCs w:val="24"/>
            </w:rPr>
          </w:rPrChange>
        </w:rPr>
        <w:pPrChange w:id="1988" w:author="Ron Gal" w:date="2017-03-04T18:30:00Z">
          <w:pPr>
            <w:bidi/>
          </w:pPr>
        </w:pPrChange>
      </w:pPr>
      <w:ins w:id="1989" w:author="Ron Gal" w:date="2017-03-04T18:29:00Z">
        <w:r w:rsidRPr="00EA16CA">
          <w:rPr>
            <w:sz w:val="24"/>
            <w:szCs w:val="24"/>
            <w:rPrChange w:id="1990" w:author="Ron Gal" w:date="2017-03-04T18:30:00Z">
              <w:rPr>
                <w:b/>
                <w:sz w:val="24"/>
                <w:szCs w:val="24"/>
              </w:rPr>
            </w:rPrChange>
          </w:rPr>
          <w:t>public string Email { get; set; }</w:t>
        </w:r>
      </w:ins>
    </w:p>
    <w:p w:rsidR="00EA16CA" w:rsidRPr="00EA16CA" w:rsidRDefault="00EA16CA">
      <w:pPr>
        <w:rPr>
          <w:ins w:id="1991" w:author="Ron Gal" w:date="2017-03-04T18:29:00Z"/>
          <w:sz w:val="24"/>
          <w:szCs w:val="24"/>
          <w:rPrChange w:id="1992" w:author="Ron Gal" w:date="2017-03-04T18:30:00Z">
            <w:rPr>
              <w:ins w:id="1993" w:author="Ron Gal" w:date="2017-03-04T18:29:00Z"/>
              <w:b/>
              <w:sz w:val="24"/>
              <w:szCs w:val="24"/>
            </w:rPr>
          </w:rPrChange>
        </w:rPr>
        <w:pPrChange w:id="1994" w:author="Ron Gal" w:date="2017-03-04T18:30:00Z">
          <w:pPr>
            <w:bidi/>
          </w:pPr>
        </w:pPrChange>
      </w:pPr>
      <w:ins w:id="1995" w:author="Ron Gal" w:date="2017-03-04T18:29:00Z">
        <w:r w:rsidRPr="00EA16CA">
          <w:rPr>
            <w:sz w:val="24"/>
            <w:szCs w:val="24"/>
            <w:rPrChange w:id="1996" w:author="Ron Gal" w:date="2017-03-04T18:30:00Z">
              <w:rPr>
                <w:b/>
                <w:sz w:val="24"/>
                <w:szCs w:val="24"/>
              </w:rPr>
            </w:rPrChange>
          </w:rPr>
          <w:t>public string Password { get; set; }</w:t>
        </w:r>
      </w:ins>
    </w:p>
    <w:p w:rsidR="00EA16CA" w:rsidRPr="00EA16CA" w:rsidRDefault="00EA16CA">
      <w:pPr>
        <w:rPr>
          <w:ins w:id="1997" w:author="Ron Gal" w:date="2017-03-04T18:29:00Z"/>
          <w:sz w:val="24"/>
          <w:szCs w:val="24"/>
          <w:rPrChange w:id="1998" w:author="Ron Gal" w:date="2017-03-04T18:30:00Z">
            <w:rPr>
              <w:ins w:id="1999" w:author="Ron Gal" w:date="2017-03-04T18:29:00Z"/>
              <w:b/>
              <w:sz w:val="24"/>
              <w:szCs w:val="24"/>
            </w:rPr>
          </w:rPrChange>
        </w:rPr>
        <w:pPrChange w:id="2000" w:author="Ron Gal" w:date="2017-03-04T18:30:00Z">
          <w:pPr>
            <w:bidi/>
          </w:pPr>
        </w:pPrChange>
      </w:pPr>
      <w:ins w:id="2001" w:author="Ron Gal" w:date="2017-03-04T18:29:00Z">
        <w:r w:rsidRPr="00EA16CA">
          <w:rPr>
            <w:sz w:val="24"/>
            <w:szCs w:val="24"/>
            <w:rPrChange w:id="2002" w:author="Ron Gal" w:date="2017-03-04T18:30:00Z">
              <w:rPr>
                <w:b/>
                <w:sz w:val="24"/>
                <w:szCs w:val="24"/>
              </w:rPr>
            </w:rPrChange>
          </w:rPr>
          <w:t>public string FirstName { get; set; }</w:t>
        </w:r>
      </w:ins>
    </w:p>
    <w:p w:rsidR="00EA16CA" w:rsidRPr="00EA16CA" w:rsidRDefault="00EA16CA">
      <w:pPr>
        <w:rPr>
          <w:ins w:id="2003" w:author="Ron Gal" w:date="2017-03-04T18:29:00Z"/>
          <w:sz w:val="24"/>
          <w:szCs w:val="24"/>
          <w:rPrChange w:id="2004" w:author="Ron Gal" w:date="2017-03-04T18:30:00Z">
            <w:rPr>
              <w:ins w:id="2005" w:author="Ron Gal" w:date="2017-03-04T18:29:00Z"/>
              <w:b/>
              <w:sz w:val="24"/>
              <w:szCs w:val="24"/>
            </w:rPr>
          </w:rPrChange>
        </w:rPr>
        <w:pPrChange w:id="2006" w:author="Ron Gal" w:date="2017-03-04T18:30:00Z">
          <w:pPr>
            <w:bidi/>
          </w:pPr>
        </w:pPrChange>
      </w:pPr>
      <w:ins w:id="2007" w:author="Ron Gal" w:date="2017-03-04T18:29:00Z">
        <w:r w:rsidRPr="00EA16CA">
          <w:rPr>
            <w:sz w:val="24"/>
            <w:szCs w:val="24"/>
            <w:rPrChange w:id="2008" w:author="Ron Gal" w:date="2017-03-04T18:30:00Z">
              <w:rPr>
                <w:b/>
                <w:sz w:val="24"/>
                <w:szCs w:val="24"/>
              </w:rPr>
            </w:rPrChange>
          </w:rPr>
          <w:t>public string LastName { get; set; }</w:t>
        </w:r>
      </w:ins>
    </w:p>
    <w:p w:rsidR="00EA16CA" w:rsidRPr="00EA16CA" w:rsidRDefault="00EA16CA">
      <w:pPr>
        <w:rPr>
          <w:ins w:id="2009" w:author="Ron Gal" w:date="2017-03-04T18:29:00Z"/>
          <w:sz w:val="24"/>
          <w:szCs w:val="24"/>
          <w:rPrChange w:id="2010" w:author="Ron Gal" w:date="2017-03-04T18:30:00Z">
            <w:rPr>
              <w:ins w:id="2011" w:author="Ron Gal" w:date="2017-03-04T18:29:00Z"/>
              <w:b/>
              <w:sz w:val="24"/>
              <w:szCs w:val="24"/>
            </w:rPr>
          </w:rPrChange>
        </w:rPr>
        <w:pPrChange w:id="2012" w:author="Ron Gal" w:date="2017-03-04T18:30:00Z">
          <w:pPr>
            <w:bidi/>
          </w:pPr>
        </w:pPrChange>
      </w:pPr>
      <w:ins w:id="2013" w:author="Ron Gal" w:date="2017-03-04T18:29:00Z">
        <w:r w:rsidRPr="00EA16CA">
          <w:rPr>
            <w:sz w:val="24"/>
            <w:szCs w:val="24"/>
            <w:rPrChange w:id="2014" w:author="Ron Gal" w:date="2017-03-04T18:30:00Z">
              <w:rPr>
                <w:b/>
                <w:sz w:val="24"/>
                <w:szCs w:val="24"/>
              </w:rPr>
            </w:rPrChange>
          </w:rPr>
          <w:t>public DateTime BirthDate { get; set; }</w:t>
        </w:r>
      </w:ins>
    </w:p>
    <w:p w:rsidR="00EA16CA" w:rsidRPr="00EA16CA" w:rsidRDefault="00EA16CA">
      <w:pPr>
        <w:rPr>
          <w:ins w:id="2015" w:author="Ron Gal" w:date="2017-03-04T18:29:00Z"/>
          <w:sz w:val="24"/>
          <w:szCs w:val="24"/>
          <w:rPrChange w:id="2016" w:author="Ron Gal" w:date="2017-03-04T18:30:00Z">
            <w:rPr>
              <w:ins w:id="2017" w:author="Ron Gal" w:date="2017-03-04T18:29:00Z"/>
              <w:b/>
              <w:sz w:val="24"/>
              <w:szCs w:val="24"/>
            </w:rPr>
          </w:rPrChange>
        </w:rPr>
        <w:pPrChange w:id="2018" w:author="Ron Gal" w:date="2017-03-04T18:30:00Z">
          <w:pPr>
            <w:bidi/>
          </w:pPr>
        </w:pPrChange>
      </w:pPr>
      <w:ins w:id="2019" w:author="Ron Gal" w:date="2017-03-04T18:29:00Z">
        <w:r w:rsidRPr="00EA16CA">
          <w:rPr>
            <w:sz w:val="24"/>
            <w:szCs w:val="24"/>
            <w:rPrChange w:id="2020" w:author="Ron Gal" w:date="2017-03-04T18:30:00Z">
              <w:rPr>
                <w:b/>
                <w:sz w:val="24"/>
                <w:szCs w:val="24"/>
              </w:rPr>
            </w:rPrChange>
          </w:rPr>
          <w:t>public Address Address { get; set; }</w:t>
        </w:r>
      </w:ins>
    </w:p>
    <w:p w:rsidR="00EA16CA" w:rsidRPr="00EA16CA" w:rsidRDefault="00EA16CA">
      <w:pPr>
        <w:rPr>
          <w:ins w:id="2021" w:author="Ron Gal" w:date="2017-03-04T18:29:00Z"/>
          <w:sz w:val="24"/>
          <w:szCs w:val="24"/>
          <w:rPrChange w:id="2022" w:author="Ron Gal" w:date="2017-03-04T18:30:00Z">
            <w:rPr>
              <w:ins w:id="2023" w:author="Ron Gal" w:date="2017-03-04T18:29:00Z"/>
              <w:b/>
              <w:sz w:val="24"/>
              <w:szCs w:val="24"/>
            </w:rPr>
          </w:rPrChange>
        </w:rPr>
        <w:pPrChange w:id="2024" w:author="Ron Gal" w:date="2017-03-04T18:30:00Z">
          <w:pPr>
            <w:bidi/>
          </w:pPr>
        </w:pPrChange>
      </w:pPr>
      <w:ins w:id="2025" w:author="Ron Gal" w:date="2017-03-04T18:29:00Z">
        <w:r w:rsidRPr="00EA16CA">
          <w:rPr>
            <w:sz w:val="24"/>
            <w:szCs w:val="24"/>
            <w:rPrChange w:id="2026" w:author="Ron Gal" w:date="2017-03-04T18:30:00Z">
              <w:rPr>
                <w:b/>
                <w:sz w:val="24"/>
                <w:szCs w:val="24"/>
              </w:rPr>
            </w:rPrChange>
          </w:rPr>
          <w:t>public string Phone{ get; set; }</w:t>
        </w:r>
      </w:ins>
    </w:p>
    <w:p w:rsidR="00EA16CA" w:rsidRPr="00EA16CA" w:rsidRDefault="00EA16CA" w:rsidP="00EA16CA">
      <w:pPr>
        <w:bidi/>
        <w:rPr>
          <w:ins w:id="2027" w:author="Ron Gal" w:date="2017-03-04T18:29:00Z"/>
          <w:b/>
          <w:sz w:val="24"/>
          <w:szCs w:val="24"/>
        </w:rPr>
      </w:pPr>
    </w:p>
    <w:p w:rsidR="00EA16CA" w:rsidRPr="00EA16CA" w:rsidRDefault="00EA16CA" w:rsidP="00EA16CA">
      <w:pPr>
        <w:bidi/>
        <w:rPr>
          <w:ins w:id="2028" w:author="Ron Gal" w:date="2017-03-04T18:29:00Z"/>
          <w:b/>
          <w:sz w:val="24"/>
          <w:szCs w:val="24"/>
        </w:rPr>
      </w:pPr>
      <w:ins w:id="2029" w:author="Ron Gal" w:date="2017-03-04T18:29:00Z">
        <w:r w:rsidRPr="00EA16CA">
          <w:rPr>
            <w:b/>
            <w:sz w:val="24"/>
            <w:szCs w:val="24"/>
            <w:rtl/>
          </w:rPr>
          <w:t xml:space="preserve">מחלקת </w:t>
        </w:r>
        <w:r w:rsidRPr="00EA16CA">
          <w:rPr>
            <w:b/>
            <w:sz w:val="24"/>
            <w:szCs w:val="24"/>
          </w:rPr>
          <w:t>Recommendation</w:t>
        </w:r>
      </w:ins>
    </w:p>
    <w:p w:rsidR="00EA16CA" w:rsidRPr="00EA16CA" w:rsidRDefault="00EA16CA" w:rsidP="00EA16CA">
      <w:pPr>
        <w:bidi/>
        <w:rPr>
          <w:ins w:id="2030" w:author="Ron Gal" w:date="2017-03-04T18:29:00Z"/>
          <w:b/>
          <w:sz w:val="24"/>
          <w:szCs w:val="24"/>
        </w:rPr>
      </w:pPr>
      <w:ins w:id="2031" w:author="Ron Gal" w:date="2017-03-04T18:29:00Z">
        <w:r w:rsidRPr="00EA16CA">
          <w:rPr>
            <w:b/>
            <w:sz w:val="24"/>
            <w:szCs w:val="24"/>
            <w:rtl/>
          </w:rPr>
          <w:t xml:space="preserve">מחלקה זו יורשת ממחלקת </w:t>
        </w:r>
        <w:r w:rsidRPr="00EA16CA">
          <w:rPr>
            <w:b/>
            <w:sz w:val="24"/>
            <w:szCs w:val="24"/>
          </w:rPr>
          <w:t>Entity</w:t>
        </w:r>
        <w:r w:rsidRPr="00EA16CA">
          <w:rPr>
            <w:b/>
            <w:sz w:val="24"/>
            <w:szCs w:val="24"/>
            <w:rtl/>
          </w:rPr>
          <w:t xml:space="preserve"> ומייצגת אובייקט מעבר של המלצה על רופא. המחלקה מממשת את המתודה המופשטת </w:t>
        </w:r>
        <w:r w:rsidRPr="00EA16CA">
          <w:rPr>
            <w:b/>
            <w:sz w:val="24"/>
            <w:szCs w:val="24"/>
          </w:rPr>
          <w:t>Initialize</w:t>
        </w:r>
        <w:r w:rsidRPr="00EA16CA">
          <w:rPr>
            <w:b/>
            <w:sz w:val="24"/>
            <w:szCs w:val="24"/>
            <w:rtl/>
          </w:rPr>
          <w:t xml:space="preserve"> של </w:t>
        </w:r>
        <w:r w:rsidRPr="00EA16CA">
          <w:rPr>
            <w:b/>
            <w:sz w:val="24"/>
            <w:szCs w:val="24"/>
          </w:rPr>
          <w:t>Entity</w:t>
        </w:r>
        <w:r w:rsidRPr="00EA16CA">
          <w:rPr>
            <w:b/>
            <w:sz w:val="24"/>
            <w:szCs w:val="24"/>
            <w:rtl/>
          </w:rPr>
          <w:t xml:space="preserve"> והיא בעלת התכונות הבאות:</w:t>
        </w:r>
      </w:ins>
    </w:p>
    <w:p w:rsidR="00EA16CA" w:rsidRPr="00EA16CA" w:rsidRDefault="00EA16CA" w:rsidP="00EA16CA">
      <w:pPr>
        <w:bidi/>
        <w:rPr>
          <w:ins w:id="2032" w:author="Ron Gal" w:date="2017-03-04T18:29:00Z"/>
          <w:b/>
          <w:sz w:val="24"/>
          <w:szCs w:val="24"/>
        </w:rPr>
      </w:pPr>
    </w:p>
    <w:p w:rsidR="00EA16CA" w:rsidRPr="00EA16CA" w:rsidRDefault="00EA16CA">
      <w:pPr>
        <w:rPr>
          <w:ins w:id="2033" w:author="Ron Gal" w:date="2017-03-04T18:29:00Z"/>
          <w:sz w:val="24"/>
          <w:szCs w:val="24"/>
          <w:rPrChange w:id="2034" w:author="Ron Gal" w:date="2017-03-04T18:30:00Z">
            <w:rPr>
              <w:ins w:id="2035" w:author="Ron Gal" w:date="2017-03-04T18:29:00Z"/>
              <w:b/>
              <w:sz w:val="24"/>
              <w:szCs w:val="24"/>
            </w:rPr>
          </w:rPrChange>
        </w:rPr>
        <w:pPrChange w:id="2036" w:author="Ron Gal" w:date="2017-03-04T18:30:00Z">
          <w:pPr>
            <w:bidi/>
          </w:pPr>
        </w:pPrChange>
      </w:pPr>
      <w:ins w:id="2037" w:author="Ron Gal" w:date="2017-03-04T18:29:00Z">
        <w:r w:rsidRPr="00EA16CA">
          <w:rPr>
            <w:sz w:val="24"/>
            <w:szCs w:val="24"/>
            <w:rPrChange w:id="2038" w:author="Ron Gal" w:date="2017-03-04T18:30:00Z">
              <w:rPr>
                <w:b/>
                <w:sz w:val="24"/>
                <w:szCs w:val="24"/>
              </w:rPr>
            </w:rPrChange>
          </w:rPr>
          <w:t>public string Text { get; set; }</w:t>
        </w:r>
      </w:ins>
    </w:p>
    <w:p w:rsidR="00EA16CA" w:rsidRPr="00EA16CA" w:rsidRDefault="00EA16CA">
      <w:pPr>
        <w:rPr>
          <w:ins w:id="2039" w:author="Ron Gal" w:date="2017-03-04T18:29:00Z"/>
          <w:sz w:val="24"/>
          <w:szCs w:val="24"/>
          <w:rPrChange w:id="2040" w:author="Ron Gal" w:date="2017-03-04T18:30:00Z">
            <w:rPr>
              <w:ins w:id="2041" w:author="Ron Gal" w:date="2017-03-04T18:29:00Z"/>
              <w:b/>
              <w:sz w:val="24"/>
              <w:szCs w:val="24"/>
            </w:rPr>
          </w:rPrChange>
        </w:rPr>
        <w:pPrChange w:id="2042" w:author="Ron Gal" w:date="2017-03-04T18:30:00Z">
          <w:pPr>
            <w:bidi/>
          </w:pPr>
        </w:pPrChange>
      </w:pPr>
      <w:ins w:id="2043" w:author="Ron Gal" w:date="2017-03-04T18:29:00Z">
        <w:r w:rsidRPr="00EA16CA">
          <w:rPr>
            <w:sz w:val="24"/>
            <w:szCs w:val="24"/>
            <w:rPrChange w:id="2044" w:author="Ron Gal" w:date="2017-03-04T18:30:00Z">
              <w:rPr>
                <w:b/>
                <w:sz w:val="24"/>
                <w:szCs w:val="24"/>
              </w:rPr>
            </w:rPrChange>
          </w:rPr>
          <w:t>public string OwnerName { get; set; }</w:t>
        </w:r>
      </w:ins>
    </w:p>
    <w:p w:rsidR="00EA16CA" w:rsidRPr="00EA16CA" w:rsidRDefault="00EA16CA">
      <w:pPr>
        <w:rPr>
          <w:ins w:id="2045" w:author="Ron Gal" w:date="2017-03-04T18:29:00Z"/>
          <w:sz w:val="24"/>
          <w:szCs w:val="24"/>
          <w:rPrChange w:id="2046" w:author="Ron Gal" w:date="2017-03-04T18:30:00Z">
            <w:rPr>
              <w:ins w:id="2047" w:author="Ron Gal" w:date="2017-03-04T18:29:00Z"/>
              <w:b/>
              <w:sz w:val="24"/>
              <w:szCs w:val="24"/>
            </w:rPr>
          </w:rPrChange>
        </w:rPr>
        <w:pPrChange w:id="2048" w:author="Ron Gal" w:date="2017-03-04T18:30:00Z">
          <w:pPr>
            <w:bidi/>
          </w:pPr>
        </w:pPrChange>
      </w:pPr>
      <w:ins w:id="2049" w:author="Ron Gal" w:date="2017-03-04T18:29:00Z">
        <w:r w:rsidRPr="00EA16CA">
          <w:rPr>
            <w:sz w:val="24"/>
            <w:szCs w:val="24"/>
            <w:rPrChange w:id="2050" w:author="Ron Gal" w:date="2017-03-04T18:30:00Z">
              <w:rPr>
                <w:b/>
                <w:sz w:val="24"/>
                <w:szCs w:val="24"/>
              </w:rPr>
            </w:rPrChange>
          </w:rPr>
          <w:t>public DateTime Date { get; set; }</w:t>
        </w:r>
      </w:ins>
    </w:p>
    <w:p w:rsidR="00EA16CA" w:rsidRPr="00EA16CA" w:rsidRDefault="00EA16CA" w:rsidP="00EA16CA">
      <w:pPr>
        <w:bidi/>
        <w:rPr>
          <w:ins w:id="2051" w:author="Ron Gal" w:date="2017-03-04T18:29:00Z"/>
          <w:b/>
          <w:sz w:val="24"/>
          <w:szCs w:val="24"/>
        </w:rPr>
      </w:pPr>
      <w:ins w:id="2052" w:author="Ron Gal" w:date="2017-03-04T18:29:00Z">
        <w:r w:rsidRPr="00EA16CA">
          <w:rPr>
            <w:b/>
            <w:sz w:val="24"/>
            <w:szCs w:val="24"/>
            <w:rtl/>
          </w:rPr>
          <w:t xml:space="preserve">   </w:t>
        </w:r>
      </w:ins>
    </w:p>
    <w:p w:rsidR="00EA16CA" w:rsidRPr="00EA16CA" w:rsidRDefault="00EA16CA" w:rsidP="00EA16CA">
      <w:pPr>
        <w:bidi/>
        <w:rPr>
          <w:ins w:id="2053" w:author="Ron Gal" w:date="2017-03-04T18:29:00Z"/>
          <w:b/>
          <w:sz w:val="24"/>
          <w:szCs w:val="24"/>
        </w:rPr>
      </w:pPr>
      <w:ins w:id="2054" w:author="Ron Gal" w:date="2017-03-04T18:29:00Z">
        <w:r w:rsidRPr="00EA16CA">
          <w:rPr>
            <w:b/>
            <w:sz w:val="24"/>
            <w:szCs w:val="24"/>
            <w:rtl/>
          </w:rPr>
          <w:t xml:space="preserve">מחלקת </w:t>
        </w:r>
        <w:r w:rsidRPr="00EA16CA">
          <w:rPr>
            <w:b/>
            <w:sz w:val="24"/>
            <w:szCs w:val="24"/>
          </w:rPr>
          <w:t>Treatment</w:t>
        </w:r>
        <w:r w:rsidRPr="00EA16CA">
          <w:rPr>
            <w:b/>
            <w:sz w:val="24"/>
            <w:szCs w:val="24"/>
            <w:rtl/>
          </w:rPr>
          <w:t xml:space="preserve"> </w:t>
        </w:r>
      </w:ins>
    </w:p>
    <w:p w:rsidR="00EA16CA" w:rsidRPr="00EA16CA" w:rsidRDefault="00EA16CA" w:rsidP="00EA16CA">
      <w:pPr>
        <w:bidi/>
        <w:rPr>
          <w:ins w:id="2055" w:author="Ron Gal" w:date="2017-03-04T18:29:00Z"/>
          <w:b/>
          <w:sz w:val="24"/>
          <w:szCs w:val="24"/>
        </w:rPr>
      </w:pPr>
      <w:ins w:id="2056" w:author="Ron Gal" w:date="2017-03-04T18:29:00Z">
        <w:r w:rsidRPr="00EA16CA">
          <w:rPr>
            <w:b/>
            <w:sz w:val="24"/>
            <w:szCs w:val="24"/>
            <w:rtl/>
          </w:rPr>
          <w:t xml:space="preserve">מחלקה זו יורשת ממחלקת </w:t>
        </w:r>
        <w:r w:rsidRPr="00EA16CA">
          <w:rPr>
            <w:b/>
            <w:sz w:val="24"/>
            <w:szCs w:val="24"/>
          </w:rPr>
          <w:t>Entity</w:t>
        </w:r>
        <w:r w:rsidRPr="00EA16CA">
          <w:rPr>
            <w:b/>
            <w:sz w:val="24"/>
            <w:szCs w:val="24"/>
            <w:rtl/>
          </w:rPr>
          <w:t xml:space="preserve"> ומייצגת אובייקט מעבר של טיפול. המחלקה מממשת את המתודה המופשטת </w:t>
        </w:r>
        <w:r w:rsidRPr="00EA16CA">
          <w:rPr>
            <w:b/>
            <w:sz w:val="24"/>
            <w:szCs w:val="24"/>
          </w:rPr>
          <w:t>Initialize</w:t>
        </w:r>
        <w:r w:rsidRPr="00EA16CA">
          <w:rPr>
            <w:b/>
            <w:sz w:val="24"/>
            <w:szCs w:val="24"/>
            <w:rtl/>
          </w:rPr>
          <w:t xml:space="preserve"> של </w:t>
        </w:r>
        <w:r w:rsidRPr="00EA16CA">
          <w:rPr>
            <w:b/>
            <w:sz w:val="24"/>
            <w:szCs w:val="24"/>
          </w:rPr>
          <w:t>Entity</w:t>
        </w:r>
        <w:r w:rsidRPr="00EA16CA">
          <w:rPr>
            <w:b/>
            <w:sz w:val="24"/>
            <w:szCs w:val="24"/>
            <w:rtl/>
          </w:rPr>
          <w:t xml:space="preserve"> והיא בעלת התכונות הבאות:</w:t>
        </w:r>
      </w:ins>
    </w:p>
    <w:p w:rsidR="00EA16CA" w:rsidRPr="00EA16CA" w:rsidRDefault="00EA16CA" w:rsidP="00EA16CA">
      <w:pPr>
        <w:bidi/>
        <w:rPr>
          <w:ins w:id="2057" w:author="Ron Gal" w:date="2017-03-04T18:29:00Z"/>
          <w:b/>
          <w:sz w:val="24"/>
          <w:szCs w:val="24"/>
        </w:rPr>
      </w:pPr>
    </w:p>
    <w:p w:rsidR="00EA16CA" w:rsidRPr="00EA16CA" w:rsidRDefault="00EA16CA">
      <w:pPr>
        <w:rPr>
          <w:ins w:id="2058" w:author="Ron Gal" w:date="2017-03-04T18:29:00Z"/>
          <w:sz w:val="24"/>
          <w:szCs w:val="24"/>
          <w:rPrChange w:id="2059" w:author="Ron Gal" w:date="2017-03-04T18:30:00Z">
            <w:rPr>
              <w:ins w:id="2060" w:author="Ron Gal" w:date="2017-03-04T18:29:00Z"/>
              <w:b/>
              <w:sz w:val="24"/>
              <w:szCs w:val="24"/>
            </w:rPr>
          </w:rPrChange>
        </w:rPr>
        <w:pPrChange w:id="2061" w:author="Ron Gal" w:date="2017-03-04T18:30:00Z">
          <w:pPr>
            <w:bidi/>
          </w:pPr>
        </w:pPrChange>
      </w:pPr>
    </w:p>
    <w:p w:rsidR="00EA16CA" w:rsidRPr="00EA16CA" w:rsidRDefault="00EA16CA">
      <w:pPr>
        <w:rPr>
          <w:ins w:id="2062" w:author="Ron Gal" w:date="2017-03-04T18:29:00Z"/>
          <w:sz w:val="24"/>
          <w:szCs w:val="24"/>
          <w:rPrChange w:id="2063" w:author="Ron Gal" w:date="2017-03-04T18:30:00Z">
            <w:rPr>
              <w:ins w:id="2064" w:author="Ron Gal" w:date="2017-03-04T18:29:00Z"/>
              <w:b/>
              <w:sz w:val="24"/>
              <w:szCs w:val="24"/>
            </w:rPr>
          </w:rPrChange>
        </w:rPr>
        <w:pPrChange w:id="2065" w:author="Ron Gal" w:date="2017-03-04T18:30:00Z">
          <w:pPr>
            <w:bidi/>
          </w:pPr>
        </w:pPrChange>
      </w:pPr>
      <w:ins w:id="2066" w:author="Ron Gal" w:date="2017-03-04T18:29:00Z">
        <w:r w:rsidRPr="00EA16CA">
          <w:rPr>
            <w:sz w:val="24"/>
            <w:szCs w:val="24"/>
            <w:rPrChange w:id="2067" w:author="Ron Gal" w:date="2017-03-04T18:30:00Z">
              <w:rPr>
                <w:b/>
                <w:sz w:val="24"/>
                <w:szCs w:val="24"/>
              </w:rPr>
            </w:rPrChange>
          </w:rPr>
          <w:t>public string Name { get; set; }</w:t>
        </w:r>
      </w:ins>
    </w:p>
    <w:p w:rsidR="00EA16CA" w:rsidRPr="00EA16CA" w:rsidRDefault="00EA16CA">
      <w:pPr>
        <w:rPr>
          <w:ins w:id="2068" w:author="Ron Gal" w:date="2017-03-04T18:29:00Z"/>
          <w:sz w:val="24"/>
          <w:szCs w:val="24"/>
          <w:rPrChange w:id="2069" w:author="Ron Gal" w:date="2017-03-04T18:30:00Z">
            <w:rPr>
              <w:ins w:id="2070" w:author="Ron Gal" w:date="2017-03-04T18:29:00Z"/>
              <w:b/>
              <w:sz w:val="24"/>
              <w:szCs w:val="24"/>
            </w:rPr>
          </w:rPrChange>
        </w:rPr>
        <w:pPrChange w:id="2071" w:author="Ron Gal" w:date="2017-03-04T18:30:00Z">
          <w:pPr>
            <w:bidi/>
          </w:pPr>
        </w:pPrChange>
      </w:pPr>
      <w:ins w:id="2072" w:author="Ron Gal" w:date="2017-03-04T18:29:00Z">
        <w:r w:rsidRPr="00EA16CA">
          <w:rPr>
            <w:sz w:val="24"/>
            <w:szCs w:val="24"/>
            <w:rPrChange w:id="2073" w:author="Ron Gal" w:date="2017-03-04T18:30:00Z">
              <w:rPr>
                <w:b/>
                <w:sz w:val="24"/>
                <w:szCs w:val="24"/>
              </w:rPr>
            </w:rPrChange>
          </w:rPr>
          <w:t>public double Price { get; set; }</w:t>
        </w:r>
      </w:ins>
    </w:p>
    <w:p w:rsidR="00EA16CA" w:rsidRPr="00EA16CA" w:rsidRDefault="00EA16CA">
      <w:pPr>
        <w:rPr>
          <w:ins w:id="2074" w:author="Ron Gal" w:date="2017-03-04T18:29:00Z"/>
          <w:sz w:val="24"/>
          <w:szCs w:val="24"/>
          <w:rPrChange w:id="2075" w:author="Ron Gal" w:date="2017-03-04T18:30:00Z">
            <w:rPr>
              <w:ins w:id="2076" w:author="Ron Gal" w:date="2017-03-04T18:29:00Z"/>
              <w:b/>
              <w:sz w:val="24"/>
              <w:szCs w:val="24"/>
            </w:rPr>
          </w:rPrChange>
        </w:rPr>
        <w:pPrChange w:id="2077" w:author="Ron Gal" w:date="2017-03-04T18:30:00Z">
          <w:pPr>
            <w:bidi/>
          </w:pPr>
        </w:pPrChange>
      </w:pPr>
      <w:ins w:id="2078" w:author="Ron Gal" w:date="2017-03-04T18:29:00Z">
        <w:r w:rsidRPr="00EA16CA">
          <w:rPr>
            <w:sz w:val="24"/>
            <w:szCs w:val="24"/>
            <w:rPrChange w:id="2079" w:author="Ron Gal" w:date="2017-03-04T18:30:00Z">
              <w:rPr>
                <w:b/>
                <w:sz w:val="24"/>
                <w:szCs w:val="24"/>
              </w:rPr>
            </w:rPrChange>
          </w:rPr>
          <w:t>public DateTime Date { get; set; }</w:t>
        </w:r>
      </w:ins>
    </w:p>
    <w:p w:rsidR="00EA16CA" w:rsidRPr="00EA16CA" w:rsidRDefault="00EA16CA" w:rsidP="00EA16CA">
      <w:pPr>
        <w:bidi/>
        <w:rPr>
          <w:ins w:id="2080" w:author="Ron Gal" w:date="2017-03-04T18:29:00Z"/>
          <w:b/>
          <w:sz w:val="24"/>
          <w:szCs w:val="24"/>
        </w:rPr>
      </w:pPr>
    </w:p>
    <w:p w:rsidR="00EA16CA" w:rsidRPr="00EA16CA" w:rsidRDefault="00EA16CA" w:rsidP="00EA16CA">
      <w:pPr>
        <w:bidi/>
        <w:rPr>
          <w:ins w:id="2081" w:author="Ron Gal" w:date="2017-03-04T18:29:00Z"/>
          <w:b/>
          <w:sz w:val="24"/>
          <w:szCs w:val="24"/>
        </w:rPr>
      </w:pPr>
      <w:ins w:id="2082" w:author="Ron Gal" w:date="2017-03-04T18:29:00Z">
        <w:r w:rsidRPr="00EA16CA">
          <w:rPr>
            <w:b/>
            <w:sz w:val="24"/>
            <w:szCs w:val="24"/>
            <w:rtl/>
          </w:rPr>
          <w:lastRenderedPageBreak/>
          <w:t xml:space="preserve">מחלקת </w:t>
        </w:r>
        <w:r w:rsidRPr="00EA16CA">
          <w:rPr>
            <w:b/>
            <w:sz w:val="24"/>
            <w:szCs w:val="24"/>
          </w:rPr>
          <w:t>Vaccine</w:t>
        </w:r>
        <w:r w:rsidRPr="00EA16CA">
          <w:rPr>
            <w:b/>
            <w:sz w:val="24"/>
            <w:szCs w:val="24"/>
            <w:rtl/>
          </w:rPr>
          <w:t xml:space="preserve"> </w:t>
        </w:r>
      </w:ins>
    </w:p>
    <w:p w:rsidR="00EA16CA" w:rsidRPr="00EA16CA" w:rsidRDefault="00EA16CA" w:rsidP="00EA16CA">
      <w:pPr>
        <w:bidi/>
        <w:rPr>
          <w:ins w:id="2083" w:author="Ron Gal" w:date="2017-03-04T18:29:00Z"/>
          <w:b/>
          <w:sz w:val="24"/>
          <w:szCs w:val="24"/>
        </w:rPr>
      </w:pPr>
      <w:ins w:id="2084" w:author="Ron Gal" w:date="2017-03-04T18:29:00Z">
        <w:r w:rsidRPr="00EA16CA">
          <w:rPr>
            <w:b/>
            <w:sz w:val="24"/>
            <w:szCs w:val="24"/>
            <w:rtl/>
          </w:rPr>
          <w:t xml:space="preserve">מחלקה זו יורשת ממחלקת </w:t>
        </w:r>
        <w:r w:rsidRPr="00EA16CA">
          <w:rPr>
            <w:b/>
            <w:sz w:val="24"/>
            <w:szCs w:val="24"/>
          </w:rPr>
          <w:t>Entity</w:t>
        </w:r>
        <w:r w:rsidRPr="00EA16CA">
          <w:rPr>
            <w:b/>
            <w:sz w:val="24"/>
            <w:szCs w:val="24"/>
            <w:rtl/>
          </w:rPr>
          <w:t xml:space="preserve"> ומייצגת אובייקט מעבר של חיסון. המחלקה מממשת את המתודה המופשטת </w:t>
        </w:r>
        <w:r w:rsidRPr="00EA16CA">
          <w:rPr>
            <w:b/>
            <w:sz w:val="24"/>
            <w:szCs w:val="24"/>
          </w:rPr>
          <w:t>Initialize</w:t>
        </w:r>
        <w:r w:rsidRPr="00EA16CA">
          <w:rPr>
            <w:b/>
            <w:sz w:val="24"/>
            <w:szCs w:val="24"/>
            <w:rtl/>
          </w:rPr>
          <w:t xml:space="preserve"> של </w:t>
        </w:r>
        <w:r w:rsidRPr="00EA16CA">
          <w:rPr>
            <w:b/>
            <w:sz w:val="24"/>
            <w:szCs w:val="24"/>
          </w:rPr>
          <w:t>Entity</w:t>
        </w:r>
        <w:r w:rsidRPr="00EA16CA">
          <w:rPr>
            <w:b/>
            <w:sz w:val="24"/>
            <w:szCs w:val="24"/>
            <w:rtl/>
          </w:rPr>
          <w:t xml:space="preserve"> והיא בעלת התכונות הבאות:</w:t>
        </w:r>
      </w:ins>
    </w:p>
    <w:p w:rsidR="00EA16CA" w:rsidRPr="00EA16CA" w:rsidRDefault="00EA16CA" w:rsidP="00EA16CA">
      <w:pPr>
        <w:bidi/>
        <w:rPr>
          <w:ins w:id="2085" w:author="Ron Gal" w:date="2017-03-04T18:29:00Z"/>
          <w:b/>
          <w:sz w:val="24"/>
          <w:szCs w:val="24"/>
        </w:rPr>
      </w:pPr>
    </w:p>
    <w:p w:rsidR="00EA16CA" w:rsidRPr="00EA16CA" w:rsidRDefault="00EA16CA">
      <w:pPr>
        <w:rPr>
          <w:ins w:id="2086" w:author="Ron Gal" w:date="2017-03-04T18:29:00Z"/>
          <w:sz w:val="24"/>
          <w:szCs w:val="24"/>
          <w:rPrChange w:id="2087" w:author="Ron Gal" w:date="2017-03-04T18:30:00Z">
            <w:rPr>
              <w:ins w:id="2088" w:author="Ron Gal" w:date="2017-03-04T18:29:00Z"/>
              <w:b/>
              <w:sz w:val="24"/>
              <w:szCs w:val="24"/>
            </w:rPr>
          </w:rPrChange>
        </w:rPr>
        <w:pPrChange w:id="2089" w:author="Ron Gal" w:date="2017-03-04T18:30:00Z">
          <w:pPr>
            <w:bidi/>
          </w:pPr>
        </w:pPrChange>
      </w:pPr>
    </w:p>
    <w:p w:rsidR="00EA16CA" w:rsidRPr="00EA16CA" w:rsidRDefault="00EA16CA">
      <w:pPr>
        <w:rPr>
          <w:ins w:id="2090" w:author="Ron Gal" w:date="2017-03-04T18:29:00Z"/>
          <w:sz w:val="24"/>
          <w:szCs w:val="24"/>
          <w:rPrChange w:id="2091" w:author="Ron Gal" w:date="2017-03-04T18:30:00Z">
            <w:rPr>
              <w:ins w:id="2092" w:author="Ron Gal" w:date="2017-03-04T18:29:00Z"/>
              <w:b/>
              <w:sz w:val="24"/>
              <w:szCs w:val="24"/>
            </w:rPr>
          </w:rPrChange>
        </w:rPr>
        <w:pPrChange w:id="2093" w:author="Ron Gal" w:date="2017-03-04T18:30:00Z">
          <w:pPr>
            <w:bidi/>
          </w:pPr>
        </w:pPrChange>
      </w:pPr>
      <w:ins w:id="2094" w:author="Ron Gal" w:date="2017-03-04T18:29:00Z">
        <w:r w:rsidRPr="00EA16CA">
          <w:rPr>
            <w:sz w:val="24"/>
            <w:szCs w:val="24"/>
            <w:rPrChange w:id="2095" w:author="Ron Gal" w:date="2017-03-04T18:30:00Z">
              <w:rPr>
                <w:b/>
                <w:sz w:val="24"/>
                <w:szCs w:val="24"/>
              </w:rPr>
            </w:rPrChange>
          </w:rPr>
          <w:t>public string Name { get; set; }</w:t>
        </w:r>
      </w:ins>
    </w:p>
    <w:p w:rsidR="00EA16CA" w:rsidRPr="00EA16CA" w:rsidRDefault="00EA16CA">
      <w:pPr>
        <w:rPr>
          <w:ins w:id="2096" w:author="Ron Gal" w:date="2017-03-04T18:29:00Z"/>
          <w:sz w:val="24"/>
          <w:szCs w:val="24"/>
          <w:rPrChange w:id="2097" w:author="Ron Gal" w:date="2017-03-04T18:30:00Z">
            <w:rPr>
              <w:ins w:id="2098" w:author="Ron Gal" w:date="2017-03-04T18:29:00Z"/>
              <w:b/>
              <w:sz w:val="24"/>
              <w:szCs w:val="24"/>
            </w:rPr>
          </w:rPrChange>
        </w:rPr>
        <w:pPrChange w:id="2099" w:author="Ron Gal" w:date="2017-03-04T18:30:00Z">
          <w:pPr>
            <w:bidi/>
          </w:pPr>
        </w:pPrChange>
      </w:pPr>
      <w:ins w:id="2100" w:author="Ron Gal" w:date="2017-03-04T18:29:00Z">
        <w:r w:rsidRPr="00EA16CA">
          <w:rPr>
            <w:sz w:val="24"/>
            <w:szCs w:val="24"/>
            <w:rPrChange w:id="2101" w:author="Ron Gal" w:date="2017-03-04T18:30:00Z">
              <w:rPr>
                <w:b/>
                <w:sz w:val="24"/>
                <w:szCs w:val="24"/>
              </w:rPr>
            </w:rPrChange>
          </w:rPr>
          <w:t>public double Price { get; set; }</w:t>
        </w:r>
      </w:ins>
    </w:p>
    <w:p w:rsidR="00EA16CA" w:rsidRPr="00EA16CA" w:rsidRDefault="00EA16CA">
      <w:pPr>
        <w:rPr>
          <w:ins w:id="2102" w:author="Ron Gal" w:date="2017-03-04T18:29:00Z"/>
          <w:sz w:val="24"/>
          <w:szCs w:val="24"/>
          <w:rPrChange w:id="2103" w:author="Ron Gal" w:date="2017-03-04T18:30:00Z">
            <w:rPr>
              <w:ins w:id="2104" w:author="Ron Gal" w:date="2017-03-04T18:29:00Z"/>
              <w:b/>
              <w:sz w:val="24"/>
              <w:szCs w:val="24"/>
            </w:rPr>
          </w:rPrChange>
        </w:rPr>
        <w:pPrChange w:id="2105" w:author="Ron Gal" w:date="2017-03-04T18:30:00Z">
          <w:pPr>
            <w:bidi/>
          </w:pPr>
        </w:pPrChange>
      </w:pPr>
      <w:ins w:id="2106" w:author="Ron Gal" w:date="2017-03-04T18:29:00Z">
        <w:r w:rsidRPr="00EA16CA">
          <w:rPr>
            <w:sz w:val="24"/>
            <w:szCs w:val="24"/>
            <w:rPrChange w:id="2107" w:author="Ron Gal" w:date="2017-03-04T18:30:00Z">
              <w:rPr>
                <w:b/>
                <w:sz w:val="24"/>
                <w:szCs w:val="24"/>
              </w:rPr>
            </w:rPrChange>
          </w:rPr>
          <w:t>public DateTime Date { get; set; }</w:t>
        </w:r>
      </w:ins>
    </w:p>
    <w:p w:rsidR="00EA16CA" w:rsidRPr="00EA16CA" w:rsidRDefault="00EA16CA" w:rsidP="00EA16CA">
      <w:pPr>
        <w:bidi/>
        <w:rPr>
          <w:ins w:id="2108" w:author="Ron Gal" w:date="2017-03-04T18:29:00Z"/>
          <w:b/>
          <w:sz w:val="24"/>
          <w:szCs w:val="24"/>
        </w:rPr>
      </w:pPr>
    </w:p>
    <w:p w:rsidR="00EA16CA" w:rsidRPr="00EA16CA" w:rsidRDefault="00EA16CA" w:rsidP="00EA16CA">
      <w:pPr>
        <w:bidi/>
        <w:rPr>
          <w:ins w:id="2109" w:author="Ron Gal" w:date="2017-03-04T18:29:00Z"/>
          <w:b/>
          <w:sz w:val="24"/>
          <w:szCs w:val="24"/>
        </w:rPr>
      </w:pPr>
      <w:ins w:id="2110" w:author="Ron Gal" w:date="2017-03-04T18:29:00Z">
        <w:r w:rsidRPr="00EA16CA">
          <w:rPr>
            <w:b/>
            <w:sz w:val="24"/>
            <w:szCs w:val="24"/>
            <w:rtl/>
          </w:rPr>
          <w:t xml:space="preserve">מחלקת </w:t>
        </w:r>
        <w:r w:rsidRPr="00EA16CA">
          <w:rPr>
            <w:b/>
            <w:sz w:val="24"/>
            <w:szCs w:val="24"/>
          </w:rPr>
          <w:t>TreatmentReport</w:t>
        </w:r>
        <w:r w:rsidRPr="00EA16CA">
          <w:rPr>
            <w:b/>
            <w:sz w:val="24"/>
            <w:szCs w:val="24"/>
            <w:rtl/>
          </w:rPr>
          <w:t xml:space="preserve"> </w:t>
        </w:r>
      </w:ins>
    </w:p>
    <w:p w:rsidR="00EA16CA" w:rsidRPr="00EA16CA" w:rsidRDefault="00EA16CA" w:rsidP="00EA16CA">
      <w:pPr>
        <w:bidi/>
        <w:rPr>
          <w:ins w:id="2111" w:author="Ron Gal" w:date="2017-03-04T18:29:00Z"/>
          <w:b/>
          <w:sz w:val="24"/>
          <w:szCs w:val="24"/>
        </w:rPr>
      </w:pPr>
      <w:ins w:id="2112" w:author="Ron Gal" w:date="2017-03-04T18:29:00Z">
        <w:r w:rsidRPr="00EA16CA">
          <w:rPr>
            <w:b/>
            <w:sz w:val="24"/>
            <w:szCs w:val="24"/>
            <w:rtl/>
          </w:rPr>
          <w:t xml:space="preserve">מחלקה זו יורשת ממחלקת </w:t>
        </w:r>
        <w:r w:rsidRPr="00EA16CA">
          <w:rPr>
            <w:b/>
            <w:sz w:val="24"/>
            <w:szCs w:val="24"/>
          </w:rPr>
          <w:t>Entity</w:t>
        </w:r>
        <w:r w:rsidRPr="00EA16CA">
          <w:rPr>
            <w:b/>
            <w:sz w:val="24"/>
            <w:szCs w:val="24"/>
            <w:rtl/>
          </w:rPr>
          <w:t xml:space="preserve"> ומייצגת אובייקט מעבר של דו"ח טיפול. המחלקה מממשת את המתודה המופשטת </w:t>
        </w:r>
        <w:r w:rsidRPr="00EA16CA">
          <w:rPr>
            <w:b/>
            <w:sz w:val="24"/>
            <w:szCs w:val="24"/>
          </w:rPr>
          <w:t>Initialize</w:t>
        </w:r>
        <w:r w:rsidRPr="00EA16CA">
          <w:rPr>
            <w:b/>
            <w:sz w:val="24"/>
            <w:szCs w:val="24"/>
            <w:rtl/>
          </w:rPr>
          <w:t xml:space="preserve"> של </w:t>
        </w:r>
        <w:r w:rsidRPr="00EA16CA">
          <w:rPr>
            <w:b/>
            <w:sz w:val="24"/>
            <w:szCs w:val="24"/>
          </w:rPr>
          <w:t>Entity</w:t>
        </w:r>
        <w:r w:rsidRPr="00EA16CA">
          <w:rPr>
            <w:b/>
            <w:sz w:val="24"/>
            <w:szCs w:val="24"/>
            <w:rtl/>
          </w:rPr>
          <w:t xml:space="preserve"> והיא בעלת התכונות הבאות:</w:t>
        </w:r>
      </w:ins>
    </w:p>
    <w:p w:rsidR="00EA16CA" w:rsidRPr="00EA16CA" w:rsidRDefault="00EA16CA" w:rsidP="00EA16CA">
      <w:pPr>
        <w:bidi/>
        <w:rPr>
          <w:ins w:id="2113" w:author="Ron Gal" w:date="2017-03-04T18:29:00Z"/>
          <w:b/>
          <w:sz w:val="24"/>
          <w:szCs w:val="24"/>
        </w:rPr>
      </w:pPr>
    </w:p>
    <w:p w:rsidR="00EA16CA" w:rsidRPr="00EA16CA" w:rsidRDefault="00EA16CA">
      <w:pPr>
        <w:rPr>
          <w:ins w:id="2114" w:author="Ron Gal" w:date="2017-03-04T18:29:00Z"/>
          <w:sz w:val="24"/>
          <w:szCs w:val="24"/>
          <w:rPrChange w:id="2115" w:author="Ron Gal" w:date="2017-03-04T18:30:00Z">
            <w:rPr>
              <w:ins w:id="2116" w:author="Ron Gal" w:date="2017-03-04T18:29:00Z"/>
              <w:b/>
              <w:sz w:val="24"/>
              <w:szCs w:val="24"/>
            </w:rPr>
          </w:rPrChange>
        </w:rPr>
        <w:pPrChange w:id="2117" w:author="Ron Gal" w:date="2017-03-04T18:30:00Z">
          <w:pPr>
            <w:bidi/>
          </w:pPr>
        </w:pPrChange>
      </w:pPr>
    </w:p>
    <w:p w:rsidR="00EA16CA" w:rsidRPr="00EA16CA" w:rsidRDefault="00EA16CA">
      <w:pPr>
        <w:rPr>
          <w:ins w:id="2118" w:author="Ron Gal" w:date="2017-03-04T18:29:00Z"/>
          <w:sz w:val="24"/>
          <w:szCs w:val="24"/>
          <w:rPrChange w:id="2119" w:author="Ron Gal" w:date="2017-03-04T18:30:00Z">
            <w:rPr>
              <w:ins w:id="2120" w:author="Ron Gal" w:date="2017-03-04T18:29:00Z"/>
              <w:b/>
              <w:sz w:val="24"/>
              <w:szCs w:val="24"/>
            </w:rPr>
          </w:rPrChange>
        </w:rPr>
        <w:pPrChange w:id="2121" w:author="Ron Gal" w:date="2017-03-04T18:30:00Z">
          <w:pPr>
            <w:bidi/>
          </w:pPr>
        </w:pPrChange>
      </w:pPr>
      <w:ins w:id="2122" w:author="Ron Gal" w:date="2017-03-04T18:29:00Z">
        <w:r w:rsidRPr="00EA16CA">
          <w:rPr>
            <w:sz w:val="24"/>
            <w:szCs w:val="24"/>
            <w:rPrChange w:id="2123" w:author="Ron Gal" w:date="2017-03-04T18:30:00Z">
              <w:rPr>
                <w:b/>
                <w:sz w:val="24"/>
                <w:szCs w:val="24"/>
              </w:rPr>
            </w:rPrChange>
          </w:rPr>
          <w:t>public Animal Animal{ get; set; }</w:t>
        </w:r>
      </w:ins>
    </w:p>
    <w:p w:rsidR="00EA16CA" w:rsidRPr="00EA16CA" w:rsidRDefault="00EA16CA">
      <w:pPr>
        <w:rPr>
          <w:ins w:id="2124" w:author="Ron Gal" w:date="2017-03-04T18:29:00Z"/>
          <w:sz w:val="24"/>
          <w:szCs w:val="24"/>
          <w:rPrChange w:id="2125" w:author="Ron Gal" w:date="2017-03-04T18:30:00Z">
            <w:rPr>
              <w:ins w:id="2126" w:author="Ron Gal" w:date="2017-03-04T18:29:00Z"/>
              <w:b/>
              <w:sz w:val="24"/>
              <w:szCs w:val="24"/>
            </w:rPr>
          </w:rPrChange>
        </w:rPr>
        <w:pPrChange w:id="2127" w:author="Ron Gal" w:date="2017-03-04T18:30:00Z">
          <w:pPr>
            <w:bidi/>
          </w:pPr>
        </w:pPrChange>
      </w:pPr>
      <w:ins w:id="2128" w:author="Ron Gal" w:date="2017-03-04T18:29:00Z">
        <w:r w:rsidRPr="00EA16CA">
          <w:rPr>
            <w:sz w:val="24"/>
            <w:szCs w:val="24"/>
            <w:rPrChange w:id="2129" w:author="Ron Gal" w:date="2017-03-04T18:30:00Z">
              <w:rPr>
                <w:b/>
                <w:sz w:val="24"/>
                <w:szCs w:val="24"/>
              </w:rPr>
            </w:rPrChange>
          </w:rPr>
          <w:t>public IList&lt;Treatment&gt; Treatments { get; set; }</w:t>
        </w:r>
      </w:ins>
    </w:p>
    <w:p w:rsidR="00EA16CA" w:rsidRPr="00EA16CA" w:rsidRDefault="00EA16CA">
      <w:pPr>
        <w:rPr>
          <w:ins w:id="2130" w:author="Ron Gal" w:date="2017-03-04T18:29:00Z"/>
          <w:sz w:val="24"/>
          <w:szCs w:val="24"/>
          <w:rPrChange w:id="2131" w:author="Ron Gal" w:date="2017-03-04T18:30:00Z">
            <w:rPr>
              <w:ins w:id="2132" w:author="Ron Gal" w:date="2017-03-04T18:29:00Z"/>
              <w:b/>
              <w:sz w:val="24"/>
              <w:szCs w:val="24"/>
            </w:rPr>
          </w:rPrChange>
        </w:rPr>
        <w:pPrChange w:id="2133" w:author="Ron Gal" w:date="2017-03-04T18:30:00Z">
          <w:pPr>
            <w:bidi/>
          </w:pPr>
        </w:pPrChange>
      </w:pPr>
      <w:ins w:id="2134" w:author="Ron Gal" w:date="2017-03-04T18:29:00Z">
        <w:r w:rsidRPr="00EA16CA">
          <w:rPr>
            <w:sz w:val="24"/>
            <w:szCs w:val="24"/>
            <w:rPrChange w:id="2135" w:author="Ron Gal" w:date="2017-03-04T18:30:00Z">
              <w:rPr>
                <w:b/>
                <w:sz w:val="24"/>
                <w:szCs w:val="24"/>
              </w:rPr>
            </w:rPrChange>
          </w:rPr>
          <w:t>public IList&lt;Medication&gt; Medications { get; set; }</w:t>
        </w:r>
      </w:ins>
    </w:p>
    <w:p w:rsidR="00EA16CA" w:rsidRPr="00EA16CA" w:rsidRDefault="00EA16CA">
      <w:pPr>
        <w:rPr>
          <w:ins w:id="2136" w:author="Ron Gal" w:date="2017-03-04T18:29:00Z"/>
          <w:sz w:val="24"/>
          <w:szCs w:val="24"/>
          <w:rPrChange w:id="2137" w:author="Ron Gal" w:date="2017-03-04T18:30:00Z">
            <w:rPr>
              <w:ins w:id="2138" w:author="Ron Gal" w:date="2017-03-04T18:29:00Z"/>
              <w:b/>
              <w:sz w:val="24"/>
              <w:szCs w:val="24"/>
            </w:rPr>
          </w:rPrChange>
        </w:rPr>
        <w:pPrChange w:id="2139" w:author="Ron Gal" w:date="2017-03-04T18:30:00Z">
          <w:pPr>
            <w:bidi/>
          </w:pPr>
        </w:pPrChange>
      </w:pPr>
      <w:ins w:id="2140" w:author="Ron Gal" w:date="2017-03-04T18:29:00Z">
        <w:r w:rsidRPr="00EA16CA">
          <w:rPr>
            <w:sz w:val="24"/>
            <w:szCs w:val="24"/>
            <w:rPrChange w:id="2141" w:author="Ron Gal" w:date="2017-03-04T18:30:00Z">
              <w:rPr>
                <w:b/>
                <w:sz w:val="24"/>
                <w:szCs w:val="24"/>
              </w:rPr>
            </w:rPrChange>
          </w:rPr>
          <w:t>public IList&lt;Vaccine&gt; Vaccines { get; set; }</w:t>
        </w:r>
      </w:ins>
    </w:p>
    <w:p w:rsidR="00EA16CA" w:rsidRPr="00EA16CA" w:rsidRDefault="00EA16CA">
      <w:pPr>
        <w:rPr>
          <w:ins w:id="2142" w:author="Ron Gal" w:date="2017-03-04T18:29:00Z"/>
          <w:sz w:val="24"/>
          <w:szCs w:val="24"/>
          <w:rPrChange w:id="2143" w:author="Ron Gal" w:date="2017-03-04T18:30:00Z">
            <w:rPr>
              <w:ins w:id="2144" w:author="Ron Gal" w:date="2017-03-04T18:29:00Z"/>
              <w:b/>
              <w:sz w:val="24"/>
              <w:szCs w:val="24"/>
            </w:rPr>
          </w:rPrChange>
        </w:rPr>
        <w:pPrChange w:id="2145" w:author="Ron Gal" w:date="2017-03-04T18:30:00Z">
          <w:pPr>
            <w:bidi/>
          </w:pPr>
        </w:pPrChange>
      </w:pPr>
      <w:ins w:id="2146" w:author="Ron Gal" w:date="2017-03-04T18:29:00Z">
        <w:r w:rsidRPr="00EA16CA">
          <w:rPr>
            <w:sz w:val="24"/>
            <w:szCs w:val="24"/>
            <w:rPrChange w:id="2147" w:author="Ron Gal" w:date="2017-03-04T18:30:00Z">
              <w:rPr>
                <w:b/>
                <w:sz w:val="24"/>
                <w:szCs w:val="24"/>
              </w:rPr>
            </w:rPrChange>
          </w:rPr>
          <w:t>public double TotalPrice { get; set; }</w:t>
        </w:r>
      </w:ins>
    </w:p>
    <w:p w:rsidR="00EA16CA" w:rsidRPr="00EA16CA" w:rsidRDefault="00EA16CA">
      <w:pPr>
        <w:rPr>
          <w:ins w:id="2148" w:author="Ron Gal" w:date="2017-03-04T18:29:00Z"/>
          <w:sz w:val="24"/>
          <w:szCs w:val="24"/>
          <w:rPrChange w:id="2149" w:author="Ron Gal" w:date="2017-03-04T18:30:00Z">
            <w:rPr>
              <w:ins w:id="2150" w:author="Ron Gal" w:date="2017-03-04T18:29:00Z"/>
              <w:b/>
              <w:sz w:val="24"/>
              <w:szCs w:val="24"/>
            </w:rPr>
          </w:rPrChange>
        </w:rPr>
        <w:pPrChange w:id="2151" w:author="Ron Gal" w:date="2017-03-04T18:30:00Z">
          <w:pPr>
            <w:bidi/>
          </w:pPr>
        </w:pPrChange>
      </w:pPr>
      <w:ins w:id="2152" w:author="Ron Gal" w:date="2017-03-04T18:29:00Z">
        <w:r w:rsidRPr="00EA16CA">
          <w:rPr>
            <w:sz w:val="24"/>
            <w:szCs w:val="24"/>
            <w:rPrChange w:id="2153" w:author="Ron Gal" w:date="2017-03-04T18:30:00Z">
              <w:rPr>
                <w:b/>
                <w:sz w:val="24"/>
                <w:szCs w:val="24"/>
              </w:rPr>
            </w:rPrChange>
          </w:rPr>
          <w:t>public DateTime Date { get; set; }</w:t>
        </w:r>
      </w:ins>
    </w:p>
    <w:p w:rsidR="00EA16CA" w:rsidRPr="00EA16CA" w:rsidRDefault="00EA16CA">
      <w:pPr>
        <w:rPr>
          <w:ins w:id="2154" w:author="Ron Gal" w:date="2017-03-04T18:29:00Z"/>
          <w:sz w:val="24"/>
          <w:szCs w:val="24"/>
          <w:rPrChange w:id="2155" w:author="Ron Gal" w:date="2017-03-04T18:30:00Z">
            <w:rPr>
              <w:ins w:id="2156" w:author="Ron Gal" w:date="2017-03-04T18:29:00Z"/>
              <w:b/>
              <w:sz w:val="24"/>
              <w:szCs w:val="24"/>
            </w:rPr>
          </w:rPrChange>
        </w:rPr>
        <w:pPrChange w:id="2157" w:author="Ron Gal" w:date="2017-03-04T18:30:00Z">
          <w:pPr>
            <w:bidi/>
          </w:pPr>
        </w:pPrChange>
      </w:pPr>
      <w:ins w:id="2158" w:author="Ron Gal" w:date="2017-03-04T18:29:00Z">
        <w:r w:rsidRPr="00EA16CA">
          <w:rPr>
            <w:sz w:val="24"/>
            <w:szCs w:val="24"/>
            <w:rPrChange w:id="2159" w:author="Ron Gal" w:date="2017-03-04T18:30:00Z">
              <w:rPr>
                <w:b/>
                <w:sz w:val="24"/>
                <w:szCs w:val="24"/>
              </w:rPr>
            </w:rPrChange>
          </w:rPr>
          <w:t>public AnimalMeasurements Measurements { get; set; }</w:t>
        </w:r>
      </w:ins>
    </w:p>
    <w:p w:rsidR="00EA16CA" w:rsidRPr="00EA16CA" w:rsidRDefault="00EA16CA">
      <w:pPr>
        <w:rPr>
          <w:ins w:id="2160" w:author="Ron Gal" w:date="2017-03-04T18:29:00Z"/>
          <w:sz w:val="24"/>
          <w:szCs w:val="24"/>
          <w:rPrChange w:id="2161" w:author="Ron Gal" w:date="2017-03-04T18:30:00Z">
            <w:rPr>
              <w:ins w:id="2162" w:author="Ron Gal" w:date="2017-03-04T18:29:00Z"/>
              <w:b/>
              <w:sz w:val="24"/>
              <w:szCs w:val="24"/>
            </w:rPr>
          </w:rPrChange>
        </w:rPr>
        <w:pPrChange w:id="2163" w:author="Ron Gal" w:date="2017-03-04T18:30:00Z">
          <w:pPr>
            <w:bidi/>
          </w:pPr>
        </w:pPrChange>
      </w:pPr>
      <w:ins w:id="2164" w:author="Ron Gal" w:date="2017-03-04T18:29:00Z">
        <w:r w:rsidRPr="00EA16CA">
          <w:rPr>
            <w:sz w:val="24"/>
            <w:szCs w:val="24"/>
            <w:rPrChange w:id="2165" w:author="Ron Gal" w:date="2017-03-04T18:30:00Z">
              <w:rPr>
                <w:b/>
                <w:sz w:val="24"/>
                <w:szCs w:val="24"/>
              </w:rPr>
            </w:rPrChange>
          </w:rPr>
          <w:t>public string TreatmentSummary { get; set; }</w:t>
        </w:r>
      </w:ins>
    </w:p>
    <w:p w:rsidR="00EA16CA" w:rsidRPr="00EA16CA" w:rsidRDefault="00EA16CA">
      <w:pPr>
        <w:rPr>
          <w:ins w:id="2166" w:author="Ron Gal" w:date="2017-03-04T18:29:00Z"/>
          <w:sz w:val="24"/>
          <w:szCs w:val="24"/>
          <w:rPrChange w:id="2167" w:author="Ron Gal" w:date="2017-03-04T18:30:00Z">
            <w:rPr>
              <w:ins w:id="2168" w:author="Ron Gal" w:date="2017-03-04T18:29:00Z"/>
              <w:b/>
              <w:sz w:val="24"/>
              <w:szCs w:val="24"/>
            </w:rPr>
          </w:rPrChange>
        </w:rPr>
        <w:pPrChange w:id="2169" w:author="Ron Gal" w:date="2017-03-04T18:30:00Z">
          <w:pPr>
            <w:bidi/>
          </w:pPr>
        </w:pPrChange>
      </w:pPr>
      <w:ins w:id="2170" w:author="Ron Gal" w:date="2017-03-04T18:29:00Z">
        <w:r w:rsidRPr="00EA16CA">
          <w:rPr>
            <w:sz w:val="24"/>
            <w:szCs w:val="24"/>
            <w:rPrChange w:id="2171" w:author="Ron Gal" w:date="2017-03-04T18:30:00Z">
              <w:rPr>
                <w:b/>
                <w:sz w:val="24"/>
                <w:szCs w:val="24"/>
              </w:rPr>
            </w:rPrChange>
          </w:rPr>
          <w:t>public string DoctorName { get; set; }</w:t>
        </w:r>
      </w:ins>
    </w:p>
    <w:p w:rsidR="00EA16CA" w:rsidRPr="00EA16CA" w:rsidRDefault="00EA16CA">
      <w:pPr>
        <w:rPr>
          <w:ins w:id="2172" w:author="Ron Gal" w:date="2017-03-04T18:29:00Z"/>
          <w:sz w:val="24"/>
          <w:szCs w:val="24"/>
          <w:rPrChange w:id="2173" w:author="Ron Gal" w:date="2017-03-04T18:30:00Z">
            <w:rPr>
              <w:ins w:id="2174" w:author="Ron Gal" w:date="2017-03-04T18:29:00Z"/>
              <w:b/>
              <w:sz w:val="24"/>
              <w:szCs w:val="24"/>
            </w:rPr>
          </w:rPrChange>
        </w:rPr>
        <w:pPrChange w:id="2175" w:author="Ron Gal" w:date="2017-03-04T18:30:00Z">
          <w:pPr>
            <w:bidi/>
          </w:pPr>
        </w:pPrChange>
      </w:pPr>
      <w:ins w:id="2176" w:author="Ron Gal" w:date="2017-03-04T18:29:00Z">
        <w:r w:rsidRPr="00EA16CA">
          <w:rPr>
            <w:sz w:val="24"/>
            <w:szCs w:val="24"/>
            <w:rPrChange w:id="2177" w:author="Ron Gal" w:date="2017-03-04T18:30:00Z">
              <w:rPr>
                <w:b/>
                <w:sz w:val="24"/>
                <w:szCs w:val="24"/>
              </w:rPr>
            </w:rPrChange>
          </w:rPr>
          <w:t>public string DoctorPhone { get; set; }</w:t>
        </w:r>
      </w:ins>
    </w:p>
    <w:p w:rsidR="00EA16CA" w:rsidRDefault="00EA16CA" w:rsidP="00EA16CA">
      <w:pPr>
        <w:bidi/>
        <w:rPr>
          <w:ins w:id="2178" w:author="Ron Gal" w:date="2017-03-04T18:31:00Z"/>
          <w:b/>
          <w:sz w:val="24"/>
          <w:szCs w:val="24"/>
          <w:rtl/>
        </w:rPr>
      </w:pPr>
    </w:p>
    <w:p w:rsidR="00C33E1B" w:rsidRPr="00EA16CA" w:rsidRDefault="00C33E1B" w:rsidP="00C33E1B">
      <w:pPr>
        <w:bidi/>
        <w:rPr>
          <w:ins w:id="2179" w:author="Ron Gal" w:date="2017-03-04T18:31:00Z"/>
          <w:b/>
          <w:sz w:val="24"/>
          <w:szCs w:val="24"/>
        </w:rPr>
      </w:pPr>
      <w:ins w:id="2180" w:author="Ron Gal" w:date="2017-03-04T18:31:00Z">
        <w:r w:rsidRPr="00EA16CA">
          <w:rPr>
            <w:b/>
            <w:sz w:val="24"/>
            <w:szCs w:val="24"/>
            <w:rtl/>
          </w:rPr>
          <w:t xml:space="preserve">מחלקת </w:t>
        </w:r>
        <w:r w:rsidRPr="00C33E1B">
          <w:rPr>
            <w:b/>
            <w:sz w:val="24"/>
            <w:szCs w:val="24"/>
            <w:rPrChange w:id="2181" w:author="Ron Gal" w:date="2017-03-04T18:31:00Z">
              <w:rPr>
                <w:rFonts w:ascii="Consolas" w:hAnsi="Consolas" w:cs="Consolas"/>
                <w:color w:val="2B91AF"/>
                <w:sz w:val="19"/>
                <w:szCs w:val="19"/>
                <w:highlight w:val="white"/>
              </w:rPr>
            </w:rPrChange>
          </w:rPr>
          <w:t>VisitsReport</w:t>
        </w:r>
      </w:ins>
    </w:p>
    <w:p w:rsidR="00C33E1B" w:rsidRPr="00EA16CA" w:rsidRDefault="00C33E1B">
      <w:pPr>
        <w:bidi/>
        <w:rPr>
          <w:ins w:id="2182" w:author="Ron Gal" w:date="2017-03-04T18:31:00Z"/>
          <w:b/>
          <w:sz w:val="24"/>
          <w:szCs w:val="24"/>
        </w:rPr>
        <w:pPrChange w:id="2183" w:author="Ron Gal" w:date="2017-03-04T18:32:00Z">
          <w:pPr>
            <w:bidi/>
          </w:pPr>
        </w:pPrChange>
      </w:pPr>
      <w:ins w:id="2184" w:author="Ron Gal" w:date="2017-03-04T18:31:00Z">
        <w:r w:rsidRPr="00EA16CA">
          <w:rPr>
            <w:b/>
            <w:sz w:val="24"/>
            <w:szCs w:val="24"/>
            <w:rtl/>
          </w:rPr>
          <w:t xml:space="preserve">מחלקה זו ומייצגת אובייקט מעבר של דו"ח </w:t>
        </w:r>
      </w:ins>
      <w:ins w:id="2185" w:author="Ron Gal" w:date="2017-03-04T18:32:00Z">
        <w:r>
          <w:rPr>
            <w:rFonts w:hint="cs"/>
            <w:b/>
            <w:sz w:val="24"/>
            <w:szCs w:val="24"/>
            <w:rtl/>
          </w:rPr>
          <w:t>תורים הבאים לבע"ח</w:t>
        </w:r>
      </w:ins>
      <w:ins w:id="2186" w:author="Ron Gal" w:date="2017-03-04T18:31:00Z">
        <w:r w:rsidRPr="00EA16CA">
          <w:rPr>
            <w:b/>
            <w:sz w:val="24"/>
            <w:szCs w:val="24"/>
            <w:rtl/>
          </w:rPr>
          <w:t xml:space="preserve">. האובייקט אינו מבוסס ישות ממסד הנתונים, ולכן אינו יורש מ- </w:t>
        </w:r>
        <w:r w:rsidRPr="00EA16CA">
          <w:rPr>
            <w:b/>
            <w:sz w:val="24"/>
            <w:szCs w:val="24"/>
          </w:rPr>
          <w:t>Entity</w:t>
        </w:r>
        <w:r w:rsidRPr="00EA16CA">
          <w:rPr>
            <w:b/>
            <w:sz w:val="24"/>
            <w:szCs w:val="24"/>
            <w:rtl/>
          </w:rPr>
          <w:t>. המחלקה בעלת התכונות הבאות:</w:t>
        </w:r>
      </w:ins>
    </w:p>
    <w:p w:rsidR="00C33E1B" w:rsidRPr="00EA16CA" w:rsidRDefault="00C33E1B" w:rsidP="00C33E1B">
      <w:pPr>
        <w:bidi/>
        <w:rPr>
          <w:ins w:id="2187" w:author="Ron Gal" w:date="2017-03-04T18:31:00Z"/>
          <w:b/>
          <w:sz w:val="24"/>
          <w:szCs w:val="24"/>
        </w:rPr>
      </w:pPr>
    </w:p>
    <w:p w:rsidR="00C33E1B" w:rsidRPr="00C33E1B" w:rsidRDefault="00C33E1B">
      <w:pPr>
        <w:rPr>
          <w:ins w:id="2188" w:author="Ron Gal" w:date="2017-03-04T18:31:00Z"/>
          <w:sz w:val="24"/>
          <w:szCs w:val="24"/>
          <w:rPrChange w:id="2189" w:author="Ron Gal" w:date="2017-03-04T18:32:00Z">
            <w:rPr>
              <w:ins w:id="2190" w:author="Ron Gal" w:date="2017-03-04T18:31:00Z"/>
              <w:rFonts w:ascii="Consolas" w:hAnsi="Consolas" w:cs="Consolas"/>
              <w:sz w:val="19"/>
              <w:szCs w:val="19"/>
              <w:highlight w:val="white"/>
            </w:rPr>
          </w:rPrChange>
        </w:rPr>
        <w:pPrChange w:id="2191" w:author="Ron Gal" w:date="2017-03-04T18:32:00Z">
          <w:pPr>
            <w:autoSpaceDE w:val="0"/>
            <w:autoSpaceDN w:val="0"/>
            <w:adjustRightInd w:val="0"/>
            <w:spacing w:line="240" w:lineRule="auto"/>
          </w:pPr>
        </w:pPrChange>
      </w:pPr>
      <w:ins w:id="2192" w:author="Ron Gal" w:date="2017-03-04T18:31:00Z">
        <w:r w:rsidRPr="00C33E1B">
          <w:rPr>
            <w:sz w:val="24"/>
            <w:szCs w:val="24"/>
            <w:rPrChange w:id="2193" w:author="Ron Gal" w:date="2017-03-04T18:32:00Z">
              <w:rPr>
                <w:rFonts w:ascii="Consolas" w:hAnsi="Consolas" w:cs="Consolas"/>
                <w:color w:val="0000FF"/>
                <w:sz w:val="19"/>
                <w:szCs w:val="19"/>
                <w:highlight w:val="white"/>
              </w:rPr>
            </w:rPrChange>
          </w:rPr>
          <w:t>public</w:t>
        </w:r>
        <w:r w:rsidRPr="00C33E1B">
          <w:rPr>
            <w:sz w:val="24"/>
            <w:szCs w:val="24"/>
            <w:rPrChange w:id="2194" w:author="Ron Gal" w:date="2017-03-04T18:32:00Z">
              <w:rPr>
                <w:rFonts w:ascii="Consolas" w:hAnsi="Consolas" w:cs="Consolas"/>
                <w:sz w:val="19"/>
                <w:szCs w:val="19"/>
                <w:highlight w:val="white"/>
              </w:rPr>
            </w:rPrChange>
          </w:rPr>
          <w:t xml:space="preserve"> </w:t>
        </w:r>
        <w:r w:rsidRPr="00C33E1B">
          <w:rPr>
            <w:sz w:val="24"/>
            <w:szCs w:val="24"/>
            <w:rPrChange w:id="2195" w:author="Ron Gal" w:date="2017-03-04T18:32:00Z">
              <w:rPr>
                <w:rFonts w:ascii="Consolas" w:hAnsi="Consolas" w:cs="Consolas"/>
                <w:color w:val="0000FF"/>
                <w:sz w:val="19"/>
                <w:szCs w:val="19"/>
                <w:highlight w:val="white"/>
              </w:rPr>
            </w:rPrChange>
          </w:rPr>
          <w:t>string</w:t>
        </w:r>
        <w:r w:rsidRPr="00C33E1B">
          <w:rPr>
            <w:sz w:val="24"/>
            <w:szCs w:val="24"/>
            <w:rPrChange w:id="2196" w:author="Ron Gal" w:date="2017-03-04T18:32:00Z">
              <w:rPr>
                <w:rFonts w:ascii="Consolas" w:hAnsi="Consolas" w:cs="Consolas"/>
                <w:sz w:val="19"/>
                <w:szCs w:val="19"/>
                <w:highlight w:val="white"/>
              </w:rPr>
            </w:rPrChange>
          </w:rPr>
          <w:t xml:space="preserve"> AnimalName { </w:t>
        </w:r>
        <w:r w:rsidRPr="00C33E1B">
          <w:rPr>
            <w:sz w:val="24"/>
            <w:szCs w:val="24"/>
            <w:rPrChange w:id="2197" w:author="Ron Gal" w:date="2017-03-04T18:32:00Z">
              <w:rPr>
                <w:rFonts w:ascii="Consolas" w:hAnsi="Consolas" w:cs="Consolas"/>
                <w:color w:val="0000FF"/>
                <w:sz w:val="19"/>
                <w:szCs w:val="19"/>
                <w:highlight w:val="white"/>
              </w:rPr>
            </w:rPrChange>
          </w:rPr>
          <w:t>get</w:t>
        </w:r>
        <w:r w:rsidRPr="00C33E1B">
          <w:rPr>
            <w:sz w:val="24"/>
            <w:szCs w:val="24"/>
            <w:rPrChange w:id="2198" w:author="Ron Gal" w:date="2017-03-04T18:32:00Z">
              <w:rPr>
                <w:rFonts w:ascii="Consolas" w:hAnsi="Consolas" w:cs="Consolas"/>
                <w:sz w:val="19"/>
                <w:szCs w:val="19"/>
                <w:highlight w:val="white"/>
              </w:rPr>
            </w:rPrChange>
          </w:rPr>
          <w:t xml:space="preserve">; </w:t>
        </w:r>
        <w:r w:rsidRPr="00C33E1B">
          <w:rPr>
            <w:sz w:val="24"/>
            <w:szCs w:val="24"/>
            <w:rPrChange w:id="2199" w:author="Ron Gal" w:date="2017-03-04T18:32:00Z">
              <w:rPr>
                <w:rFonts w:ascii="Consolas" w:hAnsi="Consolas" w:cs="Consolas"/>
                <w:color w:val="0000FF"/>
                <w:sz w:val="19"/>
                <w:szCs w:val="19"/>
                <w:highlight w:val="white"/>
              </w:rPr>
            </w:rPrChange>
          </w:rPr>
          <w:t>set; }</w:t>
        </w:r>
      </w:ins>
    </w:p>
    <w:p w:rsidR="00C33E1B" w:rsidRPr="00C33E1B" w:rsidRDefault="00C33E1B">
      <w:pPr>
        <w:rPr>
          <w:ins w:id="2200" w:author="Ron Gal" w:date="2017-03-04T18:31:00Z"/>
          <w:sz w:val="24"/>
          <w:szCs w:val="24"/>
          <w:rPrChange w:id="2201" w:author="Ron Gal" w:date="2017-03-04T18:32:00Z">
            <w:rPr>
              <w:ins w:id="2202" w:author="Ron Gal" w:date="2017-03-04T18:31:00Z"/>
              <w:rFonts w:ascii="Consolas" w:hAnsi="Consolas" w:cs="Consolas"/>
              <w:sz w:val="19"/>
              <w:szCs w:val="19"/>
              <w:highlight w:val="white"/>
            </w:rPr>
          </w:rPrChange>
        </w:rPr>
        <w:pPrChange w:id="2203" w:author="Ron Gal" w:date="2017-03-04T18:32:00Z">
          <w:pPr>
            <w:autoSpaceDE w:val="0"/>
            <w:autoSpaceDN w:val="0"/>
            <w:adjustRightInd w:val="0"/>
            <w:spacing w:line="240" w:lineRule="auto"/>
          </w:pPr>
        </w:pPrChange>
      </w:pPr>
      <w:ins w:id="2204" w:author="Ron Gal" w:date="2017-03-04T18:31:00Z">
        <w:r w:rsidRPr="00C33E1B">
          <w:rPr>
            <w:sz w:val="24"/>
            <w:szCs w:val="24"/>
            <w:rPrChange w:id="2205" w:author="Ron Gal" w:date="2017-03-04T18:32:00Z">
              <w:rPr>
                <w:rFonts w:ascii="Consolas" w:hAnsi="Consolas" w:cs="Consolas"/>
                <w:color w:val="0000FF"/>
                <w:sz w:val="19"/>
                <w:szCs w:val="19"/>
                <w:highlight w:val="white"/>
              </w:rPr>
            </w:rPrChange>
          </w:rPr>
          <w:t>public</w:t>
        </w:r>
        <w:r w:rsidRPr="00C33E1B">
          <w:rPr>
            <w:sz w:val="24"/>
            <w:szCs w:val="24"/>
            <w:rPrChange w:id="2206" w:author="Ron Gal" w:date="2017-03-04T18:32:00Z">
              <w:rPr>
                <w:rFonts w:ascii="Consolas" w:hAnsi="Consolas" w:cs="Consolas"/>
                <w:sz w:val="19"/>
                <w:szCs w:val="19"/>
                <w:highlight w:val="white"/>
              </w:rPr>
            </w:rPrChange>
          </w:rPr>
          <w:t xml:space="preserve"> </w:t>
        </w:r>
        <w:r w:rsidRPr="00C33E1B">
          <w:rPr>
            <w:sz w:val="24"/>
            <w:szCs w:val="24"/>
            <w:rPrChange w:id="2207" w:author="Ron Gal" w:date="2017-03-04T18:32:00Z">
              <w:rPr>
                <w:rFonts w:ascii="Consolas" w:hAnsi="Consolas" w:cs="Consolas"/>
                <w:color w:val="0000FF"/>
                <w:sz w:val="19"/>
                <w:szCs w:val="19"/>
                <w:highlight w:val="white"/>
              </w:rPr>
            </w:rPrChange>
          </w:rPr>
          <w:t>string</w:t>
        </w:r>
        <w:r w:rsidRPr="00C33E1B">
          <w:rPr>
            <w:sz w:val="24"/>
            <w:szCs w:val="24"/>
            <w:rPrChange w:id="2208" w:author="Ron Gal" w:date="2017-03-04T18:32:00Z">
              <w:rPr>
                <w:rFonts w:ascii="Consolas" w:hAnsi="Consolas" w:cs="Consolas"/>
                <w:sz w:val="19"/>
                <w:szCs w:val="19"/>
                <w:highlight w:val="white"/>
              </w:rPr>
            </w:rPrChange>
          </w:rPr>
          <w:t xml:space="preserve"> EntityName { </w:t>
        </w:r>
        <w:r w:rsidRPr="00C33E1B">
          <w:rPr>
            <w:sz w:val="24"/>
            <w:szCs w:val="24"/>
            <w:rPrChange w:id="2209" w:author="Ron Gal" w:date="2017-03-04T18:32:00Z">
              <w:rPr>
                <w:rFonts w:ascii="Consolas" w:hAnsi="Consolas" w:cs="Consolas"/>
                <w:color w:val="0000FF"/>
                <w:sz w:val="19"/>
                <w:szCs w:val="19"/>
                <w:highlight w:val="white"/>
              </w:rPr>
            </w:rPrChange>
          </w:rPr>
          <w:t>get</w:t>
        </w:r>
        <w:r w:rsidRPr="00C33E1B">
          <w:rPr>
            <w:sz w:val="24"/>
            <w:szCs w:val="24"/>
            <w:rPrChange w:id="2210" w:author="Ron Gal" w:date="2017-03-04T18:32:00Z">
              <w:rPr>
                <w:rFonts w:ascii="Consolas" w:hAnsi="Consolas" w:cs="Consolas"/>
                <w:sz w:val="19"/>
                <w:szCs w:val="19"/>
                <w:highlight w:val="white"/>
              </w:rPr>
            </w:rPrChange>
          </w:rPr>
          <w:t xml:space="preserve">; </w:t>
        </w:r>
        <w:r w:rsidRPr="00C33E1B">
          <w:rPr>
            <w:sz w:val="24"/>
            <w:szCs w:val="24"/>
            <w:rPrChange w:id="2211" w:author="Ron Gal" w:date="2017-03-04T18:32:00Z">
              <w:rPr>
                <w:rFonts w:ascii="Consolas" w:hAnsi="Consolas" w:cs="Consolas"/>
                <w:color w:val="0000FF"/>
                <w:sz w:val="19"/>
                <w:szCs w:val="19"/>
                <w:highlight w:val="white"/>
              </w:rPr>
            </w:rPrChange>
          </w:rPr>
          <w:t>set; }</w:t>
        </w:r>
      </w:ins>
    </w:p>
    <w:p w:rsidR="00C33E1B" w:rsidRPr="00C33E1B" w:rsidRDefault="00C33E1B">
      <w:pPr>
        <w:rPr>
          <w:ins w:id="2212" w:author="Ron Gal" w:date="2017-03-04T18:31:00Z"/>
          <w:sz w:val="24"/>
          <w:szCs w:val="24"/>
          <w:rPrChange w:id="2213" w:author="Ron Gal" w:date="2017-03-04T18:32:00Z">
            <w:rPr>
              <w:ins w:id="2214" w:author="Ron Gal" w:date="2017-03-04T18:31:00Z"/>
              <w:rFonts w:ascii="Consolas" w:hAnsi="Consolas" w:cs="Consolas"/>
              <w:sz w:val="19"/>
              <w:szCs w:val="19"/>
              <w:highlight w:val="white"/>
            </w:rPr>
          </w:rPrChange>
        </w:rPr>
        <w:pPrChange w:id="2215" w:author="Ron Gal" w:date="2017-03-04T18:32:00Z">
          <w:pPr>
            <w:autoSpaceDE w:val="0"/>
            <w:autoSpaceDN w:val="0"/>
            <w:adjustRightInd w:val="0"/>
            <w:spacing w:line="240" w:lineRule="auto"/>
          </w:pPr>
        </w:pPrChange>
      </w:pPr>
      <w:ins w:id="2216" w:author="Ron Gal" w:date="2017-03-04T18:31:00Z">
        <w:r w:rsidRPr="00C33E1B">
          <w:rPr>
            <w:sz w:val="24"/>
            <w:szCs w:val="24"/>
            <w:rPrChange w:id="2217" w:author="Ron Gal" w:date="2017-03-04T18:32:00Z">
              <w:rPr>
                <w:rFonts w:ascii="Consolas" w:hAnsi="Consolas" w:cs="Consolas"/>
                <w:color w:val="0000FF"/>
                <w:sz w:val="19"/>
                <w:szCs w:val="19"/>
                <w:highlight w:val="white"/>
              </w:rPr>
            </w:rPrChange>
          </w:rPr>
          <w:t>public</w:t>
        </w:r>
        <w:r w:rsidRPr="00C33E1B">
          <w:rPr>
            <w:sz w:val="24"/>
            <w:szCs w:val="24"/>
            <w:rPrChange w:id="2218" w:author="Ron Gal" w:date="2017-03-04T18:32:00Z">
              <w:rPr>
                <w:rFonts w:ascii="Consolas" w:hAnsi="Consolas" w:cs="Consolas"/>
                <w:sz w:val="19"/>
                <w:szCs w:val="19"/>
                <w:highlight w:val="white"/>
              </w:rPr>
            </w:rPrChange>
          </w:rPr>
          <w:t xml:space="preserve"> </w:t>
        </w:r>
        <w:r w:rsidRPr="00C33E1B">
          <w:rPr>
            <w:sz w:val="24"/>
            <w:szCs w:val="24"/>
            <w:rPrChange w:id="2219" w:author="Ron Gal" w:date="2017-03-04T18:32:00Z">
              <w:rPr>
                <w:rFonts w:ascii="Consolas" w:hAnsi="Consolas" w:cs="Consolas"/>
                <w:color w:val="0000FF"/>
                <w:sz w:val="19"/>
                <w:szCs w:val="19"/>
                <w:highlight w:val="white"/>
              </w:rPr>
            </w:rPrChange>
          </w:rPr>
          <w:t>string</w:t>
        </w:r>
        <w:r w:rsidRPr="00C33E1B">
          <w:rPr>
            <w:sz w:val="24"/>
            <w:szCs w:val="24"/>
            <w:rPrChange w:id="2220" w:author="Ron Gal" w:date="2017-03-04T18:32:00Z">
              <w:rPr>
                <w:rFonts w:ascii="Consolas" w:hAnsi="Consolas" w:cs="Consolas"/>
                <w:sz w:val="19"/>
                <w:szCs w:val="19"/>
                <w:highlight w:val="white"/>
              </w:rPr>
            </w:rPrChange>
          </w:rPr>
          <w:t xml:space="preserve"> EntityPhone { </w:t>
        </w:r>
        <w:r w:rsidRPr="00C33E1B">
          <w:rPr>
            <w:sz w:val="24"/>
            <w:szCs w:val="24"/>
            <w:rPrChange w:id="2221" w:author="Ron Gal" w:date="2017-03-04T18:32:00Z">
              <w:rPr>
                <w:rFonts w:ascii="Consolas" w:hAnsi="Consolas" w:cs="Consolas"/>
                <w:color w:val="0000FF"/>
                <w:sz w:val="19"/>
                <w:szCs w:val="19"/>
                <w:highlight w:val="white"/>
              </w:rPr>
            </w:rPrChange>
          </w:rPr>
          <w:t>get</w:t>
        </w:r>
        <w:r w:rsidRPr="00C33E1B">
          <w:rPr>
            <w:sz w:val="24"/>
            <w:szCs w:val="24"/>
            <w:rPrChange w:id="2222" w:author="Ron Gal" w:date="2017-03-04T18:32:00Z">
              <w:rPr>
                <w:rFonts w:ascii="Consolas" w:hAnsi="Consolas" w:cs="Consolas"/>
                <w:sz w:val="19"/>
                <w:szCs w:val="19"/>
                <w:highlight w:val="white"/>
              </w:rPr>
            </w:rPrChange>
          </w:rPr>
          <w:t xml:space="preserve">; </w:t>
        </w:r>
        <w:r w:rsidRPr="00C33E1B">
          <w:rPr>
            <w:sz w:val="24"/>
            <w:szCs w:val="24"/>
            <w:rPrChange w:id="2223" w:author="Ron Gal" w:date="2017-03-04T18:32:00Z">
              <w:rPr>
                <w:rFonts w:ascii="Consolas" w:hAnsi="Consolas" w:cs="Consolas"/>
                <w:color w:val="0000FF"/>
                <w:sz w:val="19"/>
                <w:szCs w:val="19"/>
                <w:highlight w:val="white"/>
              </w:rPr>
            </w:rPrChange>
          </w:rPr>
          <w:t>set; }</w:t>
        </w:r>
      </w:ins>
    </w:p>
    <w:p w:rsidR="00C33E1B" w:rsidRPr="00EA16CA" w:rsidRDefault="00C33E1B">
      <w:pPr>
        <w:rPr>
          <w:ins w:id="2224" w:author="Ron Gal" w:date="2017-03-04T18:29:00Z"/>
          <w:b/>
          <w:sz w:val="24"/>
          <w:szCs w:val="24"/>
        </w:rPr>
        <w:pPrChange w:id="2225" w:author="Ron Gal" w:date="2017-03-04T18:31:00Z">
          <w:pPr>
            <w:bidi/>
          </w:pPr>
        </w:pPrChange>
      </w:pPr>
      <w:ins w:id="2226" w:author="Ron Gal" w:date="2017-03-04T18:31:00Z">
        <w:r w:rsidRPr="00C33E1B">
          <w:rPr>
            <w:sz w:val="24"/>
            <w:szCs w:val="24"/>
            <w:rPrChange w:id="2227" w:author="Ron Gal" w:date="2017-03-04T18:32:00Z">
              <w:rPr>
                <w:rFonts w:ascii="Consolas" w:hAnsi="Consolas" w:cs="Consolas"/>
                <w:color w:val="0000FF"/>
                <w:sz w:val="19"/>
                <w:szCs w:val="19"/>
                <w:highlight w:val="white"/>
              </w:rPr>
            </w:rPrChange>
          </w:rPr>
          <w:t>public</w:t>
        </w:r>
        <w:r w:rsidRPr="00C33E1B">
          <w:rPr>
            <w:sz w:val="24"/>
            <w:szCs w:val="24"/>
            <w:rPrChange w:id="2228" w:author="Ron Gal" w:date="2017-03-04T18:32:00Z">
              <w:rPr>
                <w:rFonts w:ascii="Consolas" w:hAnsi="Consolas" w:cs="Consolas"/>
                <w:sz w:val="19"/>
                <w:szCs w:val="19"/>
                <w:highlight w:val="white"/>
              </w:rPr>
            </w:rPrChange>
          </w:rPr>
          <w:t xml:space="preserve"> </w:t>
        </w:r>
        <w:r w:rsidRPr="00C33E1B">
          <w:rPr>
            <w:sz w:val="24"/>
            <w:szCs w:val="24"/>
            <w:rPrChange w:id="2229" w:author="Ron Gal" w:date="2017-03-04T18:32:00Z">
              <w:rPr>
                <w:rFonts w:ascii="Consolas" w:hAnsi="Consolas" w:cs="Consolas"/>
                <w:color w:val="2B91AF"/>
                <w:sz w:val="19"/>
                <w:szCs w:val="19"/>
                <w:highlight w:val="white"/>
              </w:rPr>
            </w:rPrChange>
          </w:rPr>
          <w:t>DateTime</w:t>
        </w:r>
        <w:r w:rsidRPr="00C33E1B">
          <w:rPr>
            <w:sz w:val="24"/>
            <w:szCs w:val="24"/>
            <w:rPrChange w:id="2230" w:author="Ron Gal" w:date="2017-03-04T18:32:00Z">
              <w:rPr>
                <w:rFonts w:ascii="Consolas" w:hAnsi="Consolas" w:cs="Consolas"/>
                <w:sz w:val="19"/>
                <w:szCs w:val="19"/>
                <w:highlight w:val="white"/>
              </w:rPr>
            </w:rPrChange>
          </w:rPr>
          <w:t xml:space="preserve"> Date { </w:t>
        </w:r>
        <w:r w:rsidRPr="00C33E1B">
          <w:rPr>
            <w:sz w:val="24"/>
            <w:szCs w:val="24"/>
            <w:rPrChange w:id="2231" w:author="Ron Gal" w:date="2017-03-04T18:32:00Z">
              <w:rPr>
                <w:rFonts w:ascii="Consolas" w:hAnsi="Consolas" w:cs="Consolas"/>
                <w:color w:val="0000FF"/>
                <w:sz w:val="19"/>
                <w:szCs w:val="19"/>
                <w:highlight w:val="white"/>
              </w:rPr>
            </w:rPrChange>
          </w:rPr>
          <w:t>get</w:t>
        </w:r>
        <w:r w:rsidRPr="00C33E1B">
          <w:rPr>
            <w:sz w:val="24"/>
            <w:szCs w:val="24"/>
            <w:rPrChange w:id="2232" w:author="Ron Gal" w:date="2017-03-04T18:32:00Z">
              <w:rPr>
                <w:rFonts w:ascii="Consolas" w:hAnsi="Consolas" w:cs="Consolas"/>
                <w:sz w:val="19"/>
                <w:szCs w:val="19"/>
                <w:highlight w:val="white"/>
              </w:rPr>
            </w:rPrChange>
          </w:rPr>
          <w:t xml:space="preserve">; </w:t>
        </w:r>
        <w:r w:rsidRPr="00C33E1B">
          <w:rPr>
            <w:sz w:val="24"/>
            <w:szCs w:val="24"/>
            <w:rPrChange w:id="2233" w:author="Ron Gal" w:date="2017-03-04T18:32:00Z">
              <w:rPr>
                <w:rFonts w:ascii="Consolas" w:hAnsi="Consolas" w:cs="Consolas"/>
                <w:color w:val="0000FF"/>
                <w:sz w:val="19"/>
                <w:szCs w:val="19"/>
                <w:highlight w:val="white"/>
              </w:rPr>
            </w:rPrChange>
          </w:rPr>
          <w:t>set</w:t>
        </w:r>
        <w:r w:rsidRPr="00C33E1B">
          <w:rPr>
            <w:sz w:val="24"/>
            <w:szCs w:val="24"/>
            <w:rPrChange w:id="2234" w:author="Ron Gal" w:date="2017-03-04T18:32:00Z">
              <w:rPr>
                <w:rFonts w:ascii="Consolas" w:hAnsi="Consolas" w:cs="Consolas"/>
                <w:sz w:val="19"/>
                <w:szCs w:val="19"/>
                <w:highlight w:val="white"/>
              </w:rPr>
            </w:rPrChange>
          </w:rPr>
          <w:t>; }</w:t>
        </w:r>
      </w:ins>
    </w:p>
    <w:p w:rsidR="00C33E1B" w:rsidRDefault="00C33E1B" w:rsidP="00EA16CA">
      <w:pPr>
        <w:bidi/>
        <w:rPr>
          <w:ins w:id="2235" w:author="Ron Gal" w:date="2017-03-04T18:31:00Z"/>
          <w:b/>
          <w:sz w:val="24"/>
          <w:szCs w:val="24"/>
          <w:rtl/>
        </w:rPr>
      </w:pPr>
    </w:p>
    <w:p w:rsidR="00EA16CA" w:rsidRPr="00EA16CA" w:rsidRDefault="00EA16CA">
      <w:pPr>
        <w:bidi/>
        <w:rPr>
          <w:ins w:id="2236" w:author="Ron Gal" w:date="2017-03-04T18:29:00Z"/>
          <w:b/>
          <w:sz w:val="24"/>
          <w:szCs w:val="24"/>
        </w:rPr>
        <w:pPrChange w:id="2237" w:author="Ron Gal" w:date="2017-03-04T18:31:00Z">
          <w:pPr>
            <w:bidi/>
          </w:pPr>
        </w:pPrChange>
      </w:pPr>
      <w:ins w:id="2238" w:author="Ron Gal" w:date="2017-03-04T18:29:00Z">
        <w:r w:rsidRPr="00EA16CA">
          <w:rPr>
            <w:b/>
            <w:sz w:val="24"/>
            <w:szCs w:val="24"/>
            <w:rtl/>
          </w:rPr>
          <w:t xml:space="preserve">מחלקת </w:t>
        </w:r>
        <w:r w:rsidRPr="00EA16CA">
          <w:rPr>
            <w:b/>
            <w:sz w:val="24"/>
            <w:szCs w:val="24"/>
          </w:rPr>
          <w:t>PersonLogin</w:t>
        </w:r>
      </w:ins>
    </w:p>
    <w:p w:rsidR="00EA16CA" w:rsidRPr="00EA16CA" w:rsidRDefault="00EA16CA" w:rsidP="00EA16CA">
      <w:pPr>
        <w:bidi/>
        <w:rPr>
          <w:ins w:id="2239" w:author="Ron Gal" w:date="2017-03-04T18:29:00Z"/>
          <w:b/>
          <w:sz w:val="24"/>
          <w:szCs w:val="24"/>
        </w:rPr>
      </w:pPr>
      <w:ins w:id="2240" w:author="Ron Gal" w:date="2017-03-04T18:29:00Z">
        <w:r w:rsidRPr="00EA16CA">
          <w:rPr>
            <w:b/>
            <w:sz w:val="24"/>
            <w:szCs w:val="24"/>
            <w:rtl/>
          </w:rPr>
          <w:t xml:space="preserve">מחלקה מייצגת אובייקט מעבר של בקשת הרשמה למערכת. האובייקט אינו מבוסס ישות ממסד הנתונים, ולכן אינו יורש מ- </w:t>
        </w:r>
        <w:r w:rsidRPr="00EA16CA">
          <w:rPr>
            <w:b/>
            <w:sz w:val="24"/>
            <w:szCs w:val="24"/>
          </w:rPr>
          <w:t>Entity</w:t>
        </w:r>
        <w:r w:rsidRPr="00EA16CA">
          <w:rPr>
            <w:b/>
            <w:sz w:val="24"/>
            <w:szCs w:val="24"/>
            <w:rtl/>
          </w:rPr>
          <w:t>. המחלקה בעלת התכונות הבאות:</w:t>
        </w:r>
      </w:ins>
    </w:p>
    <w:p w:rsidR="00EA16CA" w:rsidRPr="00EA16CA" w:rsidRDefault="00EA16CA">
      <w:pPr>
        <w:rPr>
          <w:ins w:id="2241" w:author="Ron Gal" w:date="2017-03-04T18:29:00Z"/>
          <w:sz w:val="24"/>
          <w:szCs w:val="24"/>
          <w:rPrChange w:id="2242" w:author="Ron Gal" w:date="2017-03-04T18:30:00Z">
            <w:rPr>
              <w:ins w:id="2243" w:author="Ron Gal" w:date="2017-03-04T18:29:00Z"/>
              <w:b/>
              <w:sz w:val="24"/>
              <w:szCs w:val="24"/>
            </w:rPr>
          </w:rPrChange>
        </w:rPr>
        <w:pPrChange w:id="2244" w:author="Ron Gal" w:date="2017-03-04T18:30:00Z">
          <w:pPr>
            <w:bidi/>
          </w:pPr>
        </w:pPrChange>
      </w:pPr>
    </w:p>
    <w:p w:rsidR="00EA16CA" w:rsidRPr="00EA16CA" w:rsidRDefault="00EA16CA">
      <w:pPr>
        <w:rPr>
          <w:ins w:id="2245" w:author="Ron Gal" w:date="2017-03-04T18:29:00Z"/>
          <w:sz w:val="24"/>
          <w:szCs w:val="24"/>
          <w:rPrChange w:id="2246" w:author="Ron Gal" w:date="2017-03-04T18:30:00Z">
            <w:rPr>
              <w:ins w:id="2247" w:author="Ron Gal" w:date="2017-03-04T18:29:00Z"/>
              <w:b/>
              <w:sz w:val="24"/>
              <w:szCs w:val="24"/>
            </w:rPr>
          </w:rPrChange>
        </w:rPr>
        <w:pPrChange w:id="2248" w:author="Ron Gal" w:date="2017-03-04T18:30:00Z">
          <w:pPr>
            <w:bidi/>
          </w:pPr>
        </w:pPrChange>
      </w:pPr>
      <w:ins w:id="2249" w:author="Ron Gal" w:date="2017-03-04T18:29:00Z">
        <w:r w:rsidRPr="00EA16CA">
          <w:rPr>
            <w:sz w:val="24"/>
            <w:szCs w:val="24"/>
            <w:rPrChange w:id="2250" w:author="Ron Gal" w:date="2017-03-04T18:30:00Z">
              <w:rPr>
                <w:b/>
                <w:sz w:val="24"/>
                <w:szCs w:val="24"/>
              </w:rPr>
            </w:rPrChange>
          </w:rPr>
          <w:t>public string Email { get; set; }</w:t>
        </w:r>
      </w:ins>
    </w:p>
    <w:p w:rsidR="00EA16CA" w:rsidRPr="00EA16CA" w:rsidRDefault="00EA16CA">
      <w:pPr>
        <w:rPr>
          <w:ins w:id="2251" w:author="Ron Gal" w:date="2017-03-04T18:29:00Z"/>
          <w:sz w:val="24"/>
          <w:szCs w:val="24"/>
          <w:rPrChange w:id="2252" w:author="Ron Gal" w:date="2017-03-04T18:30:00Z">
            <w:rPr>
              <w:ins w:id="2253" w:author="Ron Gal" w:date="2017-03-04T18:29:00Z"/>
              <w:b/>
              <w:sz w:val="24"/>
              <w:szCs w:val="24"/>
            </w:rPr>
          </w:rPrChange>
        </w:rPr>
        <w:pPrChange w:id="2254" w:author="Ron Gal" w:date="2017-03-04T18:30:00Z">
          <w:pPr>
            <w:bidi/>
          </w:pPr>
        </w:pPrChange>
      </w:pPr>
      <w:ins w:id="2255" w:author="Ron Gal" w:date="2017-03-04T18:29:00Z">
        <w:r w:rsidRPr="00EA16CA">
          <w:rPr>
            <w:sz w:val="24"/>
            <w:szCs w:val="24"/>
            <w:rPrChange w:id="2256" w:author="Ron Gal" w:date="2017-03-04T18:30:00Z">
              <w:rPr>
                <w:b/>
                <w:sz w:val="24"/>
                <w:szCs w:val="24"/>
              </w:rPr>
            </w:rPrChange>
          </w:rPr>
          <w:t>public string Password { get; set; }</w:t>
        </w:r>
      </w:ins>
    </w:p>
    <w:p w:rsidR="00EA16CA" w:rsidRPr="00EA16CA" w:rsidRDefault="00EA16CA">
      <w:pPr>
        <w:rPr>
          <w:ins w:id="2257" w:author="Ron Gal" w:date="2017-03-04T18:29:00Z"/>
          <w:sz w:val="24"/>
          <w:szCs w:val="24"/>
          <w:rPrChange w:id="2258" w:author="Ron Gal" w:date="2017-03-04T18:30:00Z">
            <w:rPr>
              <w:ins w:id="2259" w:author="Ron Gal" w:date="2017-03-04T18:29:00Z"/>
              <w:b/>
              <w:sz w:val="24"/>
              <w:szCs w:val="24"/>
            </w:rPr>
          </w:rPrChange>
        </w:rPr>
        <w:pPrChange w:id="2260" w:author="Ron Gal" w:date="2017-03-04T18:30:00Z">
          <w:pPr>
            <w:bidi/>
          </w:pPr>
        </w:pPrChange>
      </w:pPr>
      <w:ins w:id="2261" w:author="Ron Gal" w:date="2017-03-04T18:29:00Z">
        <w:r w:rsidRPr="00EA16CA">
          <w:rPr>
            <w:sz w:val="24"/>
            <w:szCs w:val="24"/>
            <w:rPrChange w:id="2262" w:author="Ron Gal" w:date="2017-03-04T18:30:00Z">
              <w:rPr>
                <w:b/>
                <w:sz w:val="24"/>
                <w:szCs w:val="24"/>
              </w:rPr>
            </w:rPrChange>
          </w:rPr>
          <w:lastRenderedPageBreak/>
          <w:t>public string FirstName { get; set; }</w:t>
        </w:r>
      </w:ins>
    </w:p>
    <w:p w:rsidR="00EA16CA" w:rsidRPr="00EA16CA" w:rsidRDefault="00EA16CA">
      <w:pPr>
        <w:rPr>
          <w:ins w:id="2263" w:author="Ron Gal" w:date="2017-03-04T18:29:00Z"/>
          <w:sz w:val="24"/>
          <w:szCs w:val="24"/>
          <w:rPrChange w:id="2264" w:author="Ron Gal" w:date="2017-03-04T18:30:00Z">
            <w:rPr>
              <w:ins w:id="2265" w:author="Ron Gal" w:date="2017-03-04T18:29:00Z"/>
              <w:b/>
              <w:sz w:val="24"/>
              <w:szCs w:val="24"/>
            </w:rPr>
          </w:rPrChange>
        </w:rPr>
        <w:pPrChange w:id="2266" w:author="Ron Gal" w:date="2017-03-04T18:30:00Z">
          <w:pPr>
            <w:bidi/>
          </w:pPr>
        </w:pPrChange>
      </w:pPr>
      <w:ins w:id="2267" w:author="Ron Gal" w:date="2017-03-04T18:29:00Z">
        <w:r w:rsidRPr="00EA16CA">
          <w:rPr>
            <w:sz w:val="24"/>
            <w:szCs w:val="24"/>
            <w:rPrChange w:id="2268" w:author="Ron Gal" w:date="2017-03-04T18:30:00Z">
              <w:rPr>
                <w:b/>
                <w:sz w:val="24"/>
                <w:szCs w:val="24"/>
              </w:rPr>
            </w:rPrChange>
          </w:rPr>
          <w:t>public string LastName { get; set; }</w:t>
        </w:r>
      </w:ins>
    </w:p>
    <w:p w:rsidR="00EA16CA" w:rsidRPr="00EA16CA" w:rsidRDefault="00EA16CA">
      <w:pPr>
        <w:rPr>
          <w:ins w:id="2269" w:author="Ron Gal" w:date="2017-03-04T18:29:00Z"/>
          <w:sz w:val="24"/>
          <w:szCs w:val="24"/>
          <w:rPrChange w:id="2270" w:author="Ron Gal" w:date="2017-03-04T18:30:00Z">
            <w:rPr>
              <w:ins w:id="2271" w:author="Ron Gal" w:date="2017-03-04T18:29:00Z"/>
              <w:b/>
              <w:sz w:val="24"/>
              <w:szCs w:val="24"/>
            </w:rPr>
          </w:rPrChange>
        </w:rPr>
        <w:pPrChange w:id="2272" w:author="Ron Gal" w:date="2017-03-04T18:30:00Z">
          <w:pPr>
            <w:bidi/>
          </w:pPr>
        </w:pPrChange>
      </w:pPr>
      <w:ins w:id="2273" w:author="Ron Gal" w:date="2017-03-04T18:29:00Z">
        <w:r w:rsidRPr="00EA16CA">
          <w:rPr>
            <w:sz w:val="24"/>
            <w:szCs w:val="24"/>
            <w:rPrChange w:id="2274" w:author="Ron Gal" w:date="2017-03-04T18:30:00Z">
              <w:rPr>
                <w:b/>
                <w:sz w:val="24"/>
                <w:szCs w:val="24"/>
              </w:rPr>
            </w:rPrChange>
          </w:rPr>
          <w:t>public DateTime BirthDate { get; set; }</w:t>
        </w:r>
      </w:ins>
    </w:p>
    <w:p w:rsidR="00EA16CA" w:rsidRPr="00EA16CA" w:rsidRDefault="00EA16CA">
      <w:pPr>
        <w:rPr>
          <w:ins w:id="2275" w:author="Ron Gal" w:date="2017-03-04T18:29:00Z"/>
          <w:sz w:val="24"/>
          <w:szCs w:val="24"/>
          <w:rPrChange w:id="2276" w:author="Ron Gal" w:date="2017-03-04T18:30:00Z">
            <w:rPr>
              <w:ins w:id="2277" w:author="Ron Gal" w:date="2017-03-04T18:29:00Z"/>
              <w:b/>
              <w:sz w:val="24"/>
              <w:szCs w:val="24"/>
            </w:rPr>
          </w:rPrChange>
        </w:rPr>
        <w:pPrChange w:id="2278" w:author="Ron Gal" w:date="2017-03-04T18:30:00Z">
          <w:pPr>
            <w:bidi/>
          </w:pPr>
        </w:pPrChange>
      </w:pPr>
      <w:ins w:id="2279" w:author="Ron Gal" w:date="2017-03-04T18:29:00Z">
        <w:r w:rsidRPr="00EA16CA">
          <w:rPr>
            <w:sz w:val="24"/>
            <w:szCs w:val="24"/>
            <w:rPrChange w:id="2280" w:author="Ron Gal" w:date="2017-03-04T18:30:00Z">
              <w:rPr>
                <w:b/>
                <w:sz w:val="24"/>
                <w:szCs w:val="24"/>
              </w:rPr>
            </w:rPrChange>
          </w:rPr>
          <w:t>public Address Address { get; set; }</w:t>
        </w:r>
      </w:ins>
    </w:p>
    <w:p w:rsidR="00EA16CA" w:rsidRPr="00EA16CA" w:rsidRDefault="00EA16CA">
      <w:pPr>
        <w:rPr>
          <w:ins w:id="2281" w:author="Ron Gal" w:date="2017-03-04T18:29:00Z"/>
          <w:sz w:val="24"/>
          <w:szCs w:val="24"/>
          <w:rPrChange w:id="2282" w:author="Ron Gal" w:date="2017-03-04T18:30:00Z">
            <w:rPr>
              <w:ins w:id="2283" w:author="Ron Gal" w:date="2017-03-04T18:29:00Z"/>
              <w:b/>
              <w:sz w:val="24"/>
              <w:szCs w:val="24"/>
            </w:rPr>
          </w:rPrChange>
        </w:rPr>
        <w:pPrChange w:id="2284" w:author="Ron Gal" w:date="2017-03-04T18:30:00Z">
          <w:pPr>
            <w:bidi/>
          </w:pPr>
        </w:pPrChange>
      </w:pPr>
      <w:ins w:id="2285" w:author="Ron Gal" w:date="2017-03-04T18:29:00Z">
        <w:r w:rsidRPr="00EA16CA">
          <w:rPr>
            <w:sz w:val="24"/>
            <w:szCs w:val="24"/>
            <w:rPrChange w:id="2286" w:author="Ron Gal" w:date="2017-03-04T18:30:00Z">
              <w:rPr>
                <w:b/>
                <w:sz w:val="24"/>
                <w:szCs w:val="24"/>
              </w:rPr>
            </w:rPrChange>
          </w:rPr>
          <w:t>public string Phone { get; set; }</w:t>
        </w:r>
      </w:ins>
    </w:p>
    <w:p w:rsidR="00EA16CA" w:rsidRPr="00EA16CA" w:rsidRDefault="00EA16CA">
      <w:pPr>
        <w:rPr>
          <w:ins w:id="2287" w:author="Ron Gal" w:date="2017-03-04T18:29:00Z"/>
          <w:sz w:val="24"/>
          <w:szCs w:val="24"/>
          <w:rPrChange w:id="2288" w:author="Ron Gal" w:date="2017-03-04T18:30:00Z">
            <w:rPr>
              <w:ins w:id="2289" w:author="Ron Gal" w:date="2017-03-04T18:29:00Z"/>
              <w:b/>
              <w:sz w:val="24"/>
              <w:szCs w:val="24"/>
            </w:rPr>
          </w:rPrChange>
        </w:rPr>
        <w:pPrChange w:id="2290" w:author="Ron Gal" w:date="2017-03-04T18:30:00Z">
          <w:pPr>
            <w:bidi/>
          </w:pPr>
        </w:pPrChange>
      </w:pPr>
      <w:ins w:id="2291" w:author="Ron Gal" w:date="2017-03-04T18:29:00Z">
        <w:r w:rsidRPr="00EA16CA">
          <w:rPr>
            <w:sz w:val="24"/>
            <w:szCs w:val="24"/>
            <w:rPrChange w:id="2292" w:author="Ron Gal" w:date="2017-03-04T18:30:00Z">
              <w:rPr>
                <w:b/>
                <w:sz w:val="24"/>
                <w:szCs w:val="24"/>
              </w:rPr>
            </w:rPrChange>
          </w:rPr>
          <w:t>public string DoctorCode { get; set; }</w:t>
        </w:r>
      </w:ins>
    </w:p>
    <w:p w:rsidR="00EA16CA" w:rsidRPr="00EA16CA" w:rsidRDefault="00EA16CA" w:rsidP="00EA16CA">
      <w:pPr>
        <w:bidi/>
        <w:rPr>
          <w:ins w:id="2293" w:author="Ron Gal" w:date="2017-03-04T18:29:00Z"/>
          <w:b/>
          <w:sz w:val="24"/>
          <w:szCs w:val="24"/>
        </w:rPr>
      </w:pPr>
    </w:p>
    <w:p w:rsidR="00EA16CA" w:rsidRPr="00EA16CA" w:rsidRDefault="00EA16CA" w:rsidP="00EA16CA">
      <w:pPr>
        <w:bidi/>
        <w:rPr>
          <w:ins w:id="2294" w:author="Ron Gal" w:date="2017-03-04T18:29:00Z"/>
          <w:b/>
          <w:sz w:val="24"/>
          <w:szCs w:val="24"/>
        </w:rPr>
      </w:pPr>
      <w:ins w:id="2295" w:author="Ron Gal" w:date="2017-03-04T18:29:00Z">
        <w:r w:rsidRPr="00EA16CA">
          <w:rPr>
            <w:b/>
            <w:sz w:val="24"/>
            <w:szCs w:val="24"/>
            <w:rtl/>
          </w:rPr>
          <w:t xml:space="preserve">מחלקת </w:t>
        </w:r>
        <w:r w:rsidRPr="00EA16CA">
          <w:rPr>
            <w:b/>
            <w:sz w:val="24"/>
            <w:szCs w:val="24"/>
          </w:rPr>
          <w:t>LoginResponse</w:t>
        </w:r>
      </w:ins>
    </w:p>
    <w:p w:rsidR="00481634" w:rsidDel="00EA16CA" w:rsidRDefault="00EA16CA">
      <w:pPr>
        <w:bidi/>
        <w:rPr>
          <w:del w:id="2296" w:author="Ron Gal" w:date="2017-03-04T18:29:00Z"/>
        </w:rPr>
        <w:pPrChange w:id="2297" w:author="Ron Gal" w:date="2017-03-04T18:00:00Z">
          <w:pPr>
            <w:bidi/>
          </w:pPr>
        </w:pPrChange>
      </w:pPr>
      <w:ins w:id="2298" w:author="Ron Gal" w:date="2017-03-04T18:29:00Z">
        <w:r w:rsidRPr="00EA16CA">
          <w:rPr>
            <w:b/>
            <w:sz w:val="24"/>
            <w:szCs w:val="24"/>
            <w:rtl/>
          </w:rPr>
          <w:t>מחלקה מייצגת אובייקט מעבר של היוזר המחובר למערכת והרשאותיו המתאימות. האובייקט אינו</w:t>
        </w:r>
      </w:ins>
      <w:del w:id="2299" w:author="Ron Gal" w:date="2017-03-04T18:29:00Z">
        <w:r w:rsidR="00471D70" w:rsidDel="00EA16CA">
          <w:rPr>
            <w:b/>
            <w:sz w:val="24"/>
            <w:szCs w:val="24"/>
            <w:rtl/>
          </w:rPr>
          <w:delText xml:space="preserve">מחלקת </w:delText>
        </w:r>
      </w:del>
      <w:del w:id="2300" w:author="Ron Gal" w:date="2017-03-04T18:00:00Z">
        <w:r w:rsidR="00471D70" w:rsidDel="00F96EB6">
          <w:rPr>
            <w:b/>
            <w:sz w:val="24"/>
            <w:szCs w:val="24"/>
          </w:rPr>
          <w:delText>Complaint</w:delText>
        </w:r>
      </w:del>
    </w:p>
    <w:p w:rsidR="00481634" w:rsidDel="00EA16CA" w:rsidRDefault="00471D70">
      <w:pPr>
        <w:bidi/>
        <w:rPr>
          <w:del w:id="2301" w:author="Ron Gal" w:date="2017-03-04T18:29:00Z"/>
        </w:rPr>
        <w:pPrChange w:id="2302" w:author="Ron Gal" w:date="2017-03-04T18:01:00Z">
          <w:pPr>
            <w:bidi/>
          </w:pPr>
        </w:pPrChange>
      </w:pPr>
      <w:del w:id="2303" w:author="Ron Gal" w:date="2017-03-04T18:29:00Z">
        <w:r w:rsidDel="00EA16CA">
          <w:rPr>
            <w:sz w:val="24"/>
            <w:szCs w:val="24"/>
            <w:rtl/>
          </w:rPr>
          <w:delText xml:space="preserve">מחלקה זו יורשת ממחלקת </w:delText>
        </w:r>
        <w:r w:rsidDel="00EA16CA">
          <w:rPr>
            <w:sz w:val="24"/>
            <w:szCs w:val="24"/>
          </w:rPr>
          <w:delText>Entity</w:delText>
        </w:r>
        <w:r w:rsidDel="00EA16CA">
          <w:rPr>
            <w:sz w:val="24"/>
            <w:szCs w:val="24"/>
            <w:rtl/>
          </w:rPr>
          <w:delText xml:space="preserve"> ומייצגת אובייקט מעבר של </w:delText>
        </w:r>
      </w:del>
      <w:del w:id="2304" w:author="Ron Gal" w:date="2017-03-04T18:01:00Z">
        <w:r w:rsidDel="00F96EB6">
          <w:rPr>
            <w:sz w:val="24"/>
            <w:szCs w:val="24"/>
            <w:rtl/>
          </w:rPr>
          <w:delText>תלונה</w:delText>
        </w:r>
      </w:del>
      <w:del w:id="2305" w:author="Ron Gal" w:date="2017-03-04T18:29:00Z">
        <w:r w:rsidDel="00EA16CA">
          <w:rPr>
            <w:sz w:val="24"/>
            <w:szCs w:val="24"/>
            <w:rtl/>
          </w:rPr>
          <w:delText xml:space="preserve">. המחלקה מממשת את המתודה המופשטת </w:delText>
        </w:r>
        <w:r w:rsidDel="00EA16CA">
          <w:rPr>
            <w:sz w:val="24"/>
            <w:szCs w:val="24"/>
          </w:rPr>
          <w:delText>Initialize</w:delText>
        </w:r>
        <w:r w:rsidDel="00EA16CA">
          <w:rPr>
            <w:sz w:val="24"/>
            <w:szCs w:val="24"/>
            <w:rtl/>
          </w:rPr>
          <w:delText xml:space="preserve"> של </w:delText>
        </w:r>
        <w:r w:rsidDel="00EA16CA">
          <w:rPr>
            <w:sz w:val="24"/>
            <w:szCs w:val="24"/>
          </w:rPr>
          <w:delText>Entity</w:delText>
        </w:r>
        <w:r w:rsidDel="00EA16CA">
          <w:rPr>
            <w:sz w:val="24"/>
            <w:szCs w:val="24"/>
            <w:rtl/>
          </w:rPr>
          <w:delText xml:space="preserve"> והיא בעלת התכונות הבאות:</w:delText>
        </w:r>
      </w:del>
    </w:p>
    <w:p w:rsidR="00481634" w:rsidDel="00EA16CA" w:rsidRDefault="00481634">
      <w:pPr>
        <w:rPr>
          <w:del w:id="2306" w:author="Ron Gal" w:date="2017-03-04T18:29:00Z"/>
        </w:rPr>
      </w:pPr>
    </w:p>
    <w:p w:rsidR="00481634" w:rsidRPr="00F96EB6" w:rsidDel="00F96EB6" w:rsidRDefault="00471D70">
      <w:pPr>
        <w:rPr>
          <w:del w:id="2307" w:author="Ron Gal" w:date="2017-03-04T18:01:00Z"/>
          <w:sz w:val="24"/>
          <w:szCs w:val="24"/>
          <w:rPrChange w:id="2308" w:author="Ron Gal" w:date="2017-03-04T18:01:00Z">
            <w:rPr>
              <w:del w:id="2309" w:author="Ron Gal" w:date="2017-03-04T18:01:00Z"/>
            </w:rPr>
          </w:rPrChange>
        </w:rPr>
      </w:pPr>
      <w:del w:id="2310" w:author="Ron Gal" w:date="2017-03-04T18:01:00Z">
        <w:r w:rsidDel="00F96EB6">
          <w:rPr>
            <w:sz w:val="24"/>
            <w:szCs w:val="24"/>
          </w:rPr>
          <w:delText>public virtual string Description { get; set; }</w:delText>
        </w:r>
      </w:del>
    </w:p>
    <w:p w:rsidR="00481634" w:rsidRPr="00F96EB6" w:rsidDel="00F96EB6" w:rsidRDefault="00471D70">
      <w:pPr>
        <w:rPr>
          <w:del w:id="2311" w:author="Ron Gal" w:date="2017-03-04T18:01:00Z"/>
          <w:sz w:val="24"/>
          <w:szCs w:val="24"/>
          <w:rPrChange w:id="2312" w:author="Ron Gal" w:date="2017-03-04T18:01:00Z">
            <w:rPr>
              <w:del w:id="2313" w:author="Ron Gal" w:date="2017-03-04T18:01:00Z"/>
            </w:rPr>
          </w:rPrChange>
        </w:rPr>
      </w:pPr>
      <w:del w:id="2314" w:author="Ron Gal" w:date="2017-03-04T18:01:00Z">
        <w:r w:rsidDel="00F96EB6">
          <w:rPr>
            <w:sz w:val="24"/>
            <w:szCs w:val="24"/>
          </w:rPr>
          <w:delText xml:space="preserve">   </w:delText>
        </w:r>
      </w:del>
    </w:p>
    <w:p w:rsidR="00481634" w:rsidRPr="00F96EB6" w:rsidDel="00F96EB6" w:rsidRDefault="00471D70">
      <w:pPr>
        <w:rPr>
          <w:del w:id="2315" w:author="Ron Gal" w:date="2017-03-04T18:01:00Z"/>
          <w:sz w:val="24"/>
          <w:szCs w:val="24"/>
          <w:rPrChange w:id="2316" w:author="Ron Gal" w:date="2017-03-04T18:01:00Z">
            <w:rPr>
              <w:del w:id="2317" w:author="Ron Gal" w:date="2017-03-04T18:01:00Z"/>
            </w:rPr>
          </w:rPrChange>
        </w:rPr>
      </w:pPr>
      <w:del w:id="2318" w:author="Ron Gal" w:date="2017-03-04T18:01:00Z">
        <w:r w:rsidDel="00F96EB6">
          <w:rPr>
            <w:sz w:val="24"/>
            <w:szCs w:val="24"/>
          </w:rPr>
          <w:delText>public virtual int Type { get; set; }</w:delText>
        </w:r>
        <w:r w:rsidDel="00F96EB6">
          <w:rPr>
            <w:sz w:val="24"/>
            <w:szCs w:val="24"/>
          </w:rPr>
          <w:tab/>
        </w:r>
      </w:del>
    </w:p>
    <w:p w:rsidR="00481634" w:rsidRPr="00F96EB6" w:rsidDel="00F96EB6" w:rsidRDefault="00471D70">
      <w:pPr>
        <w:rPr>
          <w:del w:id="2319" w:author="Ron Gal" w:date="2017-03-04T18:01:00Z"/>
          <w:sz w:val="24"/>
          <w:szCs w:val="24"/>
          <w:rPrChange w:id="2320" w:author="Ron Gal" w:date="2017-03-04T18:01:00Z">
            <w:rPr>
              <w:del w:id="2321" w:author="Ron Gal" w:date="2017-03-04T18:01:00Z"/>
            </w:rPr>
          </w:rPrChange>
        </w:rPr>
      </w:pPr>
      <w:del w:id="2322" w:author="Ron Gal" w:date="2017-03-04T18:01:00Z">
        <w:r w:rsidDel="00F96EB6">
          <w:rPr>
            <w:sz w:val="24"/>
            <w:szCs w:val="24"/>
          </w:rPr>
          <w:tab/>
          <w:delText xml:space="preserve">    </w:delText>
        </w:r>
      </w:del>
    </w:p>
    <w:p w:rsidR="00481634" w:rsidRPr="00F96EB6" w:rsidDel="00F96EB6" w:rsidRDefault="00471D70">
      <w:pPr>
        <w:rPr>
          <w:del w:id="2323" w:author="Ron Gal" w:date="2017-03-04T18:01:00Z"/>
          <w:sz w:val="24"/>
          <w:szCs w:val="24"/>
          <w:rPrChange w:id="2324" w:author="Ron Gal" w:date="2017-03-04T18:01:00Z">
            <w:rPr>
              <w:del w:id="2325" w:author="Ron Gal" w:date="2017-03-04T18:01:00Z"/>
            </w:rPr>
          </w:rPrChange>
        </w:rPr>
      </w:pPr>
      <w:del w:id="2326" w:author="Ron Gal" w:date="2017-03-04T18:01:00Z">
        <w:r w:rsidDel="00F96EB6">
          <w:rPr>
            <w:sz w:val="24"/>
            <w:szCs w:val="24"/>
          </w:rPr>
          <w:delText>public virtual Customer OffendingCustomer { get; set; }</w:delText>
        </w:r>
      </w:del>
    </w:p>
    <w:p w:rsidR="00481634" w:rsidRPr="00F96EB6" w:rsidDel="00F96EB6" w:rsidRDefault="00481634">
      <w:pPr>
        <w:rPr>
          <w:del w:id="2327" w:author="Ron Gal" w:date="2017-03-04T18:01:00Z"/>
          <w:sz w:val="24"/>
          <w:szCs w:val="24"/>
          <w:rPrChange w:id="2328" w:author="Ron Gal" w:date="2017-03-04T18:01:00Z">
            <w:rPr>
              <w:del w:id="2329" w:author="Ron Gal" w:date="2017-03-04T18:01:00Z"/>
            </w:rPr>
          </w:rPrChange>
        </w:rPr>
      </w:pPr>
    </w:p>
    <w:p w:rsidR="00481634" w:rsidRPr="00F96EB6" w:rsidDel="00F96EB6" w:rsidRDefault="00471D70">
      <w:pPr>
        <w:rPr>
          <w:del w:id="2330" w:author="Ron Gal" w:date="2017-03-04T18:01:00Z"/>
          <w:sz w:val="24"/>
          <w:szCs w:val="24"/>
          <w:rPrChange w:id="2331" w:author="Ron Gal" w:date="2017-03-04T18:01:00Z">
            <w:rPr>
              <w:del w:id="2332" w:author="Ron Gal" w:date="2017-03-04T18:01:00Z"/>
            </w:rPr>
          </w:rPrChange>
        </w:rPr>
      </w:pPr>
      <w:del w:id="2333" w:author="Ron Gal" w:date="2017-03-04T18:01:00Z">
        <w:r w:rsidDel="00F96EB6">
          <w:rPr>
            <w:sz w:val="24"/>
            <w:szCs w:val="24"/>
          </w:rPr>
          <w:delText>public virtual Customer OffendedCustomer { get; set; }</w:delText>
        </w:r>
      </w:del>
    </w:p>
    <w:p w:rsidR="00481634" w:rsidRPr="00F96EB6" w:rsidDel="00EA16CA" w:rsidRDefault="00481634">
      <w:pPr>
        <w:rPr>
          <w:del w:id="2334" w:author="Ron Gal" w:date="2017-03-04T18:29:00Z"/>
          <w:sz w:val="24"/>
          <w:szCs w:val="24"/>
          <w:rPrChange w:id="2335" w:author="Ron Gal" w:date="2017-03-04T18:01:00Z">
            <w:rPr>
              <w:del w:id="2336" w:author="Ron Gal" w:date="2017-03-04T18:29:00Z"/>
            </w:rPr>
          </w:rPrChange>
        </w:rPr>
        <w:pPrChange w:id="2337" w:author="Ron Gal" w:date="2017-03-04T18:01:00Z">
          <w:pPr>
            <w:bidi/>
          </w:pPr>
        </w:pPrChange>
      </w:pPr>
    </w:p>
    <w:p w:rsidR="00481634" w:rsidDel="00EA16CA" w:rsidRDefault="00471D70" w:rsidP="008B3F0E">
      <w:pPr>
        <w:bidi/>
        <w:rPr>
          <w:del w:id="2338" w:author="Ron Gal" w:date="2017-03-04T18:29:00Z"/>
          <w:rtl/>
        </w:rPr>
      </w:pPr>
      <w:del w:id="2339" w:author="Ron Gal" w:date="2017-03-04T18:29:00Z">
        <w:r w:rsidDel="00EA16CA">
          <w:rPr>
            <w:b/>
            <w:sz w:val="24"/>
            <w:szCs w:val="24"/>
            <w:rtl/>
          </w:rPr>
          <w:delText xml:space="preserve">מחלקת </w:delText>
        </w:r>
      </w:del>
      <w:del w:id="2340" w:author="Ron Gal" w:date="2017-03-04T18:01:00Z">
        <w:r w:rsidDel="008B3F0E">
          <w:rPr>
            <w:b/>
            <w:sz w:val="24"/>
            <w:szCs w:val="24"/>
          </w:rPr>
          <w:delText>Employee</w:delText>
        </w:r>
      </w:del>
    </w:p>
    <w:p w:rsidR="00481634" w:rsidDel="00EA16CA" w:rsidRDefault="00471D70">
      <w:pPr>
        <w:bidi/>
        <w:rPr>
          <w:del w:id="2341" w:author="Ron Gal" w:date="2017-03-04T18:29:00Z"/>
        </w:rPr>
        <w:pPrChange w:id="2342" w:author="Ron Gal" w:date="2017-03-04T18:01:00Z">
          <w:pPr>
            <w:bidi/>
          </w:pPr>
        </w:pPrChange>
      </w:pPr>
      <w:del w:id="2343" w:author="Ron Gal" w:date="2017-03-04T18:29:00Z">
        <w:r w:rsidDel="00EA16CA">
          <w:rPr>
            <w:sz w:val="24"/>
            <w:szCs w:val="24"/>
            <w:rtl/>
          </w:rPr>
          <w:delText xml:space="preserve">מחלקה זו יורשת ממחלקת </w:delText>
        </w:r>
        <w:r w:rsidDel="00EA16CA">
          <w:rPr>
            <w:sz w:val="24"/>
            <w:szCs w:val="24"/>
          </w:rPr>
          <w:delText>Entity</w:delText>
        </w:r>
        <w:r w:rsidDel="00EA16CA">
          <w:rPr>
            <w:sz w:val="24"/>
            <w:szCs w:val="24"/>
            <w:rtl/>
          </w:rPr>
          <w:delText xml:space="preserve"> ומייצגת אובייקט מעבר של </w:delText>
        </w:r>
      </w:del>
      <w:del w:id="2344" w:author="Ron Gal" w:date="2017-03-04T18:01:00Z">
        <w:r w:rsidDel="008B3F0E">
          <w:rPr>
            <w:sz w:val="24"/>
            <w:szCs w:val="24"/>
            <w:rtl/>
          </w:rPr>
          <w:delText>עובד</w:delText>
        </w:r>
      </w:del>
      <w:del w:id="2345" w:author="Ron Gal" w:date="2017-03-04T18:29:00Z">
        <w:r w:rsidDel="00EA16CA">
          <w:rPr>
            <w:sz w:val="24"/>
            <w:szCs w:val="24"/>
            <w:rtl/>
          </w:rPr>
          <w:delText xml:space="preserve">. המחלקה מממשת את המתודה המופשטת </w:delText>
        </w:r>
        <w:r w:rsidDel="00EA16CA">
          <w:rPr>
            <w:sz w:val="24"/>
            <w:szCs w:val="24"/>
          </w:rPr>
          <w:delText>Initialize</w:delText>
        </w:r>
        <w:r w:rsidDel="00EA16CA">
          <w:rPr>
            <w:sz w:val="24"/>
            <w:szCs w:val="24"/>
            <w:rtl/>
          </w:rPr>
          <w:delText xml:space="preserve"> של </w:delText>
        </w:r>
        <w:r w:rsidDel="00EA16CA">
          <w:rPr>
            <w:sz w:val="24"/>
            <w:szCs w:val="24"/>
          </w:rPr>
          <w:delText>Entity</w:delText>
        </w:r>
        <w:r w:rsidDel="00EA16CA">
          <w:rPr>
            <w:sz w:val="24"/>
            <w:szCs w:val="24"/>
            <w:rtl/>
          </w:rPr>
          <w:delText xml:space="preserve"> והיא בעלת התכונות הבאות:</w:delText>
        </w:r>
      </w:del>
    </w:p>
    <w:p w:rsidR="00481634" w:rsidDel="00EA16CA" w:rsidRDefault="00481634">
      <w:pPr>
        <w:bidi/>
        <w:rPr>
          <w:del w:id="2346" w:author="Ron Gal" w:date="2017-03-04T18:29:00Z"/>
        </w:rPr>
      </w:pPr>
    </w:p>
    <w:p w:rsidR="00481634" w:rsidDel="008B3F0E" w:rsidRDefault="00471D70">
      <w:pPr>
        <w:rPr>
          <w:del w:id="2347" w:author="Ron Gal" w:date="2017-03-04T18:02:00Z"/>
        </w:rPr>
      </w:pPr>
      <w:del w:id="2348" w:author="Ron Gal" w:date="2017-03-04T18:02:00Z">
        <w:r w:rsidRPr="008B3F0E" w:rsidDel="008B3F0E">
          <w:rPr>
            <w:rPrChange w:id="2349" w:author="Ron Gal" w:date="2017-03-04T18:02:00Z">
              <w:rPr>
                <w:sz w:val="24"/>
                <w:szCs w:val="24"/>
              </w:rPr>
            </w:rPrChange>
          </w:rPr>
          <w:delText>public virtual string Username { get; set; }</w:delText>
        </w:r>
      </w:del>
    </w:p>
    <w:p w:rsidR="00481634" w:rsidDel="008B3F0E" w:rsidRDefault="00481634">
      <w:pPr>
        <w:rPr>
          <w:del w:id="2350" w:author="Ron Gal" w:date="2017-03-04T18:02:00Z"/>
        </w:rPr>
      </w:pPr>
    </w:p>
    <w:p w:rsidR="00481634" w:rsidDel="008B3F0E" w:rsidRDefault="00471D70">
      <w:pPr>
        <w:rPr>
          <w:del w:id="2351" w:author="Ron Gal" w:date="2017-03-04T18:02:00Z"/>
        </w:rPr>
      </w:pPr>
      <w:del w:id="2352" w:author="Ron Gal" w:date="2017-03-04T18:02:00Z">
        <w:r w:rsidRPr="008B3F0E" w:rsidDel="008B3F0E">
          <w:rPr>
            <w:rPrChange w:id="2353" w:author="Ron Gal" w:date="2017-03-04T18:02:00Z">
              <w:rPr>
                <w:sz w:val="24"/>
                <w:szCs w:val="24"/>
              </w:rPr>
            </w:rPrChange>
          </w:rPr>
          <w:delText>public virtual string Password { get; set; }</w:delText>
        </w:r>
      </w:del>
    </w:p>
    <w:p w:rsidR="00481634" w:rsidDel="008B3F0E" w:rsidRDefault="00481634">
      <w:pPr>
        <w:rPr>
          <w:del w:id="2354" w:author="Ron Gal" w:date="2017-03-04T18:02:00Z"/>
        </w:rPr>
      </w:pPr>
    </w:p>
    <w:p w:rsidR="00481634" w:rsidDel="008B3F0E" w:rsidRDefault="00471D70">
      <w:pPr>
        <w:rPr>
          <w:del w:id="2355" w:author="Ron Gal" w:date="2017-03-04T18:02:00Z"/>
        </w:rPr>
      </w:pPr>
      <w:del w:id="2356" w:author="Ron Gal" w:date="2017-03-04T18:02:00Z">
        <w:r w:rsidRPr="008B3F0E" w:rsidDel="008B3F0E">
          <w:rPr>
            <w:rPrChange w:id="2357" w:author="Ron Gal" w:date="2017-03-04T18:02:00Z">
              <w:rPr>
                <w:sz w:val="24"/>
                <w:szCs w:val="24"/>
              </w:rPr>
            </w:rPrChange>
          </w:rPr>
          <w:delText>public virtual string FirstName { get; set; }</w:delText>
        </w:r>
      </w:del>
    </w:p>
    <w:p w:rsidR="00481634" w:rsidDel="008B3F0E" w:rsidRDefault="00481634">
      <w:pPr>
        <w:rPr>
          <w:del w:id="2358" w:author="Ron Gal" w:date="2017-03-04T18:02:00Z"/>
        </w:rPr>
      </w:pPr>
    </w:p>
    <w:p w:rsidR="00481634" w:rsidDel="008B3F0E" w:rsidRDefault="00471D70">
      <w:pPr>
        <w:rPr>
          <w:del w:id="2359" w:author="Ron Gal" w:date="2017-03-04T18:02:00Z"/>
        </w:rPr>
      </w:pPr>
      <w:del w:id="2360" w:author="Ron Gal" w:date="2017-03-04T18:02:00Z">
        <w:r w:rsidRPr="008B3F0E" w:rsidDel="008B3F0E">
          <w:rPr>
            <w:rPrChange w:id="2361" w:author="Ron Gal" w:date="2017-03-04T18:02:00Z">
              <w:rPr>
                <w:sz w:val="24"/>
                <w:szCs w:val="24"/>
              </w:rPr>
            </w:rPrChange>
          </w:rPr>
          <w:delText>public virtual string LastName { get; set; }</w:delText>
        </w:r>
      </w:del>
    </w:p>
    <w:p w:rsidR="00481634" w:rsidDel="008B3F0E" w:rsidRDefault="00481634">
      <w:pPr>
        <w:rPr>
          <w:del w:id="2362" w:author="Ron Gal" w:date="2017-03-04T18:02:00Z"/>
        </w:rPr>
      </w:pPr>
    </w:p>
    <w:p w:rsidR="00481634" w:rsidDel="008B3F0E" w:rsidRDefault="00471D70">
      <w:pPr>
        <w:rPr>
          <w:del w:id="2363" w:author="Ron Gal" w:date="2017-03-04T18:02:00Z"/>
        </w:rPr>
      </w:pPr>
      <w:del w:id="2364" w:author="Ron Gal" w:date="2017-03-04T18:02:00Z">
        <w:r w:rsidRPr="008B3F0E" w:rsidDel="008B3F0E">
          <w:rPr>
            <w:rPrChange w:id="2365" w:author="Ron Gal" w:date="2017-03-04T18:02:00Z">
              <w:rPr>
                <w:sz w:val="24"/>
                <w:szCs w:val="24"/>
              </w:rPr>
            </w:rPrChange>
          </w:rPr>
          <w:delText>public virtual int Salary { get; set; }</w:delText>
        </w:r>
      </w:del>
    </w:p>
    <w:p w:rsidR="00481634" w:rsidDel="008B3F0E" w:rsidRDefault="00481634">
      <w:pPr>
        <w:rPr>
          <w:del w:id="2366" w:author="Ron Gal" w:date="2017-03-04T18:02:00Z"/>
        </w:rPr>
      </w:pPr>
    </w:p>
    <w:p w:rsidR="00481634" w:rsidDel="008B3F0E" w:rsidRDefault="00471D70">
      <w:pPr>
        <w:rPr>
          <w:del w:id="2367" w:author="Ron Gal" w:date="2017-03-04T18:02:00Z"/>
        </w:rPr>
      </w:pPr>
      <w:del w:id="2368" w:author="Ron Gal" w:date="2017-03-04T18:02:00Z">
        <w:r w:rsidRPr="008B3F0E" w:rsidDel="008B3F0E">
          <w:rPr>
            <w:rPrChange w:id="2369" w:author="Ron Gal" w:date="2017-03-04T18:02:00Z">
              <w:rPr>
                <w:sz w:val="24"/>
                <w:szCs w:val="24"/>
              </w:rPr>
            </w:rPrChange>
          </w:rPr>
          <w:delText>public virtual string Email { get; set; }</w:delText>
        </w:r>
      </w:del>
    </w:p>
    <w:p w:rsidR="008B3F0E" w:rsidDel="00EA16CA" w:rsidRDefault="008B3F0E">
      <w:pPr>
        <w:rPr>
          <w:del w:id="2370" w:author="Ron Gal" w:date="2017-03-04T18:29:00Z"/>
        </w:rPr>
        <w:pPrChange w:id="2371" w:author="Ron Gal" w:date="2017-03-04T18:02:00Z">
          <w:pPr>
            <w:bidi/>
          </w:pPr>
        </w:pPrChange>
      </w:pPr>
    </w:p>
    <w:p w:rsidR="00481634" w:rsidDel="00EA16CA" w:rsidRDefault="00471D70" w:rsidP="008B3F0E">
      <w:pPr>
        <w:bidi/>
        <w:rPr>
          <w:del w:id="2372" w:author="Ron Gal" w:date="2017-03-04T18:29:00Z"/>
        </w:rPr>
      </w:pPr>
      <w:del w:id="2373" w:author="Ron Gal" w:date="2017-03-04T18:29:00Z">
        <w:r w:rsidDel="00EA16CA">
          <w:rPr>
            <w:b/>
            <w:sz w:val="24"/>
            <w:szCs w:val="24"/>
            <w:rtl/>
          </w:rPr>
          <w:delText xml:space="preserve">מחלקת </w:delText>
        </w:r>
      </w:del>
      <w:del w:id="2374" w:author="Ron Gal" w:date="2017-03-04T18:03:00Z">
        <w:r w:rsidDel="008B3F0E">
          <w:rPr>
            <w:b/>
            <w:sz w:val="24"/>
            <w:szCs w:val="24"/>
          </w:rPr>
          <w:delText>Field</w:delText>
        </w:r>
      </w:del>
    </w:p>
    <w:p w:rsidR="00481634" w:rsidDel="00EA16CA" w:rsidRDefault="00471D70">
      <w:pPr>
        <w:bidi/>
        <w:rPr>
          <w:del w:id="2375" w:author="Ron Gal" w:date="2017-03-04T18:29:00Z"/>
        </w:rPr>
        <w:pPrChange w:id="2376" w:author="Ron Gal" w:date="2017-03-04T18:03:00Z">
          <w:pPr>
            <w:bidi/>
          </w:pPr>
        </w:pPrChange>
      </w:pPr>
      <w:del w:id="2377" w:author="Ron Gal" w:date="2017-03-04T18:29:00Z">
        <w:r w:rsidDel="00EA16CA">
          <w:rPr>
            <w:sz w:val="24"/>
            <w:szCs w:val="24"/>
            <w:rtl/>
          </w:rPr>
          <w:delText xml:space="preserve">מחלקה זו יורשת ממחלקת </w:delText>
        </w:r>
        <w:r w:rsidDel="00EA16CA">
          <w:rPr>
            <w:sz w:val="24"/>
            <w:szCs w:val="24"/>
          </w:rPr>
          <w:delText>Entity</w:delText>
        </w:r>
        <w:r w:rsidDel="00EA16CA">
          <w:rPr>
            <w:sz w:val="24"/>
            <w:szCs w:val="24"/>
            <w:rtl/>
          </w:rPr>
          <w:delText xml:space="preserve"> ומייצגת אובייקט מעבר של </w:delText>
        </w:r>
      </w:del>
      <w:del w:id="2378" w:author="Ron Gal" w:date="2017-03-04T18:03:00Z">
        <w:r w:rsidDel="008B3F0E">
          <w:rPr>
            <w:sz w:val="24"/>
            <w:szCs w:val="24"/>
            <w:rtl/>
          </w:rPr>
          <w:delText>מגרש</w:delText>
        </w:r>
      </w:del>
      <w:del w:id="2379" w:author="Ron Gal" w:date="2017-03-04T18:29:00Z">
        <w:r w:rsidDel="00EA16CA">
          <w:rPr>
            <w:sz w:val="24"/>
            <w:szCs w:val="24"/>
            <w:rtl/>
          </w:rPr>
          <w:delText xml:space="preserve">. המחלקה מממשת את המתודה המופשטת </w:delText>
        </w:r>
        <w:r w:rsidDel="00EA16CA">
          <w:rPr>
            <w:sz w:val="24"/>
            <w:szCs w:val="24"/>
          </w:rPr>
          <w:delText>Initialize</w:delText>
        </w:r>
        <w:r w:rsidDel="00EA16CA">
          <w:rPr>
            <w:sz w:val="24"/>
            <w:szCs w:val="24"/>
            <w:rtl/>
          </w:rPr>
          <w:delText xml:space="preserve"> של </w:delText>
        </w:r>
        <w:r w:rsidDel="00EA16CA">
          <w:rPr>
            <w:sz w:val="24"/>
            <w:szCs w:val="24"/>
          </w:rPr>
          <w:delText>Entity</w:delText>
        </w:r>
        <w:r w:rsidDel="00EA16CA">
          <w:rPr>
            <w:sz w:val="24"/>
            <w:szCs w:val="24"/>
            <w:rtl/>
          </w:rPr>
          <w:delText xml:space="preserve"> והיא בעלת התכונות הבאות:</w:delText>
        </w:r>
      </w:del>
    </w:p>
    <w:p w:rsidR="00481634" w:rsidDel="00EA16CA" w:rsidRDefault="00481634">
      <w:pPr>
        <w:bidi/>
        <w:rPr>
          <w:del w:id="2380" w:author="Ron Gal" w:date="2017-03-04T18:29:00Z"/>
        </w:rPr>
      </w:pPr>
    </w:p>
    <w:p w:rsidR="00481634" w:rsidDel="008B3F0E" w:rsidRDefault="00471D70">
      <w:pPr>
        <w:rPr>
          <w:del w:id="2381" w:author="Ron Gal" w:date="2017-03-04T18:03:00Z"/>
        </w:rPr>
      </w:pPr>
      <w:del w:id="2382" w:author="Ron Gal" w:date="2017-03-04T18:03:00Z">
        <w:r w:rsidRPr="008B3F0E" w:rsidDel="008B3F0E">
          <w:rPr>
            <w:rPrChange w:id="2383" w:author="Ron Gal" w:date="2017-03-04T18:03:00Z">
              <w:rPr>
                <w:sz w:val="24"/>
                <w:szCs w:val="24"/>
              </w:rPr>
            </w:rPrChange>
          </w:rPr>
          <w:delText>public virtual int Name { get; set; }</w:delText>
        </w:r>
      </w:del>
    </w:p>
    <w:p w:rsidR="00481634" w:rsidDel="008B3F0E" w:rsidRDefault="00481634">
      <w:pPr>
        <w:rPr>
          <w:del w:id="2384" w:author="Ron Gal" w:date="2017-03-04T18:03:00Z"/>
        </w:rPr>
      </w:pPr>
    </w:p>
    <w:p w:rsidR="00481634" w:rsidDel="008B3F0E" w:rsidRDefault="00471D70">
      <w:pPr>
        <w:rPr>
          <w:del w:id="2385" w:author="Ron Gal" w:date="2017-03-04T18:03:00Z"/>
        </w:rPr>
      </w:pPr>
      <w:del w:id="2386" w:author="Ron Gal" w:date="2017-03-04T18:03:00Z">
        <w:r w:rsidRPr="008B3F0E" w:rsidDel="008B3F0E">
          <w:rPr>
            <w:rPrChange w:id="2387" w:author="Ron Gal" w:date="2017-03-04T18:03:00Z">
              <w:rPr>
                <w:sz w:val="24"/>
                <w:szCs w:val="24"/>
              </w:rPr>
            </w:rPrChange>
          </w:rPr>
          <w:delText>public virtual int Type { get; set; }</w:delText>
        </w:r>
      </w:del>
    </w:p>
    <w:p w:rsidR="00481634" w:rsidDel="008B3F0E" w:rsidRDefault="00481634">
      <w:pPr>
        <w:rPr>
          <w:del w:id="2388" w:author="Ron Gal" w:date="2017-03-04T18:03:00Z"/>
        </w:rPr>
      </w:pPr>
    </w:p>
    <w:p w:rsidR="00481634" w:rsidDel="008B3F0E" w:rsidRDefault="00471D70">
      <w:pPr>
        <w:rPr>
          <w:del w:id="2389" w:author="Ron Gal" w:date="2017-03-04T18:03:00Z"/>
        </w:rPr>
      </w:pPr>
      <w:del w:id="2390" w:author="Ron Gal" w:date="2017-03-04T18:03:00Z">
        <w:r w:rsidRPr="008B3F0E" w:rsidDel="008B3F0E">
          <w:rPr>
            <w:rPrChange w:id="2391" w:author="Ron Gal" w:date="2017-03-04T18:03:00Z">
              <w:rPr>
                <w:sz w:val="24"/>
                <w:szCs w:val="24"/>
              </w:rPr>
            </w:rPrChange>
          </w:rPr>
          <w:delText>public virtual int Size { get; set; }</w:delText>
        </w:r>
      </w:del>
    </w:p>
    <w:p w:rsidR="00481634" w:rsidDel="008B3F0E" w:rsidRDefault="00481634">
      <w:pPr>
        <w:rPr>
          <w:del w:id="2392" w:author="Ron Gal" w:date="2017-03-04T18:03:00Z"/>
        </w:rPr>
        <w:pPrChange w:id="2393" w:author="Ron Gal" w:date="2017-03-04T18:03:00Z">
          <w:pPr>
            <w:bidi/>
          </w:pPr>
        </w:pPrChange>
      </w:pPr>
    </w:p>
    <w:p w:rsidR="00481634" w:rsidDel="00EA16CA" w:rsidRDefault="00481634">
      <w:pPr>
        <w:rPr>
          <w:del w:id="2394" w:author="Ron Gal" w:date="2017-03-04T18:29:00Z"/>
        </w:rPr>
        <w:pPrChange w:id="2395" w:author="Ron Gal" w:date="2017-03-04T18:03:00Z">
          <w:pPr>
            <w:bidi/>
          </w:pPr>
        </w:pPrChange>
      </w:pPr>
    </w:p>
    <w:p w:rsidR="00481634" w:rsidDel="00EA16CA" w:rsidRDefault="00481634">
      <w:pPr>
        <w:bidi/>
        <w:rPr>
          <w:del w:id="2396" w:author="Ron Gal" w:date="2017-03-04T18:29:00Z"/>
        </w:rPr>
      </w:pPr>
    </w:p>
    <w:p w:rsidR="00481634" w:rsidDel="00EA16CA" w:rsidRDefault="00471D70" w:rsidP="008B3F0E">
      <w:pPr>
        <w:bidi/>
        <w:rPr>
          <w:del w:id="2397" w:author="Ron Gal" w:date="2017-03-04T18:29:00Z"/>
        </w:rPr>
      </w:pPr>
      <w:del w:id="2398" w:author="Ron Gal" w:date="2017-03-04T18:29:00Z">
        <w:r w:rsidDel="00EA16CA">
          <w:rPr>
            <w:b/>
            <w:sz w:val="24"/>
            <w:szCs w:val="24"/>
            <w:rtl/>
          </w:rPr>
          <w:delText xml:space="preserve">מחלקת </w:delText>
        </w:r>
      </w:del>
      <w:del w:id="2399" w:author="Ron Gal" w:date="2017-03-04T18:03:00Z">
        <w:r w:rsidDel="008B3F0E">
          <w:rPr>
            <w:b/>
            <w:sz w:val="24"/>
            <w:szCs w:val="24"/>
          </w:rPr>
          <w:delText>Order</w:delText>
        </w:r>
      </w:del>
    </w:p>
    <w:p w:rsidR="00481634" w:rsidDel="00EA16CA" w:rsidRDefault="00471D70">
      <w:pPr>
        <w:bidi/>
        <w:rPr>
          <w:del w:id="2400" w:author="Ron Gal" w:date="2017-03-04T18:29:00Z"/>
        </w:rPr>
        <w:pPrChange w:id="2401" w:author="Ron Gal" w:date="2017-03-04T18:05:00Z">
          <w:pPr>
            <w:bidi/>
          </w:pPr>
        </w:pPrChange>
      </w:pPr>
      <w:del w:id="2402" w:author="Ron Gal" w:date="2017-03-04T18:29:00Z">
        <w:r w:rsidDel="00EA16CA">
          <w:rPr>
            <w:sz w:val="24"/>
            <w:szCs w:val="24"/>
            <w:rtl/>
          </w:rPr>
          <w:delText xml:space="preserve">מחלקה זו יורשת ממחלקת </w:delText>
        </w:r>
      </w:del>
      <w:del w:id="2403" w:author="Ron Gal" w:date="2017-03-04T18:03:00Z">
        <w:r w:rsidDel="008B3F0E">
          <w:rPr>
            <w:sz w:val="24"/>
            <w:szCs w:val="24"/>
          </w:rPr>
          <w:delText>Entity</w:delText>
        </w:r>
        <w:r w:rsidDel="008B3F0E">
          <w:rPr>
            <w:sz w:val="24"/>
            <w:szCs w:val="24"/>
            <w:rtl/>
          </w:rPr>
          <w:delText xml:space="preserve"> </w:delText>
        </w:r>
      </w:del>
      <w:del w:id="2404" w:author="Ron Gal" w:date="2017-03-04T18:29:00Z">
        <w:r w:rsidDel="00EA16CA">
          <w:rPr>
            <w:sz w:val="24"/>
            <w:szCs w:val="24"/>
            <w:rtl/>
          </w:rPr>
          <w:delText xml:space="preserve">ומייצגת אובייקט מעבר של </w:delText>
        </w:r>
      </w:del>
      <w:del w:id="2405" w:author="Ron Gal" w:date="2017-03-04T18:05:00Z">
        <w:r w:rsidDel="008B3F0E">
          <w:rPr>
            <w:sz w:val="24"/>
            <w:szCs w:val="24"/>
            <w:rtl/>
          </w:rPr>
          <w:delText>הזמנה</w:delText>
        </w:r>
      </w:del>
      <w:del w:id="2406" w:author="Ron Gal" w:date="2017-03-04T18:29:00Z">
        <w:r w:rsidDel="00EA16CA">
          <w:rPr>
            <w:sz w:val="24"/>
            <w:szCs w:val="24"/>
            <w:rtl/>
          </w:rPr>
          <w:delText xml:space="preserve">. המחלקה </w:delText>
        </w:r>
      </w:del>
      <w:del w:id="2407" w:author="Ron Gal" w:date="2017-03-04T18:04:00Z">
        <w:r w:rsidDel="008B3F0E">
          <w:rPr>
            <w:sz w:val="24"/>
            <w:szCs w:val="24"/>
            <w:rtl/>
          </w:rPr>
          <w:delText xml:space="preserve">מממשת את המתודה המופשטת </w:delText>
        </w:r>
        <w:r w:rsidDel="008B3F0E">
          <w:rPr>
            <w:sz w:val="24"/>
            <w:szCs w:val="24"/>
          </w:rPr>
          <w:delText>Initialize</w:delText>
        </w:r>
        <w:r w:rsidDel="008B3F0E">
          <w:rPr>
            <w:sz w:val="24"/>
            <w:szCs w:val="24"/>
            <w:rtl/>
          </w:rPr>
          <w:delText xml:space="preserve"> של </w:delText>
        </w:r>
        <w:r w:rsidDel="008B3F0E">
          <w:rPr>
            <w:sz w:val="24"/>
            <w:szCs w:val="24"/>
          </w:rPr>
          <w:delText>Entity</w:delText>
        </w:r>
        <w:r w:rsidDel="008B3F0E">
          <w:rPr>
            <w:sz w:val="24"/>
            <w:szCs w:val="24"/>
            <w:rtl/>
          </w:rPr>
          <w:delText xml:space="preserve"> ו</w:delText>
        </w:r>
      </w:del>
      <w:del w:id="2408" w:author="Ron Gal" w:date="2017-03-04T18:29:00Z">
        <w:r w:rsidDel="00EA16CA">
          <w:rPr>
            <w:sz w:val="24"/>
            <w:szCs w:val="24"/>
            <w:rtl/>
          </w:rPr>
          <w:delText>היא בעלת התכונות הבאות:</w:delText>
        </w:r>
      </w:del>
    </w:p>
    <w:p w:rsidR="00481634" w:rsidDel="00EA16CA" w:rsidRDefault="00481634">
      <w:pPr>
        <w:bidi/>
        <w:rPr>
          <w:del w:id="2409" w:author="Ron Gal" w:date="2017-03-04T18:29:00Z"/>
        </w:rPr>
      </w:pPr>
    </w:p>
    <w:p w:rsidR="00481634" w:rsidDel="008B3F0E" w:rsidRDefault="00471D70">
      <w:pPr>
        <w:rPr>
          <w:del w:id="2410" w:author="Ron Gal" w:date="2017-03-04T18:04:00Z"/>
        </w:rPr>
      </w:pPr>
      <w:del w:id="2411" w:author="Ron Gal" w:date="2017-03-04T18:04:00Z">
        <w:r w:rsidRPr="008B3F0E" w:rsidDel="008B3F0E">
          <w:rPr>
            <w:rPrChange w:id="2412" w:author="Ron Gal" w:date="2017-03-04T18:04:00Z">
              <w:rPr>
                <w:sz w:val="24"/>
                <w:szCs w:val="24"/>
              </w:rPr>
            </w:rPrChange>
          </w:rPr>
          <w:delText>public virtual long StartDate { get; set; }</w:delText>
        </w:r>
      </w:del>
    </w:p>
    <w:p w:rsidR="00481634" w:rsidDel="008B3F0E" w:rsidRDefault="00481634">
      <w:pPr>
        <w:rPr>
          <w:del w:id="2413" w:author="Ron Gal" w:date="2017-03-04T18:04:00Z"/>
        </w:rPr>
      </w:pPr>
    </w:p>
    <w:p w:rsidR="00481634" w:rsidDel="008B3F0E" w:rsidRDefault="00471D70">
      <w:pPr>
        <w:rPr>
          <w:del w:id="2414" w:author="Ron Gal" w:date="2017-03-04T18:04:00Z"/>
        </w:rPr>
      </w:pPr>
      <w:del w:id="2415" w:author="Ron Gal" w:date="2017-03-04T18:04:00Z">
        <w:r w:rsidRPr="008B3F0E" w:rsidDel="008B3F0E">
          <w:rPr>
            <w:rPrChange w:id="2416" w:author="Ron Gal" w:date="2017-03-04T18:04:00Z">
              <w:rPr>
                <w:sz w:val="24"/>
                <w:szCs w:val="24"/>
              </w:rPr>
            </w:rPrChange>
          </w:rPr>
          <w:delText>public virtual Customer Owner { get; set; }</w:delText>
        </w:r>
      </w:del>
    </w:p>
    <w:p w:rsidR="00481634" w:rsidDel="008B3F0E" w:rsidRDefault="00481634">
      <w:pPr>
        <w:rPr>
          <w:del w:id="2417" w:author="Ron Gal" w:date="2017-03-04T18:04:00Z"/>
        </w:rPr>
      </w:pPr>
    </w:p>
    <w:p w:rsidR="00481634" w:rsidDel="008B3F0E" w:rsidRDefault="00471D70">
      <w:pPr>
        <w:rPr>
          <w:del w:id="2418" w:author="Ron Gal" w:date="2017-03-04T18:04:00Z"/>
        </w:rPr>
      </w:pPr>
      <w:del w:id="2419" w:author="Ron Gal" w:date="2017-03-04T18:04:00Z">
        <w:r w:rsidRPr="008B3F0E" w:rsidDel="008B3F0E">
          <w:rPr>
            <w:rPrChange w:id="2420" w:author="Ron Gal" w:date="2017-03-04T18:04:00Z">
              <w:rPr>
                <w:sz w:val="24"/>
                <w:szCs w:val="24"/>
              </w:rPr>
            </w:rPrChange>
          </w:rPr>
          <w:delText>public virtual int PlayersNumber { get; set; }</w:delText>
        </w:r>
      </w:del>
    </w:p>
    <w:p w:rsidR="00481634" w:rsidDel="008B3F0E" w:rsidRDefault="00481634">
      <w:pPr>
        <w:rPr>
          <w:del w:id="2421" w:author="Ron Gal" w:date="2017-03-04T18:04:00Z"/>
        </w:rPr>
      </w:pPr>
    </w:p>
    <w:p w:rsidR="00481634" w:rsidDel="008B3F0E" w:rsidRDefault="00471D70">
      <w:pPr>
        <w:rPr>
          <w:del w:id="2422" w:author="Ron Gal" w:date="2017-03-04T18:04:00Z"/>
        </w:rPr>
      </w:pPr>
      <w:del w:id="2423" w:author="Ron Gal" w:date="2017-03-04T18:04:00Z">
        <w:r w:rsidRPr="008B3F0E" w:rsidDel="008B3F0E">
          <w:rPr>
            <w:rPrChange w:id="2424" w:author="Ron Gal" w:date="2017-03-04T18:04:00Z">
              <w:rPr>
                <w:sz w:val="24"/>
                <w:szCs w:val="24"/>
              </w:rPr>
            </w:rPrChange>
          </w:rPr>
          <w:delText>public virtual int Status { get; set; }</w:delText>
        </w:r>
      </w:del>
    </w:p>
    <w:p w:rsidR="00481634" w:rsidDel="008B3F0E" w:rsidRDefault="00481634">
      <w:pPr>
        <w:rPr>
          <w:del w:id="2425" w:author="Ron Gal" w:date="2017-03-04T18:04:00Z"/>
        </w:rPr>
      </w:pPr>
    </w:p>
    <w:p w:rsidR="00481634" w:rsidDel="008B3F0E" w:rsidRDefault="00471D70">
      <w:pPr>
        <w:rPr>
          <w:del w:id="2426" w:author="Ron Gal" w:date="2017-03-04T18:04:00Z"/>
        </w:rPr>
      </w:pPr>
      <w:del w:id="2427" w:author="Ron Gal" w:date="2017-03-04T18:04:00Z">
        <w:r w:rsidRPr="008B3F0E" w:rsidDel="008B3F0E">
          <w:rPr>
            <w:rPrChange w:id="2428" w:author="Ron Gal" w:date="2017-03-04T18:04:00Z">
              <w:rPr>
                <w:sz w:val="24"/>
                <w:szCs w:val="24"/>
              </w:rPr>
            </w:rPrChange>
          </w:rPr>
          <w:delText>public virtual Field Field { get; set; }</w:delText>
        </w:r>
      </w:del>
    </w:p>
    <w:p w:rsidR="00481634" w:rsidDel="008B3F0E" w:rsidRDefault="00481634">
      <w:pPr>
        <w:rPr>
          <w:del w:id="2429" w:author="Ron Gal" w:date="2017-03-04T18:04:00Z"/>
        </w:rPr>
      </w:pPr>
    </w:p>
    <w:p w:rsidR="00481634" w:rsidDel="008B3F0E" w:rsidRDefault="00471D70">
      <w:pPr>
        <w:rPr>
          <w:del w:id="2430" w:author="Ron Gal" w:date="2017-03-04T18:04:00Z"/>
        </w:rPr>
      </w:pPr>
      <w:del w:id="2431" w:author="Ron Gal" w:date="2017-03-04T18:04:00Z">
        <w:r w:rsidRPr="008B3F0E" w:rsidDel="008B3F0E">
          <w:rPr>
            <w:rPrChange w:id="2432" w:author="Ron Gal" w:date="2017-03-04T18:04:00Z">
              <w:rPr>
                <w:sz w:val="24"/>
                <w:szCs w:val="24"/>
              </w:rPr>
            </w:rPrChange>
          </w:rPr>
          <w:delText>public virtual IList&lt;int&gt; Participants { get; set; }</w:delText>
        </w:r>
      </w:del>
    </w:p>
    <w:p w:rsidR="00481634" w:rsidDel="00EA16CA" w:rsidRDefault="00481634">
      <w:pPr>
        <w:rPr>
          <w:del w:id="2433" w:author="Ron Gal" w:date="2017-03-04T18:29:00Z"/>
        </w:rPr>
        <w:pPrChange w:id="2434" w:author="Ron Gal" w:date="2017-03-04T18:04:00Z">
          <w:pPr>
            <w:bidi/>
          </w:pPr>
        </w:pPrChange>
      </w:pPr>
    </w:p>
    <w:p w:rsidR="00481634" w:rsidDel="00EA16CA" w:rsidRDefault="00471D70" w:rsidP="008B3F0E">
      <w:pPr>
        <w:bidi/>
        <w:rPr>
          <w:del w:id="2435" w:author="Ron Gal" w:date="2017-03-04T18:29:00Z"/>
        </w:rPr>
      </w:pPr>
      <w:del w:id="2436" w:author="Ron Gal" w:date="2017-03-04T18:29:00Z">
        <w:r w:rsidDel="00EA16CA">
          <w:rPr>
            <w:b/>
            <w:sz w:val="24"/>
            <w:szCs w:val="24"/>
            <w:rtl/>
          </w:rPr>
          <w:delText xml:space="preserve">מחלקת </w:delText>
        </w:r>
      </w:del>
      <w:del w:id="2437" w:author="Ron Gal" w:date="2017-03-04T18:04:00Z">
        <w:r w:rsidDel="008B3F0E">
          <w:rPr>
            <w:b/>
            <w:sz w:val="24"/>
            <w:szCs w:val="24"/>
          </w:rPr>
          <w:delText>Participant</w:delText>
        </w:r>
      </w:del>
    </w:p>
    <w:p w:rsidR="00481634" w:rsidDel="00EA16CA" w:rsidRDefault="00471D70" w:rsidP="008B3F0E">
      <w:pPr>
        <w:bidi/>
        <w:rPr>
          <w:del w:id="2438" w:author="Ron Gal" w:date="2017-03-04T18:29:00Z"/>
        </w:rPr>
      </w:pPr>
      <w:del w:id="2439" w:author="Ron Gal" w:date="2017-03-04T18:29:00Z">
        <w:r w:rsidDel="00EA16CA">
          <w:rPr>
            <w:sz w:val="24"/>
            <w:szCs w:val="24"/>
            <w:rtl/>
          </w:rPr>
          <w:delText xml:space="preserve">מחלקה זו יורשת ממחלקת </w:delText>
        </w:r>
      </w:del>
      <w:del w:id="2440" w:author="Ron Gal" w:date="2017-03-04T18:04:00Z">
        <w:r w:rsidRPr="008B3F0E" w:rsidDel="008B3F0E">
          <w:rPr>
            <w:sz w:val="24"/>
            <w:szCs w:val="24"/>
          </w:rPr>
          <w:delText>Entity</w:delText>
        </w:r>
        <w:r w:rsidRPr="008B3F0E" w:rsidDel="008B3F0E">
          <w:rPr>
            <w:sz w:val="24"/>
            <w:szCs w:val="24"/>
            <w:rtl/>
          </w:rPr>
          <w:delText xml:space="preserve"> </w:delText>
        </w:r>
      </w:del>
      <w:del w:id="2441" w:author="Ron Gal" w:date="2017-03-04T18:29:00Z">
        <w:r w:rsidRPr="008B3F0E" w:rsidDel="00EA16CA">
          <w:rPr>
            <w:sz w:val="24"/>
            <w:szCs w:val="24"/>
            <w:rtl/>
          </w:rPr>
          <w:delText>ומייצגת</w:delText>
        </w:r>
        <w:r w:rsidDel="00EA16CA">
          <w:rPr>
            <w:sz w:val="24"/>
            <w:szCs w:val="24"/>
            <w:rtl/>
          </w:rPr>
          <w:delText xml:space="preserve"> אובייקט מעבר של </w:delText>
        </w:r>
      </w:del>
      <w:del w:id="2442" w:author="Ron Gal" w:date="2017-03-04T18:05:00Z">
        <w:r w:rsidDel="008B3F0E">
          <w:rPr>
            <w:sz w:val="24"/>
            <w:szCs w:val="24"/>
            <w:rtl/>
          </w:rPr>
          <w:delText>בקשת הצטרפות להזמנה קיימת</w:delText>
        </w:r>
      </w:del>
      <w:del w:id="2443" w:author="Ron Gal" w:date="2017-03-04T18:29:00Z">
        <w:r w:rsidDel="00EA16CA">
          <w:rPr>
            <w:sz w:val="24"/>
            <w:szCs w:val="24"/>
            <w:rtl/>
          </w:rPr>
          <w:delText xml:space="preserve">. המחלקה מממשת את המתודה המופשטת </w:delText>
        </w:r>
        <w:r w:rsidDel="00EA16CA">
          <w:rPr>
            <w:sz w:val="24"/>
            <w:szCs w:val="24"/>
          </w:rPr>
          <w:delText>Initialize</w:delText>
        </w:r>
        <w:r w:rsidDel="00EA16CA">
          <w:rPr>
            <w:sz w:val="24"/>
            <w:szCs w:val="24"/>
            <w:rtl/>
          </w:rPr>
          <w:delText xml:space="preserve"> של </w:delText>
        </w:r>
        <w:r w:rsidDel="00EA16CA">
          <w:rPr>
            <w:sz w:val="24"/>
            <w:szCs w:val="24"/>
          </w:rPr>
          <w:delText>Entity</w:delText>
        </w:r>
        <w:r w:rsidDel="00EA16CA">
          <w:rPr>
            <w:sz w:val="24"/>
            <w:szCs w:val="24"/>
            <w:rtl/>
          </w:rPr>
          <w:delText xml:space="preserve"> והיא בעלת התכונות הבאות:</w:delText>
        </w:r>
      </w:del>
    </w:p>
    <w:p w:rsidR="00481634" w:rsidDel="00EA16CA" w:rsidRDefault="00481634">
      <w:pPr>
        <w:bidi/>
        <w:rPr>
          <w:del w:id="2444" w:author="Ron Gal" w:date="2017-03-04T18:29:00Z"/>
        </w:rPr>
      </w:pPr>
    </w:p>
    <w:p w:rsidR="00481634" w:rsidDel="008B3F0E" w:rsidRDefault="00471D70">
      <w:pPr>
        <w:rPr>
          <w:del w:id="2445" w:author="Ron Gal" w:date="2017-03-04T18:04:00Z"/>
        </w:rPr>
      </w:pPr>
      <w:del w:id="2446" w:author="Ron Gal" w:date="2017-03-04T18:04:00Z">
        <w:r w:rsidDel="008B3F0E">
          <w:rPr>
            <w:sz w:val="24"/>
            <w:szCs w:val="24"/>
          </w:rPr>
          <w:delText>public virtual Customer Customer { get; set; }</w:delText>
        </w:r>
      </w:del>
    </w:p>
    <w:p w:rsidR="00481634" w:rsidDel="008B3F0E" w:rsidRDefault="00481634">
      <w:pPr>
        <w:rPr>
          <w:del w:id="2447" w:author="Ron Gal" w:date="2017-03-04T18:04:00Z"/>
        </w:rPr>
      </w:pPr>
    </w:p>
    <w:p w:rsidR="00481634" w:rsidDel="008B3F0E" w:rsidRDefault="00471D70">
      <w:pPr>
        <w:rPr>
          <w:del w:id="2448" w:author="Ron Gal" w:date="2017-03-04T18:04:00Z"/>
        </w:rPr>
      </w:pPr>
      <w:del w:id="2449" w:author="Ron Gal" w:date="2017-03-04T18:04:00Z">
        <w:r w:rsidDel="008B3F0E">
          <w:rPr>
            <w:sz w:val="24"/>
            <w:szCs w:val="24"/>
          </w:rPr>
          <w:delText>public virtual Order Order { get; set; }</w:delText>
        </w:r>
      </w:del>
    </w:p>
    <w:p w:rsidR="00481634" w:rsidDel="008B3F0E" w:rsidRDefault="00481634">
      <w:pPr>
        <w:rPr>
          <w:del w:id="2450" w:author="Ron Gal" w:date="2017-03-04T18:04:00Z"/>
        </w:rPr>
      </w:pPr>
    </w:p>
    <w:p w:rsidR="00481634" w:rsidDel="008B3F0E" w:rsidRDefault="00471D70">
      <w:pPr>
        <w:rPr>
          <w:del w:id="2451" w:author="Ron Gal" w:date="2017-03-04T18:04:00Z"/>
        </w:rPr>
      </w:pPr>
      <w:del w:id="2452" w:author="Ron Gal" w:date="2017-03-04T18:04:00Z">
        <w:r w:rsidDel="008B3F0E">
          <w:rPr>
            <w:sz w:val="24"/>
            <w:szCs w:val="24"/>
          </w:rPr>
          <w:delText>public virtual DateTime Date { get; set; }</w:delText>
        </w:r>
      </w:del>
    </w:p>
    <w:p w:rsidR="00481634" w:rsidDel="008B3F0E" w:rsidRDefault="00481634">
      <w:pPr>
        <w:rPr>
          <w:del w:id="2453" w:author="Ron Gal" w:date="2017-03-04T18:04:00Z"/>
        </w:rPr>
      </w:pPr>
    </w:p>
    <w:p w:rsidR="00481634" w:rsidDel="008B3F0E" w:rsidRDefault="00471D70">
      <w:pPr>
        <w:rPr>
          <w:del w:id="2454" w:author="Ron Gal" w:date="2017-03-04T18:04:00Z"/>
        </w:rPr>
      </w:pPr>
      <w:del w:id="2455" w:author="Ron Gal" w:date="2017-03-04T18:04:00Z">
        <w:r w:rsidDel="008B3F0E">
          <w:rPr>
            <w:sz w:val="24"/>
            <w:szCs w:val="24"/>
          </w:rPr>
          <w:delText>public virtual int Status { get; set; }</w:delText>
        </w:r>
      </w:del>
    </w:p>
    <w:p w:rsidR="00481634" w:rsidDel="00EA16CA" w:rsidRDefault="00481634">
      <w:pPr>
        <w:bidi/>
        <w:rPr>
          <w:del w:id="2456" w:author="Ron Gal" w:date="2017-03-04T18:29:00Z"/>
        </w:rPr>
      </w:pPr>
    </w:p>
    <w:p w:rsidR="00481634" w:rsidDel="00EA16CA" w:rsidRDefault="00471D70" w:rsidP="007A3BB4">
      <w:pPr>
        <w:bidi/>
        <w:rPr>
          <w:del w:id="2457" w:author="Ron Gal" w:date="2017-03-04T18:29:00Z"/>
        </w:rPr>
      </w:pPr>
      <w:del w:id="2458" w:author="Ron Gal" w:date="2017-03-04T18:29:00Z">
        <w:r w:rsidDel="00EA16CA">
          <w:rPr>
            <w:b/>
            <w:sz w:val="24"/>
            <w:szCs w:val="24"/>
            <w:rtl/>
          </w:rPr>
          <w:delText xml:space="preserve">מחלקת </w:delText>
        </w:r>
      </w:del>
      <w:del w:id="2459" w:author="Ron Gal" w:date="2017-03-04T18:06:00Z">
        <w:r w:rsidDel="007A3BB4">
          <w:rPr>
            <w:b/>
            <w:sz w:val="24"/>
            <w:szCs w:val="24"/>
          </w:rPr>
          <w:delText>Review</w:delText>
        </w:r>
      </w:del>
    </w:p>
    <w:p w:rsidR="00481634" w:rsidDel="00EA16CA" w:rsidRDefault="00471D70">
      <w:pPr>
        <w:bidi/>
        <w:rPr>
          <w:del w:id="2460" w:author="Ron Gal" w:date="2017-03-04T18:29:00Z"/>
        </w:rPr>
        <w:pPrChange w:id="2461" w:author="Ron Gal" w:date="2017-03-04T18:06:00Z">
          <w:pPr>
            <w:bidi/>
          </w:pPr>
        </w:pPrChange>
      </w:pPr>
      <w:del w:id="2462" w:author="Ron Gal" w:date="2017-03-04T18:29:00Z">
        <w:r w:rsidDel="00EA16CA">
          <w:rPr>
            <w:sz w:val="24"/>
            <w:szCs w:val="24"/>
            <w:rtl/>
          </w:rPr>
          <w:delText xml:space="preserve">מחלקה זו יורשת ממחלקת </w:delText>
        </w:r>
        <w:r w:rsidDel="00EA16CA">
          <w:rPr>
            <w:sz w:val="24"/>
            <w:szCs w:val="24"/>
          </w:rPr>
          <w:delText>Entity</w:delText>
        </w:r>
        <w:r w:rsidDel="00EA16CA">
          <w:rPr>
            <w:sz w:val="24"/>
            <w:szCs w:val="24"/>
            <w:rtl/>
          </w:rPr>
          <w:delText xml:space="preserve"> ומייצגת אובייקט מעבר של </w:delText>
        </w:r>
      </w:del>
      <w:del w:id="2463" w:author="Ron Gal" w:date="2017-03-04T18:06:00Z">
        <w:r w:rsidDel="007A3BB4">
          <w:rPr>
            <w:sz w:val="24"/>
            <w:szCs w:val="24"/>
            <w:rtl/>
          </w:rPr>
          <w:delText>ביקורת על משתמש</w:delText>
        </w:r>
      </w:del>
      <w:del w:id="2464" w:author="Ron Gal" w:date="2017-03-04T18:29:00Z">
        <w:r w:rsidDel="00EA16CA">
          <w:rPr>
            <w:sz w:val="24"/>
            <w:szCs w:val="24"/>
            <w:rtl/>
          </w:rPr>
          <w:delText xml:space="preserve">. המחלקה מממשת את המתודה המופשטת </w:delText>
        </w:r>
        <w:r w:rsidDel="00EA16CA">
          <w:rPr>
            <w:sz w:val="24"/>
            <w:szCs w:val="24"/>
          </w:rPr>
          <w:delText>Initialize</w:delText>
        </w:r>
        <w:r w:rsidDel="00EA16CA">
          <w:rPr>
            <w:sz w:val="24"/>
            <w:szCs w:val="24"/>
            <w:rtl/>
          </w:rPr>
          <w:delText xml:space="preserve"> של </w:delText>
        </w:r>
        <w:r w:rsidDel="00EA16CA">
          <w:rPr>
            <w:sz w:val="24"/>
            <w:szCs w:val="24"/>
          </w:rPr>
          <w:delText>Entity</w:delText>
        </w:r>
        <w:r w:rsidDel="00EA16CA">
          <w:rPr>
            <w:sz w:val="24"/>
            <w:szCs w:val="24"/>
            <w:rtl/>
          </w:rPr>
          <w:delText xml:space="preserve"> והיא בעלת התכונות הבאות:</w:delText>
        </w:r>
      </w:del>
    </w:p>
    <w:p w:rsidR="00481634" w:rsidDel="00EA16CA" w:rsidRDefault="00481634">
      <w:pPr>
        <w:bidi/>
        <w:rPr>
          <w:del w:id="2465" w:author="Ron Gal" w:date="2017-03-04T18:29:00Z"/>
        </w:rPr>
      </w:pPr>
    </w:p>
    <w:p w:rsidR="00481634" w:rsidRPr="007A3BB4" w:rsidDel="007A3BB4" w:rsidRDefault="00471D70" w:rsidP="007A3BB4">
      <w:pPr>
        <w:rPr>
          <w:del w:id="2466" w:author="Ron Gal" w:date="2017-03-04T18:06:00Z"/>
          <w:sz w:val="24"/>
          <w:szCs w:val="24"/>
          <w:rPrChange w:id="2467" w:author="Ron Gal" w:date="2017-03-04T18:06:00Z">
            <w:rPr>
              <w:del w:id="2468" w:author="Ron Gal" w:date="2017-03-04T18:06:00Z"/>
            </w:rPr>
          </w:rPrChange>
        </w:rPr>
      </w:pPr>
      <w:del w:id="2469" w:author="Ron Gal" w:date="2017-03-04T18:06:00Z">
        <w:r w:rsidDel="007A3BB4">
          <w:rPr>
            <w:sz w:val="24"/>
            <w:szCs w:val="24"/>
          </w:rPr>
          <w:delText>public virtual string Title { get; set; }</w:delText>
        </w:r>
      </w:del>
    </w:p>
    <w:p w:rsidR="00481634" w:rsidRPr="007A3BB4" w:rsidDel="007A3BB4" w:rsidRDefault="00481634">
      <w:pPr>
        <w:rPr>
          <w:del w:id="2470" w:author="Ron Gal" w:date="2017-03-04T18:06:00Z"/>
          <w:sz w:val="24"/>
          <w:szCs w:val="24"/>
          <w:rPrChange w:id="2471" w:author="Ron Gal" w:date="2017-03-04T18:06:00Z">
            <w:rPr>
              <w:del w:id="2472" w:author="Ron Gal" w:date="2017-03-04T18:06:00Z"/>
            </w:rPr>
          </w:rPrChange>
        </w:rPr>
      </w:pPr>
    </w:p>
    <w:p w:rsidR="00481634" w:rsidRPr="007A3BB4" w:rsidDel="007A3BB4" w:rsidRDefault="00471D70">
      <w:pPr>
        <w:rPr>
          <w:del w:id="2473" w:author="Ron Gal" w:date="2017-03-04T18:06:00Z"/>
          <w:sz w:val="24"/>
          <w:szCs w:val="24"/>
          <w:rPrChange w:id="2474" w:author="Ron Gal" w:date="2017-03-04T18:06:00Z">
            <w:rPr>
              <w:del w:id="2475" w:author="Ron Gal" w:date="2017-03-04T18:06:00Z"/>
            </w:rPr>
          </w:rPrChange>
        </w:rPr>
      </w:pPr>
      <w:del w:id="2476" w:author="Ron Gal" w:date="2017-03-04T18:06:00Z">
        <w:r w:rsidDel="007A3BB4">
          <w:rPr>
            <w:sz w:val="24"/>
            <w:szCs w:val="24"/>
          </w:rPr>
          <w:delText>public virtual string Description { get; set; }</w:delText>
        </w:r>
      </w:del>
    </w:p>
    <w:p w:rsidR="00481634" w:rsidRPr="007A3BB4" w:rsidDel="007A3BB4" w:rsidRDefault="00481634">
      <w:pPr>
        <w:rPr>
          <w:del w:id="2477" w:author="Ron Gal" w:date="2017-03-04T18:06:00Z"/>
          <w:sz w:val="24"/>
          <w:szCs w:val="24"/>
          <w:rPrChange w:id="2478" w:author="Ron Gal" w:date="2017-03-04T18:06:00Z">
            <w:rPr>
              <w:del w:id="2479" w:author="Ron Gal" w:date="2017-03-04T18:06:00Z"/>
            </w:rPr>
          </w:rPrChange>
        </w:rPr>
      </w:pPr>
    </w:p>
    <w:p w:rsidR="00481634" w:rsidRPr="007A3BB4" w:rsidDel="007A3BB4" w:rsidRDefault="00471D70">
      <w:pPr>
        <w:rPr>
          <w:del w:id="2480" w:author="Ron Gal" w:date="2017-03-04T18:06:00Z"/>
          <w:sz w:val="24"/>
          <w:szCs w:val="24"/>
          <w:rPrChange w:id="2481" w:author="Ron Gal" w:date="2017-03-04T18:06:00Z">
            <w:rPr>
              <w:del w:id="2482" w:author="Ron Gal" w:date="2017-03-04T18:06:00Z"/>
            </w:rPr>
          </w:rPrChange>
        </w:rPr>
      </w:pPr>
      <w:del w:id="2483" w:author="Ron Gal" w:date="2017-03-04T18:06:00Z">
        <w:r w:rsidDel="007A3BB4">
          <w:rPr>
            <w:sz w:val="24"/>
            <w:szCs w:val="24"/>
          </w:rPr>
          <w:delText>public virtual DateTime Date { get; set; }</w:delText>
        </w:r>
      </w:del>
    </w:p>
    <w:p w:rsidR="00481634" w:rsidRPr="007A3BB4" w:rsidDel="007A3BB4" w:rsidRDefault="00481634">
      <w:pPr>
        <w:rPr>
          <w:del w:id="2484" w:author="Ron Gal" w:date="2017-03-04T18:06:00Z"/>
          <w:sz w:val="24"/>
          <w:szCs w:val="24"/>
          <w:rPrChange w:id="2485" w:author="Ron Gal" w:date="2017-03-04T18:06:00Z">
            <w:rPr>
              <w:del w:id="2486" w:author="Ron Gal" w:date="2017-03-04T18:06:00Z"/>
            </w:rPr>
          </w:rPrChange>
        </w:rPr>
      </w:pPr>
    </w:p>
    <w:p w:rsidR="00481634" w:rsidRPr="007A3BB4" w:rsidDel="007A3BB4" w:rsidRDefault="00471D70">
      <w:pPr>
        <w:rPr>
          <w:del w:id="2487" w:author="Ron Gal" w:date="2017-03-04T18:06:00Z"/>
          <w:sz w:val="24"/>
          <w:szCs w:val="24"/>
          <w:rPrChange w:id="2488" w:author="Ron Gal" w:date="2017-03-04T18:06:00Z">
            <w:rPr>
              <w:del w:id="2489" w:author="Ron Gal" w:date="2017-03-04T18:06:00Z"/>
            </w:rPr>
          </w:rPrChange>
        </w:rPr>
      </w:pPr>
      <w:del w:id="2490" w:author="Ron Gal" w:date="2017-03-04T18:06:00Z">
        <w:r w:rsidDel="007A3BB4">
          <w:rPr>
            <w:sz w:val="24"/>
            <w:szCs w:val="24"/>
          </w:rPr>
          <w:delText>public virtual Customer Reviewer { get; set; }</w:delText>
        </w:r>
      </w:del>
    </w:p>
    <w:p w:rsidR="00481634" w:rsidRPr="007A3BB4" w:rsidDel="007A3BB4" w:rsidRDefault="00481634">
      <w:pPr>
        <w:rPr>
          <w:del w:id="2491" w:author="Ron Gal" w:date="2017-03-04T18:06:00Z"/>
          <w:sz w:val="24"/>
          <w:szCs w:val="24"/>
          <w:rPrChange w:id="2492" w:author="Ron Gal" w:date="2017-03-04T18:06:00Z">
            <w:rPr>
              <w:del w:id="2493" w:author="Ron Gal" w:date="2017-03-04T18:06:00Z"/>
            </w:rPr>
          </w:rPrChange>
        </w:rPr>
      </w:pPr>
    </w:p>
    <w:p w:rsidR="00481634" w:rsidRPr="007A3BB4" w:rsidDel="007A3BB4" w:rsidRDefault="00471D70">
      <w:pPr>
        <w:rPr>
          <w:del w:id="2494" w:author="Ron Gal" w:date="2017-03-04T18:06:00Z"/>
          <w:sz w:val="24"/>
          <w:szCs w:val="24"/>
          <w:rPrChange w:id="2495" w:author="Ron Gal" w:date="2017-03-04T18:06:00Z">
            <w:rPr>
              <w:del w:id="2496" w:author="Ron Gal" w:date="2017-03-04T18:06:00Z"/>
            </w:rPr>
          </w:rPrChange>
        </w:rPr>
      </w:pPr>
      <w:del w:id="2497" w:author="Ron Gal" w:date="2017-03-04T18:06:00Z">
        <w:r w:rsidDel="007A3BB4">
          <w:rPr>
            <w:sz w:val="24"/>
            <w:szCs w:val="24"/>
          </w:rPr>
          <w:delText>public virtual Customer ReviewedCustomer { get; set; }</w:delText>
        </w:r>
      </w:del>
    </w:p>
    <w:p w:rsidR="00481634" w:rsidRPr="007A3BB4" w:rsidDel="00EA16CA" w:rsidRDefault="00481634">
      <w:pPr>
        <w:rPr>
          <w:del w:id="2498" w:author="Ron Gal" w:date="2017-03-04T18:29:00Z"/>
          <w:sz w:val="24"/>
          <w:szCs w:val="24"/>
          <w:rPrChange w:id="2499" w:author="Ron Gal" w:date="2017-03-04T18:06:00Z">
            <w:rPr>
              <w:del w:id="2500" w:author="Ron Gal" w:date="2017-03-04T18:29:00Z"/>
            </w:rPr>
          </w:rPrChange>
        </w:rPr>
      </w:pPr>
    </w:p>
    <w:p w:rsidR="00481634" w:rsidDel="00EA16CA" w:rsidRDefault="00481634">
      <w:pPr>
        <w:bidi/>
        <w:rPr>
          <w:del w:id="2501" w:author="Ron Gal" w:date="2017-03-04T18:29:00Z"/>
        </w:rPr>
      </w:pPr>
    </w:p>
    <w:p w:rsidR="00481634" w:rsidDel="00EA16CA" w:rsidRDefault="00471D70">
      <w:pPr>
        <w:rPr>
          <w:del w:id="2502" w:author="Ron Gal" w:date="2017-03-04T18:29:00Z"/>
        </w:rPr>
      </w:pPr>
      <w:del w:id="2503" w:author="Ron Gal" w:date="2017-03-04T18:29:00Z">
        <w:r w:rsidDel="00EA16CA">
          <w:br w:type="page"/>
        </w:r>
      </w:del>
    </w:p>
    <w:p w:rsidR="00481634" w:rsidDel="00EA16CA" w:rsidRDefault="00481634">
      <w:pPr>
        <w:bidi/>
        <w:rPr>
          <w:del w:id="2504" w:author="Ron Gal" w:date="2017-03-04T18:29:00Z"/>
        </w:rPr>
      </w:pPr>
    </w:p>
    <w:p w:rsidR="00481634" w:rsidDel="00EA16CA" w:rsidRDefault="00471D70" w:rsidP="00584A27">
      <w:pPr>
        <w:bidi/>
        <w:rPr>
          <w:del w:id="2505" w:author="Ron Gal" w:date="2017-03-04T18:29:00Z"/>
        </w:rPr>
      </w:pPr>
      <w:del w:id="2506" w:author="Ron Gal" w:date="2017-03-04T18:29:00Z">
        <w:r w:rsidDel="00EA16CA">
          <w:rPr>
            <w:b/>
            <w:sz w:val="24"/>
            <w:szCs w:val="24"/>
            <w:rtl/>
          </w:rPr>
          <w:delText xml:space="preserve">מחלקת </w:delText>
        </w:r>
      </w:del>
      <w:del w:id="2507" w:author="Ron Gal" w:date="2017-03-04T18:09:00Z">
        <w:r w:rsidDel="00584A27">
          <w:rPr>
            <w:b/>
            <w:sz w:val="24"/>
            <w:szCs w:val="24"/>
          </w:rPr>
          <w:delText>Customer</w:delText>
        </w:r>
      </w:del>
    </w:p>
    <w:p w:rsidR="00481634" w:rsidDel="00EA16CA" w:rsidRDefault="00471D70">
      <w:pPr>
        <w:bidi/>
        <w:rPr>
          <w:del w:id="2508" w:author="Ron Gal" w:date="2017-03-04T18:29:00Z"/>
        </w:rPr>
        <w:pPrChange w:id="2509" w:author="Ron Gal" w:date="2017-03-04T18:12:00Z">
          <w:pPr>
            <w:bidi/>
          </w:pPr>
        </w:pPrChange>
      </w:pPr>
      <w:del w:id="2510" w:author="Ron Gal" w:date="2017-03-04T18:29:00Z">
        <w:r w:rsidDel="00EA16CA">
          <w:rPr>
            <w:sz w:val="24"/>
            <w:szCs w:val="24"/>
            <w:rtl/>
          </w:rPr>
          <w:delText xml:space="preserve">מחלקה </w:delText>
        </w:r>
      </w:del>
      <w:del w:id="2511" w:author="Ron Gal" w:date="2017-03-04T18:09:00Z">
        <w:r w:rsidDel="00584A27">
          <w:rPr>
            <w:sz w:val="24"/>
            <w:szCs w:val="24"/>
            <w:rtl/>
          </w:rPr>
          <w:delText xml:space="preserve">זו יורשת ממחלקת </w:delText>
        </w:r>
        <w:r w:rsidDel="00584A27">
          <w:rPr>
            <w:sz w:val="24"/>
            <w:szCs w:val="24"/>
          </w:rPr>
          <w:delText>Entity</w:delText>
        </w:r>
        <w:r w:rsidDel="00584A27">
          <w:rPr>
            <w:sz w:val="24"/>
            <w:szCs w:val="24"/>
            <w:rtl/>
          </w:rPr>
          <w:delText xml:space="preserve"> ומייצגת אובייקט מעבר של לקוח. המחלקה מממשת את המתודה המופשטת </w:delText>
        </w:r>
        <w:r w:rsidDel="00584A27">
          <w:rPr>
            <w:sz w:val="24"/>
            <w:szCs w:val="24"/>
          </w:rPr>
          <w:delText>Initialize</w:delText>
        </w:r>
        <w:r w:rsidDel="00584A27">
          <w:rPr>
            <w:sz w:val="24"/>
            <w:szCs w:val="24"/>
            <w:rtl/>
          </w:rPr>
          <w:delText xml:space="preserve"> של </w:delText>
        </w:r>
        <w:r w:rsidDel="00584A27">
          <w:rPr>
            <w:sz w:val="24"/>
            <w:szCs w:val="24"/>
          </w:rPr>
          <w:delText>Entity</w:delText>
        </w:r>
        <w:r w:rsidDel="00584A27">
          <w:rPr>
            <w:sz w:val="24"/>
            <w:szCs w:val="24"/>
            <w:rtl/>
          </w:rPr>
          <w:delText xml:space="preserve"> ו</w:delText>
        </w:r>
      </w:del>
      <w:del w:id="2512" w:author="Ron Gal" w:date="2017-03-04T18:12:00Z">
        <w:r w:rsidDel="00224620">
          <w:rPr>
            <w:sz w:val="24"/>
            <w:szCs w:val="24"/>
            <w:rtl/>
          </w:rPr>
          <w:delText>היא</w:delText>
        </w:r>
      </w:del>
      <w:del w:id="2513" w:author="Ron Gal" w:date="2017-03-04T18:29:00Z">
        <w:r w:rsidDel="00EA16CA">
          <w:rPr>
            <w:sz w:val="24"/>
            <w:szCs w:val="24"/>
            <w:rtl/>
          </w:rPr>
          <w:delText xml:space="preserve"> בעלת התכונות הבאות:</w:delText>
        </w:r>
      </w:del>
    </w:p>
    <w:p w:rsidR="00481634" w:rsidDel="00EA16CA" w:rsidRDefault="00481634">
      <w:pPr>
        <w:rPr>
          <w:del w:id="2514" w:author="Ron Gal" w:date="2017-03-04T18:29:00Z"/>
        </w:rPr>
        <w:pPrChange w:id="2515" w:author="Ron Gal" w:date="2017-03-04T18:09:00Z">
          <w:pPr>
            <w:bidi/>
          </w:pPr>
        </w:pPrChange>
      </w:pPr>
    </w:p>
    <w:p w:rsidR="00481634" w:rsidDel="00584A27" w:rsidRDefault="00471D70">
      <w:pPr>
        <w:bidi/>
        <w:rPr>
          <w:del w:id="2516" w:author="Ron Gal" w:date="2017-03-04T18:09:00Z"/>
        </w:rPr>
        <w:pPrChange w:id="2517" w:author="Ron Gal" w:date="2017-03-04T18:09:00Z">
          <w:pPr/>
        </w:pPrChange>
      </w:pPr>
      <w:del w:id="2518" w:author="Ron Gal" w:date="2017-03-04T18:09:00Z">
        <w:r w:rsidDel="00584A27">
          <w:rPr>
            <w:sz w:val="24"/>
            <w:szCs w:val="24"/>
          </w:rPr>
          <w:delText>public virtual string Username { get; set; }</w:delText>
        </w:r>
      </w:del>
    </w:p>
    <w:p w:rsidR="00481634" w:rsidDel="00584A27" w:rsidRDefault="00481634">
      <w:pPr>
        <w:bidi/>
        <w:rPr>
          <w:del w:id="2519" w:author="Ron Gal" w:date="2017-03-04T18:09:00Z"/>
        </w:rPr>
        <w:pPrChange w:id="2520" w:author="Ron Gal" w:date="2017-03-04T18:09:00Z">
          <w:pPr/>
        </w:pPrChange>
      </w:pPr>
    </w:p>
    <w:p w:rsidR="00481634" w:rsidDel="00584A27" w:rsidRDefault="00471D70">
      <w:pPr>
        <w:bidi/>
        <w:rPr>
          <w:del w:id="2521" w:author="Ron Gal" w:date="2017-03-04T18:09:00Z"/>
        </w:rPr>
        <w:pPrChange w:id="2522" w:author="Ron Gal" w:date="2017-03-04T18:09:00Z">
          <w:pPr/>
        </w:pPrChange>
      </w:pPr>
      <w:del w:id="2523" w:author="Ron Gal" w:date="2017-03-04T18:09:00Z">
        <w:r w:rsidDel="00584A27">
          <w:rPr>
            <w:sz w:val="24"/>
            <w:szCs w:val="24"/>
          </w:rPr>
          <w:delText>public virtual string Password { get; set; }</w:delText>
        </w:r>
      </w:del>
    </w:p>
    <w:p w:rsidR="00481634" w:rsidDel="00584A27" w:rsidRDefault="00481634">
      <w:pPr>
        <w:bidi/>
        <w:rPr>
          <w:del w:id="2524" w:author="Ron Gal" w:date="2017-03-04T18:09:00Z"/>
        </w:rPr>
        <w:pPrChange w:id="2525" w:author="Ron Gal" w:date="2017-03-04T18:09:00Z">
          <w:pPr/>
        </w:pPrChange>
      </w:pPr>
    </w:p>
    <w:p w:rsidR="00481634" w:rsidDel="00584A27" w:rsidRDefault="00471D70">
      <w:pPr>
        <w:bidi/>
        <w:rPr>
          <w:del w:id="2526" w:author="Ron Gal" w:date="2017-03-04T18:09:00Z"/>
        </w:rPr>
        <w:pPrChange w:id="2527" w:author="Ron Gal" w:date="2017-03-04T18:09:00Z">
          <w:pPr/>
        </w:pPrChange>
      </w:pPr>
      <w:del w:id="2528" w:author="Ron Gal" w:date="2017-03-04T18:09:00Z">
        <w:r w:rsidDel="00584A27">
          <w:rPr>
            <w:sz w:val="24"/>
            <w:szCs w:val="24"/>
          </w:rPr>
          <w:delText>public virtual string FirstName { get; set; }</w:delText>
        </w:r>
      </w:del>
    </w:p>
    <w:p w:rsidR="00481634" w:rsidDel="00584A27" w:rsidRDefault="00481634">
      <w:pPr>
        <w:bidi/>
        <w:rPr>
          <w:del w:id="2529" w:author="Ron Gal" w:date="2017-03-04T18:09:00Z"/>
        </w:rPr>
        <w:pPrChange w:id="2530" w:author="Ron Gal" w:date="2017-03-04T18:09:00Z">
          <w:pPr/>
        </w:pPrChange>
      </w:pPr>
    </w:p>
    <w:p w:rsidR="00481634" w:rsidDel="00584A27" w:rsidRDefault="00471D70">
      <w:pPr>
        <w:bidi/>
        <w:rPr>
          <w:del w:id="2531" w:author="Ron Gal" w:date="2017-03-04T18:09:00Z"/>
        </w:rPr>
        <w:pPrChange w:id="2532" w:author="Ron Gal" w:date="2017-03-04T18:09:00Z">
          <w:pPr/>
        </w:pPrChange>
      </w:pPr>
      <w:del w:id="2533" w:author="Ron Gal" w:date="2017-03-04T18:09:00Z">
        <w:r w:rsidDel="00584A27">
          <w:rPr>
            <w:sz w:val="24"/>
            <w:szCs w:val="24"/>
          </w:rPr>
          <w:delText>public virtual string LastName { get; set; }</w:delText>
        </w:r>
      </w:del>
    </w:p>
    <w:p w:rsidR="00481634" w:rsidDel="00584A27" w:rsidRDefault="00481634">
      <w:pPr>
        <w:bidi/>
        <w:rPr>
          <w:del w:id="2534" w:author="Ron Gal" w:date="2017-03-04T18:09:00Z"/>
        </w:rPr>
        <w:pPrChange w:id="2535" w:author="Ron Gal" w:date="2017-03-04T18:09:00Z">
          <w:pPr/>
        </w:pPrChange>
      </w:pPr>
    </w:p>
    <w:p w:rsidR="00481634" w:rsidDel="00584A27" w:rsidRDefault="00471D70">
      <w:pPr>
        <w:bidi/>
        <w:rPr>
          <w:del w:id="2536" w:author="Ron Gal" w:date="2017-03-04T18:09:00Z"/>
        </w:rPr>
        <w:pPrChange w:id="2537" w:author="Ron Gal" w:date="2017-03-04T18:09:00Z">
          <w:pPr/>
        </w:pPrChange>
      </w:pPr>
      <w:del w:id="2538" w:author="Ron Gal" w:date="2017-03-04T18:09:00Z">
        <w:r w:rsidDel="00584A27">
          <w:rPr>
            <w:sz w:val="24"/>
            <w:szCs w:val="24"/>
          </w:rPr>
          <w:delText>public virtual DateTime BirthDate { get; set; }</w:delText>
        </w:r>
      </w:del>
    </w:p>
    <w:p w:rsidR="00481634" w:rsidDel="00584A27" w:rsidRDefault="00471D70">
      <w:pPr>
        <w:bidi/>
        <w:rPr>
          <w:del w:id="2539" w:author="Ron Gal" w:date="2017-03-04T18:09:00Z"/>
        </w:rPr>
        <w:pPrChange w:id="2540" w:author="Ron Gal" w:date="2017-03-04T18:09:00Z">
          <w:pPr/>
        </w:pPrChange>
      </w:pPr>
      <w:del w:id="2541" w:author="Ron Gal" w:date="2017-03-04T18:09:00Z">
        <w:r w:rsidDel="00584A27">
          <w:rPr>
            <w:sz w:val="24"/>
            <w:szCs w:val="24"/>
          </w:rPr>
          <w:delText xml:space="preserve">        </w:delText>
        </w:r>
      </w:del>
    </w:p>
    <w:p w:rsidR="00481634" w:rsidDel="00584A27" w:rsidRDefault="00471D70">
      <w:pPr>
        <w:bidi/>
        <w:rPr>
          <w:del w:id="2542" w:author="Ron Gal" w:date="2017-03-04T18:09:00Z"/>
        </w:rPr>
        <w:pPrChange w:id="2543" w:author="Ron Gal" w:date="2017-03-04T18:09:00Z">
          <w:pPr/>
        </w:pPrChange>
      </w:pPr>
      <w:del w:id="2544" w:author="Ron Gal" w:date="2017-03-04T18:09:00Z">
        <w:r w:rsidDel="00584A27">
          <w:rPr>
            <w:sz w:val="24"/>
            <w:szCs w:val="24"/>
          </w:rPr>
          <w:delText>public virtual string Email { get; set; }</w:delText>
        </w:r>
      </w:del>
    </w:p>
    <w:p w:rsidR="00481634" w:rsidDel="00584A27" w:rsidRDefault="00481634">
      <w:pPr>
        <w:bidi/>
        <w:rPr>
          <w:del w:id="2545" w:author="Ron Gal" w:date="2017-03-04T18:09:00Z"/>
        </w:rPr>
        <w:pPrChange w:id="2546" w:author="Ron Gal" w:date="2017-03-04T18:09:00Z">
          <w:pPr/>
        </w:pPrChange>
      </w:pPr>
    </w:p>
    <w:p w:rsidR="00481634" w:rsidDel="00584A27" w:rsidRDefault="00471D70">
      <w:pPr>
        <w:bidi/>
        <w:rPr>
          <w:del w:id="2547" w:author="Ron Gal" w:date="2017-03-04T18:09:00Z"/>
        </w:rPr>
        <w:pPrChange w:id="2548" w:author="Ron Gal" w:date="2017-03-04T18:09:00Z">
          <w:pPr/>
        </w:pPrChange>
      </w:pPr>
      <w:del w:id="2549" w:author="Ron Gal" w:date="2017-03-04T18:09:00Z">
        <w:r w:rsidDel="00584A27">
          <w:rPr>
            <w:sz w:val="24"/>
            <w:szCs w:val="24"/>
          </w:rPr>
          <w:delText>public virtual int Region { get; set; }</w:delText>
        </w:r>
      </w:del>
    </w:p>
    <w:p w:rsidR="00481634" w:rsidDel="00584A27" w:rsidRDefault="00481634">
      <w:pPr>
        <w:bidi/>
        <w:rPr>
          <w:del w:id="2550" w:author="Ron Gal" w:date="2017-03-04T18:09:00Z"/>
        </w:rPr>
        <w:pPrChange w:id="2551" w:author="Ron Gal" w:date="2017-03-04T18:09:00Z">
          <w:pPr>
            <w:bidi/>
          </w:pPr>
        </w:pPrChange>
      </w:pPr>
    </w:p>
    <w:p w:rsidR="00481634" w:rsidDel="00EA16CA" w:rsidRDefault="00471D70">
      <w:pPr>
        <w:bidi/>
        <w:rPr>
          <w:del w:id="2552" w:author="Ron Gal" w:date="2017-03-04T18:29:00Z"/>
        </w:rPr>
        <w:pPrChange w:id="2553" w:author="Ron Gal" w:date="2017-03-04T18:09:00Z">
          <w:pPr>
            <w:bidi/>
          </w:pPr>
        </w:pPrChange>
      </w:pPr>
      <w:del w:id="2554" w:author="Ron Gal" w:date="2017-03-04T18:29:00Z">
        <w:r w:rsidDel="00EA16CA">
          <w:rPr>
            <w:b/>
            <w:sz w:val="24"/>
            <w:szCs w:val="24"/>
            <w:rtl/>
          </w:rPr>
          <w:delText xml:space="preserve">מחלקת </w:delText>
        </w:r>
      </w:del>
      <w:del w:id="2555" w:author="Ron Gal" w:date="2017-03-04T18:10:00Z">
        <w:r w:rsidDel="007A763D">
          <w:rPr>
            <w:b/>
            <w:sz w:val="24"/>
            <w:szCs w:val="24"/>
          </w:rPr>
          <w:delText>UsingFieldsReport</w:delText>
        </w:r>
      </w:del>
    </w:p>
    <w:p w:rsidR="00481634" w:rsidDel="007A763D" w:rsidRDefault="00471D70">
      <w:pPr>
        <w:rPr>
          <w:del w:id="2556" w:author="Ron Gal" w:date="2017-03-04T18:10:00Z"/>
        </w:rPr>
        <w:pPrChange w:id="2557" w:author="Ron Gal" w:date="2017-03-04T18:10:00Z">
          <w:pPr>
            <w:bidi/>
          </w:pPr>
        </w:pPrChange>
      </w:pPr>
      <w:del w:id="2558" w:author="Ron Gal" w:date="2017-03-04T18:10:00Z">
        <w:r w:rsidRPr="007A763D" w:rsidDel="007A763D">
          <w:rPr>
            <w:rtl/>
            <w:rPrChange w:id="2559" w:author="Ron Gal" w:date="2017-03-04T18:10:00Z">
              <w:rPr>
                <w:sz w:val="24"/>
                <w:szCs w:val="24"/>
                <w:rtl/>
              </w:rPr>
            </w:rPrChange>
          </w:rPr>
          <w:delText xml:space="preserve">מחלקה מייצגת אובייקט מעבר של דוח המופק על מידת השימושיות של מרגשים ע"פ שעות וע"פ ימים. האובייקט אינו מבוסס ישות ממסד הנתונים, ולכן אינו יורש מ- </w:delText>
        </w:r>
        <w:r w:rsidRPr="007A763D" w:rsidDel="007A763D">
          <w:rPr>
            <w:rPrChange w:id="2560" w:author="Ron Gal" w:date="2017-03-04T18:10:00Z">
              <w:rPr>
                <w:sz w:val="24"/>
                <w:szCs w:val="24"/>
              </w:rPr>
            </w:rPrChange>
          </w:rPr>
          <w:delText>Entity</w:delText>
        </w:r>
        <w:r w:rsidRPr="007A763D" w:rsidDel="007A763D">
          <w:rPr>
            <w:rtl/>
            <w:rPrChange w:id="2561" w:author="Ron Gal" w:date="2017-03-04T18:10:00Z">
              <w:rPr>
                <w:sz w:val="24"/>
                <w:szCs w:val="24"/>
                <w:rtl/>
              </w:rPr>
            </w:rPrChange>
          </w:rPr>
          <w:delText>. המחלקה בעלת התכונות הבאות:</w:delText>
        </w:r>
      </w:del>
    </w:p>
    <w:p w:rsidR="00481634" w:rsidDel="007A763D" w:rsidRDefault="00481634">
      <w:pPr>
        <w:rPr>
          <w:del w:id="2562" w:author="Ron Gal" w:date="2017-03-04T18:10:00Z"/>
        </w:rPr>
        <w:pPrChange w:id="2563" w:author="Ron Gal" w:date="2017-03-04T18:10:00Z">
          <w:pPr>
            <w:bidi/>
          </w:pPr>
        </w:pPrChange>
      </w:pPr>
    </w:p>
    <w:p w:rsidR="00481634" w:rsidDel="007A763D" w:rsidRDefault="00471D70">
      <w:pPr>
        <w:rPr>
          <w:del w:id="2564" w:author="Ron Gal" w:date="2017-03-04T18:10:00Z"/>
        </w:rPr>
      </w:pPr>
      <w:del w:id="2565" w:author="Ron Gal" w:date="2017-03-04T18:10:00Z">
        <w:r w:rsidDel="007A763D">
          <w:rPr>
            <w:sz w:val="24"/>
            <w:szCs w:val="24"/>
          </w:rPr>
          <w:delText xml:space="preserve">        public virtual int FieldId { get; set; }</w:delText>
        </w:r>
      </w:del>
    </w:p>
    <w:p w:rsidR="00481634" w:rsidDel="007A763D" w:rsidRDefault="00481634">
      <w:pPr>
        <w:rPr>
          <w:del w:id="2566" w:author="Ron Gal" w:date="2017-03-04T18:10:00Z"/>
        </w:rPr>
      </w:pPr>
    </w:p>
    <w:p w:rsidR="00481634" w:rsidDel="007A763D" w:rsidRDefault="00471D70">
      <w:pPr>
        <w:rPr>
          <w:del w:id="2567" w:author="Ron Gal" w:date="2017-03-04T18:10:00Z"/>
        </w:rPr>
      </w:pPr>
      <w:del w:id="2568" w:author="Ron Gal" w:date="2017-03-04T18:10:00Z">
        <w:r w:rsidDel="007A763D">
          <w:rPr>
            <w:sz w:val="24"/>
            <w:szCs w:val="24"/>
          </w:rPr>
          <w:delText xml:space="preserve">        public virtual string FieldName { get; set; }</w:delText>
        </w:r>
      </w:del>
    </w:p>
    <w:p w:rsidR="00481634" w:rsidDel="007A763D" w:rsidRDefault="00481634">
      <w:pPr>
        <w:rPr>
          <w:del w:id="2569" w:author="Ron Gal" w:date="2017-03-04T18:10:00Z"/>
        </w:rPr>
      </w:pPr>
    </w:p>
    <w:p w:rsidR="00481634" w:rsidDel="007A763D" w:rsidRDefault="00471D70">
      <w:pPr>
        <w:rPr>
          <w:del w:id="2570" w:author="Ron Gal" w:date="2017-03-04T18:10:00Z"/>
        </w:rPr>
      </w:pPr>
      <w:del w:id="2571" w:author="Ron Gal" w:date="2017-03-04T18:10:00Z">
        <w:r w:rsidDel="007A763D">
          <w:rPr>
            <w:sz w:val="24"/>
            <w:szCs w:val="24"/>
          </w:rPr>
          <w:delText xml:space="preserve">        public virtual int WeekDayOrders { get; set; }</w:delText>
        </w:r>
      </w:del>
    </w:p>
    <w:p w:rsidR="00481634" w:rsidDel="007A763D" w:rsidRDefault="00481634">
      <w:pPr>
        <w:rPr>
          <w:del w:id="2572" w:author="Ron Gal" w:date="2017-03-04T18:10:00Z"/>
        </w:rPr>
      </w:pPr>
    </w:p>
    <w:p w:rsidR="00481634" w:rsidDel="007A763D" w:rsidRDefault="00471D70">
      <w:pPr>
        <w:rPr>
          <w:del w:id="2573" w:author="Ron Gal" w:date="2017-03-04T18:10:00Z"/>
        </w:rPr>
      </w:pPr>
      <w:del w:id="2574" w:author="Ron Gal" w:date="2017-03-04T18:10:00Z">
        <w:r w:rsidDel="007A763D">
          <w:rPr>
            <w:sz w:val="24"/>
            <w:szCs w:val="24"/>
          </w:rPr>
          <w:delText xml:space="preserve">        public virtual int WeekEndOrders { get; set; }</w:delText>
        </w:r>
      </w:del>
    </w:p>
    <w:p w:rsidR="00481634" w:rsidDel="007A763D" w:rsidRDefault="00481634">
      <w:pPr>
        <w:rPr>
          <w:del w:id="2575" w:author="Ron Gal" w:date="2017-03-04T18:10:00Z"/>
        </w:rPr>
      </w:pPr>
    </w:p>
    <w:p w:rsidR="00481634" w:rsidDel="007A763D" w:rsidRDefault="00471D70">
      <w:pPr>
        <w:rPr>
          <w:del w:id="2576" w:author="Ron Gal" w:date="2017-03-04T18:10:00Z"/>
        </w:rPr>
      </w:pPr>
      <w:del w:id="2577" w:author="Ron Gal" w:date="2017-03-04T18:10:00Z">
        <w:r w:rsidDel="007A763D">
          <w:rPr>
            <w:sz w:val="24"/>
            <w:szCs w:val="24"/>
          </w:rPr>
          <w:delText xml:space="preserve">        public virtual int hours16_18Orders { get; set; }</w:delText>
        </w:r>
      </w:del>
    </w:p>
    <w:p w:rsidR="00481634" w:rsidDel="007A763D" w:rsidRDefault="00481634">
      <w:pPr>
        <w:rPr>
          <w:del w:id="2578" w:author="Ron Gal" w:date="2017-03-04T18:10:00Z"/>
        </w:rPr>
      </w:pPr>
    </w:p>
    <w:p w:rsidR="00481634" w:rsidDel="007A763D" w:rsidRDefault="00471D70">
      <w:pPr>
        <w:rPr>
          <w:del w:id="2579" w:author="Ron Gal" w:date="2017-03-04T18:10:00Z"/>
        </w:rPr>
      </w:pPr>
      <w:del w:id="2580" w:author="Ron Gal" w:date="2017-03-04T18:10:00Z">
        <w:r w:rsidDel="007A763D">
          <w:rPr>
            <w:sz w:val="24"/>
            <w:szCs w:val="24"/>
          </w:rPr>
          <w:delText xml:space="preserve">        public virtual int hours18_20Orders { get; set; }</w:delText>
        </w:r>
      </w:del>
    </w:p>
    <w:p w:rsidR="00481634" w:rsidDel="007A763D" w:rsidRDefault="00481634">
      <w:pPr>
        <w:rPr>
          <w:del w:id="2581" w:author="Ron Gal" w:date="2017-03-04T18:10:00Z"/>
        </w:rPr>
      </w:pPr>
    </w:p>
    <w:p w:rsidR="00481634" w:rsidDel="007A763D" w:rsidRDefault="00471D70">
      <w:pPr>
        <w:rPr>
          <w:del w:id="2582" w:author="Ron Gal" w:date="2017-03-04T18:10:00Z"/>
        </w:rPr>
      </w:pPr>
      <w:del w:id="2583" w:author="Ron Gal" w:date="2017-03-04T18:10:00Z">
        <w:r w:rsidDel="007A763D">
          <w:rPr>
            <w:sz w:val="24"/>
            <w:szCs w:val="24"/>
          </w:rPr>
          <w:delText xml:space="preserve">        public virtual int hours20_22Orders { get; set; }</w:delText>
        </w:r>
      </w:del>
    </w:p>
    <w:p w:rsidR="00481634" w:rsidDel="00EA16CA" w:rsidRDefault="00481634">
      <w:pPr>
        <w:rPr>
          <w:del w:id="2584" w:author="Ron Gal" w:date="2017-03-04T18:29:00Z"/>
        </w:rPr>
        <w:pPrChange w:id="2585" w:author="Ron Gal" w:date="2017-03-04T18:10:00Z">
          <w:pPr>
            <w:bidi/>
          </w:pPr>
        </w:pPrChange>
      </w:pPr>
    </w:p>
    <w:p w:rsidR="00481634" w:rsidDel="00EA16CA" w:rsidRDefault="00481634">
      <w:pPr>
        <w:bidi/>
        <w:rPr>
          <w:del w:id="2586" w:author="Ron Gal" w:date="2017-03-04T18:29:00Z"/>
        </w:rPr>
      </w:pPr>
    </w:p>
    <w:p w:rsidR="00481634" w:rsidDel="00EA16CA" w:rsidRDefault="00471D70">
      <w:pPr>
        <w:rPr>
          <w:del w:id="2587" w:author="Ron Gal" w:date="2017-03-04T18:29:00Z"/>
        </w:rPr>
      </w:pPr>
      <w:del w:id="2588" w:author="Ron Gal" w:date="2017-03-04T18:29:00Z">
        <w:r w:rsidDel="00EA16CA">
          <w:br w:type="page"/>
        </w:r>
      </w:del>
    </w:p>
    <w:p w:rsidR="00481634" w:rsidDel="00EA16CA" w:rsidRDefault="00481634">
      <w:pPr>
        <w:bidi/>
        <w:rPr>
          <w:del w:id="2589" w:author="Ron Gal" w:date="2017-03-04T18:29:00Z"/>
        </w:rPr>
      </w:pPr>
    </w:p>
    <w:p w:rsidR="00481634" w:rsidDel="00EA16CA" w:rsidRDefault="00471D70" w:rsidP="00224620">
      <w:pPr>
        <w:bidi/>
        <w:rPr>
          <w:del w:id="2590" w:author="Ron Gal" w:date="2017-03-04T18:29:00Z"/>
        </w:rPr>
      </w:pPr>
      <w:del w:id="2591" w:author="Ron Gal" w:date="2017-03-04T18:29:00Z">
        <w:r w:rsidDel="00EA16CA">
          <w:rPr>
            <w:b/>
            <w:sz w:val="24"/>
            <w:szCs w:val="24"/>
            <w:rtl/>
          </w:rPr>
          <w:delText xml:space="preserve">מחלקת </w:delText>
        </w:r>
      </w:del>
      <w:del w:id="2592" w:author="Ron Gal" w:date="2017-03-04T18:11:00Z">
        <w:r w:rsidDel="00224620">
          <w:rPr>
            <w:b/>
            <w:sz w:val="24"/>
            <w:szCs w:val="24"/>
          </w:rPr>
          <w:delText>CustomersActivityReport</w:delText>
        </w:r>
      </w:del>
    </w:p>
    <w:p w:rsidR="00481634" w:rsidDel="00E917A8" w:rsidRDefault="00471D70">
      <w:pPr>
        <w:bidi/>
        <w:rPr>
          <w:del w:id="2593" w:author="Ron Gal" w:date="2017-03-04T18:12:00Z"/>
        </w:rPr>
        <w:pPrChange w:id="2594" w:author="Ron Gal" w:date="2017-03-04T18:11:00Z">
          <w:pPr>
            <w:bidi/>
          </w:pPr>
        </w:pPrChange>
      </w:pPr>
      <w:del w:id="2595" w:author="Ron Gal" w:date="2017-03-04T18:12:00Z">
        <w:r w:rsidDel="00E917A8">
          <w:rPr>
            <w:sz w:val="24"/>
            <w:szCs w:val="24"/>
            <w:rtl/>
          </w:rPr>
          <w:delText xml:space="preserve">מחלקה מייצגת אובייקט מעבר של </w:delText>
        </w:r>
      </w:del>
      <w:del w:id="2596" w:author="Ron Gal" w:date="2017-03-04T18:11:00Z">
        <w:r w:rsidDel="00224620">
          <w:rPr>
            <w:sz w:val="24"/>
            <w:szCs w:val="24"/>
            <w:rtl/>
          </w:rPr>
          <w:delText>דוח המופק על פעילות משתמשים</w:delText>
        </w:r>
      </w:del>
      <w:del w:id="2597" w:author="Ron Gal" w:date="2017-03-04T18:12:00Z">
        <w:r w:rsidDel="00E917A8">
          <w:rPr>
            <w:sz w:val="24"/>
            <w:szCs w:val="24"/>
            <w:rtl/>
          </w:rPr>
          <w:delText xml:space="preserve">. האובייקט אינו מבוסס ישות ממסד הנתונים, ולכן אינו יורש מ- </w:delText>
        </w:r>
        <w:r w:rsidDel="00E917A8">
          <w:rPr>
            <w:sz w:val="24"/>
            <w:szCs w:val="24"/>
          </w:rPr>
          <w:delText>Entity</w:delText>
        </w:r>
        <w:r w:rsidDel="00E917A8">
          <w:rPr>
            <w:sz w:val="24"/>
            <w:szCs w:val="24"/>
            <w:rtl/>
          </w:rPr>
          <w:delText>. המחלקה בעלת התכונות הבאות:</w:delText>
        </w:r>
      </w:del>
    </w:p>
    <w:p w:rsidR="00481634" w:rsidDel="00EA16CA" w:rsidRDefault="00481634">
      <w:pPr>
        <w:bidi/>
        <w:rPr>
          <w:del w:id="2598" w:author="Ron Gal" w:date="2017-03-04T18:29:00Z"/>
        </w:rPr>
      </w:pPr>
    </w:p>
    <w:p w:rsidR="00481634" w:rsidDel="008C1EDD" w:rsidRDefault="00471D70">
      <w:pPr>
        <w:autoSpaceDE w:val="0"/>
        <w:autoSpaceDN w:val="0"/>
        <w:adjustRightInd w:val="0"/>
        <w:spacing w:line="240" w:lineRule="auto"/>
        <w:ind w:left="720"/>
        <w:rPr>
          <w:del w:id="2599" w:author="Ron Gal" w:date="2017-03-04T18:12:00Z"/>
        </w:rPr>
        <w:pPrChange w:id="2600" w:author="Ron Gal" w:date="2017-03-04T18:12:00Z">
          <w:pPr>
            <w:ind w:left="720"/>
          </w:pPr>
        </w:pPrChange>
      </w:pPr>
      <w:del w:id="2601" w:author="Ron Gal" w:date="2017-03-04T18:12:00Z">
        <w:r w:rsidRPr="008C1EDD" w:rsidDel="008C1EDD">
          <w:rPr>
            <w:rPrChange w:id="2602" w:author="Ron Gal" w:date="2017-03-04T18:12:00Z">
              <w:rPr>
                <w:sz w:val="24"/>
                <w:szCs w:val="24"/>
              </w:rPr>
            </w:rPrChange>
          </w:rPr>
          <w:delText>public int CoustomerId { get; set; }</w:delText>
        </w:r>
      </w:del>
    </w:p>
    <w:p w:rsidR="00481634" w:rsidDel="008C1EDD" w:rsidRDefault="00471D70">
      <w:pPr>
        <w:ind w:left="720"/>
        <w:rPr>
          <w:del w:id="2603" w:author="Ron Gal" w:date="2017-03-04T18:12:00Z"/>
        </w:rPr>
      </w:pPr>
      <w:del w:id="2604" w:author="Ron Gal" w:date="2017-03-04T18:12:00Z">
        <w:r w:rsidRPr="008C1EDD" w:rsidDel="008C1EDD">
          <w:rPr>
            <w:rPrChange w:id="2605" w:author="Ron Gal" w:date="2017-03-04T18:12:00Z">
              <w:rPr>
                <w:sz w:val="24"/>
                <w:szCs w:val="24"/>
              </w:rPr>
            </w:rPrChange>
          </w:rPr>
          <w:delText xml:space="preserve">        </w:delText>
        </w:r>
      </w:del>
    </w:p>
    <w:p w:rsidR="00481634" w:rsidDel="008C1EDD" w:rsidRDefault="00471D70">
      <w:pPr>
        <w:ind w:left="720"/>
        <w:rPr>
          <w:del w:id="2606" w:author="Ron Gal" w:date="2017-03-04T18:12:00Z"/>
        </w:rPr>
      </w:pPr>
      <w:del w:id="2607" w:author="Ron Gal" w:date="2017-03-04T18:12:00Z">
        <w:r w:rsidRPr="008C1EDD" w:rsidDel="008C1EDD">
          <w:rPr>
            <w:rPrChange w:id="2608" w:author="Ron Gal" w:date="2017-03-04T18:12:00Z">
              <w:rPr>
                <w:sz w:val="24"/>
                <w:szCs w:val="24"/>
              </w:rPr>
            </w:rPrChange>
          </w:rPr>
          <w:delText>public virtual string FirstName { get; set; }</w:delText>
        </w:r>
      </w:del>
    </w:p>
    <w:p w:rsidR="00481634" w:rsidDel="008C1EDD" w:rsidRDefault="00481634">
      <w:pPr>
        <w:rPr>
          <w:del w:id="2609" w:author="Ron Gal" w:date="2017-03-04T18:12:00Z"/>
        </w:rPr>
        <w:pPrChange w:id="2610" w:author="Ron Gal" w:date="2017-03-04T18:12:00Z">
          <w:pPr>
            <w:bidi/>
          </w:pPr>
        </w:pPrChange>
      </w:pPr>
    </w:p>
    <w:p w:rsidR="00481634" w:rsidDel="008C1EDD" w:rsidRDefault="00471D70">
      <w:pPr>
        <w:rPr>
          <w:del w:id="2611" w:author="Ron Gal" w:date="2017-03-04T18:12:00Z"/>
        </w:rPr>
        <w:pPrChange w:id="2612" w:author="Ron Gal" w:date="2017-03-04T18:12:00Z">
          <w:pPr>
            <w:ind w:firstLine="720"/>
          </w:pPr>
        </w:pPrChange>
      </w:pPr>
      <w:del w:id="2613" w:author="Ron Gal" w:date="2017-03-04T18:12:00Z">
        <w:r w:rsidRPr="008C1EDD" w:rsidDel="008C1EDD">
          <w:rPr>
            <w:rPrChange w:id="2614" w:author="Ron Gal" w:date="2017-03-04T18:12:00Z">
              <w:rPr>
                <w:sz w:val="24"/>
                <w:szCs w:val="24"/>
              </w:rPr>
            </w:rPrChange>
          </w:rPr>
          <w:delText>public virtual string LastName { get; set; }</w:delText>
        </w:r>
      </w:del>
    </w:p>
    <w:p w:rsidR="00481634" w:rsidDel="008C1EDD" w:rsidRDefault="00481634">
      <w:pPr>
        <w:rPr>
          <w:del w:id="2615" w:author="Ron Gal" w:date="2017-03-04T18:12:00Z"/>
        </w:rPr>
        <w:pPrChange w:id="2616" w:author="Ron Gal" w:date="2017-03-04T18:12:00Z">
          <w:pPr>
            <w:ind w:firstLine="720"/>
          </w:pPr>
        </w:pPrChange>
      </w:pPr>
    </w:p>
    <w:p w:rsidR="00481634" w:rsidDel="008C1EDD" w:rsidRDefault="00471D70">
      <w:pPr>
        <w:ind w:left="720"/>
        <w:rPr>
          <w:del w:id="2617" w:author="Ron Gal" w:date="2017-03-04T18:12:00Z"/>
        </w:rPr>
      </w:pPr>
      <w:del w:id="2618" w:author="Ron Gal" w:date="2017-03-04T18:12:00Z">
        <w:r w:rsidRPr="008C1EDD" w:rsidDel="008C1EDD">
          <w:rPr>
            <w:rPrChange w:id="2619" w:author="Ron Gal" w:date="2017-03-04T18:12:00Z">
              <w:rPr>
                <w:sz w:val="24"/>
                <w:szCs w:val="24"/>
              </w:rPr>
            </w:rPrChange>
          </w:rPr>
          <w:delText>public virtual int Age { get; set; }</w:delText>
        </w:r>
      </w:del>
    </w:p>
    <w:p w:rsidR="00481634" w:rsidDel="008C1EDD" w:rsidRDefault="00481634">
      <w:pPr>
        <w:ind w:left="720"/>
        <w:rPr>
          <w:del w:id="2620" w:author="Ron Gal" w:date="2017-03-04T18:12:00Z"/>
        </w:rPr>
      </w:pPr>
    </w:p>
    <w:p w:rsidR="00481634" w:rsidDel="008C1EDD" w:rsidRDefault="00471D70">
      <w:pPr>
        <w:ind w:left="720"/>
        <w:rPr>
          <w:del w:id="2621" w:author="Ron Gal" w:date="2017-03-04T18:12:00Z"/>
        </w:rPr>
      </w:pPr>
      <w:del w:id="2622" w:author="Ron Gal" w:date="2017-03-04T18:12:00Z">
        <w:r w:rsidRPr="008C1EDD" w:rsidDel="008C1EDD">
          <w:rPr>
            <w:rPrChange w:id="2623" w:author="Ron Gal" w:date="2017-03-04T18:12:00Z">
              <w:rPr>
                <w:sz w:val="24"/>
                <w:szCs w:val="24"/>
              </w:rPr>
            </w:rPrChange>
          </w:rPr>
          <w:delText>public virtual long LastGameDate { get; set; }</w:delText>
        </w:r>
      </w:del>
    </w:p>
    <w:p w:rsidR="00481634" w:rsidDel="008C1EDD" w:rsidRDefault="00481634">
      <w:pPr>
        <w:rPr>
          <w:del w:id="2624" w:author="Ron Gal" w:date="2017-03-04T18:12:00Z"/>
        </w:rPr>
        <w:pPrChange w:id="2625" w:author="Ron Gal" w:date="2017-03-04T18:12:00Z">
          <w:pPr>
            <w:bidi/>
          </w:pPr>
        </w:pPrChange>
      </w:pPr>
    </w:p>
    <w:p w:rsidR="00481634" w:rsidDel="008C1EDD" w:rsidRDefault="00471D70">
      <w:pPr>
        <w:rPr>
          <w:del w:id="2626" w:author="Ron Gal" w:date="2017-03-04T18:12:00Z"/>
        </w:rPr>
        <w:pPrChange w:id="2627" w:author="Ron Gal" w:date="2017-03-04T18:12:00Z">
          <w:pPr>
            <w:ind w:firstLine="720"/>
          </w:pPr>
        </w:pPrChange>
      </w:pPr>
      <w:del w:id="2628" w:author="Ron Gal" w:date="2017-03-04T18:12:00Z">
        <w:r w:rsidRPr="008C1EDD" w:rsidDel="008C1EDD">
          <w:rPr>
            <w:rPrChange w:id="2629" w:author="Ron Gal" w:date="2017-03-04T18:12:00Z">
              <w:rPr>
                <w:sz w:val="24"/>
                <w:szCs w:val="24"/>
              </w:rPr>
            </w:rPrChange>
          </w:rPr>
          <w:delText>public virtual int NumberOfOrders { get; set; }</w:delText>
        </w:r>
      </w:del>
    </w:p>
    <w:p w:rsidR="00481634" w:rsidDel="008C1EDD" w:rsidRDefault="00481634">
      <w:pPr>
        <w:rPr>
          <w:del w:id="2630" w:author="Ron Gal" w:date="2017-03-04T18:12:00Z"/>
        </w:rPr>
        <w:pPrChange w:id="2631" w:author="Ron Gal" w:date="2017-03-04T18:12:00Z">
          <w:pPr>
            <w:ind w:firstLine="720"/>
          </w:pPr>
        </w:pPrChange>
      </w:pPr>
    </w:p>
    <w:p w:rsidR="00481634" w:rsidDel="008C1EDD" w:rsidRDefault="00471D70">
      <w:pPr>
        <w:rPr>
          <w:del w:id="2632" w:author="Ron Gal" w:date="2017-03-04T18:12:00Z"/>
        </w:rPr>
        <w:pPrChange w:id="2633" w:author="Ron Gal" w:date="2017-03-04T18:12:00Z">
          <w:pPr>
            <w:ind w:firstLine="720"/>
          </w:pPr>
        </w:pPrChange>
      </w:pPr>
      <w:del w:id="2634" w:author="Ron Gal" w:date="2017-03-04T18:12:00Z">
        <w:r w:rsidRPr="008C1EDD" w:rsidDel="008C1EDD">
          <w:rPr>
            <w:rPrChange w:id="2635" w:author="Ron Gal" w:date="2017-03-04T18:12:00Z">
              <w:rPr>
                <w:sz w:val="24"/>
                <w:szCs w:val="24"/>
              </w:rPr>
            </w:rPrChange>
          </w:rPr>
          <w:delText>public virtual int NumberOfCanceledOrders { get; set; }</w:delText>
        </w:r>
      </w:del>
    </w:p>
    <w:p w:rsidR="00481634" w:rsidDel="008C1EDD" w:rsidRDefault="00481634">
      <w:pPr>
        <w:rPr>
          <w:del w:id="2636" w:author="Ron Gal" w:date="2017-03-04T18:12:00Z"/>
        </w:rPr>
        <w:pPrChange w:id="2637" w:author="Ron Gal" w:date="2017-03-04T18:12:00Z">
          <w:pPr>
            <w:ind w:firstLine="720"/>
          </w:pPr>
        </w:pPrChange>
      </w:pPr>
    </w:p>
    <w:p w:rsidR="00481634" w:rsidDel="00EA16CA" w:rsidRDefault="00471D70">
      <w:pPr>
        <w:rPr>
          <w:del w:id="2638" w:author="Ron Gal" w:date="2017-03-04T18:29:00Z"/>
        </w:rPr>
        <w:pPrChange w:id="2639" w:author="Ron Gal" w:date="2017-03-04T18:12:00Z">
          <w:pPr>
            <w:ind w:firstLine="720"/>
          </w:pPr>
        </w:pPrChange>
      </w:pPr>
      <w:del w:id="2640" w:author="Ron Gal" w:date="2017-03-04T18:12:00Z">
        <w:r w:rsidRPr="008C1EDD" w:rsidDel="008C1EDD">
          <w:rPr>
            <w:rPrChange w:id="2641" w:author="Ron Gal" w:date="2017-03-04T18:12:00Z">
              <w:rPr>
                <w:sz w:val="24"/>
                <w:szCs w:val="24"/>
              </w:rPr>
            </w:rPrChange>
          </w:rPr>
          <w:delText>public virtual int NumberOfJoiningAsGuest { get; set; }</w:delText>
        </w:r>
      </w:del>
    </w:p>
    <w:p w:rsidR="00481634" w:rsidDel="00EA16CA" w:rsidRDefault="00481634">
      <w:pPr>
        <w:bidi/>
        <w:rPr>
          <w:del w:id="2642" w:author="Ron Gal" w:date="2017-03-04T18:29:00Z"/>
        </w:rPr>
      </w:pPr>
    </w:p>
    <w:p w:rsidR="00481634" w:rsidDel="00EA16CA" w:rsidRDefault="00471D70" w:rsidP="00B40E40">
      <w:pPr>
        <w:bidi/>
        <w:rPr>
          <w:del w:id="2643" w:author="Ron Gal" w:date="2017-03-04T18:29:00Z"/>
        </w:rPr>
      </w:pPr>
      <w:del w:id="2644" w:author="Ron Gal" w:date="2017-03-04T18:29:00Z">
        <w:r w:rsidDel="00EA16CA">
          <w:rPr>
            <w:b/>
            <w:sz w:val="24"/>
            <w:szCs w:val="24"/>
            <w:rtl/>
          </w:rPr>
          <w:delText xml:space="preserve">מחלקת </w:delText>
        </w:r>
      </w:del>
      <w:del w:id="2645" w:author="Ron Gal" w:date="2017-03-04T18:13:00Z">
        <w:r w:rsidDel="00B40E40">
          <w:rPr>
            <w:b/>
            <w:sz w:val="24"/>
            <w:szCs w:val="24"/>
          </w:rPr>
          <w:delText>OffendingCustomersReport</w:delText>
        </w:r>
      </w:del>
    </w:p>
    <w:p w:rsidR="00481634" w:rsidDel="00B40E40" w:rsidRDefault="00471D70">
      <w:pPr>
        <w:bidi/>
        <w:rPr>
          <w:del w:id="2646" w:author="Ron Gal" w:date="2017-03-04T18:13:00Z"/>
        </w:rPr>
      </w:pPr>
      <w:del w:id="2647" w:author="Ron Gal" w:date="2017-03-04T18:13:00Z">
        <w:r w:rsidDel="00B40E40">
          <w:rPr>
            <w:sz w:val="24"/>
            <w:szCs w:val="24"/>
            <w:rtl/>
          </w:rPr>
          <w:delText xml:space="preserve">מחלקה מייצגת אובייקט מעבר של דוח המופק על כמות התלונות על לקוח שמסויים. האובייקט אינו מבוסס ישות ממסד הנתונים, ולכן אינו יורש מ- </w:delText>
        </w:r>
        <w:r w:rsidDel="00B40E40">
          <w:rPr>
            <w:sz w:val="24"/>
            <w:szCs w:val="24"/>
          </w:rPr>
          <w:delText>Entity</w:delText>
        </w:r>
        <w:r w:rsidDel="00B40E40">
          <w:rPr>
            <w:sz w:val="24"/>
            <w:szCs w:val="24"/>
            <w:rtl/>
          </w:rPr>
          <w:delText>. המחלקה בעלת התכונות הבאות:</w:delText>
        </w:r>
      </w:del>
    </w:p>
    <w:p w:rsidR="00481634" w:rsidDel="00EA16CA" w:rsidRDefault="00481634">
      <w:pPr>
        <w:bidi/>
        <w:rPr>
          <w:del w:id="2648" w:author="Ron Gal" w:date="2017-03-04T18:29:00Z"/>
        </w:rPr>
      </w:pPr>
    </w:p>
    <w:p w:rsidR="00481634" w:rsidDel="00B40E40" w:rsidRDefault="00471D70">
      <w:pPr>
        <w:ind w:left="720"/>
        <w:rPr>
          <w:del w:id="2649" w:author="Ron Gal" w:date="2017-03-04T18:13:00Z"/>
        </w:rPr>
      </w:pPr>
      <w:del w:id="2650" w:author="Ron Gal" w:date="2017-03-04T18:13:00Z">
        <w:r w:rsidRPr="00EB537C" w:rsidDel="00B40E40">
          <w:rPr>
            <w:rPrChange w:id="2651" w:author="Ron Gal" w:date="2017-03-04T18:22:00Z">
              <w:rPr>
                <w:sz w:val="24"/>
                <w:szCs w:val="24"/>
              </w:rPr>
            </w:rPrChange>
          </w:rPr>
          <w:delText>public int CoustomerId { get; set; }</w:delText>
        </w:r>
      </w:del>
    </w:p>
    <w:p w:rsidR="00481634" w:rsidDel="00B40E40" w:rsidRDefault="00471D70">
      <w:pPr>
        <w:ind w:left="720"/>
        <w:rPr>
          <w:del w:id="2652" w:author="Ron Gal" w:date="2017-03-04T18:13:00Z"/>
        </w:rPr>
      </w:pPr>
      <w:del w:id="2653" w:author="Ron Gal" w:date="2017-03-04T18:13:00Z">
        <w:r w:rsidRPr="00EB537C" w:rsidDel="00B40E40">
          <w:rPr>
            <w:rPrChange w:id="2654" w:author="Ron Gal" w:date="2017-03-04T18:22:00Z">
              <w:rPr>
                <w:sz w:val="24"/>
                <w:szCs w:val="24"/>
              </w:rPr>
            </w:rPrChange>
          </w:rPr>
          <w:delText xml:space="preserve">        </w:delText>
        </w:r>
      </w:del>
    </w:p>
    <w:p w:rsidR="00481634" w:rsidDel="00B40E40" w:rsidRDefault="00471D70">
      <w:pPr>
        <w:ind w:left="720"/>
        <w:rPr>
          <w:del w:id="2655" w:author="Ron Gal" w:date="2017-03-04T18:13:00Z"/>
        </w:rPr>
      </w:pPr>
      <w:del w:id="2656" w:author="Ron Gal" w:date="2017-03-04T18:13:00Z">
        <w:r w:rsidRPr="00EB537C" w:rsidDel="00B40E40">
          <w:rPr>
            <w:rPrChange w:id="2657" w:author="Ron Gal" w:date="2017-03-04T18:22:00Z">
              <w:rPr>
                <w:sz w:val="24"/>
                <w:szCs w:val="24"/>
              </w:rPr>
            </w:rPrChange>
          </w:rPr>
          <w:delText>public virtual string FirstName { get; set; }</w:delText>
        </w:r>
      </w:del>
    </w:p>
    <w:p w:rsidR="00481634" w:rsidDel="00B40E40" w:rsidRDefault="00481634">
      <w:pPr>
        <w:rPr>
          <w:del w:id="2658" w:author="Ron Gal" w:date="2017-03-04T18:13:00Z"/>
        </w:rPr>
        <w:pPrChange w:id="2659" w:author="Ron Gal" w:date="2017-03-04T18:22:00Z">
          <w:pPr>
            <w:bidi/>
          </w:pPr>
        </w:pPrChange>
      </w:pPr>
    </w:p>
    <w:p w:rsidR="00481634" w:rsidDel="00B40E40" w:rsidRDefault="00471D70">
      <w:pPr>
        <w:ind w:firstLine="720"/>
        <w:rPr>
          <w:del w:id="2660" w:author="Ron Gal" w:date="2017-03-04T18:13:00Z"/>
        </w:rPr>
      </w:pPr>
      <w:del w:id="2661" w:author="Ron Gal" w:date="2017-03-04T18:13:00Z">
        <w:r w:rsidRPr="00EB537C" w:rsidDel="00B40E40">
          <w:rPr>
            <w:rPrChange w:id="2662" w:author="Ron Gal" w:date="2017-03-04T18:22:00Z">
              <w:rPr>
                <w:sz w:val="24"/>
                <w:szCs w:val="24"/>
              </w:rPr>
            </w:rPrChange>
          </w:rPr>
          <w:delText>public virtual string LastName { get; set; }</w:delText>
        </w:r>
      </w:del>
    </w:p>
    <w:p w:rsidR="00481634" w:rsidDel="00B40E40" w:rsidRDefault="00481634">
      <w:pPr>
        <w:rPr>
          <w:del w:id="2663" w:author="Ron Gal" w:date="2017-03-04T18:13:00Z"/>
        </w:rPr>
        <w:pPrChange w:id="2664" w:author="Ron Gal" w:date="2017-03-04T18:22:00Z">
          <w:pPr>
            <w:bidi/>
          </w:pPr>
        </w:pPrChange>
      </w:pPr>
    </w:p>
    <w:p w:rsidR="00481634" w:rsidDel="00B40E40" w:rsidRDefault="00471D70">
      <w:pPr>
        <w:ind w:firstLine="720"/>
        <w:rPr>
          <w:del w:id="2665" w:author="Ron Gal" w:date="2017-03-04T18:13:00Z"/>
        </w:rPr>
      </w:pPr>
      <w:del w:id="2666" w:author="Ron Gal" w:date="2017-03-04T18:13:00Z">
        <w:r w:rsidRPr="00EB537C" w:rsidDel="00B40E40">
          <w:rPr>
            <w:rPrChange w:id="2667" w:author="Ron Gal" w:date="2017-03-04T18:22:00Z">
              <w:rPr>
                <w:sz w:val="24"/>
                <w:szCs w:val="24"/>
              </w:rPr>
            </w:rPrChange>
          </w:rPr>
          <w:delText>public virtual int NumberOfComplaints{ get; set; }</w:delText>
        </w:r>
      </w:del>
    </w:p>
    <w:p w:rsidR="00481634" w:rsidDel="00EA16CA" w:rsidRDefault="00481634">
      <w:pPr>
        <w:rPr>
          <w:del w:id="2668" w:author="Ron Gal" w:date="2017-03-04T18:29:00Z"/>
        </w:rPr>
        <w:pPrChange w:id="2669" w:author="Ron Gal" w:date="2017-03-04T18:22:00Z">
          <w:pPr>
            <w:bidi/>
          </w:pPr>
        </w:pPrChange>
      </w:pPr>
    </w:p>
    <w:p w:rsidR="00481634" w:rsidDel="00EA16CA" w:rsidRDefault="00471D70">
      <w:pPr>
        <w:bidi/>
        <w:rPr>
          <w:del w:id="2670" w:author="Ron Gal" w:date="2017-03-04T18:29:00Z"/>
        </w:rPr>
      </w:pPr>
      <w:del w:id="2671" w:author="Ron Gal" w:date="2017-03-04T18:29:00Z">
        <w:r w:rsidDel="00EA16CA">
          <w:rPr>
            <w:sz w:val="28"/>
            <w:szCs w:val="28"/>
          </w:rPr>
          <w:delText xml:space="preserve">   </w:delText>
        </w:r>
      </w:del>
    </w:p>
    <w:p w:rsidR="00481634" w:rsidDel="000B66B0" w:rsidRDefault="00471D70">
      <w:pPr>
        <w:rPr>
          <w:del w:id="2672" w:author="Ron Gal" w:date="2017-03-04T18:23:00Z"/>
        </w:rPr>
      </w:pPr>
      <w:del w:id="2673" w:author="Ron Gal" w:date="2017-03-04T18:23:00Z">
        <w:r w:rsidDel="000B66B0">
          <w:br w:type="page"/>
        </w:r>
      </w:del>
    </w:p>
    <w:p w:rsidR="00481634" w:rsidRPr="00F00D18" w:rsidDel="0076005C" w:rsidRDefault="00481634">
      <w:pPr>
        <w:bidi/>
        <w:rPr>
          <w:del w:id="2674" w:author="Ron Gal" w:date="2017-03-04T18:18:00Z"/>
          <w:sz w:val="24"/>
          <w:szCs w:val="24"/>
          <w:rPrChange w:id="2675" w:author="Ron Gal" w:date="2017-03-04T18:21:00Z">
            <w:rPr>
              <w:del w:id="2676" w:author="Ron Gal" w:date="2017-03-04T18:18:00Z"/>
            </w:rPr>
          </w:rPrChange>
        </w:rPr>
      </w:pPr>
    </w:p>
    <w:p w:rsidR="00481634" w:rsidDel="00EA16CA" w:rsidRDefault="00471D70">
      <w:pPr>
        <w:bidi/>
        <w:rPr>
          <w:del w:id="2677" w:author="Ron Gal" w:date="2017-03-04T18:29:00Z"/>
          <w:rtl/>
        </w:rPr>
      </w:pPr>
      <w:del w:id="2678" w:author="Ron Gal" w:date="2017-03-04T18:29:00Z">
        <w:r w:rsidDel="00EA16CA">
          <w:rPr>
            <w:b/>
            <w:sz w:val="24"/>
            <w:szCs w:val="24"/>
            <w:rtl/>
          </w:rPr>
          <w:delText xml:space="preserve">מחלקת </w:delText>
        </w:r>
        <w:r w:rsidDel="00EA16CA">
          <w:rPr>
            <w:b/>
            <w:sz w:val="24"/>
            <w:szCs w:val="24"/>
          </w:rPr>
          <w:delText>LoginResponse</w:delText>
        </w:r>
      </w:del>
    </w:p>
    <w:p w:rsidR="00481634" w:rsidRDefault="00471D70">
      <w:pPr>
        <w:bidi/>
      </w:pPr>
      <w:del w:id="2679" w:author="Ron Gal" w:date="2017-03-04T18:29:00Z">
        <w:r w:rsidDel="00EA16CA">
          <w:rPr>
            <w:sz w:val="24"/>
            <w:szCs w:val="24"/>
            <w:rtl/>
          </w:rPr>
          <w:delText>מחלקה מייצגת אובייקט מעבר של היוזר המחובר למערכת והרשאותיו המתאימות. האובייקט אינו</w:delText>
        </w:r>
      </w:del>
      <w:r>
        <w:rPr>
          <w:sz w:val="24"/>
          <w:szCs w:val="24"/>
          <w:rtl/>
        </w:rPr>
        <w:t xml:space="preserve"> מבוסס ישות ממסד הנתונים, ולכן אינו יורש מ- </w:t>
      </w:r>
      <w:r>
        <w:rPr>
          <w:sz w:val="24"/>
          <w:szCs w:val="24"/>
        </w:rPr>
        <w:t>Entity</w:t>
      </w:r>
      <w:r>
        <w:rPr>
          <w:sz w:val="24"/>
          <w:szCs w:val="24"/>
          <w:rtl/>
        </w:rPr>
        <w:t>. המחלקה בעלת התכונות הבאות:</w:t>
      </w:r>
    </w:p>
    <w:p w:rsidR="00481634" w:rsidRDefault="00481634">
      <w:pPr>
        <w:bidi/>
      </w:pPr>
    </w:p>
    <w:p w:rsidR="00481634" w:rsidRDefault="00471D70">
      <w:r>
        <w:rPr>
          <w:sz w:val="24"/>
          <w:szCs w:val="24"/>
        </w:rPr>
        <w:t>public int UserId { get; set; }</w:t>
      </w:r>
    </w:p>
    <w:p w:rsidR="00481634" w:rsidRDefault="00471D70">
      <w:r>
        <w:rPr>
          <w:sz w:val="24"/>
          <w:szCs w:val="24"/>
        </w:rPr>
        <w:tab/>
      </w:r>
      <w:r>
        <w:rPr>
          <w:sz w:val="24"/>
          <w:szCs w:val="24"/>
        </w:rPr>
        <w:tab/>
      </w:r>
    </w:p>
    <w:p w:rsidR="00481634" w:rsidDel="00714729" w:rsidRDefault="00471D70">
      <w:pPr>
        <w:rPr>
          <w:del w:id="2680" w:author="Ron Gal" w:date="2017-03-04T18:11:00Z"/>
        </w:rPr>
      </w:pPr>
      <w:del w:id="2681" w:author="Ron Gal" w:date="2017-03-04T18:11:00Z">
        <w:r w:rsidDel="00714729">
          <w:rPr>
            <w:sz w:val="24"/>
            <w:szCs w:val="24"/>
          </w:rPr>
          <w:delText>public bool IsUserFrozen { get; set; }</w:delText>
        </w:r>
      </w:del>
    </w:p>
    <w:p w:rsidR="00481634" w:rsidDel="00714729" w:rsidRDefault="00481634">
      <w:pPr>
        <w:rPr>
          <w:del w:id="2682" w:author="Ron Gal" w:date="2017-03-04T18:11:00Z"/>
        </w:rPr>
      </w:pPr>
    </w:p>
    <w:p w:rsidR="00481634" w:rsidRDefault="00471D70">
      <w:r>
        <w:rPr>
          <w:sz w:val="24"/>
          <w:szCs w:val="24"/>
        </w:rPr>
        <w:t>public string Role { get; set; }</w:t>
      </w:r>
    </w:p>
    <w:p w:rsidR="00481634" w:rsidRDefault="00481634"/>
    <w:p w:rsidR="00481634" w:rsidRDefault="00471D70">
      <w:r>
        <w:rPr>
          <w:sz w:val="24"/>
          <w:szCs w:val="24"/>
        </w:rPr>
        <w:t>public string AuthorizationKey { get; set; }</w:t>
      </w:r>
    </w:p>
    <w:p w:rsidR="00481634" w:rsidRDefault="00481634"/>
    <w:p w:rsidR="00481634" w:rsidRDefault="00481634"/>
    <w:p w:rsidR="00481634" w:rsidRDefault="00471D70">
      <w:pPr>
        <w:bidi/>
      </w:pPr>
      <w:r>
        <w:rPr>
          <w:b/>
          <w:sz w:val="24"/>
          <w:szCs w:val="24"/>
          <w:rtl/>
        </w:rPr>
        <w:t xml:space="preserve">מחלקת </w:t>
      </w:r>
      <w:r>
        <w:rPr>
          <w:b/>
          <w:sz w:val="24"/>
          <w:szCs w:val="24"/>
        </w:rPr>
        <w:t>RegistrationReponse</w:t>
      </w:r>
    </w:p>
    <w:p w:rsidR="00481634" w:rsidRDefault="00471D70">
      <w:pPr>
        <w:bidi/>
      </w:pPr>
      <w:r>
        <w:rPr>
          <w:sz w:val="24"/>
          <w:szCs w:val="24"/>
          <w:rtl/>
        </w:rPr>
        <w:t xml:space="preserve">מחלקה מייצגת אובייקט מעבר של בדיקה בעת הרשמה האם ה- </w:t>
      </w:r>
      <w:r>
        <w:rPr>
          <w:sz w:val="24"/>
          <w:szCs w:val="24"/>
        </w:rPr>
        <w:t>username</w:t>
      </w:r>
      <w:r>
        <w:rPr>
          <w:sz w:val="24"/>
          <w:szCs w:val="24"/>
          <w:rtl/>
        </w:rPr>
        <w:t xml:space="preserve"> אותו הנרשם רוצה קיים כבר במערכת. האובייקט אינו מבוסס ישות ממסד הנתונים, ולכן אינו יורש מ- </w:t>
      </w:r>
      <w:r>
        <w:rPr>
          <w:sz w:val="24"/>
          <w:szCs w:val="24"/>
        </w:rPr>
        <w:t>Entity</w:t>
      </w:r>
      <w:r>
        <w:rPr>
          <w:sz w:val="24"/>
          <w:szCs w:val="24"/>
          <w:rtl/>
        </w:rPr>
        <w:t>. המחלקה בעלת התכונות הבאות:</w:t>
      </w:r>
    </w:p>
    <w:p w:rsidR="00481634" w:rsidRDefault="00481634"/>
    <w:p w:rsidR="00481634" w:rsidRDefault="00471D70">
      <w:r>
        <w:rPr>
          <w:sz w:val="24"/>
          <w:szCs w:val="24"/>
        </w:rPr>
        <w:t>public bool AlreadyExists { get; set; }</w:t>
      </w:r>
    </w:p>
    <w:p w:rsidR="00481634" w:rsidRDefault="00481634"/>
    <w:p w:rsidR="00481634" w:rsidRDefault="00481634"/>
    <w:p w:rsidR="00481634" w:rsidRDefault="00471D70">
      <w:pPr>
        <w:bidi/>
      </w:pPr>
      <w:r>
        <w:rPr>
          <w:b/>
          <w:sz w:val="24"/>
          <w:szCs w:val="24"/>
          <w:rtl/>
        </w:rPr>
        <w:t xml:space="preserve">מחלקת </w:t>
      </w:r>
      <w:r>
        <w:rPr>
          <w:b/>
          <w:sz w:val="24"/>
          <w:szCs w:val="24"/>
        </w:rPr>
        <w:t>UserCredentials</w:t>
      </w:r>
    </w:p>
    <w:p w:rsidR="00481634" w:rsidRDefault="00471D70">
      <w:pPr>
        <w:bidi/>
      </w:pPr>
      <w:r>
        <w:rPr>
          <w:sz w:val="24"/>
          <w:szCs w:val="24"/>
          <w:rtl/>
        </w:rPr>
        <w:t xml:space="preserve">מחלקה מייצגת אובייקט מעבר של שם וסיסמת היוזר המתחבר למערכת. האובייקט אינו מבוסס ישות ממסד הנתונים, ולכן אינו יורש מ- </w:t>
      </w:r>
      <w:r>
        <w:rPr>
          <w:sz w:val="24"/>
          <w:szCs w:val="24"/>
        </w:rPr>
        <w:t>Entity</w:t>
      </w:r>
      <w:r>
        <w:rPr>
          <w:sz w:val="24"/>
          <w:szCs w:val="24"/>
          <w:rtl/>
        </w:rPr>
        <w:t>. המחלקה בעלת התכונות הבאות:</w:t>
      </w:r>
    </w:p>
    <w:p w:rsidR="00481634" w:rsidRDefault="00481634">
      <w:pPr>
        <w:bidi/>
      </w:pPr>
    </w:p>
    <w:p w:rsidR="00481634" w:rsidRDefault="00471D70">
      <w:r>
        <w:rPr>
          <w:sz w:val="24"/>
          <w:szCs w:val="24"/>
        </w:rPr>
        <w:t>public string Username { get; set; }</w:t>
      </w:r>
    </w:p>
    <w:p w:rsidR="00481634" w:rsidRDefault="00481634"/>
    <w:p w:rsidR="00481634" w:rsidRDefault="00471D70">
      <w:r>
        <w:rPr>
          <w:sz w:val="24"/>
          <w:szCs w:val="24"/>
        </w:rPr>
        <w:t>public string Password { get; set; }</w:t>
      </w:r>
    </w:p>
    <w:p w:rsidR="00481634" w:rsidRDefault="00481634"/>
    <w:p w:rsidR="00481634" w:rsidRDefault="00481634">
      <w:pPr>
        <w:bidi/>
      </w:pPr>
    </w:p>
    <w:p w:rsidR="00481634" w:rsidRDefault="00481634">
      <w:pPr>
        <w:bidi/>
      </w:pPr>
    </w:p>
    <w:p w:rsidR="00481634" w:rsidRDefault="00471D70">
      <w:r>
        <w:br w:type="page"/>
      </w:r>
    </w:p>
    <w:p w:rsidR="00481634" w:rsidRDefault="00481634">
      <w:pPr>
        <w:bidi/>
      </w:pPr>
    </w:p>
    <w:p w:rsidR="00481634" w:rsidDel="00FA676B" w:rsidRDefault="00471D70">
      <w:pPr>
        <w:pStyle w:val="Heading2"/>
        <w:bidi/>
        <w:rPr>
          <w:moveFrom w:id="2683" w:author="Ron Gal" w:date="2017-03-04T17:50:00Z"/>
        </w:rPr>
        <w:pPrChange w:id="2684" w:author="Ron Gal" w:date="2017-03-05T23:22:00Z">
          <w:pPr>
            <w:bidi/>
          </w:pPr>
        </w:pPrChange>
      </w:pPr>
      <w:moveFromRangeStart w:id="2685" w:author="Ron Gal" w:date="2017-03-04T17:50:00Z" w:name="move476413130"/>
      <w:moveFrom w:id="2686" w:author="Ron Gal" w:date="2017-03-04T17:50:00Z">
        <w:r w:rsidDel="00FA676B">
          <w:rPr>
            <w:rtl/>
          </w:rPr>
          <w:t>מחלקות תשתית (</w:t>
        </w:r>
        <w:r w:rsidDel="00FA676B">
          <w:t>Common</w:t>
        </w:r>
        <w:r w:rsidDel="00FA676B">
          <w:rPr>
            <w:rtl/>
          </w:rPr>
          <w:t>)</w:t>
        </w:r>
      </w:moveFrom>
    </w:p>
    <w:moveFromRangeEnd w:id="2685"/>
    <w:p w:rsidR="00481634" w:rsidDel="00FA676B" w:rsidRDefault="00481634">
      <w:pPr>
        <w:pStyle w:val="Heading2"/>
        <w:bidi/>
        <w:rPr>
          <w:del w:id="2687" w:author="Ron Gal" w:date="2017-03-04T17:49:00Z"/>
        </w:rPr>
        <w:pPrChange w:id="2688" w:author="Ron Gal" w:date="2017-03-05T23:22:00Z">
          <w:pPr>
            <w:bidi/>
          </w:pPr>
        </w:pPrChange>
      </w:pPr>
    </w:p>
    <w:p w:rsidR="00481634" w:rsidRDefault="00471D70">
      <w:pPr>
        <w:pStyle w:val="Heading2"/>
        <w:bidi/>
        <w:pPrChange w:id="2689" w:author="Ron Gal" w:date="2017-03-05T23:22:00Z">
          <w:pPr>
            <w:bidi/>
          </w:pPr>
        </w:pPrChange>
      </w:pPr>
      <w:bookmarkStart w:id="2690" w:name="_Toc476522467"/>
      <w:r>
        <w:rPr>
          <w:b/>
          <w:sz w:val="24"/>
          <w:szCs w:val="24"/>
          <w:rtl/>
        </w:rPr>
        <w:t xml:space="preserve">מחלקת </w:t>
      </w:r>
      <w:r>
        <w:rPr>
          <w:b/>
          <w:sz w:val="24"/>
          <w:szCs w:val="24"/>
        </w:rPr>
        <w:t>Consts</w:t>
      </w:r>
      <w:bookmarkEnd w:id="2690"/>
    </w:p>
    <w:p w:rsidR="00481634" w:rsidRDefault="00471D70">
      <w:pPr>
        <w:bidi/>
      </w:pPr>
      <w:r>
        <w:rPr>
          <w:sz w:val="24"/>
          <w:szCs w:val="24"/>
          <w:rtl/>
        </w:rPr>
        <w:t>מחלקה סטאטית זו מכילה קבועים שונים אשר רלוונטי</w:t>
      </w:r>
      <w:ins w:id="2691" w:author="Ron Gal" w:date="2017-03-05T23:22:00Z">
        <w:r w:rsidR="00F52774">
          <w:rPr>
            <w:rFonts w:hint="cs"/>
            <w:sz w:val="24"/>
            <w:szCs w:val="24"/>
            <w:rtl/>
          </w:rPr>
          <w:t>י</w:t>
        </w:r>
      </w:ins>
      <w:r>
        <w:rPr>
          <w:sz w:val="24"/>
          <w:szCs w:val="24"/>
          <w:rtl/>
        </w:rPr>
        <w:t>ם לכל המערכת. המחלקה בעלת התכונות ותת המחלקות הבאות:</w:t>
      </w:r>
    </w:p>
    <w:p w:rsidR="00C7601C" w:rsidRPr="00C7601C" w:rsidRDefault="00C7601C">
      <w:pPr>
        <w:rPr>
          <w:ins w:id="2692" w:author="Ron Gal" w:date="2017-03-04T16:12:00Z"/>
          <w:sz w:val="24"/>
          <w:szCs w:val="24"/>
          <w:rPrChange w:id="2693" w:author="Ron Gal" w:date="2017-03-04T16:12:00Z">
            <w:rPr>
              <w:ins w:id="2694" w:author="Ron Gal" w:date="2017-03-04T16:12:00Z"/>
              <w:rFonts w:ascii="Consolas" w:hAnsi="Consolas" w:cs="Consolas"/>
              <w:sz w:val="19"/>
              <w:szCs w:val="19"/>
              <w:highlight w:val="white"/>
            </w:rPr>
          </w:rPrChange>
        </w:rPr>
        <w:pPrChange w:id="2695" w:author="Ron Gal" w:date="2017-03-04T16:12:00Z">
          <w:pPr>
            <w:autoSpaceDE w:val="0"/>
            <w:autoSpaceDN w:val="0"/>
            <w:adjustRightInd w:val="0"/>
            <w:spacing w:line="240" w:lineRule="auto"/>
          </w:pPr>
        </w:pPrChange>
      </w:pPr>
      <w:ins w:id="2696" w:author="Ron Gal" w:date="2017-03-04T16:12:00Z">
        <w:r w:rsidRPr="00C7601C">
          <w:rPr>
            <w:sz w:val="24"/>
            <w:szCs w:val="24"/>
            <w:rPrChange w:id="2697" w:author="Ron Gal" w:date="2017-03-04T16:12:00Z">
              <w:rPr>
                <w:rFonts w:ascii="Consolas" w:hAnsi="Consolas" w:cs="Consolas"/>
                <w:color w:val="0000FF"/>
                <w:sz w:val="19"/>
                <w:szCs w:val="19"/>
                <w:highlight w:val="white"/>
              </w:rPr>
            </w:rPrChange>
          </w:rPr>
          <w:t>public</w:t>
        </w:r>
        <w:r w:rsidRPr="00C7601C">
          <w:rPr>
            <w:sz w:val="24"/>
            <w:szCs w:val="24"/>
            <w:rPrChange w:id="2698" w:author="Ron Gal" w:date="2017-03-04T16:12:00Z">
              <w:rPr>
                <w:rFonts w:ascii="Consolas" w:hAnsi="Consolas" w:cs="Consolas"/>
                <w:sz w:val="19"/>
                <w:szCs w:val="19"/>
                <w:highlight w:val="white"/>
              </w:rPr>
            </w:rPrChange>
          </w:rPr>
          <w:t xml:space="preserve"> </w:t>
        </w:r>
        <w:r w:rsidRPr="00C7601C">
          <w:rPr>
            <w:sz w:val="24"/>
            <w:szCs w:val="24"/>
            <w:rPrChange w:id="2699" w:author="Ron Gal" w:date="2017-03-04T16:12:00Z">
              <w:rPr>
                <w:rFonts w:ascii="Consolas" w:hAnsi="Consolas" w:cs="Consolas"/>
                <w:color w:val="0000FF"/>
                <w:sz w:val="19"/>
                <w:szCs w:val="19"/>
                <w:highlight w:val="white"/>
              </w:rPr>
            </w:rPrChange>
          </w:rPr>
          <w:t>const</w:t>
        </w:r>
        <w:r w:rsidRPr="00C7601C">
          <w:rPr>
            <w:sz w:val="24"/>
            <w:szCs w:val="24"/>
            <w:rPrChange w:id="2700" w:author="Ron Gal" w:date="2017-03-04T16:12:00Z">
              <w:rPr>
                <w:rFonts w:ascii="Consolas" w:hAnsi="Consolas" w:cs="Consolas"/>
                <w:sz w:val="19"/>
                <w:szCs w:val="19"/>
                <w:highlight w:val="white"/>
              </w:rPr>
            </w:rPrChange>
          </w:rPr>
          <w:t xml:space="preserve"> </w:t>
        </w:r>
        <w:r w:rsidRPr="00C7601C">
          <w:rPr>
            <w:sz w:val="24"/>
            <w:szCs w:val="24"/>
            <w:rPrChange w:id="2701" w:author="Ron Gal" w:date="2017-03-04T16:12:00Z">
              <w:rPr>
                <w:rFonts w:ascii="Consolas" w:hAnsi="Consolas" w:cs="Consolas"/>
                <w:color w:val="0000FF"/>
                <w:sz w:val="19"/>
                <w:szCs w:val="19"/>
                <w:highlight w:val="white"/>
              </w:rPr>
            </w:rPrChange>
          </w:rPr>
          <w:t>string</w:t>
        </w:r>
        <w:r w:rsidRPr="00C7601C">
          <w:rPr>
            <w:sz w:val="24"/>
            <w:szCs w:val="24"/>
            <w:rPrChange w:id="2702" w:author="Ron Gal" w:date="2017-03-04T16:12:00Z">
              <w:rPr>
                <w:rFonts w:ascii="Consolas" w:hAnsi="Consolas" w:cs="Consolas"/>
                <w:sz w:val="19"/>
                <w:szCs w:val="19"/>
                <w:highlight w:val="white"/>
              </w:rPr>
            </w:rPrChange>
          </w:rPr>
          <w:t xml:space="preserve"> DB_PATH = </w:t>
        </w:r>
        <w:r w:rsidRPr="00C7601C">
          <w:rPr>
            <w:sz w:val="24"/>
            <w:szCs w:val="24"/>
            <w:rPrChange w:id="2703" w:author="Ron Gal" w:date="2017-03-04T16:12:00Z">
              <w:rPr>
                <w:rFonts w:ascii="Consolas" w:hAnsi="Consolas" w:cs="Consolas"/>
                <w:color w:val="A31515"/>
                <w:sz w:val="19"/>
                <w:szCs w:val="19"/>
                <w:highlight w:val="white"/>
              </w:rPr>
            </w:rPrChange>
          </w:rPr>
          <w:t>"~/App_Data/db.sqlite"</w:t>
        </w:r>
        <w:r w:rsidRPr="00C7601C">
          <w:rPr>
            <w:sz w:val="24"/>
            <w:szCs w:val="24"/>
            <w:rPrChange w:id="2704" w:author="Ron Gal" w:date="2017-03-04T16:12:00Z">
              <w:rPr>
                <w:rFonts w:ascii="Consolas" w:hAnsi="Consolas" w:cs="Consolas"/>
                <w:sz w:val="19"/>
                <w:szCs w:val="19"/>
                <w:highlight w:val="white"/>
              </w:rPr>
            </w:rPrChange>
          </w:rPr>
          <w:t>;</w:t>
        </w:r>
      </w:ins>
    </w:p>
    <w:p w:rsidR="00C7601C" w:rsidRPr="00C7601C" w:rsidRDefault="00C7601C">
      <w:pPr>
        <w:rPr>
          <w:ins w:id="2705" w:author="Ron Gal" w:date="2017-03-04T16:12:00Z"/>
          <w:sz w:val="24"/>
          <w:szCs w:val="24"/>
          <w:rPrChange w:id="2706" w:author="Ron Gal" w:date="2017-03-04T16:12:00Z">
            <w:rPr>
              <w:ins w:id="2707" w:author="Ron Gal" w:date="2017-03-04T16:12:00Z"/>
              <w:rFonts w:ascii="Consolas" w:hAnsi="Consolas" w:cs="Consolas"/>
              <w:sz w:val="19"/>
              <w:szCs w:val="19"/>
              <w:highlight w:val="white"/>
            </w:rPr>
          </w:rPrChange>
        </w:rPr>
        <w:pPrChange w:id="2708" w:author="Ron Gal" w:date="2017-03-04T16:12:00Z">
          <w:pPr>
            <w:autoSpaceDE w:val="0"/>
            <w:autoSpaceDN w:val="0"/>
            <w:adjustRightInd w:val="0"/>
            <w:spacing w:line="240" w:lineRule="auto"/>
          </w:pPr>
        </w:pPrChange>
      </w:pPr>
    </w:p>
    <w:p w:rsidR="00C7601C" w:rsidRPr="00C7601C" w:rsidRDefault="00C7601C">
      <w:pPr>
        <w:rPr>
          <w:ins w:id="2709" w:author="Ron Gal" w:date="2017-03-04T16:12:00Z"/>
          <w:sz w:val="24"/>
          <w:szCs w:val="24"/>
          <w:rPrChange w:id="2710" w:author="Ron Gal" w:date="2017-03-04T16:12:00Z">
            <w:rPr>
              <w:ins w:id="2711" w:author="Ron Gal" w:date="2017-03-04T16:12:00Z"/>
              <w:rFonts w:ascii="Consolas" w:hAnsi="Consolas" w:cs="Consolas"/>
              <w:sz w:val="19"/>
              <w:szCs w:val="19"/>
              <w:highlight w:val="white"/>
            </w:rPr>
          </w:rPrChange>
        </w:rPr>
        <w:pPrChange w:id="2712" w:author="Ron Gal" w:date="2017-03-04T16:12:00Z">
          <w:pPr>
            <w:autoSpaceDE w:val="0"/>
            <w:autoSpaceDN w:val="0"/>
            <w:adjustRightInd w:val="0"/>
            <w:spacing w:line="240" w:lineRule="auto"/>
          </w:pPr>
        </w:pPrChange>
      </w:pPr>
      <w:ins w:id="2713" w:author="Ron Gal" w:date="2017-03-04T16:12:00Z">
        <w:r w:rsidRPr="00C7601C">
          <w:rPr>
            <w:sz w:val="24"/>
            <w:szCs w:val="24"/>
            <w:rPrChange w:id="2714" w:author="Ron Gal" w:date="2017-03-04T16:12:00Z">
              <w:rPr>
                <w:rFonts w:ascii="Consolas" w:hAnsi="Consolas" w:cs="Consolas"/>
                <w:sz w:val="19"/>
                <w:szCs w:val="19"/>
                <w:highlight w:val="white"/>
              </w:rPr>
            </w:rPrChange>
          </w:rPr>
          <w:t xml:space="preserve">        </w:t>
        </w:r>
        <w:r w:rsidRPr="00C7601C">
          <w:rPr>
            <w:sz w:val="24"/>
            <w:szCs w:val="24"/>
            <w:rPrChange w:id="2715" w:author="Ron Gal" w:date="2017-03-04T16:12:00Z">
              <w:rPr>
                <w:rFonts w:ascii="Consolas" w:hAnsi="Consolas" w:cs="Consolas"/>
                <w:color w:val="0000FF"/>
                <w:sz w:val="19"/>
                <w:szCs w:val="19"/>
                <w:highlight w:val="white"/>
              </w:rPr>
            </w:rPrChange>
          </w:rPr>
          <w:t>public</w:t>
        </w:r>
        <w:r w:rsidRPr="00C7601C">
          <w:rPr>
            <w:sz w:val="24"/>
            <w:szCs w:val="24"/>
            <w:rPrChange w:id="2716" w:author="Ron Gal" w:date="2017-03-04T16:12:00Z">
              <w:rPr>
                <w:rFonts w:ascii="Consolas" w:hAnsi="Consolas" w:cs="Consolas"/>
                <w:sz w:val="19"/>
                <w:szCs w:val="19"/>
                <w:highlight w:val="white"/>
              </w:rPr>
            </w:rPrChange>
          </w:rPr>
          <w:t xml:space="preserve"> </w:t>
        </w:r>
        <w:r w:rsidRPr="00C7601C">
          <w:rPr>
            <w:sz w:val="24"/>
            <w:szCs w:val="24"/>
            <w:rPrChange w:id="2717" w:author="Ron Gal" w:date="2017-03-04T16:12:00Z">
              <w:rPr>
                <w:rFonts w:ascii="Consolas" w:hAnsi="Consolas" w:cs="Consolas"/>
                <w:color w:val="0000FF"/>
                <w:sz w:val="19"/>
                <w:szCs w:val="19"/>
                <w:highlight w:val="white"/>
              </w:rPr>
            </w:rPrChange>
          </w:rPr>
          <w:t>static</w:t>
        </w:r>
        <w:r w:rsidRPr="00C7601C">
          <w:rPr>
            <w:sz w:val="24"/>
            <w:szCs w:val="24"/>
            <w:rPrChange w:id="2718" w:author="Ron Gal" w:date="2017-03-04T16:12:00Z">
              <w:rPr>
                <w:rFonts w:ascii="Consolas" w:hAnsi="Consolas" w:cs="Consolas"/>
                <w:sz w:val="19"/>
                <w:szCs w:val="19"/>
                <w:highlight w:val="white"/>
              </w:rPr>
            </w:rPrChange>
          </w:rPr>
          <w:t xml:space="preserve"> </w:t>
        </w:r>
        <w:r w:rsidRPr="00C7601C">
          <w:rPr>
            <w:sz w:val="24"/>
            <w:szCs w:val="24"/>
            <w:rPrChange w:id="2719" w:author="Ron Gal" w:date="2017-03-04T16:12:00Z">
              <w:rPr>
                <w:rFonts w:ascii="Consolas" w:hAnsi="Consolas" w:cs="Consolas"/>
                <w:color w:val="0000FF"/>
                <w:sz w:val="19"/>
                <w:szCs w:val="19"/>
                <w:highlight w:val="white"/>
              </w:rPr>
            </w:rPrChange>
          </w:rPr>
          <w:t>class</w:t>
        </w:r>
        <w:r w:rsidRPr="00C7601C">
          <w:rPr>
            <w:sz w:val="24"/>
            <w:szCs w:val="24"/>
            <w:rPrChange w:id="2720" w:author="Ron Gal" w:date="2017-03-04T16:12:00Z">
              <w:rPr>
                <w:rFonts w:ascii="Consolas" w:hAnsi="Consolas" w:cs="Consolas"/>
                <w:sz w:val="19"/>
                <w:szCs w:val="19"/>
                <w:highlight w:val="white"/>
              </w:rPr>
            </w:rPrChange>
          </w:rPr>
          <w:t xml:space="preserve"> </w:t>
        </w:r>
        <w:r w:rsidRPr="00C7601C">
          <w:rPr>
            <w:sz w:val="24"/>
            <w:szCs w:val="24"/>
            <w:rPrChange w:id="2721" w:author="Ron Gal" w:date="2017-03-04T16:12:00Z">
              <w:rPr>
                <w:rFonts w:ascii="Consolas" w:hAnsi="Consolas" w:cs="Consolas"/>
                <w:color w:val="2B91AF"/>
                <w:sz w:val="19"/>
                <w:szCs w:val="19"/>
                <w:highlight w:val="white"/>
              </w:rPr>
            </w:rPrChange>
          </w:rPr>
          <w:t>Roles</w:t>
        </w:r>
      </w:ins>
    </w:p>
    <w:p w:rsidR="00C7601C" w:rsidRPr="00C7601C" w:rsidRDefault="00C7601C">
      <w:pPr>
        <w:rPr>
          <w:ins w:id="2722" w:author="Ron Gal" w:date="2017-03-04T16:12:00Z"/>
          <w:sz w:val="24"/>
          <w:szCs w:val="24"/>
          <w:rPrChange w:id="2723" w:author="Ron Gal" w:date="2017-03-04T16:12:00Z">
            <w:rPr>
              <w:ins w:id="2724" w:author="Ron Gal" w:date="2017-03-04T16:12:00Z"/>
              <w:rFonts w:ascii="Consolas" w:hAnsi="Consolas" w:cs="Consolas"/>
              <w:sz w:val="19"/>
              <w:szCs w:val="19"/>
              <w:highlight w:val="white"/>
            </w:rPr>
          </w:rPrChange>
        </w:rPr>
        <w:pPrChange w:id="2725" w:author="Ron Gal" w:date="2017-03-04T16:12:00Z">
          <w:pPr>
            <w:autoSpaceDE w:val="0"/>
            <w:autoSpaceDN w:val="0"/>
            <w:adjustRightInd w:val="0"/>
            <w:spacing w:line="240" w:lineRule="auto"/>
          </w:pPr>
        </w:pPrChange>
      </w:pPr>
      <w:ins w:id="2726" w:author="Ron Gal" w:date="2017-03-04T16:12:00Z">
        <w:r w:rsidRPr="00C7601C">
          <w:rPr>
            <w:sz w:val="24"/>
            <w:szCs w:val="24"/>
            <w:rPrChange w:id="2727" w:author="Ron Gal" w:date="2017-03-04T16:12:00Z">
              <w:rPr>
                <w:rFonts w:ascii="Consolas" w:hAnsi="Consolas" w:cs="Consolas"/>
                <w:sz w:val="19"/>
                <w:szCs w:val="19"/>
                <w:highlight w:val="white"/>
              </w:rPr>
            </w:rPrChange>
          </w:rPr>
          <w:t xml:space="preserve">        {</w:t>
        </w:r>
      </w:ins>
    </w:p>
    <w:p w:rsidR="00C7601C" w:rsidRPr="00C7601C" w:rsidRDefault="00C7601C">
      <w:pPr>
        <w:rPr>
          <w:ins w:id="2728" w:author="Ron Gal" w:date="2017-03-04T16:12:00Z"/>
          <w:sz w:val="24"/>
          <w:szCs w:val="24"/>
          <w:rPrChange w:id="2729" w:author="Ron Gal" w:date="2017-03-04T16:12:00Z">
            <w:rPr>
              <w:ins w:id="2730" w:author="Ron Gal" w:date="2017-03-04T16:12:00Z"/>
              <w:rFonts w:ascii="Consolas" w:hAnsi="Consolas" w:cs="Consolas"/>
              <w:sz w:val="19"/>
              <w:szCs w:val="19"/>
              <w:highlight w:val="white"/>
            </w:rPr>
          </w:rPrChange>
        </w:rPr>
        <w:pPrChange w:id="2731" w:author="Ron Gal" w:date="2017-03-04T16:12:00Z">
          <w:pPr>
            <w:autoSpaceDE w:val="0"/>
            <w:autoSpaceDN w:val="0"/>
            <w:adjustRightInd w:val="0"/>
            <w:spacing w:line="240" w:lineRule="auto"/>
          </w:pPr>
        </w:pPrChange>
      </w:pPr>
      <w:ins w:id="2732" w:author="Ron Gal" w:date="2017-03-04T16:12:00Z">
        <w:r w:rsidRPr="00C7601C">
          <w:rPr>
            <w:sz w:val="24"/>
            <w:szCs w:val="24"/>
            <w:rPrChange w:id="2733" w:author="Ron Gal" w:date="2017-03-04T16:12:00Z">
              <w:rPr>
                <w:rFonts w:ascii="Consolas" w:hAnsi="Consolas" w:cs="Consolas"/>
                <w:sz w:val="19"/>
                <w:szCs w:val="19"/>
                <w:highlight w:val="white"/>
              </w:rPr>
            </w:rPrChange>
          </w:rPr>
          <w:t xml:space="preserve">            </w:t>
        </w:r>
        <w:r w:rsidRPr="00C7601C">
          <w:rPr>
            <w:sz w:val="24"/>
            <w:szCs w:val="24"/>
            <w:rPrChange w:id="2734" w:author="Ron Gal" w:date="2017-03-04T16:12:00Z">
              <w:rPr>
                <w:rFonts w:ascii="Consolas" w:hAnsi="Consolas" w:cs="Consolas"/>
                <w:color w:val="0000FF"/>
                <w:sz w:val="19"/>
                <w:szCs w:val="19"/>
                <w:highlight w:val="white"/>
              </w:rPr>
            </w:rPrChange>
          </w:rPr>
          <w:t>public</w:t>
        </w:r>
        <w:r w:rsidRPr="00C7601C">
          <w:rPr>
            <w:sz w:val="24"/>
            <w:szCs w:val="24"/>
            <w:rPrChange w:id="2735" w:author="Ron Gal" w:date="2017-03-04T16:12:00Z">
              <w:rPr>
                <w:rFonts w:ascii="Consolas" w:hAnsi="Consolas" w:cs="Consolas"/>
                <w:sz w:val="19"/>
                <w:szCs w:val="19"/>
                <w:highlight w:val="white"/>
              </w:rPr>
            </w:rPrChange>
          </w:rPr>
          <w:t xml:space="preserve"> </w:t>
        </w:r>
        <w:r w:rsidRPr="00C7601C">
          <w:rPr>
            <w:sz w:val="24"/>
            <w:szCs w:val="24"/>
            <w:rPrChange w:id="2736" w:author="Ron Gal" w:date="2017-03-04T16:12:00Z">
              <w:rPr>
                <w:rFonts w:ascii="Consolas" w:hAnsi="Consolas" w:cs="Consolas"/>
                <w:color w:val="0000FF"/>
                <w:sz w:val="19"/>
                <w:szCs w:val="19"/>
                <w:highlight w:val="white"/>
              </w:rPr>
            </w:rPrChange>
          </w:rPr>
          <w:t>const</w:t>
        </w:r>
        <w:r w:rsidRPr="00C7601C">
          <w:rPr>
            <w:sz w:val="24"/>
            <w:szCs w:val="24"/>
            <w:rPrChange w:id="2737" w:author="Ron Gal" w:date="2017-03-04T16:12:00Z">
              <w:rPr>
                <w:rFonts w:ascii="Consolas" w:hAnsi="Consolas" w:cs="Consolas"/>
                <w:sz w:val="19"/>
                <w:szCs w:val="19"/>
                <w:highlight w:val="white"/>
              </w:rPr>
            </w:rPrChange>
          </w:rPr>
          <w:t xml:space="preserve"> </w:t>
        </w:r>
        <w:r w:rsidRPr="00C7601C">
          <w:rPr>
            <w:sz w:val="24"/>
            <w:szCs w:val="24"/>
            <w:rPrChange w:id="2738" w:author="Ron Gal" w:date="2017-03-04T16:12:00Z">
              <w:rPr>
                <w:rFonts w:ascii="Consolas" w:hAnsi="Consolas" w:cs="Consolas"/>
                <w:color w:val="0000FF"/>
                <w:sz w:val="19"/>
                <w:szCs w:val="19"/>
                <w:highlight w:val="white"/>
              </w:rPr>
            </w:rPrChange>
          </w:rPr>
          <w:t>string</w:t>
        </w:r>
        <w:r w:rsidRPr="00C7601C">
          <w:rPr>
            <w:sz w:val="24"/>
            <w:szCs w:val="24"/>
            <w:rPrChange w:id="2739" w:author="Ron Gal" w:date="2017-03-04T16:12:00Z">
              <w:rPr>
                <w:rFonts w:ascii="Consolas" w:hAnsi="Consolas" w:cs="Consolas"/>
                <w:sz w:val="19"/>
                <w:szCs w:val="19"/>
                <w:highlight w:val="white"/>
              </w:rPr>
            </w:rPrChange>
          </w:rPr>
          <w:t xml:space="preserve"> Owner = </w:t>
        </w:r>
        <w:r w:rsidRPr="00C7601C">
          <w:rPr>
            <w:sz w:val="24"/>
            <w:szCs w:val="24"/>
            <w:rPrChange w:id="2740" w:author="Ron Gal" w:date="2017-03-04T16:12:00Z">
              <w:rPr>
                <w:rFonts w:ascii="Consolas" w:hAnsi="Consolas" w:cs="Consolas"/>
                <w:color w:val="A31515"/>
                <w:sz w:val="19"/>
                <w:szCs w:val="19"/>
                <w:highlight w:val="white"/>
              </w:rPr>
            </w:rPrChange>
          </w:rPr>
          <w:t>"Owner"</w:t>
        </w:r>
        <w:r w:rsidRPr="00C7601C">
          <w:rPr>
            <w:sz w:val="24"/>
            <w:szCs w:val="24"/>
            <w:rPrChange w:id="2741" w:author="Ron Gal" w:date="2017-03-04T16:12:00Z">
              <w:rPr>
                <w:rFonts w:ascii="Consolas" w:hAnsi="Consolas" w:cs="Consolas"/>
                <w:sz w:val="19"/>
                <w:szCs w:val="19"/>
                <w:highlight w:val="white"/>
              </w:rPr>
            </w:rPrChange>
          </w:rPr>
          <w:t>;</w:t>
        </w:r>
      </w:ins>
    </w:p>
    <w:p w:rsidR="00C7601C" w:rsidRPr="00C7601C" w:rsidRDefault="00C7601C">
      <w:pPr>
        <w:rPr>
          <w:ins w:id="2742" w:author="Ron Gal" w:date="2017-03-04T16:12:00Z"/>
          <w:sz w:val="24"/>
          <w:szCs w:val="24"/>
          <w:rPrChange w:id="2743" w:author="Ron Gal" w:date="2017-03-04T16:12:00Z">
            <w:rPr>
              <w:ins w:id="2744" w:author="Ron Gal" w:date="2017-03-04T16:12:00Z"/>
              <w:rFonts w:ascii="Consolas" w:hAnsi="Consolas" w:cs="Consolas"/>
              <w:sz w:val="19"/>
              <w:szCs w:val="19"/>
              <w:highlight w:val="white"/>
            </w:rPr>
          </w:rPrChange>
        </w:rPr>
        <w:pPrChange w:id="2745" w:author="Ron Gal" w:date="2017-03-04T16:12:00Z">
          <w:pPr>
            <w:autoSpaceDE w:val="0"/>
            <w:autoSpaceDN w:val="0"/>
            <w:adjustRightInd w:val="0"/>
            <w:spacing w:line="240" w:lineRule="auto"/>
          </w:pPr>
        </w:pPrChange>
      </w:pPr>
      <w:ins w:id="2746" w:author="Ron Gal" w:date="2017-03-04T16:12:00Z">
        <w:r w:rsidRPr="00C7601C">
          <w:rPr>
            <w:sz w:val="24"/>
            <w:szCs w:val="24"/>
            <w:rPrChange w:id="2747" w:author="Ron Gal" w:date="2017-03-04T16:12:00Z">
              <w:rPr>
                <w:rFonts w:ascii="Consolas" w:hAnsi="Consolas" w:cs="Consolas"/>
                <w:sz w:val="19"/>
                <w:szCs w:val="19"/>
                <w:highlight w:val="white"/>
              </w:rPr>
            </w:rPrChange>
          </w:rPr>
          <w:t xml:space="preserve">            </w:t>
        </w:r>
        <w:r w:rsidRPr="00C7601C">
          <w:rPr>
            <w:sz w:val="24"/>
            <w:szCs w:val="24"/>
            <w:rPrChange w:id="2748" w:author="Ron Gal" w:date="2017-03-04T16:12:00Z">
              <w:rPr>
                <w:rFonts w:ascii="Consolas" w:hAnsi="Consolas" w:cs="Consolas"/>
                <w:color w:val="0000FF"/>
                <w:sz w:val="19"/>
                <w:szCs w:val="19"/>
                <w:highlight w:val="white"/>
              </w:rPr>
            </w:rPrChange>
          </w:rPr>
          <w:t>public</w:t>
        </w:r>
        <w:r w:rsidRPr="00C7601C">
          <w:rPr>
            <w:sz w:val="24"/>
            <w:szCs w:val="24"/>
            <w:rPrChange w:id="2749" w:author="Ron Gal" w:date="2017-03-04T16:12:00Z">
              <w:rPr>
                <w:rFonts w:ascii="Consolas" w:hAnsi="Consolas" w:cs="Consolas"/>
                <w:sz w:val="19"/>
                <w:szCs w:val="19"/>
                <w:highlight w:val="white"/>
              </w:rPr>
            </w:rPrChange>
          </w:rPr>
          <w:t xml:space="preserve"> </w:t>
        </w:r>
        <w:r w:rsidRPr="00C7601C">
          <w:rPr>
            <w:sz w:val="24"/>
            <w:szCs w:val="24"/>
            <w:rPrChange w:id="2750" w:author="Ron Gal" w:date="2017-03-04T16:12:00Z">
              <w:rPr>
                <w:rFonts w:ascii="Consolas" w:hAnsi="Consolas" w:cs="Consolas"/>
                <w:color w:val="0000FF"/>
                <w:sz w:val="19"/>
                <w:szCs w:val="19"/>
                <w:highlight w:val="white"/>
              </w:rPr>
            </w:rPrChange>
          </w:rPr>
          <w:t>const</w:t>
        </w:r>
        <w:r w:rsidRPr="00C7601C">
          <w:rPr>
            <w:sz w:val="24"/>
            <w:szCs w:val="24"/>
            <w:rPrChange w:id="2751" w:author="Ron Gal" w:date="2017-03-04T16:12:00Z">
              <w:rPr>
                <w:rFonts w:ascii="Consolas" w:hAnsi="Consolas" w:cs="Consolas"/>
                <w:sz w:val="19"/>
                <w:szCs w:val="19"/>
                <w:highlight w:val="white"/>
              </w:rPr>
            </w:rPrChange>
          </w:rPr>
          <w:t xml:space="preserve"> </w:t>
        </w:r>
        <w:r w:rsidRPr="00C7601C">
          <w:rPr>
            <w:sz w:val="24"/>
            <w:szCs w:val="24"/>
            <w:rPrChange w:id="2752" w:author="Ron Gal" w:date="2017-03-04T16:12:00Z">
              <w:rPr>
                <w:rFonts w:ascii="Consolas" w:hAnsi="Consolas" w:cs="Consolas"/>
                <w:color w:val="0000FF"/>
                <w:sz w:val="19"/>
                <w:szCs w:val="19"/>
                <w:highlight w:val="white"/>
              </w:rPr>
            </w:rPrChange>
          </w:rPr>
          <w:t>string</w:t>
        </w:r>
        <w:r w:rsidRPr="00C7601C">
          <w:rPr>
            <w:sz w:val="24"/>
            <w:szCs w:val="24"/>
            <w:rPrChange w:id="2753" w:author="Ron Gal" w:date="2017-03-04T16:12:00Z">
              <w:rPr>
                <w:rFonts w:ascii="Consolas" w:hAnsi="Consolas" w:cs="Consolas"/>
                <w:sz w:val="19"/>
                <w:szCs w:val="19"/>
                <w:highlight w:val="white"/>
              </w:rPr>
            </w:rPrChange>
          </w:rPr>
          <w:t xml:space="preserve"> Doctor = </w:t>
        </w:r>
        <w:r w:rsidRPr="00C7601C">
          <w:rPr>
            <w:sz w:val="24"/>
            <w:szCs w:val="24"/>
            <w:rPrChange w:id="2754" w:author="Ron Gal" w:date="2017-03-04T16:12:00Z">
              <w:rPr>
                <w:rFonts w:ascii="Consolas" w:hAnsi="Consolas" w:cs="Consolas"/>
                <w:color w:val="A31515"/>
                <w:sz w:val="19"/>
                <w:szCs w:val="19"/>
                <w:highlight w:val="white"/>
              </w:rPr>
            </w:rPrChange>
          </w:rPr>
          <w:t>"Doctor"</w:t>
        </w:r>
        <w:r w:rsidRPr="00C7601C">
          <w:rPr>
            <w:sz w:val="24"/>
            <w:szCs w:val="24"/>
            <w:rPrChange w:id="2755" w:author="Ron Gal" w:date="2017-03-04T16:12:00Z">
              <w:rPr>
                <w:rFonts w:ascii="Consolas" w:hAnsi="Consolas" w:cs="Consolas"/>
                <w:sz w:val="19"/>
                <w:szCs w:val="19"/>
                <w:highlight w:val="white"/>
              </w:rPr>
            </w:rPrChange>
          </w:rPr>
          <w:t>;</w:t>
        </w:r>
      </w:ins>
    </w:p>
    <w:p w:rsidR="00C7601C" w:rsidRPr="00C7601C" w:rsidRDefault="00C7601C">
      <w:pPr>
        <w:rPr>
          <w:ins w:id="2756" w:author="Ron Gal" w:date="2017-03-04T16:12:00Z"/>
          <w:sz w:val="24"/>
          <w:szCs w:val="24"/>
          <w:rPrChange w:id="2757" w:author="Ron Gal" w:date="2017-03-04T16:12:00Z">
            <w:rPr>
              <w:ins w:id="2758" w:author="Ron Gal" w:date="2017-03-04T16:12:00Z"/>
              <w:rFonts w:ascii="Consolas" w:hAnsi="Consolas" w:cs="Consolas"/>
              <w:sz w:val="19"/>
              <w:szCs w:val="19"/>
              <w:highlight w:val="white"/>
            </w:rPr>
          </w:rPrChange>
        </w:rPr>
        <w:pPrChange w:id="2759" w:author="Ron Gal" w:date="2017-03-04T16:12:00Z">
          <w:pPr>
            <w:autoSpaceDE w:val="0"/>
            <w:autoSpaceDN w:val="0"/>
            <w:adjustRightInd w:val="0"/>
            <w:spacing w:line="240" w:lineRule="auto"/>
          </w:pPr>
        </w:pPrChange>
      </w:pPr>
      <w:ins w:id="2760" w:author="Ron Gal" w:date="2017-03-04T16:12:00Z">
        <w:r w:rsidRPr="00C7601C">
          <w:rPr>
            <w:sz w:val="24"/>
            <w:szCs w:val="24"/>
            <w:rPrChange w:id="2761" w:author="Ron Gal" w:date="2017-03-04T16:12:00Z">
              <w:rPr>
                <w:rFonts w:ascii="Consolas" w:hAnsi="Consolas" w:cs="Consolas"/>
                <w:sz w:val="19"/>
                <w:szCs w:val="19"/>
                <w:highlight w:val="white"/>
              </w:rPr>
            </w:rPrChange>
          </w:rPr>
          <w:t xml:space="preserve">            </w:t>
        </w:r>
        <w:r w:rsidRPr="00C7601C">
          <w:rPr>
            <w:sz w:val="24"/>
            <w:szCs w:val="24"/>
            <w:rPrChange w:id="2762" w:author="Ron Gal" w:date="2017-03-04T16:12:00Z">
              <w:rPr>
                <w:rFonts w:ascii="Consolas" w:hAnsi="Consolas" w:cs="Consolas"/>
                <w:color w:val="0000FF"/>
                <w:sz w:val="19"/>
                <w:szCs w:val="19"/>
                <w:highlight w:val="white"/>
              </w:rPr>
            </w:rPrChange>
          </w:rPr>
          <w:t>public</w:t>
        </w:r>
        <w:r w:rsidRPr="00C7601C">
          <w:rPr>
            <w:sz w:val="24"/>
            <w:szCs w:val="24"/>
            <w:rPrChange w:id="2763" w:author="Ron Gal" w:date="2017-03-04T16:12:00Z">
              <w:rPr>
                <w:rFonts w:ascii="Consolas" w:hAnsi="Consolas" w:cs="Consolas"/>
                <w:sz w:val="19"/>
                <w:szCs w:val="19"/>
                <w:highlight w:val="white"/>
              </w:rPr>
            </w:rPrChange>
          </w:rPr>
          <w:t xml:space="preserve"> </w:t>
        </w:r>
        <w:r w:rsidRPr="00C7601C">
          <w:rPr>
            <w:sz w:val="24"/>
            <w:szCs w:val="24"/>
            <w:rPrChange w:id="2764" w:author="Ron Gal" w:date="2017-03-04T16:12:00Z">
              <w:rPr>
                <w:rFonts w:ascii="Consolas" w:hAnsi="Consolas" w:cs="Consolas"/>
                <w:color w:val="0000FF"/>
                <w:sz w:val="19"/>
                <w:szCs w:val="19"/>
                <w:highlight w:val="white"/>
              </w:rPr>
            </w:rPrChange>
          </w:rPr>
          <w:t>const</w:t>
        </w:r>
        <w:r w:rsidRPr="00C7601C">
          <w:rPr>
            <w:sz w:val="24"/>
            <w:szCs w:val="24"/>
            <w:rPrChange w:id="2765" w:author="Ron Gal" w:date="2017-03-04T16:12:00Z">
              <w:rPr>
                <w:rFonts w:ascii="Consolas" w:hAnsi="Consolas" w:cs="Consolas"/>
                <w:sz w:val="19"/>
                <w:szCs w:val="19"/>
                <w:highlight w:val="white"/>
              </w:rPr>
            </w:rPrChange>
          </w:rPr>
          <w:t xml:space="preserve"> </w:t>
        </w:r>
        <w:r w:rsidRPr="00C7601C">
          <w:rPr>
            <w:sz w:val="24"/>
            <w:szCs w:val="24"/>
            <w:rPrChange w:id="2766" w:author="Ron Gal" w:date="2017-03-04T16:12:00Z">
              <w:rPr>
                <w:rFonts w:ascii="Consolas" w:hAnsi="Consolas" w:cs="Consolas"/>
                <w:color w:val="0000FF"/>
                <w:sz w:val="19"/>
                <w:szCs w:val="19"/>
                <w:highlight w:val="white"/>
              </w:rPr>
            </w:rPrChange>
          </w:rPr>
          <w:t>string</w:t>
        </w:r>
        <w:r w:rsidRPr="00C7601C">
          <w:rPr>
            <w:sz w:val="24"/>
            <w:szCs w:val="24"/>
            <w:rPrChange w:id="2767" w:author="Ron Gal" w:date="2017-03-04T16:12:00Z">
              <w:rPr>
                <w:rFonts w:ascii="Consolas" w:hAnsi="Consolas" w:cs="Consolas"/>
                <w:sz w:val="19"/>
                <w:szCs w:val="19"/>
                <w:highlight w:val="white"/>
              </w:rPr>
            </w:rPrChange>
          </w:rPr>
          <w:t xml:space="preserve"> None = </w:t>
        </w:r>
        <w:r w:rsidRPr="00C7601C">
          <w:rPr>
            <w:sz w:val="24"/>
            <w:szCs w:val="24"/>
            <w:rPrChange w:id="2768" w:author="Ron Gal" w:date="2017-03-04T16:12:00Z">
              <w:rPr>
                <w:rFonts w:ascii="Consolas" w:hAnsi="Consolas" w:cs="Consolas"/>
                <w:color w:val="A31515"/>
                <w:sz w:val="19"/>
                <w:szCs w:val="19"/>
                <w:highlight w:val="white"/>
              </w:rPr>
            </w:rPrChange>
          </w:rPr>
          <w:t>"None"</w:t>
        </w:r>
        <w:r w:rsidRPr="00C7601C">
          <w:rPr>
            <w:sz w:val="24"/>
            <w:szCs w:val="24"/>
            <w:rPrChange w:id="2769" w:author="Ron Gal" w:date="2017-03-04T16:12:00Z">
              <w:rPr>
                <w:rFonts w:ascii="Consolas" w:hAnsi="Consolas" w:cs="Consolas"/>
                <w:sz w:val="19"/>
                <w:szCs w:val="19"/>
                <w:highlight w:val="white"/>
              </w:rPr>
            </w:rPrChange>
          </w:rPr>
          <w:t>;</w:t>
        </w:r>
      </w:ins>
    </w:p>
    <w:p w:rsidR="00C7601C" w:rsidRPr="00C7601C" w:rsidRDefault="00C7601C">
      <w:pPr>
        <w:rPr>
          <w:ins w:id="2770" w:author="Ron Gal" w:date="2017-03-04T16:12:00Z"/>
          <w:sz w:val="24"/>
          <w:szCs w:val="24"/>
          <w:rPrChange w:id="2771" w:author="Ron Gal" w:date="2017-03-04T16:12:00Z">
            <w:rPr>
              <w:ins w:id="2772" w:author="Ron Gal" w:date="2017-03-04T16:12:00Z"/>
              <w:rFonts w:ascii="Consolas" w:hAnsi="Consolas" w:cs="Consolas"/>
              <w:sz w:val="19"/>
              <w:szCs w:val="19"/>
              <w:highlight w:val="white"/>
            </w:rPr>
          </w:rPrChange>
        </w:rPr>
        <w:pPrChange w:id="2773" w:author="Ron Gal" w:date="2017-03-04T16:12:00Z">
          <w:pPr>
            <w:autoSpaceDE w:val="0"/>
            <w:autoSpaceDN w:val="0"/>
            <w:adjustRightInd w:val="0"/>
            <w:spacing w:line="240" w:lineRule="auto"/>
          </w:pPr>
        </w:pPrChange>
      </w:pPr>
      <w:ins w:id="2774" w:author="Ron Gal" w:date="2017-03-04T16:12:00Z">
        <w:r w:rsidRPr="00C7601C">
          <w:rPr>
            <w:sz w:val="24"/>
            <w:szCs w:val="24"/>
            <w:rPrChange w:id="2775" w:author="Ron Gal" w:date="2017-03-04T16:12:00Z">
              <w:rPr>
                <w:rFonts w:ascii="Consolas" w:hAnsi="Consolas" w:cs="Consolas"/>
                <w:sz w:val="19"/>
                <w:szCs w:val="19"/>
                <w:highlight w:val="white"/>
              </w:rPr>
            </w:rPrChange>
          </w:rPr>
          <w:t xml:space="preserve">        }</w:t>
        </w:r>
      </w:ins>
    </w:p>
    <w:p w:rsidR="00C7601C" w:rsidRPr="00C7601C" w:rsidRDefault="00C7601C">
      <w:pPr>
        <w:rPr>
          <w:ins w:id="2776" w:author="Ron Gal" w:date="2017-03-04T16:12:00Z"/>
          <w:sz w:val="24"/>
          <w:szCs w:val="24"/>
          <w:rPrChange w:id="2777" w:author="Ron Gal" w:date="2017-03-04T16:12:00Z">
            <w:rPr>
              <w:ins w:id="2778" w:author="Ron Gal" w:date="2017-03-04T16:12:00Z"/>
              <w:rFonts w:ascii="Consolas" w:hAnsi="Consolas" w:cs="Consolas"/>
              <w:sz w:val="19"/>
              <w:szCs w:val="19"/>
              <w:highlight w:val="white"/>
            </w:rPr>
          </w:rPrChange>
        </w:rPr>
        <w:pPrChange w:id="2779" w:author="Ron Gal" w:date="2017-03-04T16:12:00Z">
          <w:pPr>
            <w:autoSpaceDE w:val="0"/>
            <w:autoSpaceDN w:val="0"/>
            <w:adjustRightInd w:val="0"/>
            <w:spacing w:line="240" w:lineRule="auto"/>
          </w:pPr>
        </w:pPrChange>
      </w:pPr>
    </w:p>
    <w:p w:rsidR="00C7601C" w:rsidRPr="00C7601C" w:rsidRDefault="00C7601C">
      <w:pPr>
        <w:rPr>
          <w:ins w:id="2780" w:author="Ron Gal" w:date="2017-03-04T16:12:00Z"/>
          <w:sz w:val="24"/>
          <w:szCs w:val="24"/>
          <w:rPrChange w:id="2781" w:author="Ron Gal" w:date="2017-03-04T16:12:00Z">
            <w:rPr>
              <w:ins w:id="2782" w:author="Ron Gal" w:date="2017-03-04T16:12:00Z"/>
              <w:rFonts w:ascii="Consolas" w:hAnsi="Consolas" w:cs="Consolas"/>
              <w:sz w:val="19"/>
              <w:szCs w:val="19"/>
              <w:highlight w:val="white"/>
            </w:rPr>
          </w:rPrChange>
        </w:rPr>
        <w:pPrChange w:id="2783" w:author="Ron Gal" w:date="2017-03-04T16:12:00Z">
          <w:pPr>
            <w:autoSpaceDE w:val="0"/>
            <w:autoSpaceDN w:val="0"/>
            <w:adjustRightInd w:val="0"/>
            <w:spacing w:line="240" w:lineRule="auto"/>
          </w:pPr>
        </w:pPrChange>
      </w:pPr>
      <w:ins w:id="2784" w:author="Ron Gal" w:date="2017-03-04T16:12:00Z">
        <w:r w:rsidRPr="00C7601C">
          <w:rPr>
            <w:sz w:val="24"/>
            <w:szCs w:val="24"/>
            <w:rPrChange w:id="2785" w:author="Ron Gal" w:date="2017-03-04T16:12:00Z">
              <w:rPr>
                <w:rFonts w:ascii="Consolas" w:hAnsi="Consolas" w:cs="Consolas"/>
                <w:sz w:val="19"/>
                <w:szCs w:val="19"/>
                <w:highlight w:val="white"/>
              </w:rPr>
            </w:rPrChange>
          </w:rPr>
          <w:t xml:space="preserve">        </w:t>
        </w:r>
        <w:r w:rsidRPr="00C7601C">
          <w:rPr>
            <w:sz w:val="24"/>
            <w:szCs w:val="24"/>
            <w:rPrChange w:id="2786" w:author="Ron Gal" w:date="2017-03-04T16:12:00Z">
              <w:rPr>
                <w:rFonts w:ascii="Consolas" w:hAnsi="Consolas" w:cs="Consolas"/>
                <w:color w:val="0000FF"/>
                <w:sz w:val="19"/>
                <w:szCs w:val="19"/>
                <w:highlight w:val="white"/>
              </w:rPr>
            </w:rPrChange>
          </w:rPr>
          <w:t>public</w:t>
        </w:r>
        <w:r w:rsidRPr="00C7601C">
          <w:rPr>
            <w:sz w:val="24"/>
            <w:szCs w:val="24"/>
            <w:rPrChange w:id="2787" w:author="Ron Gal" w:date="2017-03-04T16:12:00Z">
              <w:rPr>
                <w:rFonts w:ascii="Consolas" w:hAnsi="Consolas" w:cs="Consolas"/>
                <w:sz w:val="19"/>
                <w:szCs w:val="19"/>
                <w:highlight w:val="white"/>
              </w:rPr>
            </w:rPrChange>
          </w:rPr>
          <w:t xml:space="preserve"> </w:t>
        </w:r>
        <w:r w:rsidRPr="00C7601C">
          <w:rPr>
            <w:sz w:val="24"/>
            <w:szCs w:val="24"/>
            <w:rPrChange w:id="2788" w:author="Ron Gal" w:date="2017-03-04T16:12:00Z">
              <w:rPr>
                <w:rFonts w:ascii="Consolas" w:hAnsi="Consolas" w:cs="Consolas"/>
                <w:color w:val="0000FF"/>
                <w:sz w:val="19"/>
                <w:szCs w:val="19"/>
                <w:highlight w:val="white"/>
              </w:rPr>
            </w:rPrChange>
          </w:rPr>
          <w:t>static</w:t>
        </w:r>
        <w:r w:rsidRPr="00C7601C">
          <w:rPr>
            <w:sz w:val="24"/>
            <w:szCs w:val="24"/>
            <w:rPrChange w:id="2789" w:author="Ron Gal" w:date="2017-03-04T16:12:00Z">
              <w:rPr>
                <w:rFonts w:ascii="Consolas" w:hAnsi="Consolas" w:cs="Consolas"/>
                <w:sz w:val="19"/>
                <w:szCs w:val="19"/>
                <w:highlight w:val="white"/>
              </w:rPr>
            </w:rPrChange>
          </w:rPr>
          <w:t xml:space="preserve"> </w:t>
        </w:r>
        <w:r w:rsidRPr="00C7601C">
          <w:rPr>
            <w:sz w:val="24"/>
            <w:szCs w:val="24"/>
            <w:rPrChange w:id="2790" w:author="Ron Gal" w:date="2017-03-04T16:12:00Z">
              <w:rPr>
                <w:rFonts w:ascii="Consolas" w:hAnsi="Consolas" w:cs="Consolas"/>
                <w:color w:val="0000FF"/>
                <w:sz w:val="19"/>
                <w:szCs w:val="19"/>
                <w:highlight w:val="white"/>
              </w:rPr>
            </w:rPrChange>
          </w:rPr>
          <w:t>class</w:t>
        </w:r>
        <w:r w:rsidRPr="00C7601C">
          <w:rPr>
            <w:sz w:val="24"/>
            <w:szCs w:val="24"/>
            <w:rPrChange w:id="2791" w:author="Ron Gal" w:date="2017-03-04T16:12:00Z">
              <w:rPr>
                <w:rFonts w:ascii="Consolas" w:hAnsi="Consolas" w:cs="Consolas"/>
                <w:sz w:val="19"/>
                <w:szCs w:val="19"/>
                <w:highlight w:val="white"/>
              </w:rPr>
            </w:rPrChange>
          </w:rPr>
          <w:t xml:space="preserve"> </w:t>
        </w:r>
        <w:r w:rsidRPr="00C7601C">
          <w:rPr>
            <w:sz w:val="24"/>
            <w:szCs w:val="24"/>
            <w:rPrChange w:id="2792" w:author="Ron Gal" w:date="2017-03-04T16:12:00Z">
              <w:rPr>
                <w:rFonts w:ascii="Consolas" w:hAnsi="Consolas" w:cs="Consolas"/>
                <w:color w:val="2B91AF"/>
                <w:sz w:val="19"/>
                <w:szCs w:val="19"/>
                <w:highlight w:val="white"/>
              </w:rPr>
            </w:rPrChange>
          </w:rPr>
          <w:t>Decodes</w:t>
        </w:r>
      </w:ins>
    </w:p>
    <w:p w:rsidR="00C7601C" w:rsidRPr="00C7601C" w:rsidRDefault="00C7601C">
      <w:pPr>
        <w:rPr>
          <w:ins w:id="2793" w:author="Ron Gal" w:date="2017-03-04T16:12:00Z"/>
          <w:sz w:val="24"/>
          <w:szCs w:val="24"/>
          <w:rPrChange w:id="2794" w:author="Ron Gal" w:date="2017-03-04T16:12:00Z">
            <w:rPr>
              <w:ins w:id="2795" w:author="Ron Gal" w:date="2017-03-04T16:12:00Z"/>
              <w:rFonts w:ascii="Consolas" w:hAnsi="Consolas" w:cs="Consolas"/>
              <w:sz w:val="19"/>
              <w:szCs w:val="19"/>
              <w:highlight w:val="white"/>
            </w:rPr>
          </w:rPrChange>
        </w:rPr>
        <w:pPrChange w:id="2796" w:author="Ron Gal" w:date="2017-03-04T16:12:00Z">
          <w:pPr>
            <w:autoSpaceDE w:val="0"/>
            <w:autoSpaceDN w:val="0"/>
            <w:adjustRightInd w:val="0"/>
            <w:spacing w:line="240" w:lineRule="auto"/>
          </w:pPr>
        </w:pPrChange>
      </w:pPr>
      <w:ins w:id="2797" w:author="Ron Gal" w:date="2017-03-04T16:12:00Z">
        <w:r w:rsidRPr="00C7601C">
          <w:rPr>
            <w:sz w:val="24"/>
            <w:szCs w:val="24"/>
            <w:rPrChange w:id="2798" w:author="Ron Gal" w:date="2017-03-04T16:12:00Z">
              <w:rPr>
                <w:rFonts w:ascii="Consolas" w:hAnsi="Consolas" w:cs="Consolas"/>
                <w:sz w:val="19"/>
                <w:szCs w:val="19"/>
                <w:highlight w:val="white"/>
              </w:rPr>
            </w:rPrChange>
          </w:rPr>
          <w:t xml:space="preserve">        {</w:t>
        </w:r>
      </w:ins>
    </w:p>
    <w:p w:rsidR="00C7601C" w:rsidRPr="00C7601C" w:rsidRDefault="00C7601C">
      <w:pPr>
        <w:rPr>
          <w:ins w:id="2799" w:author="Ron Gal" w:date="2017-03-04T16:12:00Z"/>
          <w:sz w:val="24"/>
          <w:szCs w:val="24"/>
          <w:rPrChange w:id="2800" w:author="Ron Gal" w:date="2017-03-04T16:12:00Z">
            <w:rPr>
              <w:ins w:id="2801" w:author="Ron Gal" w:date="2017-03-04T16:12:00Z"/>
              <w:rFonts w:ascii="Consolas" w:hAnsi="Consolas" w:cs="Consolas"/>
              <w:sz w:val="19"/>
              <w:szCs w:val="19"/>
              <w:highlight w:val="white"/>
            </w:rPr>
          </w:rPrChange>
        </w:rPr>
        <w:pPrChange w:id="2802" w:author="Ron Gal" w:date="2017-03-04T16:12:00Z">
          <w:pPr>
            <w:autoSpaceDE w:val="0"/>
            <w:autoSpaceDN w:val="0"/>
            <w:adjustRightInd w:val="0"/>
            <w:spacing w:line="240" w:lineRule="auto"/>
          </w:pPr>
        </w:pPrChange>
      </w:pPr>
      <w:ins w:id="2803" w:author="Ron Gal" w:date="2017-03-04T16:12:00Z">
        <w:r w:rsidRPr="00C7601C">
          <w:rPr>
            <w:sz w:val="24"/>
            <w:szCs w:val="24"/>
            <w:rPrChange w:id="2804" w:author="Ron Gal" w:date="2017-03-04T16:12:00Z">
              <w:rPr>
                <w:rFonts w:ascii="Consolas" w:hAnsi="Consolas" w:cs="Consolas"/>
                <w:sz w:val="19"/>
                <w:szCs w:val="19"/>
                <w:highlight w:val="white"/>
              </w:rPr>
            </w:rPrChange>
          </w:rPr>
          <w:t xml:space="preserve">            </w:t>
        </w:r>
        <w:r w:rsidRPr="00C7601C">
          <w:rPr>
            <w:sz w:val="24"/>
            <w:szCs w:val="24"/>
            <w:rPrChange w:id="2805" w:author="Ron Gal" w:date="2017-03-04T16:12:00Z">
              <w:rPr>
                <w:rFonts w:ascii="Consolas" w:hAnsi="Consolas" w:cs="Consolas"/>
                <w:color w:val="0000FF"/>
                <w:sz w:val="19"/>
                <w:szCs w:val="19"/>
                <w:highlight w:val="white"/>
              </w:rPr>
            </w:rPrChange>
          </w:rPr>
          <w:t>public</w:t>
        </w:r>
        <w:r w:rsidRPr="00C7601C">
          <w:rPr>
            <w:sz w:val="24"/>
            <w:szCs w:val="24"/>
            <w:rPrChange w:id="2806" w:author="Ron Gal" w:date="2017-03-04T16:12:00Z">
              <w:rPr>
                <w:rFonts w:ascii="Consolas" w:hAnsi="Consolas" w:cs="Consolas"/>
                <w:sz w:val="19"/>
                <w:szCs w:val="19"/>
                <w:highlight w:val="white"/>
              </w:rPr>
            </w:rPrChange>
          </w:rPr>
          <w:t xml:space="preserve"> </w:t>
        </w:r>
        <w:r w:rsidRPr="00C7601C">
          <w:rPr>
            <w:sz w:val="24"/>
            <w:szCs w:val="24"/>
            <w:rPrChange w:id="2807" w:author="Ron Gal" w:date="2017-03-04T16:12:00Z">
              <w:rPr>
                <w:rFonts w:ascii="Consolas" w:hAnsi="Consolas" w:cs="Consolas"/>
                <w:color w:val="0000FF"/>
                <w:sz w:val="19"/>
                <w:szCs w:val="19"/>
                <w:highlight w:val="white"/>
              </w:rPr>
            </w:rPrChange>
          </w:rPr>
          <w:t>enum</w:t>
        </w:r>
        <w:r w:rsidRPr="00C7601C">
          <w:rPr>
            <w:sz w:val="24"/>
            <w:szCs w:val="24"/>
            <w:rPrChange w:id="2808" w:author="Ron Gal" w:date="2017-03-04T16:12:00Z">
              <w:rPr>
                <w:rFonts w:ascii="Consolas" w:hAnsi="Consolas" w:cs="Consolas"/>
                <w:sz w:val="19"/>
                <w:szCs w:val="19"/>
                <w:highlight w:val="white"/>
              </w:rPr>
            </w:rPrChange>
          </w:rPr>
          <w:t xml:space="preserve"> </w:t>
        </w:r>
        <w:r w:rsidRPr="00C7601C">
          <w:rPr>
            <w:sz w:val="24"/>
            <w:szCs w:val="24"/>
            <w:rPrChange w:id="2809" w:author="Ron Gal" w:date="2017-03-04T16:12:00Z">
              <w:rPr>
                <w:rFonts w:ascii="Consolas" w:hAnsi="Consolas" w:cs="Consolas"/>
                <w:color w:val="2B91AF"/>
                <w:sz w:val="19"/>
                <w:szCs w:val="19"/>
                <w:highlight w:val="white"/>
              </w:rPr>
            </w:rPrChange>
          </w:rPr>
          <w:t>AnimalType</w:t>
        </w:r>
      </w:ins>
    </w:p>
    <w:p w:rsidR="00C7601C" w:rsidRPr="00C7601C" w:rsidRDefault="00C7601C">
      <w:pPr>
        <w:rPr>
          <w:ins w:id="2810" w:author="Ron Gal" w:date="2017-03-04T16:12:00Z"/>
          <w:sz w:val="24"/>
          <w:szCs w:val="24"/>
          <w:rPrChange w:id="2811" w:author="Ron Gal" w:date="2017-03-04T16:12:00Z">
            <w:rPr>
              <w:ins w:id="2812" w:author="Ron Gal" w:date="2017-03-04T16:12:00Z"/>
              <w:rFonts w:ascii="Consolas" w:hAnsi="Consolas" w:cs="Consolas"/>
              <w:sz w:val="19"/>
              <w:szCs w:val="19"/>
              <w:highlight w:val="white"/>
            </w:rPr>
          </w:rPrChange>
        </w:rPr>
        <w:pPrChange w:id="2813" w:author="Ron Gal" w:date="2017-03-04T16:12:00Z">
          <w:pPr>
            <w:autoSpaceDE w:val="0"/>
            <w:autoSpaceDN w:val="0"/>
            <w:adjustRightInd w:val="0"/>
            <w:spacing w:line="240" w:lineRule="auto"/>
          </w:pPr>
        </w:pPrChange>
      </w:pPr>
      <w:ins w:id="2814" w:author="Ron Gal" w:date="2017-03-04T16:12:00Z">
        <w:r w:rsidRPr="00C7601C">
          <w:rPr>
            <w:sz w:val="24"/>
            <w:szCs w:val="24"/>
            <w:rPrChange w:id="2815" w:author="Ron Gal" w:date="2017-03-04T16:12:00Z">
              <w:rPr>
                <w:rFonts w:ascii="Consolas" w:hAnsi="Consolas" w:cs="Consolas"/>
                <w:sz w:val="19"/>
                <w:szCs w:val="19"/>
                <w:highlight w:val="white"/>
              </w:rPr>
            </w:rPrChange>
          </w:rPr>
          <w:t xml:space="preserve">            {</w:t>
        </w:r>
      </w:ins>
    </w:p>
    <w:p w:rsidR="00C7601C" w:rsidRPr="00C7601C" w:rsidRDefault="00C7601C">
      <w:pPr>
        <w:rPr>
          <w:ins w:id="2816" w:author="Ron Gal" w:date="2017-03-04T16:12:00Z"/>
          <w:sz w:val="24"/>
          <w:szCs w:val="24"/>
          <w:rPrChange w:id="2817" w:author="Ron Gal" w:date="2017-03-04T16:12:00Z">
            <w:rPr>
              <w:ins w:id="2818" w:author="Ron Gal" w:date="2017-03-04T16:12:00Z"/>
              <w:rFonts w:ascii="Consolas" w:hAnsi="Consolas" w:cs="Consolas"/>
              <w:sz w:val="19"/>
              <w:szCs w:val="19"/>
              <w:highlight w:val="white"/>
            </w:rPr>
          </w:rPrChange>
        </w:rPr>
        <w:pPrChange w:id="2819" w:author="Ron Gal" w:date="2017-03-04T16:12:00Z">
          <w:pPr>
            <w:autoSpaceDE w:val="0"/>
            <w:autoSpaceDN w:val="0"/>
            <w:adjustRightInd w:val="0"/>
            <w:spacing w:line="240" w:lineRule="auto"/>
          </w:pPr>
        </w:pPrChange>
      </w:pPr>
      <w:ins w:id="2820" w:author="Ron Gal" w:date="2017-03-04T16:12:00Z">
        <w:r w:rsidRPr="00C7601C">
          <w:rPr>
            <w:sz w:val="24"/>
            <w:szCs w:val="24"/>
            <w:rPrChange w:id="2821" w:author="Ron Gal" w:date="2017-03-04T16:12:00Z">
              <w:rPr>
                <w:rFonts w:ascii="Consolas" w:hAnsi="Consolas" w:cs="Consolas"/>
                <w:sz w:val="19"/>
                <w:szCs w:val="19"/>
                <w:highlight w:val="white"/>
              </w:rPr>
            </w:rPrChange>
          </w:rPr>
          <w:t xml:space="preserve">                Cat=1,</w:t>
        </w:r>
      </w:ins>
    </w:p>
    <w:p w:rsidR="00C7601C" w:rsidRPr="00C7601C" w:rsidRDefault="00C7601C">
      <w:pPr>
        <w:rPr>
          <w:ins w:id="2822" w:author="Ron Gal" w:date="2017-03-04T16:12:00Z"/>
          <w:sz w:val="24"/>
          <w:szCs w:val="24"/>
          <w:rPrChange w:id="2823" w:author="Ron Gal" w:date="2017-03-04T16:12:00Z">
            <w:rPr>
              <w:ins w:id="2824" w:author="Ron Gal" w:date="2017-03-04T16:12:00Z"/>
              <w:rFonts w:ascii="Consolas" w:hAnsi="Consolas" w:cs="Consolas"/>
              <w:sz w:val="19"/>
              <w:szCs w:val="19"/>
              <w:highlight w:val="white"/>
            </w:rPr>
          </w:rPrChange>
        </w:rPr>
        <w:pPrChange w:id="2825" w:author="Ron Gal" w:date="2017-03-04T16:12:00Z">
          <w:pPr>
            <w:autoSpaceDE w:val="0"/>
            <w:autoSpaceDN w:val="0"/>
            <w:adjustRightInd w:val="0"/>
            <w:spacing w:line="240" w:lineRule="auto"/>
          </w:pPr>
        </w:pPrChange>
      </w:pPr>
      <w:ins w:id="2826" w:author="Ron Gal" w:date="2017-03-04T16:12:00Z">
        <w:r w:rsidRPr="00C7601C">
          <w:rPr>
            <w:sz w:val="24"/>
            <w:szCs w:val="24"/>
            <w:rPrChange w:id="2827" w:author="Ron Gal" w:date="2017-03-04T16:12:00Z">
              <w:rPr>
                <w:rFonts w:ascii="Consolas" w:hAnsi="Consolas" w:cs="Consolas"/>
                <w:sz w:val="19"/>
                <w:szCs w:val="19"/>
                <w:highlight w:val="white"/>
              </w:rPr>
            </w:rPrChange>
          </w:rPr>
          <w:t xml:space="preserve">                Dog,</w:t>
        </w:r>
      </w:ins>
    </w:p>
    <w:p w:rsidR="00C7601C" w:rsidRPr="00C7601C" w:rsidRDefault="00C7601C">
      <w:pPr>
        <w:rPr>
          <w:ins w:id="2828" w:author="Ron Gal" w:date="2017-03-04T16:12:00Z"/>
          <w:sz w:val="24"/>
          <w:szCs w:val="24"/>
          <w:rPrChange w:id="2829" w:author="Ron Gal" w:date="2017-03-04T16:12:00Z">
            <w:rPr>
              <w:ins w:id="2830" w:author="Ron Gal" w:date="2017-03-04T16:12:00Z"/>
              <w:rFonts w:ascii="Consolas" w:hAnsi="Consolas" w:cs="Consolas"/>
              <w:sz w:val="19"/>
              <w:szCs w:val="19"/>
              <w:highlight w:val="white"/>
            </w:rPr>
          </w:rPrChange>
        </w:rPr>
        <w:pPrChange w:id="2831" w:author="Ron Gal" w:date="2017-03-04T16:12:00Z">
          <w:pPr>
            <w:autoSpaceDE w:val="0"/>
            <w:autoSpaceDN w:val="0"/>
            <w:adjustRightInd w:val="0"/>
            <w:spacing w:line="240" w:lineRule="auto"/>
          </w:pPr>
        </w:pPrChange>
      </w:pPr>
      <w:ins w:id="2832" w:author="Ron Gal" w:date="2017-03-04T16:12:00Z">
        <w:r w:rsidRPr="00C7601C">
          <w:rPr>
            <w:sz w:val="24"/>
            <w:szCs w:val="24"/>
            <w:rPrChange w:id="2833" w:author="Ron Gal" w:date="2017-03-04T16:12:00Z">
              <w:rPr>
                <w:rFonts w:ascii="Consolas" w:hAnsi="Consolas" w:cs="Consolas"/>
                <w:sz w:val="19"/>
                <w:szCs w:val="19"/>
                <w:highlight w:val="white"/>
              </w:rPr>
            </w:rPrChange>
          </w:rPr>
          <w:t xml:space="preserve">                Fish,</w:t>
        </w:r>
      </w:ins>
    </w:p>
    <w:p w:rsidR="00C7601C" w:rsidRPr="00C7601C" w:rsidRDefault="00C7601C">
      <w:pPr>
        <w:rPr>
          <w:ins w:id="2834" w:author="Ron Gal" w:date="2017-03-04T16:12:00Z"/>
          <w:sz w:val="24"/>
          <w:szCs w:val="24"/>
          <w:rPrChange w:id="2835" w:author="Ron Gal" w:date="2017-03-04T16:12:00Z">
            <w:rPr>
              <w:ins w:id="2836" w:author="Ron Gal" w:date="2017-03-04T16:12:00Z"/>
              <w:rFonts w:ascii="Consolas" w:hAnsi="Consolas" w:cs="Consolas"/>
              <w:sz w:val="19"/>
              <w:szCs w:val="19"/>
              <w:highlight w:val="white"/>
            </w:rPr>
          </w:rPrChange>
        </w:rPr>
        <w:pPrChange w:id="2837" w:author="Ron Gal" w:date="2017-03-04T16:12:00Z">
          <w:pPr>
            <w:autoSpaceDE w:val="0"/>
            <w:autoSpaceDN w:val="0"/>
            <w:adjustRightInd w:val="0"/>
            <w:spacing w:line="240" w:lineRule="auto"/>
          </w:pPr>
        </w:pPrChange>
      </w:pPr>
      <w:ins w:id="2838" w:author="Ron Gal" w:date="2017-03-04T16:12:00Z">
        <w:r w:rsidRPr="00C7601C">
          <w:rPr>
            <w:sz w:val="24"/>
            <w:szCs w:val="24"/>
            <w:rPrChange w:id="2839" w:author="Ron Gal" w:date="2017-03-04T16:12:00Z">
              <w:rPr>
                <w:rFonts w:ascii="Consolas" w:hAnsi="Consolas" w:cs="Consolas"/>
                <w:sz w:val="19"/>
                <w:szCs w:val="19"/>
                <w:highlight w:val="white"/>
              </w:rPr>
            </w:rPrChange>
          </w:rPr>
          <w:t xml:space="preserve">                Bird</w:t>
        </w:r>
      </w:ins>
    </w:p>
    <w:p w:rsidR="00C7601C" w:rsidRPr="00C7601C" w:rsidRDefault="00C7601C">
      <w:pPr>
        <w:rPr>
          <w:ins w:id="2840" w:author="Ron Gal" w:date="2017-03-04T16:12:00Z"/>
          <w:sz w:val="24"/>
          <w:szCs w:val="24"/>
          <w:rPrChange w:id="2841" w:author="Ron Gal" w:date="2017-03-04T16:12:00Z">
            <w:rPr>
              <w:ins w:id="2842" w:author="Ron Gal" w:date="2017-03-04T16:12:00Z"/>
              <w:rFonts w:ascii="Consolas" w:hAnsi="Consolas" w:cs="Consolas"/>
              <w:sz w:val="19"/>
              <w:szCs w:val="19"/>
              <w:highlight w:val="white"/>
            </w:rPr>
          </w:rPrChange>
        </w:rPr>
        <w:pPrChange w:id="2843" w:author="Ron Gal" w:date="2017-03-04T16:12:00Z">
          <w:pPr>
            <w:autoSpaceDE w:val="0"/>
            <w:autoSpaceDN w:val="0"/>
            <w:adjustRightInd w:val="0"/>
            <w:spacing w:line="240" w:lineRule="auto"/>
          </w:pPr>
        </w:pPrChange>
      </w:pPr>
      <w:ins w:id="2844" w:author="Ron Gal" w:date="2017-03-04T16:12:00Z">
        <w:r w:rsidRPr="00C7601C">
          <w:rPr>
            <w:sz w:val="24"/>
            <w:szCs w:val="24"/>
            <w:rPrChange w:id="2845" w:author="Ron Gal" w:date="2017-03-04T16:12:00Z">
              <w:rPr>
                <w:rFonts w:ascii="Consolas" w:hAnsi="Consolas" w:cs="Consolas"/>
                <w:sz w:val="19"/>
                <w:szCs w:val="19"/>
                <w:highlight w:val="white"/>
              </w:rPr>
            </w:rPrChange>
          </w:rPr>
          <w:t xml:space="preserve">            }</w:t>
        </w:r>
      </w:ins>
    </w:p>
    <w:p w:rsidR="00C7601C" w:rsidRPr="00C7601C" w:rsidRDefault="00C7601C">
      <w:pPr>
        <w:rPr>
          <w:ins w:id="2846" w:author="Ron Gal" w:date="2017-03-04T16:12:00Z"/>
          <w:sz w:val="24"/>
          <w:szCs w:val="24"/>
          <w:rPrChange w:id="2847" w:author="Ron Gal" w:date="2017-03-04T16:12:00Z">
            <w:rPr>
              <w:ins w:id="2848" w:author="Ron Gal" w:date="2017-03-04T16:12:00Z"/>
              <w:rFonts w:ascii="Consolas" w:hAnsi="Consolas" w:cs="Consolas"/>
              <w:sz w:val="19"/>
              <w:szCs w:val="19"/>
              <w:highlight w:val="white"/>
            </w:rPr>
          </w:rPrChange>
        </w:rPr>
        <w:pPrChange w:id="2849" w:author="Ron Gal" w:date="2017-03-04T16:12:00Z">
          <w:pPr>
            <w:autoSpaceDE w:val="0"/>
            <w:autoSpaceDN w:val="0"/>
            <w:adjustRightInd w:val="0"/>
            <w:spacing w:line="240" w:lineRule="auto"/>
          </w:pPr>
        </w:pPrChange>
      </w:pPr>
    </w:p>
    <w:p w:rsidR="00C7601C" w:rsidRPr="00C7601C" w:rsidRDefault="00C7601C">
      <w:pPr>
        <w:rPr>
          <w:ins w:id="2850" w:author="Ron Gal" w:date="2017-03-04T16:12:00Z"/>
          <w:sz w:val="24"/>
          <w:szCs w:val="24"/>
          <w:rPrChange w:id="2851" w:author="Ron Gal" w:date="2017-03-04T16:12:00Z">
            <w:rPr>
              <w:ins w:id="2852" w:author="Ron Gal" w:date="2017-03-04T16:12:00Z"/>
              <w:rFonts w:ascii="Consolas" w:hAnsi="Consolas" w:cs="Consolas"/>
              <w:sz w:val="19"/>
              <w:szCs w:val="19"/>
              <w:highlight w:val="white"/>
            </w:rPr>
          </w:rPrChange>
        </w:rPr>
        <w:pPrChange w:id="2853" w:author="Ron Gal" w:date="2017-03-04T16:12:00Z">
          <w:pPr>
            <w:autoSpaceDE w:val="0"/>
            <w:autoSpaceDN w:val="0"/>
            <w:adjustRightInd w:val="0"/>
            <w:spacing w:line="240" w:lineRule="auto"/>
          </w:pPr>
        </w:pPrChange>
      </w:pPr>
      <w:ins w:id="2854" w:author="Ron Gal" w:date="2017-03-04T16:12:00Z">
        <w:r w:rsidRPr="00C7601C">
          <w:rPr>
            <w:sz w:val="24"/>
            <w:szCs w:val="24"/>
            <w:rPrChange w:id="2855" w:author="Ron Gal" w:date="2017-03-04T16:12:00Z">
              <w:rPr>
                <w:rFonts w:ascii="Consolas" w:hAnsi="Consolas" w:cs="Consolas"/>
                <w:sz w:val="19"/>
                <w:szCs w:val="19"/>
                <w:highlight w:val="white"/>
              </w:rPr>
            </w:rPrChange>
          </w:rPr>
          <w:t xml:space="preserve">            </w:t>
        </w:r>
        <w:r w:rsidRPr="00C7601C">
          <w:rPr>
            <w:sz w:val="24"/>
            <w:szCs w:val="24"/>
            <w:rPrChange w:id="2856" w:author="Ron Gal" w:date="2017-03-04T16:12:00Z">
              <w:rPr>
                <w:rFonts w:ascii="Consolas" w:hAnsi="Consolas" w:cs="Consolas"/>
                <w:color w:val="0000FF"/>
                <w:sz w:val="19"/>
                <w:szCs w:val="19"/>
                <w:highlight w:val="white"/>
              </w:rPr>
            </w:rPrChange>
          </w:rPr>
          <w:t>public</w:t>
        </w:r>
        <w:r w:rsidRPr="00C7601C">
          <w:rPr>
            <w:sz w:val="24"/>
            <w:szCs w:val="24"/>
            <w:rPrChange w:id="2857" w:author="Ron Gal" w:date="2017-03-04T16:12:00Z">
              <w:rPr>
                <w:rFonts w:ascii="Consolas" w:hAnsi="Consolas" w:cs="Consolas"/>
                <w:sz w:val="19"/>
                <w:szCs w:val="19"/>
                <w:highlight w:val="white"/>
              </w:rPr>
            </w:rPrChange>
          </w:rPr>
          <w:t xml:space="preserve"> </w:t>
        </w:r>
        <w:r w:rsidRPr="00C7601C">
          <w:rPr>
            <w:sz w:val="24"/>
            <w:szCs w:val="24"/>
            <w:rPrChange w:id="2858" w:author="Ron Gal" w:date="2017-03-04T16:12:00Z">
              <w:rPr>
                <w:rFonts w:ascii="Consolas" w:hAnsi="Consolas" w:cs="Consolas"/>
                <w:color w:val="0000FF"/>
                <w:sz w:val="19"/>
                <w:szCs w:val="19"/>
                <w:highlight w:val="white"/>
              </w:rPr>
            </w:rPrChange>
          </w:rPr>
          <w:t>enum</w:t>
        </w:r>
        <w:r w:rsidRPr="00C7601C">
          <w:rPr>
            <w:sz w:val="24"/>
            <w:szCs w:val="24"/>
            <w:rPrChange w:id="2859" w:author="Ron Gal" w:date="2017-03-04T16:12:00Z">
              <w:rPr>
                <w:rFonts w:ascii="Consolas" w:hAnsi="Consolas" w:cs="Consolas"/>
                <w:sz w:val="19"/>
                <w:szCs w:val="19"/>
                <w:highlight w:val="white"/>
              </w:rPr>
            </w:rPrChange>
          </w:rPr>
          <w:t xml:space="preserve"> </w:t>
        </w:r>
        <w:r w:rsidRPr="00C7601C">
          <w:rPr>
            <w:sz w:val="24"/>
            <w:szCs w:val="24"/>
            <w:rPrChange w:id="2860" w:author="Ron Gal" w:date="2017-03-04T16:12:00Z">
              <w:rPr>
                <w:rFonts w:ascii="Consolas" w:hAnsi="Consolas" w:cs="Consolas"/>
                <w:color w:val="2B91AF"/>
                <w:sz w:val="19"/>
                <w:szCs w:val="19"/>
                <w:highlight w:val="white"/>
              </w:rPr>
            </w:rPrChange>
          </w:rPr>
          <w:t>Gender</w:t>
        </w:r>
      </w:ins>
    </w:p>
    <w:p w:rsidR="00C7601C" w:rsidRPr="00C7601C" w:rsidRDefault="00C7601C">
      <w:pPr>
        <w:rPr>
          <w:ins w:id="2861" w:author="Ron Gal" w:date="2017-03-04T16:12:00Z"/>
          <w:sz w:val="24"/>
          <w:szCs w:val="24"/>
          <w:rPrChange w:id="2862" w:author="Ron Gal" w:date="2017-03-04T16:12:00Z">
            <w:rPr>
              <w:ins w:id="2863" w:author="Ron Gal" w:date="2017-03-04T16:12:00Z"/>
              <w:rFonts w:ascii="Consolas" w:hAnsi="Consolas" w:cs="Consolas"/>
              <w:sz w:val="19"/>
              <w:szCs w:val="19"/>
              <w:highlight w:val="white"/>
            </w:rPr>
          </w:rPrChange>
        </w:rPr>
        <w:pPrChange w:id="2864" w:author="Ron Gal" w:date="2017-03-04T16:12:00Z">
          <w:pPr>
            <w:autoSpaceDE w:val="0"/>
            <w:autoSpaceDN w:val="0"/>
            <w:adjustRightInd w:val="0"/>
            <w:spacing w:line="240" w:lineRule="auto"/>
          </w:pPr>
        </w:pPrChange>
      </w:pPr>
      <w:ins w:id="2865" w:author="Ron Gal" w:date="2017-03-04T16:12:00Z">
        <w:r w:rsidRPr="00C7601C">
          <w:rPr>
            <w:sz w:val="24"/>
            <w:szCs w:val="24"/>
            <w:rPrChange w:id="2866" w:author="Ron Gal" w:date="2017-03-04T16:12:00Z">
              <w:rPr>
                <w:rFonts w:ascii="Consolas" w:hAnsi="Consolas" w:cs="Consolas"/>
                <w:sz w:val="19"/>
                <w:szCs w:val="19"/>
                <w:highlight w:val="white"/>
              </w:rPr>
            </w:rPrChange>
          </w:rPr>
          <w:t xml:space="preserve">            {</w:t>
        </w:r>
      </w:ins>
    </w:p>
    <w:p w:rsidR="00C7601C" w:rsidRPr="00C7601C" w:rsidRDefault="00C7601C">
      <w:pPr>
        <w:rPr>
          <w:ins w:id="2867" w:author="Ron Gal" w:date="2017-03-04T16:12:00Z"/>
          <w:sz w:val="24"/>
          <w:szCs w:val="24"/>
          <w:rPrChange w:id="2868" w:author="Ron Gal" w:date="2017-03-04T16:12:00Z">
            <w:rPr>
              <w:ins w:id="2869" w:author="Ron Gal" w:date="2017-03-04T16:12:00Z"/>
              <w:rFonts w:ascii="Consolas" w:hAnsi="Consolas" w:cs="Consolas"/>
              <w:sz w:val="19"/>
              <w:szCs w:val="19"/>
              <w:highlight w:val="white"/>
            </w:rPr>
          </w:rPrChange>
        </w:rPr>
        <w:pPrChange w:id="2870" w:author="Ron Gal" w:date="2017-03-04T16:12:00Z">
          <w:pPr>
            <w:autoSpaceDE w:val="0"/>
            <w:autoSpaceDN w:val="0"/>
            <w:adjustRightInd w:val="0"/>
            <w:spacing w:line="240" w:lineRule="auto"/>
          </w:pPr>
        </w:pPrChange>
      </w:pPr>
      <w:ins w:id="2871" w:author="Ron Gal" w:date="2017-03-04T16:12:00Z">
        <w:r w:rsidRPr="00C7601C">
          <w:rPr>
            <w:sz w:val="24"/>
            <w:szCs w:val="24"/>
            <w:rPrChange w:id="2872" w:author="Ron Gal" w:date="2017-03-04T16:12:00Z">
              <w:rPr>
                <w:rFonts w:ascii="Consolas" w:hAnsi="Consolas" w:cs="Consolas"/>
                <w:sz w:val="19"/>
                <w:szCs w:val="19"/>
                <w:highlight w:val="white"/>
              </w:rPr>
            </w:rPrChange>
          </w:rPr>
          <w:t xml:space="preserve">                Male=1,</w:t>
        </w:r>
      </w:ins>
    </w:p>
    <w:p w:rsidR="00C7601C" w:rsidRPr="00C7601C" w:rsidRDefault="00C7601C">
      <w:pPr>
        <w:rPr>
          <w:ins w:id="2873" w:author="Ron Gal" w:date="2017-03-04T16:12:00Z"/>
          <w:sz w:val="24"/>
          <w:szCs w:val="24"/>
          <w:rPrChange w:id="2874" w:author="Ron Gal" w:date="2017-03-04T16:12:00Z">
            <w:rPr>
              <w:ins w:id="2875" w:author="Ron Gal" w:date="2017-03-04T16:12:00Z"/>
              <w:rFonts w:ascii="Consolas" w:hAnsi="Consolas" w:cs="Consolas"/>
              <w:sz w:val="19"/>
              <w:szCs w:val="19"/>
              <w:highlight w:val="white"/>
            </w:rPr>
          </w:rPrChange>
        </w:rPr>
        <w:pPrChange w:id="2876" w:author="Ron Gal" w:date="2017-03-04T16:12:00Z">
          <w:pPr>
            <w:autoSpaceDE w:val="0"/>
            <w:autoSpaceDN w:val="0"/>
            <w:adjustRightInd w:val="0"/>
            <w:spacing w:line="240" w:lineRule="auto"/>
          </w:pPr>
        </w:pPrChange>
      </w:pPr>
      <w:ins w:id="2877" w:author="Ron Gal" w:date="2017-03-04T16:12:00Z">
        <w:r w:rsidRPr="00C7601C">
          <w:rPr>
            <w:sz w:val="24"/>
            <w:szCs w:val="24"/>
            <w:rPrChange w:id="2878" w:author="Ron Gal" w:date="2017-03-04T16:12:00Z">
              <w:rPr>
                <w:rFonts w:ascii="Consolas" w:hAnsi="Consolas" w:cs="Consolas"/>
                <w:sz w:val="19"/>
                <w:szCs w:val="19"/>
                <w:highlight w:val="white"/>
              </w:rPr>
            </w:rPrChange>
          </w:rPr>
          <w:t xml:space="preserve">                Female</w:t>
        </w:r>
      </w:ins>
    </w:p>
    <w:p w:rsidR="00C7601C" w:rsidRPr="00C7601C" w:rsidRDefault="00C7601C">
      <w:pPr>
        <w:rPr>
          <w:ins w:id="2879" w:author="Ron Gal" w:date="2017-03-04T16:12:00Z"/>
          <w:sz w:val="24"/>
          <w:szCs w:val="24"/>
          <w:rPrChange w:id="2880" w:author="Ron Gal" w:date="2017-03-04T16:12:00Z">
            <w:rPr>
              <w:ins w:id="2881" w:author="Ron Gal" w:date="2017-03-04T16:12:00Z"/>
              <w:rFonts w:ascii="Consolas" w:hAnsi="Consolas" w:cs="Consolas"/>
              <w:sz w:val="19"/>
              <w:szCs w:val="19"/>
              <w:highlight w:val="white"/>
            </w:rPr>
          </w:rPrChange>
        </w:rPr>
        <w:pPrChange w:id="2882" w:author="Ron Gal" w:date="2017-03-04T16:12:00Z">
          <w:pPr>
            <w:autoSpaceDE w:val="0"/>
            <w:autoSpaceDN w:val="0"/>
            <w:adjustRightInd w:val="0"/>
            <w:spacing w:line="240" w:lineRule="auto"/>
          </w:pPr>
        </w:pPrChange>
      </w:pPr>
      <w:ins w:id="2883" w:author="Ron Gal" w:date="2017-03-04T16:12:00Z">
        <w:r w:rsidRPr="00C7601C">
          <w:rPr>
            <w:sz w:val="24"/>
            <w:szCs w:val="24"/>
            <w:rPrChange w:id="2884" w:author="Ron Gal" w:date="2017-03-04T16:12:00Z">
              <w:rPr>
                <w:rFonts w:ascii="Consolas" w:hAnsi="Consolas" w:cs="Consolas"/>
                <w:sz w:val="19"/>
                <w:szCs w:val="19"/>
                <w:highlight w:val="white"/>
              </w:rPr>
            </w:rPrChange>
          </w:rPr>
          <w:t xml:space="preserve">            }</w:t>
        </w:r>
      </w:ins>
    </w:p>
    <w:p w:rsidR="00C7601C" w:rsidRPr="00C7601C" w:rsidRDefault="00C7601C">
      <w:pPr>
        <w:rPr>
          <w:ins w:id="2885" w:author="Ron Gal" w:date="2017-03-04T16:12:00Z"/>
          <w:sz w:val="24"/>
          <w:szCs w:val="24"/>
          <w:rPrChange w:id="2886" w:author="Ron Gal" w:date="2017-03-04T16:12:00Z">
            <w:rPr>
              <w:ins w:id="2887" w:author="Ron Gal" w:date="2017-03-04T16:12:00Z"/>
              <w:rFonts w:ascii="Consolas" w:hAnsi="Consolas" w:cs="Consolas"/>
              <w:sz w:val="19"/>
              <w:szCs w:val="19"/>
              <w:highlight w:val="white"/>
            </w:rPr>
          </w:rPrChange>
        </w:rPr>
        <w:pPrChange w:id="2888" w:author="Ron Gal" w:date="2017-03-04T16:12:00Z">
          <w:pPr>
            <w:autoSpaceDE w:val="0"/>
            <w:autoSpaceDN w:val="0"/>
            <w:adjustRightInd w:val="0"/>
            <w:spacing w:line="240" w:lineRule="auto"/>
          </w:pPr>
        </w:pPrChange>
      </w:pPr>
    </w:p>
    <w:p w:rsidR="00C7601C" w:rsidRPr="00C7601C" w:rsidRDefault="00C7601C">
      <w:pPr>
        <w:rPr>
          <w:ins w:id="2889" w:author="Ron Gal" w:date="2017-03-04T16:12:00Z"/>
          <w:sz w:val="24"/>
          <w:szCs w:val="24"/>
          <w:rPrChange w:id="2890" w:author="Ron Gal" w:date="2017-03-04T16:12:00Z">
            <w:rPr>
              <w:ins w:id="2891" w:author="Ron Gal" w:date="2017-03-04T16:12:00Z"/>
              <w:rFonts w:ascii="Consolas" w:hAnsi="Consolas" w:cs="Consolas"/>
              <w:sz w:val="19"/>
              <w:szCs w:val="19"/>
              <w:highlight w:val="white"/>
            </w:rPr>
          </w:rPrChange>
        </w:rPr>
        <w:pPrChange w:id="2892" w:author="Ron Gal" w:date="2017-03-04T16:12:00Z">
          <w:pPr>
            <w:autoSpaceDE w:val="0"/>
            <w:autoSpaceDN w:val="0"/>
            <w:adjustRightInd w:val="0"/>
            <w:spacing w:line="240" w:lineRule="auto"/>
          </w:pPr>
        </w:pPrChange>
      </w:pPr>
      <w:ins w:id="2893" w:author="Ron Gal" w:date="2017-03-04T16:12:00Z">
        <w:r w:rsidRPr="00C7601C">
          <w:rPr>
            <w:sz w:val="24"/>
            <w:szCs w:val="24"/>
            <w:rPrChange w:id="2894" w:author="Ron Gal" w:date="2017-03-04T16:12:00Z">
              <w:rPr>
                <w:rFonts w:ascii="Consolas" w:hAnsi="Consolas" w:cs="Consolas"/>
                <w:sz w:val="19"/>
                <w:szCs w:val="19"/>
                <w:highlight w:val="white"/>
              </w:rPr>
            </w:rPrChange>
          </w:rPr>
          <w:t xml:space="preserve">            </w:t>
        </w:r>
        <w:r w:rsidRPr="00C7601C">
          <w:rPr>
            <w:sz w:val="24"/>
            <w:szCs w:val="24"/>
            <w:rPrChange w:id="2895" w:author="Ron Gal" w:date="2017-03-04T16:12:00Z">
              <w:rPr>
                <w:rFonts w:ascii="Consolas" w:hAnsi="Consolas" w:cs="Consolas"/>
                <w:color w:val="0000FF"/>
                <w:sz w:val="19"/>
                <w:szCs w:val="19"/>
                <w:highlight w:val="white"/>
              </w:rPr>
            </w:rPrChange>
          </w:rPr>
          <w:t>public</w:t>
        </w:r>
        <w:r w:rsidRPr="00C7601C">
          <w:rPr>
            <w:sz w:val="24"/>
            <w:szCs w:val="24"/>
            <w:rPrChange w:id="2896" w:author="Ron Gal" w:date="2017-03-04T16:12:00Z">
              <w:rPr>
                <w:rFonts w:ascii="Consolas" w:hAnsi="Consolas" w:cs="Consolas"/>
                <w:sz w:val="19"/>
                <w:szCs w:val="19"/>
                <w:highlight w:val="white"/>
              </w:rPr>
            </w:rPrChange>
          </w:rPr>
          <w:t xml:space="preserve"> </w:t>
        </w:r>
        <w:r w:rsidRPr="00C7601C">
          <w:rPr>
            <w:sz w:val="24"/>
            <w:szCs w:val="24"/>
            <w:rPrChange w:id="2897" w:author="Ron Gal" w:date="2017-03-04T16:12:00Z">
              <w:rPr>
                <w:rFonts w:ascii="Consolas" w:hAnsi="Consolas" w:cs="Consolas"/>
                <w:color w:val="0000FF"/>
                <w:sz w:val="19"/>
                <w:szCs w:val="19"/>
                <w:highlight w:val="white"/>
              </w:rPr>
            </w:rPrChange>
          </w:rPr>
          <w:t>enum</w:t>
        </w:r>
        <w:r w:rsidRPr="00C7601C">
          <w:rPr>
            <w:sz w:val="24"/>
            <w:szCs w:val="24"/>
            <w:rPrChange w:id="2898" w:author="Ron Gal" w:date="2017-03-04T16:12:00Z">
              <w:rPr>
                <w:rFonts w:ascii="Consolas" w:hAnsi="Consolas" w:cs="Consolas"/>
                <w:sz w:val="19"/>
                <w:szCs w:val="19"/>
                <w:highlight w:val="white"/>
              </w:rPr>
            </w:rPrChange>
          </w:rPr>
          <w:t xml:space="preserve"> </w:t>
        </w:r>
        <w:r w:rsidRPr="00C7601C">
          <w:rPr>
            <w:sz w:val="24"/>
            <w:szCs w:val="24"/>
            <w:rPrChange w:id="2899" w:author="Ron Gal" w:date="2017-03-04T16:12:00Z">
              <w:rPr>
                <w:rFonts w:ascii="Consolas" w:hAnsi="Consolas" w:cs="Consolas"/>
                <w:color w:val="2B91AF"/>
                <w:sz w:val="19"/>
                <w:szCs w:val="19"/>
                <w:highlight w:val="white"/>
              </w:rPr>
            </w:rPrChange>
          </w:rPr>
          <w:t>TreatmentType</w:t>
        </w:r>
      </w:ins>
    </w:p>
    <w:p w:rsidR="00C7601C" w:rsidRPr="00C7601C" w:rsidRDefault="00C7601C">
      <w:pPr>
        <w:rPr>
          <w:ins w:id="2900" w:author="Ron Gal" w:date="2017-03-04T16:12:00Z"/>
          <w:sz w:val="24"/>
          <w:szCs w:val="24"/>
          <w:rPrChange w:id="2901" w:author="Ron Gal" w:date="2017-03-04T16:12:00Z">
            <w:rPr>
              <w:ins w:id="2902" w:author="Ron Gal" w:date="2017-03-04T16:12:00Z"/>
              <w:rFonts w:ascii="Consolas" w:hAnsi="Consolas" w:cs="Consolas"/>
              <w:sz w:val="19"/>
              <w:szCs w:val="19"/>
              <w:highlight w:val="white"/>
            </w:rPr>
          </w:rPrChange>
        </w:rPr>
        <w:pPrChange w:id="2903" w:author="Ron Gal" w:date="2017-03-04T16:12:00Z">
          <w:pPr>
            <w:autoSpaceDE w:val="0"/>
            <w:autoSpaceDN w:val="0"/>
            <w:adjustRightInd w:val="0"/>
            <w:spacing w:line="240" w:lineRule="auto"/>
          </w:pPr>
        </w:pPrChange>
      </w:pPr>
      <w:ins w:id="2904" w:author="Ron Gal" w:date="2017-03-04T16:12:00Z">
        <w:r w:rsidRPr="00C7601C">
          <w:rPr>
            <w:sz w:val="24"/>
            <w:szCs w:val="24"/>
            <w:rPrChange w:id="2905" w:author="Ron Gal" w:date="2017-03-04T16:12:00Z">
              <w:rPr>
                <w:rFonts w:ascii="Consolas" w:hAnsi="Consolas" w:cs="Consolas"/>
                <w:sz w:val="19"/>
                <w:szCs w:val="19"/>
                <w:highlight w:val="white"/>
              </w:rPr>
            </w:rPrChange>
          </w:rPr>
          <w:t xml:space="preserve">            {</w:t>
        </w:r>
      </w:ins>
    </w:p>
    <w:p w:rsidR="00C7601C" w:rsidRPr="00C7601C" w:rsidRDefault="00C7601C">
      <w:pPr>
        <w:rPr>
          <w:ins w:id="2906" w:author="Ron Gal" w:date="2017-03-04T16:12:00Z"/>
          <w:sz w:val="24"/>
          <w:szCs w:val="24"/>
          <w:rPrChange w:id="2907" w:author="Ron Gal" w:date="2017-03-04T16:12:00Z">
            <w:rPr>
              <w:ins w:id="2908" w:author="Ron Gal" w:date="2017-03-04T16:12:00Z"/>
              <w:rFonts w:ascii="Consolas" w:hAnsi="Consolas" w:cs="Consolas"/>
              <w:sz w:val="19"/>
              <w:szCs w:val="19"/>
              <w:highlight w:val="white"/>
            </w:rPr>
          </w:rPrChange>
        </w:rPr>
        <w:pPrChange w:id="2909" w:author="Ron Gal" w:date="2017-03-04T16:12:00Z">
          <w:pPr>
            <w:autoSpaceDE w:val="0"/>
            <w:autoSpaceDN w:val="0"/>
            <w:adjustRightInd w:val="0"/>
            <w:spacing w:line="240" w:lineRule="auto"/>
          </w:pPr>
        </w:pPrChange>
      </w:pPr>
      <w:ins w:id="2910" w:author="Ron Gal" w:date="2017-03-04T16:12:00Z">
        <w:r w:rsidRPr="00C7601C">
          <w:rPr>
            <w:sz w:val="24"/>
            <w:szCs w:val="24"/>
            <w:rPrChange w:id="2911" w:author="Ron Gal" w:date="2017-03-04T16:12:00Z">
              <w:rPr>
                <w:rFonts w:ascii="Consolas" w:hAnsi="Consolas" w:cs="Consolas"/>
                <w:sz w:val="19"/>
                <w:szCs w:val="19"/>
                <w:highlight w:val="white"/>
              </w:rPr>
            </w:rPrChange>
          </w:rPr>
          <w:t xml:space="preserve">                Treatment = 1,</w:t>
        </w:r>
      </w:ins>
    </w:p>
    <w:p w:rsidR="00C7601C" w:rsidRPr="00C7601C" w:rsidRDefault="00C7601C">
      <w:pPr>
        <w:rPr>
          <w:ins w:id="2912" w:author="Ron Gal" w:date="2017-03-04T16:12:00Z"/>
          <w:sz w:val="24"/>
          <w:szCs w:val="24"/>
          <w:rPrChange w:id="2913" w:author="Ron Gal" w:date="2017-03-04T16:12:00Z">
            <w:rPr>
              <w:ins w:id="2914" w:author="Ron Gal" w:date="2017-03-04T16:12:00Z"/>
              <w:rFonts w:ascii="Consolas" w:hAnsi="Consolas" w:cs="Consolas"/>
              <w:sz w:val="19"/>
              <w:szCs w:val="19"/>
              <w:highlight w:val="white"/>
            </w:rPr>
          </w:rPrChange>
        </w:rPr>
        <w:pPrChange w:id="2915" w:author="Ron Gal" w:date="2017-03-04T16:12:00Z">
          <w:pPr>
            <w:autoSpaceDE w:val="0"/>
            <w:autoSpaceDN w:val="0"/>
            <w:adjustRightInd w:val="0"/>
            <w:spacing w:line="240" w:lineRule="auto"/>
          </w:pPr>
        </w:pPrChange>
      </w:pPr>
      <w:ins w:id="2916" w:author="Ron Gal" w:date="2017-03-04T16:12:00Z">
        <w:r w:rsidRPr="00C7601C">
          <w:rPr>
            <w:sz w:val="24"/>
            <w:szCs w:val="24"/>
            <w:rPrChange w:id="2917" w:author="Ron Gal" w:date="2017-03-04T16:12:00Z">
              <w:rPr>
                <w:rFonts w:ascii="Consolas" w:hAnsi="Consolas" w:cs="Consolas"/>
                <w:sz w:val="19"/>
                <w:szCs w:val="19"/>
                <w:highlight w:val="white"/>
              </w:rPr>
            </w:rPrChange>
          </w:rPr>
          <w:t xml:space="preserve">                Medicine,</w:t>
        </w:r>
      </w:ins>
    </w:p>
    <w:p w:rsidR="00C7601C" w:rsidRPr="00C7601C" w:rsidRDefault="00C7601C">
      <w:pPr>
        <w:rPr>
          <w:ins w:id="2918" w:author="Ron Gal" w:date="2017-03-04T16:12:00Z"/>
          <w:sz w:val="24"/>
          <w:szCs w:val="24"/>
          <w:rPrChange w:id="2919" w:author="Ron Gal" w:date="2017-03-04T16:12:00Z">
            <w:rPr>
              <w:ins w:id="2920" w:author="Ron Gal" w:date="2017-03-04T16:12:00Z"/>
              <w:rFonts w:ascii="Consolas" w:hAnsi="Consolas" w:cs="Consolas"/>
              <w:sz w:val="19"/>
              <w:szCs w:val="19"/>
              <w:highlight w:val="white"/>
            </w:rPr>
          </w:rPrChange>
        </w:rPr>
        <w:pPrChange w:id="2921" w:author="Ron Gal" w:date="2017-03-04T16:12:00Z">
          <w:pPr>
            <w:autoSpaceDE w:val="0"/>
            <w:autoSpaceDN w:val="0"/>
            <w:adjustRightInd w:val="0"/>
            <w:spacing w:line="240" w:lineRule="auto"/>
          </w:pPr>
        </w:pPrChange>
      </w:pPr>
      <w:ins w:id="2922" w:author="Ron Gal" w:date="2017-03-04T16:12:00Z">
        <w:r w:rsidRPr="00C7601C">
          <w:rPr>
            <w:sz w:val="24"/>
            <w:szCs w:val="24"/>
            <w:rPrChange w:id="2923" w:author="Ron Gal" w:date="2017-03-04T16:12:00Z">
              <w:rPr>
                <w:rFonts w:ascii="Consolas" w:hAnsi="Consolas" w:cs="Consolas"/>
                <w:sz w:val="19"/>
                <w:szCs w:val="19"/>
                <w:highlight w:val="white"/>
              </w:rPr>
            </w:rPrChange>
          </w:rPr>
          <w:t xml:space="preserve">                Vaccine</w:t>
        </w:r>
      </w:ins>
    </w:p>
    <w:p w:rsidR="00C7601C" w:rsidRPr="00C7601C" w:rsidRDefault="00C7601C">
      <w:pPr>
        <w:rPr>
          <w:ins w:id="2924" w:author="Ron Gal" w:date="2017-03-04T16:12:00Z"/>
          <w:sz w:val="24"/>
          <w:szCs w:val="24"/>
          <w:rPrChange w:id="2925" w:author="Ron Gal" w:date="2017-03-04T16:12:00Z">
            <w:rPr>
              <w:ins w:id="2926" w:author="Ron Gal" w:date="2017-03-04T16:12:00Z"/>
              <w:rFonts w:ascii="Consolas" w:hAnsi="Consolas" w:cs="Consolas"/>
              <w:sz w:val="19"/>
              <w:szCs w:val="19"/>
              <w:highlight w:val="white"/>
            </w:rPr>
          </w:rPrChange>
        </w:rPr>
        <w:pPrChange w:id="2927" w:author="Ron Gal" w:date="2017-03-04T16:12:00Z">
          <w:pPr>
            <w:autoSpaceDE w:val="0"/>
            <w:autoSpaceDN w:val="0"/>
            <w:adjustRightInd w:val="0"/>
            <w:spacing w:line="240" w:lineRule="auto"/>
          </w:pPr>
        </w:pPrChange>
      </w:pPr>
      <w:ins w:id="2928" w:author="Ron Gal" w:date="2017-03-04T16:12:00Z">
        <w:r w:rsidRPr="00C7601C">
          <w:rPr>
            <w:sz w:val="24"/>
            <w:szCs w:val="24"/>
            <w:rPrChange w:id="2929" w:author="Ron Gal" w:date="2017-03-04T16:12:00Z">
              <w:rPr>
                <w:rFonts w:ascii="Consolas" w:hAnsi="Consolas" w:cs="Consolas"/>
                <w:sz w:val="19"/>
                <w:szCs w:val="19"/>
                <w:highlight w:val="white"/>
              </w:rPr>
            </w:rPrChange>
          </w:rPr>
          <w:t xml:space="preserve">            }</w:t>
        </w:r>
      </w:ins>
    </w:p>
    <w:p w:rsidR="00481634" w:rsidRPr="00C7601C" w:rsidDel="00C7601C" w:rsidRDefault="00C7601C">
      <w:pPr>
        <w:rPr>
          <w:del w:id="2930" w:author="Ron Gal" w:date="2017-03-04T16:12:00Z"/>
          <w:sz w:val="24"/>
          <w:szCs w:val="24"/>
          <w:rPrChange w:id="2931" w:author="Ron Gal" w:date="2017-03-04T16:12:00Z">
            <w:rPr>
              <w:del w:id="2932" w:author="Ron Gal" w:date="2017-03-04T16:12:00Z"/>
            </w:rPr>
          </w:rPrChange>
        </w:rPr>
      </w:pPr>
      <w:ins w:id="2933" w:author="Ron Gal" w:date="2017-03-04T16:12:00Z">
        <w:r w:rsidRPr="00C7601C">
          <w:rPr>
            <w:sz w:val="24"/>
            <w:szCs w:val="24"/>
            <w:rPrChange w:id="2934" w:author="Ron Gal" w:date="2017-03-04T16:12:00Z">
              <w:rPr>
                <w:rFonts w:ascii="Consolas" w:hAnsi="Consolas" w:cs="Consolas"/>
                <w:sz w:val="19"/>
                <w:szCs w:val="19"/>
                <w:highlight w:val="white"/>
              </w:rPr>
            </w:rPrChange>
          </w:rPr>
          <w:t xml:space="preserve">       }</w:t>
        </w:r>
      </w:ins>
      <w:del w:id="2935" w:author="Ron Gal" w:date="2017-03-04T16:12:00Z">
        <w:r w:rsidR="00471D70" w:rsidDel="00C7601C">
          <w:rPr>
            <w:sz w:val="24"/>
            <w:szCs w:val="24"/>
          </w:rPr>
          <w:delText xml:space="preserve">        public const string DB_PATH = "~/App_Data/db.sqlite";</w:delText>
        </w:r>
      </w:del>
    </w:p>
    <w:p w:rsidR="00481634" w:rsidRPr="00C7601C" w:rsidDel="00C7601C" w:rsidRDefault="00481634">
      <w:pPr>
        <w:rPr>
          <w:del w:id="2936" w:author="Ron Gal" w:date="2017-03-04T16:12:00Z"/>
          <w:sz w:val="24"/>
          <w:szCs w:val="24"/>
          <w:rPrChange w:id="2937" w:author="Ron Gal" w:date="2017-03-04T16:12:00Z">
            <w:rPr>
              <w:del w:id="2938" w:author="Ron Gal" w:date="2017-03-04T16:12:00Z"/>
            </w:rPr>
          </w:rPrChange>
        </w:rPr>
      </w:pPr>
    </w:p>
    <w:p w:rsidR="00481634" w:rsidRPr="00C7601C" w:rsidDel="00C7601C" w:rsidRDefault="00471D70">
      <w:pPr>
        <w:rPr>
          <w:del w:id="2939" w:author="Ron Gal" w:date="2017-03-04T16:12:00Z"/>
          <w:sz w:val="24"/>
          <w:szCs w:val="24"/>
          <w:rPrChange w:id="2940" w:author="Ron Gal" w:date="2017-03-04T16:12:00Z">
            <w:rPr>
              <w:del w:id="2941" w:author="Ron Gal" w:date="2017-03-04T16:12:00Z"/>
            </w:rPr>
          </w:rPrChange>
        </w:rPr>
      </w:pPr>
      <w:del w:id="2942" w:author="Ron Gal" w:date="2017-03-04T16:12:00Z">
        <w:r w:rsidDel="00C7601C">
          <w:rPr>
            <w:sz w:val="24"/>
            <w:szCs w:val="24"/>
          </w:rPr>
          <w:delText xml:space="preserve">        public static class Roles</w:delText>
        </w:r>
      </w:del>
    </w:p>
    <w:p w:rsidR="00481634" w:rsidRPr="00C7601C" w:rsidDel="00C7601C" w:rsidRDefault="00471D70">
      <w:pPr>
        <w:rPr>
          <w:del w:id="2943" w:author="Ron Gal" w:date="2017-03-04T16:12:00Z"/>
          <w:sz w:val="24"/>
          <w:szCs w:val="24"/>
          <w:rPrChange w:id="2944" w:author="Ron Gal" w:date="2017-03-04T16:12:00Z">
            <w:rPr>
              <w:del w:id="2945" w:author="Ron Gal" w:date="2017-03-04T16:12:00Z"/>
            </w:rPr>
          </w:rPrChange>
        </w:rPr>
      </w:pPr>
      <w:del w:id="2946" w:author="Ron Gal" w:date="2017-03-04T16:12:00Z">
        <w:r w:rsidDel="00C7601C">
          <w:rPr>
            <w:sz w:val="24"/>
            <w:szCs w:val="24"/>
          </w:rPr>
          <w:delText xml:space="preserve">        {</w:delText>
        </w:r>
      </w:del>
    </w:p>
    <w:p w:rsidR="00481634" w:rsidRPr="00C7601C" w:rsidDel="00C7601C" w:rsidRDefault="00471D70">
      <w:pPr>
        <w:rPr>
          <w:del w:id="2947" w:author="Ron Gal" w:date="2017-03-04T16:12:00Z"/>
          <w:sz w:val="24"/>
          <w:szCs w:val="24"/>
          <w:rPrChange w:id="2948" w:author="Ron Gal" w:date="2017-03-04T16:12:00Z">
            <w:rPr>
              <w:del w:id="2949" w:author="Ron Gal" w:date="2017-03-04T16:12:00Z"/>
            </w:rPr>
          </w:rPrChange>
        </w:rPr>
      </w:pPr>
      <w:del w:id="2950" w:author="Ron Gal" w:date="2017-03-04T16:12:00Z">
        <w:r w:rsidDel="00C7601C">
          <w:rPr>
            <w:sz w:val="24"/>
            <w:szCs w:val="24"/>
          </w:rPr>
          <w:delText xml:space="preserve">            public const string Customer = "Customer";</w:delText>
        </w:r>
      </w:del>
    </w:p>
    <w:p w:rsidR="00481634" w:rsidRPr="00C7601C" w:rsidDel="00C7601C" w:rsidRDefault="00471D70">
      <w:pPr>
        <w:rPr>
          <w:del w:id="2951" w:author="Ron Gal" w:date="2017-03-04T16:12:00Z"/>
          <w:sz w:val="24"/>
          <w:szCs w:val="24"/>
          <w:rPrChange w:id="2952" w:author="Ron Gal" w:date="2017-03-04T16:12:00Z">
            <w:rPr>
              <w:del w:id="2953" w:author="Ron Gal" w:date="2017-03-04T16:12:00Z"/>
            </w:rPr>
          </w:rPrChange>
        </w:rPr>
      </w:pPr>
      <w:del w:id="2954" w:author="Ron Gal" w:date="2017-03-04T16:12:00Z">
        <w:r w:rsidDel="00C7601C">
          <w:rPr>
            <w:sz w:val="24"/>
            <w:szCs w:val="24"/>
          </w:rPr>
          <w:delText xml:space="preserve">            public const string Employee = "Employee";</w:delText>
        </w:r>
      </w:del>
    </w:p>
    <w:p w:rsidR="00481634" w:rsidRPr="00C7601C" w:rsidDel="00C7601C" w:rsidRDefault="00471D70">
      <w:pPr>
        <w:rPr>
          <w:del w:id="2955" w:author="Ron Gal" w:date="2017-03-04T16:12:00Z"/>
          <w:sz w:val="24"/>
          <w:szCs w:val="24"/>
          <w:rPrChange w:id="2956" w:author="Ron Gal" w:date="2017-03-04T16:12:00Z">
            <w:rPr>
              <w:del w:id="2957" w:author="Ron Gal" w:date="2017-03-04T16:12:00Z"/>
            </w:rPr>
          </w:rPrChange>
        </w:rPr>
      </w:pPr>
      <w:del w:id="2958" w:author="Ron Gal" w:date="2017-03-04T16:12:00Z">
        <w:r w:rsidDel="00C7601C">
          <w:rPr>
            <w:sz w:val="24"/>
            <w:szCs w:val="24"/>
          </w:rPr>
          <w:delText xml:space="preserve">            public const string Admin = "Admin";</w:delText>
        </w:r>
      </w:del>
    </w:p>
    <w:p w:rsidR="00481634" w:rsidRPr="00C7601C" w:rsidDel="00C7601C" w:rsidRDefault="00471D70">
      <w:pPr>
        <w:rPr>
          <w:del w:id="2959" w:author="Ron Gal" w:date="2017-03-04T16:12:00Z"/>
          <w:sz w:val="24"/>
          <w:szCs w:val="24"/>
          <w:rPrChange w:id="2960" w:author="Ron Gal" w:date="2017-03-04T16:12:00Z">
            <w:rPr>
              <w:del w:id="2961" w:author="Ron Gal" w:date="2017-03-04T16:12:00Z"/>
            </w:rPr>
          </w:rPrChange>
        </w:rPr>
      </w:pPr>
      <w:del w:id="2962" w:author="Ron Gal" w:date="2017-03-04T16:12:00Z">
        <w:r w:rsidDel="00C7601C">
          <w:rPr>
            <w:sz w:val="24"/>
            <w:szCs w:val="24"/>
          </w:rPr>
          <w:delText xml:space="preserve">        }</w:delText>
        </w:r>
      </w:del>
    </w:p>
    <w:p w:rsidR="00481634" w:rsidRPr="00C7601C" w:rsidDel="00C7601C" w:rsidRDefault="00481634">
      <w:pPr>
        <w:rPr>
          <w:del w:id="2963" w:author="Ron Gal" w:date="2017-03-04T16:12:00Z"/>
          <w:sz w:val="24"/>
          <w:szCs w:val="24"/>
          <w:rPrChange w:id="2964" w:author="Ron Gal" w:date="2017-03-04T16:12:00Z">
            <w:rPr>
              <w:del w:id="2965" w:author="Ron Gal" w:date="2017-03-04T16:12:00Z"/>
            </w:rPr>
          </w:rPrChange>
        </w:rPr>
      </w:pPr>
    </w:p>
    <w:p w:rsidR="00481634" w:rsidRPr="00C7601C" w:rsidDel="00C7601C" w:rsidRDefault="00471D70">
      <w:pPr>
        <w:rPr>
          <w:del w:id="2966" w:author="Ron Gal" w:date="2017-03-04T16:12:00Z"/>
          <w:sz w:val="24"/>
          <w:szCs w:val="24"/>
          <w:rPrChange w:id="2967" w:author="Ron Gal" w:date="2017-03-04T16:12:00Z">
            <w:rPr>
              <w:del w:id="2968" w:author="Ron Gal" w:date="2017-03-04T16:12:00Z"/>
            </w:rPr>
          </w:rPrChange>
        </w:rPr>
      </w:pPr>
      <w:del w:id="2969" w:author="Ron Gal" w:date="2017-03-04T16:12:00Z">
        <w:r w:rsidDel="00C7601C">
          <w:rPr>
            <w:sz w:val="24"/>
            <w:szCs w:val="24"/>
          </w:rPr>
          <w:delText xml:space="preserve">    public static class Decodes</w:delText>
        </w:r>
      </w:del>
    </w:p>
    <w:p w:rsidR="00481634" w:rsidRPr="00C7601C" w:rsidDel="00C7601C" w:rsidRDefault="00471D70">
      <w:pPr>
        <w:rPr>
          <w:del w:id="2970" w:author="Ron Gal" w:date="2017-03-04T16:12:00Z"/>
          <w:sz w:val="24"/>
          <w:szCs w:val="24"/>
          <w:rPrChange w:id="2971" w:author="Ron Gal" w:date="2017-03-04T16:12:00Z">
            <w:rPr>
              <w:del w:id="2972" w:author="Ron Gal" w:date="2017-03-04T16:12:00Z"/>
            </w:rPr>
          </w:rPrChange>
        </w:rPr>
      </w:pPr>
      <w:del w:id="2973" w:author="Ron Gal" w:date="2017-03-04T16:12:00Z">
        <w:r w:rsidDel="00C7601C">
          <w:rPr>
            <w:sz w:val="24"/>
            <w:szCs w:val="24"/>
          </w:rPr>
          <w:delText xml:space="preserve">        {</w:delText>
        </w:r>
      </w:del>
    </w:p>
    <w:p w:rsidR="00481634" w:rsidRPr="00C7601C" w:rsidDel="00C7601C" w:rsidRDefault="00471D70">
      <w:pPr>
        <w:rPr>
          <w:del w:id="2974" w:author="Ron Gal" w:date="2017-03-04T16:12:00Z"/>
          <w:sz w:val="24"/>
          <w:szCs w:val="24"/>
          <w:rPrChange w:id="2975" w:author="Ron Gal" w:date="2017-03-04T16:12:00Z">
            <w:rPr>
              <w:del w:id="2976" w:author="Ron Gal" w:date="2017-03-04T16:12:00Z"/>
            </w:rPr>
          </w:rPrChange>
        </w:rPr>
      </w:pPr>
      <w:del w:id="2977" w:author="Ron Gal" w:date="2017-03-04T16:12:00Z">
        <w:r w:rsidDel="00C7601C">
          <w:rPr>
            <w:sz w:val="24"/>
            <w:szCs w:val="24"/>
          </w:rPr>
          <w:delText xml:space="preserve">            public enum OrderStatus</w:delText>
        </w:r>
      </w:del>
    </w:p>
    <w:p w:rsidR="00481634" w:rsidRPr="00C7601C" w:rsidDel="00C7601C" w:rsidRDefault="00471D70">
      <w:pPr>
        <w:rPr>
          <w:del w:id="2978" w:author="Ron Gal" w:date="2017-03-04T16:12:00Z"/>
          <w:sz w:val="24"/>
          <w:szCs w:val="24"/>
          <w:rPrChange w:id="2979" w:author="Ron Gal" w:date="2017-03-04T16:12:00Z">
            <w:rPr>
              <w:del w:id="2980" w:author="Ron Gal" w:date="2017-03-04T16:12:00Z"/>
            </w:rPr>
          </w:rPrChange>
        </w:rPr>
      </w:pPr>
      <w:del w:id="2981" w:author="Ron Gal" w:date="2017-03-04T16:12:00Z">
        <w:r w:rsidDel="00C7601C">
          <w:rPr>
            <w:sz w:val="24"/>
            <w:szCs w:val="24"/>
          </w:rPr>
          <w:delText xml:space="preserve">            {</w:delText>
        </w:r>
      </w:del>
    </w:p>
    <w:p w:rsidR="00481634" w:rsidRPr="00C7601C" w:rsidDel="00C7601C" w:rsidRDefault="00471D70">
      <w:pPr>
        <w:rPr>
          <w:del w:id="2982" w:author="Ron Gal" w:date="2017-03-04T16:12:00Z"/>
          <w:sz w:val="24"/>
          <w:szCs w:val="24"/>
          <w:rPrChange w:id="2983" w:author="Ron Gal" w:date="2017-03-04T16:12:00Z">
            <w:rPr>
              <w:del w:id="2984" w:author="Ron Gal" w:date="2017-03-04T16:12:00Z"/>
            </w:rPr>
          </w:rPrChange>
        </w:rPr>
      </w:pPr>
      <w:del w:id="2985" w:author="Ron Gal" w:date="2017-03-04T16:12:00Z">
        <w:r w:rsidDel="00C7601C">
          <w:rPr>
            <w:sz w:val="24"/>
            <w:szCs w:val="24"/>
          </w:rPr>
          <w:delText xml:space="preserve">                Sent=1,</w:delText>
        </w:r>
      </w:del>
    </w:p>
    <w:p w:rsidR="00481634" w:rsidRPr="00C7601C" w:rsidDel="00C7601C" w:rsidRDefault="00471D70">
      <w:pPr>
        <w:rPr>
          <w:del w:id="2986" w:author="Ron Gal" w:date="2017-03-04T16:12:00Z"/>
          <w:sz w:val="24"/>
          <w:szCs w:val="24"/>
          <w:rPrChange w:id="2987" w:author="Ron Gal" w:date="2017-03-04T16:12:00Z">
            <w:rPr>
              <w:del w:id="2988" w:author="Ron Gal" w:date="2017-03-04T16:12:00Z"/>
            </w:rPr>
          </w:rPrChange>
        </w:rPr>
      </w:pPr>
      <w:del w:id="2989" w:author="Ron Gal" w:date="2017-03-04T16:12:00Z">
        <w:r w:rsidDel="00C7601C">
          <w:rPr>
            <w:sz w:val="24"/>
            <w:szCs w:val="24"/>
          </w:rPr>
          <w:delText xml:space="preserve">                Accepted,</w:delText>
        </w:r>
      </w:del>
    </w:p>
    <w:p w:rsidR="00481634" w:rsidRPr="00C7601C" w:rsidDel="00C7601C" w:rsidRDefault="00471D70">
      <w:pPr>
        <w:rPr>
          <w:del w:id="2990" w:author="Ron Gal" w:date="2017-03-04T16:12:00Z"/>
          <w:sz w:val="24"/>
          <w:szCs w:val="24"/>
          <w:rPrChange w:id="2991" w:author="Ron Gal" w:date="2017-03-04T16:12:00Z">
            <w:rPr>
              <w:del w:id="2992" w:author="Ron Gal" w:date="2017-03-04T16:12:00Z"/>
            </w:rPr>
          </w:rPrChange>
        </w:rPr>
      </w:pPr>
      <w:del w:id="2993" w:author="Ron Gal" w:date="2017-03-04T16:12:00Z">
        <w:r w:rsidDel="00C7601C">
          <w:rPr>
            <w:sz w:val="24"/>
            <w:szCs w:val="24"/>
          </w:rPr>
          <w:delText xml:space="preserve">                Rejected,</w:delText>
        </w:r>
      </w:del>
    </w:p>
    <w:p w:rsidR="00481634" w:rsidRPr="00C7601C" w:rsidDel="00C7601C" w:rsidRDefault="00471D70">
      <w:pPr>
        <w:rPr>
          <w:del w:id="2994" w:author="Ron Gal" w:date="2017-03-04T16:12:00Z"/>
          <w:sz w:val="24"/>
          <w:szCs w:val="24"/>
          <w:rPrChange w:id="2995" w:author="Ron Gal" w:date="2017-03-04T16:12:00Z">
            <w:rPr>
              <w:del w:id="2996" w:author="Ron Gal" w:date="2017-03-04T16:12:00Z"/>
            </w:rPr>
          </w:rPrChange>
        </w:rPr>
      </w:pPr>
      <w:del w:id="2997" w:author="Ron Gal" w:date="2017-03-04T16:12:00Z">
        <w:r w:rsidDel="00C7601C">
          <w:rPr>
            <w:sz w:val="24"/>
            <w:szCs w:val="24"/>
          </w:rPr>
          <w:delText xml:space="preserve">                Canceled</w:delText>
        </w:r>
      </w:del>
    </w:p>
    <w:p w:rsidR="00481634" w:rsidRPr="00C7601C" w:rsidDel="00C7601C" w:rsidRDefault="00471D70">
      <w:pPr>
        <w:rPr>
          <w:del w:id="2998" w:author="Ron Gal" w:date="2017-03-04T16:12:00Z"/>
          <w:sz w:val="24"/>
          <w:szCs w:val="24"/>
          <w:rPrChange w:id="2999" w:author="Ron Gal" w:date="2017-03-04T16:12:00Z">
            <w:rPr>
              <w:del w:id="3000" w:author="Ron Gal" w:date="2017-03-04T16:12:00Z"/>
            </w:rPr>
          </w:rPrChange>
        </w:rPr>
      </w:pPr>
      <w:del w:id="3001" w:author="Ron Gal" w:date="2017-03-04T16:12:00Z">
        <w:r w:rsidDel="00C7601C">
          <w:rPr>
            <w:sz w:val="24"/>
            <w:szCs w:val="24"/>
          </w:rPr>
          <w:delText xml:space="preserve">            }</w:delText>
        </w:r>
      </w:del>
    </w:p>
    <w:p w:rsidR="00481634" w:rsidRPr="00C7601C" w:rsidDel="00C7601C" w:rsidRDefault="00481634">
      <w:pPr>
        <w:rPr>
          <w:del w:id="3002" w:author="Ron Gal" w:date="2017-03-04T16:12:00Z"/>
          <w:sz w:val="24"/>
          <w:szCs w:val="24"/>
          <w:rPrChange w:id="3003" w:author="Ron Gal" w:date="2017-03-04T16:12:00Z">
            <w:rPr>
              <w:del w:id="3004" w:author="Ron Gal" w:date="2017-03-04T16:12:00Z"/>
            </w:rPr>
          </w:rPrChange>
        </w:rPr>
      </w:pPr>
    </w:p>
    <w:p w:rsidR="00481634" w:rsidRPr="00C7601C" w:rsidDel="00C7601C" w:rsidRDefault="00471D70">
      <w:pPr>
        <w:rPr>
          <w:del w:id="3005" w:author="Ron Gal" w:date="2017-03-04T16:12:00Z"/>
          <w:sz w:val="24"/>
          <w:szCs w:val="24"/>
          <w:rPrChange w:id="3006" w:author="Ron Gal" w:date="2017-03-04T16:12:00Z">
            <w:rPr>
              <w:del w:id="3007" w:author="Ron Gal" w:date="2017-03-04T16:12:00Z"/>
            </w:rPr>
          </w:rPrChange>
        </w:rPr>
      </w:pPr>
      <w:del w:id="3008" w:author="Ron Gal" w:date="2017-03-04T16:12:00Z">
        <w:r w:rsidDel="00C7601C">
          <w:rPr>
            <w:sz w:val="24"/>
            <w:szCs w:val="24"/>
          </w:rPr>
          <w:delText xml:space="preserve">            public enum ComplaintType</w:delText>
        </w:r>
      </w:del>
    </w:p>
    <w:p w:rsidR="00481634" w:rsidRPr="00C7601C" w:rsidDel="00C7601C" w:rsidRDefault="00471D70">
      <w:pPr>
        <w:rPr>
          <w:del w:id="3009" w:author="Ron Gal" w:date="2017-03-04T16:12:00Z"/>
          <w:sz w:val="24"/>
          <w:szCs w:val="24"/>
          <w:rPrChange w:id="3010" w:author="Ron Gal" w:date="2017-03-04T16:12:00Z">
            <w:rPr>
              <w:del w:id="3011" w:author="Ron Gal" w:date="2017-03-04T16:12:00Z"/>
            </w:rPr>
          </w:rPrChange>
        </w:rPr>
      </w:pPr>
      <w:del w:id="3012" w:author="Ron Gal" w:date="2017-03-04T16:12:00Z">
        <w:r w:rsidDel="00C7601C">
          <w:rPr>
            <w:sz w:val="24"/>
            <w:szCs w:val="24"/>
          </w:rPr>
          <w:delText xml:space="preserve">            {</w:delText>
        </w:r>
      </w:del>
    </w:p>
    <w:p w:rsidR="00481634" w:rsidRPr="00C7601C" w:rsidDel="00C7601C" w:rsidRDefault="00471D70">
      <w:pPr>
        <w:rPr>
          <w:del w:id="3013" w:author="Ron Gal" w:date="2017-03-04T16:12:00Z"/>
          <w:sz w:val="24"/>
          <w:szCs w:val="24"/>
          <w:rPrChange w:id="3014" w:author="Ron Gal" w:date="2017-03-04T16:12:00Z">
            <w:rPr>
              <w:del w:id="3015" w:author="Ron Gal" w:date="2017-03-04T16:12:00Z"/>
            </w:rPr>
          </w:rPrChange>
        </w:rPr>
      </w:pPr>
      <w:del w:id="3016" w:author="Ron Gal" w:date="2017-03-04T16:12:00Z">
        <w:r w:rsidDel="00C7601C">
          <w:rPr>
            <w:sz w:val="24"/>
            <w:szCs w:val="24"/>
          </w:rPr>
          <w:delText xml:space="preserve">                Payment=1,</w:delText>
        </w:r>
      </w:del>
    </w:p>
    <w:p w:rsidR="00481634" w:rsidRPr="00C7601C" w:rsidDel="00C7601C" w:rsidRDefault="00471D70">
      <w:pPr>
        <w:rPr>
          <w:del w:id="3017" w:author="Ron Gal" w:date="2017-03-04T16:12:00Z"/>
          <w:sz w:val="24"/>
          <w:szCs w:val="24"/>
          <w:rPrChange w:id="3018" w:author="Ron Gal" w:date="2017-03-04T16:12:00Z">
            <w:rPr>
              <w:del w:id="3019" w:author="Ron Gal" w:date="2017-03-04T16:12:00Z"/>
            </w:rPr>
          </w:rPrChange>
        </w:rPr>
      </w:pPr>
      <w:del w:id="3020" w:author="Ron Gal" w:date="2017-03-04T16:12:00Z">
        <w:r w:rsidDel="00C7601C">
          <w:rPr>
            <w:sz w:val="24"/>
            <w:szCs w:val="24"/>
          </w:rPr>
          <w:delText xml:space="preserve">                Attendance,</w:delText>
        </w:r>
      </w:del>
    </w:p>
    <w:p w:rsidR="00481634" w:rsidRPr="00C7601C" w:rsidDel="00C7601C" w:rsidRDefault="00471D70">
      <w:pPr>
        <w:rPr>
          <w:del w:id="3021" w:author="Ron Gal" w:date="2017-03-04T16:12:00Z"/>
          <w:sz w:val="24"/>
          <w:szCs w:val="24"/>
          <w:rPrChange w:id="3022" w:author="Ron Gal" w:date="2017-03-04T16:12:00Z">
            <w:rPr>
              <w:del w:id="3023" w:author="Ron Gal" w:date="2017-03-04T16:12:00Z"/>
            </w:rPr>
          </w:rPrChange>
        </w:rPr>
      </w:pPr>
      <w:del w:id="3024" w:author="Ron Gal" w:date="2017-03-04T16:12:00Z">
        <w:r w:rsidDel="00C7601C">
          <w:rPr>
            <w:sz w:val="24"/>
            <w:szCs w:val="24"/>
          </w:rPr>
          <w:delText xml:space="preserve">                Sportsmanship</w:delText>
        </w:r>
      </w:del>
    </w:p>
    <w:p w:rsidR="00481634" w:rsidRPr="00C7601C" w:rsidDel="00C7601C" w:rsidRDefault="00471D70">
      <w:pPr>
        <w:rPr>
          <w:del w:id="3025" w:author="Ron Gal" w:date="2017-03-04T16:12:00Z"/>
          <w:sz w:val="24"/>
          <w:szCs w:val="24"/>
          <w:rPrChange w:id="3026" w:author="Ron Gal" w:date="2017-03-04T16:12:00Z">
            <w:rPr>
              <w:del w:id="3027" w:author="Ron Gal" w:date="2017-03-04T16:12:00Z"/>
            </w:rPr>
          </w:rPrChange>
        </w:rPr>
      </w:pPr>
      <w:del w:id="3028" w:author="Ron Gal" w:date="2017-03-04T16:12:00Z">
        <w:r w:rsidDel="00C7601C">
          <w:rPr>
            <w:sz w:val="24"/>
            <w:szCs w:val="24"/>
          </w:rPr>
          <w:delText xml:space="preserve">            }</w:delText>
        </w:r>
      </w:del>
    </w:p>
    <w:p w:rsidR="00481634" w:rsidRPr="00C7601C" w:rsidDel="00C7601C" w:rsidRDefault="00481634">
      <w:pPr>
        <w:rPr>
          <w:del w:id="3029" w:author="Ron Gal" w:date="2017-03-04T16:12:00Z"/>
          <w:sz w:val="24"/>
          <w:szCs w:val="24"/>
          <w:rPrChange w:id="3030" w:author="Ron Gal" w:date="2017-03-04T16:12:00Z">
            <w:rPr>
              <w:del w:id="3031" w:author="Ron Gal" w:date="2017-03-04T16:12:00Z"/>
            </w:rPr>
          </w:rPrChange>
        </w:rPr>
      </w:pPr>
    </w:p>
    <w:p w:rsidR="00481634" w:rsidRPr="00C7601C" w:rsidDel="00C7601C" w:rsidRDefault="00471D70">
      <w:pPr>
        <w:rPr>
          <w:del w:id="3032" w:author="Ron Gal" w:date="2017-03-04T16:12:00Z"/>
          <w:sz w:val="24"/>
          <w:szCs w:val="24"/>
          <w:rPrChange w:id="3033" w:author="Ron Gal" w:date="2017-03-04T16:12:00Z">
            <w:rPr>
              <w:del w:id="3034" w:author="Ron Gal" w:date="2017-03-04T16:12:00Z"/>
            </w:rPr>
          </w:rPrChange>
        </w:rPr>
      </w:pPr>
      <w:del w:id="3035" w:author="Ron Gal" w:date="2017-03-04T16:12:00Z">
        <w:r w:rsidDel="00C7601C">
          <w:rPr>
            <w:sz w:val="24"/>
            <w:szCs w:val="24"/>
          </w:rPr>
          <w:delText xml:space="preserve">            public enum FieldSize</w:delText>
        </w:r>
      </w:del>
    </w:p>
    <w:p w:rsidR="00481634" w:rsidRPr="00C7601C" w:rsidDel="00C7601C" w:rsidRDefault="00471D70">
      <w:pPr>
        <w:rPr>
          <w:del w:id="3036" w:author="Ron Gal" w:date="2017-03-04T16:12:00Z"/>
          <w:sz w:val="24"/>
          <w:szCs w:val="24"/>
          <w:rPrChange w:id="3037" w:author="Ron Gal" w:date="2017-03-04T16:12:00Z">
            <w:rPr>
              <w:del w:id="3038" w:author="Ron Gal" w:date="2017-03-04T16:12:00Z"/>
            </w:rPr>
          </w:rPrChange>
        </w:rPr>
      </w:pPr>
      <w:del w:id="3039" w:author="Ron Gal" w:date="2017-03-04T16:12:00Z">
        <w:r w:rsidDel="00C7601C">
          <w:rPr>
            <w:sz w:val="24"/>
            <w:szCs w:val="24"/>
          </w:rPr>
          <w:delText xml:space="preserve">            {</w:delText>
        </w:r>
      </w:del>
    </w:p>
    <w:p w:rsidR="00481634" w:rsidRPr="00C7601C" w:rsidDel="00C7601C" w:rsidRDefault="00471D70">
      <w:pPr>
        <w:rPr>
          <w:del w:id="3040" w:author="Ron Gal" w:date="2017-03-04T16:12:00Z"/>
          <w:sz w:val="24"/>
          <w:szCs w:val="24"/>
          <w:rPrChange w:id="3041" w:author="Ron Gal" w:date="2017-03-04T16:12:00Z">
            <w:rPr>
              <w:del w:id="3042" w:author="Ron Gal" w:date="2017-03-04T16:12:00Z"/>
            </w:rPr>
          </w:rPrChange>
        </w:rPr>
      </w:pPr>
      <w:del w:id="3043" w:author="Ron Gal" w:date="2017-03-04T16:12:00Z">
        <w:r w:rsidDel="00C7601C">
          <w:rPr>
            <w:sz w:val="24"/>
            <w:szCs w:val="24"/>
          </w:rPr>
          <w:delText xml:space="preserve">                Small = 1,</w:delText>
        </w:r>
      </w:del>
    </w:p>
    <w:p w:rsidR="00481634" w:rsidRPr="00C7601C" w:rsidDel="00C7601C" w:rsidRDefault="00471D70">
      <w:pPr>
        <w:rPr>
          <w:del w:id="3044" w:author="Ron Gal" w:date="2017-03-04T16:12:00Z"/>
          <w:sz w:val="24"/>
          <w:szCs w:val="24"/>
          <w:rPrChange w:id="3045" w:author="Ron Gal" w:date="2017-03-04T16:12:00Z">
            <w:rPr>
              <w:del w:id="3046" w:author="Ron Gal" w:date="2017-03-04T16:12:00Z"/>
            </w:rPr>
          </w:rPrChange>
        </w:rPr>
      </w:pPr>
      <w:del w:id="3047" w:author="Ron Gal" w:date="2017-03-04T16:12:00Z">
        <w:r w:rsidDel="00C7601C">
          <w:rPr>
            <w:sz w:val="24"/>
            <w:szCs w:val="24"/>
          </w:rPr>
          <w:delText xml:space="preserve">                Medium,</w:delText>
        </w:r>
      </w:del>
    </w:p>
    <w:p w:rsidR="00481634" w:rsidRPr="00C7601C" w:rsidDel="00C7601C" w:rsidRDefault="00471D70">
      <w:pPr>
        <w:rPr>
          <w:del w:id="3048" w:author="Ron Gal" w:date="2017-03-04T16:12:00Z"/>
          <w:sz w:val="24"/>
          <w:szCs w:val="24"/>
          <w:rPrChange w:id="3049" w:author="Ron Gal" w:date="2017-03-04T16:12:00Z">
            <w:rPr>
              <w:del w:id="3050" w:author="Ron Gal" w:date="2017-03-04T16:12:00Z"/>
            </w:rPr>
          </w:rPrChange>
        </w:rPr>
      </w:pPr>
      <w:del w:id="3051" w:author="Ron Gal" w:date="2017-03-04T16:12:00Z">
        <w:r w:rsidDel="00C7601C">
          <w:rPr>
            <w:sz w:val="24"/>
            <w:szCs w:val="24"/>
          </w:rPr>
          <w:delText xml:space="preserve">                Large</w:delText>
        </w:r>
      </w:del>
    </w:p>
    <w:p w:rsidR="00481634" w:rsidRPr="00C7601C" w:rsidDel="00C7601C" w:rsidRDefault="00471D70">
      <w:pPr>
        <w:rPr>
          <w:del w:id="3052" w:author="Ron Gal" w:date="2017-03-04T16:12:00Z"/>
          <w:sz w:val="24"/>
          <w:szCs w:val="24"/>
          <w:rPrChange w:id="3053" w:author="Ron Gal" w:date="2017-03-04T16:12:00Z">
            <w:rPr>
              <w:del w:id="3054" w:author="Ron Gal" w:date="2017-03-04T16:12:00Z"/>
            </w:rPr>
          </w:rPrChange>
        </w:rPr>
      </w:pPr>
      <w:del w:id="3055" w:author="Ron Gal" w:date="2017-03-04T16:12:00Z">
        <w:r w:rsidDel="00C7601C">
          <w:rPr>
            <w:sz w:val="24"/>
            <w:szCs w:val="24"/>
          </w:rPr>
          <w:delText xml:space="preserve">            }</w:delText>
        </w:r>
      </w:del>
    </w:p>
    <w:p w:rsidR="00481634" w:rsidRPr="00C7601C" w:rsidDel="00C7601C" w:rsidRDefault="00481634">
      <w:pPr>
        <w:rPr>
          <w:del w:id="3056" w:author="Ron Gal" w:date="2017-03-04T16:12:00Z"/>
          <w:sz w:val="24"/>
          <w:szCs w:val="24"/>
          <w:rPrChange w:id="3057" w:author="Ron Gal" w:date="2017-03-04T16:12:00Z">
            <w:rPr>
              <w:del w:id="3058" w:author="Ron Gal" w:date="2017-03-04T16:12:00Z"/>
            </w:rPr>
          </w:rPrChange>
        </w:rPr>
      </w:pPr>
    </w:p>
    <w:p w:rsidR="00481634" w:rsidRPr="00C7601C" w:rsidDel="00C7601C" w:rsidRDefault="00471D70">
      <w:pPr>
        <w:rPr>
          <w:del w:id="3059" w:author="Ron Gal" w:date="2017-03-04T16:12:00Z"/>
          <w:sz w:val="24"/>
          <w:szCs w:val="24"/>
          <w:rPrChange w:id="3060" w:author="Ron Gal" w:date="2017-03-04T16:12:00Z">
            <w:rPr>
              <w:del w:id="3061" w:author="Ron Gal" w:date="2017-03-04T16:12:00Z"/>
            </w:rPr>
          </w:rPrChange>
        </w:rPr>
      </w:pPr>
      <w:del w:id="3062" w:author="Ron Gal" w:date="2017-03-04T16:12:00Z">
        <w:r w:rsidDel="00C7601C">
          <w:rPr>
            <w:sz w:val="24"/>
            <w:szCs w:val="24"/>
          </w:rPr>
          <w:delText xml:space="preserve">            public enum FieldType</w:delText>
        </w:r>
      </w:del>
    </w:p>
    <w:p w:rsidR="00481634" w:rsidRPr="00C7601C" w:rsidDel="00C7601C" w:rsidRDefault="00471D70">
      <w:pPr>
        <w:rPr>
          <w:del w:id="3063" w:author="Ron Gal" w:date="2017-03-04T16:12:00Z"/>
          <w:sz w:val="24"/>
          <w:szCs w:val="24"/>
          <w:rPrChange w:id="3064" w:author="Ron Gal" w:date="2017-03-04T16:12:00Z">
            <w:rPr>
              <w:del w:id="3065" w:author="Ron Gal" w:date="2017-03-04T16:12:00Z"/>
            </w:rPr>
          </w:rPrChange>
        </w:rPr>
      </w:pPr>
      <w:del w:id="3066" w:author="Ron Gal" w:date="2017-03-04T16:12:00Z">
        <w:r w:rsidDel="00C7601C">
          <w:rPr>
            <w:sz w:val="24"/>
            <w:szCs w:val="24"/>
          </w:rPr>
          <w:delText xml:space="preserve">            {</w:delText>
        </w:r>
      </w:del>
    </w:p>
    <w:p w:rsidR="00481634" w:rsidRPr="00C7601C" w:rsidDel="00C7601C" w:rsidRDefault="00471D70">
      <w:pPr>
        <w:rPr>
          <w:del w:id="3067" w:author="Ron Gal" w:date="2017-03-04T16:12:00Z"/>
          <w:sz w:val="24"/>
          <w:szCs w:val="24"/>
          <w:rPrChange w:id="3068" w:author="Ron Gal" w:date="2017-03-04T16:12:00Z">
            <w:rPr>
              <w:del w:id="3069" w:author="Ron Gal" w:date="2017-03-04T16:12:00Z"/>
            </w:rPr>
          </w:rPrChange>
        </w:rPr>
      </w:pPr>
      <w:del w:id="3070" w:author="Ron Gal" w:date="2017-03-04T16:12:00Z">
        <w:r w:rsidDel="00C7601C">
          <w:rPr>
            <w:sz w:val="24"/>
            <w:szCs w:val="24"/>
          </w:rPr>
          <w:delText xml:space="preserve">                Football=1,</w:delText>
        </w:r>
      </w:del>
    </w:p>
    <w:p w:rsidR="00481634" w:rsidRPr="00C7601C" w:rsidDel="00C7601C" w:rsidRDefault="00471D70">
      <w:pPr>
        <w:rPr>
          <w:del w:id="3071" w:author="Ron Gal" w:date="2017-03-04T16:12:00Z"/>
          <w:sz w:val="24"/>
          <w:szCs w:val="24"/>
          <w:rPrChange w:id="3072" w:author="Ron Gal" w:date="2017-03-04T16:12:00Z">
            <w:rPr>
              <w:del w:id="3073" w:author="Ron Gal" w:date="2017-03-04T16:12:00Z"/>
            </w:rPr>
          </w:rPrChange>
        </w:rPr>
      </w:pPr>
      <w:del w:id="3074" w:author="Ron Gal" w:date="2017-03-04T16:12:00Z">
        <w:r w:rsidDel="00C7601C">
          <w:rPr>
            <w:sz w:val="24"/>
            <w:szCs w:val="24"/>
          </w:rPr>
          <w:delText xml:space="preserve">                Basketball,</w:delText>
        </w:r>
      </w:del>
    </w:p>
    <w:p w:rsidR="00481634" w:rsidRPr="00C7601C" w:rsidDel="00C7601C" w:rsidRDefault="00471D70">
      <w:pPr>
        <w:rPr>
          <w:del w:id="3075" w:author="Ron Gal" w:date="2017-03-04T16:12:00Z"/>
          <w:sz w:val="24"/>
          <w:szCs w:val="24"/>
          <w:rPrChange w:id="3076" w:author="Ron Gal" w:date="2017-03-04T16:12:00Z">
            <w:rPr>
              <w:del w:id="3077" w:author="Ron Gal" w:date="2017-03-04T16:12:00Z"/>
            </w:rPr>
          </w:rPrChange>
        </w:rPr>
      </w:pPr>
      <w:del w:id="3078" w:author="Ron Gal" w:date="2017-03-04T16:12:00Z">
        <w:r w:rsidDel="00C7601C">
          <w:rPr>
            <w:sz w:val="24"/>
            <w:szCs w:val="24"/>
          </w:rPr>
          <w:delText xml:space="preserve">                Tennis</w:delText>
        </w:r>
      </w:del>
    </w:p>
    <w:p w:rsidR="00481634" w:rsidRPr="00C7601C" w:rsidDel="00C7601C" w:rsidRDefault="00471D70">
      <w:pPr>
        <w:rPr>
          <w:del w:id="3079" w:author="Ron Gal" w:date="2017-03-04T16:12:00Z"/>
          <w:sz w:val="24"/>
          <w:szCs w:val="24"/>
          <w:rPrChange w:id="3080" w:author="Ron Gal" w:date="2017-03-04T16:12:00Z">
            <w:rPr>
              <w:del w:id="3081" w:author="Ron Gal" w:date="2017-03-04T16:12:00Z"/>
            </w:rPr>
          </w:rPrChange>
        </w:rPr>
      </w:pPr>
      <w:del w:id="3082" w:author="Ron Gal" w:date="2017-03-04T16:12:00Z">
        <w:r w:rsidDel="00C7601C">
          <w:rPr>
            <w:sz w:val="24"/>
            <w:szCs w:val="24"/>
          </w:rPr>
          <w:delText xml:space="preserve">            }</w:delText>
        </w:r>
      </w:del>
    </w:p>
    <w:p w:rsidR="00481634" w:rsidRPr="00C7601C" w:rsidDel="00C7601C" w:rsidRDefault="00481634">
      <w:pPr>
        <w:rPr>
          <w:del w:id="3083" w:author="Ron Gal" w:date="2017-03-04T16:12:00Z"/>
          <w:sz w:val="24"/>
          <w:szCs w:val="24"/>
          <w:rPrChange w:id="3084" w:author="Ron Gal" w:date="2017-03-04T16:12:00Z">
            <w:rPr>
              <w:del w:id="3085" w:author="Ron Gal" w:date="2017-03-04T16:12:00Z"/>
            </w:rPr>
          </w:rPrChange>
        </w:rPr>
      </w:pPr>
    </w:p>
    <w:p w:rsidR="00481634" w:rsidRPr="00C7601C" w:rsidDel="00C7601C" w:rsidRDefault="00471D70">
      <w:pPr>
        <w:rPr>
          <w:del w:id="3086" w:author="Ron Gal" w:date="2017-03-04T16:12:00Z"/>
          <w:sz w:val="24"/>
          <w:szCs w:val="24"/>
          <w:rPrChange w:id="3087" w:author="Ron Gal" w:date="2017-03-04T16:12:00Z">
            <w:rPr>
              <w:del w:id="3088" w:author="Ron Gal" w:date="2017-03-04T16:12:00Z"/>
            </w:rPr>
          </w:rPrChange>
        </w:rPr>
      </w:pPr>
      <w:del w:id="3089" w:author="Ron Gal" w:date="2017-03-04T16:12:00Z">
        <w:r w:rsidDel="00C7601C">
          <w:rPr>
            <w:sz w:val="24"/>
            <w:szCs w:val="24"/>
          </w:rPr>
          <w:delText xml:space="preserve">            public enum InvitationStatus</w:delText>
        </w:r>
      </w:del>
    </w:p>
    <w:p w:rsidR="00481634" w:rsidRPr="00C7601C" w:rsidDel="00C7601C" w:rsidRDefault="00471D70">
      <w:pPr>
        <w:rPr>
          <w:del w:id="3090" w:author="Ron Gal" w:date="2017-03-04T16:12:00Z"/>
          <w:sz w:val="24"/>
          <w:szCs w:val="24"/>
          <w:rPrChange w:id="3091" w:author="Ron Gal" w:date="2017-03-04T16:12:00Z">
            <w:rPr>
              <w:del w:id="3092" w:author="Ron Gal" w:date="2017-03-04T16:12:00Z"/>
            </w:rPr>
          </w:rPrChange>
        </w:rPr>
      </w:pPr>
      <w:del w:id="3093" w:author="Ron Gal" w:date="2017-03-04T16:12:00Z">
        <w:r w:rsidDel="00C7601C">
          <w:rPr>
            <w:sz w:val="24"/>
            <w:szCs w:val="24"/>
          </w:rPr>
          <w:delText xml:space="preserve">            {</w:delText>
        </w:r>
      </w:del>
    </w:p>
    <w:p w:rsidR="00481634" w:rsidRPr="00C7601C" w:rsidDel="00C7601C" w:rsidRDefault="00471D70">
      <w:pPr>
        <w:rPr>
          <w:del w:id="3094" w:author="Ron Gal" w:date="2017-03-04T16:12:00Z"/>
          <w:sz w:val="24"/>
          <w:szCs w:val="24"/>
          <w:rPrChange w:id="3095" w:author="Ron Gal" w:date="2017-03-04T16:12:00Z">
            <w:rPr>
              <w:del w:id="3096" w:author="Ron Gal" w:date="2017-03-04T16:12:00Z"/>
            </w:rPr>
          </w:rPrChange>
        </w:rPr>
      </w:pPr>
      <w:del w:id="3097" w:author="Ron Gal" w:date="2017-03-04T16:12:00Z">
        <w:r w:rsidDel="00C7601C">
          <w:rPr>
            <w:sz w:val="24"/>
            <w:szCs w:val="24"/>
          </w:rPr>
          <w:delText xml:space="preserve">                Sent=1,</w:delText>
        </w:r>
      </w:del>
    </w:p>
    <w:p w:rsidR="00481634" w:rsidRPr="00C7601C" w:rsidDel="00C7601C" w:rsidRDefault="00471D70">
      <w:pPr>
        <w:rPr>
          <w:del w:id="3098" w:author="Ron Gal" w:date="2017-03-04T16:12:00Z"/>
          <w:sz w:val="24"/>
          <w:szCs w:val="24"/>
          <w:rPrChange w:id="3099" w:author="Ron Gal" w:date="2017-03-04T16:12:00Z">
            <w:rPr>
              <w:del w:id="3100" w:author="Ron Gal" w:date="2017-03-04T16:12:00Z"/>
            </w:rPr>
          </w:rPrChange>
        </w:rPr>
      </w:pPr>
      <w:del w:id="3101" w:author="Ron Gal" w:date="2017-03-04T16:12:00Z">
        <w:r w:rsidDel="00C7601C">
          <w:rPr>
            <w:sz w:val="24"/>
            <w:szCs w:val="24"/>
          </w:rPr>
          <w:delText xml:space="preserve">                Accepted,</w:delText>
        </w:r>
      </w:del>
    </w:p>
    <w:p w:rsidR="00481634" w:rsidRPr="00C7601C" w:rsidDel="00C7601C" w:rsidRDefault="00471D70">
      <w:pPr>
        <w:rPr>
          <w:del w:id="3102" w:author="Ron Gal" w:date="2017-03-04T16:12:00Z"/>
          <w:sz w:val="24"/>
          <w:szCs w:val="24"/>
          <w:rPrChange w:id="3103" w:author="Ron Gal" w:date="2017-03-04T16:12:00Z">
            <w:rPr>
              <w:del w:id="3104" w:author="Ron Gal" w:date="2017-03-04T16:12:00Z"/>
            </w:rPr>
          </w:rPrChange>
        </w:rPr>
      </w:pPr>
      <w:del w:id="3105" w:author="Ron Gal" w:date="2017-03-04T16:12:00Z">
        <w:r w:rsidDel="00C7601C">
          <w:rPr>
            <w:sz w:val="24"/>
            <w:szCs w:val="24"/>
          </w:rPr>
          <w:delText xml:space="preserve">                Rejected</w:delText>
        </w:r>
      </w:del>
    </w:p>
    <w:p w:rsidR="00481634" w:rsidRPr="00C7601C" w:rsidDel="00C7601C" w:rsidRDefault="00471D70">
      <w:pPr>
        <w:rPr>
          <w:del w:id="3106" w:author="Ron Gal" w:date="2017-03-04T16:12:00Z"/>
          <w:sz w:val="24"/>
          <w:szCs w:val="24"/>
          <w:rPrChange w:id="3107" w:author="Ron Gal" w:date="2017-03-04T16:12:00Z">
            <w:rPr>
              <w:del w:id="3108" w:author="Ron Gal" w:date="2017-03-04T16:12:00Z"/>
            </w:rPr>
          </w:rPrChange>
        </w:rPr>
      </w:pPr>
      <w:del w:id="3109" w:author="Ron Gal" w:date="2017-03-04T16:12:00Z">
        <w:r w:rsidDel="00C7601C">
          <w:rPr>
            <w:sz w:val="24"/>
            <w:szCs w:val="24"/>
          </w:rPr>
          <w:delText xml:space="preserve">            }</w:delText>
        </w:r>
      </w:del>
    </w:p>
    <w:p w:rsidR="00481634" w:rsidRPr="00C7601C" w:rsidDel="00C7601C" w:rsidRDefault="00481634">
      <w:pPr>
        <w:rPr>
          <w:del w:id="3110" w:author="Ron Gal" w:date="2017-03-04T16:12:00Z"/>
          <w:sz w:val="24"/>
          <w:szCs w:val="24"/>
          <w:rPrChange w:id="3111" w:author="Ron Gal" w:date="2017-03-04T16:12:00Z">
            <w:rPr>
              <w:del w:id="3112" w:author="Ron Gal" w:date="2017-03-04T16:12:00Z"/>
            </w:rPr>
          </w:rPrChange>
        </w:rPr>
      </w:pPr>
    </w:p>
    <w:p w:rsidR="00481634" w:rsidRPr="00C7601C" w:rsidDel="00C7601C" w:rsidRDefault="00471D70">
      <w:pPr>
        <w:rPr>
          <w:del w:id="3113" w:author="Ron Gal" w:date="2017-03-04T16:12:00Z"/>
          <w:sz w:val="24"/>
          <w:szCs w:val="24"/>
          <w:rPrChange w:id="3114" w:author="Ron Gal" w:date="2017-03-04T16:12:00Z">
            <w:rPr>
              <w:del w:id="3115" w:author="Ron Gal" w:date="2017-03-04T16:12:00Z"/>
            </w:rPr>
          </w:rPrChange>
        </w:rPr>
      </w:pPr>
      <w:del w:id="3116" w:author="Ron Gal" w:date="2017-03-04T16:12:00Z">
        <w:r w:rsidDel="00C7601C">
          <w:rPr>
            <w:sz w:val="24"/>
            <w:szCs w:val="24"/>
          </w:rPr>
          <w:delText xml:space="preserve">            public enum RegionDecode</w:delText>
        </w:r>
      </w:del>
    </w:p>
    <w:p w:rsidR="00481634" w:rsidRPr="00C7601C" w:rsidDel="00C7601C" w:rsidRDefault="00471D70">
      <w:pPr>
        <w:rPr>
          <w:del w:id="3117" w:author="Ron Gal" w:date="2017-03-04T16:12:00Z"/>
          <w:sz w:val="24"/>
          <w:szCs w:val="24"/>
          <w:rPrChange w:id="3118" w:author="Ron Gal" w:date="2017-03-04T16:12:00Z">
            <w:rPr>
              <w:del w:id="3119" w:author="Ron Gal" w:date="2017-03-04T16:12:00Z"/>
            </w:rPr>
          </w:rPrChange>
        </w:rPr>
      </w:pPr>
      <w:del w:id="3120" w:author="Ron Gal" w:date="2017-03-04T16:12:00Z">
        <w:r w:rsidDel="00C7601C">
          <w:rPr>
            <w:sz w:val="24"/>
            <w:szCs w:val="24"/>
          </w:rPr>
          <w:delText xml:space="preserve">            {</w:delText>
        </w:r>
      </w:del>
    </w:p>
    <w:p w:rsidR="00481634" w:rsidRPr="00C7601C" w:rsidDel="00C7601C" w:rsidRDefault="00471D70">
      <w:pPr>
        <w:rPr>
          <w:del w:id="3121" w:author="Ron Gal" w:date="2017-03-04T16:12:00Z"/>
          <w:sz w:val="24"/>
          <w:szCs w:val="24"/>
          <w:rPrChange w:id="3122" w:author="Ron Gal" w:date="2017-03-04T16:12:00Z">
            <w:rPr>
              <w:del w:id="3123" w:author="Ron Gal" w:date="2017-03-04T16:12:00Z"/>
            </w:rPr>
          </w:rPrChange>
        </w:rPr>
      </w:pPr>
      <w:del w:id="3124" w:author="Ron Gal" w:date="2017-03-04T16:12:00Z">
        <w:r w:rsidDel="00C7601C">
          <w:rPr>
            <w:sz w:val="24"/>
            <w:szCs w:val="24"/>
          </w:rPr>
          <w:delText xml:space="preserve">                Dan=1,</w:delText>
        </w:r>
      </w:del>
    </w:p>
    <w:p w:rsidR="00481634" w:rsidRPr="00C7601C" w:rsidDel="00C7601C" w:rsidRDefault="00471D70">
      <w:pPr>
        <w:rPr>
          <w:del w:id="3125" w:author="Ron Gal" w:date="2017-03-04T16:12:00Z"/>
          <w:sz w:val="24"/>
          <w:szCs w:val="24"/>
          <w:rPrChange w:id="3126" w:author="Ron Gal" w:date="2017-03-04T16:12:00Z">
            <w:rPr>
              <w:del w:id="3127" w:author="Ron Gal" w:date="2017-03-04T16:12:00Z"/>
            </w:rPr>
          </w:rPrChange>
        </w:rPr>
      </w:pPr>
      <w:del w:id="3128" w:author="Ron Gal" w:date="2017-03-04T16:12:00Z">
        <w:r w:rsidDel="00C7601C">
          <w:rPr>
            <w:sz w:val="24"/>
            <w:szCs w:val="24"/>
          </w:rPr>
          <w:delText xml:space="preserve">                Negev,</w:delText>
        </w:r>
      </w:del>
    </w:p>
    <w:p w:rsidR="00481634" w:rsidRPr="00C7601C" w:rsidDel="00C7601C" w:rsidRDefault="00471D70">
      <w:pPr>
        <w:rPr>
          <w:del w:id="3129" w:author="Ron Gal" w:date="2017-03-04T16:12:00Z"/>
          <w:sz w:val="24"/>
          <w:szCs w:val="24"/>
          <w:rPrChange w:id="3130" w:author="Ron Gal" w:date="2017-03-04T16:12:00Z">
            <w:rPr>
              <w:del w:id="3131" w:author="Ron Gal" w:date="2017-03-04T16:12:00Z"/>
            </w:rPr>
          </w:rPrChange>
        </w:rPr>
      </w:pPr>
      <w:del w:id="3132" w:author="Ron Gal" w:date="2017-03-04T16:12:00Z">
        <w:r w:rsidDel="00C7601C">
          <w:rPr>
            <w:sz w:val="24"/>
            <w:szCs w:val="24"/>
          </w:rPr>
          <w:delText xml:space="preserve">                Haifa,</w:delText>
        </w:r>
      </w:del>
    </w:p>
    <w:p w:rsidR="00481634" w:rsidRPr="00C7601C" w:rsidDel="00C7601C" w:rsidRDefault="00471D70">
      <w:pPr>
        <w:rPr>
          <w:del w:id="3133" w:author="Ron Gal" w:date="2017-03-04T16:12:00Z"/>
          <w:sz w:val="24"/>
          <w:szCs w:val="24"/>
          <w:rPrChange w:id="3134" w:author="Ron Gal" w:date="2017-03-04T16:12:00Z">
            <w:rPr>
              <w:del w:id="3135" w:author="Ron Gal" w:date="2017-03-04T16:12:00Z"/>
            </w:rPr>
          </w:rPrChange>
        </w:rPr>
      </w:pPr>
      <w:del w:id="3136" w:author="Ron Gal" w:date="2017-03-04T16:12:00Z">
        <w:r w:rsidDel="00C7601C">
          <w:rPr>
            <w:sz w:val="24"/>
            <w:szCs w:val="24"/>
          </w:rPr>
          <w:delText xml:space="preserve">                Jerusalem</w:delText>
        </w:r>
      </w:del>
    </w:p>
    <w:p w:rsidR="00481634" w:rsidRPr="00C7601C" w:rsidDel="00C7601C" w:rsidRDefault="00471D70">
      <w:pPr>
        <w:rPr>
          <w:del w:id="3137" w:author="Ron Gal" w:date="2017-03-04T16:12:00Z"/>
          <w:sz w:val="24"/>
          <w:szCs w:val="24"/>
          <w:rPrChange w:id="3138" w:author="Ron Gal" w:date="2017-03-04T16:12:00Z">
            <w:rPr>
              <w:del w:id="3139" w:author="Ron Gal" w:date="2017-03-04T16:12:00Z"/>
            </w:rPr>
          </w:rPrChange>
        </w:rPr>
      </w:pPr>
      <w:del w:id="3140" w:author="Ron Gal" w:date="2017-03-04T16:12:00Z">
        <w:r w:rsidDel="00C7601C">
          <w:rPr>
            <w:sz w:val="24"/>
            <w:szCs w:val="24"/>
          </w:rPr>
          <w:delText xml:space="preserve">            }</w:delText>
        </w:r>
      </w:del>
    </w:p>
    <w:p w:rsidR="00481634" w:rsidRPr="00C7601C" w:rsidDel="00C7601C" w:rsidRDefault="00471D70">
      <w:pPr>
        <w:rPr>
          <w:del w:id="3141" w:author="Ron Gal" w:date="2017-03-04T16:12:00Z"/>
          <w:sz w:val="24"/>
          <w:szCs w:val="24"/>
          <w:rPrChange w:id="3142" w:author="Ron Gal" w:date="2017-03-04T16:12:00Z">
            <w:rPr>
              <w:del w:id="3143" w:author="Ron Gal" w:date="2017-03-04T16:12:00Z"/>
            </w:rPr>
          </w:rPrChange>
        </w:rPr>
      </w:pPr>
      <w:del w:id="3144" w:author="Ron Gal" w:date="2017-03-04T16:12:00Z">
        <w:r w:rsidDel="00C7601C">
          <w:rPr>
            <w:sz w:val="24"/>
            <w:szCs w:val="24"/>
          </w:rPr>
          <w:delText xml:space="preserve">        }</w:delText>
        </w:r>
      </w:del>
    </w:p>
    <w:p w:rsidR="00481634" w:rsidRPr="00C7601C" w:rsidRDefault="00481634">
      <w:pPr>
        <w:rPr>
          <w:sz w:val="24"/>
          <w:szCs w:val="24"/>
          <w:rPrChange w:id="3145" w:author="Ron Gal" w:date="2017-03-04T16:12:00Z">
            <w:rPr/>
          </w:rPrChange>
        </w:rPr>
      </w:pPr>
    </w:p>
    <w:p w:rsidR="00481634" w:rsidRDefault="00481634"/>
    <w:p w:rsidR="00481634" w:rsidRDefault="00481634">
      <w:pPr>
        <w:bidi/>
      </w:pPr>
    </w:p>
    <w:p w:rsidR="004666B9" w:rsidRDefault="004666B9">
      <w:pPr>
        <w:pStyle w:val="Heading2"/>
        <w:bidi/>
        <w:rPr>
          <w:ins w:id="3146" w:author="Ron Gal" w:date="2017-03-04T17:50:00Z"/>
        </w:rPr>
        <w:pPrChange w:id="3147" w:author="Ron Gal" w:date="2017-03-05T23:22:00Z">
          <w:pPr>
            <w:bidi/>
          </w:pPr>
        </w:pPrChange>
      </w:pPr>
      <w:bookmarkStart w:id="3148" w:name="_Toc476522468"/>
      <w:ins w:id="3149" w:author="Ron Gal" w:date="2017-03-04T17:50:00Z">
        <w:r>
          <w:rPr>
            <w:rtl/>
          </w:rPr>
          <w:lastRenderedPageBreak/>
          <w:t>ולידטורים (</w:t>
        </w:r>
        <w:r w:rsidR="005A060C">
          <w:t>Validators</w:t>
        </w:r>
      </w:ins>
      <w:ins w:id="3150" w:author="Ron Gal" w:date="2017-03-04T18:32:00Z">
        <w:r w:rsidR="005A060C">
          <w:rPr>
            <w:rFonts w:hint="cs"/>
            <w:rtl/>
          </w:rPr>
          <w:t>)</w:t>
        </w:r>
      </w:ins>
      <w:bookmarkEnd w:id="3148"/>
    </w:p>
    <w:p w:rsidR="004666B9" w:rsidRDefault="004666B9" w:rsidP="004666B9">
      <w:pPr>
        <w:bidi/>
        <w:rPr>
          <w:ins w:id="3151" w:author="Ron Gal" w:date="2017-03-04T17:50:00Z"/>
        </w:rPr>
      </w:pPr>
      <w:ins w:id="3152" w:author="Ron Gal" w:date="2017-03-04T17:50:00Z">
        <w:r>
          <w:rPr>
            <w:sz w:val="24"/>
            <w:szCs w:val="24"/>
            <w:rtl/>
          </w:rPr>
          <w:t xml:space="preserve">קבוצת מחלקות זו מייצגות את האילוצים על שדות במידע המגיע מהלקוח אל השרת. בעת הגעת בקשה לשרת מופעלים הולידטורים המתאימים בהתאם לסוג הבקשה. אם נשלח לשרת מידע אשר נמצא לא תקין ע"י הולידטורים שהופעלו, הלקוח יקבל תשובת שגיאה עם </w:t>
        </w:r>
        <w:r>
          <w:rPr>
            <w:sz w:val="24"/>
            <w:szCs w:val="24"/>
          </w:rPr>
          <w:t>Http Status</w:t>
        </w:r>
        <w:r>
          <w:rPr>
            <w:sz w:val="24"/>
            <w:szCs w:val="24"/>
            <w:rtl/>
          </w:rPr>
          <w:t xml:space="preserve"> 403 - המייצג בקשה לא תקינה. כל ולידטור יורש מהמחלקה </w:t>
        </w:r>
        <w:r>
          <w:rPr>
            <w:sz w:val="24"/>
            <w:szCs w:val="24"/>
          </w:rPr>
          <w:t>ValidationAttribute</w:t>
        </w:r>
        <w:r>
          <w:rPr>
            <w:sz w:val="24"/>
            <w:szCs w:val="24"/>
            <w:rtl/>
          </w:rPr>
          <w:t xml:space="preserve"> של </w:t>
        </w:r>
        <w:r>
          <w:rPr>
            <w:sz w:val="24"/>
            <w:szCs w:val="24"/>
          </w:rPr>
          <w:t>Net</w:t>
        </w:r>
        <w:r>
          <w:rPr>
            <w:sz w:val="24"/>
            <w:szCs w:val="24"/>
            <w:rtl/>
          </w:rPr>
          <w:t>. ומממש את ה-</w:t>
        </w:r>
        <w:r>
          <w:rPr>
            <w:sz w:val="24"/>
            <w:szCs w:val="24"/>
          </w:rPr>
          <w:t>Template Method</w:t>
        </w:r>
        <w:r>
          <w:rPr>
            <w:sz w:val="24"/>
            <w:szCs w:val="24"/>
            <w:rtl/>
          </w:rPr>
          <w:t xml:space="preserve"> בשם </w:t>
        </w:r>
        <w:r>
          <w:rPr>
            <w:sz w:val="24"/>
            <w:szCs w:val="24"/>
          </w:rPr>
          <w:t>IsValid</w:t>
        </w:r>
        <w:r>
          <w:rPr>
            <w:sz w:val="24"/>
            <w:szCs w:val="24"/>
            <w:rtl/>
          </w:rPr>
          <w:t xml:space="preserve"> - מתודה זו מקבלת את ערך השדה ומחזירה אינדיקציה האם הערך תקין או לא. אינדיקציה זו נשמרת על אובייקט בקשת הלקוח לצורך שימוש בזמן מאוחר יותר.</w:t>
        </w:r>
      </w:ins>
    </w:p>
    <w:p w:rsidR="004666B9" w:rsidRDefault="004666B9" w:rsidP="004666B9">
      <w:pPr>
        <w:bidi/>
        <w:rPr>
          <w:ins w:id="3153" w:author="Ron Gal" w:date="2017-03-04T17:50:00Z"/>
        </w:rPr>
      </w:pPr>
    </w:p>
    <w:p w:rsidR="004666B9" w:rsidRDefault="004666B9" w:rsidP="004666B9">
      <w:pPr>
        <w:bidi/>
        <w:rPr>
          <w:ins w:id="3154" w:author="Ron Gal" w:date="2017-03-04T17:50:00Z"/>
        </w:rPr>
      </w:pPr>
      <w:ins w:id="3155" w:author="Ron Gal" w:date="2017-03-04T17:50:00Z">
        <w:r>
          <w:rPr>
            <w:b/>
            <w:sz w:val="24"/>
            <w:szCs w:val="24"/>
            <w:rtl/>
          </w:rPr>
          <w:t xml:space="preserve">מחלקת </w:t>
        </w:r>
        <w:r>
          <w:rPr>
            <w:b/>
            <w:sz w:val="24"/>
            <w:szCs w:val="24"/>
          </w:rPr>
          <w:t>AboveAttribute</w:t>
        </w:r>
      </w:ins>
    </w:p>
    <w:p w:rsidR="004666B9" w:rsidRDefault="004666B9" w:rsidP="004666B9">
      <w:pPr>
        <w:bidi/>
        <w:rPr>
          <w:ins w:id="3156" w:author="Ron Gal" w:date="2017-03-04T17:50:00Z"/>
        </w:rPr>
      </w:pPr>
      <w:ins w:id="3157" w:author="Ron Gal" w:date="2017-03-04T17:50:00Z">
        <w:r>
          <w:rPr>
            <w:sz w:val="24"/>
            <w:szCs w:val="24"/>
            <w:rtl/>
          </w:rPr>
          <w:t xml:space="preserve">מחלקה זו יורשת מהמחלקה </w:t>
        </w:r>
        <w:r>
          <w:rPr>
            <w:sz w:val="24"/>
            <w:szCs w:val="24"/>
          </w:rPr>
          <w:t>ValidationAttribute</w:t>
        </w:r>
        <w:r>
          <w:rPr>
            <w:sz w:val="24"/>
            <w:szCs w:val="24"/>
            <w:rtl/>
          </w:rPr>
          <w:t xml:space="preserve"> של </w:t>
        </w:r>
        <w:r>
          <w:rPr>
            <w:sz w:val="24"/>
            <w:szCs w:val="24"/>
          </w:rPr>
          <w:t>Net</w:t>
        </w:r>
        <w:r>
          <w:rPr>
            <w:sz w:val="24"/>
            <w:szCs w:val="24"/>
            <w:rtl/>
          </w:rPr>
          <w:t xml:space="preserve">. ודורסת את המתודה </w:t>
        </w:r>
        <w:r>
          <w:rPr>
            <w:sz w:val="24"/>
            <w:szCs w:val="24"/>
          </w:rPr>
          <w:t>IsValid</w:t>
        </w:r>
        <w:r>
          <w:rPr>
            <w:sz w:val="24"/>
            <w:szCs w:val="24"/>
            <w:rtl/>
          </w:rPr>
          <w:t>. ולידטור זה משמש לאכיפה שערך תכונה נומרית גדול מערך מינימאלי מסויים.</w:t>
        </w:r>
      </w:ins>
    </w:p>
    <w:p w:rsidR="004666B9" w:rsidRDefault="004666B9" w:rsidP="004666B9">
      <w:pPr>
        <w:bidi/>
        <w:rPr>
          <w:ins w:id="3158" w:author="Ron Gal" w:date="2017-03-04T17:50:00Z"/>
        </w:rPr>
      </w:pPr>
    </w:p>
    <w:p w:rsidR="004666B9" w:rsidRDefault="004666B9" w:rsidP="004666B9">
      <w:pPr>
        <w:bidi/>
        <w:rPr>
          <w:ins w:id="3159" w:author="Ron Gal" w:date="2017-03-04T17:50:00Z"/>
        </w:rPr>
      </w:pPr>
      <w:ins w:id="3160" w:author="Ron Gal" w:date="2017-03-04T17:50:00Z">
        <w:r>
          <w:rPr>
            <w:b/>
            <w:sz w:val="24"/>
            <w:szCs w:val="24"/>
            <w:rtl/>
          </w:rPr>
          <w:t xml:space="preserve">מחלקת </w:t>
        </w:r>
        <w:r>
          <w:rPr>
            <w:b/>
            <w:sz w:val="24"/>
            <w:szCs w:val="24"/>
          </w:rPr>
          <w:t>ExistsInDBAttribute</w:t>
        </w:r>
      </w:ins>
    </w:p>
    <w:p w:rsidR="004666B9" w:rsidRDefault="004666B9" w:rsidP="004666B9">
      <w:pPr>
        <w:bidi/>
        <w:rPr>
          <w:ins w:id="3161" w:author="Ron Gal" w:date="2017-03-04T17:50:00Z"/>
        </w:rPr>
      </w:pPr>
      <w:ins w:id="3162" w:author="Ron Gal" w:date="2017-03-04T17:50:00Z">
        <w:r>
          <w:rPr>
            <w:sz w:val="24"/>
            <w:szCs w:val="24"/>
            <w:rtl/>
          </w:rPr>
          <w:t xml:space="preserve">מחלקה זו יורשת מהמחלקה </w:t>
        </w:r>
        <w:r>
          <w:rPr>
            <w:sz w:val="24"/>
            <w:szCs w:val="24"/>
          </w:rPr>
          <w:t>ValidationAttribute</w:t>
        </w:r>
        <w:r>
          <w:rPr>
            <w:sz w:val="24"/>
            <w:szCs w:val="24"/>
            <w:rtl/>
          </w:rPr>
          <w:t xml:space="preserve"> של </w:t>
        </w:r>
        <w:r>
          <w:rPr>
            <w:sz w:val="24"/>
            <w:szCs w:val="24"/>
          </w:rPr>
          <w:t>Net</w:t>
        </w:r>
        <w:r>
          <w:rPr>
            <w:sz w:val="24"/>
            <w:szCs w:val="24"/>
            <w:rtl/>
          </w:rPr>
          <w:t xml:space="preserve">. ודורסת את המתודה </w:t>
        </w:r>
        <w:r>
          <w:rPr>
            <w:sz w:val="24"/>
            <w:szCs w:val="24"/>
          </w:rPr>
          <w:t>IsValid</w:t>
        </w:r>
        <w:r>
          <w:rPr>
            <w:sz w:val="24"/>
            <w:szCs w:val="24"/>
            <w:rtl/>
          </w:rPr>
          <w:t xml:space="preserve">. ולידטור זה משמש לאכיפה שערך תכונה מייצג ישות שקיימת במסד הנתונים. למשל הולידטור משמש לוידוא </w:t>
        </w:r>
        <w:r>
          <w:rPr>
            <w:rFonts w:hint="cs"/>
            <w:sz w:val="24"/>
            <w:szCs w:val="24"/>
            <w:rtl/>
          </w:rPr>
          <w:t>שבע"ח באמת קיים לפני ששומרים עבורו טיפול חדש.</w:t>
        </w:r>
      </w:ins>
    </w:p>
    <w:p w:rsidR="004666B9" w:rsidRDefault="004666B9" w:rsidP="004666B9">
      <w:pPr>
        <w:bidi/>
        <w:rPr>
          <w:ins w:id="3163" w:author="Ron Gal" w:date="2017-03-04T17:50:00Z"/>
        </w:rPr>
      </w:pPr>
    </w:p>
    <w:p w:rsidR="004666B9" w:rsidRDefault="004666B9" w:rsidP="004666B9">
      <w:pPr>
        <w:bidi/>
        <w:rPr>
          <w:ins w:id="3164" w:author="Ron Gal" w:date="2017-03-04T17:50:00Z"/>
        </w:rPr>
      </w:pPr>
      <w:ins w:id="3165" w:author="Ron Gal" w:date="2017-03-04T17:50:00Z">
        <w:r>
          <w:rPr>
            <w:b/>
            <w:sz w:val="24"/>
            <w:szCs w:val="24"/>
            <w:rtl/>
          </w:rPr>
          <w:t xml:space="preserve">מחלקת </w:t>
        </w:r>
        <w:r>
          <w:rPr>
            <w:b/>
            <w:sz w:val="24"/>
            <w:szCs w:val="24"/>
          </w:rPr>
          <w:t>IsEnumOfTypeAttribute</w:t>
        </w:r>
      </w:ins>
    </w:p>
    <w:p w:rsidR="004666B9" w:rsidRDefault="004666B9" w:rsidP="004666B9">
      <w:pPr>
        <w:bidi/>
        <w:rPr>
          <w:ins w:id="3166" w:author="Ron Gal" w:date="2017-03-04T17:50:00Z"/>
        </w:rPr>
      </w:pPr>
      <w:ins w:id="3167" w:author="Ron Gal" w:date="2017-03-04T17:50:00Z">
        <w:r>
          <w:rPr>
            <w:sz w:val="24"/>
            <w:szCs w:val="24"/>
            <w:rtl/>
          </w:rPr>
          <w:t xml:space="preserve">מחלקה זו יורשת מהמחלקה </w:t>
        </w:r>
        <w:r>
          <w:rPr>
            <w:sz w:val="24"/>
            <w:szCs w:val="24"/>
          </w:rPr>
          <w:t>ValidationAttribute</w:t>
        </w:r>
        <w:r>
          <w:rPr>
            <w:sz w:val="24"/>
            <w:szCs w:val="24"/>
            <w:rtl/>
          </w:rPr>
          <w:t xml:space="preserve"> של </w:t>
        </w:r>
        <w:r>
          <w:rPr>
            <w:sz w:val="24"/>
            <w:szCs w:val="24"/>
          </w:rPr>
          <w:t>Net</w:t>
        </w:r>
        <w:r>
          <w:rPr>
            <w:sz w:val="24"/>
            <w:szCs w:val="24"/>
            <w:rtl/>
          </w:rPr>
          <w:t xml:space="preserve">. ודורסת את המתודה </w:t>
        </w:r>
        <w:r>
          <w:rPr>
            <w:sz w:val="24"/>
            <w:szCs w:val="24"/>
          </w:rPr>
          <w:t>IsValid</w:t>
        </w:r>
        <w:r>
          <w:rPr>
            <w:sz w:val="24"/>
            <w:szCs w:val="24"/>
            <w:rtl/>
          </w:rPr>
          <w:t xml:space="preserve">. ולידטור זה משמש לאכיפה שערך תכונה המייצג ערך פענוח שקיים במסד הנתונים. למשל הולידטור משמש לוידוא שהערך </w:t>
        </w:r>
        <w:r>
          <w:rPr>
            <w:rFonts w:hint="cs"/>
            <w:sz w:val="24"/>
            <w:szCs w:val="24"/>
            <w:rtl/>
          </w:rPr>
          <w:t>"חתול"</w:t>
        </w:r>
        <w:r>
          <w:rPr>
            <w:sz w:val="24"/>
            <w:szCs w:val="24"/>
            <w:rtl/>
          </w:rPr>
          <w:t xml:space="preserve"> אכן נמצא ברשימת פיענוח </w:t>
        </w:r>
        <w:r>
          <w:rPr>
            <w:rFonts w:hint="cs"/>
            <w:sz w:val="24"/>
            <w:szCs w:val="24"/>
            <w:rtl/>
          </w:rPr>
          <w:t xml:space="preserve">סוגי בעלי החיים - </w:t>
        </w:r>
        <w:r>
          <w:rPr>
            <w:sz w:val="24"/>
            <w:szCs w:val="24"/>
          </w:rPr>
          <w:t>AnimalTypeDecode</w:t>
        </w:r>
        <w:r>
          <w:rPr>
            <w:rFonts w:hint="cs"/>
            <w:sz w:val="24"/>
            <w:szCs w:val="24"/>
            <w:rtl/>
          </w:rPr>
          <w:t>.</w:t>
        </w:r>
      </w:ins>
    </w:p>
    <w:p w:rsidR="004666B9" w:rsidRDefault="004666B9" w:rsidP="004666B9">
      <w:pPr>
        <w:bidi/>
        <w:rPr>
          <w:ins w:id="3168" w:author="Ron Gal" w:date="2017-03-04T17:50:00Z"/>
        </w:rPr>
      </w:pPr>
    </w:p>
    <w:p w:rsidR="004666B9" w:rsidRDefault="004666B9" w:rsidP="004666B9">
      <w:pPr>
        <w:bidi/>
        <w:rPr>
          <w:ins w:id="3169" w:author="Ron Gal" w:date="2017-03-04T17:50:00Z"/>
        </w:rPr>
      </w:pPr>
      <w:ins w:id="3170" w:author="Ron Gal" w:date="2017-03-04T17:50:00Z">
        <w:r>
          <w:rPr>
            <w:b/>
            <w:sz w:val="24"/>
            <w:szCs w:val="24"/>
            <w:rtl/>
          </w:rPr>
          <w:t xml:space="preserve">מחלקת </w:t>
        </w:r>
        <w:r>
          <w:rPr>
            <w:b/>
            <w:sz w:val="24"/>
            <w:szCs w:val="24"/>
          </w:rPr>
          <w:t>NotInFutureAttribute</w:t>
        </w:r>
      </w:ins>
    </w:p>
    <w:p w:rsidR="004666B9" w:rsidRDefault="004666B9" w:rsidP="004666B9">
      <w:pPr>
        <w:bidi/>
        <w:rPr>
          <w:ins w:id="3171" w:author="Ron Gal" w:date="2017-03-04T17:50:00Z"/>
        </w:rPr>
      </w:pPr>
      <w:ins w:id="3172" w:author="Ron Gal" w:date="2017-03-04T17:50:00Z">
        <w:r>
          <w:rPr>
            <w:sz w:val="24"/>
            <w:szCs w:val="24"/>
            <w:rtl/>
          </w:rPr>
          <w:t xml:space="preserve">מחלקה זו יורשת מהמחלקה </w:t>
        </w:r>
        <w:r>
          <w:rPr>
            <w:sz w:val="24"/>
            <w:szCs w:val="24"/>
          </w:rPr>
          <w:t>ValidationAttribute</w:t>
        </w:r>
        <w:r>
          <w:rPr>
            <w:sz w:val="24"/>
            <w:szCs w:val="24"/>
            <w:rtl/>
          </w:rPr>
          <w:t xml:space="preserve"> של </w:t>
        </w:r>
        <w:r>
          <w:rPr>
            <w:sz w:val="24"/>
            <w:szCs w:val="24"/>
          </w:rPr>
          <w:t>Net</w:t>
        </w:r>
        <w:r>
          <w:rPr>
            <w:sz w:val="24"/>
            <w:szCs w:val="24"/>
            <w:rtl/>
          </w:rPr>
          <w:t xml:space="preserve">. ודורסת את המתודה </w:t>
        </w:r>
        <w:r>
          <w:rPr>
            <w:sz w:val="24"/>
            <w:szCs w:val="24"/>
          </w:rPr>
          <w:t>IsValid</w:t>
        </w:r>
        <w:r>
          <w:rPr>
            <w:sz w:val="24"/>
            <w:szCs w:val="24"/>
            <w:rtl/>
          </w:rPr>
          <w:t>. ולידטור זה משמש לאכיפה שערך תכונה מסוג תאריך אינו בזמן העתיד.</w:t>
        </w:r>
        <w:r>
          <w:rPr>
            <w:rFonts w:hint="cs"/>
            <w:sz w:val="24"/>
            <w:szCs w:val="24"/>
            <w:rtl/>
          </w:rPr>
          <w:t xml:space="preserve"> משמש בעיקר לוידוא תאריכי לידה, שאינם יכולים להיות בעתיד.</w:t>
        </w:r>
      </w:ins>
    </w:p>
    <w:p w:rsidR="004666B9" w:rsidRDefault="004666B9" w:rsidP="004666B9">
      <w:pPr>
        <w:bidi/>
        <w:rPr>
          <w:ins w:id="3173" w:author="Ron Gal" w:date="2017-03-04T17:50:00Z"/>
        </w:rPr>
      </w:pPr>
    </w:p>
    <w:p w:rsidR="004666B9" w:rsidRDefault="004666B9" w:rsidP="004666B9">
      <w:pPr>
        <w:bidi/>
        <w:rPr>
          <w:ins w:id="3174" w:author="Ron Gal" w:date="2017-03-04T17:50:00Z"/>
        </w:rPr>
      </w:pPr>
      <w:ins w:id="3175" w:author="Ron Gal" w:date="2017-03-04T17:50:00Z">
        <w:r>
          <w:rPr>
            <w:b/>
            <w:sz w:val="24"/>
            <w:szCs w:val="24"/>
            <w:rtl/>
          </w:rPr>
          <w:t xml:space="preserve">מחלקת </w:t>
        </w:r>
        <w:r>
          <w:rPr>
            <w:b/>
            <w:sz w:val="24"/>
            <w:szCs w:val="24"/>
          </w:rPr>
          <w:t>NotInPastAttribute</w:t>
        </w:r>
      </w:ins>
    </w:p>
    <w:p w:rsidR="004666B9" w:rsidRDefault="004666B9" w:rsidP="004666B9">
      <w:pPr>
        <w:bidi/>
        <w:rPr>
          <w:ins w:id="3176" w:author="Ron Gal" w:date="2017-03-04T17:50:00Z"/>
        </w:rPr>
      </w:pPr>
      <w:ins w:id="3177" w:author="Ron Gal" w:date="2017-03-04T17:50:00Z">
        <w:r>
          <w:rPr>
            <w:sz w:val="24"/>
            <w:szCs w:val="24"/>
            <w:rtl/>
          </w:rPr>
          <w:t xml:space="preserve">מחלקה זו יורשת מהמחלקה </w:t>
        </w:r>
        <w:r>
          <w:rPr>
            <w:sz w:val="24"/>
            <w:szCs w:val="24"/>
          </w:rPr>
          <w:t>ValidationAttribute</w:t>
        </w:r>
        <w:r>
          <w:rPr>
            <w:sz w:val="24"/>
            <w:szCs w:val="24"/>
            <w:rtl/>
          </w:rPr>
          <w:t xml:space="preserve"> של </w:t>
        </w:r>
        <w:r>
          <w:rPr>
            <w:sz w:val="24"/>
            <w:szCs w:val="24"/>
          </w:rPr>
          <w:t>Net</w:t>
        </w:r>
        <w:r>
          <w:rPr>
            <w:sz w:val="24"/>
            <w:szCs w:val="24"/>
            <w:rtl/>
          </w:rPr>
          <w:t xml:space="preserve">. ודורסת את המתודה </w:t>
        </w:r>
        <w:r>
          <w:rPr>
            <w:sz w:val="24"/>
            <w:szCs w:val="24"/>
          </w:rPr>
          <w:t>IsValid</w:t>
        </w:r>
        <w:r>
          <w:rPr>
            <w:sz w:val="24"/>
            <w:szCs w:val="24"/>
            <w:rtl/>
          </w:rPr>
          <w:t>. ולידטור זה משמש לאכיפה שערך תכונה מסוג תאריך אינו בזמן העבר.</w:t>
        </w:r>
        <w:r>
          <w:rPr>
            <w:rFonts w:hint="cs"/>
            <w:rtl/>
          </w:rPr>
          <w:t xml:space="preserve"> משמש בעיקר לוידוא ששתאריך הבא לטיפול אינו בעבר.</w:t>
        </w:r>
      </w:ins>
    </w:p>
    <w:p w:rsidR="00481634" w:rsidRPr="004666B9" w:rsidRDefault="00481634">
      <w:pPr>
        <w:bidi/>
      </w:pPr>
    </w:p>
    <w:p w:rsidR="003D233C" w:rsidRDefault="003D233C">
      <w:pPr>
        <w:rPr>
          <w:ins w:id="3178" w:author="Ron Gal" w:date="2017-03-04T17:49:00Z"/>
        </w:rPr>
      </w:pPr>
      <w:ins w:id="3179" w:author="Ron Gal" w:date="2017-03-04T17:49:00Z">
        <w:r>
          <w:br w:type="page"/>
        </w:r>
      </w:ins>
    </w:p>
    <w:p w:rsidR="00481634" w:rsidDel="00430617" w:rsidRDefault="00481634">
      <w:pPr>
        <w:pStyle w:val="Heading1"/>
        <w:bidi/>
        <w:rPr>
          <w:del w:id="3180" w:author="Ron Gal" w:date="2017-03-04T17:49:00Z"/>
          <w:rtl/>
        </w:rPr>
        <w:pPrChange w:id="3181" w:author="Ron Gal" w:date="2017-03-05T23:24:00Z">
          <w:pPr>
            <w:bidi/>
          </w:pPr>
        </w:pPrChange>
      </w:pPr>
    </w:p>
    <w:p w:rsidR="00430617" w:rsidRPr="00430617" w:rsidRDefault="00430617">
      <w:pPr>
        <w:bidi/>
        <w:rPr>
          <w:ins w:id="3182" w:author="Ron Gal" w:date="2017-03-05T23:24:00Z"/>
        </w:rPr>
        <w:pPrChange w:id="3183" w:author="Ron Gal" w:date="2017-03-05T23:24:00Z">
          <w:pPr>
            <w:bidi/>
          </w:pPr>
        </w:pPrChange>
      </w:pPr>
    </w:p>
    <w:p w:rsidR="00481634" w:rsidRPr="00430617" w:rsidDel="00FA676B" w:rsidRDefault="00471D70">
      <w:pPr>
        <w:pStyle w:val="Heading1"/>
        <w:bidi/>
        <w:rPr>
          <w:del w:id="3184" w:author="Ron Gal" w:date="2017-03-04T17:49:00Z"/>
          <w:rPrChange w:id="3185" w:author="Ron Gal" w:date="2017-03-05T23:24:00Z">
            <w:rPr>
              <w:del w:id="3186" w:author="Ron Gal" w:date="2017-03-04T17:49:00Z"/>
            </w:rPr>
          </w:rPrChange>
        </w:rPr>
        <w:pPrChange w:id="3187" w:author="Ron Gal" w:date="2017-03-05T23:24:00Z">
          <w:pPr>
            <w:bidi/>
          </w:pPr>
        </w:pPrChange>
      </w:pPr>
      <w:del w:id="3188" w:author="Ron Gal" w:date="2017-03-04T17:49:00Z">
        <w:r w:rsidRPr="00430617" w:rsidDel="00FA676B">
          <w:rPr>
            <w:rtl/>
            <w:rPrChange w:id="3189" w:author="Ron Gal" w:date="2017-03-05T23:24:00Z">
              <w:rPr>
                <w:b/>
                <w:sz w:val="24"/>
                <w:szCs w:val="24"/>
                <w:rtl/>
              </w:rPr>
            </w:rPrChange>
          </w:rPr>
          <w:delText xml:space="preserve">מחלקת </w:delText>
        </w:r>
        <w:r w:rsidRPr="00430617" w:rsidDel="00FA676B">
          <w:rPr>
            <w:rPrChange w:id="3190" w:author="Ron Gal" w:date="2017-03-05T23:24:00Z">
              <w:rPr>
                <w:b/>
                <w:sz w:val="24"/>
                <w:szCs w:val="24"/>
              </w:rPr>
            </w:rPrChange>
          </w:rPr>
          <w:delText>GlobalExceptionHandler</w:delText>
        </w:r>
      </w:del>
    </w:p>
    <w:p w:rsidR="00481634" w:rsidRPr="00430617" w:rsidDel="00FA676B" w:rsidRDefault="00471D70">
      <w:pPr>
        <w:pStyle w:val="Heading1"/>
        <w:bidi/>
        <w:rPr>
          <w:del w:id="3191" w:author="Ron Gal" w:date="2017-03-04T17:49:00Z"/>
          <w:rPrChange w:id="3192" w:author="Ron Gal" w:date="2017-03-05T23:24:00Z">
            <w:rPr>
              <w:del w:id="3193" w:author="Ron Gal" w:date="2017-03-04T17:49:00Z"/>
            </w:rPr>
          </w:rPrChange>
        </w:rPr>
        <w:pPrChange w:id="3194" w:author="Ron Gal" w:date="2017-03-05T23:24:00Z">
          <w:pPr>
            <w:bidi/>
          </w:pPr>
        </w:pPrChange>
      </w:pPr>
      <w:del w:id="3195" w:author="Ron Gal" w:date="2017-03-04T17:49:00Z">
        <w:r w:rsidRPr="00430617" w:rsidDel="00FA676B">
          <w:rPr>
            <w:rtl/>
            <w:rPrChange w:id="3196" w:author="Ron Gal" w:date="2017-03-05T23:24:00Z">
              <w:rPr>
                <w:sz w:val="24"/>
                <w:szCs w:val="24"/>
                <w:rtl/>
              </w:rPr>
            </w:rPrChange>
          </w:rPr>
          <w:delText xml:space="preserve">מחלקה זו אחראית על החזרת הודעות שגיאה ללקוח בעקבות שגיאות אשר אירעו בשרת. המחלקה יורשת מהמחלקה </w:delText>
        </w:r>
        <w:r w:rsidRPr="00430617" w:rsidDel="00FA676B">
          <w:rPr>
            <w:rPrChange w:id="3197" w:author="Ron Gal" w:date="2017-03-05T23:24:00Z">
              <w:rPr>
                <w:sz w:val="24"/>
                <w:szCs w:val="24"/>
              </w:rPr>
            </w:rPrChange>
          </w:rPr>
          <w:delText>ExceptionHandler</w:delText>
        </w:r>
        <w:r w:rsidRPr="00430617" w:rsidDel="00FA676B">
          <w:rPr>
            <w:rtl/>
            <w:rPrChange w:id="3198" w:author="Ron Gal" w:date="2017-03-05T23:24:00Z">
              <w:rPr>
                <w:sz w:val="24"/>
                <w:szCs w:val="24"/>
                <w:rtl/>
              </w:rPr>
            </w:rPrChange>
          </w:rPr>
          <w:delText xml:space="preserve"> של </w:delText>
        </w:r>
        <w:r w:rsidRPr="00430617" w:rsidDel="00FA676B">
          <w:rPr>
            <w:rPrChange w:id="3199" w:author="Ron Gal" w:date="2017-03-05T23:24:00Z">
              <w:rPr>
                <w:sz w:val="24"/>
                <w:szCs w:val="24"/>
              </w:rPr>
            </w:rPrChange>
          </w:rPr>
          <w:delText>Net</w:delText>
        </w:r>
        <w:r w:rsidRPr="00430617" w:rsidDel="00FA676B">
          <w:rPr>
            <w:rtl/>
            <w:rPrChange w:id="3200" w:author="Ron Gal" w:date="2017-03-05T23:24:00Z">
              <w:rPr>
                <w:sz w:val="24"/>
                <w:szCs w:val="24"/>
                <w:rtl/>
              </w:rPr>
            </w:rPrChange>
          </w:rPr>
          <w:delText xml:space="preserve">. ודורסת את המתודה </w:delText>
        </w:r>
        <w:r w:rsidRPr="00430617" w:rsidDel="00FA676B">
          <w:rPr>
            <w:rPrChange w:id="3201" w:author="Ron Gal" w:date="2017-03-05T23:24:00Z">
              <w:rPr>
                <w:sz w:val="24"/>
                <w:szCs w:val="24"/>
              </w:rPr>
            </w:rPrChange>
          </w:rPr>
          <w:delText>Handle</w:delText>
        </w:r>
        <w:r w:rsidRPr="00430617" w:rsidDel="00FA676B">
          <w:rPr>
            <w:rtl/>
            <w:rPrChange w:id="3202" w:author="Ron Gal" w:date="2017-03-05T23:24:00Z">
              <w:rPr>
                <w:sz w:val="24"/>
                <w:szCs w:val="24"/>
                <w:rtl/>
              </w:rPr>
            </w:rPrChange>
          </w:rPr>
          <w:delText xml:space="preserve">. כאשר תזרק שגיאה אשר לא תתפס בשרת, מתודה זו תקרא באופן אוטומטי ע"י התשתית של </w:delText>
        </w:r>
        <w:r w:rsidRPr="00430617" w:rsidDel="00FA676B">
          <w:rPr>
            <w:rPrChange w:id="3203" w:author="Ron Gal" w:date="2017-03-05T23:24:00Z">
              <w:rPr>
                <w:sz w:val="24"/>
                <w:szCs w:val="24"/>
              </w:rPr>
            </w:rPrChange>
          </w:rPr>
          <w:delText>Web API</w:delText>
        </w:r>
        <w:r w:rsidRPr="00430617" w:rsidDel="00FA676B">
          <w:rPr>
            <w:rtl/>
            <w:rPrChange w:id="3204" w:author="Ron Gal" w:date="2017-03-05T23:24:00Z">
              <w:rPr>
                <w:sz w:val="24"/>
                <w:szCs w:val="24"/>
                <w:rtl/>
              </w:rPr>
            </w:rPrChange>
          </w:rPr>
          <w:delText xml:space="preserve">. </w:delText>
        </w:r>
      </w:del>
    </w:p>
    <w:p w:rsidR="00481634" w:rsidRPr="00430617" w:rsidDel="00FA676B" w:rsidRDefault="00481634">
      <w:pPr>
        <w:pStyle w:val="Heading1"/>
        <w:bidi/>
        <w:rPr>
          <w:del w:id="3205" w:author="Ron Gal" w:date="2017-03-04T17:49:00Z"/>
          <w:rPrChange w:id="3206" w:author="Ron Gal" w:date="2017-03-05T23:24:00Z">
            <w:rPr>
              <w:del w:id="3207" w:author="Ron Gal" w:date="2017-03-04T17:49:00Z"/>
            </w:rPr>
          </w:rPrChange>
        </w:rPr>
        <w:pPrChange w:id="3208" w:author="Ron Gal" w:date="2017-03-05T23:24:00Z">
          <w:pPr>
            <w:bidi/>
          </w:pPr>
        </w:pPrChange>
      </w:pPr>
    </w:p>
    <w:p w:rsidR="00481634" w:rsidRPr="00430617" w:rsidDel="00FA676B" w:rsidRDefault="00481634">
      <w:pPr>
        <w:pStyle w:val="Heading1"/>
        <w:bidi/>
        <w:rPr>
          <w:del w:id="3209" w:author="Ron Gal" w:date="2017-03-04T17:49:00Z"/>
          <w:rPrChange w:id="3210" w:author="Ron Gal" w:date="2017-03-05T23:24:00Z">
            <w:rPr>
              <w:del w:id="3211" w:author="Ron Gal" w:date="2017-03-04T17:49:00Z"/>
            </w:rPr>
          </w:rPrChange>
        </w:rPr>
        <w:pPrChange w:id="3212" w:author="Ron Gal" w:date="2017-03-05T23:24:00Z">
          <w:pPr>
            <w:bidi/>
          </w:pPr>
        </w:pPrChange>
      </w:pPr>
    </w:p>
    <w:p w:rsidR="00481634" w:rsidRPr="00430617" w:rsidDel="00FA676B" w:rsidRDefault="00471D70">
      <w:pPr>
        <w:pStyle w:val="Heading1"/>
        <w:bidi/>
        <w:rPr>
          <w:del w:id="3213" w:author="Ron Gal" w:date="2017-03-04T17:49:00Z"/>
          <w:rPrChange w:id="3214" w:author="Ron Gal" w:date="2017-03-05T23:24:00Z">
            <w:rPr>
              <w:del w:id="3215" w:author="Ron Gal" w:date="2017-03-04T17:49:00Z"/>
            </w:rPr>
          </w:rPrChange>
        </w:rPr>
        <w:pPrChange w:id="3216" w:author="Ron Gal" w:date="2017-03-05T23:24:00Z">
          <w:pPr>
            <w:bidi/>
          </w:pPr>
        </w:pPrChange>
      </w:pPr>
      <w:del w:id="3217" w:author="Ron Gal" w:date="2017-03-04T17:49:00Z">
        <w:r w:rsidRPr="00430617" w:rsidDel="00FA676B">
          <w:rPr>
            <w:rtl/>
            <w:rPrChange w:id="3218" w:author="Ron Gal" w:date="2017-03-05T23:24:00Z">
              <w:rPr>
                <w:b/>
                <w:sz w:val="24"/>
                <w:szCs w:val="24"/>
                <w:rtl/>
              </w:rPr>
            </w:rPrChange>
          </w:rPr>
          <w:delText xml:space="preserve">מחלקת </w:delText>
        </w:r>
        <w:r w:rsidRPr="00430617" w:rsidDel="00FA676B">
          <w:rPr>
            <w:rPrChange w:id="3219" w:author="Ron Gal" w:date="2017-03-05T23:24:00Z">
              <w:rPr>
                <w:b/>
                <w:sz w:val="24"/>
                <w:szCs w:val="24"/>
              </w:rPr>
            </w:rPrChange>
          </w:rPr>
          <w:delText>GlobalExceptionLogger</w:delText>
        </w:r>
      </w:del>
    </w:p>
    <w:p w:rsidR="00481634" w:rsidRPr="00430617" w:rsidDel="00FA676B" w:rsidRDefault="00471D70">
      <w:pPr>
        <w:pStyle w:val="Heading1"/>
        <w:bidi/>
        <w:rPr>
          <w:del w:id="3220" w:author="Ron Gal" w:date="2017-03-04T17:49:00Z"/>
          <w:rPrChange w:id="3221" w:author="Ron Gal" w:date="2017-03-05T23:24:00Z">
            <w:rPr>
              <w:del w:id="3222" w:author="Ron Gal" w:date="2017-03-04T17:49:00Z"/>
            </w:rPr>
          </w:rPrChange>
        </w:rPr>
        <w:pPrChange w:id="3223" w:author="Ron Gal" w:date="2017-03-05T23:24:00Z">
          <w:pPr>
            <w:bidi/>
          </w:pPr>
        </w:pPrChange>
      </w:pPr>
      <w:del w:id="3224" w:author="Ron Gal" w:date="2017-03-04T17:49:00Z">
        <w:r w:rsidRPr="00430617" w:rsidDel="00FA676B">
          <w:rPr>
            <w:rtl/>
            <w:rPrChange w:id="3225" w:author="Ron Gal" w:date="2017-03-05T23:24:00Z">
              <w:rPr>
                <w:sz w:val="24"/>
                <w:szCs w:val="24"/>
                <w:rtl/>
              </w:rPr>
            </w:rPrChange>
          </w:rPr>
          <w:delText xml:space="preserve">מחלקה זו אחראית על תיעוד שגיאות אשר אירעו בשרת. המחלקה יורשת מהמחלקה </w:delText>
        </w:r>
        <w:r w:rsidRPr="00430617" w:rsidDel="00FA676B">
          <w:rPr>
            <w:rPrChange w:id="3226" w:author="Ron Gal" w:date="2017-03-05T23:24:00Z">
              <w:rPr>
                <w:sz w:val="24"/>
                <w:szCs w:val="24"/>
              </w:rPr>
            </w:rPrChange>
          </w:rPr>
          <w:delText>ExceptionLogger</w:delText>
        </w:r>
        <w:r w:rsidRPr="00430617" w:rsidDel="00FA676B">
          <w:rPr>
            <w:rtl/>
            <w:rPrChange w:id="3227" w:author="Ron Gal" w:date="2017-03-05T23:24:00Z">
              <w:rPr>
                <w:sz w:val="24"/>
                <w:szCs w:val="24"/>
                <w:rtl/>
              </w:rPr>
            </w:rPrChange>
          </w:rPr>
          <w:delText xml:space="preserve"> של </w:delText>
        </w:r>
        <w:r w:rsidRPr="00430617" w:rsidDel="00FA676B">
          <w:rPr>
            <w:rPrChange w:id="3228" w:author="Ron Gal" w:date="2017-03-05T23:24:00Z">
              <w:rPr>
                <w:sz w:val="24"/>
                <w:szCs w:val="24"/>
              </w:rPr>
            </w:rPrChange>
          </w:rPr>
          <w:delText>Net</w:delText>
        </w:r>
        <w:r w:rsidRPr="00430617" w:rsidDel="00FA676B">
          <w:rPr>
            <w:rtl/>
            <w:rPrChange w:id="3229" w:author="Ron Gal" w:date="2017-03-05T23:24:00Z">
              <w:rPr>
                <w:sz w:val="24"/>
                <w:szCs w:val="24"/>
                <w:rtl/>
              </w:rPr>
            </w:rPrChange>
          </w:rPr>
          <w:delText xml:space="preserve">. ודורסת את המתודה </w:delText>
        </w:r>
        <w:r w:rsidRPr="00430617" w:rsidDel="00FA676B">
          <w:rPr>
            <w:rPrChange w:id="3230" w:author="Ron Gal" w:date="2017-03-05T23:24:00Z">
              <w:rPr>
                <w:sz w:val="24"/>
                <w:szCs w:val="24"/>
              </w:rPr>
            </w:rPrChange>
          </w:rPr>
          <w:delText>Log</w:delText>
        </w:r>
        <w:r w:rsidRPr="00430617" w:rsidDel="00FA676B">
          <w:rPr>
            <w:rtl/>
            <w:rPrChange w:id="3231" w:author="Ron Gal" w:date="2017-03-05T23:24:00Z">
              <w:rPr>
                <w:sz w:val="24"/>
                <w:szCs w:val="24"/>
                <w:rtl/>
              </w:rPr>
            </w:rPrChange>
          </w:rPr>
          <w:delText xml:space="preserve">. כאשר תזרק שגיאה אשר לא תתפס בשרת, מתודה זו תקרא באופן אוטומטי ע"י התשתית של </w:delText>
        </w:r>
        <w:r w:rsidRPr="00430617" w:rsidDel="00FA676B">
          <w:rPr>
            <w:rPrChange w:id="3232" w:author="Ron Gal" w:date="2017-03-05T23:24:00Z">
              <w:rPr>
                <w:sz w:val="24"/>
                <w:szCs w:val="24"/>
              </w:rPr>
            </w:rPrChange>
          </w:rPr>
          <w:delText>Web API</w:delText>
        </w:r>
        <w:r w:rsidRPr="00430617" w:rsidDel="00FA676B">
          <w:rPr>
            <w:rtl/>
            <w:rPrChange w:id="3233" w:author="Ron Gal" w:date="2017-03-05T23:24:00Z">
              <w:rPr>
                <w:sz w:val="24"/>
                <w:szCs w:val="24"/>
                <w:rtl/>
              </w:rPr>
            </w:rPrChange>
          </w:rPr>
          <w:delText>. תיעוד השגיאות יתבצע בעזרת רישום לקובץ.</w:delText>
        </w:r>
      </w:del>
    </w:p>
    <w:p w:rsidR="00481634" w:rsidRPr="00430617" w:rsidDel="00FA676B" w:rsidRDefault="00481634">
      <w:pPr>
        <w:pStyle w:val="Heading1"/>
        <w:bidi/>
        <w:rPr>
          <w:del w:id="3234" w:author="Ron Gal" w:date="2017-03-04T17:49:00Z"/>
          <w:rPrChange w:id="3235" w:author="Ron Gal" w:date="2017-03-05T23:24:00Z">
            <w:rPr>
              <w:del w:id="3236" w:author="Ron Gal" w:date="2017-03-04T17:49:00Z"/>
            </w:rPr>
          </w:rPrChange>
        </w:rPr>
        <w:pPrChange w:id="3237" w:author="Ron Gal" w:date="2017-03-05T23:24:00Z">
          <w:pPr>
            <w:bidi/>
          </w:pPr>
        </w:pPrChange>
      </w:pPr>
    </w:p>
    <w:p w:rsidR="00481634" w:rsidRPr="00430617" w:rsidDel="00FA676B" w:rsidRDefault="00471D70">
      <w:pPr>
        <w:pStyle w:val="Heading1"/>
        <w:bidi/>
        <w:rPr>
          <w:del w:id="3238" w:author="Ron Gal" w:date="2017-03-04T17:49:00Z"/>
          <w:rPrChange w:id="3239" w:author="Ron Gal" w:date="2017-03-05T23:24:00Z">
            <w:rPr>
              <w:del w:id="3240" w:author="Ron Gal" w:date="2017-03-04T17:49:00Z"/>
            </w:rPr>
          </w:rPrChange>
        </w:rPr>
        <w:pPrChange w:id="3241" w:author="Ron Gal" w:date="2017-03-05T23:24:00Z">
          <w:pPr>
            <w:bidi/>
          </w:pPr>
        </w:pPrChange>
      </w:pPr>
      <w:del w:id="3242" w:author="Ron Gal" w:date="2017-03-04T17:49:00Z">
        <w:r w:rsidRPr="00430617" w:rsidDel="00FA676B">
          <w:rPr>
            <w:rtl/>
            <w:rPrChange w:id="3243" w:author="Ron Gal" w:date="2017-03-05T23:24:00Z">
              <w:rPr>
                <w:b/>
                <w:sz w:val="24"/>
                <w:szCs w:val="24"/>
                <w:rtl/>
              </w:rPr>
            </w:rPrChange>
          </w:rPr>
          <w:delText xml:space="preserve">מחלקת </w:delText>
        </w:r>
        <w:r w:rsidRPr="00430617" w:rsidDel="00FA676B">
          <w:rPr>
            <w:rPrChange w:id="3244" w:author="Ron Gal" w:date="2017-03-05T23:24:00Z">
              <w:rPr>
                <w:b/>
                <w:sz w:val="24"/>
                <w:szCs w:val="24"/>
              </w:rPr>
            </w:rPrChange>
          </w:rPr>
          <w:delText>WebApiConfig</w:delText>
        </w:r>
      </w:del>
    </w:p>
    <w:p w:rsidR="00481634" w:rsidRPr="00430617" w:rsidDel="00FA676B" w:rsidRDefault="00471D70">
      <w:pPr>
        <w:pStyle w:val="Heading1"/>
        <w:bidi/>
        <w:rPr>
          <w:del w:id="3245" w:author="Ron Gal" w:date="2017-03-04T17:49:00Z"/>
          <w:rPrChange w:id="3246" w:author="Ron Gal" w:date="2017-03-05T23:24:00Z">
            <w:rPr>
              <w:del w:id="3247" w:author="Ron Gal" w:date="2017-03-04T17:49:00Z"/>
            </w:rPr>
          </w:rPrChange>
        </w:rPr>
        <w:pPrChange w:id="3248" w:author="Ron Gal" w:date="2017-03-05T23:24:00Z">
          <w:pPr>
            <w:bidi/>
          </w:pPr>
        </w:pPrChange>
      </w:pPr>
      <w:del w:id="3249" w:author="Ron Gal" w:date="2017-03-04T17:49:00Z">
        <w:r w:rsidRPr="00430617" w:rsidDel="00FA676B">
          <w:rPr>
            <w:rtl/>
            <w:rPrChange w:id="3250" w:author="Ron Gal" w:date="2017-03-05T23:24:00Z">
              <w:rPr>
                <w:sz w:val="24"/>
                <w:szCs w:val="24"/>
                <w:rtl/>
              </w:rPr>
            </w:rPrChange>
          </w:rPr>
          <w:delText xml:space="preserve">מחלקה סטאטית זו מכילה פונקציה בודדת בשם </w:delText>
        </w:r>
        <w:r w:rsidRPr="00430617" w:rsidDel="00FA676B">
          <w:rPr>
            <w:rPrChange w:id="3251" w:author="Ron Gal" w:date="2017-03-05T23:24:00Z">
              <w:rPr>
                <w:sz w:val="24"/>
                <w:szCs w:val="24"/>
              </w:rPr>
            </w:rPrChange>
          </w:rPr>
          <w:delText>Register</w:delText>
        </w:r>
        <w:r w:rsidRPr="00430617" w:rsidDel="00FA676B">
          <w:rPr>
            <w:rtl/>
            <w:rPrChange w:id="3252" w:author="Ron Gal" w:date="2017-03-05T23:24:00Z">
              <w:rPr>
                <w:sz w:val="24"/>
                <w:szCs w:val="24"/>
                <w:rtl/>
              </w:rPr>
            </w:rPrChange>
          </w:rPr>
          <w:delText xml:space="preserve"> אשר אחראית על הגדרת המערכת עם עלייתה. בפונקציה זו מוגדרים:</w:delText>
        </w:r>
      </w:del>
    </w:p>
    <w:p w:rsidR="00481634" w:rsidRPr="00430617" w:rsidDel="00FA676B" w:rsidRDefault="00471D70">
      <w:pPr>
        <w:pStyle w:val="Heading1"/>
        <w:bidi/>
        <w:rPr>
          <w:del w:id="3253" w:author="Ron Gal" w:date="2017-03-04T17:49:00Z"/>
          <w:rPrChange w:id="3254" w:author="Ron Gal" w:date="2017-03-05T23:24:00Z">
            <w:rPr>
              <w:del w:id="3255" w:author="Ron Gal" w:date="2017-03-04T17:49:00Z"/>
              <w:sz w:val="24"/>
              <w:szCs w:val="24"/>
            </w:rPr>
          </w:rPrChange>
        </w:rPr>
        <w:pPrChange w:id="3256" w:author="Ron Gal" w:date="2017-03-05T23:24:00Z">
          <w:pPr>
            <w:numPr>
              <w:numId w:val="13"/>
            </w:numPr>
            <w:bidi/>
            <w:ind w:left="720" w:hanging="360"/>
            <w:contextualSpacing/>
          </w:pPr>
        </w:pPrChange>
      </w:pPr>
      <w:del w:id="3257" w:author="Ron Gal" w:date="2017-03-04T17:49:00Z">
        <w:r w:rsidRPr="00430617" w:rsidDel="00FA676B">
          <w:rPr>
            <w:rtl/>
            <w:rPrChange w:id="3258" w:author="Ron Gal" w:date="2017-03-05T23:24:00Z">
              <w:rPr>
                <w:sz w:val="24"/>
                <w:szCs w:val="24"/>
                <w:rtl/>
              </w:rPr>
            </w:rPrChange>
          </w:rPr>
          <w:delText>הפילטרים אשר יופעלו באופן גלובלי עם הגעת כל בקשה לשרת.</w:delText>
        </w:r>
      </w:del>
    </w:p>
    <w:p w:rsidR="00481634" w:rsidRPr="00430617" w:rsidDel="00FA676B" w:rsidRDefault="00471D70">
      <w:pPr>
        <w:pStyle w:val="Heading1"/>
        <w:bidi/>
        <w:rPr>
          <w:del w:id="3259" w:author="Ron Gal" w:date="2017-03-04T17:49:00Z"/>
          <w:rPrChange w:id="3260" w:author="Ron Gal" w:date="2017-03-05T23:24:00Z">
            <w:rPr>
              <w:del w:id="3261" w:author="Ron Gal" w:date="2017-03-04T17:49:00Z"/>
              <w:sz w:val="24"/>
              <w:szCs w:val="24"/>
            </w:rPr>
          </w:rPrChange>
        </w:rPr>
        <w:pPrChange w:id="3262" w:author="Ron Gal" w:date="2017-03-05T23:24:00Z">
          <w:pPr>
            <w:numPr>
              <w:numId w:val="13"/>
            </w:numPr>
            <w:bidi/>
            <w:ind w:left="720" w:hanging="360"/>
            <w:contextualSpacing/>
          </w:pPr>
        </w:pPrChange>
      </w:pPr>
      <w:del w:id="3263" w:author="Ron Gal" w:date="2017-03-04T17:49:00Z">
        <w:r w:rsidRPr="00430617" w:rsidDel="00FA676B">
          <w:rPr>
            <w:rtl/>
            <w:rPrChange w:id="3264" w:author="Ron Gal" w:date="2017-03-05T23:24:00Z">
              <w:rPr>
                <w:sz w:val="24"/>
                <w:szCs w:val="24"/>
                <w:rtl/>
              </w:rPr>
            </w:rPrChange>
          </w:rPr>
          <w:delText>המחלקות אשר יטפלו בשגיאות, לצורך תיעוד ולצורך החזרת הודעה מתאימה ללקוח.</w:delText>
        </w:r>
      </w:del>
    </w:p>
    <w:p w:rsidR="00481634" w:rsidRPr="00430617" w:rsidDel="00FA676B" w:rsidRDefault="00471D70">
      <w:pPr>
        <w:pStyle w:val="Heading1"/>
        <w:bidi/>
        <w:rPr>
          <w:del w:id="3265" w:author="Ron Gal" w:date="2017-03-04T17:49:00Z"/>
          <w:rPrChange w:id="3266" w:author="Ron Gal" w:date="2017-03-05T23:24:00Z">
            <w:rPr>
              <w:del w:id="3267" w:author="Ron Gal" w:date="2017-03-04T17:49:00Z"/>
              <w:sz w:val="24"/>
              <w:szCs w:val="24"/>
            </w:rPr>
          </w:rPrChange>
        </w:rPr>
        <w:pPrChange w:id="3268" w:author="Ron Gal" w:date="2017-03-05T23:24:00Z">
          <w:pPr>
            <w:numPr>
              <w:numId w:val="13"/>
            </w:numPr>
            <w:bidi/>
            <w:ind w:left="720" w:hanging="360"/>
            <w:contextualSpacing/>
          </w:pPr>
        </w:pPrChange>
      </w:pPr>
      <w:del w:id="3269" w:author="Ron Gal" w:date="2017-03-04T17:49:00Z">
        <w:r w:rsidRPr="00430617" w:rsidDel="00FA676B">
          <w:rPr>
            <w:rtl/>
            <w:rPrChange w:id="3270" w:author="Ron Gal" w:date="2017-03-05T23:24:00Z">
              <w:rPr>
                <w:sz w:val="24"/>
                <w:szCs w:val="24"/>
                <w:rtl/>
              </w:rPr>
            </w:rPrChange>
          </w:rPr>
          <w:delText xml:space="preserve">המוסכמה הממפה בין </w:delText>
        </w:r>
        <w:r w:rsidRPr="00430617" w:rsidDel="00FA676B">
          <w:rPr>
            <w:rPrChange w:id="3271" w:author="Ron Gal" w:date="2017-03-05T23:24:00Z">
              <w:rPr>
                <w:sz w:val="24"/>
                <w:szCs w:val="24"/>
              </w:rPr>
            </w:rPrChange>
          </w:rPr>
          <w:delText>URL</w:delText>
        </w:r>
        <w:r w:rsidRPr="00430617" w:rsidDel="00FA676B">
          <w:rPr>
            <w:rtl/>
            <w:rPrChange w:id="3272" w:author="Ron Gal" w:date="2017-03-05T23:24:00Z">
              <w:rPr>
                <w:sz w:val="24"/>
                <w:szCs w:val="24"/>
                <w:rtl/>
              </w:rPr>
            </w:rPrChange>
          </w:rPr>
          <w:delText>-ים שונים לקונטרולרים.</w:delText>
        </w:r>
      </w:del>
    </w:p>
    <w:p w:rsidR="00481634" w:rsidRPr="00430617" w:rsidDel="00FA676B" w:rsidRDefault="00481634">
      <w:pPr>
        <w:pStyle w:val="Heading1"/>
        <w:bidi/>
        <w:rPr>
          <w:del w:id="3273" w:author="Ron Gal" w:date="2017-03-04T17:49:00Z"/>
          <w:rPrChange w:id="3274" w:author="Ron Gal" w:date="2017-03-05T23:24:00Z">
            <w:rPr>
              <w:del w:id="3275" w:author="Ron Gal" w:date="2017-03-04T17:49:00Z"/>
            </w:rPr>
          </w:rPrChange>
        </w:rPr>
        <w:pPrChange w:id="3276" w:author="Ron Gal" w:date="2017-03-05T23:24:00Z">
          <w:pPr>
            <w:bidi/>
          </w:pPr>
        </w:pPrChange>
      </w:pPr>
    </w:p>
    <w:p w:rsidR="00481634" w:rsidRPr="00430617" w:rsidDel="00FA676B" w:rsidRDefault="00471D70">
      <w:pPr>
        <w:pStyle w:val="Heading1"/>
        <w:bidi/>
        <w:rPr>
          <w:del w:id="3277" w:author="Ron Gal" w:date="2017-03-04T17:49:00Z"/>
          <w:rPrChange w:id="3278" w:author="Ron Gal" w:date="2017-03-05T23:24:00Z">
            <w:rPr>
              <w:del w:id="3279" w:author="Ron Gal" w:date="2017-03-04T17:49:00Z"/>
            </w:rPr>
          </w:rPrChange>
        </w:rPr>
        <w:pPrChange w:id="3280" w:author="Ron Gal" w:date="2017-03-05T23:24:00Z">
          <w:pPr>
            <w:bidi/>
          </w:pPr>
        </w:pPrChange>
      </w:pPr>
      <w:del w:id="3281" w:author="Ron Gal" w:date="2017-03-04T17:49:00Z">
        <w:r w:rsidRPr="00430617" w:rsidDel="00FA676B">
          <w:rPr>
            <w:rtl/>
            <w:rPrChange w:id="3282" w:author="Ron Gal" w:date="2017-03-05T23:24:00Z">
              <w:rPr>
                <w:b/>
                <w:sz w:val="24"/>
                <w:szCs w:val="24"/>
                <w:rtl/>
              </w:rPr>
            </w:rPrChange>
          </w:rPr>
          <w:delText xml:space="preserve">מחלקת </w:delText>
        </w:r>
        <w:r w:rsidRPr="00430617" w:rsidDel="00FA676B">
          <w:rPr>
            <w:rPrChange w:id="3283" w:author="Ron Gal" w:date="2017-03-05T23:24:00Z">
              <w:rPr>
                <w:b/>
                <w:sz w:val="24"/>
                <w:szCs w:val="24"/>
              </w:rPr>
            </w:rPrChange>
          </w:rPr>
          <w:delText>global.asax</w:delText>
        </w:r>
      </w:del>
    </w:p>
    <w:p w:rsidR="00481634" w:rsidRPr="00430617" w:rsidDel="00FA676B" w:rsidRDefault="00471D70">
      <w:pPr>
        <w:pStyle w:val="Heading1"/>
        <w:bidi/>
        <w:rPr>
          <w:del w:id="3284" w:author="Ron Gal" w:date="2017-03-04T17:49:00Z"/>
          <w:rPrChange w:id="3285" w:author="Ron Gal" w:date="2017-03-05T23:24:00Z">
            <w:rPr>
              <w:del w:id="3286" w:author="Ron Gal" w:date="2017-03-04T17:49:00Z"/>
            </w:rPr>
          </w:rPrChange>
        </w:rPr>
        <w:pPrChange w:id="3287" w:author="Ron Gal" w:date="2017-03-05T23:24:00Z">
          <w:pPr>
            <w:bidi/>
          </w:pPr>
        </w:pPrChange>
      </w:pPr>
      <w:del w:id="3288" w:author="Ron Gal" w:date="2017-03-04T17:49:00Z">
        <w:r w:rsidRPr="00430617" w:rsidDel="00FA676B">
          <w:rPr>
            <w:rtl/>
            <w:rPrChange w:id="3289" w:author="Ron Gal" w:date="2017-03-05T23:24:00Z">
              <w:rPr>
                <w:sz w:val="24"/>
                <w:szCs w:val="24"/>
                <w:rtl/>
              </w:rPr>
            </w:rPrChange>
          </w:rPr>
          <w:delText xml:space="preserve">מחלקה זו מכילה מתודה אחת בשם </w:delText>
        </w:r>
        <w:r w:rsidRPr="00430617" w:rsidDel="00FA676B">
          <w:rPr>
            <w:rPrChange w:id="3290" w:author="Ron Gal" w:date="2017-03-05T23:24:00Z">
              <w:rPr>
                <w:sz w:val="24"/>
                <w:szCs w:val="24"/>
              </w:rPr>
            </w:rPrChange>
          </w:rPr>
          <w:delText>Application_Start</w:delText>
        </w:r>
        <w:r w:rsidRPr="00430617" w:rsidDel="00FA676B">
          <w:rPr>
            <w:rtl/>
            <w:rPrChange w:id="3291" w:author="Ron Gal" w:date="2017-03-05T23:24:00Z">
              <w:rPr>
                <w:sz w:val="24"/>
                <w:szCs w:val="24"/>
                <w:rtl/>
              </w:rPr>
            </w:rPrChange>
          </w:rPr>
          <w:delText xml:space="preserve"> ומהווה נקודת התחלה לאתר (בדומה לפונקצית </w:delText>
        </w:r>
        <w:r w:rsidRPr="00430617" w:rsidDel="00FA676B">
          <w:rPr>
            <w:rPrChange w:id="3292" w:author="Ron Gal" w:date="2017-03-05T23:24:00Z">
              <w:rPr>
                <w:sz w:val="24"/>
                <w:szCs w:val="24"/>
              </w:rPr>
            </w:rPrChange>
          </w:rPr>
          <w:delText>Main</w:delText>
        </w:r>
        <w:r w:rsidRPr="00430617" w:rsidDel="00FA676B">
          <w:rPr>
            <w:rtl/>
            <w:rPrChange w:id="3293" w:author="Ron Gal" w:date="2017-03-05T23:24:00Z">
              <w:rPr>
                <w:sz w:val="24"/>
                <w:szCs w:val="24"/>
                <w:rtl/>
              </w:rPr>
            </w:rPrChange>
          </w:rPr>
          <w:delText xml:space="preserve">). הפונקציה זו קוראת (באופן עקיף) למתודה הסטאטית </w:delText>
        </w:r>
        <w:r w:rsidRPr="00430617" w:rsidDel="00FA676B">
          <w:rPr>
            <w:rPrChange w:id="3294" w:author="Ron Gal" w:date="2017-03-05T23:24:00Z">
              <w:rPr>
                <w:sz w:val="24"/>
                <w:szCs w:val="24"/>
              </w:rPr>
            </w:rPrChange>
          </w:rPr>
          <w:delText>WebApiConfig.Register</w:delText>
        </w:r>
        <w:r w:rsidRPr="00430617" w:rsidDel="00FA676B">
          <w:rPr>
            <w:rtl/>
            <w:rPrChange w:id="3295" w:author="Ron Gal" w:date="2017-03-05T23:24:00Z">
              <w:rPr>
                <w:sz w:val="24"/>
                <w:szCs w:val="24"/>
                <w:rtl/>
              </w:rPr>
            </w:rPrChange>
          </w:rPr>
          <w:delText>.</w:delText>
        </w:r>
      </w:del>
    </w:p>
    <w:p w:rsidR="00481634" w:rsidRPr="00430617" w:rsidDel="00FA676B" w:rsidRDefault="00481634">
      <w:pPr>
        <w:pStyle w:val="Heading1"/>
        <w:bidi/>
        <w:rPr>
          <w:del w:id="3296" w:author="Ron Gal" w:date="2017-03-04T17:49:00Z"/>
          <w:rPrChange w:id="3297" w:author="Ron Gal" w:date="2017-03-05T23:24:00Z">
            <w:rPr>
              <w:del w:id="3298" w:author="Ron Gal" w:date="2017-03-04T17:49:00Z"/>
            </w:rPr>
          </w:rPrChange>
        </w:rPr>
        <w:pPrChange w:id="3299" w:author="Ron Gal" w:date="2017-03-05T23:24:00Z">
          <w:pPr>
            <w:bidi/>
          </w:pPr>
        </w:pPrChange>
      </w:pPr>
    </w:p>
    <w:p w:rsidR="00481634" w:rsidRPr="00430617" w:rsidDel="00C7601C" w:rsidRDefault="00471D70">
      <w:pPr>
        <w:pStyle w:val="Heading1"/>
        <w:bidi/>
        <w:rPr>
          <w:del w:id="3300" w:author="Ron Gal" w:date="2017-03-04T16:13:00Z"/>
          <w:rPrChange w:id="3301" w:author="Ron Gal" w:date="2017-03-05T23:24:00Z">
            <w:rPr>
              <w:del w:id="3302" w:author="Ron Gal" w:date="2017-03-04T16:13:00Z"/>
            </w:rPr>
          </w:rPrChange>
        </w:rPr>
        <w:pPrChange w:id="3303" w:author="Ron Gal" w:date="2017-03-05T23:24:00Z">
          <w:pPr>
            <w:bidi/>
          </w:pPr>
        </w:pPrChange>
      </w:pPr>
      <w:del w:id="3304" w:author="Ron Gal" w:date="2017-03-04T16:13:00Z">
        <w:r w:rsidRPr="00430617" w:rsidDel="00C7601C">
          <w:rPr>
            <w:rPrChange w:id="3305" w:author="Ron Gal" w:date="2017-03-05T23:24:00Z">
              <w:rPr>
                <w:b/>
                <w:sz w:val="28"/>
                <w:szCs w:val="28"/>
              </w:rPr>
            </w:rPrChange>
          </w:rPr>
          <w:delText xml:space="preserve">Playsinmpledatecpnverter   </w:delText>
        </w:r>
      </w:del>
    </w:p>
    <w:p w:rsidR="00481634" w:rsidRPr="00430617" w:rsidDel="00FA676B" w:rsidRDefault="00471D70">
      <w:pPr>
        <w:pStyle w:val="Heading1"/>
        <w:bidi/>
        <w:rPr>
          <w:del w:id="3306" w:author="Ron Gal" w:date="2017-03-04T17:49:00Z"/>
          <w:rPrChange w:id="3307" w:author="Ron Gal" w:date="2017-03-05T23:24:00Z">
            <w:rPr>
              <w:del w:id="3308" w:author="Ron Gal" w:date="2017-03-04T17:49:00Z"/>
            </w:rPr>
          </w:rPrChange>
        </w:rPr>
        <w:pPrChange w:id="3309" w:author="Ron Gal" w:date="2017-03-05T23:24:00Z">
          <w:pPr>
            <w:bidi/>
          </w:pPr>
        </w:pPrChange>
      </w:pPr>
      <w:del w:id="3310" w:author="Ron Gal" w:date="2017-03-04T17:49:00Z">
        <w:r w:rsidRPr="00430617" w:rsidDel="00FA676B">
          <w:rPr>
            <w:rtl/>
            <w:rPrChange w:id="3311" w:author="Ron Gal" w:date="2017-03-05T23:24:00Z">
              <w:rPr>
                <w:sz w:val="28"/>
                <w:szCs w:val="28"/>
                <w:rtl/>
              </w:rPr>
            </w:rPrChange>
          </w:rPr>
          <w:delText xml:space="preserve">משמש לסריאליזציה של אובייקטים על ידי </w:delText>
        </w:r>
        <w:r w:rsidRPr="00430617" w:rsidDel="00FA676B">
          <w:rPr>
            <w:rPrChange w:id="3312" w:author="Ron Gal" w:date="2017-03-05T23:24:00Z">
              <w:rPr>
                <w:sz w:val="28"/>
                <w:szCs w:val="28"/>
              </w:rPr>
            </w:rPrChange>
          </w:rPr>
          <w:delText>json.net</w:delText>
        </w:r>
        <w:r w:rsidRPr="00430617" w:rsidDel="00FA676B">
          <w:rPr>
            <w:rtl/>
            <w:rPrChange w:id="3313" w:author="Ron Gal" w:date="2017-03-05T23:24:00Z">
              <w:rPr>
                <w:sz w:val="28"/>
                <w:szCs w:val="28"/>
                <w:rtl/>
              </w:rPr>
            </w:rPrChange>
          </w:rPr>
          <w:delText xml:space="preserve"> עבור אובייקטים הנשלחים על גוף בקשות </w:delText>
        </w:r>
        <w:r w:rsidRPr="00430617" w:rsidDel="00FA676B">
          <w:rPr>
            <w:rPrChange w:id="3314" w:author="Ron Gal" w:date="2017-03-05T23:24:00Z">
              <w:rPr>
                <w:sz w:val="28"/>
                <w:szCs w:val="28"/>
              </w:rPr>
            </w:rPrChange>
          </w:rPr>
          <w:delText>http</w:delText>
        </w:r>
        <w:r w:rsidRPr="00430617" w:rsidDel="00FA676B">
          <w:rPr>
            <w:rtl/>
            <w:rPrChange w:id="3315" w:author="Ron Gal" w:date="2017-03-05T23:24:00Z">
              <w:rPr>
                <w:sz w:val="28"/>
                <w:szCs w:val="28"/>
                <w:rtl/>
              </w:rPr>
            </w:rPrChange>
          </w:rPr>
          <w:delText xml:space="preserve"> ובשביל לשלוח ללקוח בתשובת </w:delText>
        </w:r>
        <w:r w:rsidRPr="00430617" w:rsidDel="00FA676B">
          <w:rPr>
            <w:rPrChange w:id="3316" w:author="Ron Gal" w:date="2017-03-05T23:24:00Z">
              <w:rPr>
                <w:sz w:val="28"/>
                <w:szCs w:val="28"/>
              </w:rPr>
            </w:rPrChange>
          </w:rPr>
          <w:delText>http</w:delText>
        </w:r>
        <w:r w:rsidRPr="00430617" w:rsidDel="00FA676B">
          <w:rPr>
            <w:rtl/>
            <w:rPrChange w:id="3317" w:author="Ron Gal" w:date="2017-03-05T23:24:00Z">
              <w:rPr>
                <w:sz w:val="28"/>
                <w:szCs w:val="28"/>
                <w:rtl/>
              </w:rPr>
            </w:rPrChange>
          </w:rPr>
          <w:delText xml:space="preserve"> תאריכים בפורמט </w:delText>
        </w:r>
        <w:r w:rsidRPr="00430617" w:rsidDel="00FA676B">
          <w:rPr>
            <w:rPrChange w:id="3318" w:author="Ron Gal" w:date="2017-03-05T23:24:00Z">
              <w:rPr>
                <w:sz w:val="28"/>
                <w:szCs w:val="28"/>
              </w:rPr>
            </w:rPrChange>
          </w:rPr>
          <w:delText>dd mm yyyy</w:delText>
        </w:r>
        <w:r w:rsidRPr="00430617" w:rsidDel="00FA676B">
          <w:rPr>
            <w:rtl/>
            <w:rPrChange w:id="3319" w:author="Ron Gal" w:date="2017-03-05T23:24:00Z">
              <w:rPr>
                <w:sz w:val="28"/>
                <w:szCs w:val="28"/>
                <w:rtl/>
              </w:rPr>
            </w:rPrChange>
          </w:rPr>
          <w:delText>.</w:delText>
        </w:r>
      </w:del>
    </w:p>
    <w:p w:rsidR="00481634" w:rsidRPr="00430617" w:rsidDel="00FA676B" w:rsidRDefault="00481634">
      <w:pPr>
        <w:pStyle w:val="Heading1"/>
        <w:bidi/>
        <w:rPr>
          <w:del w:id="3320" w:author="Ron Gal" w:date="2017-03-04T17:49:00Z"/>
          <w:rPrChange w:id="3321" w:author="Ron Gal" w:date="2017-03-05T23:24:00Z">
            <w:rPr>
              <w:del w:id="3322" w:author="Ron Gal" w:date="2017-03-04T17:49:00Z"/>
            </w:rPr>
          </w:rPrChange>
        </w:rPr>
        <w:pPrChange w:id="3323" w:author="Ron Gal" w:date="2017-03-05T23:24:00Z">
          <w:pPr>
            <w:bidi/>
          </w:pPr>
        </w:pPrChange>
      </w:pPr>
    </w:p>
    <w:p w:rsidR="00481634" w:rsidRPr="00430617" w:rsidDel="00C7601C" w:rsidRDefault="00471D70">
      <w:pPr>
        <w:pStyle w:val="Heading1"/>
        <w:bidi/>
        <w:rPr>
          <w:del w:id="3324" w:author="Ron Gal" w:date="2017-03-04T16:14:00Z"/>
          <w:rPrChange w:id="3325" w:author="Ron Gal" w:date="2017-03-05T23:24:00Z">
            <w:rPr>
              <w:del w:id="3326" w:author="Ron Gal" w:date="2017-03-04T16:14:00Z"/>
            </w:rPr>
          </w:rPrChange>
        </w:rPr>
        <w:pPrChange w:id="3327" w:author="Ron Gal" w:date="2017-03-05T23:24:00Z">
          <w:pPr>
            <w:bidi/>
          </w:pPr>
        </w:pPrChange>
      </w:pPr>
      <w:del w:id="3328" w:author="Ron Gal" w:date="2017-03-04T16:14:00Z">
        <w:r w:rsidRPr="00430617" w:rsidDel="00C7601C">
          <w:rPr>
            <w:rPrChange w:id="3329" w:author="Ron Gal" w:date="2017-03-05T23:24:00Z">
              <w:rPr>
                <w:b/>
                <w:sz w:val="28"/>
                <w:szCs w:val="28"/>
              </w:rPr>
            </w:rPrChange>
          </w:rPr>
          <w:delText>Datetineparameters binding</w:delText>
        </w:r>
      </w:del>
    </w:p>
    <w:p w:rsidR="00481634" w:rsidRPr="00430617" w:rsidDel="00FA676B" w:rsidRDefault="00471D70">
      <w:pPr>
        <w:pStyle w:val="Heading1"/>
        <w:bidi/>
        <w:rPr>
          <w:del w:id="3330" w:author="Ron Gal" w:date="2017-03-04T17:49:00Z"/>
          <w:rPrChange w:id="3331" w:author="Ron Gal" w:date="2017-03-05T23:24:00Z">
            <w:rPr>
              <w:del w:id="3332" w:author="Ron Gal" w:date="2017-03-04T17:49:00Z"/>
            </w:rPr>
          </w:rPrChange>
        </w:rPr>
        <w:pPrChange w:id="3333" w:author="Ron Gal" w:date="2017-03-05T23:24:00Z">
          <w:pPr>
            <w:bidi/>
          </w:pPr>
        </w:pPrChange>
      </w:pPr>
      <w:del w:id="3334" w:author="Ron Gal" w:date="2017-03-04T17:49:00Z">
        <w:r w:rsidRPr="00430617" w:rsidDel="00FA676B">
          <w:rPr>
            <w:rtl/>
            <w:rPrChange w:id="3335" w:author="Ron Gal" w:date="2017-03-05T23:24:00Z">
              <w:rPr>
                <w:sz w:val="28"/>
                <w:szCs w:val="28"/>
                <w:rtl/>
              </w:rPr>
            </w:rPrChange>
          </w:rPr>
          <w:delText xml:space="preserve">משמש להמרת מחרוזות בפורמט </w:delText>
        </w:r>
      </w:del>
      <w:del w:id="3336" w:author="Ron Gal" w:date="2017-03-04T16:14:00Z">
        <w:r w:rsidRPr="00430617" w:rsidDel="00C7601C">
          <w:rPr>
            <w:rPrChange w:id="3337" w:author="Ron Gal" w:date="2017-03-05T23:24:00Z">
              <w:rPr>
                <w:sz w:val="28"/>
                <w:szCs w:val="28"/>
              </w:rPr>
            </w:rPrChange>
          </w:rPr>
          <w:delText xml:space="preserve">dd mm </w:delText>
        </w:r>
      </w:del>
      <w:del w:id="3338" w:author="Ron Gal" w:date="2017-03-04T17:49:00Z">
        <w:r w:rsidRPr="00430617" w:rsidDel="00FA676B">
          <w:rPr>
            <w:rPrChange w:id="3339" w:author="Ron Gal" w:date="2017-03-05T23:24:00Z">
              <w:rPr>
                <w:sz w:val="28"/>
                <w:szCs w:val="28"/>
              </w:rPr>
            </w:rPrChange>
          </w:rPr>
          <w:delText>yyyy</w:delText>
        </w:r>
        <w:r w:rsidRPr="00430617" w:rsidDel="00FA676B">
          <w:rPr>
            <w:rtl/>
            <w:rPrChange w:id="3340" w:author="Ron Gal" w:date="2017-03-05T23:24:00Z">
              <w:rPr>
                <w:sz w:val="28"/>
                <w:szCs w:val="28"/>
                <w:rtl/>
              </w:rPr>
            </w:rPrChange>
          </w:rPr>
          <w:delText xml:space="preserve"> הנשלחות מהלקוח על ה</w:delText>
        </w:r>
        <w:r w:rsidRPr="00430617" w:rsidDel="00FA676B">
          <w:rPr>
            <w:rPrChange w:id="3341" w:author="Ron Gal" w:date="2017-03-05T23:24:00Z">
              <w:rPr>
                <w:sz w:val="28"/>
                <w:szCs w:val="28"/>
              </w:rPr>
            </w:rPrChange>
          </w:rPr>
          <w:delText>querystring</w:delText>
        </w:r>
        <w:r w:rsidRPr="00430617" w:rsidDel="00FA676B">
          <w:rPr>
            <w:rtl/>
            <w:rPrChange w:id="3342" w:author="Ron Gal" w:date="2017-03-05T23:24:00Z">
              <w:rPr>
                <w:sz w:val="28"/>
                <w:szCs w:val="28"/>
                <w:rtl/>
              </w:rPr>
            </w:rPrChange>
          </w:rPr>
          <w:delText xml:space="preserve"> לאובייקט מסוג </w:delText>
        </w:r>
        <w:r w:rsidRPr="00430617" w:rsidDel="00FA676B">
          <w:rPr>
            <w:rPrChange w:id="3343" w:author="Ron Gal" w:date="2017-03-05T23:24:00Z">
              <w:rPr>
                <w:sz w:val="28"/>
                <w:szCs w:val="28"/>
              </w:rPr>
            </w:rPrChange>
          </w:rPr>
          <w:delText>datetime</w:delText>
        </w:r>
        <w:r w:rsidRPr="00430617" w:rsidDel="00FA676B">
          <w:rPr>
            <w:rtl/>
            <w:rPrChange w:id="3344" w:author="Ron Gal" w:date="2017-03-05T23:24:00Z">
              <w:rPr>
                <w:sz w:val="28"/>
                <w:szCs w:val="28"/>
                <w:rtl/>
              </w:rPr>
            </w:rPrChange>
          </w:rPr>
          <w:delText xml:space="preserve"> בצד השרת בפונקציות בקונטרולר השונות.</w:delText>
        </w:r>
      </w:del>
    </w:p>
    <w:p w:rsidR="00481634" w:rsidRPr="00430617" w:rsidDel="00FA676B" w:rsidRDefault="00481634">
      <w:pPr>
        <w:pStyle w:val="Heading1"/>
        <w:bidi/>
        <w:rPr>
          <w:del w:id="3345" w:author="Ron Gal" w:date="2017-03-04T17:49:00Z"/>
          <w:rPrChange w:id="3346" w:author="Ron Gal" w:date="2017-03-05T23:24:00Z">
            <w:rPr>
              <w:del w:id="3347" w:author="Ron Gal" w:date="2017-03-04T17:49:00Z"/>
            </w:rPr>
          </w:rPrChange>
        </w:rPr>
        <w:pPrChange w:id="3348" w:author="Ron Gal" w:date="2017-03-05T23:24:00Z">
          <w:pPr>
            <w:bidi/>
          </w:pPr>
        </w:pPrChange>
      </w:pPr>
    </w:p>
    <w:p w:rsidR="00481634" w:rsidRPr="00430617" w:rsidDel="00FA676B" w:rsidRDefault="00471D70">
      <w:pPr>
        <w:pStyle w:val="Heading1"/>
        <w:bidi/>
        <w:rPr>
          <w:del w:id="3349" w:author="Ron Gal" w:date="2017-03-04T17:49:00Z"/>
          <w:rPrChange w:id="3350" w:author="Ron Gal" w:date="2017-03-05T23:24:00Z">
            <w:rPr>
              <w:del w:id="3351" w:author="Ron Gal" w:date="2017-03-04T17:49:00Z"/>
            </w:rPr>
          </w:rPrChange>
        </w:rPr>
        <w:pPrChange w:id="3352" w:author="Ron Gal" w:date="2017-03-05T23:24:00Z">
          <w:pPr>
            <w:bidi/>
          </w:pPr>
        </w:pPrChange>
      </w:pPr>
      <w:del w:id="3353" w:author="Ron Gal" w:date="2017-03-04T17:49:00Z">
        <w:r w:rsidRPr="00430617" w:rsidDel="00FA676B">
          <w:rPr>
            <w:rtl/>
            <w:rPrChange w:id="3354" w:author="Ron Gal" w:date="2017-03-05T23:24:00Z">
              <w:rPr>
                <w:sz w:val="28"/>
                <w:szCs w:val="28"/>
                <w:rtl/>
              </w:rPr>
            </w:rPrChange>
          </w:rPr>
          <w:delText>אורך חיי בקשה</w:delText>
        </w:r>
      </w:del>
    </w:p>
    <w:p w:rsidR="00481634" w:rsidRPr="00430617" w:rsidDel="00FA676B" w:rsidRDefault="00471D70">
      <w:pPr>
        <w:pStyle w:val="Heading1"/>
        <w:bidi/>
        <w:rPr>
          <w:del w:id="3355" w:author="Ron Gal" w:date="2017-03-04T17:49:00Z"/>
          <w:rPrChange w:id="3356" w:author="Ron Gal" w:date="2017-03-05T23:24:00Z">
            <w:rPr>
              <w:del w:id="3357" w:author="Ron Gal" w:date="2017-03-04T17:49:00Z"/>
            </w:rPr>
          </w:rPrChange>
        </w:rPr>
        <w:pPrChange w:id="3358" w:author="Ron Gal" w:date="2017-03-05T23:24:00Z">
          <w:pPr>
            <w:bidi/>
          </w:pPr>
        </w:pPrChange>
      </w:pPr>
      <w:del w:id="3359" w:author="Ron Gal" w:date="2017-03-04T17:49:00Z">
        <w:r w:rsidRPr="00430617" w:rsidDel="00FA676B">
          <w:rPr>
            <w:rtl/>
            <w:rPrChange w:id="3360" w:author="Ron Gal" w:date="2017-03-05T23:24:00Z">
              <w:rPr>
                <w:sz w:val="24"/>
                <w:szCs w:val="24"/>
                <w:rtl/>
              </w:rPr>
            </w:rPrChange>
          </w:rPr>
          <w:delText>בסעיף זה נתאר את השלבים שבקשה עוברת מהרגע שהיא מתקבלת בשרת ועד שחוזרת תשובה ללקוח:</w:delText>
        </w:r>
      </w:del>
    </w:p>
    <w:p w:rsidR="00481634" w:rsidRPr="00430617" w:rsidDel="00FA676B" w:rsidRDefault="00471D70">
      <w:pPr>
        <w:pStyle w:val="Heading1"/>
        <w:bidi/>
        <w:rPr>
          <w:del w:id="3361" w:author="Ron Gal" w:date="2017-03-04T17:49:00Z"/>
          <w:rPrChange w:id="3362" w:author="Ron Gal" w:date="2017-03-05T23:24:00Z">
            <w:rPr>
              <w:del w:id="3363" w:author="Ron Gal" w:date="2017-03-04T17:49:00Z"/>
              <w:sz w:val="24"/>
              <w:szCs w:val="24"/>
            </w:rPr>
          </w:rPrChange>
        </w:rPr>
        <w:pPrChange w:id="3364" w:author="Ron Gal" w:date="2017-03-05T23:24:00Z">
          <w:pPr>
            <w:numPr>
              <w:numId w:val="5"/>
            </w:numPr>
            <w:bidi/>
            <w:ind w:left="720" w:hanging="360"/>
            <w:contextualSpacing/>
          </w:pPr>
        </w:pPrChange>
      </w:pPr>
      <w:del w:id="3365" w:author="Ron Gal" w:date="2017-03-04T17:49:00Z">
        <w:r w:rsidRPr="00430617" w:rsidDel="00FA676B">
          <w:rPr>
            <w:rtl/>
            <w:rPrChange w:id="3366" w:author="Ron Gal" w:date="2017-03-05T23:24:00Z">
              <w:rPr>
                <w:sz w:val="24"/>
                <w:szCs w:val="24"/>
                <w:rtl/>
              </w:rPr>
            </w:rPrChange>
          </w:rPr>
          <w:delText>הבקשה מתקבלת בשרת.</w:delText>
        </w:r>
      </w:del>
    </w:p>
    <w:p w:rsidR="00481634" w:rsidRPr="00430617" w:rsidDel="00FA676B" w:rsidRDefault="00471D70">
      <w:pPr>
        <w:pStyle w:val="Heading1"/>
        <w:bidi/>
        <w:rPr>
          <w:del w:id="3367" w:author="Ron Gal" w:date="2017-03-04T17:49:00Z"/>
          <w:rPrChange w:id="3368" w:author="Ron Gal" w:date="2017-03-05T23:24:00Z">
            <w:rPr>
              <w:del w:id="3369" w:author="Ron Gal" w:date="2017-03-04T17:49:00Z"/>
              <w:sz w:val="24"/>
              <w:szCs w:val="24"/>
            </w:rPr>
          </w:rPrChange>
        </w:rPr>
        <w:pPrChange w:id="3370" w:author="Ron Gal" w:date="2017-03-05T23:24:00Z">
          <w:pPr>
            <w:numPr>
              <w:numId w:val="5"/>
            </w:numPr>
            <w:bidi/>
            <w:ind w:left="720" w:hanging="360"/>
            <w:contextualSpacing/>
          </w:pPr>
        </w:pPrChange>
      </w:pPr>
      <w:del w:id="3371" w:author="Ron Gal" w:date="2017-03-04T17:49:00Z">
        <w:r w:rsidRPr="00430617" w:rsidDel="00FA676B">
          <w:rPr>
            <w:rtl/>
            <w:rPrChange w:id="3372" w:author="Ron Gal" w:date="2017-03-05T23:24:00Z">
              <w:rPr>
                <w:sz w:val="24"/>
                <w:szCs w:val="24"/>
                <w:rtl/>
              </w:rPr>
            </w:rPrChange>
          </w:rPr>
          <w:delText>נבחר הקונטרולר והמתודה שיש להפעיל בהתאם ל-</w:delText>
        </w:r>
        <w:r w:rsidRPr="00430617" w:rsidDel="00FA676B">
          <w:rPr>
            <w:rPrChange w:id="3373" w:author="Ron Gal" w:date="2017-03-05T23:24:00Z">
              <w:rPr>
                <w:sz w:val="24"/>
                <w:szCs w:val="24"/>
              </w:rPr>
            </w:rPrChange>
          </w:rPr>
          <w:delText>URL</w:delText>
        </w:r>
        <w:r w:rsidRPr="00430617" w:rsidDel="00FA676B">
          <w:rPr>
            <w:rtl/>
            <w:rPrChange w:id="3374" w:author="Ron Gal" w:date="2017-03-05T23:24:00Z">
              <w:rPr>
                <w:sz w:val="24"/>
                <w:szCs w:val="24"/>
                <w:rtl/>
              </w:rPr>
            </w:rPrChange>
          </w:rPr>
          <w:delText xml:space="preserve"> של הבקשה והפרמטרים שלה. בנוסף, </w:delText>
        </w:r>
        <w:r w:rsidRPr="00430617" w:rsidDel="00FA676B">
          <w:rPr>
            <w:rPrChange w:id="3375" w:author="Ron Gal" w:date="2017-03-05T23:24:00Z">
              <w:rPr>
                <w:sz w:val="24"/>
                <w:szCs w:val="24"/>
              </w:rPr>
            </w:rPrChange>
          </w:rPr>
          <w:delText>Ninject</w:delText>
        </w:r>
        <w:r w:rsidRPr="00430617" w:rsidDel="00FA676B">
          <w:rPr>
            <w:rtl/>
            <w:rPrChange w:id="3376" w:author="Ron Gal" w:date="2017-03-05T23:24:00Z">
              <w:rPr>
                <w:sz w:val="24"/>
                <w:szCs w:val="24"/>
                <w:rtl/>
              </w:rPr>
            </w:rPrChange>
          </w:rPr>
          <w:delText xml:space="preserve"> מזריק את התלויות של הקונטרולר.</w:delText>
        </w:r>
      </w:del>
    </w:p>
    <w:p w:rsidR="00481634" w:rsidRPr="00430617" w:rsidDel="00FA676B" w:rsidRDefault="00471D70">
      <w:pPr>
        <w:pStyle w:val="Heading1"/>
        <w:bidi/>
        <w:rPr>
          <w:del w:id="3377" w:author="Ron Gal" w:date="2017-03-04T17:49:00Z"/>
          <w:rPrChange w:id="3378" w:author="Ron Gal" w:date="2017-03-05T23:24:00Z">
            <w:rPr>
              <w:del w:id="3379" w:author="Ron Gal" w:date="2017-03-04T17:49:00Z"/>
              <w:sz w:val="24"/>
              <w:szCs w:val="24"/>
            </w:rPr>
          </w:rPrChange>
        </w:rPr>
        <w:pPrChange w:id="3380" w:author="Ron Gal" w:date="2017-03-05T23:24:00Z">
          <w:pPr>
            <w:numPr>
              <w:numId w:val="5"/>
            </w:numPr>
            <w:bidi/>
            <w:ind w:left="720" w:hanging="360"/>
            <w:contextualSpacing/>
          </w:pPr>
        </w:pPrChange>
      </w:pPr>
      <w:del w:id="3381" w:author="Ron Gal" w:date="2017-03-04T17:49:00Z">
        <w:r w:rsidRPr="00430617" w:rsidDel="00FA676B">
          <w:rPr>
            <w:rtl/>
            <w:rPrChange w:id="3382" w:author="Ron Gal" w:date="2017-03-05T23:24:00Z">
              <w:rPr>
                <w:sz w:val="24"/>
                <w:szCs w:val="24"/>
                <w:rtl/>
              </w:rPr>
            </w:rPrChange>
          </w:rPr>
          <w:delText>הבקשה עוברת דרך הפילטרים הבאים:</w:delText>
        </w:r>
      </w:del>
    </w:p>
    <w:p w:rsidR="00481634" w:rsidRPr="00430617" w:rsidDel="00FA676B" w:rsidRDefault="00471D70">
      <w:pPr>
        <w:pStyle w:val="Heading1"/>
        <w:bidi/>
        <w:rPr>
          <w:del w:id="3383" w:author="Ron Gal" w:date="2017-03-04T17:49:00Z"/>
          <w:rPrChange w:id="3384" w:author="Ron Gal" w:date="2017-03-05T23:24:00Z">
            <w:rPr>
              <w:del w:id="3385" w:author="Ron Gal" w:date="2017-03-04T17:49:00Z"/>
              <w:sz w:val="24"/>
              <w:szCs w:val="24"/>
            </w:rPr>
          </w:rPrChange>
        </w:rPr>
        <w:pPrChange w:id="3386" w:author="Ron Gal" w:date="2017-03-05T23:24:00Z">
          <w:pPr>
            <w:numPr>
              <w:ilvl w:val="1"/>
              <w:numId w:val="5"/>
            </w:numPr>
            <w:bidi/>
            <w:ind w:left="1440" w:hanging="360"/>
            <w:contextualSpacing/>
          </w:pPr>
        </w:pPrChange>
      </w:pPr>
      <w:del w:id="3387" w:author="Ron Gal" w:date="2017-03-04T17:49:00Z">
        <w:r w:rsidRPr="00430617" w:rsidDel="00FA676B">
          <w:rPr>
            <w:rtl/>
            <w:rPrChange w:id="3388" w:author="Ron Gal" w:date="2017-03-05T23:24:00Z">
              <w:rPr>
                <w:sz w:val="24"/>
                <w:szCs w:val="24"/>
                <w:rtl/>
              </w:rPr>
            </w:rPrChange>
          </w:rPr>
          <w:delText>הרשאות - נקבעת רמת ההרשאה של הבקשה (</w:delText>
        </w:r>
      </w:del>
      <w:del w:id="3389" w:author="Ron Gal" w:date="2017-03-04T16:14:00Z">
        <w:r w:rsidRPr="00430617" w:rsidDel="00C7601C">
          <w:rPr>
            <w:rtl/>
            <w:rPrChange w:id="3390" w:author="Ron Gal" w:date="2017-03-05T23:24:00Z">
              <w:rPr>
                <w:sz w:val="24"/>
                <w:szCs w:val="24"/>
                <w:rtl/>
              </w:rPr>
            </w:rPrChange>
          </w:rPr>
          <w:delText>משתמש / עובד / מנהל</w:delText>
        </w:r>
      </w:del>
      <w:del w:id="3391" w:author="Ron Gal" w:date="2017-03-04T17:49:00Z">
        <w:r w:rsidRPr="00430617" w:rsidDel="00FA676B">
          <w:rPr>
            <w:rtl/>
            <w:rPrChange w:id="3392" w:author="Ron Gal" w:date="2017-03-05T23:24:00Z">
              <w:rPr>
                <w:sz w:val="24"/>
                <w:szCs w:val="24"/>
                <w:rtl/>
              </w:rPr>
            </w:rPrChange>
          </w:rPr>
          <w:delText>). במידה ולא נמצאה הרשאה מתאימה, מוחזרת שגיאת הרשאות ללקוח.</w:delText>
        </w:r>
      </w:del>
    </w:p>
    <w:p w:rsidR="00481634" w:rsidRPr="00430617" w:rsidDel="00FA676B" w:rsidRDefault="00471D70">
      <w:pPr>
        <w:pStyle w:val="Heading1"/>
        <w:bidi/>
        <w:rPr>
          <w:del w:id="3393" w:author="Ron Gal" w:date="2017-03-04T17:49:00Z"/>
          <w:rPrChange w:id="3394" w:author="Ron Gal" w:date="2017-03-05T23:24:00Z">
            <w:rPr>
              <w:del w:id="3395" w:author="Ron Gal" w:date="2017-03-04T17:49:00Z"/>
              <w:sz w:val="24"/>
              <w:szCs w:val="24"/>
            </w:rPr>
          </w:rPrChange>
        </w:rPr>
        <w:pPrChange w:id="3396" w:author="Ron Gal" w:date="2017-03-05T23:24:00Z">
          <w:pPr>
            <w:numPr>
              <w:ilvl w:val="1"/>
              <w:numId w:val="5"/>
            </w:numPr>
            <w:bidi/>
            <w:ind w:left="1440" w:hanging="360"/>
            <w:contextualSpacing/>
          </w:pPr>
        </w:pPrChange>
      </w:pPr>
      <w:del w:id="3397" w:author="Ron Gal" w:date="2017-03-04T17:49:00Z">
        <w:r w:rsidRPr="00430617" w:rsidDel="00FA676B">
          <w:rPr>
            <w:rtl/>
            <w:rPrChange w:id="3398" w:author="Ron Gal" w:date="2017-03-05T23:24:00Z">
              <w:rPr>
                <w:sz w:val="24"/>
                <w:szCs w:val="24"/>
                <w:rtl/>
              </w:rPr>
            </w:rPrChange>
          </w:rPr>
          <w:delText>ולידציה - נבדקת תקינות פרמטרי הבקשה. במידה והפרמטרים נמצאו לא תקינים, מוחזרת שגיאה ללקוח.</w:delText>
        </w:r>
      </w:del>
    </w:p>
    <w:p w:rsidR="00481634" w:rsidRPr="00430617" w:rsidDel="00FA676B" w:rsidRDefault="00471D70">
      <w:pPr>
        <w:pStyle w:val="Heading1"/>
        <w:bidi/>
        <w:rPr>
          <w:del w:id="3399" w:author="Ron Gal" w:date="2017-03-04T17:49:00Z"/>
          <w:rPrChange w:id="3400" w:author="Ron Gal" w:date="2017-03-05T23:24:00Z">
            <w:rPr>
              <w:del w:id="3401" w:author="Ron Gal" w:date="2017-03-04T17:49:00Z"/>
              <w:sz w:val="24"/>
              <w:szCs w:val="24"/>
            </w:rPr>
          </w:rPrChange>
        </w:rPr>
        <w:pPrChange w:id="3402" w:author="Ron Gal" w:date="2017-03-05T23:24:00Z">
          <w:pPr>
            <w:numPr>
              <w:ilvl w:val="1"/>
              <w:numId w:val="5"/>
            </w:numPr>
            <w:bidi/>
            <w:ind w:left="1440" w:hanging="360"/>
            <w:contextualSpacing/>
          </w:pPr>
        </w:pPrChange>
      </w:pPr>
      <w:del w:id="3403" w:author="Ron Gal" w:date="2017-03-04T17:49:00Z">
        <w:r w:rsidRPr="00430617" w:rsidDel="00FA676B">
          <w:rPr>
            <w:rtl/>
            <w:rPrChange w:id="3404" w:author="Ron Gal" w:date="2017-03-05T23:24:00Z">
              <w:rPr>
                <w:sz w:val="24"/>
                <w:szCs w:val="24"/>
                <w:rtl/>
              </w:rPr>
            </w:rPrChange>
          </w:rPr>
          <w:delText>חיבור למסד נתונים - נפתח חיבור למסד נתונים.</w:delText>
        </w:r>
      </w:del>
    </w:p>
    <w:p w:rsidR="00481634" w:rsidRPr="00430617" w:rsidDel="00FA676B" w:rsidRDefault="00471D70">
      <w:pPr>
        <w:pStyle w:val="Heading1"/>
        <w:bidi/>
        <w:rPr>
          <w:del w:id="3405" w:author="Ron Gal" w:date="2017-03-04T17:49:00Z"/>
          <w:rPrChange w:id="3406" w:author="Ron Gal" w:date="2017-03-05T23:24:00Z">
            <w:rPr>
              <w:del w:id="3407" w:author="Ron Gal" w:date="2017-03-04T17:49:00Z"/>
              <w:sz w:val="24"/>
              <w:szCs w:val="24"/>
            </w:rPr>
          </w:rPrChange>
        </w:rPr>
        <w:pPrChange w:id="3408" w:author="Ron Gal" w:date="2017-03-05T23:24:00Z">
          <w:pPr>
            <w:numPr>
              <w:numId w:val="5"/>
            </w:numPr>
            <w:bidi/>
            <w:ind w:left="720" w:hanging="360"/>
            <w:contextualSpacing/>
          </w:pPr>
        </w:pPrChange>
      </w:pPr>
      <w:del w:id="3409" w:author="Ron Gal" w:date="2017-03-04T17:49:00Z">
        <w:r w:rsidRPr="00430617" w:rsidDel="00FA676B">
          <w:rPr>
            <w:rtl/>
            <w:rPrChange w:id="3410" w:author="Ron Gal" w:date="2017-03-05T23:24:00Z">
              <w:rPr>
                <w:sz w:val="24"/>
                <w:szCs w:val="24"/>
                <w:rtl/>
              </w:rPr>
            </w:rPrChange>
          </w:rPr>
          <w:delText xml:space="preserve">המתודה שנבחרה בקונטרולר מופעלת ומתבצעת הלוגיקה העסקית הרלוונטית (בעזרת </w:delText>
        </w:r>
        <w:r w:rsidRPr="00430617" w:rsidDel="00FA676B">
          <w:rPr>
            <w:rPrChange w:id="3411" w:author="Ron Gal" w:date="2017-03-05T23:24:00Z">
              <w:rPr>
                <w:sz w:val="24"/>
                <w:szCs w:val="24"/>
              </w:rPr>
            </w:rPrChange>
          </w:rPr>
          <w:delText>query processor</w:delText>
        </w:r>
        <w:r w:rsidRPr="00430617" w:rsidDel="00FA676B">
          <w:rPr>
            <w:rtl/>
            <w:rPrChange w:id="3412" w:author="Ron Gal" w:date="2017-03-05T23:24:00Z">
              <w:rPr>
                <w:sz w:val="24"/>
                <w:szCs w:val="24"/>
                <w:rtl/>
              </w:rPr>
            </w:rPrChange>
          </w:rPr>
          <w:delText>). במידה וקרתה שגיאה מוחזרת הודעה ללקוח.</w:delText>
        </w:r>
      </w:del>
    </w:p>
    <w:p w:rsidR="00481634" w:rsidRPr="00430617" w:rsidDel="00FA676B" w:rsidRDefault="00471D70">
      <w:pPr>
        <w:pStyle w:val="Heading1"/>
        <w:bidi/>
        <w:rPr>
          <w:del w:id="3413" w:author="Ron Gal" w:date="2017-03-04T17:49:00Z"/>
          <w:rPrChange w:id="3414" w:author="Ron Gal" w:date="2017-03-05T23:24:00Z">
            <w:rPr>
              <w:del w:id="3415" w:author="Ron Gal" w:date="2017-03-04T17:49:00Z"/>
              <w:sz w:val="24"/>
              <w:szCs w:val="24"/>
            </w:rPr>
          </w:rPrChange>
        </w:rPr>
        <w:pPrChange w:id="3416" w:author="Ron Gal" w:date="2017-03-05T23:24:00Z">
          <w:pPr>
            <w:numPr>
              <w:numId w:val="5"/>
            </w:numPr>
            <w:bidi/>
            <w:ind w:left="720" w:hanging="360"/>
            <w:contextualSpacing/>
          </w:pPr>
        </w:pPrChange>
      </w:pPr>
      <w:del w:id="3417" w:author="Ron Gal" w:date="2017-03-04T17:49:00Z">
        <w:r w:rsidRPr="00430617" w:rsidDel="00FA676B">
          <w:rPr>
            <w:rtl/>
            <w:rPrChange w:id="3418" w:author="Ron Gal" w:date="2017-03-05T23:24:00Z">
              <w:rPr>
                <w:sz w:val="24"/>
                <w:szCs w:val="24"/>
                <w:rtl/>
              </w:rPr>
            </w:rPrChange>
          </w:rPr>
          <w:delText>לאחר סיום הבקשה, במידה והשתנו נתונים, שינויים אלו מועברים לבסיס הנתונים (בעזרת הפילטר של מסד הנתונים). במידה והייתה שגיאה מתבצע ביטול השינויים.</w:delText>
        </w:r>
      </w:del>
    </w:p>
    <w:p w:rsidR="00481634" w:rsidRPr="00430617" w:rsidDel="00FA676B" w:rsidRDefault="00481634">
      <w:pPr>
        <w:pStyle w:val="Heading1"/>
        <w:bidi/>
        <w:rPr>
          <w:del w:id="3419" w:author="Ron Gal" w:date="2017-03-04T17:49:00Z"/>
          <w:rPrChange w:id="3420" w:author="Ron Gal" w:date="2017-03-05T23:24:00Z">
            <w:rPr>
              <w:del w:id="3421" w:author="Ron Gal" w:date="2017-03-04T17:49:00Z"/>
            </w:rPr>
          </w:rPrChange>
        </w:rPr>
        <w:pPrChange w:id="3422" w:author="Ron Gal" w:date="2017-03-05T23:24:00Z">
          <w:pPr>
            <w:bidi/>
          </w:pPr>
        </w:pPrChange>
      </w:pPr>
    </w:p>
    <w:p w:rsidR="00481634" w:rsidRPr="00430617" w:rsidDel="00FA676B" w:rsidRDefault="00471D70">
      <w:pPr>
        <w:pStyle w:val="Heading1"/>
        <w:bidi/>
        <w:rPr>
          <w:del w:id="3423" w:author="Ron Gal" w:date="2017-03-04T17:49:00Z"/>
          <w:rPrChange w:id="3424" w:author="Ron Gal" w:date="2017-03-05T23:24:00Z">
            <w:rPr>
              <w:del w:id="3425" w:author="Ron Gal" w:date="2017-03-04T17:49:00Z"/>
            </w:rPr>
          </w:rPrChange>
        </w:rPr>
        <w:pPrChange w:id="3426" w:author="Ron Gal" w:date="2017-03-05T23:24:00Z">
          <w:pPr/>
        </w:pPrChange>
      </w:pPr>
      <w:del w:id="3427" w:author="Ron Gal" w:date="2017-03-04T17:49:00Z">
        <w:r w:rsidRPr="00430617" w:rsidDel="00FA676B">
          <w:rPr>
            <w:rPrChange w:id="3428" w:author="Ron Gal" w:date="2017-03-05T23:24:00Z">
              <w:rPr/>
            </w:rPrChange>
          </w:rPr>
          <w:br w:type="page"/>
        </w:r>
      </w:del>
    </w:p>
    <w:p w:rsidR="00481634" w:rsidRPr="00430617" w:rsidDel="00FA676B" w:rsidRDefault="00481634">
      <w:pPr>
        <w:pStyle w:val="Heading1"/>
        <w:bidi/>
        <w:rPr>
          <w:del w:id="3429" w:author="Ron Gal" w:date="2017-03-04T17:49:00Z"/>
          <w:rPrChange w:id="3430" w:author="Ron Gal" w:date="2017-03-05T23:24:00Z">
            <w:rPr>
              <w:del w:id="3431" w:author="Ron Gal" w:date="2017-03-04T17:49:00Z"/>
            </w:rPr>
          </w:rPrChange>
        </w:rPr>
        <w:pPrChange w:id="3432" w:author="Ron Gal" w:date="2017-03-05T23:24:00Z">
          <w:pPr>
            <w:bidi/>
          </w:pPr>
        </w:pPrChange>
      </w:pPr>
    </w:p>
    <w:p w:rsidR="00481634" w:rsidRPr="00430617" w:rsidRDefault="00471D70">
      <w:pPr>
        <w:pStyle w:val="Heading1"/>
        <w:bidi/>
        <w:rPr>
          <w:rPrChange w:id="3433" w:author="Ron Gal" w:date="2017-03-05T23:24:00Z">
            <w:rPr/>
          </w:rPrChange>
        </w:rPr>
        <w:pPrChange w:id="3434" w:author="Ron Gal" w:date="2017-03-05T23:24:00Z">
          <w:pPr>
            <w:bidi/>
          </w:pPr>
        </w:pPrChange>
      </w:pPr>
      <w:bookmarkStart w:id="3435" w:name="_Toc476522469"/>
      <w:r w:rsidRPr="00430617">
        <w:rPr>
          <w:rtl/>
          <w:rPrChange w:id="3436" w:author="Ron Gal" w:date="2017-03-05T23:24:00Z">
            <w:rPr>
              <w:sz w:val="36"/>
              <w:szCs w:val="36"/>
              <w:u w:val="single"/>
              <w:rtl/>
            </w:rPr>
          </w:rPrChange>
        </w:rPr>
        <w:t>פרוייקט האתר (</w:t>
      </w:r>
      <w:ins w:id="3437" w:author="Ron Gal" w:date="2017-03-04T16:15:00Z">
        <w:r w:rsidR="00D81240" w:rsidRPr="00430617">
          <w:rPr>
            <w:rPrChange w:id="3438" w:author="Ron Gal" w:date="2017-03-05T23:24:00Z">
              <w:rPr>
                <w:sz w:val="36"/>
                <w:szCs w:val="36"/>
                <w:u w:val="single"/>
              </w:rPr>
            </w:rPrChange>
          </w:rPr>
          <w:t>EZVet</w:t>
        </w:r>
      </w:ins>
      <w:del w:id="3439" w:author="Ron Gal" w:date="2017-03-04T16:15:00Z">
        <w:r w:rsidRPr="00430617" w:rsidDel="00D81240">
          <w:rPr>
            <w:rPrChange w:id="3440" w:author="Ron Gal" w:date="2017-03-05T23:24:00Z">
              <w:rPr>
                <w:sz w:val="36"/>
                <w:szCs w:val="36"/>
                <w:u w:val="single"/>
              </w:rPr>
            </w:rPrChange>
          </w:rPr>
          <w:delText>PlaySimpleSite</w:delText>
        </w:r>
      </w:del>
      <w:r w:rsidRPr="00430617">
        <w:rPr>
          <w:rtl/>
          <w:rPrChange w:id="3441" w:author="Ron Gal" w:date="2017-03-05T23:24:00Z">
            <w:rPr>
              <w:sz w:val="36"/>
              <w:szCs w:val="36"/>
              <w:u w:val="single"/>
              <w:rtl/>
            </w:rPr>
          </w:rPrChange>
        </w:rPr>
        <w:t>)</w:t>
      </w:r>
      <w:bookmarkEnd w:id="3435"/>
    </w:p>
    <w:p w:rsidR="00481634" w:rsidRDefault="00471D70">
      <w:pPr>
        <w:bidi/>
      </w:pPr>
      <w:r>
        <w:rPr>
          <w:sz w:val="24"/>
          <w:szCs w:val="24"/>
          <w:rtl/>
        </w:rPr>
        <w:t>פרוייקט זה מהווה את שכבת התצוגה</w:t>
      </w:r>
      <w:ins w:id="3442" w:author="Ron Gal" w:date="2017-03-04T17:55:00Z">
        <w:r w:rsidR="0017775C">
          <w:rPr>
            <w:rFonts w:hint="cs"/>
            <w:sz w:val="24"/>
            <w:szCs w:val="24"/>
            <w:rtl/>
          </w:rPr>
          <w:t xml:space="preserve"> והשירותים</w:t>
        </w:r>
      </w:ins>
      <w:r>
        <w:rPr>
          <w:sz w:val="24"/>
          <w:szCs w:val="24"/>
          <w:rtl/>
        </w:rPr>
        <w:t xml:space="preserve"> במערכת. בעזרתו, ניתן לשלוח בקשות </w:t>
      </w:r>
      <w:r>
        <w:rPr>
          <w:sz w:val="24"/>
          <w:szCs w:val="24"/>
        </w:rPr>
        <w:t>REST</w:t>
      </w:r>
      <w:r>
        <w:rPr>
          <w:sz w:val="24"/>
          <w:szCs w:val="24"/>
          <w:rtl/>
        </w:rPr>
        <w:t xml:space="preserve"> לשכבת השירותים לצורך עדכון וצפייה בנתונים. העיצוב ממשק המשתמש יעשה בעזרת </w:t>
      </w:r>
      <w:r>
        <w:rPr>
          <w:sz w:val="24"/>
          <w:szCs w:val="24"/>
        </w:rPr>
        <w:t>Bootstrap</w:t>
      </w:r>
      <w:r>
        <w:rPr>
          <w:sz w:val="24"/>
          <w:szCs w:val="24"/>
          <w:rtl/>
        </w:rPr>
        <w:t xml:space="preserve">, שהינה ספריה פופולארית לעיצוב אתרי אינטרנט. </w:t>
      </w:r>
    </w:p>
    <w:p w:rsidR="00481634" w:rsidRDefault="00471D70">
      <w:pPr>
        <w:bidi/>
      </w:pPr>
      <w:r>
        <w:rPr>
          <w:sz w:val="24"/>
          <w:szCs w:val="24"/>
          <w:rtl/>
        </w:rPr>
        <w:t>בנוסף, בפרויקט יעשה שימוש ב-</w:t>
      </w:r>
      <w:r>
        <w:rPr>
          <w:sz w:val="24"/>
          <w:szCs w:val="24"/>
        </w:rPr>
        <w:t>AngularJS</w:t>
      </w:r>
      <w:r>
        <w:rPr>
          <w:sz w:val="24"/>
          <w:szCs w:val="24"/>
          <w:rtl/>
        </w:rPr>
        <w:t xml:space="preserve">, שהינו </w:t>
      </w:r>
      <w:r>
        <w:rPr>
          <w:sz w:val="24"/>
          <w:szCs w:val="24"/>
        </w:rPr>
        <w:t>framework</w:t>
      </w:r>
      <w:r>
        <w:rPr>
          <w:sz w:val="24"/>
          <w:szCs w:val="24"/>
          <w:rtl/>
        </w:rPr>
        <w:t xml:space="preserve"> לצורך פיתוח </w:t>
      </w:r>
      <w:r>
        <w:rPr>
          <w:sz w:val="24"/>
          <w:szCs w:val="24"/>
        </w:rPr>
        <w:t>Single Page Applications</w:t>
      </w:r>
      <w:r>
        <w:rPr>
          <w:sz w:val="24"/>
          <w:szCs w:val="24"/>
          <w:rtl/>
        </w:rPr>
        <w:t>. כל פעולה אינטראקטיבית באתר אשר תכתב ב-</w:t>
      </w:r>
      <w:r>
        <w:rPr>
          <w:sz w:val="24"/>
          <w:szCs w:val="24"/>
        </w:rPr>
        <w:t>javascript</w:t>
      </w:r>
      <w:r>
        <w:rPr>
          <w:sz w:val="24"/>
          <w:szCs w:val="24"/>
          <w:rtl/>
        </w:rPr>
        <w:t xml:space="preserve"> תעשה שימוש ב-</w:t>
      </w:r>
      <w:r>
        <w:rPr>
          <w:sz w:val="24"/>
          <w:szCs w:val="24"/>
        </w:rPr>
        <w:t>AngularJS</w:t>
      </w:r>
      <w:r>
        <w:rPr>
          <w:sz w:val="24"/>
          <w:szCs w:val="24"/>
          <w:rtl/>
        </w:rPr>
        <w:t>. כך למשל מנגון המעבר בין דפים (</w:t>
      </w:r>
      <w:r>
        <w:rPr>
          <w:sz w:val="24"/>
          <w:szCs w:val="24"/>
        </w:rPr>
        <w:t>Routing</w:t>
      </w:r>
      <w:r>
        <w:rPr>
          <w:sz w:val="24"/>
          <w:szCs w:val="24"/>
          <w:rtl/>
        </w:rPr>
        <w:t xml:space="preserve">), מנגון שליחת בקשות </w:t>
      </w:r>
      <w:r>
        <w:rPr>
          <w:sz w:val="24"/>
          <w:szCs w:val="24"/>
        </w:rPr>
        <w:t>http</w:t>
      </w:r>
      <w:r>
        <w:rPr>
          <w:sz w:val="24"/>
          <w:szCs w:val="24"/>
          <w:rtl/>
        </w:rPr>
        <w:t xml:space="preserve"> והעברת נתונים דו-כיוונית בין המודל של כל דף והתצוגה שלו ימומשו בעזרת </w:t>
      </w:r>
      <w:r>
        <w:rPr>
          <w:sz w:val="24"/>
          <w:szCs w:val="24"/>
        </w:rPr>
        <w:t>framework</w:t>
      </w:r>
      <w:r>
        <w:rPr>
          <w:sz w:val="24"/>
          <w:szCs w:val="24"/>
          <w:rtl/>
        </w:rPr>
        <w:t xml:space="preserve"> זה. </w:t>
      </w:r>
      <w:r>
        <w:rPr>
          <w:sz w:val="24"/>
          <w:szCs w:val="24"/>
        </w:rPr>
        <w:t>AngularJS</w:t>
      </w:r>
      <w:r>
        <w:rPr>
          <w:sz w:val="24"/>
          <w:szCs w:val="24"/>
          <w:rtl/>
        </w:rPr>
        <w:t xml:space="preserve"> גם תומך ב-</w:t>
      </w:r>
      <w:r>
        <w:rPr>
          <w:sz w:val="24"/>
          <w:szCs w:val="24"/>
        </w:rPr>
        <w:t>Dependency Injection</w:t>
      </w:r>
      <w:r>
        <w:rPr>
          <w:sz w:val="24"/>
          <w:szCs w:val="24"/>
          <w:rtl/>
        </w:rPr>
        <w:t xml:space="preserve"> באופן מובנה. כך ניתן להזריק שירותים מסויימים לחלקי המערכת השונים. </w:t>
      </w:r>
    </w:p>
    <w:p w:rsidR="00481634" w:rsidRDefault="00481634">
      <w:pPr>
        <w:bidi/>
        <w:rPr>
          <w:ins w:id="3443" w:author="Ron Gal" w:date="2017-03-04T17:50:00Z"/>
          <w:rtl/>
        </w:rPr>
      </w:pPr>
    </w:p>
    <w:p w:rsidR="00A5188F" w:rsidRDefault="00A5188F">
      <w:pPr>
        <w:pStyle w:val="Heading2"/>
        <w:bidi/>
        <w:rPr>
          <w:moveTo w:id="3444" w:author="Ron Gal" w:date="2017-03-04T17:52:00Z"/>
        </w:rPr>
        <w:pPrChange w:id="3445" w:author="Ron Gal" w:date="2017-03-05T23:23:00Z">
          <w:pPr>
            <w:bidi/>
          </w:pPr>
        </w:pPrChange>
      </w:pPr>
      <w:bookmarkStart w:id="3446" w:name="_Toc476522470"/>
      <w:moveToRangeStart w:id="3447" w:author="Ron Gal" w:date="2017-03-04T17:52:00Z" w:name="move476413258"/>
      <w:moveTo w:id="3448" w:author="Ron Gal" w:date="2017-03-04T17:52:00Z">
        <w:r>
          <w:rPr>
            <w:rtl/>
          </w:rPr>
          <w:t>נינג'קט (</w:t>
        </w:r>
        <w:r>
          <w:t>Ninject IoC Container</w:t>
        </w:r>
        <w:r>
          <w:rPr>
            <w:rtl/>
          </w:rPr>
          <w:t>)</w:t>
        </w:r>
        <w:bookmarkEnd w:id="3446"/>
      </w:moveTo>
    </w:p>
    <w:p w:rsidR="00A5188F" w:rsidRDefault="00A5188F" w:rsidP="00A5188F">
      <w:pPr>
        <w:bidi/>
        <w:rPr>
          <w:moveTo w:id="3449" w:author="Ron Gal" w:date="2017-03-04T17:52:00Z"/>
        </w:rPr>
      </w:pPr>
      <w:moveTo w:id="3450" w:author="Ron Gal" w:date="2017-03-04T17:52:00Z">
        <w:r>
          <w:rPr>
            <w:sz w:val="24"/>
            <w:szCs w:val="24"/>
            <w:rtl/>
          </w:rPr>
          <w:t xml:space="preserve">נינג'קט הוא פרויקט </w:t>
        </w:r>
        <w:r>
          <w:rPr>
            <w:sz w:val="24"/>
            <w:szCs w:val="24"/>
          </w:rPr>
          <w:t>open source</w:t>
        </w:r>
        <w:r>
          <w:rPr>
            <w:sz w:val="24"/>
            <w:szCs w:val="24"/>
            <w:rtl/>
          </w:rPr>
          <w:t xml:space="preserve"> שנועד להזרקת אובייקטים (והתלויות שלהם). אנו נשתמש בנינג'קט בכדי לממש את עקרון היפוך התלויות (</w:t>
        </w:r>
        <w:r>
          <w:rPr>
            <w:sz w:val="24"/>
            <w:szCs w:val="24"/>
          </w:rPr>
          <w:t>Dependency Inversion</w:t>
        </w:r>
        <w:r>
          <w:rPr>
            <w:sz w:val="24"/>
            <w:szCs w:val="24"/>
            <w:rtl/>
          </w:rPr>
          <w:t xml:space="preserve">). בניגוד לגישה בה כל קונטרולר יוצר את כל האובייקטים בהם הוא תלוי, בעת יצירת קונטרולר יוזרקו אליו כל התלויות שלו באופן אוטומטי דרך </w:t>
        </w:r>
        <w:r>
          <w:rPr>
            <w:sz w:val="24"/>
            <w:szCs w:val="24"/>
          </w:rPr>
          <w:t>Ninject</w:t>
        </w:r>
        <w:r>
          <w:rPr>
            <w:sz w:val="24"/>
            <w:szCs w:val="24"/>
            <w:rtl/>
          </w:rPr>
          <w:t xml:space="preserve"> בעזרת התשתית של </w:t>
        </w:r>
        <w:r>
          <w:rPr>
            <w:sz w:val="24"/>
            <w:szCs w:val="24"/>
          </w:rPr>
          <w:t>Web API</w:t>
        </w:r>
        <w:r>
          <w:rPr>
            <w:sz w:val="24"/>
            <w:szCs w:val="24"/>
            <w:rtl/>
          </w:rPr>
          <w:t xml:space="preserve">. בנוסף, בעזרת נינג'קט ניתן גם לנהל את אורך חיי הבקשה. כברירת מחדל כל אובייקט אשר מבוקש מנינג'קט נוצר מחדש עבור כל בקשה, אלא אם הוגדר אחרת. ניתן להגדיר עבור אובייקט מסויים שהוא יהיה </w:t>
        </w:r>
        <w:r>
          <w:rPr>
            <w:sz w:val="24"/>
            <w:szCs w:val="24"/>
          </w:rPr>
          <w:t>Singleton</w:t>
        </w:r>
        <w:r>
          <w:rPr>
            <w:sz w:val="24"/>
            <w:szCs w:val="24"/>
            <w:rtl/>
          </w:rPr>
          <w:t xml:space="preserve"> וכך בקשות נשנות לאותו אובייקט יחזירו את אותו עצם. ניתן גם להגדיר שאובייקט מסויים יהיה </w:t>
        </w:r>
        <w:r>
          <w:rPr>
            <w:sz w:val="24"/>
            <w:szCs w:val="24"/>
          </w:rPr>
          <w:t>Singleton</w:t>
        </w:r>
        <w:r>
          <w:rPr>
            <w:sz w:val="24"/>
            <w:szCs w:val="24"/>
            <w:rtl/>
          </w:rPr>
          <w:t xml:space="preserve"> ברמת הבקשה (נשתמש ביכולת זו לצורך ניהול ה-</w:t>
        </w:r>
        <w:r>
          <w:rPr>
            <w:sz w:val="24"/>
            <w:szCs w:val="24"/>
          </w:rPr>
          <w:t>Session</w:t>
        </w:r>
        <w:r>
          <w:rPr>
            <w:sz w:val="24"/>
            <w:szCs w:val="24"/>
            <w:rtl/>
          </w:rPr>
          <w:t xml:space="preserve"> של </w:t>
        </w:r>
        <w:r>
          <w:rPr>
            <w:sz w:val="24"/>
            <w:szCs w:val="24"/>
          </w:rPr>
          <w:t>Nhibernate</w:t>
        </w:r>
        <w:r>
          <w:rPr>
            <w:sz w:val="24"/>
            <w:szCs w:val="24"/>
            <w:rtl/>
          </w:rPr>
          <w:t>).</w:t>
        </w:r>
      </w:moveTo>
    </w:p>
    <w:p w:rsidR="00A5188F" w:rsidRDefault="00A5188F" w:rsidP="00A5188F">
      <w:pPr>
        <w:bidi/>
        <w:rPr>
          <w:moveTo w:id="3451" w:author="Ron Gal" w:date="2017-03-04T17:52:00Z"/>
        </w:rPr>
      </w:pPr>
    </w:p>
    <w:p w:rsidR="00A5188F" w:rsidRDefault="00A5188F" w:rsidP="00A5188F">
      <w:pPr>
        <w:bidi/>
        <w:rPr>
          <w:moveTo w:id="3452" w:author="Ron Gal" w:date="2017-03-04T17:52:00Z"/>
        </w:rPr>
      </w:pPr>
      <w:moveTo w:id="3453" w:author="Ron Gal" w:date="2017-03-04T17:52:00Z">
        <w:r>
          <w:rPr>
            <w:b/>
            <w:sz w:val="24"/>
            <w:szCs w:val="24"/>
            <w:rtl/>
          </w:rPr>
          <w:t xml:space="preserve">מחלקת </w:t>
        </w:r>
        <w:r>
          <w:rPr>
            <w:b/>
            <w:sz w:val="24"/>
            <w:szCs w:val="24"/>
          </w:rPr>
          <w:t>NinjectWebCommon</w:t>
        </w:r>
        <w:r>
          <w:rPr>
            <w:b/>
            <w:sz w:val="24"/>
            <w:szCs w:val="24"/>
            <w:rtl/>
          </w:rPr>
          <w:t xml:space="preserve"> (תחת </w:t>
        </w:r>
        <w:r>
          <w:rPr>
            <w:b/>
            <w:sz w:val="24"/>
            <w:szCs w:val="24"/>
          </w:rPr>
          <w:t>App_Start</w:t>
        </w:r>
        <w:r>
          <w:rPr>
            <w:b/>
            <w:sz w:val="24"/>
            <w:szCs w:val="24"/>
            <w:rtl/>
          </w:rPr>
          <w:t>)</w:t>
        </w:r>
      </w:moveTo>
    </w:p>
    <w:p w:rsidR="00A5188F" w:rsidRDefault="00A5188F" w:rsidP="00A5188F">
      <w:pPr>
        <w:bidi/>
        <w:rPr>
          <w:moveTo w:id="3454" w:author="Ron Gal" w:date="2017-03-04T17:52:00Z"/>
        </w:rPr>
      </w:pPr>
      <w:moveTo w:id="3455" w:author="Ron Gal" w:date="2017-03-04T17:52:00Z">
        <w:r>
          <w:rPr>
            <w:sz w:val="24"/>
            <w:szCs w:val="24"/>
            <w:rtl/>
          </w:rPr>
          <w:t>מחלקה זו נוצרת באופן אוטומטית עם התקנת חבילת ה-</w:t>
        </w:r>
        <w:r>
          <w:rPr>
            <w:sz w:val="24"/>
            <w:szCs w:val="24"/>
          </w:rPr>
          <w:t>Nuget</w:t>
        </w:r>
        <w:r>
          <w:rPr>
            <w:sz w:val="24"/>
            <w:szCs w:val="24"/>
            <w:rtl/>
          </w:rPr>
          <w:t xml:space="preserve"> של </w:t>
        </w:r>
        <w:r>
          <w:rPr>
            <w:sz w:val="24"/>
            <w:szCs w:val="24"/>
          </w:rPr>
          <w:t>Ninject</w:t>
        </w:r>
        <w:r>
          <w:rPr>
            <w:sz w:val="24"/>
            <w:szCs w:val="24"/>
            <w:rtl/>
          </w:rPr>
          <w:t xml:space="preserve"> עבור </w:t>
        </w:r>
        <w:r>
          <w:rPr>
            <w:sz w:val="24"/>
            <w:szCs w:val="24"/>
          </w:rPr>
          <w:t>Web API</w:t>
        </w:r>
        <w:r>
          <w:rPr>
            <w:sz w:val="24"/>
            <w:szCs w:val="24"/>
            <w:rtl/>
          </w:rPr>
          <w:t xml:space="preserve">. היא מכילה את הפונקציונאליות הכרוכה באתחול של </w:t>
        </w:r>
        <w:r>
          <w:rPr>
            <w:sz w:val="24"/>
            <w:szCs w:val="24"/>
          </w:rPr>
          <w:t>Ninject</w:t>
        </w:r>
        <w:r>
          <w:rPr>
            <w:sz w:val="24"/>
            <w:szCs w:val="24"/>
            <w:rtl/>
          </w:rPr>
          <w:t xml:space="preserve"> ובניקוי הזכרון בעת עצירת הפרויקט. לא נפרט כאן על דרך פעולת מחלקה זו, יש לעיין באתר של </w:t>
        </w:r>
        <w:r>
          <w:rPr>
            <w:sz w:val="24"/>
            <w:szCs w:val="24"/>
          </w:rPr>
          <w:t>Ninject</w:t>
        </w:r>
        <w:r>
          <w:rPr>
            <w:sz w:val="24"/>
            <w:szCs w:val="24"/>
            <w:rtl/>
          </w:rPr>
          <w:t xml:space="preserve"> לפרטים נוספים. </w:t>
        </w:r>
      </w:moveTo>
    </w:p>
    <w:p w:rsidR="00A5188F" w:rsidRDefault="00A5188F" w:rsidP="00A5188F">
      <w:pPr>
        <w:bidi/>
        <w:rPr>
          <w:moveTo w:id="3456" w:author="Ron Gal" w:date="2017-03-04T17:52:00Z"/>
        </w:rPr>
      </w:pPr>
      <w:moveTo w:id="3457" w:author="Ron Gal" w:date="2017-03-04T17:52:00Z">
        <w:r>
          <w:rPr>
            <w:sz w:val="24"/>
            <w:szCs w:val="24"/>
            <w:rtl/>
          </w:rPr>
          <w:t xml:space="preserve">נעיר רק כי במחלקה זו תחת הפונקציה </w:t>
        </w:r>
        <w:r>
          <w:rPr>
            <w:sz w:val="24"/>
            <w:szCs w:val="24"/>
          </w:rPr>
          <w:t>RegisterServices</w:t>
        </w:r>
        <w:r>
          <w:rPr>
            <w:sz w:val="24"/>
            <w:szCs w:val="24"/>
            <w:rtl/>
          </w:rPr>
          <w:t xml:space="preserve"> נתאחל את מחלקת </w:t>
        </w:r>
        <w:r>
          <w:rPr>
            <w:sz w:val="24"/>
            <w:szCs w:val="24"/>
          </w:rPr>
          <w:t>NinjectConfigurator</w:t>
        </w:r>
        <w:r>
          <w:rPr>
            <w:sz w:val="24"/>
            <w:szCs w:val="24"/>
            <w:rtl/>
          </w:rPr>
          <w:t xml:space="preserve"> אשר תוסיף את כל האובייקטים הרלוונטים ל-</w:t>
        </w:r>
        <w:r>
          <w:rPr>
            <w:sz w:val="24"/>
            <w:szCs w:val="24"/>
          </w:rPr>
          <w:t>IoC</w:t>
        </w:r>
        <w:r>
          <w:rPr>
            <w:sz w:val="24"/>
            <w:szCs w:val="24"/>
            <w:rtl/>
          </w:rPr>
          <w:t xml:space="preserve">.  בנוסף, תחת הפונקציה </w:t>
        </w:r>
        <w:r>
          <w:rPr>
            <w:sz w:val="24"/>
            <w:szCs w:val="24"/>
          </w:rPr>
          <w:t>Start</w:t>
        </w:r>
        <w:r>
          <w:rPr>
            <w:sz w:val="24"/>
            <w:szCs w:val="24"/>
            <w:rtl/>
          </w:rPr>
          <w:t xml:space="preserve"> נגדיר ל-</w:t>
        </w:r>
        <w:r>
          <w:rPr>
            <w:sz w:val="24"/>
            <w:szCs w:val="24"/>
          </w:rPr>
          <w:t>Web API</w:t>
        </w:r>
        <w:r>
          <w:rPr>
            <w:sz w:val="24"/>
            <w:szCs w:val="24"/>
            <w:rtl/>
          </w:rPr>
          <w:t xml:space="preserve"> להשתמש ב-</w:t>
        </w:r>
        <w:r>
          <w:rPr>
            <w:sz w:val="24"/>
            <w:szCs w:val="24"/>
          </w:rPr>
          <w:t>Ninject IoC</w:t>
        </w:r>
        <w:r>
          <w:rPr>
            <w:sz w:val="24"/>
            <w:szCs w:val="24"/>
            <w:rtl/>
          </w:rPr>
          <w:t xml:space="preserve"> לצורך הזרקת אובייקטים בעזרת קביעת ה-</w:t>
        </w:r>
        <w:r>
          <w:rPr>
            <w:sz w:val="24"/>
            <w:szCs w:val="24"/>
          </w:rPr>
          <w:t>DependencyResoler</w:t>
        </w:r>
        <w:r>
          <w:rPr>
            <w:sz w:val="24"/>
            <w:szCs w:val="24"/>
            <w:rtl/>
          </w:rPr>
          <w:t xml:space="preserve"> של </w:t>
        </w:r>
        <w:r>
          <w:rPr>
            <w:sz w:val="24"/>
            <w:szCs w:val="24"/>
          </w:rPr>
          <w:t>Web API</w:t>
        </w:r>
        <w:r>
          <w:rPr>
            <w:sz w:val="24"/>
            <w:szCs w:val="24"/>
            <w:rtl/>
          </w:rPr>
          <w:t xml:space="preserve"> להיות אובייקט מסוג </w:t>
        </w:r>
        <w:r>
          <w:rPr>
            <w:sz w:val="24"/>
            <w:szCs w:val="24"/>
          </w:rPr>
          <w:t>NinjectDependencyResoler.</w:t>
        </w:r>
      </w:moveTo>
    </w:p>
    <w:p w:rsidR="00A5188F" w:rsidRDefault="00A5188F" w:rsidP="00A5188F">
      <w:pPr>
        <w:bidi/>
        <w:rPr>
          <w:moveTo w:id="3458" w:author="Ron Gal" w:date="2017-03-04T17:52:00Z"/>
        </w:rPr>
      </w:pPr>
      <w:moveTo w:id="3459" w:author="Ron Gal" w:date="2017-03-04T17:52:00Z">
        <w:r>
          <w:rPr>
            <w:b/>
            <w:sz w:val="24"/>
            <w:szCs w:val="24"/>
          </w:rPr>
          <w:br/>
        </w:r>
        <w:r>
          <w:rPr>
            <w:b/>
            <w:sz w:val="24"/>
            <w:szCs w:val="24"/>
            <w:rtl/>
          </w:rPr>
          <w:t xml:space="preserve">מחלקת </w:t>
        </w:r>
        <w:r>
          <w:rPr>
            <w:b/>
            <w:sz w:val="24"/>
            <w:szCs w:val="24"/>
          </w:rPr>
          <w:t>NinjectDependencyResolver</w:t>
        </w:r>
      </w:moveTo>
    </w:p>
    <w:p w:rsidR="00A5188F" w:rsidRDefault="00A5188F" w:rsidP="00A5188F">
      <w:pPr>
        <w:bidi/>
        <w:rPr>
          <w:moveTo w:id="3460" w:author="Ron Gal" w:date="2017-03-04T17:52:00Z"/>
        </w:rPr>
      </w:pPr>
      <w:moveTo w:id="3461" w:author="Ron Gal" w:date="2017-03-04T17:52:00Z">
        <w:r>
          <w:rPr>
            <w:sz w:val="24"/>
            <w:szCs w:val="24"/>
            <w:rtl/>
          </w:rPr>
          <w:t xml:space="preserve">מחלקה זו מממשת את הממשק </w:t>
        </w:r>
        <w:r>
          <w:rPr>
            <w:sz w:val="24"/>
            <w:szCs w:val="24"/>
          </w:rPr>
          <w:t>IDependencyResolver</w:t>
        </w:r>
        <w:r>
          <w:rPr>
            <w:sz w:val="24"/>
            <w:szCs w:val="24"/>
            <w:rtl/>
          </w:rPr>
          <w:t xml:space="preserve"> של </w:t>
        </w:r>
        <w:r>
          <w:rPr>
            <w:sz w:val="24"/>
            <w:szCs w:val="24"/>
          </w:rPr>
          <w:t>Net</w:t>
        </w:r>
        <w:r>
          <w:rPr>
            <w:sz w:val="24"/>
            <w:szCs w:val="24"/>
            <w:rtl/>
          </w:rPr>
          <w:t>. ויודעת לתשאל את ה-</w:t>
        </w:r>
        <w:r>
          <w:rPr>
            <w:sz w:val="24"/>
            <w:szCs w:val="24"/>
          </w:rPr>
          <w:t>IoC</w:t>
        </w:r>
        <w:r>
          <w:rPr>
            <w:sz w:val="24"/>
            <w:szCs w:val="24"/>
            <w:rtl/>
          </w:rPr>
          <w:t xml:space="preserve"> לצורך שליפת אובייקט או רשימה של אובייקטים מממנו לפי סוג המחלקה מבוקש. המחלקה מכילה את הפונקציות הבאות:</w:t>
        </w:r>
      </w:moveTo>
    </w:p>
    <w:p w:rsidR="00A5188F" w:rsidRDefault="00A5188F" w:rsidP="00A5188F">
      <w:pPr>
        <w:bidi/>
        <w:rPr>
          <w:moveTo w:id="3462" w:author="Ron Gal" w:date="2017-03-04T17:52:00Z"/>
        </w:rPr>
      </w:pPr>
    </w:p>
    <w:p w:rsidR="00A5188F" w:rsidRDefault="00A5188F" w:rsidP="00A5188F">
      <w:pPr>
        <w:rPr>
          <w:moveTo w:id="3463" w:author="Ron Gal" w:date="2017-03-04T17:52:00Z"/>
        </w:rPr>
      </w:pPr>
      <w:moveTo w:id="3464" w:author="Ron Gal" w:date="2017-03-04T17:52:00Z">
        <w:r>
          <w:rPr>
            <w:sz w:val="24"/>
            <w:szCs w:val="24"/>
          </w:rPr>
          <w:t>public object GetService(Type serviceType)</w:t>
        </w:r>
      </w:moveTo>
    </w:p>
    <w:p w:rsidR="00A5188F" w:rsidRDefault="00A5188F" w:rsidP="00A5188F">
      <w:pPr>
        <w:rPr>
          <w:moveTo w:id="3465" w:author="Ron Gal" w:date="2017-03-04T17:52:00Z"/>
        </w:rPr>
      </w:pPr>
    </w:p>
    <w:p w:rsidR="00A5188F" w:rsidRDefault="00A5188F" w:rsidP="00A5188F">
      <w:pPr>
        <w:rPr>
          <w:moveTo w:id="3466" w:author="Ron Gal" w:date="2017-03-04T17:52:00Z"/>
        </w:rPr>
      </w:pPr>
      <w:moveTo w:id="3467" w:author="Ron Gal" w:date="2017-03-04T17:52:00Z">
        <w:r>
          <w:rPr>
            <w:sz w:val="24"/>
            <w:szCs w:val="24"/>
          </w:rPr>
          <w:t>public IEnumerable&lt;object&gt; GetServices(Type serviceType)</w:t>
        </w:r>
      </w:moveTo>
    </w:p>
    <w:p w:rsidR="00A5188F" w:rsidRDefault="00A5188F" w:rsidP="00A5188F">
      <w:pPr>
        <w:rPr>
          <w:moveTo w:id="3468" w:author="Ron Gal" w:date="2017-03-04T17:52:00Z"/>
        </w:rPr>
      </w:pPr>
    </w:p>
    <w:p w:rsidR="00A5188F" w:rsidRDefault="00A5188F" w:rsidP="00A5188F">
      <w:pPr>
        <w:rPr>
          <w:moveTo w:id="3469" w:author="Ron Gal" w:date="2017-03-04T17:52:00Z"/>
        </w:rPr>
      </w:pPr>
      <w:moveTo w:id="3470" w:author="Ron Gal" w:date="2017-03-04T17:52:00Z">
        <w:r>
          <w:rPr>
            <w:sz w:val="24"/>
            <w:szCs w:val="24"/>
          </w:rPr>
          <w:t>public IDependencyScope BeginScope()</w:t>
        </w:r>
      </w:moveTo>
    </w:p>
    <w:p w:rsidR="00A5188F" w:rsidRDefault="00A5188F" w:rsidP="00A5188F">
      <w:pPr>
        <w:rPr>
          <w:moveTo w:id="3471" w:author="Ron Gal" w:date="2017-03-04T17:52:00Z"/>
        </w:rPr>
      </w:pPr>
    </w:p>
    <w:p w:rsidR="00A5188F" w:rsidRDefault="00A5188F" w:rsidP="00A5188F">
      <w:pPr>
        <w:rPr>
          <w:moveTo w:id="3472" w:author="Ron Gal" w:date="2017-03-04T17:52:00Z"/>
        </w:rPr>
      </w:pPr>
      <w:moveTo w:id="3473" w:author="Ron Gal" w:date="2017-03-04T17:52:00Z">
        <w:r>
          <w:rPr>
            <w:sz w:val="24"/>
            <w:szCs w:val="24"/>
          </w:rPr>
          <w:t>public void Dispose()</w:t>
        </w:r>
      </w:moveTo>
    </w:p>
    <w:p w:rsidR="00A5188F" w:rsidRDefault="00A5188F" w:rsidP="00A5188F">
      <w:pPr>
        <w:rPr>
          <w:moveTo w:id="3474" w:author="Ron Gal" w:date="2017-03-04T17:52:00Z"/>
        </w:rPr>
      </w:pPr>
    </w:p>
    <w:p w:rsidR="00A5188F" w:rsidRDefault="00A5188F" w:rsidP="00A5188F">
      <w:pPr>
        <w:bidi/>
        <w:rPr>
          <w:moveTo w:id="3475" w:author="Ron Gal" w:date="2017-03-04T17:52:00Z"/>
        </w:rPr>
      </w:pPr>
    </w:p>
    <w:p w:rsidR="00A5188F" w:rsidDel="00A11CF2" w:rsidRDefault="00A5188F" w:rsidP="00A5188F">
      <w:pPr>
        <w:rPr>
          <w:del w:id="3476" w:author="Ron Gal" w:date="2017-03-04T17:57:00Z"/>
          <w:moveTo w:id="3477" w:author="Ron Gal" w:date="2017-03-04T17:52:00Z"/>
        </w:rPr>
      </w:pPr>
      <w:moveTo w:id="3478" w:author="Ron Gal" w:date="2017-03-04T17:52:00Z">
        <w:del w:id="3479" w:author="Ron Gal" w:date="2017-03-04T17:57:00Z">
          <w:r w:rsidDel="00A11CF2">
            <w:br w:type="page"/>
          </w:r>
        </w:del>
      </w:moveTo>
    </w:p>
    <w:p w:rsidR="00A5188F" w:rsidDel="00A11CF2" w:rsidRDefault="00A5188F">
      <w:pPr>
        <w:rPr>
          <w:del w:id="3480" w:author="Ron Gal" w:date="2017-03-04T17:57:00Z"/>
          <w:moveTo w:id="3481" w:author="Ron Gal" w:date="2017-03-04T17:52:00Z"/>
        </w:rPr>
        <w:pPrChange w:id="3482" w:author="Ron Gal" w:date="2017-03-04T17:57:00Z">
          <w:pPr>
            <w:bidi/>
          </w:pPr>
        </w:pPrChange>
      </w:pPr>
    </w:p>
    <w:p w:rsidR="00A5188F" w:rsidRDefault="00A5188F" w:rsidP="00A5188F">
      <w:pPr>
        <w:bidi/>
        <w:rPr>
          <w:moveTo w:id="3483" w:author="Ron Gal" w:date="2017-03-04T17:52:00Z"/>
        </w:rPr>
      </w:pPr>
      <w:moveTo w:id="3484" w:author="Ron Gal" w:date="2017-03-04T17:52:00Z">
        <w:r>
          <w:rPr>
            <w:b/>
            <w:sz w:val="24"/>
            <w:szCs w:val="24"/>
            <w:rtl/>
          </w:rPr>
          <w:t xml:space="preserve">מחלקת </w:t>
        </w:r>
        <w:r>
          <w:rPr>
            <w:b/>
            <w:sz w:val="24"/>
            <w:szCs w:val="24"/>
          </w:rPr>
          <w:t>NinjectConfigurator</w:t>
        </w:r>
      </w:moveTo>
    </w:p>
    <w:p w:rsidR="00A5188F" w:rsidRDefault="00A5188F" w:rsidP="00A5188F">
      <w:pPr>
        <w:bidi/>
        <w:rPr>
          <w:moveTo w:id="3485" w:author="Ron Gal" w:date="2017-03-04T17:52:00Z"/>
        </w:rPr>
      </w:pPr>
      <w:moveTo w:id="3486" w:author="Ron Gal" w:date="2017-03-04T17:52:00Z">
        <w:r>
          <w:rPr>
            <w:sz w:val="24"/>
            <w:szCs w:val="24"/>
            <w:rtl/>
          </w:rPr>
          <w:t>מחלקה זו אחראית על רישום כל האובייקטים ב-</w:t>
        </w:r>
        <w:r>
          <w:rPr>
            <w:sz w:val="24"/>
            <w:szCs w:val="24"/>
          </w:rPr>
          <w:t>Ninject IoC</w:t>
        </w:r>
        <w:r>
          <w:rPr>
            <w:sz w:val="24"/>
            <w:szCs w:val="24"/>
            <w:rtl/>
          </w:rPr>
          <w:t xml:space="preserve"> בעזרת קריאה למתודה </w:t>
        </w:r>
        <w:r>
          <w:rPr>
            <w:sz w:val="24"/>
            <w:szCs w:val="24"/>
          </w:rPr>
          <w:t>Configure</w:t>
        </w:r>
        <w:r>
          <w:rPr>
            <w:sz w:val="24"/>
            <w:szCs w:val="24"/>
            <w:rtl/>
          </w:rPr>
          <w:t>. מתודה זו קוראת ל-</w:t>
        </w:r>
        <w:r>
          <w:rPr>
            <w:sz w:val="24"/>
            <w:szCs w:val="24"/>
          </w:rPr>
          <w:t>AddBindings</w:t>
        </w:r>
        <w:r>
          <w:rPr>
            <w:sz w:val="24"/>
            <w:szCs w:val="24"/>
            <w:rtl/>
          </w:rPr>
          <w:t xml:space="preserve"> אשר רושמת בפועל את כל סוגי המחלקות. בין המחלקות אשר יירשמו ב-</w:t>
        </w:r>
        <w:r>
          <w:rPr>
            <w:sz w:val="24"/>
            <w:szCs w:val="24"/>
          </w:rPr>
          <w:t>IoC</w:t>
        </w:r>
        <w:r>
          <w:rPr>
            <w:sz w:val="24"/>
            <w:szCs w:val="24"/>
            <w:rtl/>
          </w:rPr>
          <w:t xml:space="preserve"> יהיו ה-</w:t>
        </w:r>
        <w:r>
          <w:rPr>
            <w:sz w:val="24"/>
            <w:szCs w:val="24"/>
          </w:rPr>
          <w:t>SessionFactory</w:t>
        </w:r>
        <w:r>
          <w:rPr>
            <w:sz w:val="24"/>
            <w:szCs w:val="24"/>
            <w:rtl/>
          </w:rPr>
          <w:t xml:space="preserve"> של </w:t>
        </w:r>
        <w:r>
          <w:rPr>
            <w:sz w:val="24"/>
            <w:szCs w:val="24"/>
          </w:rPr>
          <w:t>Nhibernate</w:t>
        </w:r>
        <w:r>
          <w:rPr>
            <w:sz w:val="24"/>
            <w:szCs w:val="24"/>
            <w:rtl/>
          </w:rPr>
          <w:t xml:space="preserve"> - אובייקט אשר יודע לייצר עצמים מסוג </w:t>
        </w:r>
        <w:r>
          <w:rPr>
            <w:sz w:val="24"/>
            <w:szCs w:val="24"/>
          </w:rPr>
          <w:t>Session</w:t>
        </w:r>
        <w:r>
          <w:rPr>
            <w:sz w:val="24"/>
            <w:szCs w:val="24"/>
            <w:rtl/>
          </w:rPr>
          <w:t xml:space="preserve"> של </w:t>
        </w:r>
        <w:r>
          <w:rPr>
            <w:sz w:val="24"/>
            <w:szCs w:val="24"/>
          </w:rPr>
          <w:t>Nhibernate</w:t>
        </w:r>
        <w:r>
          <w:rPr>
            <w:sz w:val="24"/>
            <w:szCs w:val="24"/>
            <w:rtl/>
          </w:rPr>
          <w:t xml:space="preserve"> ומתודה אשר תייצר </w:t>
        </w:r>
        <w:r>
          <w:rPr>
            <w:sz w:val="24"/>
            <w:szCs w:val="24"/>
          </w:rPr>
          <w:t>Session</w:t>
        </w:r>
        <w:r>
          <w:rPr>
            <w:sz w:val="24"/>
            <w:szCs w:val="24"/>
            <w:rtl/>
          </w:rPr>
          <w:t xml:space="preserve"> ייחודי עבור כל בקשה. המחלקה מכילה את הפונקציות הבאות:</w:t>
        </w:r>
      </w:moveTo>
    </w:p>
    <w:p w:rsidR="00A5188F" w:rsidRDefault="00A5188F" w:rsidP="00A5188F">
      <w:pPr>
        <w:bidi/>
        <w:rPr>
          <w:moveTo w:id="3487" w:author="Ron Gal" w:date="2017-03-04T17:52:00Z"/>
        </w:rPr>
      </w:pPr>
    </w:p>
    <w:p w:rsidR="00A5188F" w:rsidRDefault="00A5188F" w:rsidP="00A5188F">
      <w:pPr>
        <w:rPr>
          <w:moveTo w:id="3488" w:author="Ron Gal" w:date="2017-03-04T17:52:00Z"/>
        </w:rPr>
      </w:pPr>
      <w:moveTo w:id="3489" w:author="Ron Gal" w:date="2017-03-04T17:52:00Z">
        <w:r>
          <w:rPr>
            <w:sz w:val="24"/>
            <w:szCs w:val="24"/>
          </w:rPr>
          <w:t>public void Configure(IKernel container)</w:t>
        </w:r>
      </w:moveTo>
    </w:p>
    <w:p w:rsidR="00A5188F" w:rsidRDefault="00A5188F" w:rsidP="00A5188F">
      <w:pPr>
        <w:rPr>
          <w:moveTo w:id="3490" w:author="Ron Gal" w:date="2017-03-04T17:52:00Z"/>
        </w:rPr>
      </w:pPr>
    </w:p>
    <w:p w:rsidR="00A5188F" w:rsidRDefault="00A5188F" w:rsidP="00A5188F">
      <w:pPr>
        <w:rPr>
          <w:moveTo w:id="3491" w:author="Ron Gal" w:date="2017-03-04T17:52:00Z"/>
        </w:rPr>
      </w:pPr>
      <w:moveTo w:id="3492" w:author="Ron Gal" w:date="2017-03-04T17:52:00Z">
        <w:r>
          <w:rPr>
            <w:sz w:val="24"/>
            <w:szCs w:val="24"/>
          </w:rPr>
          <w:t>public void AddBindings(IKernel container)</w:t>
        </w:r>
      </w:moveTo>
    </w:p>
    <w:moveToRangeEnd w:id="3447"/>
    <w:p w:rsidR="00A5188F" w:rsidRPr="00A5188F" w:rsidRDefault="00A5188F" w:rsidP="004666B9">
      <w:pPr>
        <w:bidi/>
        <w:rPr>
          <w:ins w:id="3493" w:author="Ron Gal" w:date="2017-03-04T17:52:00Z"/>
          <w:sz w:val="28"/>
          <w:szCs w:val="28"/>
          <w:rtl/>
        </w:rPr>
      </w:pPr>
    </w:p>
    <w:p w:rsidR="00A5188F" w:rsidRDefault="00A5188F">
      <w:pPr>
        <w:bidi/>
        <w:rPr>
          <w:ins w:id="3494" w:author="Ron Gal" w:date="2017-03-04T17:52:00Z"/>
          <w:sz w:val="28"/>
          <w:szCs w:val="28"/>
          <w:rtl/>
        </w:rPr>
        <w:pPrChange w:id="3495" w:author="Ron Gal" w:date="2017-03-04T17:52:00Z">
          <w:pPr>
            <w:bidi/>
          </w:pPr>
        </w:pPrChange>
      </w:pPr>
    </w:p>
    <w:p w:rsidR="004666B9" w:rsidRDefault="004666B9">
      <w:pPr>
        <w:pStyle w:val="Heading2"/>
        <w:bidi/>
        <w:rPr>
          <w:ins w:id="3496" w:author="Ron Gal" w:date="2017-03-04T17:51:00Z"/>
        </w:rPr>
        <w:pPrChange w:id="3497" w:author="Ron Gal" w:date="2017-03-05T23:23:00Z">
          <w:pPr>
            <w:bidi/>
          </w:pPr>
        </w:pPrChange>
      </w:pPr>
      <w:bookmarkStart w:id="3498" w:name="_Toc476522471"/>
      <w:ins w:id="3499" w:author="Ron Gal" w:date="2017-03-04T17:51:00Z">
        <w:r>
          <w:rPr>
            <w:rtl/>
          </w:rPr>
          <w:t>קונטרולרים (</w:t>
        </w:r>
        <w:r w:rsidR="005A060C">
          <w:t>Controllers</w:t>
        </w:r>
      </w:ins>
      <w:ins w:id="3500" w:author="Ron Gal" w:date="2017-03-04T18:33:00Z">
        <w:r w:rsidR="005A060C">
          <w:rPr>
            <w:rFonts w:hint="cs"/>
            <w:rtl/>
          </w:rPr>
          <w:t>)</w:t>
        </w:r>
      </w:ins>
      <w:bookmarkEnd w:id="3498"/>
    </w:p>
    <w:p w:rsidR="004666B9" w:rsidRDefault="004666B9" w:rsidP="004666B9">
      <w:pPr>
        <w:bidi/>
        <w:rPr>
          <w:ins w:id="3501" w:author="Ron Gal" w:date="2017-03-04T17:51:00Z"/>
          <w:rtl/>
        </w:rPr>
      </w:pPr>
      <w:ins w:id="3502" w:author="Ron Gal" w:date="2017-03-04T17:51:00Z">
        <w:r>
          <w:rPr>
            <w:sz w:val="24"/>
            <w:szCs w:val="24"/>
            <w:rtl/>
          </w:rPr>
          <w:t xml:space="preserve">קבוצת מחלקות זו אחראית על חשיפת השירותים המוצעים באתר בממשק </w:t>
        </w:r>
        <w:r>
          <w:rPr>
            <w:sz w:val="24"/>
            <w:szCs w:val="24"/>
          </w:rPr>
          <w:t>REST</w:t>
        </w:r>
        <w:r>
          <w:rPr>
            <w:sz w:val="24"/>
            <w:szCs w:val="24"/>
            <w:rtl/>
          </w:rPr>
          <w:t>. כאשר נשלחת בקשה לשרת נבחרת הפונקציה בקונטרולר הרלוונטי בהתאם ל-</w:t>
        </w:r>
        <w:r>
          <w:rPr>
            <w:sz w:val="24"/>
            <w:szCs w:val="24"/>
          </w:rPr>
          <w:t>HTTP Verb</w:t>
        </w:r>
        <w:r>
          <w:rPr>
            <w:sz w:val="24"/>
            <w:szCs w:val="24"/>
            <w:rtl/>
          </w:rPr>
          <w:t xml:space="preserve"> בהתאם לשמות וערכי הפרמטרים של הבקשה. מגנון זה מובנה בתוך </w:t>
        </w:r>
        <w:r>
          <w:rPr>
            <w:sz w:val="24"/>
            <w:szCs w:val="24"/>
          </w:rPr>
          <w:t>Web API</w:t>
        </w:r>
        <w:r>
          <w:rPr>
            <w:sz w:val="24"/>
            <w:szCs w:val="24"/>
            <w:rtl/>
          </w:rPr>
          <w:t xml:space="preserve">. כתובת כל קונטרולר היא שמו ללא הסופית </w:t>
        </w:r>
        <w:r>
          <w:rPr>
            <w:sz w:val="24"/>
            <w:szCs w:val="24"/>
          </w:rPr>
          <w:t>Controller</w:t>
        </w:r>
        <w:r>
          <w:rPr>
            <w:sz w:val="24"/>
            <w:szCs w:val="24"/>
            <w:rtl/>
          </w:rPr>
          <w:t xml:space="preserve">, כלומר הכתובת היחסית של </w:t>
        </w:r>
        <w:r>
          <w:rPr>
            <w:sz w:val="24"/>
            <w:szCs w:val="24"/>
          </w:rPr>
          <w:t>VetsController</w:t>
        </w:r>
        <w:r>
          <w:rPr>
            <w:sz w:val="24"/>
            <w:szCs w:val="24"/>
            <w:rtl/>
          </w:rPr>
          <w:t xml:space="preserve"> תהיה </w:t>
        </w:r>
        <w:r>
          <w:rPr>
            <w:sz w:val="24"/>
            <w:szCs w:val="24"/>
          </w:rPr>
          <w:t>api/vets</w:t>
        </w:r>
        <w:r>
          <w:rPr>
            <w:sz w:val="24"/>
            <w:szCs w:val="24"/>
            <w:rtl/>
          </w:rPr>
          <w:t>/, אם נשלח בקשה ל-</w:t>
        </w:r>
        <w:r>
          <w:rPr>
            <w:sz w:val="24"/>
            <w:szCs w:val="24"/>
          </w:rPr>
          <w:t>api/vets</w:t>
        </w:r>
        <w:r>
          <w:rPr>
            <w:sz w:val="24"/>
            <w:szCs w:val="24"/>
            <w:rtl/>
          </w:rPr>
          <w:t xml:space="preserve">/3 עם פועל </w:t>
        </w:r>
        <w:r>
          <w:rPr>
            <w:sz w:val="24"/>
            <w:szCs w:val="24"/>
          </w:rPr>
          <w:t>HTTP</w:t>
        </w:r>
        <w:r>
          <w:rPr>
            <w:sz w:val="24"/>
            <w:szCs w:val="24"/>
            <w:rtl/>
          </w:rPr>
          <w:t xml:space="preserve"> מסוג </w:t>
        </w:r>
        <w:r>
          <w:rPr>
            <w:sz w:val="24"/>
            <w:szCs w:val="24"/>
          </w:rPr>
          <w:t>Get</w:t>
        </w:r>
        <w:r>
          <w:rPr>
            <w:sz w:val="24"/>
            <w:szCs w:val="24"/>
            <w:rtl/>
          </w:rPr>
          <w:t xml:space="preserve"> הפונקציה שתופעל בשרת תהיה (</w:t>
        </w:r>
        <w:r>
          <w:rPr>
            <w:sz w:val="24"/>
            <w:szCs w:val="24"/>
          </w:rPr>
          <w:t>Get(int id</w:t>
        </w:r>
        <w:r>
          <w:rPr>
            <w:sz w:val="24"/>
            <w:szCs w:val="24"/>
            <w:rtl/>
          </w:rPr>
          <w:t xml:space="preserve"> כאשר </w:t>
        </w:r>
        <w:r>
          <w:rPr>
            <w:sz w:val="24"/>
            <w:szCs w:val="24"/>
          </w:rPr>
          <w:t>id</w:t>
        </w:r>
        <w:r>
          <w:rPr>
            <w:sz w:val="24"/>
            <w:szCs w:val="24"/>
            <w:rtl/>
          </w:rPr>
          <w:t xml:space="preserve"> יקבל את הערך 3. חשוב להדגיש כי במחלקות אלו לא תתבצע לוגיקה, אלא הן יכילו </w:t>
        </w:r>
        <w:r>
          <w:rPr>
            <w:sz w:val="24"/>
            <w:szCs w:val="24"/>
          </w:rPr>
          <w:t>daos</w:t>
        </w:r>
        <w:r>
          <w:rPr>
            <w:sz w:val="24"/>
            <w:szCs w:val="24"/>
            <w:rtl/>
          </w:rPr>
          <w:t xml:space="preserve"> מתאימים אשר יבצעו את הלוגיקה עבורן.</w:t>
        </w:r>
      </w:ins>
    </w:p>
    <w:p w:rsidR="004666B9" w:rsidRDefault="004666B9" w:rsidP="004666B9">
      <w:pPr>
        <w:bidi/>
        <w:rPr>
          <w:ins w:id="3503" w:author="Ron Gal" w:date="2017-03-04T17:51:00Z"/>
        </w:rPr>
      </w:pPr>
    </w:p>
    <w:p w:rsidR="004666B9" w:rsidRDefault="004666B9" w:rsidP="004666B9">
      <w:pPr>
        <w:bidi/>
        <w:rPr>
          <w:ins w:id="3504" w:author="Ron Gal" w:date="2017-03-04T17:51:00Z"/>
        </w:rPr>
      </w:pPr>
      <w:ins w:id="3505" w:author="Ron Gal" w:date="2017-03-04T17:51:00Z">
        <w:r>
          <w:rPr>
            <w:b/>
            <w:sz w:val="24"/>
            <w:szCs w:val="24"/>
            <w:rtl/>
          </w:rPr>
          <w:t xml:space="preserve">מחלקת </w:t>
        </w:r>
        <w:r w:rsidRPr="0010413E">
          <w:rPr>
            <w:b/>
            <w:sz w:val="24"/>
            <w:szCs w:val="24"/>
          </w:rPr>
          <w:t>AnimalsController</w:t>
        </w:r>
      </w:ins>
    </w:p>
    <w:p w:rsidR="004666B9" w:rsidRDefault="004666B9" w:rsidP="004666B9">
      <w:pPr>
        <w:bidi/>
        <w:rPr>
          <w:ins w:id="3506" w:author="Ron Gal" w:date="2017-03-04T17:51:00Z"/>
          <w:rtl/>
        </w:rPr>
      </w:pPr>
      <w:ins w:id="3507" w:author="Ron Gal" w:date="2017-03-04T17:51:00Z">
        <w:r>
          <w:rPr>
            <w:sz w:val="24"/>
            <w:szCs w:val="24"/>
            <w:rtl/>
          </w:rPr>
          <w:t>הקונטרולר יבצע פעולות חיפוש ושינוי פרטים</w:t>
        </w:r>
        <w:r>
          <w:rPr>
            <w:sz w:val="24"/>
            <w:szCs w:val="24"/>
          </w:rPr>
          <w:t xml:space="preserve"> </w:t>
        </w:r>
        <w:r>
          <w:rPr>
            <w:rFonts w:hint="cs"/>
            <w:sz w:val="24"/>
            <w:szCs w:val="24"/>
            <w:rtl/>
          </w:rPr>
          <w:t>של בעלי חיים</w:t>
        </w:r>
        <w:r>
          <w:rPr>
            <w:sz w:val="24"/>
            <w:szCs w:val="24"/>
            <w:rtl/>
          </w:rPr>
          <w:t>. המחלקה תכיל את הפעולות הבאות:</w:t>
        </w:r>
      </w:ins>
    </w:p>
    <w:p w:rsidR="004666B9" w:rsidRDefault="004666B9" w:rsidP="004666B9">
      <w:pPr>
        <w:bidi/>
        <w:rPr>
          <w:ins w:id="3508" w:author="Ron Gal" w:date="2017-03-04T17:51:00Z"/>
        </w:rPr>
      </w:pPr>
    </w:p>
    <w:p w:rsidR="004666B9" w:rsidRDefault="004666B9" w:rsidP="004666B9">
      <w:pPr>
        <w:rPr>
          <w:ins w:id="3509" w:author="Ron Gal" w:date="2017-03-04T17:51:00Z"/>
          <w:sz w:val="24"/>
          <w:szCs w:val="24"/>
          <w:rtl/>
        </w:rPr>
      </w:pPr>
      <w:ins w:id="3510" w:author="Ron Gal" w:date="2017-03-04T17:51:00Z">
        <w:r w:rsidRPr="0010413E">
          <w:rPr>
            <w:sz w:val="24"/>
            <w:szCs w:val="24"/>
          </w:rPr>
          <w:t>public List&lt;Animal&gt; MyAnimals(int? id = null, string animalName = "", string doctorName = "", string ownerName = "", int? type = null, int? gender = null)</w:t>
        </w:r>
      </w:ins>
    </w:p>
    <w:p w:rsidR="004666B9" w:rsidRPr="0010413E" w:rsidRDefault="004666B9" w:rsidP="004666B9">
      <w:pPr>
        <w:rPr>
          <w:ins w:id="3511" w:author="Ron Gal" w:date="2017-03-04T17:51:00Z"/>
          <w:sz w:val="24"/>
          <w:szCs w:val="24"/>
        </w:rPr>
      </w:pPr>
      <w:ins w:id="3512" w:author="Ron Gal" w:date="2017-03-04T17:51:00Z">
        <w:r w:rsidRPr="0010413E">
          <w:rPr>
            <w:sz w:val="24"/>
            <w:szCs w:val="24"/>
          </w:rPr>
          <w:t>public Animal Get(int id)</w:t>
        </w:r>
      </w:ins>
    </w:p>
    <w:p w:rsidR="004666B9" w:rsidRPr="0010413E" w:rsidRDefault="004666B9" w:rsidP="004666B9">
      <w:pPr>
        <w:rPr>
          <w:ins w:id="3513" w:author="Ron Gal" w:date="2017-03-04T17:51:00Z"/>
          <w:sz w:val="24"/>
          <w:szCs w:val="24"/>
        </w:rPr>
      </w:pPr>
      <w:ins w:id="3514" w:author="Ron Gal" w:date="2017-03-04T17:51:00Z">
        <w:r w:rsidRPr="0010413E">
          <w:rPr>
            <w:sz w:val="24"/>
            <w:szCs w:val="24"/>
          </w:rPr>
          <w:t>public Animal Save(Animal animal)</w:t>
        </w:r>
      </w:ins>
    </w:p>
    <w:p w:rsidR="004666B9" w:rsidRDefault="004666B9" w:rsidP="004666B9">
      <w:pPr>
        <w:rPr>
          <w:ins w:id="3515" w:author="Ron Gal" w:date="2017-03-04T17:51:00Z"/>
        </w:rPr>
      </w:pPr>
    </w:p>
    <w:p w:rsidR="004666B9" w:rsidRDefault="004666B9" w:rsidP="004666B9">
      <w:pPr>
        <w:bidi/>
        <w:rPr>
          <w:ins w:id="3516" w:author="Ron Gal" w:date="2017-03-04T17:51:00Z"/>
        </w:rPr>
      </w:pPr>
      <w:ins w:id="3517" w:author="Ron Gal" w:date="2017-03-04T17:51:00Z">
        <w:r>
          <w:rPr>
            <w:b/>
            <w:sz w:val="24"/>
            <w:szCs w:val="24"/>
            <w:rtl/>
          </w:rPr>
          <w:t xml:space="preserve">מחלקת </w:t>
        </w:r>
        <w:r>
          <w:rPr>
            <w:b/>
            <w:sz w:val="24"/>
            <w:szCs w:val="24"/>
          </w:rPr>
          <w:t>LoginController</w:t>
        </w:r>
      </w:ins>
    </w:p>
    <w:p w:rsidR="004666B9" w:rsidRDefault="004666B9" w:rsidP="004666B9">
      <w:pPr>
        <w:bidi/>
        <w:rPr>
          <w:ins w:id="3518" w:author="Ron Gal" w:date="2017-03-04T17:51:00Z"/>
        </w:rPr>
      </w:pPr>
      <w:ins w:id="3519" w:author="Ron Gal" w:date="2017-03-04T17:51:00Z">
        <w:r>
          <w:rPr>
            <w:sz w:val="24"/>
            <w:szCs w:val="24"/>
            <w:rtl/>
          </w:rPr>
          <w:t>הקונטרולר יבצע הרשמה והתחברות למערכת, תחזיר ללקוח את נתוני הלקוח המתחבר. המחלקה תזרוק שגיאות מתאימות של הרשאות במקרה של אי הצלחה. תכיל את הפועלות הבאות:</w:t>
        </w:r>
      </w:ins>
    </w:p>
    <w:p w:rsidR="004666B9" w:rsidRPr="0010413E" w:rsidRDefault="004666B9" w:rsidP="004666B9">
      <w:pPr>
        <w:rPr>
          <w:ins w:id="3520" w:author="Ron Gal" w:date="2017-03-04T17:51:00Z"/>
          <w:sz w:val="24"/>
          <w:szCs w:val="24"/>
        </w:rPr>
      </w:pPr>
      <w:ins w:id="3521" w:author="Ron Gal" w:date="2017-03-04T17:51:00Z">
        <w:r w:rsidRPr="0010413E">
          <w:rPr>
            <w:sz w:val="24"/>
            <w:szCs w:val="24"/>
          </w:rPr>
          <w:t>public LoginResponse Login(UserCredentials credentials)</w:t>
        </w:r>
        <w:r>
          <w:rPr>
            <w:sz w:val="24"/>
            <w:szCs w:val="24"/>
          </w:rPr>
          <w:t xml:space="preserve"> </w:t>
        </w:r>
      </w:ins>
    </w:p>
    <w:p w:rsidR="004666B9" w:rsidRPr="0010413E" w:rsidRDefault="004666B9" w:rsidP="004666B9">
      <w:pPr>
        <w:rPr>
          <w:ins w:id="3522" w:author="Ron Gal" w:date="2017-03-04T17:51:00Z"/>
          <w:sz w:val="24"/>
          <w:szCs w:val="24"/>
        </w:rPr>
      </w:pPr>
      <w:ins w:id="3523" w:author="Ron Gal" w:date="2017-03-04T17:51:00Z">
        <w:r w:rsidRPr="0010413E">
          <w:rPr>
            <w:sz w:val="24"/>
            <w:szCs w:val="24"/>
          </w:rPr>
          <w:lastRenderedPageBreak/>
          <w:t>public RegistrationReponse Registration(PersonLogin entity)</w:t>
        </w:r>
      </w:ins>
    </w:p>
    <w:p w:rsidR="004666B9" w:rsidRDefault="004666B9" w:rsidP="004666B9">
      <w:pPr>
        <w:rPr>
          <w:ins w:id="3524" w:author="Ron Gal" w:date="2017-03-04T17:51:00Z"/>
        </w:rPr>
      </w:pPr>
      <w:ins w:id="3525" w:author="Ron Gal" w:date="2017-03-04T17:51:00Z">
        <w:r>
          <w:br w:type="page"/>
        </w:r>
      </w:ins>
    </w:p>
    <w:p w:rsidR="004666B9" w:rsidRDefault="004666B9" w:rsidP="004666B9">
      <w:pPr>
        <w:rPr>
          <w:ins w:id="3526" w:author="Ron Gal" w:date="2017-03-04T17:51:00Z"/>
        </w:rPr>
      </w:pPr>
    </w:p>
    <w:p w:rsidR="004666B9" w:rsidRDefault="004666B9" w:rsidP="004666B9">
      <w:pPr>
        <w:bidi/>
        <w:rPr>
          <w:ins w:id="3527" w:author="Ron Gal" w:date="2017-03-04T17:51:00Z"/>
        </w:rPr>
      </w:pPr>
      <w:ins w:id="3528" w:author="Ron Gal" w:date="2017-03-04T17:51:00Z">
        <w:r>
          <w:rPr>
            <w:b/>
            <w:sz w:val="24"/>
            <w:szCs w:val="24"/>
            <w:rtl/>
          </w:rPr>
          <w:t xml:space="preserve">מחלקת </w:t>
        </w:r>
        <w:r w:rsidRPr="0010413E">
          <w:rPr>
            <w:b/>
            <w:sz w:val="24"/>
            <w:szCs w:val="24"/>
          </w:rPr>
          <w:t>ProfileController</w:t>
        </w:r>
      </w:ins>
    </w:p>
    <w:p w:rsidR="004666B9" w:rsidRDefault="004666B9" w:rsidP="004666B9">
      <w:pPr>
        <w:bidi/>
        <w:rPr>
          <w:ins w:id="3529" w:author="Ron Gal" w:date="2017-03-04T17:51:00Z"/>
        </w:rPr>
      </w:pPr>
      <w:ins w:id="3530" w:author="Ron Gal" w:date="2017-03-04T17:51:00Z">
        <w:r>
          <w:rPr>
            <w:sz w:val="24"/>
            <w:szCs w:val="24"/>
            <w:rtl/>
          </w:rPr>
          <w:t xml:space="preserve">הקונטרולר יבצע את הפעולות הקשורות לטיפול </w:t>
        </w:r>
        <w:r>
          <w:rPr>
            <w:rFonts w:hint="cs"/>
            <w:sz w:val="24"/>
            <w:szCs w:val="24"/>
            <w:rtl/>
          </w:rPr>
          <w:t>בעדכון פרטי לקוח, באופן ספציפי לכתובת ומספר טלפון, שיכולים להשתנות במהלך חיי המשתמש</w:t>
        </w:r>
        <w:r>
          <w:rPr>
            <w:sz w:val="24"/>
            <w:szCs w:val="24"/>
            <w:rtl/>
          </w:rPr>
          <w:t>. המחלקה תכיל את הפעולות הבאות:</w:t>
        </w:r>
      </w:ins>
    </w:p>
    <w:p w:rsidR="004666B9" w:rsidRDefault="004666B9" w:rsidP="004666B9">
      <w:pPr>
        <w:bidi/>
        <w:rPr>
          <w:ins w:id="3531" w:author="Ron Gal" w:date="2017-03-04T17:51:00Z"/>
        </w:rPr>
      </w:pPr>
    </w:p>
    <w:p w:rsidR="004666B9" w:rsidRPr="0010413E" w:rsidRDefault="004666B9" w:rsidP="004666B9">
      <w:pPr>
        <w:rPr>
          <w:ins w:id="3532" w:author="Ron Gal" w:date="2017-03-04T17:51:00Z"/>
          <w:sz w:val="24"/>
          <w:szCs w:val="24"/>
          <w:rtl/>
        </w:rPr>
      </w:pPr>
      <w:ins w:id="3533" w:author="Ron Gal" w:date="2017-03-04T17:51:00Z">
        <w:r w:rsidRPr="0010413E">
          <w:rPr>
            <w:sz w:val="24"/>
            <w:szCs w:val="24"/>
          </w:rPr>
          <w:t>public void Update(PersonLogin updateData)</w:t>
        </w:r>
      </w:ins>
    </w:p>
    <w:p w:rsidR="004666B9" w:rsidRPr="0010413E" w:rsidRDefault="004666B9" w:rsidP="004666B9">
      <w:pPr>
        <w:rPr>
          <w:ins w:id="3534" w:author="Ron Gal" w:date="2017-03-04T17:51:00Z"/>
          <w:sz w:val="24"/>
          <w:szCs w:val="24"/>
        </w:rPr>
      </w:pPr>
      <w:ins w:id="3535" w:author="Ron Gal" w:date="2017-03-04T17:51:00Z">
        <w:r w:rsidRPr="0010413E">
          <w:rPr>
            <w:sz w:val="24"/>
            <w:szCs w:val="24"/>
          </w:rPr>
          <w:t>public object Get()</w:t>
        </w:r>
      </w:ins>
    </w:p>
    <w:p w:rsidR="004666B9" w:rsidRDefault="004666B9" w:rsidP="004666B9">
      <w:pPr>
        <w:bidi/>
        <w:rPr>
          <w:ins w:id="3536" w:author="Ron Gal" w:date="2017-03-04T17:51:00Z"/>
        </w:rPr>
      </w:pPr>
      <w:ins w:id="3537" w:author="Ron Gal" w:date="2017-03-04T17:51:00Z">
        <w:r>
          <w:rPr>
            <w:b/>
            <w:sz w:val="24"/>
            <w:szCs w:val="24"/>
            <w:rtl/>
          </w:rPr>
          <w:t xml:space="preserve">מחלקת </w:t>
        </w:r>
        <w:r w:rsidRPr="0010413E">
          <w:rPr>
            <w:b/>
            <w:sz w:val="24"/>
            <w:szCs w:val="24"/>
          </w:rPr>
          <w:t>TreatmentsController</w:t>
        </w:r>
      </w:ins>
    </w:p>
    <w:p w:rsidR="004666B9" w:rsidRDefault="004666B9" w:rsidP="004666B9">
      <w:pPr>
        <w:bidi/>
        <w:rPr>
          <w:ins w:id="3538" w:author="Ron Gal" w:date="2017-03-04T17:51:00Z"/>
        </w:rPr>
      </w:pPr>
      <w:ins w:id="3539" w:author="Ron Gal" w:date="2017-03-04T17:51:00Z">
        <w:r>
          <w:rPr>
            <w:sz w:val="24"/>
            <w:szCs w:val="24"/>
            <w:rtl/>
          </w:rPr>
          <w:t xml:space="preserve">הקונטרולר יבצע את הפעולות הקשורות לטיפול </w:t>
        </w:r>
        <w:r>
          <w:rPr>
            <w:rFonts w:hint="cs"/>
            <w:sz w:val="24"/>
            <w:szCs w:val="24"/>
            <w:rtl/>
          </w:rPr>
          <w:t>בטיפולים</w:t>
        </w:r>
        <w:r>
          <w:rPr>
            <w:sz w:val="24"/>
            <w:szCs w:val="24"/>
            <w:rtl/>
          </w:rPr>
          <w:t>. המחלקה תכיל את הפעולות הבאות:</w:t>
        </w:r>
      </w:ins>
    </w:p>
    <w:p w:rsidR="004666B9" w:rsidRDefault="004666B9" w:rsidP="004666B9">
      <w:pPr>
        <w:bidi/>
        <w:rPr>
          <w:ins w:id="3540" w:author="Ron Gal" w:date="2017-03-04T17:51:00Z"/>
        </w:rPr>
      </w:pPr>
    </w:p>
    <w:p w:rsidR="004666B9" w:rsidRDefault="004666B9" w:rsidP="004666B9">
      <w:pPr>
        <w:rPr>
          <w:ins w:id="3541" w:author="Ron Gal" w:date="2017-03-04T17:51:00Z"/>
          <w:sz w:val="24"/>
          <w:szCs w:val="24"/>
          <w:rtl/>
        </w:rPr>
      </w:pPr>
      <w:ins w:id="3542" w:author="Ron Gal" w:date="2017-03-04T17:51:00Z">
        <w:r w:rsidRPr="0010413E">
          <w:rPr>
            <w:sz w:val="24"/>
            <w:szCs w:val="24"/>
          </w:rPr>
          <w:t>public TreatmentReport Save(TreatmentReport treatmentReport)</w:t>
        </w:r>
      </w:ins>
    </w:p>
    <w:p w:rsidR="004666B9" w:rsidRPr="0010413E" w:rsidRDefault="004666B9" w:rsidP="004666B9">
      <w:pPr>
        <w:rPr>
          <w:ins w:id="3543" w:author="Ron Gal" w:date="2017-03-04T17:51:00Z"/>
          <w:sz w:val="24"/>
          <w:szCs w:val="24"/>
        </w:rPr>
      </w:pPr>
      <w:ins w:id="3544" w:author="Ron Gal" w:date="2017-03-04T17:51:00Z">
        <w:r w:rsidRPr="0010413E">
          <w:rPr>
            <w:sz w:val="24"/>
            <w:szCs w:val="24"/>
          </w:rPr>
          <w:t>public TreatmentReport Get(int petId, int treatmentId)</w:t>
        </w:r>
      </w:ins>
    </w:p>
    <w:p w:rsidR="004666B9" w:rsidRDefault="004666B9" w:rsidP="004666B9">
      <w:pPr>
        <w:bidi/>
        <w:rPr>
          <w:ins w:id="3545" w:author="Ron Gal" w:date="2017-03-04T17:51:00Z"/>
        </w:rPr>
      </w:pPr>
    </w:p>
    <w:p w:rsidR="004666B9" w:rsidRDefault="004666B9" w:rsidP="004666B9">
      <w:pPr>
        <w:bidi/>
        <w:rPr>
          <w:ins w:id="3546" w:author="Ron Gal" w:date="2017-03-04T17:51:00Z"/>
        </w:rPr>
      </w:pPr>
    </w:p>
    <w:p w:rsidR="004666B9" w:rsidRDefault="004666B9" w:rsidP="004666B9">
      <w:pPr>
        <w:bidi/>
        <w:rPr>
          <w:ins w:id="3547" w:author="Ron Gal" w:date="2017-03-04T17:51:00Z"/>
        </w:rPr>
      </w:pPr>
    </w:p>
    <w:p w:rsidR="004666B9" w:rsidRDefault="004666B9" w:rsidP="004666B9">
      <w:pPr>
        <w:rPr>
          <w:ins w:id="3548" w:author="Ron Gal" w:date="2017-03-04T17:51:00Z"/>
        </w:rPr>
      </w:pPr>
      <w:ins w:id="3549" w:author="Ron Gal" w:date="2017-03-04T17:51:00Z">
        <w:r>
          <w:br w:type="page"/>
        </w:r>
      </w:ins>
    </w:p>
    <w:p w:rsidR="004666B9" w:rsidRDefault="004666B9" w:rsidP="004666B9">
      <w:pPr>
        <w:bidi/>
        <w:rPr>
          <w:ins w:id="3550" w:author="Ron Gal" w:date="2017-03-04T17:51:00Z"/>
        </w:rPr>
      </w:pPr>
    </w:p>
    <w:p w:rsidR="004666B9" w:rsidRDefault="004666B9" w:rsidP="004666B9">
      <w:pPr>
        <w:bidi/>
        <w:rPr>
          <w:ins w:id="3551" w:author="Ron Gal" w:date="2017-03-04T17:51:00Z"/>
        </w:rPr>
      </w:pPr>
      <w:ins w:id="3552" w:author="Ron Gal" w:date="2017-03-04T17:51:00Z">
        <w:r>
          <w:rPr>
            <w:b/>
            <w:sz w:val="24"/>
            <w:szCs w:val="24"/>
            <w:rtl/>
          </w:rPr>
          <w:t xml:space="preserve">מחלקת </w:t>
        </w:r>
        <w:r w:rsidRPr="0010413E">
          <w:rPr>
            <w:b/>
            <w:sz w:val="24"/>
            <w:szCs w:val="24"/>
          </w:rPr>
          <w:t>VetsController</w:t>
        </w:r>
      </w:ins>
    </w:p>
    <w:p w:rsidR="004666B9" w:rsidRDefault="004666B9" w:rsidP="004666B9">
      <w:pPr>
        <w:bidi/>
        <w:rPr>
          <w:ins w:id="3553" w:author="Ron Gal" w:date="2017-03-04T17:51:00Z"/>
        </w:rPr>
      </w:pPr>
      <w:ins w:id="3554" w:author="Ron Gal" w:date="2017-03-04T17:51:00Z">
        <w:r>
          <w:rPr>
            <w:sz w:val="24"/>
            <w:szCs w:val="24"/>
            <w:rtl/>
          </w:rPr>
          <w:t xml:space="preserve">הקונטרולר יבצע את כלל </w:t>
        </w:r>
        <w:r>
          <w:rPr>
            <w:rFonts w:hint="cs"/>
            <w:sz w:val="24"/>
            <w:szCs w:val="24"/>
            <w:rtl/>
          </w:rPr>
          <w:t>הפעולות ה</w:t>
        </w:r>
        <w:r>
          <w:rPr>
            <w:sz w:val="24"/>
            <w:szCs w:val="24"/>
            <w:rtl/>
          </w:rPr>
          <w:t xml:space="preserve">קשורות </w:t>
        </w:r>
        <w:r>
          <w:rPr>
            <w:rFonts w:hint="cs"/>
            <w:sz w:val="24"/>
            <w:szCs w:val="24"/>
            <w:rtl/>
          </w:rPr>
          <w:t>לרופאים</w:t>
        </w:r>
        <w:r>
          <w:rPr>
            <w:sz w:val="24"/>
            <w:szCs w:val="24"/>
            <w:rtl/>
          </w:rPr>
          <w:t>.</w:t>
        </w:r>
        <w:r>
          <w:rPr>
            <w:rFonts w:hint="cs"/>
            <w:rtl/>
          </w:rPr>
          <w:t xml:space="preserve"> </w:t>
        </w:r>
        <w:r>
          <w:rPr>
            <w:sz w:val="24"/>
            <w:szCs w:val="24"/>
            <w:rtl/>
          </w:rPr>
          <w:t>המחלקה תכיל את הפעולות הבאות:</w:t>
        </w:r>
      </w:ins>
    </w:p>
    <w:p w:rsidR="004666B9" w:rsidRDefault="004666B9" w:rsidP="004666B9">
      <w:pPr>
        <w:rPr>
          <w:ins w:id="3555" w:author="Ron Gal" w:date="2017-03-04T17:51:00Z"/>
          <w:sz w:val="24"/>
          <w:szCs w:val="24"/>
          <w:rtl/>
        </w:rPr>
      </w:pPr>
      <w:ins w:id="3556" w:author="Ron Gal" w:date="2017-03-04T17:51:00Z">
        <w:r w:rsidRPr="0010413E">
          <w:rPr>
            <w:sz w:val="24"/>
            <w:szCs w:val="24"/>
          </w:rPr>
          <w:t>public List&lt;Doctor&gt; All(string firstName = null, string lastName = null, string address = null, int? id = null)</w:t>
        </w:r>
      </w:ins>
    </w:p>
    <w:p w:rsidR="004666B9" w:rsidRPr="0010413E" w:rsidRDefault="004666B9" w:rsidP="004666B9">
      <w:pPr>
        <w:rPr>
          <w:ins w:id="3557" w:author="Ron Gal" w:date="2017-03-04T17:51:00Z"/>
          <w:sz w:val="24"/>
          <w:szCs w:val="24"/>
        </w:rPr>
      </w:pPr>
      <w:ins w:id="3558" w:author="Ron Gal" w:date="2017-03-04T17:51:00Z">
        <w:r w:rsidRPr="0010413E">
          <w:rPr>
            <w:sz w:val="24"/>
            <w:szCs w:val="24"/>
          </w:rPr>
          <w:t>public void Assign(int vetId, int petId)</w:t>
        </w:r>
      </w:ins>
    </w:p>
    <w:p w:rsidR="004666B9" w:rsidRPr="0010413E" w:rsidRDefault="004666B9" w:rsidP="004666B9">
      <w:pPr>
        <w:rPr>
          <w:ins w:id="3559" w:author="Ron Gal" w:date="2017-03-04T17:51:00Z"/>
          <w:sz w:val="24"/>
          <w:szCs w:val="24"/>
        </w:rPr>
      </w:pPr>
      <w:ins w:id="3560" w:author="Ron Gal" w:date="2017-03-04T17:51:00Z">
        <w:r w:rsidRPr="0010413E">
          <w:rPr>
            <w:sz w:val="24"/>
            <w:szCs w:val="24"/>
          </w:rPr>
          <w:t>public Doctor Get(int? vetId)</w:t>
        </w:r>
      </w:ins>
    </w:p>
    <w:p w:rsidR="004666B9" w:rsidRPr="0010413E" w:rsidRDefault="004666B9" w:rsidP="004666B9">
      <w:pPr>
        <w:rPr>
          <w:ins w:id="3561" w:author="Ron Gal" w:date="2017-03-04T17:51:00Z"/>
          <w:sz w:val="24"/>
          <w:szCs w:val="24"/>
        </w:rPr>
      </w:pPr>
      <w:ins w:id="3562" w:author="Ron Gal" w:date="2017-03-04T17:51:00Z">
        <w:r w:rsidRPr="0010413E">
          <w:rPr>
            <w:sz w:val="24"/>
            <w:szCs w:val="24"/>
          </w:rPr>
          <w:t>public Doctor Save(Doctor doctor)</w:t>
        </w:r>
      </w:ins>
    </w:p>
    <w:p w:rsidR="004666B9" w:rsidRDefault="004666B9" w:rsidP="004666B9">
      <w:pPr>
        <w:rPr>
          <w:ins w:id="3563" w:author="Ron Gal" w:date="2017-03-04T17:51:00Z"/>
        </w:rPr>
      </w:pPr>
      <w:ins w:id="3564" w:author="Ron Gal" w:date="2017-03-04T17:51:00Z">
        <w:r w:rsidRPr="0010413E">
          <w:rPr>
            <w:sz w:val="24"/>
            <w:szCs w:val="24"/>
          </w:rPr>
          <w:t>public Doctor SaveRecommendation([FromBody]Recommendation recommendation, [FromUri]int id)</w:t>
        </w:r>
      </w:ins>
    </w:p>
    <w:p w:rsidR="004666B9" w:rsidRDefault="004666B9" w:rsidP="004666B9">
      <w:pPr>
        <w:bidi/>
        <w:rPr>
          <w:ins w:id="3565" w:author="Ron Gal" w:date="2017-03-04T17:51:00Z"/>
        </w:rPr>
      </w:pPr>
    </w:p>
    <w:p w:rsidR="004666B9" w:rsidRDefault="004666B9" w:rsidP="004666B9">
      <w:pPr>
        <w:bidi/>
        <w:rPr>
          <w:ins w:id="3566" w:author="Ron Gal" w:date="2017-03-04T17:51:00Z"/>
        </w:rPr>
      </w:pPr>
      <w:ins w:id="3567" w:author="Ron Gal" w:date="2017-03-04T17:51:00Z">
        <w:r>
          <w:rPr>
            <w:b/>
            <w:sz w:val="24"/>
            <w:szCs w:val="24"/>
            <w:rtl/>
          </w:rPr>
          <w:t xml:space="preserve">מחלקת </w:t>
        </w:r>
        <w:r w:rsidRPr="0010413E">
          <w:rPr>
            <w:b/>
            <w:sz w:val="24"/>
            <w:szCs w:val="24"/>
          </w:rPr>
          <w:t>ReportsController</w:t>
        </w:r>
      </w:ins>
    </w:p>
    <w:p w:rsidR="004666B9" w:rsidRDefault="004666B9" w:rsidP="004666B9">
      <w:pPr>
        <w:bidi/>
        <w:rPr>
          <w:ins w:id="3568" w:author="Ron Gal" w:date="2017-03-04T17:51:00Z"/>
        </w:rPr>
      </w:pPr>
      <w:ins w:id="3569" w:author="Ron Gal" w:date="2017-03-04T17:51:00Z">
        <w:r>
          <w:rPr>
            <w:sz w:val="24"/>
            <w:szCs w:val="24"/>
            <w:rtl/>
          </w:rPr>
          <w:t xml:space="preserve">הקונטרולר יבצע את הפקת כלל הדוחות, יחזיר </w:t>
        </w:r>
        <w:r>
          <w:rPr>
            <w:rFonts w:hint="cs"/>
            <w:sz w:val="24"/>
            <w:szCs w:val="24"/>
            <w:rtl/>
          </w:rPr>
          <w:t>לבעלים או לרופא</w:t>
        </w:r>
        <w:r>
          <w:rPr>
            <w:sz w:val="24"/>
            <w:szCs w:val="24"/>
            <w:rtl/>
          </w:rPr>
          <w:t xml:space="preserve"> את הדוחות ע"פ הפרמטרים המתקבלים לכל דו"ח. המחלקה תכיל את הפעולות הבאות:</w:t>
        </w:r>
      </w:ins>
    </w:p>
    <w:p w:rsidR="004666B9" w:rsidRDefault="004666B9" w:rsidP="004666B9">
      <w:pPr>
        <w:bidi/>
        <w:rPr>
          <w:ins w:id="3570" w:author="Ron Gal" w:date="2017-03-04T17:51:00Z"/>
        </w:rPr>
      </w:pPr>
    </w:p>
    <w:p w:rsidR="004666B9" w:rsidRPr="0010413E" w:rsidRDefault="004666B9" w:rsidP="004666B9">
      <w:pPr>
        <w:rPr>
          <w:ins w:id="3571" w:author="Ron Gal" w:date="2017-03-04T17:51:00Z"/>
          <w:sz w:val="24"/>
          <w:szCs w:val="24"/>
          <w:rtl/>
        </w:rPr>
      </w:pPr>
      <w:ins w:id="3572" w:author="Ron Gal" w:date="2017-03-04T17:51:00Z">
        <w:r w:rsidRPr="0010413E">
          <w:rPr>
            <w:sz w:val="24"/>
            <w:szCs w:val="24"/>
          </w:rPr>
          <w:t>public List&lt;FinanceReport&gt; Finance([DateTimeParameter]DateTime? startDate = null, [DateTimeParameter]DateTime? endDate = null, int? datePart = null)</w:t>
        </w:r>
      </w:ins>
    </w:p>
    <w:p w:rsidR="004666B9" w:rsidRPr="0010413E" w:rsidRDefault="004666B9" w:rsidP="004666B9">
      <w:pPr>
        <w:rPr>
          <w:ins w:id="3573" w:author="Ron Gal" w:date="2017-03-04T17:51:00Z"/>
          <w:sz w:val="24"/>
          <w:szCs w:val="24"/>
          <w:rtl/>
        </w:rPr>
      </w:pPr>
      <w:ins w:id="3574" w:author="Ron Gal" w:date="2017-03-04T17:51:00Z">
        <w:r w:rsidRPr="0010413E">
          <w:rPr>
            <w:sz w:val="24"/>
            <w:szCs w:val="24"/>
          </w:rPr>
          <w:t>public List&lt;ItemUsageReport&gt; PerItem([DateTimeParameter]DateTime? startDate = null, [DateTimeParameter]DateTime? endDate = null, int? datePart = null, string itemName = "")</w:t>
        </w:r>
      </w:ins>
    </w:p>
    <w:p w:rsidR="004666B9" w:rsidRPr="0010413E" w:rsidRDefault="004666B9" w:rsidP="004666B9">
      <w:pPr>
        <w:rPr>
          <w:ins w:id="3575" w:author="Ron Gal" w:date="2017-03-04T17:51:00Z"/>
          <w:sz w:val="24"/>
          <w:szCs w:val="24"/>
          <w:rtl/>
        </w:rPr>
      </w:pPr>
      <w:ins w:id="3576" w:author="Ron Gal" w:date="2017-03-04T17:51:00Z">
        <w:r w:rsidRPr="0010413E">
          <w:rPr>
            <w:sz w:val="24"/>
            <w:szCs w:val="24"/>
          </w:rPr>
          <w:t>public List&lt;AnimalTypeReport&gt; PerType([DateTimeParameter]DateTime? startDate = null, [DateTimeParameter]DateTime? endDate = null, int? datePart = null, int? animalType = null)</w:t>
        </w:r>
      </w:ins>
    </w:p>
    <w:p w:rsidR="004666B9" w:rsidRPr="0010413E" w:rsidRDefault="004666B9" w:rsidP="004666B9">
      <w:pPr>
        <w:rPr>
          <w:ins w:id="3577" w:author="Ron Gal" w:date="2017-03-04T17:51:00Z"/>
          <w:sz w:val="24"/>
          <w:szCs w:val="24"/>
        </w:rPr>
      </w:pPr>
      <w:ins w:id="3578" w:author="Ron Gal" w:date="2017-03-04T17:51:00Z">
        <w:r w:rsidRPr="0010413E">
          <w:rPr>
            <w:sz w:val="24"/>
            <w:szCs w:val="24"/>
          </w:rPr>
          <w:t>public List&lt;AnimalNameReport&gt; PerAnimal([DateTimeParameter]DateTime? startDate = null, [DateTimeParameter]DateTime? endDate = null, int? datePart = null, int? animalId = null)</w:t>
        </w:r>
      </w:ins>
    </w:p>
    <w:p w:rsidR="004666B9" w:rsidRPr="0010413E" w:rsidRDefault="004666B9" w:rsidP="004666B9">
      <w:pPr>
        <w:rPr>
          <w:ins w:id="3579" w:author="Ron Gal" w:date="2017-03-04T17:51:00Z"/>
          <w:sz w:val="24"/>
          <w:szCs w:val="24"/>
        </w:rPr>
      </w:pPr>
      <w:ins w:id="3580" w:author="Ron Gal" w:date="2017-03-04T17:51:00Z">
        <w:r w:rsidRPr="0010413E">
          <w:rPr>
            <w:sz w:val="24"/>
            <w:szCs w:val="24"/>
          </w:rPr>
          <w:t>public List&lt;VisitsReport&gt; Visits(int? time = null)</w:t>
        </w:r>
      </w:ins>
    </w:p>
    <w:p w:rsidR="004666B9" w:rsidRDefault="004666B9" w:rsidP="004666B9">
      <w:pPr>
        <w:rPr>
          <w:ins w:id="3581" w:author="Ron Gal" w:date="2017-03-04T17:51:00Z"/>
        </w:rPr>
      </w:pPr>
    </w:p>
    <w:p w:rsidR="004666B9" w:rsidRDefault="004666B9" w:rsidP="004666B9">
      <w:pPr>
        <w:rPr>
          <w:ins w:id="3582" w:author="Ron Gal" w:date="2017-03-04T17:51:00Z"/>
          <w:sz w:val="28"/>
          <w:szCs w:val="28"/>
          <w:rtl/>
        </w:rPr>
      </w:pPr>
      <w:ins w:id="3583" w:author="Ron Gal" w:date="2017-03-04T17:51:00Z">
        <w:r>
          <w:rPr>
            <w:sz w:val="28"/>
            <w:szCs w:val="28"/>
            <w:rtl/>
          </w:rPr>
          <w:br w:type="page"/>
        </w:r>
      </w:ins>
    </w:p>
    <w:p w:rsidR="004666B9" w:rsidRDefault="004666B9">
      <w:pPr>
        <w:pStyle w:val="Heading2"/>
        <w:bidi/>
        <w:rPr>
          <w:ins w:id="3584" w:author="Ron Gal" w:date="2017-03-04T17:51:00Z"/>
          <w:rtl/>
        </w:rPr>
        <w:pPrChange w:id="3585" w:author="Ron Gal" w:date="2017-03-05T23:24:00Z">
          <w:pPr>
            <w:bidi/>
          </w:pPr>
        </w:pPrChange>
      </w:pPr>
      <w:bookmarkStart w:id="3586" w:name="_Toc476522472"/>
      <w:ins w:id="3587" w:author="Ron Gal" w:date="2017-03-04T17:51:00Z">
        <w:r>
          <w:rPr>
            <w:rtl/>
          </w:rPr>
          <w:lastRenderedPageBreak/>
          <w:t>פילטרים (</w:t>
        </w:r>
        <w:r w:rsidR="00A11CF2">
          <w:t>Filters</w:t>
        </w:r>
      </w:ins>
      <w:ins w:id="3588" w:author="Ron Gal" w:date="2017-03-04T17:57:00Z">
        <w:r w:rsidR="00A11CF2">
          <w:rPr>
            <w:rFonts w:hint="cs"/>
            <w:rtl/>
          </w:rPr>
          <w:t>)</w:t>
        </w:r>
      </w:ins>
      <w:bookmarkEnd w:id="3586"/>
    </w:p>
    <w:p w:rsidR="004666B9" w:rsidRDefault="004666B9" w:rsidP="004666B9">
      <w:pPr>
        <w:bidi/>
        <w:rPr>
          <w:ins w:id="3589" w:author="Ron Gal" w:date="2017-03-04T17:51:00Z"/>
        </w:rPr>
      </w:pPr>
      <w:ins w:id="3590" w:author="Ron Gal" w:date="2017-03-04T17:51:00Z">
        <w:r>
          <w:rPr>
            <w:sz w:val="24"/>
            <w:szCs w:val="24"/>
            <w:rtl/>
          </w:rPr>
          <w:t xml:space="preserve">קבוצת מחלקות זו אחראית על הלוגיקה אשר צריכה להתבצע לפני עיבוד כל בקשה בצד השרת. תפקיד כל פילטר שונה בתכלית משאר הפילטרים. פילטר יכול להיות מוגדר כך שיפעל לפני כל בקשה לשרת באופן גלובלי, עבור קונטרולר ספציפי (ובכך יופעל לפני כל מתודה השייכת לקונטרולר) או עבור פונקציה ספציפית. כל פילטר יורש מהמחלקה </w:t>
        </w:r>
        <w:r>
          <w:rPr>
            <w:sz w:val="24"/>
            <w:szCs w:val="24"/>
          </w:rPr>
          <w:t>ActionFilterAttribute</w:t>
        </w:r>
        <w:r>
          <w:rPr>
            <w:sz w:val="24"/>
            <w:szCs w:val="24"/>
            <w:rtl/>
          </w:rPr>
          <w:t xml:space="preserve"> של </w:t>
        </w:r>
        <w:r>
          <w:rPr>
            <w:sz w:val="24"/>
            <w:szCs w:val="24"/>
          </w:rPr>
          <w:t>Net</w:t>
        </w:r>
        <w:r>
          <w:rPr>
            <w:sz w:val="24"/>
            <w:szCs w:val="24"/>
            <w:rtl/>
          </w:rPr>
          <w:t xml:space="preserve">. ויכול לממש שתי </w:t>
        </w:r>
        <w:r>
          <w:rPr>
            <w:sz w:val="24"/>
            <w:szCs w:val="24"/>
          </w:rPr>
          <w:t>Template Methods</w:t>
        </w:r>
        <w:r>
          <w:rPr>
            <w:sz w:val="24"/>
            <w:szCs w:val="24"/>
            <w:rtl/>
          </w:rPr>
          <w:t>:</w:t>
        </w:r>
      </w:ins>
    </w:p>
    <w:p w:rsidR="004666B9" w:rsidRDefault="004666B9" w:rsidP="004666B9">
      <w:pPr>
        <w:numPr>
          <w:ilvl w:val="0"/>
          <w:numId w:val="14"/>
        </w:numPr>
        <w:bidi/>
        <w:ind w:hanging="360"/>
        <w:contextualSpacing/>
        <w:rPr>
          <w:ins w:id="3591" w:author="Ron Gal" w:date="2017-03-04T17:51:00Z"/>
          <w:sz w:val="24"/>
          <w:szCs w:val="24"/>
        </w:rPr>
      </w:pPr>
      <w:ins w:id="3592" w:author="Ron Gal" w:date="2017-03-04T17:51:00Z">
        <w:r>
          <w:rPr>
            <w:sz w:val="24"/>
            <w:szCs w:val="24"/>
            <w:rtl/>
          </w:rPr>
          <w:t xml:space="preserve">המתודה </w:t>
        </w:r>
        <w:r>
          <w:rPr>
            <w:sz w:val="24"/>
            <w:szCs w:val="24"/>
          </w:rPr>
          <w:t>OnActionExecuting</w:t>
        </w:r>
        <w:r>
          <w:rPr>
            <w:sz w:val="24"/>
            <w:szCs w:val="24"/>
            <w:rtl/>
          </w:rPr>
          <w:t xml:space="preserve"> - קוד אשר יתבצע לפני הפעולה בקונטרולר הרלוונטי.</w:t>
        </w:r>
      </w:ins>
    </w:p>
    <w:p w:rsidR="004666B9" w:rsidRDefault="004666B9" w:rsidP="004666B9">
      <w:pPr>
        <w:numPr>
          <w:ilvl w:val="0"/>
          <w:numId w:val="14"/>
        </w:numPr>
        <w:bidi/>
        <w:ind w:hanging="360"/>
        <w:contextualSpacing/>
        <w:rPr>
          <w:ins w:id="3593" w:author="Ron Gal" w:date="2017-03-04T17:51:00Z"/>
          <w:sz w:val="24"/>
          <w:szCs w:val="24"/>
        </w:rPr>
      </w:pPr>
      <w:ins w:id="3594" w:author="Ron Gal" w:date="2017-03-04T17:51:00Z">
        <w:r>
          <w:rPr>
            <w:sz w:val="24"/>
            <w:szCs w:val="24"/>
            <w:rtl/>
          </w:rPr>
          <w:t xml:space="preserve">המתודה </w:t>
        </w:r>
        <w:r>
          <w:rPr>
            <w:sz w:val="24"/>
            <w:szCs w:val="24"/>
          </w:rPr>
          <w:t>OnActionExecuted</w:t>
        </w:r>
        <w:r>
          <w:rPr>
            <w:sz w:val="24"/>
            <w:szCs w:val="24"/>
            <w:rtl/>
          </w:rPr>
          <w:t xml:space="preserve"> - קוד אשר יתבצע לאחר הפעולה בקונטורלר הרלוונטי.</w:t>
        </w:r>
      </w:ins>
    </w:p>
    <w:p w:rsidR="004666B9" w:rsidRDefault="004666B9" w:rsidP="004666B9">
      <w:pPr>
        <w:bidi/>
        <w:rPr>
          <w:ins w:id="3595" w:author="Ron Gal" w:date="2017-03-04T17:51:00Z"/>
        </w:rPr>
      </w:pPr>
    </w:p>
    <w:p w:rsidR="004666B9" w:rsidRDefault="004666B9" w:rsidP="004666B9">
      <w:pPr>
        <w:bidi/>
        <w:rPr>
          <w:ins w:id="3596" w:author="Ron Gal" w:date="2017-03-04T17:51:00Z"/>
        </w:rPr>
      </w:pPr>
      <w:ins w:id="3597" w:author="Ron Gal" w:date="2017-03-04T17:51:00Z">
        <w:r>
          <w:rPr>
            <w:b/>
            <w:sz w:val="24"/>
            <w:szCs w:val="24"/>
            <w:rtl/>
          </w:rPr>
          <w:t xml:space="preserve">מחלקת </w:t>
        </w:r>
        <w:r>
          <w:rPr>
            <w:b/>
            <w:sz w:val="24"/>
            <w:szCs w:val="24"/>
          </w:rPr>
          <w:t>GlobalAuthorizationFilter</w:t>
        </w:r>
      </w:ins>
    </w:p>
    <w:p w:rsidR="004666B9" w:rsidRDefault="004666B9" w:rsidP="004666B9">
      <w:pPr>
        <w:bidi/>
        <w:rPr>
          <w:ins w:id="3598" w:author="Ron Gal" w:date="2017-03-04T17:51:00Z"/>
        </w:rPr>
      </w:pPr>
      <w:ins w:id="3599" w:author="Ron Gal" w:date="2017-03-04T17:51:00Z">
        <w:r>
          <w:rPr>
            <w:sz w:val="24"/>
            <w:szCs w:val="24"/>
            <w:rtl/>
          </w:rPr>
          <w:t>פילטר זה מופעל לפני כל בקשה לשרת ומקבל את פרטי המשתמש (שם וסיסמה), ומאמתת אותם מול מסד הנתונים. אם הנתונים אומתו בהצלחה ישמרו הרשאות המשתמש (</w:t>
        </w:r>
        <w:r>
          <w:rPr>
            <w:rFonts w:hint="cs"/>
            <w:sz w:val="24"/>
            <w:szCs w:val="24"/>
            <w:rtl/>
          </w:rPr>
          <w:t>רופא\בעלים</w:t>
        </w:r>
        <w:r>
          <w:rPr>
            <w:sz w:val="24"/>
            <w:szCs w:val="24"/>
            <w:rtl/>
          </w:rPr>
          <w:t xml:space="preserve">) על הבקשה לצורך וידוא ההרשאות בקונטרולר. אם אימות הנתונים נכשל, תוחזר תשובת שגיאה עם </w:t>
        </w:r>
        <w:r>
          <w:rPr>
            <w:sz w:val="24"/>
            <w:szCs w:val="24"/>
          </w:rPr>
          <w:t>Http Status</w:t>
        </w:r>
        <w:r>
          <w:rPr>
            <w:sz w:val="24"/>
            <w:szCs w:val="24"/>
            <w:rtl/>
          </w:rPr>
          <w:t xml:space="preserve"> 401 - המייצג שגיאת הרשאות.</w:t>
        </w:r>
      </w:ins>
    </w:p>
    <w:p w:rsidR="004666B9" w:rsidRDefault="004666B9" w:rsidP="004666B9">
      <w:pPr>
        <w:bidi/>
        <w:rPr>
          <w:ins w:id="3600" w:author="Ron Gal" w:date="2017-03-04T17:51:00Z"/>
        </w:rPr>
      </w:pPr>
    </w:p>
    <w:p w:rsidR="004666B9" w:rsidRDefault="004666B9" w:rsidP="004666B9">
      <w:pPr>
        <w:bidi/>
        <w:rPr>
          <w:ins w:id="3601" w:author="Ron Gal" w:date="2017-03-04T17:51:00Z"/>
        </w:rPr>
      </w:pPr>
      <w:ins w:id="3602" w:author="Ron Gal" w:date="2017-03-04T17:51:00Z">
        <w:r>
          <w:rPr>
            <w:b/>
            <w:sz w:val="24"/>
            <w:szCs w:val="24"/>
            <w:rtl/>
          </w:rPr>
          <w:t xml:space="preserve">מחלקת </w:t>
        </w:r>
        <w:r>
          <w:rPr>
            <w:b/>
            <w:sz w:val="24"/>
            <w:szCs w:val="24"/>
          </w:rPr>
          <w:t>ValidateModelAttribute</w:t>
        </w:r>
      </w:ins>
    </w:p>
    <w:p w:rsidR="004666B9" w:rsidRDefault="004666B9" w:rsidP="004666B9">
      <w:pPr>
        <w:bidi/>
        <w:rPr>
          <w:ins w:id="3603" w:author="Ron Gal" w:date="2017-03-04T17:51:00Z"/>
        </w:rPr>
      </w:pPr>
      <w:ins w:id="3604" w:author="Ron Gal" w:date="2017-03-04T17:51:00Z">
        <w:r>
          <w:rPr>
            <w:sz w:val="24"/>
            <w:szCs w:val="24"/>
            <w:rtl/>
          </w:rPr>
          <w:t xml:space="preserve">פילטר זה מופעל לפני כל בקשה לשרת ומוודא אם לפחות אחד מהולידטורים מצא נתונים לא תקין בבקשה. אם נמצאו נתונים לא תקינים תוחזר תשובה שגיאה עם </w:t>
        </w:r>
        <w:r>
          <w:rPr>
            <w:sz w:val="24"/>
            <w:szCs w:val="24"/>
          </w:rPr>
          <w:t>Http Status</w:t>
        </w:r>
        <w:r>
          <w:rPr>
            <w:sz w:val="24"/>
            <w:szCs w:val="24"/>
            <w:rtl/>
          </w:rPr>
          <w:t xml:space="preserve"> 4</w:t>
        </w:r>
        <w:r>
          <w:rPr>
            <w:rFonts w:hint="cs"/>
            <w:sz w:val="24"/>
            <w:szCs w:val="24"/>
            <w:rtl/>
          </w:rPr>
          <w:t>00</w:t>
        </w:r>
        <w:r>
          <w:rPr>
            <w:sz w:val="24"/>
            <w:szCs w:val="24"/>
            <w:rtl/>
          </w:rPr>
          <w:t xml:space="preserve"> - המייצג בקשה לא תקינה.</w:t>
        </w:r>
      </w:ins>
    </w:p>
    <w:p w:rsidR="004666B9" w:rsidRDefault="004666B9" w:rsidP="004666B9">
      <w:pPr>
        <w:bidi/>
        <w:rPr>
          <w:ins w:id="3605" w:author="Ron Gal" w:date="2017-03-04T17:51:00Z"/>
        </w:rPr>
      </w:pPr>
    </w:p>
    <w:p w:rsidR="004666B9" w:rsidRDefault="004666B9" w:rsidP="004666B9">
      <w:pPr>
        <w:bidi/>
        <w:rPr>
          <w:ins w:id="3606" w:author="Ron Gal" w:date="2017-03-04T17:51:00Z"/>
        </w:rPr>
      </w:pPr>
      <w:ins w:id="3607" w:author="Ron Gal" w:date="2017-03-04T17:51:00Z">
        <w:r>
          <w:rPr>
            <w:b/>
            <w:sz w:val="24"/>
            <w:szCs w:val="24"/>
            <w:rtl/>
          </w:rPr>
          <w:t xml:space="preserve">מחלקת </w:t>
        </w:r>
        <w:r>
          <w:rPr>
            <w:b/>
            <w:sz w:val="24"/>
            <w:szCs w:val="24"/>
          </w:rPr>
          <w:t>TransactionFilterAttribute</w:t>
        </w:r>
      </w:ins>
    </w:p>
    <w:p w:rsidR="004666B9" w:rsidRDefault="004666B9" w:rsidP="004666B9">
      <w:pPr>
        <w:bidi/>
        <w:rPr>
          <w:ins w:id="3608" w:author="Ron Gal" w:date="2017-03-04T17:51:00Z"/>
        </w:rPr>
      </w:pPr>
      <w:ins w:id="3609" w:author="Ron Gal" w:date="2017-03-04T17:51:00Z">
        <w:r>
          <w:rPr>
            <w:sz w:val="24"/>
            <w:szCs w:val="24"/>
            <w:rtl/>
          </w:rPr>
          <w:t xml:space="preserve">פילטר זה מופעל לפני כל בקשה לשרת ואחראי על יצירת </w:t>
        </w:r>
        <w:r>
          <w:rPr>
            <w:sz w:val="24"/>
            <w:szCs w:val="24"/>
          </w:rPr>
          <w:t>Session</w:t>
        </w:r>
        <w:r>
          <w:rPr>
            <w:sz w:val="24"/>
            <w:szCs w:val="24"/>
            <w:rtl/>
          </w:rPr>
          <w:t xml:space="preserve"> של </w:t>
        </w:r>
        <w:r>
          <w:rPr>
            <w:sz w:val="24"/>
            <w:szCs w:val="24"/>
          </w:rPr>
          <w:t>Nhibernate</w:t>
        </w:r>
        <w:r>
          <w:rPr>
            <w:sz w:val="24"/>
            <w:szCs w:val="24"/>
            <w:rtl/>
          </w:rPr>
          <w:t>. בנוסף, פילטר זה מופעל לאחר סיום כל בקשה בשרת ואחראי על שמירת הנתונים במסד הנתונים במידה והבקשה הסתיימה בהצלחה (</w:t>
        </w:r>
        <w:r>
          <w:rPr>
            <w:sz w:val="24"/>
            <w:szCs w:val="24"/>
          </w:rPr>
          <w:t>Commit</w:t>
        </w:r>
        <w:r>
          <w:rPr>
            <w:sz w:val="24"/>
            <w:szCs w:val="24"/>
            <w:rtl/>
          </w:rPr>
          <w:t>) או גלגול הנתונים לאחור במידה ואירעה שגיאה (</w:t>
        </w:r>
        <w:r>
          <w:rPr>
            <w:sz w:val="24"/>
            <w:szCs w:val="24"/>
          </w:rPr>
          <w:t>Rollback</w:t>
        </w:r>
        <w:r>
          <w:rPr>
            <w:sz w:val="24"/>
            <w:szCs w:val="24"/>
            <w:rtl/>
          </w:rPr>
          <w:t>).</w:t>
        </w:r>
      </w:ins>
    </w:p>
    <w:p w:rsidR="004666B9" w:rsidRPr="004666B9" w:rsidRDefault="004666B9" w:rsidP="003D233C">
      <w:pPr>
        <w:bidi/>
        <w:rPr>
          <w:ins w:id="3610" w:author="Ron Gal" w:date="2017-03-04T17:51:00Z"/>
          <w:sz w:val="28"/>
          <w:szCs w:val="28"/>
          <w:rtl/>
        </w:rPr>
      </w:pPr>
    </w:p>
    <w:p w:rsidR="004666B9" w:rsidRDefault="004666B9">
      <w:pPr>
        <w:bidi/>
        <w:rPr>
          <w:ins w:id="3611" w:author="Ron Gal" w:date="2017-03-04T17:51:00Z"/>
          <w:sz w:val="28"/>
          <w:szCs w:val="28"/>
          <w:rtl/>
        </w:rPr>
        <w:pPrChange w:id="3612" w:author="Ron Gal" w:date="2017-03-04T17:51:00Z">
          <w:pPr>
            <w:bidi/>
          </w:pPr>
        </w:pPrChange>
      </w:pPr>
    </w:p>
    <w:p w:rsidR="003D233C" w:rsidRDefault="003D233C">
      <w:pPr>
        <w:pStyle w:val="Heading2"/>
        <w:bidi/>
        <w:rPr>
          <w:moveTo w:id="3613" w:author="Ron Gal" w:date="2017-03-04T17:50:00Z"/>
        </w:rPr>
        <w:pPrChange w:id="3614" w:author="Ron Gal" w:date="2017-03-05T23:24:00Z">
          <w:pPr>
            <w:bidi/>
          </w:pPr>
        </w:pPrChange>
      </w:pPr>
      <w:bookmarkStart w:id="3615" w:name="_Toc476522473"/>
      <w:moveToRangeStart w:id="3616" w:author="Ron Gal" w:date="2017-03-04T17:50:00Z" w:name="move476413130"/>
      <w:moveTo w:id="3617" w:author="Ron Gal" w:date="2017-03-04T17:50:00Z">
        <w:r>
          <w:rPr>
            <w:rtl/>
          </w:rPr>
          <w:t>מחלקות תשתית (</w:t>
        </w:r>
        <w:r>
          <w:t>Common</w:t>
        </w:r>
        <w:r>
          <w:rPr>
            <w:rtl/>
          </w:rPr>
          <w:t>)</w:t>
        </w:r>
        <w:bookmarkEnd w:id="3615"/>
      </w:moveTo>
    </w:p>
    <w:moveToRangeEnd w:id="3616"/>
    <w:p w:rsidR="003D233C" w:rsidRDefault="003D233C">
      <w:pPr>
        <w:bidi/>
        <w:rPr>
          <w:ins w:id="3618" w:author="Ron Gal" w:date="2017-03-04T17:49:00Z"/>
          <w:rtl/>
        </w:rPr>
        <w:pPrChange w:id="3619" w:author="Ron Gal" w:date="2017-03-04T17:50:00Z">
          <w:pPr>
            <w:bidi/>
          </w:pPr>
        </w:pPrChange>
      </w:pPr>
    </w:p>
    <w:p w:rsidR="00FA676B" w:rsidRDefault="00FA676B" w:rsidP="00FA676B">
      <w:pPr>
        <w:bidi/>
        <w:rPr>
          <w:ins w:id="3620" w:author="Ron Gal" w:date="2017-03-04T17:49:00Z"/>
        </w:rPr>
      </w:pPr>
      <w:ins w:id="3621" w:author="Ron Gal" w:date="2017-03-04T17:49:00Z">
        <w:r>
          <w:rPr>
            <w:b/>
            <w:sz w:val="24"/>
            <w:szCs w:val="24"/>
            <w:rtl/>
          </w:rPr>
          <w:t xml:space="preserve">מחלקת </w:t>
        </w:r>
        <w:r>
          <w:rPr>
            <w:b/>
            <w:sz w:val="24"/>
            <w:szCs w:val="24"/>
          </w:rPr>
          <w:t>GlobalExceptionHandler</w:t>
        </w:r>
      </w:ins>
    </w:p>
    <w:p w:rsidR="00FA676B" w:rsidRDefault="00FA676B" w:rsidP="00FA676B">
      <w:pPr>
        <w:bidi/>
        <w:rPr>
          <w:ins w:id="3622" w:author="Ron Gal" w:date="2017-03-04T17:49:00Z"/>
        </w:rPr>
      </w:pPr>
      <w:ins w:id="3623" w:author="Ron Gal" w:date="2017-03-04T17:49:00Z">
        <w:r>
          <w:rPr>
            <w:sz w:val="24"/>
            <w:szCs w:val="24"/>
            <w:rtl/>
          </w:rPr>
          <w:t xml:space="preserve">מחלקה זו אחראית על החזרת הודעות שגיאה ללקוח בעקבות שגיאות אשר אירעו בשרת. המחלקה יורשת מהמחלקה </w:t>
        </w:r>
        <w:r>
          <w:rPr>
            <w:sz w:val="24"/>
            <w:szCs w:val="24"/>
          </w:rPr>
          <w:t>ExceptionHandler</w:t>
        </w:r>
        <w:r>
          <w:rPr>
            <w:sz w:val="24"/>
            <w:szCs w:val="24"/>
            <w:rtl/>
          </w:rPr>
          <w:t xml:space="preserve"> של </w:t>
        </w:r>
        <w:r>
          <w:rPr>
            <w:sz w:val="24"/>
            <w:szCs w:val="24"/>
          </w:rPr>
          <w:t>Net</w:t>
        </w:r>
        <w:r>
          <w:rPr>
            <w:sz w:val="24"/>
            <w:szCs w:val="24"/>
            <w:rtl/>
          </w:rPr>
          <w:t xml:space="preserve">. ודורסת את המתודה </w:t>
        </w:r>
        <w:r>
          <w:rPr>
            <w:sz w:val="24"/>
            <w:szCs w:val="24"/>
          </w:rPr>
          <w:t>Handle</w:t>
        </w:r>
        <w:r>
          <w:rPr>
            <w:sz w:val="24"/>
            <w:szCs w:val="24"/>
            <w:rtl/>
          </w:rPr>
          <w:t xml:space="preserve">. כאשר תזרק שגיאה אשר לא תתפס בשרת, מתודה זו תקרא באופן אוטומטי ע"י התשתית של </w:t>
        </w:r>
        <w:r>
          <w:rPr>
            <w:sz w:val="24"/>
            <w:szCs w:val="24"/>
          </w:rPr>
          <w:t>Web API</w:t>
        </w:r>
        <w:r>
          <w:rPr>
            <w:sz w:val="24"/>
            <w:szCs w:val="24"/>
            <w:rtl/>
          </w:rPr>
          <w:t xml:space="preserve">. </w:t>
        </w:r>
      </w:ins>
    </w:p>
    <w:p w:rsidR="00FA676B" w:rsidRDefault="00FA676B" w:rsidP="00FA676B">
      <w:pPr>
        <w:bidi/>
        <w:rPr>
          <w:ins w:id="3624" w:author="Ron Gal" w:date="2017-03-04T17:49:00Z"/>
        </w:rPr>
      </w:pPr>
    </w:p>
    <w:p w:rsidR="00FA676B" w:rsidRDefault="00FA676B" w:rsidP="00FA676B">
      <w:pPr>
        <w:bidi/>
        <w:rPr>
          <w:ins w:id="3625" w:author="Ron Gal" w:date="2017-03-04T17:49:00Z"/>
        </w:rPr>
      </w:pPr>
    </w:p>
    <w:p w:rsidR="00FA676B" w:rsidRDefault="00FA676B" w:rsidP="00FA676B">
      <w:pPr>
        <w:bidi/>
        <w:rPr>
          <w:ins w:id="3626" w:author="Ron Gal" w:date="2017-03-04T17:49:00Z"/>
        </w:rPr>
      </w:pPr>
      <w:ins w:id="3627" w:author="Ron Gal" w:date="2017-03-04T17:49:00Z">
        <w:r>
          <w:rPr>
            <w:b/>
            <w:sz w:val="24"/>
            <w:szCs w:val="24"/>
            <w:rtl/>
          </w:rPr>
          <w:t xml:space="preserve">מחלקת </w:t>
        </w:r>
        <w:r>
          <w:rPr>
            <w:b/>
            <w:sz w:val="24"/>
            <w:szCs w:val="24"/>
          </w:rPr>
          <w:t>GlobalExceptionLogger</w:t>
        </w:r>
      </w:ins>
    </w:p>
    <w:p w:rsidR="00FA676B" w:rsidRDefault="00FA676B" w:rsidP="00FA676B">
      <w:pPr>
        <w:bidi/>
        <w:rPr>
          <w:ins w:id="3628" w:author="Ron Gal" w:date="2017-03-04T17:49:00Z"/>
        </w:rPr>
      </w:pPr>
      <w:ins w:id="3629" w:author="Ron Gal" w:date="2017-03-04T17:49:00Z">
        <w:r>
          <w:rPr>
            <w:sz w:val="24"/>
            <w:szCs w:val="24"/>
            <w:rtl/>
          </w:rPr>
          <w:t xml:space="preserve">מחלקה זו אחראית על תיעוד שגיאות אשר אירעו בשרת. המחלקה יורשת מהמחלקה </w:t>
        </w:r>
        <w:r>
          <w:rPr>
            <w:sz w:val="24"/>
            <w:szCs w:val="24"/>
          </w:rPr>
          <w:t>ExceptionLogger</w:t>
        </w:r>
        <w:r>
          <w:rPr>
            <w:sz w:val="24"/>
            <w:szCs w:val="24"/>
            <w:rtl/>
          </w:rPr>
          <w:t xml:space="preserve"> של </w:t>
        </w:r>
        <w:r>
          <w:rPr>
            <w:sz w:val="24"/>
            <w:szCs w:val="24"/>
          </w:rPr>
          <w:t>Net</w:t>
        </w:r>
        <w:r>
          <w:rPr>
            <w:sz w:val="24"/>
            <w:szCs w:val="24"/>
            <w:rtl/>
          </w:rPr>
          <w:t xml:space="preserve">. ודורסת את המתודה </w:t>
        </w:r>
        <w:r>
          <w:rPr>
            <w:sz w:val="24"/>
            <w:szCs w:val="24"/>
          </w:rPr>
          <w:t>Log</w:t>
        </w:r>
        <w:r>
          <w:rPr>
            <w:sz w:val="24"/>
            <w:szCs w:val="24"/>
            <w:rtl/>
          </w:rPr>
          <w:t xml:space="preserve">. כאשר תזרק שגיאה אשר לא תתפס בשרת, </w:t>
        </w:r>
        <w:r>
          <w:rPr>
            <w:sz w:val="24"/>
            <w:szCs w:val="24"/>
            <w:rtl/>
          </w:rPr>
          <w:lastRenderedPageBreak/>
          <w:t xml:space="preserve">מתודה זו תקרא באופן אוטומטי ע"י התשתית של </w:t>
        </w:r>
        <w:r>
          <w:rPr>
            <w:sz w:val="24"/>
            <w:szCs w:val="24"/>
          </w:rPr>
          <w:t>Web API</w:t>
        </w:r>
        <w:r>
          <w:rPr>
            <w:sz w:val="24"/>
            <w:szCs w:val="24"/>
            <w:rtl/>
          </w:rPr>
          <w:t>. תיעוד השגיאות יתבצע בעזרת רישום לקובץ.</w:t>
        </w:r>
      </w:ins>
    </w:p>
    <w:p w:rsidR="00FA676B" w:rsidRDefault="00FA676B" w:rsidP="00FA676B">
      <w:pPr>
        <w:bidi/>
        <w:rPr>
          <w:ins w:id="3630" w:author="Ron Gal" w:date="2017-03-04T17:49:00Z"/>
        </w:rPr>
      </w:pPr>
    </w:p>
    <w:p w:rsidR="00FA676B" w:rsidRDefault="00FA676B" w:rsidP="00FA676B">
      <w:pPr>
        <w:bidi/>
        <w:rPr>
          <w:ins w:id="3631" w:author="Ron Gal" w:date="2017-03-04T17:49:00Z"/>
        </w:rPr>
      </w:pPr>
      <w:ins w:id="3632" w:author="Ron Gal" w:date="2017-03-04T17:49:00Z">
        <w:r>
          <w:rPr>
            <w:b/>
            <w:sz w:val="24"/>
            <w:szCs w:val="24"/>
            <w:rtl/>
          </w:rPr>
          <w:t xml:space="preserve">מחלקת </w:t>
        </w:r>
        <w:r>
          <w:rPr>
            <w:b/>
            <w:sz w:val="24"/>
            <w:szCs w:val="24"/>
          </w:rPr>
          <w:t>WebApiConfig</w:t>
        </w:r>
      </w:ins>
    </w:p>
    <w:p w:rsidR="00FA676B" w:rsidRDefault="00FA676B" w:rsidP="00FA676B">
      <w:pPr>
        <w:bidi/>
        <w:rPr>
          <w:ins w:id="3633" w:author="Ron Gal" w:date="2017-03-04T17:49:00Z"/>
        </w:rPr>
      </w:pPr>
      <w:ins w:id="3634" w:author="Ron Gal" w:date="2017-03-04T17:49:00Z">
        <w:r>
          <w:rPr>
            <w:sz w:val="24"/>
            <w:szCs w:val="24"/>
            <w:rtl/>
          </w:rPr>
          <w:t xml:space="preserve">מחלקה סטאטית זו מכילה פונקציה בודדת בשם </w:t>
        </w:r>
        <w:r>
          <w:rPr>
            <w:sz w:val="24"/>
            <w:szCs w:val="24"/>
          </w:rPr>
          <w:t>Register</w:t>
        </w:r>
        <w:r>
          <w:rPr>
            <w:sz w:val="24"/>
            <w:szCs w:val="24"/>
            <w:rtl/>
          </w:rPr>
          <w:t xml:space="preserve"> אשר אחראית על הגדרת המערכת עם עלייתה. בפונקציה זו מוגדרים:</w:t>
        </w:r>
      </w:ins>
    </w:p>
    <w:p w:rsidR="00FA676B" w:rsidRDefault="00FA676B" w:rsidP="00FA676B">
      <w:pPr>
        <w:numPr>
          <w:ilvl w:val="0"/>
          <w:numId w:val="13"/>
        </w:numPr>
        <w:bidi/>
        <w:ind w:hanging="360"/>
        <w:contextualSpacing/>
        <w:rPr>
          <w:ins w:id="3635" w:author="Ron Gal" w:date="2017-03-04T17:49:00Z"/>
          <w:sz w:val="24"/>
          <w:szCs w:val="24"/>
        </w:rPr>
      </w:pPr>
      <w:ins w:id="3636" w:author="Ron Gal" w:date="2017-03-04T17:49:00Z">
        <w:r>
          <w:rPr>
            <w:sz w:val="24"/>
            <w:szCs w:val="24"/>
            <w:rtl/>
          </w:rPr>
          <w:t>הפילטרים אשר יופעלו באופן גלובלי עם הגעת כל בקשה לשרת.</w:t>
        </w:r>
      </w:ins>
    </w:p>
    <w:p w:rsidR="00FA676B" w:rsidRDefault="00FA676B" w:rsidP="00FA676B">
      <w:pPr>
        <w:numPr>
          <w:ilvl w:val="0"/>
          <w:numId w:val="13"/>
        </w:numPr>
        <w:bidi/>
        <w:ind w:hanging="360"/>
        <w:contextualSpacing/>
        <w:rPr>
          <w:ins w:id="3637" w:author="Ron Gal" w:date="2017-03-04T17:49:00Z"/>
          <w:sz w:val="24"/>
          <w:szCs w:val="24"/>
        </w:rPr>
      </w:pPr>
      <w:ins w:id="3638" w:author="Ron Gal" w:date="2017-03-04T17:49:00Z">
        <w:r>
          <w:rPr>
            <w:sz w:val="24"/>
            <w:szCs w:val="24"/>
            <w:rtl/>
          </w:rPr>
          <w:t>המחלקות אשר יטפלו בשגיאות, לצורך תיעוד ולצורך החזרת הודעה מתאימה ללקוח.</w:t>
        </w:r>
      </w:ins>
    </w:p>
    <w:p w:rsidR="00FA676B" w:rsidRDefault="00FA676B" w:rsidP="00FA676B">
      <w:pPr>
        <w:numPr>
          <w:ilvl w:val="0"/>
          <w:numId w:val="13"/>
        </w:numPr>
        <w:bidi/>
        <w:ind w:hanging="360"/>
        <w:contextualSpacing/>
        <w:rPr>
          <w:ins w:id="3639" w:author="Ron Gal" w:date="2017-03-04T17:49:00Z"/>
          <w:sz w:val="24"/>
          <w:szCs w:val="24"/>
        </w:rPr>
      </w:pPr>
      <w:ins w:id="3640" w:author="Ron Gal" w:date="2017-03-04T17:49:00Z">
        <w:r>
          <w:rPr>
            <w:sz w:val="24"/>
            <w:szCs w:val="24"/>
            <w:rtl/>
          </w:rPr>
          <w:t xml:space="preserve">המוסכמה הממפה בין </w:t>
        </w:r>
        <w:r>
          <w:rPr>
            <w:sz w:val="24"/>
            <w:szCs w:val="24"/>
          </w:rPr>
          <w:t>URL</w:t>
        </w:r>
        <w:r>
          <w:rPr>
            <w:sz w:val="24"/>
            <w:szCs w:val="24"/>
            <w:rtl/>
          </w:rPr>
          <w:t>-ים שונים לקונטרולרים.</w:t>
        </w:r>
      </w:ins>
    </w:p>
    <w:p w:rsidR="00FA676B" w:rsidRDefault="00FA676B" w:rsidP="00FA676B">
      <w:pPr>
        <w:bidi/>
        <w:rPr>
          <w:ins w:id="3641" w:author="Ron Gal" w:date="2017-03-04T17:49:00Z"/>
        </w:rPr>
      </w:pPr>
    </w:p>
    <w:p w:rsidR="00FA676B" w:rsidRDefault="00FA676B" w:rsidP="00FA676B">
      <w:pPr>
        <w:bidi/>
        <w:rPr>
          <w:ins w:id="3642" w:author="Ron Gal" w:date="2017-03-04T17:49:00Z"/>
        </w:rPr>
      </w:pPr>
      <w:ins w:id="3643" w:author="Ron Gal" w:date="2017-03-04T17:49:00Z">
        <w:r>
          <w:rPr>
            <w:b/>
            <w:sz w:val="24"/>
            <w:szCs w:val="24"/>
            <w:rtl/>
          </w:rPr>
          <w:t xml:space="preserve">מחלקת </w:t>
        </w:r>
        <w:r>
          <w:rPr>
            <w:b/>
            <w:sz w:val="24"/>
            <w:szCs w:val="24"/>
          </w:rPr>
          <w:t>global.asax</w:t>
        </w:r>
      </w:ins>
    </w:p>
    <w:p w:rsidR="00FA676B" w:rsidRDefault="00FA676B" w:rsidP="00FA676B">
      <w:pPr>
        <w:bidi/>
        <w:rPr>
          <w:ins w:id="3644" w:author="Ron Gal" w:date="2017-03-04T17:49:00Z"/>
        </w:rPr>
      </w:pPr>
      <w:ins w:id="3645" w:author="Ron Gal" w:date="2017-03-04T17:49:00Z">
        <w:r>
          <w:rPr>
            <w:sz w:val="24"/>
            <w:szCs w:val="24"/>
            <w:rtl/>
          </w:rPr>
          <w:t xml:space="preserve">מחלקה זו מכילה מתודה אחת בשם </w:t>
        </w:r>
        <w:r>
          <w:rPr>
            <w:sz w:val="24"/>
            <w:szCs w:val="24"/>
          </w:rPr>
          <w:t>Application_Start</w:t>
        </w:r>
        <w:r>
          <w:rPr>
            <w:sz w:val="24"/>
            <w:szCs w:val="24"/>
            <w:rtl/>
          </w:rPr>
          <w:t xml:space="preserve"> ומהווה נקודת התחלה לאתר (בדומה לפונקצית </w:t>
        </w:r>
        <w:r>
          <w:rPr>
            <w:sz w:val="24"/>
            <w:szCs w:val="24"/>
          </w:rPr>
          <w:t>Main</w:t>
        </w:r>
        <w:r>
          <w:rPr>
            <w:sz w:val="24"/>
            <w:szCs w:val="24"/>
            <w:rtl/>
          </w:rPr>
          <w:t xml:space="preserve">). הפונקציה זו קוראת (באופן עקיף) למתודה הסטאטית </w:t>
        </w:r>
        <w:r>
          <w:rPr>
            <w:sz w:val="24"/>
            <w:szCs w:val="24"/>
          </w:rPr>
          <w:t>WebApiConfig.Register</w:t>
        </w:r>
        <w:r>
          <w:rPr>
            <w:sz w:val="24"/>
            <w:szCs w:val="24"/>
            <w:rtl/>
          </w:rPr>
          <w:t>.</w:t>
        </w:r>
      </w:ins>
    </w:p>
    <w:p w:rsidR="00FA676B" w:rsidRDefault="00FA676B" w:rsidP="00FA676B">
      <w:pPr>
        <w:bidi/>
        <w:rPr>
          <w:ins w:id="3646" w:author="Ron Gal" w:date="2017-03-04T17:49:00Z"/>
        </w:rPr>
      </w:pPr>
    </w:p>
    <w:p w:rsidR="00FA676B" w:rsidRDefault="00FA676B" w:rsidP="00FA676B">
      <w:pPr>
        <w:bidi/>
        <w:rPr>
          <w:ins w:id="3647" w:author="Ron Gal" w:date="2017-03-04T17:49:00Z"/>
          <w:b/>
          <w:sz w:val="28"/>
          <w:szCs w:val="28"/>
        </w:rPr>
      </w:pPr>
      <w:ins w:id="3648" w:author="Ron Gal" w:date="2017-03-04T17:49:00Z">
        <w:r w:rsidRPr="0010413E">
          <w:rPr>
            <w:b/>
            <w:sz w:val="28"/>
            <w:szCs w:val="28"/>
          </w:rPr>
          <w:t>EZVetDateConverter</w:t>
        </w:r>
      </w:ins>
    </w:p>
    <w:p w:rsidR="00FA676B" w:rsidRDefault="00FA676B" w:rsidP="00FA676B">
      <w:pPr>
        <w:bidi/>
        <w:rPr>
          <w:ins w:id="3649" w:author="Ron Gal" w:date="2017-03-04T17:49:00Z"/>
        </w:rPr>
      </w:pPr>
      <w:ins w:id="3650" w:author="Ron Gal" w:date="2017-03-04T17:49:00Z">
        <w:r>
          <w:rPr>
            <w:sz w:val="28"/>
            <w:szCs w:val="28"/>
            <w:rtl/>
          </w:rPr>
          <w:t xml:space="preserve">משמש לסריאליזציה של אובייקטים על ידי </w:t>
        </w:r>
        <w:r>
          <w:rPr>
            <w:sz w:val="28"/>
            <w:szCs w:val="28"/>
          </w:rPr>
          <w:t>json.net</w:t>
        </w:r>
        <w:r>
          <w:rPr>
            <w:sz w:val="28"/>
            <w:szCs w:val="28"/>
            <w:rtl/>
          </w:rPr>
          <w:t xml:space="preserve"> עבור אובייקטים הנשלחים על גוף בקשות </w:t>
        </w:r>
        <w:r>
          <w:rPr>
            <w:sz w:val="28"/>
            <w:szCs w:val="28"/>
          </w:rPr>
          <w:t>http</w:t>
        </w:r>
        <w:r>
          <w:rPr>
            <w:sz w:val="28"/>
            <w:szCs w:val="28"/>
            <w:rtl/>
          </w:rPr>
          <w:t xml:space="preserve"> ובשביל לשלוח ללקוח בתשובת </w:t>
        </w:r>
        <w:r>
          <w:rPr>
            <w:sz w:val="28"/>
            <w:szCs w:val="28"/>
          </w:rPr>
          <w:t>http</w:t>
        </w:r>
        <w:r>
          <w:rPr>
            <w:sz w:val="28"/>
            <w:szCs w:val="28"/>
            <w:rtl/>
          </w:rPr>
          <w:t xml:space="preserve"> תאריכים בפורמט </w:t>
        </w:r>
        <w:r>
          <w:rPr>
            <w:sz w:val="28"/>
            <w:szCs w:val="28"/>
          </w:rPr>
          <w:t>dd mm yyyy</w:t>
        </w:r>
        <w:r>
          <w:rPr>
            <w:sz w:val="28"/>
            <w:szCs w:val="28"/>
            <w:rtl/>
          </w:rPr>
          <w:t>.</w:t>
        </w:r>
      </w:ins>
    </w:p>
    <w:p w:rsidR="00FA676B" w:rsidRDefault="00FA676B" w:rsidP="00FA676B">
      <w:pPr>
        <w:bidi/>
        <w:rPr>
          <w:ins w:id="3651" w:author="Ron Gal" w:date="2017-03-04T17:49:00Z"/>
        </w:rPr>
      </w:pPr>
    </w:p>
    <w:p w:rsidR="00FA676B" w:rsidRDefault="00FA676B" w:rsidP="00FA676B">
      <w:pPr>
        <w:bidi/>
        <w:rPr>
          <w:ins w:id="3652" w:author="Ron Gal" w:date="2017-03-04T17:49:00Z"/>
          <w:b/>
          <w:sz w:val="28"/>
          <w:szCs w:val="28"/>
        </w:rPr>
      </w:pPr>
      <w:ins w:id="3653" w:author="Ron Gal" w:date="2017-03-04T17:49:00Z">
        <w:r w:rsidRPr="0010413E">
          <w:rPr>
            <w:b/>
            <w:sz w:val="28"/>
            <w:szCs w:val="28"/>
          </w:rPr>
          <w:t>DateTimeParameterBinding</w:t>
        </w:r>
      </w:ins>
    </w:p>
    <w:p w:rsidR="00FA676B" w:rsidRDefault="00FA676B" w:rsidP="00FA676B">
      <w:pPr>
        <w:bidi/>
        <w:rPr>
          <w:ins w:id="3654" w:author="Ron Gal" w:date="2017-03-04T17:49:00Z"/>
        </w:rPr>
      </w:pPr>
      <w:ins w:id="3655" w:author="Ron Gal" w:date="2017-03-04T17:49:00Z">
        <w:r>
          <w:rPr>
            <w:sz w:val="28"/>
            <w:szCs w:val="28"/>
            <w:rtl/>
          </w:rPr>
          <w:t xml:space="preserve">משמש להמרת מחרוזות בפורמט </w:t>
        </w:r>
        <w:r>
          <w:rPr>
            <w:sz w:val="28"/>
            <w:szCs w:val="28"/>
          </w:rPr>
          <w:t>dd/mm/yyyy</w:t>
        </w:r>
        <w:r>
          <w:rPr>
            <w:sz w:val="28"/>
            <w:szCs w:val="28"/>
            <w:rtl/>
          </w:rPr>
          <w:t xml:space="preserve"> הנשלחות מהלקוח על ה</w:t>
        </w:r>
        <w:r>
          <w:rPr>
            <w:sz w:val="28"/>
            <w:szCs w:val="28"/>
          </w:rPr>
          <w:t>querystring</w:t>
        </w:r>
        <w:r>
          <w:rPr>
            <w:sz w:val="28"/>
            <w:szCs w:val="28"/>
            <w:rtl/>
          </w:rPr>
          <w:t xml:space="preserve"> לאובייקט מסוג </w:t>
        </w:r>
        <w:r>
          <w:rPr>
            <w:sz w:val="28"/>
            <w:szCs w:val="28"/>
          </w:rPr>
          <w:t>datetime</w:t>
        </w:r>
        <w:r>
          <w:rPr>
            <w:sz w:val="28"/>
            <w:szCs w:val="28"/>
            <w:rtl/>
          </w:rPr>
          <w:t xml:space="preserve"> בצד השרת בפונקציות בקונטרולר השונות.</w:t>
        </w:r>
      </w:ins>
    </w:p>
    <w:p w:rsidR="00FA676B" w:rsidRDefault="00FA676B" w:rsidP="00FA676B">
      <w:pPr>
        <w:bidi/>
        <w:rPr>
          <w:ins w:id="3656" w:author="Ron Gal" w:date="2017-03-04T17:49:00Z"/>
        </w:rPr>
      </w:pPr>
    </w:p>
    <w:p w:rsidR="00FA676B" w:rsidRDefault="00FA676B" w:rsidP="00FA676B">
      <w:pPr>
        <w:bidi/>
        <w:rPr>
          <w:ins w:id="3657" w:author="Ron Gal" w:date="2017-03-04T17:49:00Z"/>
        </w:rPr>
      </w:pPr>
      <w:ins w:id="3658" w:author="Ron Gal" w:date="2017-03-04T17:49:00Z">
        <w:r>
          <w:rPr>
            <w:sz w:val="28"/>
            <w:szCs w:val="28"/>
            <w:rtl/>
          </w:rPr>
          <w:t>אורך חיי בקשה</w:t>
        </w:r>
      </w:ins>
    </w:p>
    <w:p w:rsidR="00FA676B" w:rsidRDefault="00FA676B" w:rsidP="00FA676B">
      <w:pPr>
        <w:bidi/>
        <w:rPr>
          <w:ins w:id="3659" w:author="Ron Gal" w:date="2017-03-04T17:49:00Z"/>
        </w:rPr>
      </w:pPr>
      <w:ins w:id="3660" w:author="Ron Gal" w:date="2017-03-04T17:49:00Z">
        <w:r>
          <w:rPr>
            <w:sz w:val="24"/>
            <w:szCs w:val="24"/>
            <w:rtl/>
          </w:rPr>
          <w:t>בסעיף זה נתאר את השלבים שבקשה עוברת מהרגע שהיא מתקבלת בשרת ועד שחוזרת תשובה ללקוח:</w:t>
        </w:r>
      </w:ins>
    </w:p>
    <w:p w:rsidR="00FA676B" w:rsidRDefault="00FA676B" w:rsidP="00FA676B">
      <w:pPr>
        <w:numPr>
          <w:ilvl w:val="0"/>
          <w:numId w:val="5"/>
        </w:numPr>
        <w:bidi/>
        <w:ind w:hanging="360"/>
        <w:contextualSpacing/>
        <w:rPr>
          <w:ins w:id="3661" w:author="Ron Gal" w:date="2017-03-04T17:49:00Z"/>
          <w:sz w:val="24"/>
          <w:szCs w:val="24"/>
        </w:rPr>
      </w:pPr>
      <w:ins w:id="3662" w:author="Ron Gal" w:date="2017-03-04T17:49:00Z">
        <w:r>
          <w:rPr>
            <w:sz w:val="24"/>
            <w:szCs w:val="24"/>
            <w:rtl/>
          </w:rPr>
          <w:t>הבקשה מתקבלת בשרת.</w:t>
        </w:r>
      </w:ins>
    </w:p>
    <w:p w:rsidR="00FA676B" w:rsidRDefault="00FA676B" w:rsidP="00FA676B">
      <w:pPr>
        <w:numPr>
          <w:ilvl w:val="0"/>
          <w:numId w:val="5"/>
        </w:numPr>
        <w:bidi/>
        <w:ind w:hanging="360"/>
        <w:contextualSpacing/>
        <w:rPr>
          <w:ins w:id="3663" w:author="Ron Gal" w:date="2017-03-04T17:49:00Z"/>
          <w:sz w:val="24"/>
          <w:szCs w:val="24"/>
        </w:rPr>
      </w:pPr>
      <w:ins w:id="3664" w:author="Ron Gal" w:date="2017-03-04T17:49:00Z">
        <w:r>
          <w:rPr>
            <w:sz w:val="24"/>
            <w:szCs w:val="24"/>
            <w:rtl/>
          </w:rPr>
          <w:t>נבחר הקונטרולר והמתודה שיש להפעיל בהתאם ל-</w:t>
        </w:r>
        <w:r>
          <w:rPr>
            <w:sz w:val="24"/>
            <w:szCs w:val="24"/>
          </w:rPr>
          <w:t>URL</w:t>
        </w:r>
        <w:r>
          <w:rPr>
            <w:sz w:val="24"/>
            <w:szCs w:val="24"/>
            <w:rtl/>
          </w:rPr>
          <w:t xml:space="preserve"> של הבקשה והפרמטרים שלה. בנוסף, </w:t>
        </w:r>
        <w:r>
          <w:rPr>
            <w:sz w:val="24"/>
            <w:szCs w:val="24"/>
          </w:rPr>
          <w:t>Ninject</w:t>
        </w:r>
        <w:r>
          <w:rPr>
            <w:sz w:val="24"/>
            <w:szCs w:val="24"/>
            <w:rtl/>
          </w:rPr>
          <w:t xml:space="preserve"> מזריק את התלויות של הקונטרולר.</w:t>
        </w:r>
      </w:ins>
    </w:p>
    <w:p w:rsidR="00FA676B" w:rsidRDefault="00FA676B" w:rsidP="00FA676B">
      <w:pPr>
        <w:numPr>
          <w:ilvl w:val="0"/>
          <w:numId w:val="5"/>
        </w:numPr>
        <w:bidi/>
        <w:ind w:hanging="360"/>
        <w:contextualSpacing/>
        <w:rPr>
          <w:ins w:id="3665" w:author="Ron Gal" w:date="2017-03-04T17:49:00Z"/>
          <w:sz w:val="24"/>
          <w:szCs w:val="24"/>
        </w:rPr>
      </w:pPr>
      <w:ins w:id="3666" w:author="Ron Gal" w:date="2017-03-04T17:49:00Z">
        <w:r>
          <w:rPr>
            <w:sz w:val="24"/>
            <w:szCs w:val="24"/>
            <w:rtl/>
          </w:rPr>
          <w:t>הבקשה עוברת דרך הפילטרים הבאים:</w:t>
        </w:r>
      </w:ins>
    </w:p>
    <w:p w:rsidR="00FA676B" w:rsidRDefault="00FA676B" w:rsidP="00FA676B">
      <w:pPr>
        <w:numPr>
          <w:ilvl w:val="1"/>
          <w:numId w:val="5"/>
        </w:numPr>
        <w:bidi/>
        <w:ind w:hanging="360"/>
        <w:contextualSpacing/>
        <w:rPr>
          <w:ins w:id="3667" w:author="Ron Gal" w:date="2017-03-04T17:49:00Z"/>
          <w:sz w:val="24"/>
          <w:szCs w:val="24"/>
        </w:rPr>
      </w:pPr>
      <w:ins w:id="3668" w:author="Ron Gal" w:date="2017-03-04T17:49:00Z">
        <w:r>
          <w:rPr>
            <w:sz w:val="24"/>
            <w:szCs w:val="24"/>
            <w:rtl/>
          </w:rPr>
          <w:t>הרשאות - נקבעת רמת ההרשאה של הבקשה (</w:t>
        </w:r>
        <w:r>
          <w:rPr>
            <w:rFonts w:hint="cs"/>
            <w:sz w:val="24"/>
            <w:szCs w:val="24"/>
            <w:rtl/>
          </w:rPr>
          <w:t>רופא\בעלים</w:t>
        </w:r>
        <w:r>
          <w:rPr>
            <w:sz w:val="24"/>
            <w:szCs w:val="24"/>
            <w:rtl/>
          </w:rPr>
          <w:t>). במידה ולא נמצאה הרשאה מתאימה, מוחזרת שגיאת הרשאות ללקוח.</w:t>
        </w:r>
      </w:ins>
    </w:p>
    <w:p w:rsidR="00FA676B" w:rsidRDefault="00FA676B" w:rsidP="00FA676B">
      <w:pPr>
        <w:numPr>
          <w:ilvl w:val="1"/>
          <w:numId w:val="5"/>
        </w:numPr>
        <w:bidi/>
        <w:ind w:hanging="360"/>
        <w:contextualSpacing/>
        <w:rPr>
          <w:ins w:id="3669" w:author="Ron Gal" w:date="2017-03-04T17:49:00Z"/>
          <w:sz w:val="24"/>
          <w:szCs w:val="24"/>
        </w:rPr>
      </w:pPr>
      <w:ins w:id="3670" w:author="Ron Gal" w:date="2017-03-04T17:49:00Z">
        <w:r>
          <w:rPr>
            <w:sz w:val="24"/>
            <w:szCs w:val="24"/>
            <w:rtl/>
          </w:rPr>
          <w:t>ולידציה - נבדקת תקינות פרמטרי הבקשה. במידה והפרמטרים נמצאו לא תקינים, מוחזרת שגיאה ללקוח.</w:t>
        </w:r>
      </w:ins>
    </w:p>
    <w:p w:rsidR="00FA676B" w:rsidRDefault="00FA676B" w:rsidP="00FA676B">
      <w:pPr>
        <w:numPr>
          <w:ilvl w:val="1"/>
          <w:numId w:val="5"/>
        </w:numPr>
        <w:bidi/>
        <w:ind w:hanging="360"/>
        <w:contextualSpacing/>
        <w:rPr>
          <w:ins w:id="3671" w:author="Ron Gal" w:date="2017-03-04T17:49:00Z"/>
          <w:sz w:val="24"/>
          <w:szCs w:val="24"/>
        </w:rPr>
      </w:pPr>
      <w:ins w:id="3672" w:author="Ron Gal" w:date="2017-03-04T17:49:00Z">
        <w:r>
          <w:rPr>
            <w:sz w:val="24"/>
            <w:szCs w:val="24"/>
            <w:rtl/>
          </w:rPr>
          <w:t>חיבור למסד נתונים - נפתח חיבור למסד נתונים.</w:t>
        </w:r>
      </w:ins>
    </w:p>
    <w:p w:rsidR="00FA676B" w:rsidRDefault="00FA676B" w:rsidP="00FA676B">
      <w:pPr>
        <w:numPr>
          <w:ilvl w:val="0"/>
          <w:numId w:val="5"/>
        </w:numPr>
        <w:bidi/>
        <w:ind w:hanging="360"/>
        <w:contextualSpacing/>
        <w:rPr>
          <w:ins w:id="3673" w:author="Ron Gal" w:date="2017-03-04T17:49:00Z"/>
          <w:sz w:val="24"/>
          <w:szCs w:val="24"/>
        </w:rPr>
      </w:pPr>
      <w:ins w:id="3674" w:author="Ron Gal" w:date="2017-03-04T17:49:00Z">
        <w:r>
          <w:rPr>
            <w:sz w:val="24"/>
            <w:szCs w:val="24"/>
            <w:rtl/>
          </w:rPr>
          <w:t xml:space="preserve">המתודה שנבחרה בקונטרולר מופעלת ומתבצעת הלוגיקה העסקית הרלוונטית (בעזרת </w:t>
        </w:r>
        <w:r>
          <w:rPr>
            <w:sz w:val="24"/>
            <w:szCs w:val="24"/>
          </w:rPr>
          <w:t>query processor</w:t>
        </w:r>
        <w:r>
          <w:rPr>
            <w:sz w:val="24"/>
            <w:szCs w:val="24"/>
            <w:rtl/>
          </w:rPr>
          <w:t>). במידה וקרתה שגיאה מוחזרת הודעה ללקוח.</w:t>
        </w:r>
      </w:ins>
    </w:p>
    <w:p w:rsidR="00FA676B" w:rsidRDefault="00FA676B" w:rsidP="00FA676B">
      <w:pPr>
        <w:numPr>
          <w:ilvl w:val="0"/>
          <w:numId w:val="5"/>
        </w:numPr>
        <w:bidi/>
        <w:ind w:hanging="360"/>
        <w:contextualSpacing/>
        <w:rPr>
          <w:ins w:id="3675" w:author="Ron Gal" w:date="2017-03-04T17:49:00Z"/>
          <w:sz w:val="24"/>
          <w:szCs w:val="24"/>
        </w:rPr>
      </w:pPr>
      <w:ins w:id="3676" w:author="Ron Gal" w:date="2017-03-04T17:49:00Z">
        <w:r>
          <w:rPr>
            <w:sz w:val="24"/>
            <w:szCs w:val="24"/>
            <w:rtl/>
          </w:rPr>
          <w:t>לאחר סיום הבקשה, במידה והשתנו נתונים, שינויים אלו מועברים לבסיס הנתונים (בעזרת הפילטר של מסד הנתונים). במידה והייתה שגיאה מתבצע ביטול השינויים.</w:t>
        </w:r>
      </w:ins>
    </w:p>
    <w:p w:rsidR="00FA676B" w:rsidRPr="00FA676B" w:rsidRDefault="00FA676B">
      <w:pPr>
        <w:bidi/>
        <w:rPr>
          <w:ins w:id="3677" w:author="Ron Gal" w:date="2017-03-04T17:49:00Z"/>
          <w:rtl/>
        </w:rPr>
        <w:pPrChange w:id="3678" w:author="Ron Gal" w:date="2017-03-04T17:49:00Z">
          <w:pPr>
            <w:bidi/>
          </w:pPr>
        </w:pPrChange>
      </w:pPr>
    </w:p>
    <w:p w:rsidR="00FA676B" w:rsidRDefault="00FA676B">
      <w:pPr>
        <w:bidi/>
        <w:pPrChange w:id="3679" w:author="Ron Gal" w:date="2017-03-04T17:49:00Z">
          <w:pPr>
            <w:bidi/>
          </w:pPr>
        </w:pPrChange>
      </w:pPr>
    </w:p>
    <w:p w:rsidR="00481634" w:rsidRDefault="00471D70">
      <w:pPr>
        <w:pStyle w:val="Heading2"/>
        <w:bidi/>
        <w:pPrChange w:id="3680" w:author="Ron Gal" w:date="2017-03-05T23:24:00Z">
          <w:pPr>
            <w:bidi/>
          </w:pPr>
        </w:pPrChange>
      </w:pPr>
      <w:bookmarkStart w:id="3681" w:name="_Toc476522474"/>
      <w:r>
        <w:rPr>
          <w:rtl/>
        </w:rPr>
        <w:lastRenderedPageBreak/>
        <w:t>מסכים</w:t>
      </w:r>
      <w:bookmarkEnd w:id="3681"/>
    </w:p>
    <w:p w:rsidR="00481634" w:rsidRDefault="00481634">
      <w:pPr>
        <w:bidi/>
      </w:pPr>
    </w:p>
    <w:p w:rsidR="00481634" w:rsidRDefault="00471D70">
      <w:pPr>
        <w:bidi/>
      </w:pPr>
      <w:r>
        <w:rPr>
          <w:b/>
          <w:sz w:val="24"/>
          <w:szCs w:val="24"/>
        </w:rPr>
        <w:t>index.html</w:t>
      </w:r>
      <w:r>
        <w:rPr>
          <w:b/>
          <w:sz w:val="24"/>
          <w:szCs w:val="24"/>
          <w:rtl/>
        </w:rPr>
        <w:t xml:space="preserve"> - המסך הראשי</w:t>
      </w:r>
    </w:p>
    <w:p w:rsidR="00481634" w:rsidRDefault="00471D70">
      <w:pPr>
        <w:bidi/>
      </w:pPr>
      <w:r>
        <w:rPr>
          <w:sz w:val="24"/>
          <w:szCs w:val="24"/>
          <w:rtl/>
        </w:rPr>
        <w:t>זהו למעשה המסך היחיד המ</w:t>
      </w:r>
      <w:ins w:id="3682" w:author="Ron Gal" w:date="2017-03-04T18:33:00Z">
        <w:r w:rsidR="005A060C">
          <w:rPr>
            <w:rFonts w:hint="cs"/>
            <w:sz w:val="24"/>
            <w:szCs w:val="24"/>
            <w:rtl/>
          </w:rPr>
          <w:t>ה</w:t>
        </w:r>
      </w:ins>
      <w:r>
        <w:rPr>
          <w:sz w:val="24"/>
          <w:szCs w:val="24"/>
          <w:rtl/>
        </w:rPr>
        <w:t xml:space="preserve">ווה דף </w:t>
      </w:r>
      <w:r>
        <w:rPr>
          <w:sz w:val="24"/>
          <w:szCs w:val="24"/>
        </w:rPr>
        <w:t>html</w:t>
      </w:r>
      <w:r>
        <w:rPr>
          <w:sz w:val="24"/>
          <w:szCs w:val="24"/>
          <w:rtl/>
        </w:rPr>
        <w:t xml:space="preserve"> שלם ומייצג את הדף הראשי במערכת. מסך זה יכיל את הגדרות שמשותפות לכל שאר הדפים (קבצי עיצוב של </w:t>
      </w:r>
      <w:r>
        <w:rPr>
          <w:sz w:val="24"/>
          <w:szCs w:val="24"/>
        </w:rPr>
        <w:t>css</w:t>
      </w:r>
      <w:r>
        <w:rPr>
          <w:sz w:val="24"/>
          <w:szCs w:val="24"/>
          <w:rtl/>
        </w:rPr>
        <w:t>, כותרת האתר וכו'). דף זה יכיל איזור אשר אליו יוזרקו התבניות של כל שאר הדפים במערכת ואת תפריט הקישורים בין דפי המערכת. הקישורים אשר יוצגו יהיו בהתאם להרשאות המשתמש.</w:t>
      </w:r>
    </w:p>
    <w:p w:rsidR="00481634" w:rsidRDefault="00471D70">
      <w:pPr>
        <w:bidi/>
      </w:pPr>
      <w:r>
        <w:rPr>
          <w:sz w:val="24"/>
          <w:szCs w:val="24"/>
          <w:rtl/>
        </w:rPr>
        <w:t>עיצוב זה מאפשר גמישות מירבית עבור שינויים עתידיים. כל שינוי אשר יעשה במסך הראשי יבוצע אוטומטית בשאר דפי המערכת. יתר על כך, עיצוב זה מאפשר חוויית משתמש נעימה יותר, מפני שבמעבר בין דפים לא מתבצעת טעינה מחדש של כל הדף, אלא רק חלק ממנו.</w:t>
      </w:r>
    </w:p>
    <w:p w:rsidR="00481634" w:rsidRDefault="00481634">
      <w:pPr>
        <w:bidi/>
      </w:pPr>
    </w:p>
    <w:p w:rsidR="00481634" w:rsidRDefault="00471D70">
      <w:pPr>
        <w:bidi/>
      </w:pPr>
      <w:del w:id="3683" w:author="Ron Gal" w:date="2017-03-05T23:48:00Z">
        <w:r w:rsidDel="00C95285">
          <w:rPr>
            <w:b/>
            <w:sz w:val="24"/>
            <w:szCs w:val="24"/>
          </w:rPr>
          <w:delText>loginForm</w:delText>
        </w:r>
      </w:del>
      <w:ins w:id="3684" w:author="Ron Gal" w:date="2017-03-05T23:48:00Z">
        <w:r w:rsidR="00C95285">
          <w:rPr>
            <w:b/>
            <w:sz w:val="24"/>
            <w:szCs w:val="24"/>
          </w:rPr>
          <w:t>Login</w:t>
        </w:r>
      </w:ins>
      <w:r>
        <w:rPr>
          <w:b/>
          <w:sz w:val="24"/>
          <w:szCs w:val="24"/>
        </w:rPr>
        <w:t>.html</w:t>
      </w:r>
    </w:p>
    <w:p w:rsidR="00C95285" w:rsidRDefault="00471D70">
      <w:pPr>
        <w:bidi/>
        <w:rPr>
          <w:ins w:id="3685" w:author="Ron Gal" w:date="2017-03-05T23:48:00Z"/>
          <w:sz w:val="24"/>
          <w:szCs w:val="24"/>
        </w:rPr>
        <w:pPrChange w:id="3686" w:author="Ron Gal" w:date="2017-03-05T23:48:00Z">
          <w:pPr>
            <w:bidi/>
          </w:pPr>
        </w:pPrChange>
      </w:pPr>
      <w:r>
        <w:rPr>
          <w:sz w:val="24"/>
          <w:szCs w:val="24"/>
          <w:rtl/>
        </w:rPr>
        <w:t xml:space="preserve">תבנית זו מייצגת את מסך ההתחברות למערכת. זהו המסך הראשון המוצג בעת הכניסה לאתר. באמצעותו ניתן לגלוש לשאר חלקי האתר באמצעות שם משתמש וסיסמה. לאחר הזנת פרטי המשתמש נקבעות ההרשאותיו והדפים אליהם הוא יכול לגלוש בהתאם. </w:t>
      </w:r>
    </w:p>
    <w:p w:rsidR="00481634" w:rsidDel="00C95285" w:rsidRDefault="00471D70">
      <w:pPr>
        <w:bidi/>
        <w:rPr>
          <w:del w:id="3687" w:author="Ron Gal" w:date="2017-03-05T23:48:00Z"/>
        </w:rPr>
        <w:pPrChange w:id="3688" w:author="Ron Gal" w:date="2017-03-05T23:48:00Z">
          <w:pPr>
            <w:bidi/>
          </w:pPr>
        </w:pPrChange>
      </w:pPr>
      <w:del w:id="3689" w:author="Ron Gal" w:date="2017-03-05T23:48:00Z">
        <w:r w:rsidDel="00C95285">
          <w:rPr>
            <w:sz w:val="24"/>
            <w:szCs w:val="24"/>
            <w:rtl/>
          </w:rPr>
          <w:delText>במידה וחשבון הלקוח אשר מנסה להתחבר הוקפא, הוא לא יוכל להתחבר ויקבל הודעה מתאימה.</w:delText>
        </w:r>
      </w:del>
    </w:p>
    <w:p w:rsidR="00481634" w:rsidRDefault="00481634">
      <w:pPr>
        <w:bidi/>
        <w:pPrChange w:id="3690" w:author="Ron Gal" w:date="2017-03-05T23:48:00Z">
          <w:pPr>
            <w:bidi/>
          </w:pPr>
        </w:pPrChange>
      </w:pPr>
    </w:p>
    <w:p w:rsidR="00481634" w:rsidRDefault="00471D70">
      <w:pPr>
        <w:bidi/>
      </w:pPr>
      <w:del w:id="3691" w:author="Ron Gal" w:date="2017-03-05T23:49:00Z">
        <w:r w:rsidDel="008E254E">
          <w:rPr>
            <w:b/>
            <w:sz w:val="24"/>
            <w:szCs w:val="24"/>
          </w:rPr>
          <w:delText>r</w:delText>
        </w:r>
      </w:del>
      <w:ins w:id="3692" w:author="Ron Gal" w:date="2017-03-05T23:49:00Z">
        <w:r w:rsidR="008E254E">
          <w:rPr>
            <w:rFonts w:hint="cs"/>
            <w:b/>
            <w:sz w:val="24"/>
            <w:szCs w:val="24"/>
          </w:rPr>
          <w:t>R</w:t>
        </w:r>
      </w:ins>
      <w:r>
        <w:rPr>
          <w:b/>
          <w:sz w:val="24"/>
          <w:szCs w:val="24"/>
        </w:rPr>
        <w:t xml:space="preserve">egistrationForm.html </w:t>
      </w:r>
    </w:p>
    <w:p w:rsidR="00481634" w:rsidRDefault="00471D70">
      <w:pPr>
        <w:bidi/>
        <w:pPrChange w:id="3693" w:author="Ron Gal" w:date="2017-03-05T23:48:00Z">
          <w:pPr>
            <w:bidi/>
          </w:pPr>
        </w:pPrChange>
      </w:pPr>
      <w:r>
        <w:rPr>
          <w:sz w:val="24"/>
          <w:szCs w:val="24"/>
          <w:rtl/>
        </w:rPr>
        <w:t xml:space="preserve">תבנית זו מייצגת את מסך הרשמה. מסך זה מיועד ללקוחות חדשים אשר לא נרשמו לאתר. באמצעותו ניתן למלא את כל הפרטים הקשורים לנתוני המשתמש ולבצע הרשמה לאתר. לאחר ההרשמה המשתמש יועבר לדף </w:t>
      </w:r>
      <w:del w:id="3694" w:author="Ron Gal" w:date="2017-03-05T23:48:00Z">
        <w:r w:rsidDel="00C95285">
          <w:rPr>
            <w:sz w:val="24"/>
            <w:szCs w:val="24"/>
            <w:rtl/>
          </w:rPr>
          <w:delText>הראשי</w:delText>
        </w:r>
      </w:del>
      <w:ins w:id="3695" w:author="Ron Gal" w:date="2017-03-05T23:48:00Z">
        <w:r w:rsidR="00C95285">
          <w:rPr>
            <w:rFonts w:hint="cs"/>
            <w:sz w:val="24"/>
            <w:szCs w:val="24"/>
            <w:rtl/>
          </w:rPr>
          <w:t>ההתחברות</w:t>
        </w:r>
      </w:ins>
      <w:r>
        <w:rPr>
          <w:sz w:val="24"/>
          <w:szCs w:val="24"/>
          <w:rtl/>
        </w:rPr>
        <w:t>.</w:t>
      </w:r>
    </w:p>
    <w:p w:rsidR="00481634" w:rsidRDefault="00481634">
      <w:pPr>
        <w:bidi/>
      </w:pPr>
    </w:p>
    <w:p w:rsidR="008E254E" w:rsidRDefault="008E254E">
      <w:pPr>
        <w:bidi/>
        <w:rPr>
          <w:ins w:id="3696" w:author="Ron Gal" w:date="2017-03-05T23:49:00Z"/>
          <w:b/>
          <w:sz w:val="24"/>
          <w:szCs w:val="24"/>
        </w:rPr>
      </w:pPr>
      <w:ins w:id="3697" w:author="Ron Gal" w:date="2017-03-05T23:49:00Z">
        <w:r w:rsidRPr="008E254E">
          <w:rPr>
            <w:b/>
            <w:sz w:val="24"/>
            <w:szCs w:val="24"/>
          </w:rPr>
          <w:t>AnimalsList.html</w:t>
        </w:r>
      </w:ins>
    </w:p>
    <w:p w:rsidR="00481634" w:rsidDel="008E254E" w:rsidRDefault="00471D70">
      <w:pPr>
        <w:bidi/>
        <w:rPr>
          <w:del w:id="3698" w:author="Ron Gal" w:date="2017-03-05T23:49:00Z"/>
        </w:rPr>
        <w:pPrChange w:id="3699" w:author="Ron Gal" w:date="2017-03-05T23:49:00Z">
          <w:pPr>
            <w:bidi/>
          </w:pPr>
        </w:pPrChange>
      </w:pPr>
      <w:del w:id="3700" w:author="Ron Gal" w:date="2017-03-05T23:49:00Z">
        <w:r w:rsidDel="008E254E">
          <w:rPr>
            <w:b/>
            <w:sz w:val="24"/>
            <w:szCs w:val="24"/>
          </w:rPr>
          <w:delText xml:space="preserve">searchAvailableOrders.html </w:delText>
        </w:r>
      </w:del>
    </w:p>
    <w:p w:rsidR="00481634" w:rsidRDefault="00471D70">
      <w:pPr>
        <w:bidi/>
        <w:rPr>
          <w:rtl/>
        </w:rPr>
        <w:pPrChange w:id="3701" w:author="Ron Gal" w:date="2017-03-05T23:49:00Z">
          <w:pPr>
            <w:bidi/>
          </w:pPr>
        </w:pPrChange>
      </w:pPr>
      <w:r>
        <w:rPr>
          <w:sz w:val="24"/>
          <w:szCs w:val="24"/>
          <w:rtl/>
        </w:rPr>
        <w:t xml:space="preserve">תבנית זו מייצגת את מסך חיפוש </w:t>
      </w:r>
      <w:del w:id="3702" w:author="Ron Gal" w:date="2017-03-05T23:49:00Z">
        <w:r w:rsidDel="008E254E">
          <w:rPr>
            <w:sz w:val="24"/>
            <w:szCs w:val="24"/>
            <w:rtl/>
          </w:rPr>
          <w:delText>מגרשים פנויים. מסך זה מיועד ללקוחות המעוניינים להזמין מגרש לשעות מסויימות. בחלק העליון במסך זה ניתן לחפש מגרשים פנויים לפי שם ומספר מגרש, לפי טווח תאריכים וסוג המשחק המבוקש. תוצאות החיפוש מוצגות כטבלה בחלק התחתון של המסך. בכל שורה בטבלה ניתן ללחוץ על הקישור 'הזמן' לצורך יצירת הזמנה חדשה במגרש זה.</w:delText>
        </w:r>
      </w:del>
      <w:ins w:id="3703" w:author="Ron Gal" w:date="2017-03-05T23:49:00Z">
        <w:r w:rsidR="008E254E">
          <w:rPr>
            <w:rFonts w:hint="cs"/>
            <w:sz w:val="24"/>
            <w:szCs w:val="24"/>
            <w:rtl/>
          </w:rPr>
          <w:t xml:space="preserve">בעלי חיים. מסך זה מיועד לרופאים ובעלים שרוצים לקבל מידע על בעלי החיים שברשותם\בטיפולים. </w:t>
        </w:r>
      </w:ins>
      <w:ins w:id="3704" w:author="Ron Gal" w:date="2017-03-05T23:50:00Z">
        <w:r w:rsidR="008E254E">
          <w:rPr>
            <w:rFonts w:hint="cs"/>
            <w:sz w:val="24"/>
            <w:szCs w:val="24"/>
            <w:rtl/>
          </w:rPr>
          <w:t xml:space="preserve">במסך ניתן לחפש בשיטת </w:t>
        </w:r>
        <w:r w:rsidR="008E254E">
          <w:rPr>
            <w:sz w:val="24"/>
            <w:szCs w:val="24"/>
          </w:rPr>
          <w:t>auto complete</w:t>
        </w:r>
        <w:r w:rsidR="0081189A">
          <w:rPr>
            <w:rFonts w:hint="cs"/>
            <w:sz w:val="24"/>
            <w:szCs w:val="24"/>
            <w:rtl/>
          </w:rPr>
          <w:t xml:space="preserve"> לפי שם בע"ח, סוג, מגדר, ומזהה בע"ח. המסך יעלה באופן דיפולטי עם כל בעלי החיים, ממוינים לפי </w:t>
        </w:r>
      </w:ins>
      <w:ins w:id="3705" w:author="Ron Gal" w:date="2017-03-05T23:51:00Z">
        <w:r w:rsidR="0081189A">
          <w:rPr>
            <w:rFonts w:hint="cs"/>
            <w:sz w:val="24"/>
            <w:szCs w:val="24"/>
            <w:rtl/>
          </w:rPr>
          <w:t>לפי מזהה. את המיון ניתן לשנות גם כן, והוא מתבצע בצד הלקוח.</w:t>
        </w:r>
      </w:ins>
    </w:p>
    <w:p w:rsidR="00481634" w:rsidRDefault="00481634">
      <w:pPr>
        <w:bidi/>
      </w:pPr>
    </w:p>
    <w:p w:rsidR="00481634" w:rsidRDefault="0081189A">
      <w:pPr>
        <w:bidi/>
      </w:pPr>
      <w:ins w:id="3706" w:author="Ron Gal" w:date="2017-03-05T23:51:00Z">
        <w:r w:rsidRPr="0081189A">
          <w:rPr>
            <w:b/>
            <w:sz w:val="24"/>
            <w:szCs w:val="24"/>
          </w:rPr>
          <w:t>PatientPage</w:t>
        </w:r>
      </w:ins>
      <w:del w:id="3707" w:author="Ron Gal" w:date="2017-03-05T23:51:00Z">
        <w:r w:rsidR="00471D70" w:rsidDel="0081189A">
          <w:rPr>
            <w:b/>
            <w:sz w:val="24"/>
            <w:szCs w:val="24"/>
          </w:rPr>
          <w:delText>searchOrders</w:delText>
        </w:r>
      </w:del>
      <w:r w:rsidR="00471D70">
        <w:rPr>
          <w:b/>
          <w:sz w:val="24"/>
          <w:szCs w:val="24"/>
        </w:rPr>
        <w:t>.html</w:t>
      </w:r>
      <w:r w:rsidR="00471D70">
        <w:rPr>
          <w:sz w:val="24"/>
          <w:szCs w:val="24"/>
        </w:rPr>
        <w:t xml:space="preserve"> </w:t>
      </w:r>
    </w:p>
    <w:p w:rsidR="00481634" w:rsidRDefault="00471D70">
      <w:pPr>
        <w:bidi/>
        <w:pPrChange w:id="3708" w:author="Ron Gal" w:date="2017-03-05T23:53:00Z">
          <w:pPr>
            <w:bidi/>
          </w:pPr>
        </w:pPrChange>
      </w:pPr>
      <w:r>
        <w:rPr>
          <w:sz w:val="24"/>
          <w:szCs w:val="24"/>
          <w:rtl/>
        </w:rPr>
        <w:t xml:space="preserve">תבנית זו מייצגת את מסך </w:t>
      </w:r>
      <w:del w:id="3709" w:author="Ron Gal" w:date="2017-03-05T23:51:00Z">
        <w:r w:rsidDel="0081189A">
          <w:rPr>
            <w:sz w:val="24"/>
            <w:szCs w:val="24"/>
            <w:rtl/>
          </w:rPr>
          <w:delText>צפייה ואישור בהזמנות</w:delText>
        </w:r>
      </w:del>
      <w:ins w:id="3710" w:author="Ron Gal" w:date="2017-03-05T23:51:00Z">
        <w:r w:rsidR="0081189A">
          <w:rPr>
            <w:rFonts w:hint="cs"/>
            <w:sz w:val="24"/>
            <w:szCs w:val="24"/>
            <w:rtl/>
          </w:rPr>
          <w:t>הלקוח</w:t>
        </w:r>
      </w:ins>
      <w:ins w:id="3711" w:author="Ron Gal" w:date="2017-03-05T23:56:00Z">
        <w:r w:rsidR="0081189A">
          <w:rPr>
            <w:rFonts w:hint="cs"/>
            <w:sz w:val="24"/>
            <w:szCs w:val="24"/>
            <w:rtl/>
          </w:rPr>
          <w:t xml:space="preserve"> (שהוא, כמובן, בע"ח)</w:t>
        </w:r>
      </w:ins>
      <w:r>
        <w:rPr>
          <w:sz w:val="24"/>
          <w:szCs w:val="24"/>
          <w:rtl/>
        </w:rPr>
        <w:t xml:space="preserve">. מסך זה מיועד </w:t>
      </w:r>
      <w:del w:id="3712" w:author="Ron Gal" w:date="2017-03-05T23:51:00Z">
        <w:r w:rsidDel="0081189A">
          <w:rPr>
            <w:sz w:val="24"/>
            <w:szCs w:val="24"/>
            <w:rtl/>
          </w:rPr>
          <w:delText>לעובדים לצורך חיפוש הזמנות של לקוחות. בחלק העליון במסך זה ניתן לחפש הזמנות לפי מספר וסטטוס הזמנה, לפי מספר ושם מגרש, לפי טווח תאריכים ולפי מזהה לקוח. תוצאות החיפוש מוצגות כטבלה בחלק התחתון של המסך. בכל שורה בטבלה ניתן ללחוץ על הקישור 'צפה' לצורך מעבר לדף פרטי ההזמנה', או 'אשר' או 'דחה' באופן ישיר. המסך יעלה באופן דיפולטי עם ההזמנות המחכות לאישור.</w:delText>
        </w:r>
      </w:del>
      <w:ins w:id="3713" w:author="Ron Gal" w:date="2017-03-05T23:51:00Z">
        <w:r w:rsidR="0081189A">
          <w:rPr>
            <w:rFonts w:hint="cs"/>
            <w:sz w:val="24"/>
            <w:szCs w:val="24"/>
            <w:rtl/>
          </w:rPr>
          <w:t>לרופאים ובעלים שרוצים לקבל את כל המידע על בעל</w:t>
        </w:r>
      </w:ins>
      <w:ins w:id="3714" w:author="Ron Gal" w:date="2017-03-05T23:52:00Z">
        <w:r w:rsidR="0081189A">
          <w:rPr>
            <w:rFonts w:hint="cs"/>
            <w:sz w:val="24"/>
            <w:szCs w:val="24"/>
            <w:rtl/>
          </w:rPr>
          <w:t xml:space="preserve"> </w:t>
        </w:r>
      </w:ins>
      <w:ins w:id="3715" w:author="Ron Gal" w:date="2017-03-05T23:51:00Z">
        <w:r w:rsidR="0081189A">
          <w:rPr>
            <w:rFonts w:hint="cs"/>
            <w:sz w:val="24"/>
            <w:szCs w:val="24"/>
            <w:rtl/>
          </w:rPr>
          <w:t xml:space="preserve">חיים </w:t>
        </w:r>
      </w:ins>
      <w:ins w:id="3716" w:author="Ron Gal" w:date="2017-03-05T23:52:00Z">
        <w:r w:rsidR="0081189A">
          <w:rPr>
            <w:rFonts w:hint="cs"/>
            <w:sz w:val="24"/>
            <w:szCs w:val="24"/>
            <w:rtl/>
          </w:rPr>
          <w:t xml:space="preserve">ספציפי </w:t>
        </w:r>
      </w:ins>
      <w:ins w:id="3717" w:author="Ron Gal" w:date="2017-03-05T23:51:00Z">
        <w:r w:rsidR="0081189A">
          <w:rPr>
            <w:rFonts w:hint="cs"/>
            <w:sz w:val="24"/>
            <w:szCs w:val="24"/>
            <w:rtl/>
          </w:rPr>
          <w:t>שברשותם\בטיפולם.</w:t>
        </w:r>
      </w:ins>
      <w:ins w:id="3718" w:author="Ron Gal" w:date="2017-03-05T23:52:00Z">
        <w:r w:rsidR="0081189A">
          <w:rPr>
            <w:rFonts w:hint="cs"/>
            <w:sz w:val="24"/>
            <w:szCs w:val="24"/>
            <w:rtl/>
          </w:rPr>
          <w:t xml:space="preserve"> במסך ניתן לערוך מספר פרטים של בעל החיים, לרבות תאריך לידה, שם, מגדר, מספר שבב, צבע ומשקל. ממסך זה </w:t>
        </w:r>
      </w:ins>
      <w:ins w:id="3719" w:author="Ron Gal" w:date="2017-03-05T23:53:00Z">
        <w:r w:rsidR="0081189A">
          <w:rPr>
            <w:rFonts w:hint="cs"/>
            <w:sz w:val="24"/>
            <w:szCs w:val="24"/>
            <w:rtl/>
          </w:rPr>
          <w:t>ה</w:t>
        </w:r>
      </w:ins>
      <w:ins w:id="3720" w:author="Ron Gal" w:date="2017-03-05T23:52:00Z">
        <w:r w:rsidR="0081189A">
          <w:rPr>
            <w:rFonts w:hint="cs"/>
            <w:sz w:val="24"/>
            <w:szCs w:val="24"/>
            <w:rtl/>
          </w:rPr>
          <w:t>בעלים</w:t>
        </w:r>
      </w:ins>
      <w:ins w:id="3721" w:author="Ron Gal" w:date="2017-03-05T23:53:00Z">
        <w:r w:rsidR="0081189A">
          <w:rPr>
            <w:rFonts w:hint="cs"/>
            <w:sz w:val="24"/>
            <w:szCs w:val="24"/>
            <w:rtl/>
          </w:rPr>
          <w:t xml:space="preserve"> יכולים לעבור </w:t>
        </w:r>
      </w:ins>
      <w:ins w:id="3722" w:author="Ron Gal" w:date="2017-03-05T23:52:00Z">
        <w:r w:rsidR="0081189A">
          <w:rPr>
            <w:rFonts w:hint="cs"/>
            <w:sz w:val="24"/>
            <w:szCs w:val="24"/>
            <w:rtl/>
          </w:rPr>
          <w:t xml:space="preserve">לדף חיפוש רופאים </w:t>
        </w:r>
      </w:ins>
      <w:ins w:id="3723" w:author="Ron Gal" w:date="2017-03-05T23:53:00Z">
        <w:r w:rsidR="0081189A">
          <w:rPr>
            <w:rFonts w:hint="cs"/>
            <w:sz w:val="24"/>
            <w:szCs w:val="24"/>
            <w:rtl/>
          </w:rPr>
          <w:t>ולשייך בעל חיים לרופא. ממסך זה יכול רופא להוסיף טיפול חדש.</w:t>
        </w:r>
      </w:ins>
    </w:p>
    <w:p w:rsidR="00481634" w:rsidRDefault="00481634">
      <w:pPr>
        <w:bidi/>
      </w:pPr>
    </w:p>
    <w:p w:rsidR="00481634" w:rsidRDefault="0081189A">
      <w:pPr>
        <w:bidi/>
      </w:pPr>
      <w:ins w:id="3724" w:author="Ron Gal" w:date="2017-03-05T23:53:00Z">
        <w:r w:rsidRPr="0081189A">
          <w:rPr>
            <w:b/>
            <w:sz w:val="24"/>
            <w:szCs w:val="24"/>
          </w:rPr>
          <w:t>Profile</w:t>
        </w:r>
      </w:ins>
      <w:del w:id="3725" w:author="Ron Gal" w:date="2017-03-05T23:53:00Z">
        <w:r w:rsidR="00471D70" w:rsidDel="0081189A">
          <w:rPr>
            <w:b/>
            <w:sz w:val="24"/>
            <w:szCs w:val="24"/>
          </w:rPr>
          <w:delText>editOrder</w:delText>
        </w:r>
      </w:del>
      <w:r w:rsidR="00471D70">
        <w:rPr>
          <w:b/>
          <w:sz w:val="24"/>
          <w:szCs w:val="24"/>
        </w:rPr>
        <w:t xml:space="preserve">.html </w:t>
      </w:r>
    </w:p>
    <w:p w:rsidR="00481634" w:rsidRDefault="00471D70">
      <w:pPr>
        <w:bidi/>
        <w:pPrChange w:id="3726" w:author="Ron Gal" w:date="2017-03-05T23:54:00Z">
          <w:pPr>
            <w:bidi/>
          </w:pPr>
        </w:pPrChange>
      </w:pPr>
      <w:r>
        <w:rPr>
          <w:sz w:val="24"/>
          <w:szCs w:val="24"/>
          <w:rtl/>
        </w:rPr>
        <w:t xml:space="preserve">תבנית זו מייצגת את מסך </w:t>
      </w:r>
      <w:del w:id="3727" w:author="Ron Gal" w:date="2017-03-05T23:53:00Z">
        <w:r w:rsidDel="0081189A">
          <w:rPr>
            <w:sz w:val="24"/>
            <w:szCs w:val="24"/>
            <w:rtl/>
          </w:rPr>
          <w:delText>פרטי הזמנה</w:delText>
        </w:r>
      </w:del>
      <w:ins w:id="3728" w:author="Ron Gal" w:date="2017-03-05T23:53:00Z">
        <w:r w:rsidR="0081189A">
          <w:rPr>
            <w:rFonts w:hint="cs"/>
            <w:sz w:val="24"/>
            <w:szCs w:val="24"/>
            <w:rtl/>
          </w:rPr>
          <w:t xml:space="preserve">פרטי המשתמש (כתובת וטלפון וכרעיון לעתיד </w:t>
        </w:r>
      </w:ins>
      <w:ins w:id="3729" w:author="Ron Gal" w:date="2017-03-05T23:54:00Z">
        <w:r w:rsidR="0081189A">
          <w:rPr>
            <w:sz w:val="24"/>
            <w:szCs w:val="24"/>
            <w:rtl/>
          </w:rPr>
          <w:t>–</w:t>
        </w:r>
      </w:ins>
      <w:ins w:id="3730" w:author="Ron Gal" w:date="2017-03-05T23:53:00Z">
        <w:r w:rsidR="0081189A">
          <w:rPr>
            <w:rFonts w:hint="cs"/>
            <w:sz w:val="24"/>
            <w:szCs w:val="24"/>
            <w:rtl/>
          </w:rPr>
          <w:t xml:space="preserve"> גם </w:t>
        </w:r>
      </w:ins>
      <w:ins w:id="3731" w:author="Ron Gal" w:date="2017-03-05T23:54:00Z">
        <w:r w:rsidR="0081189A">
          <w:rPr>
            <w:rFonts w:hint="cs"/>
            <w:sz w:val="24"/>
            <w:szCs w:val="24"/>
            <w:rtl/>
          </w:rPr>
          <w:t>סיסמא)</w:t>
        </w:r>
      </w:ins>
      <w:r>
        <w:rPr>
          <w:sz w:val="24"/>
          <w:szCs w:val="24"/>
          <w:rtl/>
        </w:rPr>
        <w:t xml:space="preserve">. מסך זה מיועד </w:t>
      </w:r>
      <w:del w:id="3732" w:author="Ron Gal" w:date="2017-03-05T23:54:00Z">
        <w:r w:rsidDel="0081189A">
          <w:rPr>
            <w:sz w:val="24"/>
            <w:szCs w:val="24"/>
            <w:rtl/>
          </w:rPr>
          <w:delText>ללקוחות לצורך יצירה, עריכה וצפייה בהזמנה. פרטי ההזמנה מופעים בחלק העליון של המסך. בחלק התחתון של המסך, בצד ימין, מופיעים המשתתפים הנוכחים בהזמנה, ובצד שמאל מופיעות כל הבקשות של לקוחות שעוד לא אושרו או נדחו.</w:delText>
        </w:r>
      </w:del>
      <w:ins w:id="3733" w:author="Ron Gal" w:date="2017-03-05T23:54:00Z">
        <w:r w:rsidR="0081189A">
          <w:rPr>
            <w:rFonts w:hint="cs"/>
            <w:sz w:val="24"/>
            <w:szCs w:val="24"/>
            <w:rtl/>
          </w:rPr>
          <w:t xml:space="preserve">לכל המשתמשים של האתר (רופאים, בעלים וכל סוג משתמש עתידי שיתווסף). דף זה עולה עם מידע על כתובת וטלפון המשתמש ועל ידי שינוי </w:t>
        </w:r>
      </w:ins>
      <w:ins w:id="3734" w:author="Ron Gal" w:date="2017-03-05T23:55:00Z">
        <w:r w:rsidR="0081189A">
          <w:rPr>
            <w:rFonts w:hint="cs"/>
            <w:sz w:val="24"/>
            <w:szCs w:val="24"/>
            <w:rtl/>
          </w:rPr>
          <w:t>ערכי תיבות הטקסט המשתמש יכול לשנות ערכים אלו עבורו.</w:t>
        </w:r>
      </w:ins>
    </w:p>
    <w:p w:rsidR="00481634" w:rsidRDefault="00481634">
      <w:pPr>
        <w:bidi/>
      </w:pPr>
    </w:p>
    <w:p w:rsidR="00481634" w:rsidRDefault="0081189A">
      <w:pPr>
        <w:bidi/>
      </w:pPr>
      <w:ins w:id="3735" w:author="Ron Gal" w:date="2017-03-05T23:56:00Z">
        <w:r w:rsidRPr="0081189A">
          <w:rPr>
            <w:b/>
            <w:sz w:val="24"/>
            <w:szCs w:val="24"/>
          </w:rPr>
          <w:t>ReportFinance</w:t>
        </w:r>
      </w:ins>
      <w:del w:id="3736" w:author="Ron Gal" w:date="2017-03-05T23:56:00Z">
        <w:r w:rsidR="00471D70" w:rsidDel="0081189A">
          <w:rPr>
            <w:b/>
            <w:sz w:val="24"/>
            <w:szCs w:val="24"/>
          </w:rPr>
          <w:delText>ownedOrders</w:delText>
        </w:r>
      </w:del>
      <w:r w:rsidR="00471D70">
        <w:rPr>
          <w:b/>
          <w:sz w:val="24"/>
          <w:szCs w:val="24"/>
        </w:rPr>
        <w:t xml:space="preserve">.html </w:t>
      </w:r>
    </w:p>
    <w:p w:rsidR="00481634" w:rsidRDefault="00471D70">
      <w:pPr>
        <w:bidi/>
        <w:pPrChange w:id="3737" w:author="Ron Gal" w:date="2017-03-05T23:57:00Z">
          <w:pPr>
            <w:bidi/>
          </w:pPr>
        </w:pPrChange>
      </w:pPr>
      <w:r>
        <w:rPr>
          <w:sz w:val="24"/>
          <w:szCs w:val="24"/>
          <w:rtl/>
        </w:rPr>
        <w:lastRenderedPageBreak/>
        <w:t xml:space="preserve">תבנית זו מייצגת </w:t>
      </w:r>
      <w:del w:id="3738" w:author="Ron Gal" w:date="2017-03-05T23:56:00Z">
        <w:r w:rsidDel="0081189A">
          <w:rPr>
            <w:sz w:val="24"/>
            <w:szCs w:val="24"/>
            <w:rtl/>
          </w:rPr>
          <w:delText>את מסך ההזמנות של לקוח. מסך זה מיועד לעקב אחר פרטי ההזמנות. ניתן לסנן את ההזמנות בעזרת השדות בחלק העליון של המסך. ההזמנות מוצגות כטבלה בחלק התחתון של המסך. בכל שורה בטבלה ניתן ללחוץ על הקישור 'צפה' לצורך מעבר למסך פרטי ההזמנה.</w:delText>
        </w:r>
      </w:del>
      <w:ins w:id="3739" w:author="Ron Gal" w:date="2017-03-05T23:56:00Z">
        <w:r w:rsidR="0081189A">
          <w:rPr>
            <w:rFonts w:hint="cs"/>
            <w:sz w:val="24"/>
            <w:szCs w:val="24"/>
            <w:rtl/>
          </w:rPr>
          <w:t xml:space="preserve">דו"ח כלכלי. בדו"ח  זה יכול רופא לקבל מידע על הכנסותיו לפי תאריך ובעלים יכולים לקבל מידע על הוצאותיהם </w:t>
        </w:r>
      </w:ins>
      <w:ins w:id="3740" w:author="Ron Gal" w:date="2017-03-05T23:57:00Z">
        <w:r w:rsidR="0081189A">
          <w:rPr>
            <w:rFonts w:hint="cs"/>
            <w:sz w:val="24"/>
            <w:szCs w:val="24"/>
            <w:rtl/>
          </w:rPr>
          <w:t xml:space="preserve"> לפי תאריך. </w:t>
        </w:r>
        <w:bookmarkStart w:id="3741" w:name="OLE_LINK11"/>
        <w:bookmarkStart w:id="3742" w:name="OLE_LINK12"/>
        <w:bookmarkStart w:id="3743" w:name="OLE_LINK13"/>
        <w:bookmarkStart w:id="3744" w:name="OLE_LINK14"/>
        <w:r w:rsidR="0081189A">
          <w:rPr>
            <w:rFonts w:hint="cs"/>
            <w:sz w:val="24"/>
            <w:szCs w:val="24"/>
            <w:rtl/>
          </w:rPr>
          <w:t>ניתן לסנן לפי תחום תאריך ולבצע אגרגציה לפי יום, חודש ושנה.</w:t>
        </w:r>
      </w:ins>
    </w:p>
    <w:bookmarkEnd w:id="3741"/>
    <w:bookmarkEnd w:id="3742"/>
    <w:bookmarkEnd w:id="3743"/>
    <w:bookmarkEnd w:id="3744"/>
    <w:p w:rsidR="00481634" w:rsidRDefault="00481634">
      <w:pPr>
        <w:bidi/>
      </w:pPr>
    </w:p>
    <w:p w:rsidR="00481634" w:rsidRDefault="0081189A">
      <w:pPr>
        <w:bidi/>
      </w:pPr>
      <w:ins w:id="3745" w:author="Ron Gal" w:date="2017-03-05T23:57:00Z">
        <w:r w:rsidRPr="0081189A">
          <w:rPr>
            <w:b/>
            <w:sz w:val="24"/>
            <w:szCs w:val="24"/>
          </w:rPr>
          <w:t>ReportFinancePerAnimal</w:t>
        </w:r>
      </w:ins>
      <w:del w:id="3746" w:author="Ron Gal" w:date="2017-03-05T23:57:00Z">
        <w:r w:rsidR="00471D70" w:rsidDel="0081189A">
          <w:rPr>
            <w:b/>
            <w:sz w:val="24"/>
            <w:szCs w:val="24"/>
          </w:rPr>
          <w:delText>searchAvailableOrdersToJoin</w:delText>
        </w:r>
      </w:del>
      <w:r w:rsidR="00471D70">
        <w:rPr>
          <w:b/>
          <w:sz w:val="24"/>
          <w:szCs w:val="24"/>
        </w:rPr>
        <w:t xml:space="preserve">.html </w:t>
      </w:r>
    </w:p>
    <w:p w:rsidR="00481634" w:rsidRPr="0081189A" w:rsidDel="0081189A" w:rsidRDefault="00471D70">
      <w:pPr>
        <w:bidi/>
        <w:rPr>
          <w:del w:id="3747" w:author="Ron Gal" w:date="2017-03-05T23:57:00Z"/>
          <w:sz w:val="24"/>
          <w:szCs w:val="24"/>
          <w:rPrChange w:id="3748" w:author="Ron Gal" w:date="2017-03-05T23:59:00Z">
            <w:rPr>
              <w:del w:id="3749" w:author="Ron Gal" w:date="2017-03-05T23:57:00Z"/>
            </w:rPr>
          </w:rPrChange>
        </w:rPr>
        <w:pPrChange w:id="3750" w:author="Ron Gal" w:date="2017-03-05T23:58:00Z">
          <w:pPr>
            <w:bidi/>
          </w:pPr>
        </w:pPrChange>
      </w:pPr>
      <w:bookmarkStart w:id="3751" w:name="OLE_LINK15"/>
      <w:bookmarkStart w:id="3752" w:name="OLE_LINK16"/>
      <w:bookmarkStart w:id="3753" w:name="OLE_LINK17"/>
      <w:r>
        <w:rPr>
          <w:sz w:val="24"/>
          <w:szCs w:val="24"/>
          <w:rtl/>
        </w:rPr>
        <w:t xml:space="preserve">תבנית זו מייצגת </w:t>
      </w:r>
      <w:ins w:id="3754" w:author="Ron Gal" w:date="2017-03-05T23:57:00Z">
        <w:r w:rsidR="0081189A">
          <w:rPr>
            <w:rFonts w:hint="cs"/>
            <w:sz w:val="24"/>
            <w:szCs w:val="24"/>
            <w:rtl/>
          </w:rPr>
          <w:t>דו"ח כלכלי לפי בע</w:t>
        </w:r>
      </w:ins>
      <w:ins w:id="3755" w:author="Ron Gal" w:date="2017-03-05T23:58:00Z">
        <w:r w:rsidR="0081189A">
          <w:rPr>
            <w:rFonts w:hint="cs"/>
            <w:sz w:val="24"/>
            <w:szCs w:val="24"/>
            <w:rtl/>
          </w:rPr>
          <w:t xml:space="preserve">"ח עבור בעלים. </w:t>
        </w:r>
      </w:ins>
      <w:del w:id="3756" w:author="Ron Gal" w:date="2017-03-05T23:57:00Z">
        <w:r w:rsidDel="0081189A">
          <w:rPr>
            <w:sz w:val="24"/>
            <w:szCs w:val="24"/>
            <w:rtl/>
          </w:rPr>
          <w:delText>את מסך הצטרפות למגרש. מסך זה מיועד ללקוחות לצורך חיפוש הזמנות אליהן ניתן להצטרף. בחלק העליון של המסך ניתן לחפש הזמנות לפי מזהה ושם הלקוח המזמין, לפי מספר וסטאטוס ההזמנה, לפי מספר ושם המגרש וטווח תאריכים. בחלק התחתון של המסך ניתן לראות הזמנות שאליהן ניתן להצטרף כטבלה. בכל שורה בטבלה ניתן ללחוץ על הקישור 'הצטרף' לצורך שליחת בקשת הצטרפות להזמנה.</w:delText>
        </w:r>
      </w:del>
    </w:p>
    <w:p w:rsidR="0081189A" w:rsidRDefault="0081189A" w:rsidP="0081189A">
      <w:pPr>
        <w:bidi/>
        <w:rPr>
          <w:ins w:id="3757" w:author="Ron Gal" w:date="2017-03-05T23:59:00Z"/>
        </w:rPr>
      </w:pPr>
      <w:ins w:id="3758" w:author="Ron Gal" w:date="2017-03-05T23:58:00Z">
        <w:r w:rsidRPr="0081189A">
          <w:rPr>
            <w:rFonts w:hint="eastAsia"/>
            <w:sz w:val="24"/>
            <w:szCs w:val="24"/>
            <w:rtl/>
            <w:rPrChange w:id="3759" w:author="Ron Gal" w:date="2017-03-05T23:59:00Z">
              <w:rPr>
                <w:rFonts w:hint="eastAsia"/>
                <w:rtl/>
              </w:rPr>
            </w:rPrChange>
          </w:rPr>
          <w:t>בדו</w:t>
        </w:r>
        <w:r w:rsidRPr="0081189A">
          <w:rPr>
            <w:sz w:val="24"/>
            <w:szCs w:val="24"/>
            <w:rtl/>
            <w:rPrChange w:id="3760" w:author="Ron Gal" w:date="2017-03-05T23:59:00Z">
              <w:rPr>
                <w:rtl/>
              </w:rPr>
            </w:rPrChange>
          </w:rPr>
          <w:t xml:space="preserve">"ח זה יכולים בעלים לצפות בהוצאותיהם מקובצות לפי כל אחד מבעלי החיים שבחזקתם. </w:t>
        </w:r>
      </w:ins>
      <w:ins w:id="3761" w:author="Ron Gal" w:date="2017-03-05T23:59:00Z">
        <w:r>
          <w:rPr>
            <w:rFonts w:hint="cs"/>
            <w:sz w:val="24"/>
            <w:szCs w:val="24"/>
            <w:rtl/>
          </w:rPr>
          <w:t>ניתן לסנן לפי תחום תאריך ובע"ח ולבצע אגרגציה לפי יום, חודש ושנה.</w:t>
        </w:r>
      </w:ins>
    </w:p>
    <w:bookmarkEnd w:id="3751"/>
    <w:bookmarkEnd w:id="3752"/>
    <w:bookmarkEnd w:id="3753"/>
    <w:p w:rsidR="0081189A" w:rsidRPr="0081189A" w:rsidRDefault="0081189A">
      <w:pPr>
        <w:bidi/>
        <w:pPrChange w:id="3762" w:author="Ron Gal" w:date="2017-03-05T23:59:00Z">
          <w:pPr>
            <w:bidi/>
          </w:pPr>
        </w:pPrChange>
      </w:pPr>
    </w:p>
    <w:p w:rsidR="00481634" w:rsidRDefault="0081189A">
      <w:pPr>
        <w:bidi/>
      </w:pPr>
      <w:bookmarkStart w:id="3763" w:name="OLE_LINK18"/>
      <w:bookmarkStart w:id="3764" w:name="OLE_LINK19"/>
      <w:bookmarkStart w:id="3765" w:name="OLE_LINK20"/>
      <w:ins w:id="3766" w:author="Ron Gal" w:date="2017-03-05T23:59:00Z">
        <w:r w:rsidRPr="0081189A">
          <w:rPr>
            <w:b/>
            <w:sz w:val="24"/>
            <w:szCs w:val="24"/>
          </w:rPr>
          <w:t>ReportPerItem</w:t>
        </w:r>
      </w:ins>
      <w:del w:id="3767" w:author="Ron Gal" w:date="2017-03-05T23:59:00Z">
        <w:r w:rsidR="00471D70" w:rsidDel="0081189A">
          <w:rPr>
            <w:b/>
            <w:sz w:val="24"/>
            <w:szCs w:val="24"/>
          </w:rPr>
          <w:delText>pendingOrdersToJoin</w:delText>
        </w:r>
      </w:del>
      <w:r w:rsidR="00471D70">
        <w:rPr>
          <w:b/>
          <w:sz w:val="24"/>
          <w:szCs w:val="24"/>
        </w:rPr>
        <w:t xml:space="preserve">.html </w:t>
      </w:r>
    </w:p>
    <w:p w:rsidR="0081189A" w:rsidRDefault="0081189A">
      <w:pPr>
        <w:bidi/>
        <w:rPr>
          <w:ins w:id="3768" w:author="Ron Gal" w:date="2017-03-05T23:59:00Z"/>
        </w:rPr>
        <w:pPrChange w:id="3769" w:author="Ron Gal" w:date="2017-03-06T00:00:00Z">
          <w:pPr>
            <w:bidi/>
          </w:pPr>
        </w:pPrChange>
      </w:pPr>
      <w:ins w:id="3770" w:author="Ron Gal" w:date="2017-03-05T23:59:00Z">
        <w:r>
          <w:rPr>
            <w:sz w:val="24"/>
            <w:szCs w:val="24"/>
            <w:rtl/>
          </w:rPr>
          <w:t xml:space="preserve">תבנית זו מייצגת </w:t>
        </w:r>
        <w:r>
          <w:rPr>
            <w:rFonts w:hint="cs"/>
            <w:sz w:val="24"/>
            <w:szCs w:val="24"/>
            <w:rtl/>
          </w:rPr>
          <w:t xml:space="preserve">דו"ח כלכלי לפי </w:t>
        </w:r>
      </w:ins>
      <w:ins w:id="3771" w:author="Ron Gal" w:date="2017-03-06T00:00:00Z">
        <w:r>
          <w:rPr>
            <w:rFonts w:hint="cs"/>
            <w:sz w:val="24"/>
            <w:szCs w:val="24"/>
            <w:rtl/>
          </w:rPr>
          <w:t>פריט עבור רופא</w:t>
        </w:r>
      </w:ins>
      <w:ins w:id="3772" w:author="Ron Gal" w:date="2017-03-05T23:59:00Z">
        <w:r>
          <w:rPr>
            <w:rFonts w:hint="cs"/>
            <w:sz w:val="24"/>
            <w:szCs w:val="24"/>
            <w:rtl/>
          </w:rPr>
          <w:t xml:space="preserve">. </w:t>
        </w:r>
        <w:r w:rsidRPr="00561E95">
          <w:rPr>
            <w:rFonts w:hint="cs"/>
            <w:sz w:val="24"/>
            <w:szCs w:val="24"/>
            <w:rtl/>
          </w:rPr>
          <w:t xml:space="preserve">בדו"ח זה </w:t>
        </w:r>
      </w:ins>
      <w:ins w:id="3773" w:author="Ron Gal" w:date="2017-03-06T00:00:00Z">
        <w:r>
          <w:rPr>
            <w:rFonts w:hint="cs"/>
            <w:sz w:val="24"/>
            <w:szCs w:val="24"/>
            <w:rtl/>
          </w:rPr>
          <w:t>יכול רופא</w:t>
        </w:r>
        <w:r w:rsidR="000A1C34">
          <w:rPr>
            <w:rFonts w:hint="cs"/>
            <w:sz w:val="24"/>
            <w:szCs w:val="24"/>
            <w:rtl/>
          </w:rPr>
          <w:t xml:space="preserve"> </w:t>
        </w:r>
      </w:ins>
      <w:ins w:id="3774" w:author="Ron Gal" w:date="2017-03-05T23:59:00Z">
        <w:r w:rsidRPr="00561E95">
          <w:rPr>
            <w:rFonts w:hint="cs"/>
            <w:sz w:val="24"/>
            <w:szCs w:val="24"/>
            <w:rtl/>
          </w:rPr>
          <w:t xml:space="preserve">לצפות </w:t>
        </w:r>
      </w:ins>
      <w:ins w:id="3775" w:author="Ron Gal" w:date="2017-03-06T00:00:00Z">
        <w:r w:rsidR="000A1C34">
          <w:rPr>
            <w:rFonts w:hint="cs"/>
            <w:sz w:val="24"/>
            <w:szCs w:val="24"/>
            <w:rtl/>
          </w:rPr>
          <w:t xml:space="preserve">בהכנסותיו </w:t>
        </w:r>
      </w:ins>
      <w:ins w:id="3776" w:author="Ron Gal" w:date="2017-03-05T23:59:00Z">
        <w:r w:rsidRPr="00561E95">
          <w:rPr>
            <w:rFonts w:hint="cs"/>
            <w:sz w:val="24"/>
            <w:szCs w:val="24"/>
            <w:rtl/>
          </w:rPr>
          <w:t xml:space="preserve">מקובצות לפי </w:t>
        </w:r>
      </w:ins>
      <w:ins w:id="3777" w:author="Ron Gal" w:date="2017-03-06T00:00:00Z">
        <w:r w:rsidR="000A1C34">
          <w:rPr>
            <w:rFonts w:hint="cs"/>
            <w:sz w:val="24"/>
            <w:szCs w:val="24"/>
            <w:rtl/>
          </w:rPr>
          <w:t>סוג פריט</w:t>
        </w:r>
      </w:ins>
      <w:ins w:id="3778" w:author="Ron Gal" w:date="2017-03-05T23:59:00Z">
        <w:r w:rsidRPr="00561E95">
          <w:rPr>
            <w:rFonts w:hint="cs"/>
            <w:sz w:val="24"/>
            <w:szCs w:val="24"/>
            <w:rtl/>
          </w:rPr>
          <w:t xml:space="preserve">. </w:t>
        </w:r>
        <w:r>
          <w:rPr>
            <w:rFonts w:hint="cs"/>
            <w:sz w:val="24"/>
            <w:szCs w:val="24"/>
            <w:rtl/>
          </w:rPr>
          <w:t xml:space="preserve">ניתן לסנן לפי תחום תאריך </w:t>
        </w:r>
      </w:ins>
      <w:ins w:id="3779" w:author="Ron Gal" w:date="2017-03-06T00:00:00Z">
        <w:r w:rsidR="000A1C34">
          <w:rPr>
            <w:rFonts w:hint="cs"/>
            <w:sz w:val="24"/>
            <w:szCs w:val="24"/>
            <w:rtl/>
          </w:rPr>
          <w:t>וטקסט חופשי בשם של פריט</w:t>
        </w:r>
      </w:ins>
      <w:ins w:id="3780" w:author="Ron Gal" w:date="2017-03-05T23:59:00Z">
        <w:r>
          <w:rPr>
            <w:rFonts w:hint="cs"/>
            <w:sz w:val="24"/>
            <w:szCs w:val="24"/>
            <w:rtl/>
          </w:rPr>
          <w:t xml:space="preserve"> ולבצע אגרגציה לפי יום, חודש ושנה.</w:t>
        </w:r>
      </w:ins>
    </w:p>
    <w:bookmarkEnd w:id="3763"/>
    <w:bookmarkEnd w:id="3764"/>
    <w:bookmarkEnd w:id="3765"/>
    <w:p w:rsidR="0081189A" w:rsidRDefault="0081189A">
      <w:pPr>
        <w:bidi/>
        <w:rPr>
          <w:ins w:id="3781" w:author="Ron Gal" w:date="2017-03-05T23:59:00Z"/>
          <w:sz w:val="24"/>
          <w:szCs w:val="24"/>
          <w:rtl/>
        </w:rPr>
      </w:pPr>
    </w:p>
    <w:p w:rsidR="00481634" w:rsidDel="0081189A" w:rsidRDefault="00471D70">
      <w:pPr>
        <w:bidi/>
        <w:rPr>
          <w:del w:id="3782" w:author="Ron Gal" w:date="2017-03-05T23:59:00Z"/>
        </w:rPr>
        <w:pPrChange w:id="3783" w:author="Ron Gal" w:date="2017-03-05T23:59:00Z">
          <w:pPr>
            <w:bidi/>
          </w:pPr>
        </w:pPrChange>
      </w:pPr>
      <w:del w:id="3784" w:author="Ron Gal" w:date="2017-03-05T23:59:00Z">
        <w:r w:rsidDel="0081189A">
          <w:rPr>
            <w:sz w:val="24"/>
            <w:szCs w:val="24"/>
            <w:rtl/>
          </w:rPr>
          <w:delText>תבנית זו מייצגת את מסך בקשות הצטרפות. מסך זה מיועד ללקוח לצורך מעקב אחר כל בקשות ההצטרפות להזמנות אשר הלקוח שלח. בחלק העליון ניתן לסנן את הבקשות לפי מספר ושם מזמין, לפי מספר וסטטוס הזמנה, לפי שם ומספר מגרש ולפי טווח תאריכים. בחלק התחתון של המסך ניתן לראות את כל בקשות ההצטרפות כטבלה. בכל שורה בטבלה ניתן ללחוץ על הקישור 'בטל' לצורך ביטול הבקשה.</w:delText>
        </w:r>
      </w:del>
    </w:p>
    <w:p w:rsidR="00481634" w:rsidDel="0081189A" w:rsidRDefault="00481634">
      <w:pPr>
        <w:bidi/>
        <w:rPr>
          <w:del w:id="3785" w:author="Ron Gal" w:date="2017-03-05T23:59:00Z"/>
        </w:rPr>
      </w:pPr>
    </w:p>
    <w:p w:rsidR="000A1C34" w:rsidRDefault="000A1C34" w:rsidP="000A1C34">
      <w:pPr>
        <w:bidi/>
        <w:rPr>
          <w:ins w:id="3786" w:author="Ron Gal" w:date="2017-03-06T00:00:00Z"/>
        </w:rPr>
      </w:pPr>
      <w:ins w:id="3787" w:author="Ron Gal" w:date="2017-03-06T00:01:00Z">
        <w:r w:rsidRPr="000A1C34">
          <w:rPr>
            <w:b/>
            <w:sz w:val="24"/>
            <w:szCs w:val="24"/>
          </w:rPr>
          <w:t>ReportPerType</w:t>
        </w:r>
      </w:ins>
      <w:ins w:id="3788" w:author="Ron Gal" w:date="2017-03-06T00:00:00Z">
        <w:r>
          <w:rPr>
            <w:b/>
            <w:sz w:val="24"/>
            <w:szCs w:val="24"/>
          </w:rPr>
          <w:t xml:space="preserve">.html </w:t>
        </w:r>
      </w:ins>
    </w:p>
    <w:p w:rsidR="000A1C34" w:rsidRDefault="000A1C34">
      <w:pPr>
        <w:bidi/>
        <w:rPr>
          <w:ins w:id="3789" w:author="Ron Gal" w:date="2017-03-06T00:00:00Z"/>
        </w:rPr>
        <w:pPrChange w:id="3790" w:author="Ron Gal" w:date="2017-03-06T00:01:00Z">
          <w:pPr>
            <w:bidi/>
          </w:pPr>
        </w:pPrChange>
      </w:pPr>
      <w:ins w:id="3791" w:author="Ron Gal" w:date="2017-03-06T00:00:00Z">
        <w:r>
          <w:rPr>
            <w:sz w:val="24"/>
            <w:szCs w:val="24"/>
            <w:rtl/>
          </w:rPr>
          <w:t xml:space="preserve">תבנית זו מייצגת </w:t>
        </w:r>
        <w:r>
          <w:rPr>
            <w:rFonts w:hint="cs"/>
            <w:sz w:val="24"/>
            <w:szCs w:val="24"/>
            <w:rtl/>
          </w:rPr>
          <w:t xml:space="preserve">דו"ח כלכלי לפי </w:t>
        </w:r>
      </w:ins>
      <w:ins w:id="3792" w:author="Ron Gal" w:date="2017-03-06T00:01:00Z">
        <w:r>
          <w:rPr>
            <w:rFonts w:hint="cs"/>
            <w:sz w:val="24"/>
            <w:szCs w:val="24"/>
            <w:rtl/>
          </w:rPr>
          <w:t xml:space="preserve">סוג בעל חיים </w:t>
        </w:r>
      </w:ins>
      <w:ins w:id="3793" w:author="Ron Gal" w:date="2017-03-06T00:00:00Z">
        <w:r>
          <w:rPr>
            <w:rFonts w:hint="cs"/>
            <w:sz w:val="24"/>
            <w:szCs w:val="24"/>
            <w:rtl/>
          </w:rPr>
          <w:t xml:space="preserve">עבור רופא. </w:t>
        </w:r>
        <w:r w:rsidRPr="00561E95">
          <w:rPr>
            <w:rFonts w:hint="cs"/>
            <w:sz w:val="24"/>
            <w:szCs w:val="24"/>
            <w:rtl/>
          </w:rPr>
          <w:t xml:space="preserve">בדו"ח זה </w:t>
        </w:r>
        <w:r>
          <w:rPr>
            <w:rFonts w:hint="cs"/>
            <w:sz w:val="24"/>
            <w:szCs w:val="24"/>
            <w:rtl/>
          </w:rPr>
          <w:t xml:space="preserve">יכול רופא </w:t>
        </w:r>
        <w:r w:rsidRPr="00561E95">
          <w:rPr>
            <w:rFonts w:hint="cs"/>
            <w:sz w:val="24"/>
            <w:szCs w:val="24"/>
            <w:rtl/>
          </w:rPr>
          <w:t xml:space="preserve">לצפות </w:t>
        </w:r>
        <w:r>
          <w:rPr>
            <w:rFonts w:hint="cs"/>
            <w:sz w:val="24"/>
            <w:szCs w:val="24"/>
            <w:rtl/>
          </w:rPr>
          <w:t xml:space="preserve">בהכנסותיו </w:t>
        </w:r>
        <w:r w:rsidRPr="00561E95">
          <w:rPr>
            <w:rFonts w:hint="cs"/>
            <w:sz w:val="24"/>
            <w:szCs w:val="24"/>
            <w:rtl/>
          </w:rPr>
          <w:t xml:space="preserve">מקובצות לפי </w:t>
        </w:r>
        <w:r>
          <w:rPr>
            <w:rFonts w:hint="cs"/>
            <w:sz w:val="24"/>
            <w:szCs w:val="24"/>
            <w:rtl/>
          </w:rPr>
          <w:t xml:space="preserve">סוג </w:t>
        </w:r>
      </w:ins>
      <w:ins w:id="3794" w:author="Ron Gal" w:date="2017-03-06T00:01:00Z">
        <w:r>
          <w:rPr>
            <w:rFonts w:hint="cs"/>
            <w:sz w:val="24"/>
            <w:szCs w:val="24"/>
            <w:rtl/>
          </w:rPr>
          <w:t>בע"ח</w:t>
        </w:r>
      </w:ins>
      <w:ins w:id="3795" w:author="Ron Gal" w:date="2017-03-06T00:00:00Z">
        <w:r w:rsidRPr="00561E95">
          <w:rPr>
            <w:rFonts w:hint="cs"/>
            <w:sz w:val="24"/>
            <w:szCs w:val="24"/>
            <w:rtl/>
          </w:rPr>
          <w:t xml:space="preserve">. </w:t>
        </w:r>
        <w:r>
          <w:rPr>
            <w:rFonts w:hint="cs"/>
            <w:sz w:val="24"/>
            <w:szCs w:val="24"/>
            <w:rtl/>
          </w:rPr>
          <w:t xml:space="preserve">ניתן לסנן לפי תחום תאריך </w:t>
        </w:r>
      </w:ins>
      <w:ins w:id="3796" w:author="Ron Gal" w:date="2017-03-06T00:01:00Z">
        <w:r>
          <w:rPr>
            <w:rFonts w:hint="cs"/>
            <w:sz w:val="24"/>
            <w:szCs w:val="24"/>
            <w:rtl/>
          </w:rPr>
          <w:t xml:space="preserve">וסוג בע"ח </w:t>
        </w:r>
      </w:ins>
      <w:ins w:id="3797" w:author="Ron Gal" w:date="2017-03-06T00:00:00Z">
        <w:r>
          <w:rPr>
            <w:rFonts w:hint="cs"/>
            <w:sz w:val="24"/>
            <w:szCs w:val="24"/>
            <w:rtl/>
          </w:rPr>
          <w:t>ולבצע אגרגציה לפי יום, חודש ושנה.</w:t>
        </w:r>
      </w:ins>
    </w:p>
    <w:p w:rsidR="00481634" w:rsidDel="000A1C34" w:rsidRDefault="00471D70">
      <w:pPr>
        <w:bidi/>
        <w:rPr>
          <w:del w:id="3798" w:author="Ron Gal" w:date="2017-03-06T00:00:00Z"/>
        </w:rPr>
        <w:pPrChange w:id="3799" w:author="Ron Gal" w:date="2017-03-06T00:00:00Z">
          <w:pPr>
            <w:bidi/>
          </w:pPr>
        </w:pPrChange>
      </w:pPr>
      <w:del w:id="3800" w:author="Ron Gal" w:date="2017-03-06T00:00:00Z">
        <w:r w:rsidDel="000A1C34">
          <w:rPr>
            <w:b/>
            <w:sz w:val="24"/>
            <w:szCs w:val="24"/>
          </w:rPr>
          <w:delText xml:space="preserve">searchCustomers.html </w:delText>
        </w:r>
      </w:del>
    </w:p>
    <w:p w:rsidR="00481634" w:rsidDel="000A1C34" w:rsidRDefault="00471D70">
      <w:pPr>
        <w:bidi/>
        <w:rPr>
          <w:del w:id="3801" w:author="Ron Gal" w:date="2017-03-06T00:00:00Z"/>
        </w:rPr>
        <w:pPrChange w:id="3802" w:author="Ron Gal" w:date="2017-03-06T00:00:00Z">
          <w:pPr>
            <w:bidi/>
          </w:pPr>
        </w:pPrChange>
      </w:pPr>
      <w:del w:id="3803" w:author="Ron Gal" w:date="2017-03-06T00:00:00Z">
        <w:r w:rsidDel="000A1C34">
          <w:rPr>
            <w:sz w:val="24"/>
            <w:szCs w:val="24"/>
            <w:rtl/>
          </w:rPr>
          <w:delText>תבנית זו מייצגת את מסך חיפוש לקוחות. מסך זה מיועד לכלל המשתמשים באתר והוא מאפשר חיפוש של לקוחות באתר. בחלק הלעיון ניתן לחפש לקוחות לפי שם פרטי ומשפחה, לפי טווח גילאים, איזור מגורים ומזהה לקוח. בחלק התחתון תוצאות החיפוש מוצגות בטבלה. בכל שורה בטבלה ניתן ללחוץ על הקישור 'עבור לדף הלקוח' לצורך מעבר לדף פרטי הלקוח.</w:delText>
        </w:r>
      </w:del>
    </w:p>
    <w:p w:rsidR="00481634" w:rsidRDefault="00481634">
      <w:pPr>
        <w:bidi/>
      </w:pPr>
    </w:p>
    <w:p w:rsidR="00481634" w:rsidRDefault="00471D70">
      <w:r>
        <w:br w:type="page"/>
      </w:r>
    </w:p>
    <w:p w:rsidR="00481634" w:rsidRDefault="00481634">
      <w:pPr>
        <w:bidi/>
      </w:pPr>
    </w:p>
    <w:p w:rsidR="000A1C34" w:rsidRDefault="000A1C34">
      <w:pPr>
        <w:bidi/>
        <w:rPr>
          <w:ins w:id="3804" w:author="Ron Gal" w:date="2017-03-06T00:01:00Z"/>
          <w:b/>
          <w:sz w:val="24"/>
          <w:szCs w:val="24"/>
          <w:rtl/>
        </w:rPr>
      </w:pPr>
      <w:ins w:id="3805" w:author="Ron Gal" w:date="2017-03-06T00:01:00Z">
        <w:r w:rsidRPr="000A1C34">
          <w:rPr>
            <w:b/>
            <w:sz w:val="24"/>
            <w:szCs w:val="24"/>
          </w:rPr>
          <w:t>ReportVisits.html</w:t>
        </w:r>
      </w:ins>
    </w:p>
    <w:p w:rsidR="00481634" w:rsidDel="000A1C34" w:rsidRDefault="00471D70">
      <w:pPr>
        <w:bidi/>
        <w:rPr>
          <w:del w:id="3806" w:author="Ron Gal" w:date="2017-03-06T00:01:00Z"/>
        </w:rPr>
        <w:pPrChange w:id="3807" w:author="Ron Gal" w:date="2017-03-06T00:01:00Z">
          <w:pPr>
            <w:bidi/>
          </w:pPr>
        </w:pPrChange>
      </w:pPr>
      <w:del w:id="3808" w:author="Ron Gal" w:date="2017-03-06T00:01:00Z">
        <w:r w:rsidDel="000A1C34">
          <w:rPr>
            <w:b/>
            <w:sz w:val="24"/>
            <w:szCs w:val="24"/>
          </w:rPr>
          <w:delText>editCustomer.html</w:delText>
        </w:r>
      </w:del>
    </w:p>
    <w:p w:rsidR="00481634" w:rsidRDefault="00471D70">
      <w:pPr>
        <w:bidi/>
        <w:pPrChange w:id="3809" w:author="Ron Gal" w:date="2017-03-06T00:03:00Z">
          <w:pPr>
            <w:bidi/>
          </w:pPr>
        </w:pPrChange>
      </w:pPr>
      <w:r>
        <w:rPr>
          <w:sz w:val="24"/>
          <w:szCs w:val="24"/>
          <w:rtl/>
        </w:rPr>
        <w:t xml:space="preserve">תבנית זו מייצגת את מסך </w:t>
      </w:r>
      <w:del w:id="3810" w:author="Ron Gal" w:date="2017-03-06T00:01:00Z">
        <w:r w:rsidDel="000A1C34">
          <w:rPr>
            <w:sz w:val="24"/>
            <w:szCs w:val="24"/>
            <w:rtl/>
          </w:rPr>
          <w:delText>פרטי לקוח</w:delText>
        </w:r>
      </w:del>
      <w:ins w:id="3811" w:author="Ron Gal" w:date="2017-03-06T00:01:00Z">
        <w:r w:rsidR="000A1C34">
          <w:rPr>
            <w:rFonts w:hint="cs"/>
            <w:sz w:val="24"/>
            <w:szCs w:val="24"/>
            <w:rtl/>
          </w:rPr>
          <w:t>דו"ח ביקורים הבאים</w:t>
        </w:r>
      </w:ins>
      <w:r>
        <w:rPr>
          <w:sz w:val="24"/>
          <w:szCs w:val="24"/>
          <w:rtl/>
        </w:rPr>
        <w:t xml:space="preserve">. </w:t>
      </w:r>
      <w:del w:id="3812" w:author="Ron Gal" w:date="2017-03-06T00:02:00Z">
        <w:r w:rsidDel="000A1C34">
          <w:rPr>
            <w:sz w:val="24"/>
            <w:szCs w:val="24"/>
            <w:rtl/>
          </w:rPr>
          <w:delText>מסך זה מיועד ללקוחות ומנהלים. לקוח יכול לערוך את פרטיו. עבור לקוחות אחרים, יוצגו פרטי הלקוח ללא אפשרות עריכה, והם יכלו לכתוב ולקרוא חוות דעת על הלקוח או להתלונן על הלקוח עקב סיבה מסויימת. התלונות וחוות הדעת יפתחו בחלון מודאלי. מנהל יראה את פרטי הלקוח ויוכל להקפיא את החשבון המשתמש לפרק זמן קבוע מראש.</w:delText>
        </w:r>
      </w:del>
      <w:ins w:id="3813" w:author="Ron Gal" w:date="2017-03-06T00:02:00Z">
        <w:r w:rsidR="000A1C34">
          <w:rPr>
            <w:rFonts w:hint="cs"/>
            <w:sz w:val="24"/>
            <w:szCs w:val="24"/>
            <w:rtl/>
          </w:rPr>
          <w:t xml:space="preserve">דו"ח זה מיועד לתת מידע לבעלים ולרופאים על תאריכי הטיפולים </w:t>
        </w:r>
      </w:ins>
      <w:ins w:id="3814" w:author="Ron Gal" w:date="2017-03-06T00:03:00Z">
        <w:r w:rsidR="000A1C34">
          <w:rPr>
            <w:rFonts w:hint="cs"/>
            <w:sz w:val="24"/>
            <w:szCs w:val="24"/>
            <w:rtl/>
          </w:rPr>
          <w:t>הבאים של בעלי החיים שבטיפולם\חזקתם. בדו"ח זה ניתן לקבל מידע אודות טיפולים הבאים שפוספסו (היו אמורים להתבצע בעבר אך עוד לא בוצעו) ותורים עתידיים.</w:t>
        </w:r>
      </w:ins>
    </w:p>
    <w:p w:rsidR="00481634" w:rsidRDefault="00481634">
      <w:pPr>
        <w:bidi/>
      </w:pPr>
    </w:p>
    <w:p w:rsidR="000A1C34" w:rsidRDefault="000A1C34">
      <w:pPr>
        <w:bidi/>
        <w:rPr>
          <w:ins w:id="3815" w:author="Ron Gal" w:date="2017-03-06T00:04:00Z"/>
          <w:b/>
          <w:sz w:val="24"/>
          <w:szCs w:val="24"/>
          <w:rtl/>
        </w:rPr>
      </w:pPr>
      <w:ins w:id="3816" w:author="Ron Gal" w:date="2017-03-06T00:04:00Z">
        <w:r w:rsidRPr="000A1C34">
          <w:rPr>
            <w:b/>
            <w:sz w:val="24"/>
            <w:szCs w:val="24"/>
          </w:rPr>
          <w:t>TreatmentPage.html</w:t>
        </w:r>
      </w:ins>
    </w:p>
    <w:p w:rsidR="00481634" w:rsidDel="000A1C34" w:rsidRDefault="00471D70">
      <w:pPr>
        <w:bidi/>
        <w:rPr>
          <w:del w:id="3817" w:author="Ron Gal" w:date="2017-03-06T00:04:00Z"/>
        </w:rPr>
        <w:pPrChange w:id="3818" w:author="Ron Gal" w:date="2017-03-06T00:04:00Z">
          <w:pPr>
            <w:bidi/>
          </w:pPr>
        </w:pPrChange>
      </w:pPr>
      <w:del w:id="3819" w:author="Ron Gal" w:date="2017-03-06T00:04:00Z">
        <w:r w:rsidDel="000A1C34">
          <w:rPr>
            <w:b/>
            <w:sz w:val="24"/>
            <w:szCs w:val="24"/>
          </w:rPr>
          <w:delText>reportFields.html</w:delText>
        </w:r>
        <w:r w:rsidDel="000A1C34">
          <w:rPr>
            <w:sz w:val="24"/>
            <w:szCs w:val="24"/>
          </w:rPr>
          <w:delText xml:space="preserve"> </w:delText>
        </w:r>
      </w:del>
    </w:p>
    <w:p w:rsidR="00481634" w:rsidRDefault="00471D70">
      <w:pPr>
        <w:bidi/>
        <w:rPr>
          <w:rtl/>
        </w:rPr>
        <w:pPrChange w:id="3820" w:author="Ron Gal" w:date="2017-03-06T00:05:00Z">
          <w:pPr>
            <w:bidi/>
          </w:pPr>
        </w:pPrChange>
      </w:pPr>
      <w:del w:id="3821" w:author="Ron Gal" w:date="2017-03-06T00:04:00Z">
        <w:r w:rsidDel="000A1C34">
          <w:rPr>
            <w:sz w:val="24"/>
            <w:szCs w:val="24"/>
            <w:rtl/>
          </w:rPr>
          <w:delText>תבנית זו מייצגת את מסך דוח מגרשים. מסך זה מיועד לעובדים ומנהלים. בחלק העליון של מסך זה ניתן לחפש מגרשים לפי מזהה ושם מגרש וטווח תאריכים. בחלק התחתון של המסך יוצג הדוח כטבלה ובה כמות ההזמנות במגרשים לפי שעות הפעילות.</w:delText>
        </w:r>
      </w:del>
      <w:ins w:id="3822" w:author="Ron Gal" w:date="2017-03-06T00:04:00Z">
        <w:r w:rsidR="000A1C34">
          <w:rPr>
            <w:rFonts w:hint="cs"/>
            <w:sz w:val="24"/>
            <w:szCs w:val="24"/>
            <w:rtl/>
          </w:rPr>
          <w:t xml:space="preserve">תבנית זו מייצגת את דף הטיפול. בדף זה יכול רופא לערוך טיפול, לעדכן מדידות, להוסיף מוצרים וטיפולים שבוצעו בבע"ח ולעדכן את תאריך הטיפול הבא. כמו כן, יכול הרופא להכניס טקסט חופשי שמתאר את </w:t>
        </w:r>
      </w:ins>
      <w:ins w:id="3823" w:author="Ron Gal" w:date="2017-03-06T00:05:00Z">
        <w:r w:rsidR="000A1C34">
          <w:rPr>
            <w:rFonts w:hint="cs"/>
            <w:sz w:val="24"/>
            <w:szCs w:val="24"/>
            <w:rtl/>
          </w:rPr>
          <w:t xml:space="preserve">סיכום </w:t>
        </w:r>
      </w:ins>
      <w:ins w:id="3824" w:author="Ron Gal" w:date="2017-03-06T00:04:00Z">
        <w:r w:rsidR="000A1C34">
          <w:rPr>
            <w:rFonts w:hint="cs"/>
            <w:sz w:val="24"/>
            <w:szCs w:val="24"/>
            <w:rtl/>
          </w:rPr>
          <w:t>הטיפול.</w:t>
        </w:r>
      </w:ins>
      <w:ins w:id="3825" w:author="Ron Gal" w:date="2017-03-06T00:05:00Z">
        <w:r w:rsidR="000A1C34">
          <w:rPr>
            <w:rFonts w:hint="cs"/>
            <w:sz w:val="24"/>
            <w:szCs w:val="24"/>
            <w:rtl/>
          </w:rPr>
          <w:t xml:space="preserve"> בדף זה יכולים רופא ובעלים לאחר סיום הטיפול לצפות בטיפול שבוצע במוד של צפייה בלבד </w:t>
        </w:r>
      </w:ins>
      <w:ins w:id="3826" w:author="Ron Gal" w:date="2017-03-06T00:06:00Z">
        <w:r w:rsidR="000A1C34">
          <w:rPr>
            <w:rFonts w:hint="cs"/>
            <w:sz w:val="24"/>
            <w:szCs w:val="24"/>
            <w:rtl/>
          </w:rPr>
          <w:t>(</w:t>
        </w:r>
      </w:ins>
      <w:ins w:id="3827" w:author="Ron Gal" w:date="2017-03-06T00:05:00Z">
        <w:r w:rsidR="000A1C34">
          <w:rPr>
            <w:sz w:val="24"/>
            <w:szCs w:val="24"/>
          </w:rPr>
          <w:t>read only</w:t>
        </w:r>
        <w:r w:rsidR="000A1C34">
          <w:rPr>
            <w:rFonts w:hint="cs"/>
            <w:sz w:val="24"/>
            <w:szCs w:val="24"/>
            <w:rtl/>
          </w:rPr>
          <w:t>)</w:t>
        </w:r>
      </w:ins>
      <w:ins w:id="3828" w:author="Ron Gal" w:date="2017-03-06T00:06:00Z">
        <w:r w:rsidR="000A1C34">
          <w:rPr>
            <w:rFonts w:hint="cs"/>
            <w:sz w:val="24"/>
            <w:szCs w:val="24"/>
            <w:rtl/>
          </w:rPr>
          <w:t>.</w:t>
        </w:r>
      </w:ins>
    </w:p>
    <w:p w:rsidR="00481634" w:rsidRDefault="00481634">
      <w:pPr>
        <w:bidi/>
      </w:pPr>
    </w:p>
    <w:p w:rsidR="00481634" w:rsidRDefault="00471D70" w:rsidP="000A1C34">
      <w:pPr>
        <w:bidi/>
      </w:pPr>
      <w:del w:id="3829" w:author="Ron Gal" w:date="2017-03-06T00:06:00Z">
        <w:r w:rsidDel="000A1C34">
          <w:rPr>
            <w:b/>
            <w:sz w:val="24"/>
            <w:szCs w:val="24"/>
          </w:rPr>
          <w:delText>report</w:delText>
        </w:r>
      </w:del>
      <w:ins w:id="3830" w:author="Ron Gal" w:date="2017-03-06T00:06:00Z">
        <w:r w:rsidR="000A1C34" w:rsidRPr="000A1C34">
          <w:rPr>
            <w:b/>
            <w:sz w:val="24"/>
            <w:szCs w:val="24"/>
          </w:rPr>
          <w:t>VetPage</w:t>
        </w:r>
      </w:ins>
      <w:del w:id="3831" w:author="Ron Gal" w:date="2017-03-06T00:06:00Z">
        <w:r w:rsidDel="000A1C34">
          <w:rPr>
            <w:b/>
            <w:sz w:val="24"/>
            <w:szCs w:val="24"/>
          </w:rPr>
          <w:delText>Customer</w:delText>
        </w:r>
      </w:del>
      <w:r>
        <w:rPr>
          <w:b/>
          <w:sz w:val="24"/>
          <w:szCs w:val="24"/>
        </w:rPr>
        <w:t xml:space="preserve">.html </w:t>
      </w:r>
    </w:p>
    <w:p w:rsidR="00481634" w:rsidRDefault="00471D70">
      <w:pPr>
        <w:bidi/>
        <w:pPrChange w:id="3832" w:author="Ron Gal" w:date="2017-03-06T00:07:00Z">
          <w:pPr>
            <w:bidi/>
          </w:pPr>
        </w:pPrChange>
      </w:pPr>
      <w:del w:id="3833" w:author="Ron Gal" w:date="2017-03-06T00:06:00Z">
        <w:r w:rsidDel="000A1C34">
          <w:rPr>
            <w:sz w:val="24"/>
            <w:szCs w:val="24"/>
            <w:rtl/>
          </w:rPr>
          <w:delText>תבנית זו מייצגת את מסך דוח פעילות לקוח. מסך זה מיועד לעובדים ומנהלים. בחלק העליון של המסך ניתן לחפש לקוחות לפי שם פרטי ושם משפחה, לפי טווח גילאים וטווח תאריכים. בחלק התחתון של המסך יוצג הדוח כטבלה ובה כמות ההזמנטת שמשתמש יזם, ביטל ואליהן הוא הצטרף.</w:delText>
        </w:r>
      </w:del>
      <w:ins w:id="3834" w:author="Ron Gal" w:date="2017-03-06T00:06:00Z">
        <w:r w:rsidR="000A1C34">
          <w:rPr>
            <w:rFonts w:hint="cs"/>
            <w:sz w:val="24"/>
            <w:szCs w:val="24"/>
            <w:rtl/>
          </w:rPr>
          <w:t>תבנית זו מייצגת את דף הרופא. בדף זה מעדכן רופא את שעות הפעילות שלו, באיזה בעלי חיים הוא מטפל ולהכניס מידע כללי (וכנראה שיווקי) אודותיו. לאחר מכן יכולים בעלים לצפות בדף זה כדי לאמוד את כישורי הרופא לפני בחירתו כרופא של</w:t>
        </w:r>
      </w:ins>
      <w:ins w:id="3835" w:author="Ron Gal" w:date="2017-03-06T00:07:00Z">
        <w:r w:rsidR="000A1C34">
          <w:rPr>
            <w:rFonts w:hint="cs"/>
            <w:sz w:val="24"/>
            <w:szCs w:val="24"/>
            <w:rtl/>
          </w:rPr>
          <w:t xml:space="preserve"> בעל החיים שלהם</w:t>
        </w:r>
      </w:ins>
      <w:ins w:id="3836" w:author="Ron Gal" w:date="2017-03-06T00:06:00Z">
        <w:r w:rsidR="000A1C34">
          <w:rPr>
            <w:rFonts w:hint="cs"/>
            <w:sz w:val="24"/>
            <w:szCs w:val="24"/>
            <w:rtl/>
          </w:rPr>
          <w:t>.</w:t>
        </w:r>
      </w:ins>
      <w:ins w:id="3837" w:author="Ron Gal" w:date="2017-03-06T00:07:00Z">
        <w:r w:rsidR="000A1C34">
          <w:rPr>
            <w:rFonts w:hint="cs"/>
            <w:sz w:val="24"/>
            <w:szCs w:val="24"/>
            <w:rtl/>
          </w:rPr>
          <w:t xml:space="preserve"> בעלים יכולים בדף זה להכניס המלצות על הרופא.</w:t>
        </w:r>
      </w:ins>
    </w:p>
    <w:p w:rsidR="00481634" w:rsidRDefault="00481634">
      <w:pPr>
        <w:bidi/>
      </w:pPr>
    </w:p>
    <w:p w:rsidR="00481634" w:rsidRDefault="000A1C34">
      <w:pPr>
        <w:bidi/>
      </w:pPr>
      <w:ins w:id="3838" w:author="Ron Gal" w:date="2017-03-06T00:08:00Z">
        <w:r w:rsidRPr="000A1C34">
          <w:rPr>
            <w:b/>
            <w:sz w:val="24"/>
            <w:szCs w:val="24"/>
          </w:rPr>
          <w:t>VetSearch</w:t>
        </w:r>
      </w:ins>
      <w:del w:id="3839" w:author="Ron Gal" w:date="2017-03-06T00:08:00Z">
        <w:r w:rsidR="00471D70" w:rsidDel="000A1C34">
          <w:rPr>
            <w:b/>
            <w:sz w:val="24"/>
            <w:szCs w:val="24"/>
          </w:rPr>
          <w:delText>reportComplaints</w:delText>
        </w:r>
      </w:del>
      <w:r w:rsidR="00471D70">
        <w:rPr>
          <w:b/>
          <w:sz w:val="24"/>
          <w:szCs w:val="24"/>
        </w:rPr>
        <w:t xml:space="preserve">.html </w:t>
      </w:r>
    </w:p>
    <w:p w:rsidR="00481634" w:rsidRDefault="00471D70">
      <w:pPr>
        <w:bidi/>
        <w:pPrChange w:id="3840" w:author="Ron Gal" w:date="2017-03-06T00:09:00Z">
          <w:pPr>
            <w:bidi/>
          </w:pPr>
        </w:pPrChange>
      </w:pPr>
      <w:r>
        <w:rPr>
          <w:sz w:val="24"/>
          <w:szCs w:val="24"/>
          <w:rtl/>
        </w:rPr>
        <w:t xml:space="preserve">תבנית זו מייצגת את מסך </w:t>
      </w:r>
      <w:del w:id="3841" w:author="Ron Gal" w:date="2017-03-06T00:08:00Z">
        <w:r w:rsidDel="000A1C34">
          <w:rPr>
            <w:sz w:val="24"/>
            <w:szCs w:val="24"/>
            <w:rtl/>
          </w:rPr>
          <w:delText>דוח תלונות</w:delText>
        </w:r>
      </w:del>
      <w:ins w:id="3842" w:author="Ron Gal" w:date="2017-03-06T00:08:00Z">
        <w:r w:rsidR="000A1C34">
          <w:rPr>
            <w:rFonts w:hint="cs"/>
            <w:sz w:val="24"/>
            <w:szCs w:val="24"/>
            <w:rtl/>
          </w:rPr>
          <w:t xml:space="preserve">חיפוש הרופאים. </w:t>
        </w:r>
      </w:ins>
      <w:del w:id="3843" w:author="Ron Gal" w:date="2017-03-06T00:08:00Z">
        <w:r w:rsidDel="000A1C34">
          <w:rPr>
            <w:sz w:val="24"/>
            <w:szCs w:val="24"/>
            <w:rtl/>
          </w:rPr>
          <w:delText>. מסך זה מיועד למנהלים בלבד לצורך צפייה בתלונות. בחלק העליון של המסך ניתן לחפש תלונות לפי סוג וטווח תאריכים. בחלק התחתון של המסך יוצגו דוח הלקוחות אשר עליהם התלוננו כטבלה. בכל שורה ניתן ללחוץ על הקישור 'צפה בתלונות' בשביל לפתוח חלון מודאלי עם כל התלונות אשר הוגשו על הלקוח.</w:delText>
        </w:r>
      </w:del>
      <w:ins w:id="3844" w:author="Ron Gal" w:date="2017-03-06T00:08:00Z">
        <w:r w:rsidR="000A1C34">
          <w:rPr>
            <w:rFonts w:hint="cs"/>
            <w:sz w:val="24"/>
            <w:szCs w:val="24"/>
            <w:rtl/>
          </w:rPr>
          <w:t xml:space="preserve">במסך זה יכולים בעלים </w:t>
        </w:r>
      </w:ins>
      <w:ins w:id="3845" w:author="Ron Gal" w:date="2017-03-06T00:09:00Z">
        <w:r w:rsidR="000A1C34">
          <w:rPr>
            <w:rFonts w:hint="cs"/>
            <w:sz w:val="24"/>
            <w:szCs w:val="24"/>
            <w:rtl/>
          </w:rPr>
          <w:t xml:space="preserve">לצפות </w:t>
        </w:r>
      </w:ins>
      <w:ins w:id="3846" w:author="Ron Gal" w:date="2017-03-06T00:08:00Z">
        <w:r w:rsidR="000A1C34">
          <w:rPr>
            <w:rFonts w:hint="cs"/>
            <w:sz w:val="24"/>
            <w:szCs w:val="24"/>
            <w:rtl/>
          </w:rPr>
          <w:t>ברשימת הרופאים הקיימים במערכת ולבצע חיפוש לפי שם רופא, כתובת או מזהה רופא.</w:t>
        </w:r>
      </w:ins>
      <w:ins w:id="3847" w:author="Ron Gal" w:date="2017-03-06T00:09:00Z">
        <w:r w:rsidR="000A1C34">
          <w:rPr>
            <w:rFonts w:hint="cs"/>
            <w:sz w:val="24"/>
            <w:szCs w:val="24"/>
            <w:rtl/>
          </w:rPr>
          <w:t xml:space="preserve"> כמו כן, מדף זה יכולים בעלים לקשר בין בעל החיים שלהם לרופא לפי בחירתם.</w:t>
        </w:r>
      </w:ins>
    </w:p>
    <w:p w:rsidR="00481634" w:rsidRDefault="00481634">
      <w:pPr>
        <w:bidi/>
      </w:pPr>
    </w:p>
    <w:p w:rsidR="00481634" w:rsidDel="000A1C34" w:rsidRDefault="00471D70">
      <w:pPr>
        <w:bidi/>
        <w:rPr>
          <w:del w:id="3848" w:author="Ron Gal" w:date="2017-03-06T00:08:00Z"/>
        </w:rPr>
      </w:pPr>
      <w:del w:id="3849" w:author="Ron Gal" w:date="2017-03-06T00:08:00Z">
        <w:r w:rsidDel="000A1C34">
          <w:rPr>
            <w:b/>
            <w:sz w:val="24"/>
            <w:szCs w:val="24"/>
          </w:rPr>
          <w:delText>searchEmployee.html</w:delText>
        </w:r>
      </w:del>
    </w:p>
    <w:p w:rsidR="00481634" w:rsidDel="000A1C34" w:rsidRDefault="00471D70">
      <w:pPr>
        <w:bidi/>
        <w:rPr>
          <w:del w:id="3850" w:author="Ron Gal" w:date="2017-03-06T00:08:00Z"/>
        </w:rPr>
      </w:pPr>
      <w:del w:id="3851" w:author="Ron Gal" w:date="2017-03-06T00:08:00Z">
        <w:r w:rsidDel="000A1C34">
          <w:rPr>
            <w:sz w:val="24"/>
            <w:szCs w:val="24"/>
            <w:rtl/>
          </w:rPr>
          <w:delText xml:space="preserve">תבנית זו מייצגת את מסך חיפוש עובדים. מסך זה מיועד למנהלים. בחלק העליון ניתן לחפש עובדים לפי שם פרטי ושם משפחה, כתובת דואר אלקטרוני ומזהה. בחלק התחתון מוצגות תוצאות החיפוש כטבלה. בכל שורה ניתן ללחוץ על הקישור 'עבור לדף העובד' לצורך מעבר לדף פרטי העובד. </w:delText>
        </w:r>
      </w:del>
    </w:p>
    <w:p w:rsidR="00481634" w:rsidDel="000A1C34" w:rsidRDefault="00481634">
      <w:pPr>
        <w:bidi/>
        <w:rPr>
          <w:del w:id="3852" w:author="Ron Gal" w:date="2017-03-06T00:08:00Z"/>
        </w:rPr>
      </w:pPr>
    </w:p>
    <w:p w:rsidR="00481634" w:rsidDel="000A1C34" w:rsidRDefault="00471D70">
      <w:pPr>
        <w:bidi/>
        <w:rPr>
          <w:del w:id="3853" w:author="Ron Gal" w:date="2017-03-06T00:08:00Z"/>
        </w:rPr>
      </w:pPr>
      <w:del w:id="3854" w:author="Ron Gal" w:date="2017-03-06T00:08:00Z">
        <w:r w:rsidDel="000A1C34">
          <w:rPr>
            <w:b/>
            <w:sz w:val="24"/>
            <w:szCs w:val="24"/>
          </w:rPr>
          <w:delText>editEmployee.html</w:delText>
        </w:r>
      </w:del>
    </w:p>
    <w:p w:rsidR="00481634" w:rsidDel="000A1C34" w:rsidRDefault="00471D70">
      <w:pPr>
        <w:bidi/>
        <w:rPr>
          <w:del w:id="3855" w:author="Ron Gal" w:date="2017-03-06T00:08:00Z"/>
        </w:rPr>
      </w:pPr>
      <w:del w:id="3856" w:author="Ron Gal" w:date="2017-03-06T00:08:00Z">
        <w:r w:rsidDel="000A1C34">
          <w:rPr>
            <w:sz w:val="24"/>
            <w:szCs w:val="24"/>
            <w:rtl/>
          </w:rPr>
          <w:delText xml:space="preserve">תבנית זו מייצגת את מסך פרטי עובד. מסך זה מיועד למנהלים לצורך צפייה, יצירה ועדכון פרטי עובדים. </w:delText>
        </w:r>
      </w:del>
    </w:p>
    <w:p w:rsidR="00481634" w:rsidDel="000A1C34" w:rsidRDefault="00481634">
      <w:pPr>
        <w:bidi/>
        <w:rPr>
          <w:del w:id="3857" w:author="Ron Gal" w:date="2017-03-06T00:08:00Z"/>
        </w:rPr>
      </w:pPr>
    </w:p>
    <w:p w:rsidR="00481634" w:rsidDel="000A1C34" w:rsidRDefault="00471D70">
      <w:pPr>
        <w:bidi/>
        <w:rPr>
          <w:del w:id="3858" w:author="Ron Gal" w:date="2017-03-06T00:08:00Z"/>
        </w:rPr>
      </w:pPr>
      <w:del w:id="3859" w:author="Ron Gal" w:date="2017-03-06T00:08:00Z">
        <w:r w:rsidDel="000A1C34">
          <w:rPr>
            <w:b/>
            <w:sz w:val="24"/>
            <w:szCs w:val="24"/>
          </w:rPr>
          <w:delText>editField.html</w:delText>
        </w:r>
      </w:del>
    </w:p>
    <w:p w:rsidR="00481634" w:rsidDel="000A1C34" w:rsidRDefault="00471D70">
      <w:pPr>
        <w:bidi/>
        <w:rPr>
          <w:del w:id="3860" w:author="Ron Gal" w:date="2017-03-06T00:08:00Z"/>
        </w:rPr>
      </w:pPr>
      <w:del w:id="3861" w:author="Ron Gal" w:date="2017-03-06T00:08:00Z">
        <w:r w:rsidDel="000A1C34">
          <w:rPr>
            <w:sz w:val="24"/>
            <w:szCs w:val="24"/>
            <w:rtl/>
          </w:rPr>
          <w:delText>תבנית זו מייצגת את מסך פרטי מגרש. מסך זה מיועד לעובדים לצורך צפייה, יצירה ועדכון פרטי מגרש.</w:delText>
        </w:r>
      </w:del>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pStyle w:val="Heading2"/>
        <w:bidi/>
        <w:pPrChange w:id="3862" w:author="Ron Gal" w:date="2017-03-05T23:25:00Z">
          <w:pPr>
            <w:bidi/>
          </w:pPr>
        </w:pPrChange>
      </w:pPr>
      <w:bookmarkStart w:id="3863" w:name="_Toc476522475"/>
      <w:r>
        <w:rPr>
          <w:rtl/>
        </w:rPr>
        <w:t>קבצי עיצוב</w:t>
      </w:r>
      <w:bookmarkEnd w:id="3863"/>
    </w:p>
    <w:p w:rsidR="00481634" w:rsidRDefault="00481634">
      <w:pPr>
        <w:bidi/>
      </w:pPr>
    </w:p>
    <w:p w:rsidR="00481634" w:rsidRDefault="00471D70">
      <w:pPr>
        <w:bidi/>
      </w:pPr>
      <w:r>
        <w:rPr>
          <w:b/>
          <w:sz w:val="24"/>
          <w:szCs w:val="24"/>
        </w:rPr>
        <w:t>bootstrap.css</w:t>
      </w:r>
    </w:p>
    <w:p w:rsidR="00481634" w:rsidRDefault="00471D70">
      <w:pPr>
        <w:bidi/>
      </w:pPr>
      <w:r>
        <w:rPr>
          <w:sz w:val="24"/>
          <w:szCs w:val="24"/>
          <w:rtl/>
        </w:rPr>
        <w:t xml:space="preserve">קובץ עיצוב זה מכיל את העיצוב המינימאלי הדרוש עבור </w:t>
      </w:r>
      <w:r>
        <w:rPr>
          <w:sz w:val="24"/>
          <w:szCs w:val="24"/>
        </w:rPr>
        <w:t>bootstrap</w:t>
      </w:r>
      <w:r>
        <w:rPr>
          <w:sz w:val="24"/>
          <w:szCs w:val="24"/>
          <w:rtl/>
        </w:rPr>
        <w:t xml:space="preserve">. </w:t>
      </w:r>
    </w:p>
    <w:p w:rsidR="00481634" w:rsidRDefault="00481634">
      <w:pPr>
        <w:bidi/>
      </w:pPr>
    </w:p>
    <w:p w:rsidR="00481634" w:rsidRDefault="00471D70">
      <w:pPr>
        <w:bidi/>
      </w:pPr>
      <w:r>
        <w:rPr>
          <w:b/>
          <w:sz w:val="24"/>
          <w:szCs w:val="24"/>
        </w:rPr>
        <w:t>bootstrap-theme.css</w:t>
      </w:r>
    </w:p>
    <w:p w:rsidR="00481634" w:rsidRDefault="00471D70">
      <w:pPr>
        <w:bidi/>
      </w:pPr>
      <w:r>
        <w:rPr>
          <w:sz w:val="24"/>
          <w:szCs w:val="24"/>
          <w:rtl/>
        </w:rPr>
        <w:t xml:space="preserve">קובץ עיצוב זה מכיל הגדרות עיצוב מתקדמות של </w:t>
      </w:r>
      <w:r>
        <w:rPr>
          <w:sz w:val="24"/>
          <w:szCs w:val="24"/>
        </w:rPr>
        <w:t>bootstrap</w:t>
      </w:r>
      <w:r>
        <w:rPr>
          <w:sz w:val="24"/>
          <w:szCs w:val="24"/>
          <w:rtl/>
        </w:rPr>
        <w:t>. בקובץ זה ניתן למצוא למשל אנימציות וגרדיאנטים.</w:t>
      </w:r>
    </w:p>
    <w:p w:rsidR="00481634" w:rsidRDefault="00481634">
      <w:pPr>
        <w:bidi/>
      </w:pPr>
    </w:p>
    <w:p w:rsidR="00481634" w:rsidRDefault="00471D70">
      <w:pPr>
        <w:bidi/>
      </w:pPr>
      <w:r>
        <w:rPr>
          <w:b/>
          <w:sz w:val="24"/>
          <w:szCs w:val="24"/>
        </w:rPr>
        <w:t>app.css</w:t>
      </w:r>
    </w:p>
    <w:p w:rsidR="00481634" w:rsidRDefault="00471D70">
      <w:pPr>
        <w:bidi/>
      </w:pPr>
      <w:r>
        <w:rPr>
          <w:sz w:val="24"/>
          <w:szCs w:val="24"/>
          <w:rtl/>
        </w:rPr>
        <w:t xml:space="preserve">קובץ עיצוב זה מכיל את כל הגדרות העיצוב שרלוונטיות אך ורק למערכת. בקובץ זה יתאפשר לדרוס חוקי עיצוב של </w:t>
      </w:r>
      <w:r>
        <w:rPr>
          <w:sz w:val="24"/>
          <w:szCs w:val="24"/>
        </w:rPr>
        <w:t>bootstrap</w:t>
      </w:r>
      <w:r>
        <w:rPr>
          <w:sz w:val="24"/>
          <w:szCs w:val="24"/>
          <w:rtl/>
        </w:rPr>
        <w:t xml:space="preserve"> במידה והם לא יתאימו לעיצוב של המערכת.</w:t>
      </w:r>
    </w:p>
    <w:p w:rsidR="00481634" w:rsidRDefault="00481634">
      <w:pPr>
        <w:bidi/>
      </w:pPr>
    </w:p>
    <w:p w:rsidR="00481634" w:rsidRDefault="00471D70">
      <w:pPr>
        <w:pStyle w:val="Heading2"/>
        <w:bidi/>
        <w:pPrChange w:id="3864" w:author="Ron Gal" w:date="2017-03-05T23:25:00Z">
          <w:pPr>
            <w:bidi/>
          </w:pPr>
        </w:pPrChange>
      </w:pPr>
      <w:bookmarkStart w:id="3865" w:name="_Toc476522476"/>
      <w:r>
        <w:rPr>
          <w:rtl/>
        </w:rPr>
        <w:t xml:space="preserve">קבצי </w:t>
      </w:r>
      <w:r>
        <w:t>javascript</w:t>
      </w:r>
      <w:bookmarkEnd w:id="3865"/>
    </w:p>
    <w:p w:rsidR="00481634" w:rsidRDefault="00481634">
      <w:pPr>
        <w:bidi/>
      </w:pPr>
    </w:p>
    <w:p w:rsidR="00481634" w:rsidRDefault="00471D70">
      <w:pPr>
        <w:bidi/>
      </w:pPr>
      <w:r>
        <w:rPr>
          <w:b/>
          <w:sz w:val="24"/>
          <w:szCs w:val="24"/>
        </w:rPr>
        <w:t>app.js</w:t>
      </w:r>
    </w:p>
    <w:p w:rsidR="00481634" w:rsidRDefault="00471D70">
      <w:pPr>
        <w:bidi/>
      </w:pPr>
      <w:r>
        <w:rPr>
          <w:sz w:val="24"/>
          <w:szCs w:val="24"/>
          <w:rtl/>
        </w:rPr>
        <w:t xml:space="preserve">קובץ זה אחראי על אתחול </w:t>
      </w:r>
      <w:r>
        <w:rPr>
          <w:sz w:val="24"/>
          <w:szCs w:val="24"/>
        </w:rPr>
        <w:t>Angular</w:t>
      </w:r>
      <w:r>
        <w:rPr>
          <w:sz w:val="24"/>
          <w:szCs w:val="24"/>
          <w:rtl/>
        </w:rPr>
        <w:t xml:space="preserve"> וקישור כל נתיב באתר (</w:t>
      </w:r>
      <w:r>
        <w:rPr>
          <w:sz w:val="24"/>
          <w:szCs w:val="24"/>
        </w:rPr>
        <w:t>URL</w:t>
      </w:r>
      <w:r>
        <w:rPr>
          <w:sz w:val="24"/>
          <w:szCs w:val="24"/>
          <w:rtl/>
        </w:rPr>
        <w:t xml:space="preserve">) לתבנית </w:t>
      </w:r>
      <w:r>
        <w:rPr>
          <w:sz w:val="24"/>
          <w:szCs w:val="24"/>
        </w:rPr>
        <w:t>html</w:t>
      </w:r>
      <w:r>
        <w:rPr>
          <w:sz w:val="24"/>
          <w:szCs w:val="24"/>
          <w:rtl/>
        </w:rPr>
        <w:t xml:space="preserve"> וקונטרולר של </w:t>
      </w:r>
      <w:r>
        <w:rPr>
          <w:sz w:val="24"/>
          <w:szCs w:val="24"/>
        </w:rPr>
        <w:t>angular</w:t>
      </w:r>
      <w:r>
        <w:rPr>
          <w:sz w:val="24"/>
          <w:szCs w:val="24"/>
          <w:rtl/>
        </w:rPr>
        <w:t xml:space="preserve"> בצורה חד-חד ערכית. </w:t>
      </w:r>
    </w:p>
    <w:p w:rsidR="00481634" w:rsidRDefault="00481634">
      <w:pPr>
        <w:bidi/>
      </w:pPr>
    </w:p>
    <w:p w:rsidR="00481634" w:rsidRDefault="00471D70">
      <w:pPr>
        <w:jc w:val="right"/>
      </w:pPr>
      <w:r>
        <w:rPr>
          <w:b/>
          <w:sz w:val="24"/>
          <w:szCs w:val="24"/>
        </w:rPr>
        <w:t>services.js</w:t>
      </w:r>
    </w:p>
    <w:p w:rsidR="00481634" w:rsidRDefault="00471D70">
      <w:pPr>
        <w:bidi/>
      </w:pPr>
      <w:r>
        <w:rPr>
          <w:sz w:val="24"/>
          <w:szCs w:val="24"/>
          <w:rtl/>
        </w:rPr>
        <w:t>שירות זה יכיל אובייקט עם הגדרות רלוונטית לכלל המערכת. שירות זה יחשוף בין היתר את הפרטים המזהים של הלקוח ורמת ההרשאות שלו.</w:t>
      </w:r>
    </w:p>
    <w:p w:rsidR="00481634" w:rsidRDefault="00481634">
      <w:pPr>
        <w:bidi/>
      </w:pPr>
    </w:p>
    <w:p w:rsidR="00481634" w:rsidRDefault="00471D70">
      <w:pPr>
        <w:bidi/>
      </w:pPr>
      <w:r>
        <w:rPr>
          <w:b/>
          <w:sz w:val="24"/>
          <w:szCs w:val="24"/>
        </w:rPr>
        <w:t>filters.js</w:t>
      </w:r>
    </w:p>
    <w:p w:rsidR="00481634" w:rsidRDefault="00471D70">
      <w:pPr>
        <w:bidi/>
      </w:pPr>
      <w:r>
        <w:rPr>
          <w:sz w:val="24"/>
          <w:szCs w:val="24"/>
          <w:rtl/>
        </w:rPr>
        <w:t xml:space="preserve">קובץ זה מכיל אפשרויות תצוגה מתאימות לצורכי המערכת של תאריכים ומועדי הזמנות המבוססות על פטפורמת </w:t>
      </w:r>
      <w:r>
        <w:rPr>
          <w:sz w:val="24"/>
          <w:szCs w:val="24"/>
        </w:rPr>
        <w:t>Angular</w:t>
      </w:r>
      <w:r>
        <w:rPr>
          <w:sz w:val="24"/>
          <w:szCs w:val="24"/>
          <w:rtl/>
        </w:rPr>
        <w:t>.</w:t>
      </w:r>
    </w:p>
    <w:p w:rsidR="00481634" w:rsidRDefault="00481634">
      <w:pPr>
        <w:bidi/>
      </w:pPr>
    </w:p>
    <w:p w:rsidR="00481634" w:rsidRDefault="00471D70">
      <w:pPr>
        <w:bidi/>
      </w:pPr>
      <w:r>
        <w:rPr>
          <w:b/>
          <w:sz w:val="24"/>
          <w:szCs w:val="24"/>
        </w:rPr>
        <w:t>directives.js</w:t>
      </w:r>
    </w:p>
    <w:p w:rsidR="00481634" w:rsidRDefault="00471D70">
      <w:pPr>
        <w:bidi/>
      </w:pPr>
      <w:r>
        <w:rPr>
          <w:sz w:val="24"/>
          <w:szCs w:val="24"/>
          <w:rtl/>
        </w:rPr>
        <w:t xml:space="preserve">קובץ זה מכיל מאפייני תגי </w:t>
      </w:r>
      <w:r>
        <w:rPr>
          <w:sz w:val="24"/>
          <w:szCs w:val="24"/>
        </w:rPr>
        <w:t>html</w:t>
      </w:r>
      <w:r>
        <w:rPr>
          <w:sz w:val="24"/>
          <w:szCs w:val="24"/>
          <w:rtl/>
        </w:rPr>
        <w:t xml:space="preserve"> יעודיים למערכת על מנת לאפשר התנהגויות רצויות של ה- </w:t>
      </w:r>
      <w:r>
        <w:rPr>
          <w:sz w:val="24"/>
          <w:szCs w:val="24"/>
        </w:rPr>
        <w:t>UI</w:t>
      </w:r>
      <w:r>
        <w:rPr>
          <w:sz w:val="24"/>
          <w:szCs w:val="24"/>
          <w:rtl/>
        </w:rPr>
        <w:t>.</w:t>
      </w:r>
    </w:p>
    <w:p w:rsidR="00481634" w:rsidRDefault="00481634">
      <w:pPr>
        <w:bidi/>
      </w:pPr>
    </w:p>
    <w:p w:rsidR="00481634" w:rsidRDefault="00471D70">
      <w:pPr>
        <w:bidi/>
      </w:pPr>
      <w:bookmarkStart w:id="3866" w:name="OLE_LINK4"/>
      <w:bookmarkStart w:id="3867" w:name="OLE_LINK5"/>
      <w:bookmarkStart w:id="3868" w:name="OLE_LINK9"/>
      <w:bookmarkStart w:id="3869" w:name="OLE_LINK10"/>
      <w:r>
        <w:rPr>
          <w:b/>
          <w:sz w:val="24"/>
          <w:szCs w:val="24"/>
        </w:rPr>
        <w:t>loginControllers.js</w:t>
      </w:r>
    </w:p>
    <w:bookmarkEnd w:id="3866"/>
    <w:bookmarkEnd w:id="3867"/>
    <w:p w:rsidR="00481634" w:rsidRDefault="00471D70">
      <w:pPr>
        <w:bidi/>
      </w:pPr>
      <w:r>
        <w:rPr>
          <w:sz w:val="24"/>
          <w:szCs w:val="24"/>
          <w:rtl/>
        </w:rPr>
        <w:t>קובץ זה יחשוף מתודות אשר יישלחו לקונטרולר של הרשמה והתחברות בשכבת השירותים את הבקשות הבאות בהתאם לחתימת המתודות בשכבת השירותים:</w:t>
      </w:r>
    </w:p>
    <w:p w:rsidR="00481634" w:rsidRDefault="00471D70">
      <w:pPr>
        <w:numPr>
          <w:ilvl w:val="0"/>
          <w:numId w:val="15"/>
        </w:numPr>
        <w:bidi/>
        <w:ind w:hanging="360"/>
        <w:contextualSpacing/>
        <w:rPr>
          <w:sz w:val="24"/>
          <w:szCs w:val="24"/>
        </w:rPr>
      </w:pPr>
      <w:r>
        <w:rPr>
          <w:sz w:val="24"/>
          <w:szCs w:val="24"/>
          <w:rtl/>
        </w:rPr>
        <w:t>פרטי משתמש אם קיימים ומידע לגבי הרשאותיו.</w:t>
      </w:r>
    </w:p>
    <w:p w:rsidR="00481634" w:rsidRDefault="00471D70">
      <w:pPr>
        <w:numPr>
          <w:ilvl w:val="0"/>
          <w:numId w:val="15"/>
        </w:numPr>
        <w:bidi/>
        <w:ind w:hanging="360"/>
        <w:contextualSpacing/>
        <w:rPr>
          <w:sz w:val="24"/>
          <w:szCs w:val="24"/>
        </w:rPr>
      </w:pPr>
      <w:r>
        <w:rPr>
          <w:sz w:val="24"/>
          <w:szCs w:val="24"/>
          <w:rtl/>
        </w:rPr>
        <w:t>הנכסת לקוח חדש למערכת.</w:t>
      </w:r>
    </w:p>
    <w:p w:rsidR="00481634" w:rsidRDefault="00481634">
      <w:pPr>
        <w:bidi/>
      </w:pPr>
    </w:p>
    <w:p w:rsidR="00481634" w:rsidRDefault="00471D70">
      <w:pPr>
        <w:bidi/>
      </w:pPr>
      <w:r>
        <w:rPr>
          <w:sz w:val="24"/>
          <w:szCs w:val="24"/>
          <w:rtl/>
        </w:rPr>
        <w:t xml:space="preserve">לשירות זה יוזרק ע"י </w:t>
      </w:r>
      <w:r>
        <w:rPr>
          <w:sz w:val="24"/>
          <w:szCs w:val="24"/>
        </w:rPr>
        <w:t>Angular</w:t>
      </w:r>
      <w:r>
        <w:rPr>
          <w:sz w:val="24"/>
          <w:szCs w:val="24"/>
          <w:rtl/>
        </w:rPr>
        <w:t xml:space="preserve"> שירות בקשות ה-</w:t>
      </w:r>
      <w:r>
        <w:rPr>
          <w:sz w:val="24"/>
          <w:szCs w:val="24"/>
        </w:rPr>
        <w:t>http</w:t>
      </w:r>
      <w:r>
        <w:rPr>
          <w:sz w:val="24"/>
          <w:szCs w:val="24"/>
          <w:rtl/>
        </w:rPr>
        <w:t xml:space="preserve">. </w:t>
      </w:r>
    </w:p>
    <w:bookmarkEnd w:id="3868"/>
    <w:bookmarkEnd w:id="3869"/>
    <w:p w:rsidR="00C6162B" w:rsidRDefault="00C6162B" w:rsidP="00C6162B">
      <w:pPr>
        <w:bidi/>
        <w:rPr>
          <w:ins w:id="3870" w:author="Ron Gal" w:date="2017-03-05T23:38:00Z"/>
        </w:rPr>
      </w:pPr>
      <w:ins w:id="3871" w:author="Ron Gal" w:date="2017-03-05T23:38:00Z">
        <w:r w:rsidRPr="00C6162B">
          <w:rPr>
            <w:b/>
            <w:sz w:val="24"/>
            <w:szCs w:val="24"/>
          </w:rPr>
          <w:lastRenderedPageBreak/>
          <w:t>animalsControllers.js</w:t>
        </w:r>
      </w:ins>
    </w:p>
    <w:p w:rsidR="00C6162B" w:rsidRDefault="00C6162B" w:rsidP="00C6162B">
      <w:pPr>
        <w:bidi/>
        <w:rPr>
          <w:ins w:id="3872" w:author="Ron Gal" w:date="2017-03-05T23:38:00Z"/>
        </w:rPr>
      </w:pPr>
      <w:ins w:id="3873" w:author="Ron Gal" w:date="2017-03-05T23:38:00Z">
        <w:r>
          <w:rPr>
            <w:sz w:val="24"/>
            <w:szCs w:val="24"/>
            <w:rtl/>
          </w:rPr>
          <w:t xml:space="preserve">קובץ זה יחשוף מתודות אשר יישלחו לקונטרולר </w:t>
        </w:r>
        <w:r>
          <w:rPr>
            <w:rFonts w:hint="cs"/>
            <w:sz w:val="24"/>
            <w:szCs w:val="24"/>
            <w:rtl/>
          </w:rPr>
          <w:t xml:space="preserve"> של בעלי חיים בשכבת השירותים את הבקשות הבאות </w:t>
        </w:r>
        <w:r>
          <w:rPr>
            <w:sz w:val="24"/>
            <w:szCs w:val="24"/>
            <w:rtl/>
          </w:rPr>
          <w:t>בהתאם לחתימת המתודות בשכבת השירותים:</w:t>
        </w:r>
      </w:ins>
    </w:p>
    <w:p w:rsidR="00C6162B" w:rsidRDefault="00C6162B" w:rsidP="00C6162B">
      <w:pPr>
        <w:pStyle w:val="ListParagraph"/>
        <w:numPr>
          <w:ilvl w:val="0"/>
          <w:numId w:val="16"/>
        </w:numPr>
        <w:bidi/>
        <w:rPr>
          <w:ins w:id="3874" w:author="Ron Gal" w:date="2017-03-05T23:38:00Z"/>
          <w:sz w:val="24"/>
          <w:szCs w:val="24"/>
        </w:rPr>
      </w:pPr>
      <w:ins w:id="3875" w:author="Ron Gal" w:date="2017-03-05T23:38:00Z">
        <w:r>
          <w:rPr>
            <w:rFonts w:hint="cs"/>
            <w:sz w:val="24"/>
            <w:szCs w:val="24"/>
            <w:rtl/>
          </w:rPr>
          <w:t>שליפת בע"ח לפי מזהה בע"ח</w:t>
        </w:r>
      </w:ins>
    </w:p>
    <w:p w:rsidR="00C6162B" w:rsidRDefault="00C6162B" w:rsidP="00C6162B">
      <w:pPr>
        <w:pStyle w:val="ListParagraph"/>
        <w:numPr>
          <w:ilvl w:val="0"/>
          <w:numId w:val="16"/>
        </w:numPr>
        <w:bidi/>
        <w:rPr>
          <w:ins w:id="3876" w:author="Ron Gal" w:date="2017-03-05T23:38:00Z"/>
          <w:sz w:val="24"/>
          <w:szCs w:val="24"/>
        </w:rPr>
      </w:pPr>
      <w:ins w:id="3877" w:author="Ron Gal" w:date="2017-03-05T23:38:00Z">
        <w:r>
          <w:rPr>
            <w:rFonts w:hint="cs"/>
            <w:sz w:val="24"/>
            <w:szCs w:val="24"/>
            <w:rtl/>
          </w:rPr>
          <w:t>שליפת בע"ח רלוונטיים (מטופלים של רופא או שייכים לבעלים) לפי מגדר, סוג, שם או מזהה בע"ח.</w:t>
        </w:r>
      </w:ins>
    </w:p>
    <w:p w:rsidR="00C6162B" w:rsidRDefault="00C6162B" w:rsidP="00C6162B">
      <w:pPr>
        <w:pStyle w:val="ListParagraph"/>
        <w:numPr>
          <w:ilvl w:val="0"/>
          <w:numId w:val="16"/>
        </w:numPr>
        <w:bidi/>
        <w:rPr>
          <w:ins w:id="3878" w:author="Ron Gal" w:date="2017-03-05T23:38:00Z"/>
          <w:sz w:val="24"/>
          <w:szCs w:val="24"/>
        </w:rPr>
      </w:pPr>
      <w:ins w:id="3879" w:author="Ron Gal" w:date="2017-03-05T23:38:00Z">
        <w:r>
          <w:rPr>
            <w:rFonts w:hint="cs"/>
            <w:sz w:val="24"/>
            <w:szCs w:val="24"/>
            <w:rtl/>
          </w:rPr>
          <w:t>שמירת בע"ח חדש לפי פרטיו המזהים.</w:t>
        </w:r>
      </w:ins>
    </w:p>
    <w:p w:rsidR="00C6162B" w:rsidRPr="00561E95" w:rsidRDefault="00C6162B" w:rsidP="00C6162B">
      <w:pPr>
        <w:pStyle w:val="ListParagraph"/>
        <w:numPr>
          <w:ilvl w:val="0"/>
          <w:numId w:val="16"/>
        </w:numPr>
        <w:bidi/>
        <w:rPr>
          <w:ins w:id="3880" w:author="Ron Gal" w:date="2017-03-05T23:38:00Z"/>
          <w:sz w:val="24"/>
          <w:szCs w:val="24"/>
          <w:rtl/>
        </w:rPr>
      </w:pPr>
      <w:ins w:id="3881" w:author="Ron Gal" w:date="2017-03-05T23:38:00Z">
        <w:r>
          <w:rPr>
            <w:rFonts w:hint="cs"/>
            <w:sz w:val="24"/>
            <w:szCs w:val="24"/>
            <w:rtl/>
          </w:rPr>
          <w:t>עדכון פרטי בע"ח קיים לפי מזהה בע"ח ופרטיו.</w:t>
        </w:r>
      </w:ins>
    </w:p>
    <w:p w:rsidR="00C6162B" w:rsidRDefault="00C6162B" w:rsidP="00C6162B">
      <w:pPr>
        <w:bidi/>
        <w:rPr>
          <w:ins w:id="3882" w:author="Ron Gal" w:date="2017-03-05T23:38:00Z"/>
        </w:rPr>
      </w:pPr>
    </w:p>
    <w:p w:rsidR="00C6162B" w:rsidRDefault="00C6162B" w:rsidP="00C6162B">
      <w:pPr>
        <w:bidi/>
        <w:rPr>
          <w:ins w:id="3883" w:author="Ron Gal" w:date="2017-03-05T23:38:00Z"/>
        </w:rPr>
      </w:pPr>
      <w:ins w:id="3884" w:author="Ron Gal" w:date="2017-03-05T23:38:00Z">
        <w:r>
          <w:rPr>
            <w:sz w:val="24"/>
            <w:szCs w:val="24"/>
            <w:rtl/>
          </w:rPr>
          <w:t xml:space="preserve">לשירות זה יוזרק ע"י </w:t>
        </w:r>
        <w:r>
          <w:rPr>
            <w:sz w:val="24"/>
            <w:szCs w:val="24"/>
          </w:rPr>
          <w:t>Angular</w:t>
        </w:r>
        <w:r>
          <w:rPr>
            <w:sz w:val="24"/>
            <w:szCs w:val="24"/>
            <w:rtl/>
          </w:rPr>
          <w:t xml:space="preserve"> שירות בקשות ה-</w:t>
        </w:r>
        <w:r>
          <w:rPr>
            <w:sz w:val="24"/>
            <w:szCs w:val="24"/>
          </w:rPr>
          <w:t>http</w:t>
        </w:r>
        <w:r>
          <w:rPr>
            <w:sz w:val="24"/>
            <w:szCs w:val="24"/>
            <w:rtl/>
          </w:rPr>
          <w:t xml:space="preserve">. </w:t>
        </w:r>
      </w:ins>
    </w:p>
    <w:p w:rsidR="00481634" w:rsidRPr="00C6162B" w:rsidDel="00C6162B" w:rsidRDefault="00481634">
      <w:pPr>
        <w:bidi/>
        <w:rPr>
          <w:del w:id="3885" w:author="Ron Gal" w:date="2017-03-05T23:38:00Z"/>
        </w:rPr>
      </w:pPr>
    </w:p>
    <w:p w:rsidR="00481634" w:rsidDel="00C6162B" w:rsidRDefault="00471D70">
      <w:pPr>
        <w:bidi/>
        <w:rPr>
          <w:del w:id="3886" w:author="Ron Gal" w:date="2017-03-05T23:38:00Z"/>
        </w:rPr>
      </w:pPr>
      <w:del w:id="3887" w:author="Ron Gal" w:date="2017-03-05T23:38:00Z">
        <w:r w:rsidDel="00C6162B">
          <w:rPr>
            <w:b/>
            <w:sz w:val="24"/>
            <w:szCs w:val="24"/>
          </w:rPr>
          <w:delText>employeeControllers.js</w:delText>
        </w:r>
      </w:del>
    </w:p>
    <w:p w:rsidR="00481634" w:rsidDel="00C6162B" w:rsidRDefault="00471D70">
      <w:pPr>
        <w:bidi/>
        <w:rPr>
          <w:del w:id="3888" w:author="Ron Gal" w:date="2017-03-05T23:38:00Z"/>
        </w:rPr>
      </w:pPr>
      <w:del w:id="3889" w:author="Ron Gal" w:date="2017-03-05T23:38:00Z">
        <w:r w:rsidDel="00C6162B">
          <w:rPr>
            <w:sz w:val="24"/>
            <w:szCs w:val="24"/>
            <w:rtl/>
          </w:rPr>
          <w:delText>קובץ זה יחשוף מתודות אשר יישלחו לקונטרולר של העובדים בשכבת השירותים את הבקשות הבאות בהתאם לחתימת המתודות בשכבת השירותים:</w:delText>
        </w:r>
      </w:del>
    </w:p>
    <w:p w:rsidR="00481634" w:rsidDel="00C6162B" w:rsidRDefault="00471D70">
      <w:pPr>
        <w:numPr>
          <w:ilvl w:val="0"/>
          <w:numId w:val="15"/>
        </w:numPr>
        <w:bidi/>
        <w:ind w:hanging="360"/>
        <w:contextualSpacing/>
        <w:rPr>
          <w:del w:id="3890" w:author="Ron Gal" w:date="2017-03-05T23:38:00Z"/>
          <w:sz w:val="24"/>
          <w:szCs w:val="24"/>
        </w:rPr>
      </w:pPr>
      <w:del w:id="3891" w:author="Ron Gal" w:date="2017-03-05T23:38:00Z">
        <w:r w:rsidDel="00C6162B">
          <w:rPr>
            <w:sz w:val="24"/>
            <w:szCs w:val="24"/>
            <w:rtl/>
          </w:rPr>
          <w:delText>חיפוש עובדים לפי שם פרטי, שם משפחה, כתובת אימייל ומזהה עובד.</w:delText>
        </w:r>
      </w:del>
    </w:p>
    <w:p w:rsidR="00481634" w:rsidDel="00C6162B" w:rsidRDefault="00471D70">
      <w:pPr>
        <w:numPr>
          <w:ilvl w:val="0"/>
          <w:numId w:val="15"/>
        </w:numPr>
        <w:bidi/>
        <w:ind w:hanging="360"/>
        <w:contextualSpacing/>
        <w:rPr>
          <w:del w:id="3892" w:author="Ron Gal" w:date="2017-03-05T23:38:00Z"/>
          <w:sz w:val="24"/>
          <w:szCs w:val="24"/>
        </w:rPr>
      </w:pPr>
      <w:del w:id="3893" w:author="Ron Gal" w:date="2017-03-05T23:38:00Z">
        <w:r w:rsidDel="00C6162B">
          <w:rPr>
            <w:sz w:val="24"/>
            <w:szCs w:val="24"/>
            <w:rtl/>
          </w:rPr>
          <w:delText>שליפת עובד לפי מזהה עובד.</w:delText>
        </w:r>
      </w:del>
    </w:p>
    <w:p w:rsidR="00481634" w:rsidDel="00C6162B" w:rsidRDefault="00471D70">
      <w:pPr>
        <w:numPr>
          <w:ilvl w:val="0"/>
          <w:numId w:val="15"/>
        </w:numPr>
        <w:bidi/>
        <w:ind w:hanging="360"/>
        <w:contextualSpacing/>
        <w:rPr>
          <w:del w:id="3894" w:author="Ron Gal" w:date="2017-03-05T23:38:00Z"/>
          <w:sz w:val="24"/>
          <w:szCs w:val="24"/>
        </w:rPr>
      </w:pPr>
      <w:del w:id="3895" w:author="Ron Gal" w:date="2017-03-05T23:38:00Z">
        <w:r w:rsidDel="00C6162B">
          <w:rPr>
            <w:sz w:val="24"/>
            <w:szCs w:val="24"/>
            <w:rtl/>
          </w:rPr>
          <w:delText>שמירה של עובד חדש לפי פרטיו המזהים.</w:delText>
        </w:r>
      </w:del>
    </w:p>
    <w:p w:rsidR="00481634" w:rsidDel="00C6162B" w:rsidRDefault="00471D70">
      <w:pPr>
        <w:numPr>
          <w:ilvl w:val="0"/>
          <w:numId w:val="15"/>
        </w:numPr>
        <w:bidi/>
        <w:ind w:hanging="360"/>
        <w:contextualSpacing/>
        <w:rPr>
          <w:del w:id="3896" w:author="Ron Gal" w:date="2017-03-05T23:38:00Z"/>
          <w:sz w:val="24"/>
          <w:szCs w:val="24"/>
        </w:rPr>
      </w:pPr>
      <w:del w:id="3897" w:author="Ron Gal" w:date="2017-03-05T23:38:00Z">
        <w:r w:rsidDel="00C6162B">
          <w:rPr>
            <w:sz w:val="24"/>
            <w:szCs w:val="24"/>
            <w:rtl/>
          </w:rPr>
          <w:delText>עדכון פרטי עובד קיים לפי מזהה עובד ופרטיו.</w:delText>
        </w:r>
      </w:del>
    </w:p>
    <w:p w:rsidR="00481634" w:rsidDel="00C6162B" w:rsidRDefault="00471D70">
      <w:pPr>
        <w:numPr>
          <w:ilvl w:val="0"/>
          <w:numId w:val="15"/>
        </w:numPr>
        <w:bidi/>
        <w:ind w:hanging="360"/>
        <w:contextualSpacing/>
        <w:rPr>
          <w:del w:id="3898" w:author="Ron Gal" w:date="2017-03-05T23:38:00Z"/>
          <w:sz w:val="24"/>
          <w:szCs w:val="24"/>
        </w:rPr>
      </w:pPr>
      <w:del w:id="3899" w:author="Ron Gal" w:date="2017-03-05T23:38:00Z">
        <w:r w:rsidDel="00C6162B">
          <w:rPr>
            <w:sz w:val="24"/>
            <w:szCs w:val="24"/>
            <w:rtl/>
          </w:rPr>
          <w:delText>מחיקת עובד לפי מזהה עובד.</w:delText>
        </w:r>
      </w:del>
    </w:p>
    <w:p w:rsidR="00481634" w:rsidDel="00C6162B" w:rsidRDefault="00481634">
      <w:pPr>
        <w:bidi/>
        <w:rPr>
          <w:del w:id="3900" w:author="Ron Gal" w:date="2017-03-05T23:38:00Z"/>
        </w:rPr>
      </w:pPr>
    </w:p>
    <w:p w:rsidR="00481634" w:rsidDel="00C6162B" w:rsidRDefault="00471D70">
      <w:pPr>
        <w:bidi/>
        <w:rPr>
          <w:del w:id="3901" w:author="Ron Gal" w:date="2017-03-05T23:38:00Z"/>
        </w:rPr>
      </w:pPr>
      <w:del w:id="3902" w:author="Ron Gal" w:date="2017-03-05T23:38:00Z">
        <w:r w:rsidDel="00C6162B">
          <w:rPr>
            <w:sz w:val="24"/>
            <w:szCs w:val="24"/>
            <w:rtl/>
          </w:rPr>
          <w:delText xml:space="preserve">לשירות זה יוזרק ע"י </w:delText>
        </w:r>
        <w:r w:rsidDel="00C6162B">
          <w:rPr>
            <w:sz w:val="24"/>
            <w:szCs w:val="24"/>
          </w:rPr>
          <w:delText>Angular</w:delText>
        </w:r>
        <w:r w:rsidDel="00C6162B">
          <w:rPr>
            <w:sz w:val="24"/>
            <w:szCs w:val="24"/>
            <w:rtl/>
          </w:rPr>
          <w:delText xml:space="preserve"> שירות בקשות ה-</w:delText>
        </w:r>
        <w:r w:rsidDel="00C6162B">
          <w:rPr>
            <w:sz w:val="24"/>
            <w:szCs w:val="24"/>
          </w:rPr>
          <w:delText>http</w:delText>
        </w:r>
        <w:r w:rsidDel="00C6162B">
          <w:rPr>
            <w:sz w:val="24"/>
            <w:szCs w:val="24"/>
            <w:rtl/>
          </w:rPr>
          <w:delText xml:space="preserve">. </w:delText>
        </w:r>
      </w:del>
    </w:p>
    <w:p w:rsidR="00481634" w:rsidRDefault="00481634">
      <w:pPr>
        <w:bidi/>
      </w:pPr>
    </w:p>
    <w:p w:rsidR="00C6162B" w:rsidRDefault="00C6162B">
      <w:pPr>
        <w:bidi/>
        <w:rPr>
          <w:ins w:id="3903" w:author="Ron Gal" w:date="2017-03-05T23:39:00Z"/>
          <w:b/>
          <w:sz w:val="24"/>
          <w:szCs w:val="24"/>
          <w:rtl/>
        </w:rPr>
      </w:pPr>
      <w:ins w:id="3904" w:author="Ron Gal" w:date="2017-03-05T23:39:00Z">
        <w:r w:rsidRPr="00C6162B">
          <w:rPr>
            <w:b/>
            <w:sz w:val="24"/>
            <w:szCs w:val="24"/>
          </w:rPr>
          <w:t>profileControllers.js</w:t>
        </w:r>
      </w:ins>
    </w:p>
    <w:p w:rsidR="00481634" w:rsidDel="00C6162B" w:rsidRDefault="00471D70">
      <w:pPr>
        <w:bidi/>
        <w:rPr>
          <w:del w:id="3905" w:author="Ron Gal" w:date="2017-03-05T23:39:00Z"/>
        </w:rPr>
        <w:pPrChange w:id="3906" w:author="Ron Gal" w:date="2017-03-05T23:39:00Z">
          <w:pPr>
            <w:bidi/>
          </w:pPr>
        </w:pPrChange>
      </w:pPr>
      <w:del w:id="3907" w:author="Ron Gal" w:date="2017-03-05T23:39:00Z">
        <w:r w:rsidDel="00C6162B">
          <w:rPr>
            <w:b/>
            <w:sz w:val="24"/>
            <w:szCs w:val="24"/>
          </w:rPr>
          <w:delText>fieldControllers.js</w:delText>
        </w:r>
      </w:del>
    </w:p>
    <w:p w:rsidR="00481634" w:rsidRDefault="00471D70">
      <w:pPr>
        <w:bidi/>
        <w:pPrChange w:id="3908" w:author="Ron Gal" w:date="2017-03-05T23:39:00Z">
          <w:pPr>
            <w:bidi/>
          </w:pPr>
        </w:pPrChange>
      </w:pPr>
      <w:r>
        <w:rPr>
          <w:sz w:val="24"/>
          <w:szCs w:val="24"/>
          <w:rtl/>
        </w:rPr>
        <w:t xml:space="preserve">קובץ זה יחשוף מתודות אשר יישלחו לקונטרולר של </w:t>
      </w:r>
      <w:del w:id="3909" w:author="Ron Gal" w:date="2017-03-05T23:39:00Z">
        <w:r w:rsidDel="00C6162B">
          <w:rPr>
            <w:sz w:val="24"/>
            <w:szCs w:val="24"/>
            <w:rtl/>
          </w:rPr>
          <w:delText xml:space="preserve">המגרשים </w:delText>
        </w:r>
      </w:del>
      <w:ins w:id="3910" w:author="Ron Gal" w:date="2017-03-05T23:39:00Z">
        <w:r w:rsidR="00C6162B">
          <w:rPr>
            <w:rFonts w:hint="cs"/>
            <w:sz w:val="24"/>
            <w:szCs w:val="24"/>
            <w:rtl/>
          </w:rPr>
          <w:t xml:space="preserve">פרטי המשתמש </w:t>
        </w:r>
      </w:ins>
      <w:r>
        <w:rPr>
          <w:sz w:val="24"/>
          <w:szCs w:val="24"/>
          <w:rtl/>
        </w:rPr>
        <w:t>בשכבת השירותים את הבקשות הבאות בהתאם לחתימת המתודות בשכבת השירותים:</w:t>
      </w:r>
    </w:p>
    <w:p w:rsidR="00481634" w:rsidDel="00C6162B" w:rsidRDefault="00471D70">
      <w:pPr>
        <w:numPr>
          <w:ilvl w:val="0"/>
          <w:numId w:val="15"/>
        </w:numPr>
        <w:bidi/>
        <w:ind w:hanging="360"/>
        <w:contextualSpacing/>
        <w:rPr>
          <w:del w:id="3911" w:author="Ron Gal" w:date="2017-03-05T23:39:00Z"/>
          <w:sz w:val="24"/>
          <w:szCs w:val="24"/>
        </w:rPr>
      </w:pPr>
      <w:del w:id="3912" w:author="Ron Gal" w:date="2017-03-05T23:39:00Z">
        <w:r w:rsidDel="00C6162B">
          <w:rPr>
            <w:sz w:val="24"/>
            <w:szCs w:val="24"/>
            <w:rtl/>
          </w:rPr>
          <w:delText>חיפוש מגרשים לפי מזהה מגרש, שם מגרש, טווח תאריכים וסוג מגרש.</w:delText>
        </w:r>
      </w:del>
    </w:p>
    <w:p w:rsidR="00481634" w:rsidDel="00C6162B" w:rsidRDefault="00471D70">
      <w:pPr>
        <w:numPr>
          <w:ilvl w:val="0"/>
          <w:numId w:val="15"/>
        </w:numPr>
        <w:bidi/>
        <w:ind w:hanging="360"/>
        <w:contextualSpacing/>
        <w:rPr>
          <w:del w:id="3913" w:author="Ron Gal" w:date="2017-03-05T23:39:00Z"/>
          <w:sz w:val="24"/>
          <w:szCs w:val="24"/>
        </w:rPr>
      </w:pPr>
      <w:del w:id="3914" w:author="Ron Gal" w:date="2017-03-05T23:39:00Z">
        <w:r w:rsidDel="00C6162B">
          <w:rPr>
            <w:sz w:val="24"/>
            <w:szCs w:val="24"/>
            <w:rtl/>
          </w:rPr>
          <w:delText>שליפת מגרש לפי מזהה מגרש.</w:delText>
        </w:r>
      </w:del>
    </w:p>
    <w:p w:rsidR="00481634" w:rsidDel="00C6162B" w:rsidRDefault="00471D70">
      <w:pPr>
        <w:numPr>
          <w:ilvl w:val="0"/>
          <w:numId w:val="15"/>
        </w:numPr>
        <w:bidi/>
        <w:ind w:hanging="360"/>
        <w:contextualSpacing/>
        <w:rPr>
          <w:del w:id="3915" w:author="Ron Gal" w:date="2017-03-05T23:39:00Z"/>
          <w:sz w:val="24"/>
          <w:szCs w:val="24"/>
        </w:rPr>
      </w:pPr>
      <w:del w:id="3916" w:author="Ron Gal" w:date="2017-03-05T23:39:00Z">
        <w:r w:rsidDel="00C6162B">
          <w:rPr>
            <w:sz w:val="24"/>
            <w:szCs w:val="24"/>
            <w:rtl/>
          </w:rPr>
          <w:delText>שמירה של מגרש חדש לפי פרטיו המזהים.</w:delText>
        </w:r>
      </w:del>
    </w:p>
    <w:p w:rsidR="00481634" w:rsidDel="00C6162B" w:rsidRDefault="00471D70">
      <w:pPr>
        <w:numPr>
          <w:ilvl w:val="0"/>
          <w:numId w:val="15"/>
        </w:numPr>
        <w:bidi/>
        <w:ind w:hanging="360"/>
        <w:contextualSpacing/>
        <w:rPr>
          <w:del w:id="3917" w:author="Ron Gal" w:date="2017-03-05T23:39:00Z"/>
          <w:sz w:val="24"/>
          <w:szCs w:val="24"/>
        </w:rPr>
      </w:pPr>
      <w:del w:id="3918" w:author="Ron Gal" w:date="2017-03-05T23:39:00Z">
        <w:r w:rsidDel="00C6162B">
          <w:rPr>
            <w:sz w:val="24"/>
            <w:szCs w:val="24"/>
            <w:rtl/>
          </w:rPr>
          <w:delText>עדכון פרטי מגרש קיים לפי מזהה מגרש ופרטיו.</w:delText>
        </w:r>
      </w:del>
    </w:p>
    <w:p w:rsidR="00481634" w:rsidRDefault="00471D70">
      <w:pPr>
        <w:numPr>
          <w:ilvl w:val="0"/>
          <w:numId w:val="15"/>
        </w:numPr>
        <w:bidi/>
        <w:ind w:hanging="360"/>
        <w:contextualSpacing/>
        <w:rPr>
          <w:ins w:id="3919" w:author="Ron Gal" w:date="2017-03-05T23:39:00Z"/>
          <w:sz w:val="24"/>
          <w:szCs w:val="24"/>
        </w:rPr>
        <w:pPrChange w:id="3920" w:author="Ron Gal" w:date="2017-03-05T23:39:00Z">
          <w:pPr>
            <w:numPr>
              <w:numId w:val="15"/>
            </w:numPr>
            <w:bidi/>
            <w:ind w:left="720" w:hanging="360"/>
            <w:contextualSpacing/>
          </w:pPr>
        </w:pPrChange>
      </w:pPr>
      <w:del w:id="3921" w:author="Ron Gal" w:date="2017-03-05T23:39:00Z">
        <w:r w:rsidDel="00C6162B">
          <w:rPr>
            <w:sz w:val="24"/>
            <w:szCs w:val="24"/>
            <w:rtl/>
          </w:rPr>
          <w:delText>מחיקת מגרש לפי מזהה מגרש.</w:delText>
        </w:r>
      </w:del>
      <w:ins w:id="3922" w:author="Ron Gal" w:date="2017-03-05T23:39:00Z">
        <w:r w:rsidR="00C6162B">
          <w:rPr>
            <w:rFonts w:hint="cs"/>
            <w:sz w:val="24"/>
            <w:szCs w:val="24"/>
            <w:rtl/>
          </w:rPr>
          <w:t>חיפוש פרטי משתמש.</w:t>
        </w:r>
      </w:ins>
    </w:p>
    <w:p w:rsidR="00C6162B" w:rsidRDefault="00C6162B">
      <w:pPr>
        <w:numPr>
          <w:ilvl w:val="0"/>
          <w:numId w:val="15"/>
        </w:numPr>
        <w:bidi/>
        <w:ind w:hanging="360"/>
        <w:contextualSpacing/>
        <w:rPr>
          <w:sz w:val="24"/>
          <w:szCs w:val="24"/>
        </w:rPr>
        <w:pPrChange w:id="3923" w:author="Ron Gal" w:date="2017-03-05T23:39:00Z">
          <w:pPr>
            <w:numPr>
              <w:numId w:val="15"/>
            </w:numPr>
            <w:bidi/>
            <w:ind w:left="720" w:hanging="360"/>
            <w:contextualSpacing/>
          </w:pPr>
        </w:pPrChange>
      </w:pPr>
      <w:ins w:id="3924" w:author="Ron Gal" w:date="2017-03-05T23:39:00Z">
        <w:r>
          <w:rPr>
            <w:rFonts w:hint="cs"/>
            <w:sz w:val="24"/>
            <w:szCs w:val="24"/>
            <w:rtl/>
          </w:rPr>
          <w:t>עדכון פרטי משתמש (כתובת וטלפון).</w:t>
        </w:r>
      </w:ins>
    </w:p>
    <w:p w:rsidR="00C6162B" w:rsidRDefault="00C6162B">
      <w:pPr>
        <w:bidi/>
        <w:rPr>
          <w:ins w:id="3925" w:author="Ron Gal" w:date="2017-03-05T23:40:00Z"/>
          <w:sz w:val="24"/>
          <w:szCs w:val="24"/>
          <w:rtl/>
        </w:rPr>
      </w:pPr>
    </w:p>
    <w:p w:rsidR="00481634" w:rsidRDefault="00471D70">
      <w:pPr>
        <w:bidi/>
        <w:pPrChange w:id="3926" w:author="Ron Gal" w:date="2017-03-05T23:40:00Z">
          <w:pPr>
            <w:bidi/>
          </w:pPr>
        </w:pPrChange>
      </w:pPr>
      <w:r>
        <w:rPr>
          <w:sz w:val="24"/>
          <w:szCs w:val="24"/>
          <w:rtl/>
        </w:rPr>
        <w:t xml:space="preserve">לשירות זה יוזרק ע"י </w:t>
      </w:r>
      <w:r>
        <w:rPr>
          <w:sz w:val="24"/>
          <w:szCs w:val="24"/>
        </w:rPr>
        <w:t>Angular</w:t>
      </w:r>
      <w:r>
        <w:rPr>
          <w:sz w:val="24"/>
          <w:szCs w:val="24"/>
          <w:rtl/>
        </w:rPr>
        <w:t xml:space="preserve"> שירות בקשות ה-</w:t>
      </w:r>
      <w:r>
        <w:rPr>
          <w:sz w:val="24"/>
          <w:szCs w:val="24"/>
        </w:rPr>
        <w:t>http</w:t>
      </w:r>
      <w:r>
        <w:rPr>
          <w:sz w:val="24"/>
          <w:szCs w:val="24"/>
          <w:rtl/>
        </w:rPr>
        <w:t xml:space="preserve">. </w:t>
      </w:r>
    </w:p>
    <w:p w:rsidR="00481634" w:rsidRDefault="00481634">
      <w:pPr>
        <w:bidi/>
      </w:pPr>
    </w:p>
    <w:p w:rsidR="0063045C" w:rsidRDefault="0063045C">
      <w:pPr>
        <w:bidi/>
        <w:rPr>
          <w:ins w:id="3927" w:author="Ron Gal" w:date="2017-03-05T23:40:00Z"/>
          <w:b/>
          <w:sz w:val="24"/>
          <w:szCs w:val="24"/>
          <w:rtl/>
        </w:rPr>
      </w:pPr>
      <w:ins w:id="3928" w:author="Ron Gal" w:date="2017-03-05T23:40:00Z">
        <w:r w:rsidRPr="0063045C">
          <w:rPr>
            <w:b/>
            <w:sz w:val="24"/>
            <w:szCs w:val="24"/>
          </w:rPr>
          <w:t>treatmentControllers.js</w:t>
        </w:r>
      </w:ins>
    </w:p>
    <w:p w:rsidR="00481634" w:rsidDel="0063045C" w:rsidRDefault="00471D70">
      <w:pPr>
        <w:bidi/>
        <w:rPr>
          <w:del w:id="3929" w:author="Ron Gal" w:date="2017-03-05T23:40:00Z"/>
        </w:rPr>
        <w:pPrChange w:id="3930" w:author="Ron Gal" w:date="2017-03-05T23:40:00Z">
          <w:pPr>
            <w:bidi/>
          </w:pPr>
        </w:pPrChange>
      </w:pPr>
      <w:del w:id="3931" w:author="Ron Gal" w:date="2017-03-05T23:40:00Z">
        <w:r w:rsidDel="0063045C">
          <w:rPr>
            <w:b/>
            <w:sz w:val="24"/>
            <w:szCs w:val="24"/>
          </w:rPr>
          <w:delText>ordersControllers.js</w:delText>
        </w:r>
      </w:del>
    </w:p>
    <w:p w:rsidR="00481634" w:rsidRDefault="00471D70">
      <w:pPr>
        <w:bidi/>
        <w:pPrChange w:id="3932" w:author="Ron Gal" w:date="2017-03-05T23:40:00Z">
          <w:pPr>
            <w:bidi/>
          </w:pPr>
        </w:pPrChange>
      </w:pPr>
      <w:r>
        <w:rPr>
          <w:sz w:val="24"/>
          <w:szCs w:val="24"/>
          <w:rtl/>
        </w:rPr>
        <w:t xml:space="preserve">קובץ זה יחשוף מתודות אשר יישלחו לקונטרולר של </w:t>
      </w:r>
      <w:del w:id="3933" w:author="Ron Gal" w:date="2017-03-05T23:40:00Z">
        <w:r w:rsidDel="0063045C">
          <w:rPr>
            <w:sz w:val="24"/>
            <w:szCs w:val="24"/>
            <w:rtl/>
          </w:rPr>
          <w:delText xml:space="preserve">ההזמנות </w:delText>
        </w:r>
      </w:del>
      <w:ins w:id="3934" w:author="Ron Gal" w:date="2017-03-05T23:40:00Z">
        <w:r w:rsidR="0063045C">
          <w:rPr>
            <w:rFonts w:hint="cs"/>
            <w:sz w:val="24"/>
            <w:szCs w:val="24"/>
            <w:rtl/>
          </w:rPr>
          <w:t xml:space="preserve">הטיפולים </w:t>
        </w:r>
      </w:ins>
      <w:r>
        <w:rPr>
          <w:sz w:val="24"/>
          <w:szCs w:val="24"/>
          <w:rtl/>
        </w:rPr>
        <w:t>בשכבת השירותים את הבקשות הבאות בהתאם לחתימת המתודות בשכבת השירותים:</w:t>
      </w:r>
    </w:p>
    <w:p w:rsidR="00481634" w:rsidDel="0063045C" w:rsidRDefault="00471D70">
      <w:pPr>
        <w:numPr>
          <w:ilvl w:val="0"/>
          <w:numId w:val="15"/>
        </w:numPr>
        <w:bidi/>
        <w:ind w:hanging="360"/>
        <w:contextualSpacing/>
        <w:rPr>
          <w:del w:id="3935" w:author="Ron Gal" w:date="2017-03-05T23:40:00Z"/>
          <w:sz w:val="24"/>
          <w:szCs w:val="24"/>
        </w:rPr>
      </w:pPr>
      <w:del w:id="3936" w:author="Ron Gal" w:date="2017-03-05T23:40:00Z">
        <w:r w:rsidDel="0063045C">
          <w:rPr>
            <w:sz w:val="24"/>
            <w:szCs w:val="24"/>
            <w:rtl/>
          </w:rPr>
          <w:delText>חיפוש הזמנה לפי מזהה, סטטוס, שם וטווח תאריכים.</w:delText>
        </w:r>
      </w:del>
    </w:p>
    <w:p w:rsidR="00481634" w:rsidDel="0063045C" w:rsidRDefault="00471D70">
      <w:pPr>
        <w:numPr>
          <w:ilvl w:val="0"/>
          <w:numId w:val="15"/>
        </w:numPr>
        <w:bidi/>
        <w:ind w:hanging="360"/>
        <w:contextualSpacing/>
        <w:rPr>
          <w:del w:id="3937" w:author="Ron Gal" w:date="2017-03-05T23:40:00Z"/>
          <w:sz w:val="24"/>
          <w:szCs w:val="24"/>
        </w:rPr>
      </w:pPr>
      <w:del w:id="3938" w:author="Ron Gal" w:date="2017-03-05T23:40:00Z">
        <w:r w:rsidDel="0063045C">
          <w:rPr>
            <w:sz w:val="24"/>
            <w:szCs w:val="24"/>
            <w:rtl/>
          </w:rPr>
          <w:delText>שליפת הזמנה לפי מזהה הזמנה.</w:delText>
        </w:r>
      </w:del>
    </w:p>
    <w:p w:rsidR="00481634" w:rsidDel="0063045C" w:rsidRDefault="00471D70">
      <w:pPr>
        <w:numPr>
          <w:ilvl w:val="0"/>
          <w:numId w:val="15"/>
        </w:numPr>
        <w:bidi/>
        <w:ind w:hanging="360"/>
        <w:contextualSpacing/>
        <w:rPr>
          <w:del w:id="3939" w:author="Ron Gal" w:date="2017-03-05T23:40:00Z"/>
          <w:sz w:val="24"/>
          <w:szCs w:val="24"/>
        </w:rPr>
      </w:pPr>
      <w:del w:id="3940" w:author="Ron Gal" w:date="2017-03-05T23:40:00Z">
        <w:r w:rsidDel="0063045C">
          <w:rPr>
            <w:sz w:val="24"/>
            <w:szCs w:val="24"/>
            <w:rtl/>
          </w:rPr>
          <w:delText>שמירה של הזמנה חדשה לפי פרטיה המזהים.</w:delText>
        </w:r>
      </w:del>
    </w:p>
    <w:p w:rsidR="00481634" w:rsidRDefault="00471D70">
      <w:pPr>
        <w:numPr>
          <w:ilvl w:val="0"/>
          <w:numId w:val="15"/>
        </w:numPr>
        <w:bidi/>
        <w:ind w:hanging="360"/>
        <w:contextualSpacing/>
        <w:rPr>
          <w:ins w:id="3941" w:author="Ron Gal" w:date="2017-03-05T23:41:00Z"/>
          <w:sz w:val="24"/>
          <w:szCs w:val="24"/>
        </w:rPr>
        <w:pPrChange w:id="3942" w:author="Ron Gal" w:date="2017-03-05T23:41:00Z">
          <w:pPr>
            <w:numPr>
              <w:numId w:val="15"/>
            </w:numPr>
            <w:bidi/>
            <w:ind w:left="720" w:hanging="360"/>
            <w:contextualSpacing/>
          </w:pPr>
        </w:pPrChange>
      </w:pPr>
      <w:del w:id="3943" w:author="Ron Gal" w:date="2017-03-05T23:40:00Z">
        <w:r w:rsidDel="0063045C">
          <w:rPr>
            <w:sz w:val="24"/>
            <w:szCs w:val="24"/>
            <w:rtl/>
          </w:rPr>
          <w:delText>עדכון פרטי הזמנה קיימת לפי מזהה הזמנה ופרטיה.</w:delText>
        </w:r>
      </w:del>
      <w:ins w:id="3944" w:author="Ron Gal" w:date="2017-03-05T23:41:00Z">
        <w:r w:rsidR="0063045C">
          <w:rPr>
            <w:rFonts w:hint="cs"/>
            <w:sz w:val="24"/>
            <w:szCs w:val="24"/>
            <w:rtl/>
          </w:rPr>
          <w:t>שמירת טיפול חדש</w:t>
        </w:r>
      </w:ins>
    </w:p>
    <w:p w:rsidR="0063045C" w:rsidRDefault="0063045C">
      <w:pPr>
        <w:numPr>
          <w:ilvl w:val="0"/>
          <w:numId w:val="15"/>
        </w:numPr>
        <w:bidi/>
        <w:ind w:hanging="360"/>
        <w:contextualSpacing/>
        <w:rPr>
          <w:ins w:id="3945" w:author="Ron Gal" w:date="2017-03-05T23:41:00Z"/>
          <w:sz w:val="24"/>
          <w:szCs w:val="24"/>
        </w:rPr>
        <w:pPrChange w:id="3946" w:author="Ron Gal" w:date="2017-03-05T23:41:00Z">
          <w:pPr>
            <w:numPr>
              <w:numId w:val="15"/>
            </w:numPr>
            <w:bidi/>
            <w:ind w:left="720" w:hanging="360"/>
            <w:contextualSpacing/>
          </w:pPr>
        </w:pPrChange>
      </w:pPr>
      <w:ins w:id="3947" w:author="Ron Gal" w:date="2017-03-05T23:41:00Z">
        <w:r>
          <w:rPr>
            <w:rFonts w:hint="cs"/>
            <w:sz w:val="24"/>
            <w:szCs w:val="24"/>
            <w:rtl/>
          </w:rPr>
          <w:t>עדכון טיפול פעיל</w:t>
        </w:r>
      </w:ins>
    </w:p>
    <w:p w:rsidR="0063045C" w:rsidRDefault="0063045C">
      <w:pPr>
        <w:numPr>
          <w:ilvl w:val="0"/>
          <w:numId w:val="15"/>
        </w:numPr>
        <w:bidi/>
        <w:ind w:hanging="360"/>
        <w:contextualSpacing/>
        <w:rPr>
          <w:ins w:id="3948" w:author="Ron Gal" w:date="2017-03-05T23:41:00Z"/>
          <w:sz w:val="24"/>
          <w:szCs w:val="24"/>
        </w:rPr>
        <w:pPrChange w:id="3949" w:author="Ron Gal" w:date="2017-03-05T23:41:00Z">
          <w:pPr>
            <w:numPr>
              <w:numId w:val="15"/>
            </w:numPr>
            <w:bidi/>
            <w:ind w:left="720" w:hanging="360"/>
            <w:contextualSpacing/>
          </w:pPr>
        </w:pPrChange>
      </w:pPr>
      <w:ins w:id="3950" w:author="Ron Gal" w:date="2017-03-05T23:41:00Z">
        <w:r>
          <w:rPr>
            <w:rFonts w:hint="cs"/>
            <w:sz w:val="24"/>
            <w:szCs w:val="24"/>
            <w:rtl/>
          </w:rPr>
          <w:t>שליפת טיפול היסטורי</w:t>
        </w:r>
      </w:ins>
    </w:p>
    <w:p w:rsidR="0063045C" w:rsidRDefault="0063045C">
      <w:pPr>
        <w:numPr>
          <w:ilvl w:val="0"/>
          <w:numId w:val="15"/>
        </w:numPr>
        <w:bidi/>
        <w:ind w:hanging="360"/>
        <w:contextualSpacing/>
        <w:rPr>
          <w:sz w:val="24"/>
          <w:szCs w:val="24"/>
        </w:rPr>
        <w:pPrChange w:id="3951" w:author="Ron Gal" w:date="2017-03-05T23:41:00Z">
          <w:pPr>
            <w:numPr>
              <w:numId w:val="15"/>
            </w:numPr>
            <w:bidi/>
            <w:ind w:left="720" w:hanging="360"/>
            <w:contextualSpacing/>
          </w:pPr>
        </w:pPrChange>
      </w:pPr>
    </w:p>
    <w:p w:rsidR="00481634" w:rsidRDefault="00471D70">
      <w:pPr>
        <w:bidi/>
      </w:pPr>
      <w:r>
        <w:rPr>
          <w:sz w:val="24"/>
          <w:szCs w:val="24"/>
          <w:rtl/>
        </w:rPr>
        <w:t xml:space="preserve">לשירות זה יוזרק ע"י </w:t>
      </w:r>
      <w:r>
        <w:rPr>
          <w:sz w:val="24"/>
          <w:szCs w:val="24"/>
        </w:rPr>
        <w:t>Angular</w:t>
      </w:r>
      <w:r>
        <w:rPr>
          <w:sz w:val="24"/>
          <w:szCs w:val="24"/>
          <w:rtl/>
        </w:rPr>
        <w:t xml:space="preserve"> שירות בקשות ה-</w:t>
      </w:r>
      <w:r>
        <w:rPr>
          <w:sz w:val="24"/>
          <w:szCs w:val="24"/>
        </w:rPr>
        <w:t>http</w:t>
      </w:r>
      <w:r>
        <w:rPr>
          <w:sz w:val="24"/>
          <w:szCs w:val="24"/>
          <w:rtl/>
        </w:rPr>
        <w:t xml:space="preserve">. </w:t>
      </w:r>
    </w:p>
    <w:p w:rsidR="00481634" w:rsidRDefault="00481634">
      <w:pPr>
        <w:bidi/>
      </w:pPr>
    </w:p>
    <w:p w:rsidR="00481634" w:rsidRDefault="00471D70">
      <w:pPr>
        <w:bidi/>
      </w:pPr>
      <w:r>
        <w:rPr>
          <w:b/>
          <w:sz w:val="24"/>
          <w:szCs w:val="24"/>
        </w:rPr>
        <w:t>reportControllers.js</w:t>
      </w:r>
    </w:p>
    <w:p w:rsidR="00481634" w:rsidRDefault="00471D70">
      <w:pPr>
        <w:bidi/>
      </w:pPr>
      <w:r>
        <w:rPr>
          <w:sz w:val="24"/>
          <w:szCs w:val="24"/>
          <w:rtl/>
        </w:rPr>
        <w:t>קובץ זה יחשוף מתודות אשר יישלחו לקונטרולר של הדוחות בשכבת השירותים את הבקשות הבאות בהתאם לחתימת המתודות בשכבת השירותים:</w:t>
      </w:r>
    </w:p>
    <w:p w:rsidR="00481634" w:rsidDel="0063045C" w:rsidRDefault="00471D70">
      <w:pPr>
        <w:numPr>
          <w:ilvl w:val="0"/>
          <w:numId w:val="15"/>
        </w:numPr>
        <w:bidi/>
        <w:ind w:hanging="360"/>
        <w:contextualSpacing/>
        <w:rPr>
          <w:del w:id="3952" w:author="Ron Gal" w:date="2017-03-05T23:41:00Z"/>
          <w:sz w:val="24"/>
          <w:szCs w:val="24"/>
        </w:rPr>
      </w:pPr>
      <w:del w:id="3953" w:author="Ron Gal" w:date="2017-03-05T23:41:00Z">
        <w:r w:rsidDel="0063045C">
          <w:rPr>
            <w:sz w:val="24"/>
            <w:szCs w:val="24"/>
            <w:rtl/>
          </w:rPr>
          <w:delText>הפקת דוח תלונות על משתמשים לפי טווח תאריכים וסוג תלונה</w:delText>
        </w:r>
      </w:del>
    </w:p>
    <w:p w:rsidR="00481634" w:rsidDel="0063045C" w:rsidRDefault="00471D70">
      <w:pPr>
        <w:numPr>
          <w:ilvl w:val="0"/>
          <w:numId w:val="15"/>
        </w:numPr>
        <w:bidi/>
        <w:ind w:hanging="360"/>
        <w:contextualSpacing/>
        <w:rPr>
          <w:del w:id="3954" w:author="Ron Gal" w:date="2017-03-05T23:41:00Z"/>
          <w:sz w:val="24"/>
          <w:szCs w:val="24"/>
        </w:rPr>
      </w:pPr>
      <w:del w:id="3955" w:author="Ron Gal" w:date="2017-03-05T23:41:00Z">
        <w:r w:rsidDel="0063045C">
          <w:rPr>
            <w:sz w:val="24"/>
            <w:szCs w:val="24"/>
            <w:rtl/>
          </w:rPr>
          <w:delText>הפקת דוח פעילות משתמשים לפי מזהה מגרש, שם מגרש וטווח תאריכים.</w:delText>
        </w:r>
      </w:del>
    </w:p>
    <w:p w:rsidR="00481634" w:rsidRDefault="00471D70">
      <w:pPr>
        <w:numPr>
          <w:ilvl w:val="0"/>
          <w:numId w:val="15"/>
        </w:numPr>
        <w:bidi/>
        <w:ind w:hanging="360"/>
        <w:contextualSpacing/>
        <w:rPr>
          <w:ins w:id="3956" w:author="Ron Gal" w:date="2017-03-05T23:41:00Z"/>
          <w:sz w:val="24"/>
          <w:szCs w:val="24"/>
        </w:rPr>
      </w:pPr>
      <w:del w:id="3957" w:author="Ron Gal" w:date="2017-03-05T23:41:00Z">
        <w:r w:rsidDel="0063045C">
          <w:rPr>
            <w:sz w:val="24"/>
            <w:szCs w:val="24"/>
            <w:rtl/>
          </w:rPr>
          <w:delText>הפקת דוח שימושיות מגרש לפי סוג תלונה וטווח תאריכים.</w:delText>
        </w:r>
      </w:del>
      <w:ins w:id="3958" w:author="Ron Gal" w:date="2017-03-05T23:41:00Z">
        <w:r w:rsidR="0063045C">
          <w:rPr>
            <w:rFonts w:hint="cs"/>
            <w:sz w:val="24"/>
            <w:szCs w:val="24"/>
            <w:rtl/>
          </w:rPr>
          <w:t>הפקת דו"ח הוצאות\הכנסות לפי תאריך</w:t>
        </w:r>
      </w:ins>
    </w:p>
    <w:p w:rsidR="0063045C" w:rsidRDefault="0063045C">
      <w:pPr>
        <w:numPr>
          <w:ilvl w:val="0"/>
          <w:numId w:val="15"/>
        </w:numPr>
        <w:bidi/>
        <w:ind w:hanging="360"/>
        <w:contextualSpacing/>
        <w:rPr>
          <w:ins w:id="3959" w:author="Ron Gal" w:date="2017-03-05T23:41:00Z"/>
          <w:sz w:val="24"/>
          <w:szCs w:val="24"/>
        </w:rPr>
        <w:pPrChange w:id="3960" w:author="Ron Gal" w:date="2017-03-05T23:41:00Z">
          <w:pPr>
            <w:numPr>
              <w:numId w:val="15"/>
            </w:numPr>
            <w:bidi/>
            <w:ind w:left="720" w:hanging="360"/>
            <w:contextualSpacing/>
          </w:pPr>
        </w:pPrChange>
      </w:pPr>
      <w:ins w:id="3961" w:author="Ron Gal" w:date="2017-03-05T23:41:00Z">
        <w:r>
          <w:rPr>
            <w:rFonts w:hint="cs"/>
            <w:sz w:val="24"/>
            <w:szCs w:val="24"/>
            <w:rtl/>
          </w:rPr>
          <w:t>הפקת דו"ח הכנסות לפי סוג בע"ח</w:t>
        </w:r>
      </w:ins>
    </w:p>
    <w:p w:rsidR="0063045C" w:rsidRDefault="0063045C">
      <w:pPr>
        <w:numPr>
          <w:ilvl w:val="0"/>
          <w:numId w:val="15"/>
        </w:numPr>
        <w:bidi/>
        <w:ind w:hanging="360"/>
        <w:contextualSpacing/>
        <w:rPr>
          <w:ins w:id="3962" w:author="Ron Gal" w:date="2017-03-05T23:41:00Z"/>
          <w:sz w:val="24"/>
          <w:szCs w:val="24"/>
        </w:rPr>
        <w:pPrChange w:id="3963" w:author="Ron Gal" w:date="2017-03-05T23:41:00Z">
          <w:pPr>
            <w:numPr>
              <w:numId w:val="15"/>
            </w:numPr>
            <w:bidi/>
            <w:ind w:left="720" w:hanging="360"/>
            <w:contextualSpacing/>
          </w:pPr>
        </w:pPrChange>
      </w:pPr>
      <w:ins w:id="3964" w:author="Ron Gal" w:date="2017-03-05T23:41:00Z">
        <w:r>
          <w:rPr>
            <w:rFonts w:hint="cs"/>
            <w:sz w:val="24"/>
            <w:szCs w:val="24"/>
            <w:rtl/>
          </w:rPr>
          <w:t>הפקת דו"ח הכנסות לפי סוג טיפול</w:t>
        </w:r>
      </w:ins>
    </w:p>
    <w:p w:rsidR="0063045C" w:rsidRDefault="0063045C">
      <w:pPr>
        <w:numPr>
          <w:ilvl w:val="0"/>
          <w:numId w:val="15"/>
        </w:numPr>
        <w:bidi/>
        <w:ind w:hanging="360"/>
        <w:contextualSpacing/>
        <w:rPr>
          <w:ins w:id="3965" w:author="Ron Gal" w:date="2017-03-05T23:42:00Z"/>
          <w:sz w:val="24"/>
          <w:szCs w:val="24"/>
        </w:rPr>
        <w:pPrChange w:id="3966" w:author="Ron Gal" w:date="2017-03-05T23:42:00Z">
          <w:pPr>
            <w:numPr>
              <w:numId w:val="15"/>
            </w:numPr>
            <w:bidi/>
            <w:ind w:left="720" w:hanging="360"/>
            <w:contextualSpacing/>
          </w:pPr>
        </w:pPrChange>
      </w:pPr>
      <w:ins w:id="3967" w:author="Ron Gal" w:date="2017-03-05T23:42:00Z">
        <w:r>
          <w:rPr>
            <w:rFonts w:hint="cs"/>
            <w:sz w:val="24"/>
            <w:szCs w:val="24"/>
            <w:rtl/>
          </w:rPr>
          <w:t>הפקת דו"ח הוצאות לפי בעל חיים</w:t>
        </w:r>
      </w:ins>
    </w:p>
    <w:p w:rsidR="0063045C" w:rsidRDefault="0063045C">
      <w:pPr>
        <w:numPr>
          <w:ilvl w:val="0"/>
          <w:numId w:val="15"/>
        </w:numPr>
        <w:bidi/>
        <w:ind w:hanging="360"/>
        <w:contextualSpacing/>
        <w:rPr>
          <w:ins w:id="3968" w:author="Ron Gal" w:date="2017-03-05T23:42:00Z"/>
          <w:sz w:val="24"/>
          <w:szCs w:val="24"/>
        </w:rPr>
        <w:pPrChange w:id="3969" w:author="Ron Gal" w:date="2017-03-05T23:42:00Z">
          <w:pPr>
            <w:numPr>
              <w:numId w:val="15"/>
            </w:numPr>
            <w:bidi/>
            <w:ind w:left="720" w:hanging="360"/>
            <w:contextualSpacing/>
          </w:pPr>
        </w:pPrChange>
      </w:pPr>
      <w:ins w:id="3970" w:author="Ron Gal" w:date="2017-03-05T23:42:00Z">
        <w:r>
          <w:rPr>
            <w:rFonts w:hint="cs"/>
            <w:sz w:val="24"/>
            <w:szCs w:val="24"/>
            <w:rtl/>
          </w:rPr>
          <w:t>הפקת דו"ח טיפולים הבאים שפוספסו\עתידיים.</w:t>
        </w:r>
      </w:ins>
    </w:p>
    <w:p w:rsidR="0063045C" w:rsidRDefault="0063045C">
      <w:pPr>
        <w:bidi/>
        <w:ind w:left="720"/>
        <w:contextualSpacing/>
        <w:rPr>
          <w:sz w:val="24"/>
          <w:szCs w:val="24"/>
        </w:rPr>
        <w:pPrChange w:id="3971" w:author="Ron Gal" w:date="2017-03-05T23:42:00Z">
          <w:pPr>
            <w:numPr>
              <w:numId w:val="15"/>
            </w:numPr>
            <w:bidi/>
            <w:ind w:left="720" w:hanging="360"/>
            <w:contextualSpacing/>
          </w:pPr>
        </w:pPrChange>
      </w:pPr>
    </w:p>
    <w:p w:rsidR="00481634" w:rsidRDefault="00471D70">
      <w:pPr>
        <w:bidi/>
      </w:pPr>
      <w:r>
        <w:rPr>
          <w:sz w:val="24"/>
          <w:szCs w:val="24"/>
          <w:rtl/>
        </w:rPr>
        <w:t xml:space="preserve">לשירות זה יוזרק ע"י </w:t>
      </w:r>
      <w:r>
        <w:rPr>
          <w:sz w:val="24"/>
          <w:szCs w:val="24"/>
        </w:rPr>
        <w:t>Angular</w:t>
      </w:r>
      <w:r>
        <w:rPr>
          <w:sz w:val="24"/>
          <w:szCs w:val="24"/>
          <w:rtl/>
        </w:rPr>
        <w:t xml:space="preserve"> שירות בקשות ה-</w:t>
      </w:r>
      <w:r>
        <w:rPr>
          <w:sz w:val="24"/>
          <w:szCs w:val="24"/>
        </w:rPr>
        <w:t>http</w:t>
      </w:r>
      <w:r>
        <w:rPr>
          <w:sz w:val="24"/>
          <w:szCs w:val="24"/>
          <w:rtl/>
        </w:rPr>
        <w:t xml:space="preserve">. </w:t>
      </w:r>
    </w:p>
    <w:p w:rsidR="00481634" w:rsidRDefault="00481634">
      <w:pPr>
        <w:bidi/>
      </w:pPr>
    </w:p>
    <w:p w:rsidR="00481634" w:rsidRDefault="00481634">
      <w:pPr>
        <w:bidi/>
      </w:pPr>
    </w:p>
    <w:p w:rsidR="00481634" w:rsidRDefault="00481634">
      <w:pPr>
        <w:bidi/>
      </w:pPr>
    </w:p>
    <w:p w:rsidR="0063045C" w:rsidRDefault="0063045C">
      <w:pPr>
        <w:bidi/>
        <w:rPr>
          <w:ins w:id="3972" w:author="Ron Gal" w:date="2017-03-05T23:44:00Z"/>
          <w:b/>
          <w:sz w:val="24"/>
          <w:szCs w:val="24"/>
        </w:rPr>
      </w:pPr>
      <w:ins w:id="3973" w:author="Ron Gal" w:date="2017-03-05T23:44:00Z">
        <w:r w:rsidRPr="0063045C">
          <w:rPr>
            <w:b/>
            <w:sz w:val="24"/>
            <w:szCs w:val="24"/>
          </w:rPr>
          <w:lastRenderedPageBreak/>
          <w:t>vetControllers.js</w:t>
        </w:r>
      </w:ins>
    </w:p>
    <w:p w:rsidR="00481634" w:rsidDel="0063045C" w:rsidRDefault="00471D70">
      <w:pPr>
        <w:bidi/>
        <w:rPr>
          <w:del w:id="3974" w:author="Ron Gal" w:date="2017-03-05T23:44:00Z"/>
        </w:rPr>
        <w:pPrChange w:id="3975" w:author="Ron Gal" w:date="2017-03-05T23:44:00Z">
          <w:pPr>
            <w:bidi/>
          </w:pPr>
        </w:pPrChange>
      </w:pPr>
      <w:del w:id="3976" w:author="Ron Gal" w:date="2017-03-05T23:44:00Z">
        <w:r w:rsidDel="0063045C">
          <w:rPr>
            <w:b/>
            <w:sz w:val="24"/>
            <w:szCs w:val="24"/>
          </w:rPr>
          <w:delText>customerControllers.js</w:delText>
        </w:r>
      </w:del>
    </w:p>
    <w:p w:rsidR="00481634" w:rsidRDefault="00471D70">
      <w:pPr>
        <w:bidi/>
        <w:pPrChange w:id="3977" w:author="Ron Gal" w:date="2017-03-05T23:44:00Z">
          <w:pPr>
            <w:bidi/>
          </w:pPr>
        </w:pPrChange>
      </w:pPr>
      <w:r>
        <w:rPr>
          <w:sz w:val="24"/>
          <w:szCs w:val="24"/>
          <w:rtl/>
        </w:rPr>
        <w:t xml:space="preserve">קובץ זה יחשוף מתודות אשר יישלחו לקונטרולר של </w:t>
      </w:r>
      <w:del w:id="3978" w:author="Ron Gal" w:date="2017-03-05T23:44:00Z">
        <w:r w:rsidDel="0063045C">
          <w:rPr>
            <w:sz w:val="24"/>
            <w:szCs w:val="24"/>
            <w:rtl/>
          </w:rPr>
          <w:delText xml:space="preserve">הלקוחות </w:delText>
        </w:r>
      </w:del>
      <w:ins w:id="3979" w:author="Ron Gal" w:date="2017-03-05T23:44:00Z">
        <w:r w:rsidR="0063045C">
          <w:rPr>
            <w:sz w:val="24"/>
            <w:szCs w:val="24"/>
            <w:rtl/>
          </w:rPr>
          <w:t>ה</w:t>
        </w:r>
        <w:r w:rsidR="0063045C">
          <w:rPr>
            <w:sz w:val="24"/>
            <w:szCs w:val="24"/>
          </w:rPr>
          <w:t>r</w:t>
        </w:r>
        <w:r w:rsidR="0063045C">
          <w:rPr>
            <w:rFonts w:hint="cs"/>
            <w:sz w:val="24"/>
            <w:szCs w:val="24"/>
            <w:rtl/>
          </w:rPr>
          <w:t xml:space="preserve">רופאים </w:t>
        </w:r>
      </w:ins>
      <w:r>
        <w:rPr>
          <w:sz w:val="24"/>
          <w:szCs w:val="24"/>
          <w:rtl/>
        </w:rPr>
        <w:t xml:space="preserve">בשכבת השירותים את הבקשות הבאות </w:t>
      </w:r>
      <w:bookmarkStart w:id="3980" w:name="OLE_LINK6"/>
      <w:bookmarkStart w:id="3981" w:name="OLE_LINK7"/>
      <w:bookmarkStart w:id="3982" w:name="OLE_LINK8"/>
      <w:r>
        <w:rPr>
          <w:sz w:val="24"/>
          <w:szCs w:val="24"/>
          <w:rtl/>
        </w:rPr>
        <w:t>בהתאם לחתימת המתודות בשכבת השירותים:</w:t>
      </w:r>
    </w:p>
    <w:bookmarkEnd w:id="3980"/>
    <w:bookmarkEnd w:id="3981"/>
    <w:bookmarkEnd w:id="3982"/>
    <w:p w:rsidR="00481634" w:rsidRDefault="00471D70">
      <w:pPr>
        <w:numPr>
          <w:ilvl w:val="0"/>
          <w:numId w:val="15"/>
        </w:numPr>
        <w:bidi/>
        <w:ind w:hanging="360"/>
        <w:contextualSpacing/>
        <w:rPr>
          <w:sz w:val="24"/>
          <w:szCs w:val="24"/>
        </w:rPr>
        <w:pPrChange w:id="3983" w:author="Ron Gal" w:date="2017-03-05T23:45:00Z">
          <w:pPr>
            <w:numPr>
              <w:numId w:val="15"/>
            </w:numPr>
            <w:bidi/>
            <w:ind w:left="720" w:hanging="360"/>
            <w:contextualSpacing/>
          </w:pPr>
        </w:pPrChange>
      </w:pPr>
      <w:r>
        <w:rPr>
          <w:sz w:val="24"/>
          <w:szCs w:val="24"/>
          <w:rtl/>
        </w:rPr>
        <w:t xml:space="preserve">חיפוש </w:t>
      </w:r>
      <w:del w:id="3984" w:author="Ron Gal" w:date="2017-03-05T23:44:00Z">
        <w:r w:rsidDel="0063045C">
          <w:rPr>
            <w:sz w:val="24"/>
            <w:szCs w:val="24"/>
            <w:rtl/>
          </w:rPr>
          <w:delText xml:space="preserve">לקוחות </w:delText>
        </w:r>
      </w:del>
      <w:ins w:id="3985" w:author="Ron Gal" w:date="2017-03-05T23:44:00Z">
        <w:r w:rsidR="0063045C">
          <w:rPr>
            <w:rFonts w:hint="cs"/>
            <w:sz w:val="24"/>
            <w:szCs w:val="24"/>
            <w:rtl/>
          </w:rPr>
          <w:t xml:space="preserve">רופאים </w:t>
        </w:r>
      </w:ins>
      <w:r>
        <w:rPr>
          <w:sz w:val="24"/>
          <w:szCs w:val="24"/>
          <w:rtl/>
        </w:rPr>
        <w:t xml:space="preserve">לפי שם פרטי, שם משפחה, </w:t>
      </w:r>
      <w:del w:id="3986" w:author="Ron Gal" w:date="2017-03-05T23:44:00Z">
        <w:r w:rsidDel="0063045C">
          <w:rPr>
            <w:sz w:val="24"/>
            <w:szCs w:val="24"/>
            <w:rtl/>
          </w:rPr>
          <w:delText xml:space="preserve">טווח גילאים, איזור מגורים </w:delText>
        </w:r>
      </w:del>
      <w:ins w:id="3987" w:author="Ron Gal" w:date="2017-03-05T23:44:00Z">
        <w:r w:rsidR="0063045C">
          <w:rPr>
            <w:rFonts w:hint="cs"/>
            <w:sz w:val="24"/>
            <w:szCs w:val="24"/>
            <w:rtl/>
          </w:rPr>
          <w:t xml:space="preserve">כתובת </w:t>
        </w:r>
      </w:ins>
      <w:r>
        <w:rPr>
          <w:sz w:val="24"/>
          <w:szCs w:val="24"/>
          <w:rtl/>
        </w:rPr>
        <w:t xml:space="preserve">ומזהה </w:t>
      </w:r>
      <w:del w:id="3988" w:author="Ron Gal" w:date="2017-03-05T23:45:00Z">
        <w:r w:rsidDel="0063045C">
          <w:rPr>
            <w:sz w:val="24"/>
            <w:szCs w:val="24"/>
            <w:rtl/>
          </w:rPr>
          <w:delText>לקוח</w:delText>
        </w:r>
      </w:del>
      <w:ins w:id="3989" w:author="Ron Gal" w:date="2017-03-05T23:45:00Z">
        <w:r w:rsidR="0063045C">
          <w:rPr>
            <w:rFonts w:hint="cs"/>
            <w:sz w:val="24"/>
            <w:szCs w:val="24"/>
            <w:rtl/>
          </w:rPr>
          <w:t>רופא</w:t>
        </w:r>
      </w:ins>
      <w:r>
        <w:rPr>
          <w:sz w:val="24"/>
          <w:szCs w:val="24"/>
          <w:rtl/>
        </w:rPr>
        <w:t>.</w:t>
      </w:r>
    </w:p>
    <w:p w:rsidR="00481634" w:rsidRDefault="00471D70">
      <w:pPr>
        <w:numPr>
          <w:ilvl w:val="0"/>
          <w:numId w:val="15"/>
        </w:numPr>
        <w:bidi/>
        <w:ind w:hanging="360"/>
        <w:contextualSpacing/>
        <w:rPr>
          <w:sz w:val="24"/>
          <w:szCs w:val="24"/>
        </w:rPr>
        <w:pPrChange w:id="3990" w:author="Ron Gal" w:date="2017-03-05T23:45:00Z">
          <w:pPr>
            <w:numPr>
              <w:numId w:val="15"/>
            </w:numPr>
            <w:bidi/>
            <w:ind w:left="720" w:hanging="360"/>
            <w:contextualSpacing/>
          </w:pPr>
        </w:pPrChange>
      </w:pPr>
      <w:r>
        <w:rPr>
          <w:sz w:val="24"/>
          <w:szCs w:val="24"/>
          <w:rtl/>
        </w:rPr>
        <w:t xml:space="preserve">שליפת </w:t>
      </w:r>
      <w:del w:id="3991" w:author="Ron Gal" w:date="2017-03-05T23:45:00Z">
        <w:r w:rsidDel="0063045C">
          <w:rPr>
            <w:sz w:val="24"/>
            <w:szCs w:val="24"/>
            <w:rtl/>
          </w:rPr>
          <w:delText xml:space="preserve">לקוח </w:delText>
        </w:r>
      </w:del>
      <w:ins w:id="3992" w:author="Ron Gal" w:date="2017-03-05T23:45:00Z">
        <w:r w:rsidR="0063045C">
          <w:rPr>
            <w:rFonts w:hint="cs"/>
            <w:sz w:val="24"/>
            <w:szCs w:val="24"/>
            <w:rtl/>
          </w:rPr>
          <w:t xml:space="preserve">רופא </w:t>
        </w:r>
      </w:ins>
      <w:r>
        <w:rPr>
          <w:sz w:val="24"/>
          <w:szCs w:val="24"/>
          <w:rtl/>
        </w:rPr>
        <w:t xml:space="preserve">לפי מזהה </w:t>
      </w:r>
      <w:del w:id="3993" w:author="Ron Gal" w:date="2017-03-05T23:45:00Z">
        <w:r w:rsidDel="0063045C">
          <w:rPr>
            <w:sz w:val="24"/>
            <w:szCs w:val="24"/>
            <w:rtl/>
          </w:rPr>
          <w:delText>לקוח</w:delText>
        </w:r>
      </w:del>
      <w:ins w:id="3994" w:author="Ron Gal" w:date="2017-03-05T23:45:00Z">
        <w:r w:rsidR="0063045C">
          <w:rPr>
            <w:rFonts w:hint="cs"/>
            <w:sz w:val="24"/>
            <w:szCs w:val="24"/>
            <w:rtl/>
          </w:rPr>
          <w:t>רופא</w:t>
        </w:r>
      </w:ins>
      <w:r>
        <w:rPr>
          <w:sz w:val="24"/>
          <w:szCs w:val="24"/>
          <w:rtl/>
        </w:rPr>
        <w:t>.</w:t>
      </w:r>
    </w:p>
    <w:p w:rsidR="00481634" w:rsidRDefault="00471D70">
      <w:pPr>
        <w:numPr>
          <w:ilvl w:val="0"/>
          <w:numId w:val="15"/>
        </w:numPr>
        <w:bidi/>
        <w:ind w:hanging="360"/>
        <w:contextualSpacing/>
        <w:rPr>
          <w:sz w:val="24"/>
          <w:szCs w:val="24"/>
        </w:rPr>
        <w:pPrChange w:id="3995" w:author="Ron Gal" w:date="2017-03-05T23:45:00Z">
          <w:pPr>
            <w:numPr>
              <w:numId w:val="15"/>
            </w:numPr>
            <w:bidi/>
            <w:ind w:left="720" w:hanging="360"/>
            <w:contextualSpacing/>
          </w:pPr>
        </w:pPrChange>
      </w:pPr>
      <w:del w:id="3996" w:author="Ron Gal" w:date="2017-03-05T23:45:00Z">
        <w:r w:rsidDel="0063045C">
          <w:rPr>
            <w:sz w:val="24"/>
            <w:szCs w:val="24"/>
            <w:rtl/>
          </w:rPr>
          <w:delText>שמירה של לקוח חדש לפי פרטיו המזהים</w:delText>
        </w:r>
      </w:del>
      <w:ins w:id="3997" w:author="Ron Gal" w:date="2017-03-05T23:45:00Z">
        <w:r w:rsidR="0063045C">
          <w:rPr>
            <w:rFonts w:hint="cs"/>
            <w:sz w:val="24"/>
            <w:szCs w:val="24"/>
            <w:rtl/>
          </w:rPr>
          <w:t>עדכון פרטי רופא קיים</w:t>
        </w:r>
      </w:ins>
      <w:r>
        <w:rPr>
          <w:sz w:val="24"/>
          <w:szCs w:val="24"/>
          <w:rtl/>
        </w:rPr>
        <w:t>.</w:t>
      </w:r>
    </w:p>
    <w:p w:rsidR="00481634" w:rsidRDefault="0063045C">
      <w:pPr>
        <w:numPr>
          <w:ilvl w:val="0"/>
          <w:numId w:val="15"/>
        </w:numPr>
        <w:bidi/>
        <w:ind w:hanging="360"/>
        <w:contextualSpacing/>
        <w:rPr>
          <w:sz w:val="24"/>
          <w:szCs w:val="24"/>
        </w:rPr>
      </w:pPr>
      <w:ins w:id="3998" w:author="Ron Gal" w:date="2017-03-05T23:45:00Z">
        <w:r>
          <w:rPr>
            <w:rFonts w:hint="cs"/>
            <w:sz w:val="24"/>
            <w:szCs w:val="24"/>
            <w:rtl/>
          </w:rPr>
          <w:t xml:space="preserve">יצירת </w:t>
        </w:r>
      </w:ins>
      <w:del w:id="3999" w:author="Ron Gal" w:date="2017-03-05T23:45:00Z">
        <w:r w:rsidR="00471D70" w:rsidDel="0063045C">
          <w:rPr>
            <w:sz w:val="24"/>
            <w:szCs w:val="24"/>
            <w:rtl/>
          </w:rPr>
          <w:delText>עדכון פרטי לקוח קיים לפי מזהה לקוח ופרטיו</w:delText>
        </w:r>
      </w:del>
      <w:ins w:id="4000" w:author="Ron Gal" w:date="2017-03-05T23:45:00Z">
        <w:r>
          <w:rPr>
            <w:rFonts w:hint="cs"/>
            <w:sz w:val="24"/>
            <w:szCs w:val="24"/>
            <w:rtl/>
          </w:rPr>
          <w:t>קישור בין בע"ח לרופא</w:t>
        </w:r>
      </w:ins>
      <w:r w:rsidR="00471D70">
        <w:rPr>
          <w:sz w:val="24"/>
          <w:szCs w:val="24"/>
          <w:rtl/>
        </w:rPr>
        <w:t>.</w:t>
      </w:r>
    </w:p>
    <w:p w:rsidR="00481634" w:rsidRDefault="00471D70">
      <w:pPr>
        <w:numPr>
          <w:ilvl w:val="0"/>
          <w:numId w:val="15"/>
        </w:numPr>
        <w:bidi/>
        <w:ind w:hanging="360"/>
        <w:contextualSpacing/>
        <w:rPr>
          <w:sz w:val="24"/>
          <w:szCs w:val="24"/>
        </w:rPr>
      </w:pPr>
      <w:del w:id="4001" w:author="Ron Gal" w:date="2017-03-05T23:46:00Z">
        <w:r w:rsidDel="0063045C">
          <w:rPr>
            <w:sz w:val="24"/>
            <w:szCs w:val="24"/>
            <w:rtl/>
          </w:rPr>
          <w:delText>הוספת תלונה על לקוח לפי פרטי התלונה ומזהי הלקוחות</w:delText>
        </w:r>
      </w:del>
      <w:ins w:id="4002" w:author="Ron Gal" w:date="2017-03-05T23:46:00Z">
        <w:r w:rsidR="0063045C">
          <w:rPr>
            <w:rFonts w:hint="cs"/>
            <w:sz w:val="24"/>
            <w:szCs w:val="24"/>
            <w:rtl/>
          </w:rPr>
          <w:t>הוספת המלצה על רופא</w:t>
        </w:r>
      </w:ins>
      <w:r>
        <w:rPr>
          <w:sz w:val="24"/>
          <w:szCs w:val="24"/>
          <w:rtl/>
        </w:rPr>
        <w:t>.</w:t>
      </w:r>
    </w:p>
    <w:p w:rsidR="00481634" w:rsidDel="0063045C" w:rsidRDefault="00471D70">
      <w:pPr>
        <w:bidi/>
        <w:ind w:left="720"/>
        <w:contextualSpacing/>
        <w:rPr>
          <w:del w:id="4003" w:author="Ron Gal" w:date="2017-03-05T23:47:00Z"/>
          <w:sz w:val="24"/>
          <w:szCs w:val="24"/>
        </w:rPr>
        <w:pPrChange w:id="4004" w:author="Ron Gal" w:date="2017-03-05T23:47:00Z">
          <w:pPr>
            <w:numPr>
              <w:numId w:val="15"/>
            </w:numPr>
            <w:bidi/>
            <w:ind w:left="720" w:hanging="360"/>
            <w:contextualSpacing/>
          </w:pPr>
        </w:pPrChange>
      </w:pPr>
      <w:del w:id="4005" w:author="Ron Gal" w:date="2017-03-05T23:46:00Z">
        <w:r w:rsidRPr="0063045C" w:rsidDel="0063045C">
          <w:rPr>
            <w:sz w:val="24"/>
            <w:szCs w:val="24"/>
            <w:rtl/>
          </w:rPr>
          <w:delText>הקפאת חשבון לקוח לפי מזהה</w:delText>
        </w:r>
      </w:del>
      <w:del w:id="4006" w:author="Ron Gal" w:date="2017-03-05T23:47:00Z">
        <w:r w:rsidRPr="0063045C" w:rsidDel="0063045C">
          <w:rPr>
            <w:sz w:val="24"/>
            <w:szCs w:val="24"/>
            <w:rtl/>
          </w:rPr>
          <w:delText>.</w:delText>
        </w:r>
      </w:del>
    </w:p>
    <w:p w:rsidR="0063045C" w:rsidRPr="0063045C" w:rsidRDefault="0063045C">
      <w:pPr>
        <w:bidi/>
        <w:ind w:left="720"/>
        <w:contextualSpacing/>
        <w:rPr>
          <w:ins w:id="4007" w:author="Ron Gal" w:date="2017-03-05T23:47:00Z"/>
          <w:rPrChange w:id="4008" w:author="Ron Gal" w:date="2017-03-05T23:47:00Z">
            <w:rPr>
              <w:ins w:id="4009" w:author="Ron Gal" w:date="2017-03-05T23:47:00Z"/>
              <w:sz w:val="24"/>
              <w:szCs w:val="24"/>
            </w:rPr>
          </w:rPrChange>
        </w:rPr>
        <w:pPrChange w:id="4010" w:author="Ron Gal" w:date="2017-03-05T23:47:00Z">
          <w:pPr>
            <w:bidi/>
          </w:pPr>
        </w:pPrChange>
      </w:pPr>
    </w:p>
    <w:p w:rsidR="00481634" w:rsidRDefault="00471D70">
      <w:pPr>
        <w:bidi/>
        <w:ind w:left="720"/>
        <w:contextualSpacing/>
        <w:pPrChange w:id="4011" w:author="Ron Gal" w:date="2017-03-05T23:47:00Z">
          <w:pPr>
            <w:bidi/>
          </w:pPr>
        </w:pPrChange>
      </w:pPr>
      <w:r w:rsidRPr="0063045C">
        <w:rPr>
          <w:sz w:val="24"/>
          <w:szCs w:val="24"/>
          <w:rtl/>
        </w:rPr>
        <w:t xml:space="preserve">לשירות זה יוזרק ע"י </w:t>
      </w:r>
      <w:r w:rsidRPr="0063045C">
        <w:rPr>
          <w:sz w:val="24"/>
          <w:szCs w:val="24"/>
        </w:rPr>
        <w:t>Angular</w:t>
      </w:r>
      <w:r w:rsidRPr="0063045C">
        <w:rPr>
          <w:sz w:val="24"/>
          <w:szCs w:val="24"/>
          <w:rtl/>
        </w:rPr>
        <w:t xml:space="preserve"> שירות בקשות ה-</w:t>
      </w:r>
      <w:r w:rsidRPr="0063045C">
        <w:rPr>
          <w:sz w:val="24"/>
          <w:szCs w:val="24"/>
        </w:rPr>
        <w:t>http</w:t>
      </w:r>
      <w:r w:rsidRPr="0063045C">
        <w:rPr>
          <w:sz w:val="24"/>
          <w:szCs w:val="24"/>
          <w:rtl/>
        </w:rPr>
        <w:t>.</w:t>
      </w:r>
    </w:p>
    <w:p w:rsidR="00481634" w:rsidRDefault="00481634">
      <w:pPr>
        <w:bidi/>
      </w:pPr>
    </w:p>
    <w:p w:rsidR="00481634" w:rsidRDefault="00471D70">
      <w:r>
        <w:br w:type="page"/>
      </w:r>
    </w:p>
    <w:p w:rsidR="00481634" w:rsidRDefault="00481634">
      <w:pPr>
        <w:bidi/>
      </w:pPr>
    </w:p>
    <w:p w:rsidR="00481634" w:rsidRDefault="00471D70">
      <w:pPr>
        <w:pStyle w:val="Heading1"/>
        <w:bidi/>
        <w:pPrChange w:id="4012" w:author="Ron Gal" w:date="2017-03-05T23:25:00Z">
          <w:pPr>
            <w:bidi/>
          </w:pPr>
        </w:pPrChange>
      </w:pPr>
      <w:bookmarkStart w:id="4013" w:name="_Toc476522477"/>
      <w:r>
        <w:rPr>
          <w:rtl/>
        </w:rPr>
        <w:t>דפוסי עיצוב</w:t>
      </w:r>
      <w:bookmarkEnd w:id="4013"/>
    </w:p>
    <w:p w:rsidR="00481634" w:rsidRDefault="00481634">
      <w:pPr>
        <w:bidi/>
      </w:pPr>
    </w:p>
    <w:p w:rsidR="00481634" w:rsidRDefault="00471D70">
      <w:pPr>
        <w:bidi/>
      </w:pPr>
      <w:r>
        <w:rPr>
          <w:sz w:val="24"/>
          <w:szCs w:val="24"/>
          <w:rtl/>
        </w:rPr>
        <w:t>אלו הם דפוסי העיצוב בהם ייעשה שימוש בפרויקט:</w:t>
      </w:r>
    </w:p>
    <w:p w:rsidR="00481634" w:rsidRDefault="00481634">
      <w:pPr>
        <w:bidi/>
      </w:pPr>
    </w:p>
    <w:p w:rsidR="00481634" w:rsidRDefault="00471D70">
      <w:pPr>
        <w:bidi/>
      </w:pPr>
      <w:r>
        <w:rPr>
          <w:sz w:val="28"/>
          <w:szCs w:val="28"/>
        </w:rPr>
        <w:t>Singleton</w:t>
      </w:r>
    </w:p>
    <w:p w:rsidR="00481634" w:rsidRDefault="00471D70">
      <w:pPr>
        <w:bidi/>
      </w:pPr>
      <w:r>
        <w:rPr>
          <w:sz w:val="24"/>
          <w:szCs w:val="24"/>
          <w:rtl/>
        </w:rPr>
        <w:t xml:space="preserve">דפוס עיצוב זה מגדיר שעבור מחלקה מסויימת יווצר לכל היותר מופע אחד. דפוס עיצוב זה שכיח מאוד ותפקידו למנוע יצירה של מספר אובייקטים עבור ממחלקה שעבורה נדרש מופע אחד לכל היותר. </w:t>
      </w:r>
    </w:p>
    <w:p w:rsidR="00481634" w:rsidRDefault="00471D70">
      <w:pPr>
        <w:bidi/>
      </w:pPr>
      <w:r>
        <w:rPr>
          <w:sz w:val="24"/>
          <w:szCs w:val="24"/>
          <w:rtl/>
        </w:rPr>
        <w:t xml:space="preserve">בפרויקט יצירה של </w:t>
      </w:r>
      <w:r>
        <w:rPr>
          <w:sz w:val="24"/>
          <w:szCs w:val="24"/>
        </w:rPr>
        <w:t>SessionFactory</w:t>
      </w:r>
      <w:r>
        <w:rPr>
          <w:sz w:val="24"/>
          <w:szCs w:val="24"/>
          <w:rtl/>
        </w:rPr>
        <w:t xml:space="preserve"> של </w:t>
      </w:r>
      <w:r>
        <w:rPr>
          <w:sz w:val="24"/>
          <w:szCs w:val="24"/>
        </w:rPr>
        <w:t>Nhibernate</w:t>
      </w:r>
      <w:r>
        <w:rPr>
          <w:sz w:val="24"/>
          <w:szCs w:val="24"/>
          <w:rtl/>
        </w:rPr>
        <w:t xml:space="preserve"> היא פעולה יחסית יקרה. לכן, יש ליצור אובייקט זה פעם אחת בלבד עם עליית המערכת ולשמור הפנייה אליו לאורך כל חיי המערכת. אובייקט זה נשמר ב-</w:t>
      </w:r>
      <w:r>
        <w:rPr>
          <w:sz w:val="24"/>
          <w:szCs w:val="24"/>
        </w:rPr>
        <w:t>IoC</w:t>
      </w:r>
      <w:r>
        <w:rPr>
          <w:sz w:val="24"/>
          <w:szCs w:val="24"/>
          <w:rtl/>
        </w:rPr>
        <w:t xml:space="preserve"> עם אורך חיים מסוג </w:t>
      </w:r>
      <w:r>
        <w:rPr>
          <w:sz w:val="24"/>
          <w:szCs w:val="24"/>
        </w:rPr>
        <w:t>Constant</w:t>
      </w:r>
      <w:r>
        <w:rPr>
          <w:sz w:val="24"/>
          <w:szCs w:val="24"/>
          <w:rtl/>
        </w:rPr>
        <w:t>, כלומר בכל פעם שיבקשו אובייקט מסוג זה מה-</w:t>
      </w:r>
      <w:r>
        <w:rPr>
          <w:sz w:val="24"/>
          <w:szCs w:val="24"/>
        </w:rPr>
        <w:t>IoC</w:t>
      </w:r>
      <w:r>
        <w:rPr>
          <w:sz w:val="24"/>
          <w:szCs w:val="24"/>
          <w:rtl/>
        </w:rPr>
        <w:t xml:space="preserve"> יוחזר אותו מופע ובכך ימומש באופן עקיף דפוס העיצוב </w:t>
      </w:r>
      <w:r>
        <w:rPr>
          <w:sz w:val="24"/>
          <w:szCs w:val="24"/>
        </w:rPr>
        <w:t>Singleton</w:t>
      </w:r>
      <w:r>
        <w:rPr>
          <w:sz w:val="24"/>
          <w:szCs w:val="24"/>
          <w:rtl/>
        </w:rPr>
        <w:t>.</w:t>
      </w:r>
    </w:p>
    <w:p w:rsidR="00481634" w:rsidRDefault="00481634">
      <w:pPr>
        <w:bidi/>
      </w:pPr>
    </w:p>
    <w:p w:rsidR="00481634" w:rsidRDefault="00471D70">
      <w:pPr>
        <w:bidi/>
      </w:pPr>
      <w:r>
        <w:rPr>
          <w:sz w:val="28"/>
          <w:szCs w:val="28"/>
        </w:rPr>
        <w:t>Factory Method</w:t>
      </w:r>
    </w:p>
    <w:p w:rsidR="00481634" w:rsidRDefault="00471D70">
      <w:pPr>
        <w:bidi/>
      </w:pPr>
      <w:r>
        <w:rPr>
          <w:sz w:val="24"/>
          <w:szCs w:val="24"/>
          <w:rtl/>
        </w:rPr>
        <w:t>דפוס עיצוב זה מגדיר דרך אחידה ליצירת מופעים של מחלקה מסויימת ונותן למחלקות היורשות להחליט איזה סוג של עצם ליצור. דפוס עיצוב זה שכיח מאוד ותפקידו לייצר אובייקטים בצורה עקיפה ללא תלות במימוש ספציפי.</w:t>
      </w:r>
    </w:p>
    <w:p w:rsidR="00481634" w:rsidRDefault="00471D70">
      <w:pPr>
        <w:bidi/>
      </w:pPr>
      <w:r>
        <w:rPr>
          <w:sz w:val="24"/>
          <w:szCs w:val="24"/>
          <w:rtl/>
        </w:rPr>
        <w:t xml:space="preserve">בפרויקט לחלק ניכר של המחלקות קיימת מחלקה מקבילה מסוג </w:t>
      </w:r>
      <w:r>
        <w:rPr>
          <w:sz w:val="24"/>
          <w:szCs w:val="24"/>
        </w:rPr>
        <w:t>Dto</w:t>
      </w:r>
      <w:r>
        <w:rPr>
          <w:sz w:val="24"/>
          <w:szCs w:val="24"/>
          <w:rtl/>
        </w:rPr>
        <w:t xml:space="preserve"> המייצגת את אותו אובייקט, אך עם שדות מעט שונים המתאימים לתצוגה בלקוח. במחלקת הבסיס של כל מחלקות ה-</w:t>
      </w:r>
      <w:r>
        <w:rPr>
          <w:sz w:val="24"/>
          <w:szCs w:val="24"/>
        </w:rPr>
        <w:t>Dto</w:t>
      </w:r>
      <w:r>
        <w:rPr>
          <w:sz w:val="24"/>
          <w:szCs w:val="24"/>
          <w:rtl/>
        </w:rPr>
        <w:t xml:space="preserve"> קיימת מתודה מופשטת בשם </w:t>
      </w:r>
      <w:r>
        <w:rPr>
          <w:sz w:val="24"/>
          <w:szCs w:val="24"/>
        </w:rPr>
        <w:t>Initialize</w:t>
      </w:r>
      <w:r>
        <w:rPr>
          <w:sz w:val="24"/>
          <w:szCs w:val="24"/>
          <w:rtl/>
        </w:rPr>
        <w:t xml:space="preserve"> המקבלת אובייקט </w:t>
      </w:r>
      <w:r>
        <w:rPr>
          <w:sz w:val="24"/>
          <w:szCs w:val="24"/>
        </w:rPr>
        <w:t>Domain</w:t>
      </w:r>
      <w:r>
        <w:rPr>
          <w:sz w:val="24"/>
          <w:szCs w:val="24"/>
          <w:rtl/>
        </w:rPr>
        <w:t>. בכל המחלקות היורשות מתודה זו מאתחלת את כל השדות של ה-</w:t>
      </w:r>
      <w:r>
        <w:rPr>
          <w:sz w:val="24"/>
          <w:szCs w:val="24"/>
        </w:rPr>
        <w:t>Dto</w:t>
      </w:r>
      <w:r>
        <w:rPr>
          <w:sz w:val="24"/>
          <w:szCs w:val="24"/>
          <w:rtl/>
        </w:rPr>
        <w:t xml:space="preserve"> בהתאם לאובייקט ה-</w:t>
      </w:r>
      <w:r>
        <w:rPr>
          <w:sz w:val="24"/>
          <w:szCs w:val="24"/>
        </w:rPr>
        <w:t>Domain</w:t>
      </w:r>
      <w:r>
        <w:rPr>
          <w:sz w:val="24"/>
          <w:szCs w:val="24"/>
          <w:rtl/>
        </w:rPr>
        <w:t xml:space="preserve"> שנשלח אליה. לפרטים נוספים ניתן לעיין בדיאגרמת המחלקות של מחלקות ה-</w:t>
      </w:r>
      <w:r>
        <w:rPr>
          <w:sz w:val="24"/>
          <w:szCs w:val="24"/>
        </w:rPr>
        <w:t>Dto</w:t>
      </w:r>
      <w:r>
        <w:rPr>
          <w:sz w:val="24"/>
          <w:szCs w:val="24"/>
          <w:rtl/>
        </w:rPr>
        <w:t>.</w:t>
      </w:r>
    </w:p>
    <w:p w:rsidR="00481634" w:rsidRDefault="00481634">
      <w:pPr>
        <w:bidi/>
      </w:pPr>
    </w:p>
    <w:p w:rsidR="00481634" w:rsidRDefault="00471D70">
      <w:pPr>
        <w:bidi/>
      </w:pPr>
      <w:r>
        <w:rPr>
          <w:sz w:val="28"/>
          <w:szCs w:val="28"/>
        </w:rPr>
        <w:t>Decorator</w:t>
      </w:r>
    </w:p>
    <w:p w:rsidR="00481634" w:rsidRDefault="00471D70">
      <w:pPr>
        <w:bidi/>
      </w:pPr>
      <w:r>
        <w:rPr>
          <w:sz w:val="24"/>
          <w:szCs w:val="24"/>
          <w:rtl/>
        </w:rPr>
        <w:t>מימוש דפוס עיצוב זה מגדיר דרך להוספת פונקציונאליות לעצמים ללא צורך ביצירת מחלקות ייעודיות. דפוס עיצוב זה מעלה את המודולאריות של המערכת בכך שהוא מחלק אחראיות בין מספר אובייקטים.</w:t>
      </w:r>
    </w:p>
    <w:p w:rsidR="00481634" w:rsidRDefault="00471D70">
      <w:pPr>
        <w:bidi/>
      </w:pPr>
      <w:r>
        <w:rPr>
          <w:sz w:val="24"/>
          <w:szCs w:val="24"/>
          <w:rtl/>
        </w:rPr>
        <w:t xml:space="preserve">בפרויקט הוגדרו מספר ולידטורים אשר מוודאים תקינות של שדות </w:t>
      </w:r>
      <w:r>
        <w:rPr>
          <w:sz w:val="24"/>
          <w:szCs w:val="24"/>
        </w:rPr>
        <w:t>Dto</w:t>
      </w:r>
      <w:r>
        <w:rPr>
          <w:sz w:val="24"/>
          <w:szCs w:val="24"/>
          <w:rtl/>
        </w:rPr>
        <w:t xml:space="preserve"> שנשלח לשרת. לכל שדה ניתן להוסיף כל מספר של ולידטורים והתשתית של </w:t>
      </w:r>
      <w:r>
        <w:rPr>
          <w:sz w:val="24"/>
          <w:szCs w:val="24"/>
        </w:rPr>
        <w:t>Web API</w:t>
      </w:r>
      <w:r>
        <w:rPr>
          <w:sz w:val="24"/>
          <w:szCs w:val="24"/>
          <w:rtl/>
        </w:rPr>
        <w:t xml:space="preserve"> תדע להפעיל את כולם אחד אחר השני. כך למשל מחרוזת המייצגת סיסמה יכולה להיות בעלת שני ולידטורים, אחד המוודא שהמחרוזת בעלת 8 תווים לפחות וולידטור המוודא שהסיסמה מכילה רק אותיות לועזיות ומספרים. נעיר כי באופן דומה גם הפילטרים שמומשו במערכת ומופעלים ע"י התשתית של </w:t>
      </w:r>
      <w:r>
        <w:rPr>
          <w:sz w:val="24"/>
          <w:szCs w:val="24"/>
        </w:rPr>
        <w:t>Web API</w:t>
      </w:r>
      <w:r>
        <w:rPr>
          <w:sz w:val="24"/>
          <w:szCs w:val="24"/>
          <w:rtl/>
        </w:rPr>
        <w:t xml:space="preserve"> מהווים סוג של </w:t>
      </w:r>
      <w:r>
        <w:rPr>
          <w:sz w:val="24"/>
          <w:szCs w:val="24"/>
        </w:rPr>
        <w:t>Decorator</w:t>
      </w:r>
      <w:r>
        <w:rPr>
          <w:sz w:val="24"/>
          <w:szCs w:val="24"/>
          <w:rtl/>
        </w:rPr>
        <w:t>.</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pStyle w:val="Heading1"/>
        <w:bidi/>
        <w:pPrChange w:id="4014" w:author="Ron Gal" w:date="2017-03-05T23:25:00Z">
          <w:pPr>
            <w:bidi/>
          </w:pPr>
        </w:pPrChange>
      </w:pPr>
      <w:bookmarkStart w:id="4015" w:name="_Toc476522478"/>
      <w:r>
        <w:rPr>
          <w:rtl/>
        </w:rPr>
        <w:t>שינויים עתידיים</w:t>
      </w:r>
      <w:bookmarkEnd w:id="4015"/>
    </w:p>
    <w:p w:rsidR="00481634" w:rsidRDefault="00481634">
      <w:pPr>
        <w:bidi/>
      </w:pPr>
    </w:p>
    <w:p w:rsidR="00481634" w:rsidDel="001C7B21" w:rsidRDefault="00471D70">
      <w:pPr>
        <w:numPr>
          <w:ilvl w:val="0"/>
          <w:numId w:val="10"/>
        </w:numPr>
        <w:bidi/>
        <w:ind w:hanging="360"/>
        <w:contextualSpacing/>
        <w:rPr>
          <w:del w:id="4016" w:author="Ron Gal" w:date="2017-03-05T23:28:00Z"/>
          <w:sz w:val="24"/>
          <w:szCs w:val="24"/>
        </w:rPr>
      </w:pPr>
      <w:del w:id="4017" w:author="Ron Gal" w:date="2017-03-05T23:28:00Z">
        <w:r w:rsidDel="001C7B21">
          <w:rPr>
            <w:sz w:val="24"/>
            <w:szCs w:val="24"/>
            <w:rtl/>
          </w:rPr>
          <w:delText>שיפור אבטחת המידע באתר. במימוש הנוכחי זהות המשתמש נשמרת ב-</w:delText>
        </w:r>
        <w:r w:rsidDel="001C7B21">
          <w:rPr>
            <w:sz w:val="24"/>
            <w:szCs w:val="24"/>
          </w:rPr>
          <w:delText>Cookie</w:delText>
        </w:r>
        <w:r w:rsidDel="001C7B21">
          <w:rPr>
            <w:sz w:val="24"/>
            <w:szCs w:val="24"/>
            <w:rtl/>
          </w:rPr>
          <w:delText xml:space="preserve"> שאינו מוצפן. בצורה זו ניתן בקלות יחסית להתחזות למשתמשים אחרים. בעתיד יש לייצר פרוטוקל אבטחה בטוח יותר, למשל בעזרת שימוש ב-</w:delText>
        </w:r>
        <w:r w:rsidDel="001C7B21">
          <w:rPr>
            <w:sz w:val="24"/>
            <w:szCs w:val="24"/>
          </w:rPr>
          <w:delText>Cookies</w:delText>
        </w:r>
        <w:r w:rsidDel="001C7B21">
          <w:rPr>
            <w:sz w:val="24"/>
            <w:szCs w:val="24"/>
            <w:rtl/>
          </w:rPr>
          <w:delText xml:space="preserve"> המוצפנים של </w:delText>
        </w:r>
        <w:r w:rsidDel="001C7B21">
          <w:rPr>
            <w:sz w:val="24"/>
            <w:szCs w:val="24"/>
          </w:rPr>
          <w:delText>Net</w:delText>
        </w:r>
        <w:r w:rsidDel="001C7B21">
          <w:rPr>
            <w:sz w:val="24"/>
            <w:szCs w:val="24"/>
            <w:rtl/>
          </w:rPr>
          <w:delText>.</w:delText>
        </w:r>
      </w:del>
    </w:p>
    <w:p w:rsidR="00481634" w:rsidDel="001C7B21" w:rsidRDefault="00471D70">
      <w:pPr>
        <w:numPr>
          <w:ilvl w:val="0"/>
          <w:numId w:val="10"/>
        </w:numPr>
        <w:bidi/>
        <w:ind w:hanging="360"/>
        <w:contextualSpacing/>
        <w:rPr>
          <w:del w:id="4018" w:author="Ron Gal" w:date="2017-03-05T23:28:00Z"/>
          <w:sz w:val="24"/>
          <w:szCs w:val="24"/>
        </w:rPr>
      </w:pPr>
      <w:del w:id="4019" w:author="Ron Gal" w:date="2017-03-05T23:28:00Z">
        <w:r w:rsidDel="001C7B21">
          <w:rPr>
            <w:sz w:val="24"/>
            <w:szCs w:val="24"/>
            <w:rtl/>
          </w:rPr>
          <w:delText>אפשרות לבטל הצטרפות של לקוח להזמנה של לקוח אחר, בתלות בפרק זמן מסויים לפני תחילת המשחק או בכלל. המצב כיום הוא כאשר לקוח מאשר הצטרפות של לקוח אחר להזמנה שלו אין לשני הצדדים אפשרות לבטל את ההצטרפות.</w:delText>
        </w:r>
      </w:del>
    </w:p>
    <w:p w:rsidR="00481634" w:rsidDel="001C7B21" w:rsidRDefault="00471D70">
      <w:pPr>
        <w:numPr>
          <w:ilvl w:val="0"/>
          <w:numId w:val="10"/>
        </w:numPr>
        <w:bidi/>
        <w:ind w:hanging="360"/>
        <w:contextualSpacing/>
        <w:rPr>
          <w:del w:id="4020" w:author="Ron Gal" w:date="2017-03-05T23:28:00Z"/>
          <w:sz w:val="24"/>
          <w:szCs w:val="24"/>
        </w:rPr>
      </w:pPr>
      <w:del w:id="4021" w:author="Ron Gal" w:date="2017-03-05T23:28:00Z">
        <w:r w:rsidDel="001C7B21">
          <w:rPr>
            <w:sz w:val="24"/>
            <w:szCs w:val="24"/>
            <w:rtl/>
          </w:rPr>
          <w:delText>אפשרות לתשלום באמצעות כרטיסי אשראי, המצב כיום הוא שלמערכת אין תמיכה בביצוע תשלום מכוון. במצב הנוכחי,  התשלום צריך להתבצע טלפונית או במעמד ההזמנה עצמה. השאיפה היא לאפשר תשלום באמצעות סליקה דרך האתר.</w:delText>
        </w:r>
      </w:del>
    </w:p>
    <w:p w:rsidR="00481634" w:rsidDel="001C7B21" w:rsidRDefault="00471D70">
      <w:pPr>
        <w:numPr>
          <w:ilvl w:val="0"/>
          <w:numId w:val="10"/>
        </w:numPr>
        <w:bidi/>
        <w:ind w:hanging="360"/>
        <w:contextualSpacing/>
        <w:rPr>
          <w:del w:id="4022" w:author="Ron Gal" w:date="2017-03-05T23:28:00Z"/>
          <w:sz w:val="24"/>
          <w:szCs w:val="24"/>
        </w:rPr>
      </w:pPr>
      <w:del w:id="4023" w:author="Ron Gal" w:date="2017-03-05T23:28:00Z">
        <w:r w:rsidDel="001C7B21">
          <w:rPr>
            <w:sz w:val="24"/>
            <w:szCs w:val="24"/>
            <w:rtl/>
          </w:rPr>
          <w:delText>הצעת מיזוג קבוצות משחק כאשר אין מספיק משתתפים. המערכת תזהה הזמנות חופפות או קרובות אחת לשניה אשר מספר המשתתפים הנוכחי בה קטן ממספר השחקנים המבוקש, ותציע למזמינים אפשרות לאחד את ההזמנות.</w:delText>
        </w:r>
      </w:del>
    </w:p>
    <w:p w:rsidR="00481634" w:rsidRDefault="00471D70">
      <w:pPr>
        <w:numPr>
          <w:ilvl w:val="0"/>
          <w:numId w:val="10"/>
        </w:numPr>
        <w:bidi/>
        <w:ind w:hanging="360"/>
        <w:contextualSpacing/>
        <w:rPr>
          <w:ins w:id="4024" w:author="Ron Gal" w:date="2017-03-05T23:28:00Z"/>
          <w:sz w:val="24"/>
          <w:szCs w:val="24"/>
        </w:rPr>
      </w:pPr>
      <w:del w:id="4025" w:author="Ron Gal" w:date="2017-03-05T23:28:00Z">
        <w:r w:rsidDel="001C7B21">
          <w:rPr>
            <w:sz w:val="24"/>
            <w:szCs w:val="24"/>
            <w:rtl/>
          </w:rPr>
          <w:delText>יכולת ביטול ההזמנה ע"י העובד לאחר אישורה, המצב כיום הוא שלאחר שהזמנת מגרש אושרה, לעובד אין אפשרות לבטל אותה אלא רק ללקוח עצמו מסוגל לעשות זאת.</w:delText>
        </w:r>
      </w:del>
      <w:ins w:id="4026" w:author="Ron Gal" w:date="2017-03-05T23:28:00Z">
        <w:r w:rsidR="001C7B21">
          <w:rPr>
            <w:rFonts w:hint="cs"/>
            <w:sz w:val="24"/>
            <w:szCs w:val="24"/>
            <w:rtl/>
          </w:rPr>
          <w:t>הוספת יכולת העלאת תמונות של לקוח\רופא\תמונות בעלות ערך קליני כמו צילומי רנטגן.</w:t>
        </w:r>
      </w:ins>
    </w:p>
    <w:p w:rsidR="001C7B21" w:rsidRDefault="001C7B21">
      <w:pPr>
        <w:numPr>
          <w:ilvl w:val="0"/>
          <w:numId w:val="10"/>
        </w:numPr>
        <w:bidi/>
        <w:ind w:hanging="360"/>
        <w:contextualSpacing/>
        <w:rPr>
          <w:ins w:id="4027" w:author="Ron Gal" w:date="2017-03-05T23:30:00Z"/>
          <w:sz w:val="24"/>
          <w:szCs w:val="24"/>
        </w:rPr>
        <w:pPrChange w:id="4028" w:author="Ron Gal" w:date="2017-03-05T23:29:00Z">
          <w:pPr>
            <w:numPr>
              <w:numId w:val="10"/>
            </w:numPr>
            <w:bidi/>
            <w:ind w:left="720" w:hanging="360"/>
            <w:contextualSpacing/>
          </w:pPr>
        </w:pPrChange>
      </w:pPr>
      <w:ins w:id="4029" w:author="Ron Gal" w:date="2017-03-05T23:29:00Z">
        <w:r>
          <w:rPr>
            <w:rFonts w:hint="cs"/>
            <w:sz w:val="24"/>
            <w:szCs w:val="24"/>
            <w:rtl/>
          </w:rPr>
          <w:t xml:space="preserve">הוספת יוזר חדש למערכת </w:t>
        </w:r>
        <w:r>
          <w:rPr>
            <w:sz w:val="24"/>
            <w:szCs w:val="24"/>
            <w:rtl/>
          </w:rPr>
          <w:t>–</w:t>
        </w:r>
        <w:r>
          <w:rPr>
            <w:rFonts w:hint="cs"/>
            <w:sz w:val="24"/>
            <w:szCs w:val="24"/>
            <w:rtl/>
          </w:rPr>
          <w:t xml:space="preserve"> ספק. ספק יוכל להכניס למערכת מוצרים שלאחר מכן הרופא יוכל לרכוש ממנו ובכך לעדכן את המלאי שלו. מהמלאי יוכל לאחר מכן לעדכן בפרטי הטיפול באיזה מוצרים השתמש במקום להכניס טקסט חופשי של סוג טיפול</w:t>
        </w:r>
      </w:ins>
      <w:ins w:id="4030" w:author="Ron Gal" w:date="2017-03-05T23:30:00Z">
        <w:r w:rsidR="002766ED">
          <w:rPr>
            <w:rFonts w:hint="cs"/>
            <w:sz w:val="24"/>
            <w:szCs w:val="24"/>
            <w:rtl/>
          </w:rPr>
          <w:t>.</w:t>
        </w:r>
      </w:ins>
    </w:p>
    <w:p w:rsidR="002766ED" w:rsidRDefault="002766ED">
      <w:pPr>
        <w:numPr>
          <w:ilvl w:val="0"/>
          <w:numId w:val="10"/>
        </w:numPr>
        <w:bidi/>
        <w:ind w:hanging="360"/>
        <w:contextualSpacing/>
        <w:rPr>
          <w:ins w:id="4031" w:author="Ron Gal" w:date="2017-03-05T23:30:00Z"/>
          <w:sz w:val="24"/>
          <w:szCs w:val="24"/>
        </w:rPr>
        <w:pPrChange w:id="4032" w:author="Ron Gal" w:date="2017-03-05T23:30:00Z">
          <w:pPr>
            <w:numPr>
              <w:numId w:val="10"/>
            </w:numPr>
            <w:bidi/>
            <w:ind w:left="720" w:hanging="360"/>
            <w:contextualSpacing/>
          </w:pPr>
        </w:pPrChange>
      </w:pPr>
      <w:ins w:id="4033" w:author="Ron Gal" w:date="2017-03-05T23:30:00Z">
        <w:r>
          <w:rPr>
            <w:rFonts w:hint="cs"/>
            <w:sz w:val="24"/>
            <w:szCs w:val="24"/>
            <w:rtl/>
          </w:rPr>
          <w:t>לאחר הוספת הספק תהיה אפשרות להגדיר מחירון לכל רופא שהוא ישלוט בו בעצמו, ובכך יאפשר מדד נוסף שבעלים יוכלו להתחשב בו כשהם בוחרים רופא.</w:t>
        </w:r>
      </w:ins>
    </w:p>
    <w:p w:rsidR="002766ED" w:rsidRDefault="002766ED">
      <w:pPr>
        <w:numPr>
          <w:ilvl w:val="0"/>
          <w:numId w:val="10"/>
        </w:numPr>
        <w:bidi/>
        <w:ind w:hanging="360"/>
        <w:contextualSpacing/>
        <w:rPr>
          <w:ins w:id="4034" w:author="Ron Gal" w:date="2017-03-05T23:31:00Z"/>
          <w:sz w:val="24"/>
          <w:szCs w:val="24"/>
        </w:rPr>
        <w:pPrChange w:id="4035" w:author="Ron Gal" w:date="2017-03-05T23:30:00Z">
          <w:pPr>
            <w:numPr>
              <w:numId w:val="10"/>
            </w:numPr>
            <w:bidi/>
            <w:ind w:left="720" w:hanging="360"/>
            <w:contextualSpacing/>
          </w:pPr>
        </w:pPrChange>
      </w:pPr>
      <w:ins w:id="4036" w:author="Ron Gal" w:date="2017-03-05T23:31:00Z">
        <w:r>
          <w:rPr>
            <w:rFonts w:hint="cs"/>
            <w:sz w:val="24"/>
            <w:szCs w:val="24"/>
            <w:rtl/>
          </w:rPr>
          <w:t>הוספת אנציקלופדיה בה יוכלו רופאים לשתף ידע לגבי מחלות שונות ובסופו של דבר לאבחן באמצעות חיפוש מבוסס תסמינים.</w:t>
        </w:r>
      </w:ins>
    </w:p>
    <w:p w:rsidR="002766ED" w:rsidRDefault="002766ED">
      <w:pPr>
        <w:numPr>
          <w:ilvl w:val="0"/>
          <w:numId w:val="10"/>
        </w:numPr>
        <w:bidi/>
        <w:ind w:hanging="360"/>
        <w:contextualSpacing/>
        <w:rPr>
          <w:ins w:id="4037" w:author="Ron Gal" w:date="2017-03-05T23:32:00Z"/>
          <w:sz w:val="24"/>
          <w:szCs w:val="24"/>
        </w:rPr>
        <w:pPrChange w:id="4038" w:author="Ron Gal" w:date="2017-03-05T23:31:00Z">
          <w:pPr>
            <w:numPr>
              <w:numId w:val="10"/>
            </w:numPr>
            <w:bidi/>
            <w:ind w:left="720" w:hanging="360"/>
            <w:contextualSpacing/>
          </w:pPr>
        </w:pPrChange>
      </w:pPr>
      <w:ins w:id="4039" w:author="Ron Gal" w:date="2017-03-05T23:31:00Z">
        <w:r>
          <w:rPr>
            <w:rFonts w:hint="cs"/>
            <w:sz w:val="24"/>
            <w:szCs w:val="24"/>
            <w:rtl/>
          </w:rPr>
          <w:t xml:space="preserve">הוספת יוזר חדש </w:t>
        </w:r>
      </w:ins>
      <w:ins w:id="4040" w:author="Ron Gal" w:date="2017-03-05T23:32:00Z">
        <w:r>
          <w:rPr>
            <w:sz w:val="24"/>
            <w:szCs w:val="24"/>
            <w:rtl/>
          </w:rPr>
          <w:t>–</w:t>
        </w:r>
      </w:ins>
      <w:ins w:id="4041" w:author="Ron Gal" w:date="2017-03-05T23:31:00Z">
        <w:r>
          <w:rPr>
            <w:rFonts w:hint="cs"/>
            <w:sz w:val="24"/>
            <w:szCs w:val="24"/>
            <w:rtl/>
          </w:rPr>
          <w:t xml:space="preserve"> פרמקולוג</w:t>
        </w:r>
      </w:ins>
      <w:ins w:id="4042" w:author="Ron Gal" w:date="2017-03-05T23:32:00Z">
        <w:r>
          <w:rPr>
            <w:rFonts w:hint="cs"/>
            <w:sz w:val="24"/>
            <w:szCs w:val="24"/>
            <w:rtl/>
          </w:rPr>
          <w:t>. פרמקולוג יוכל לעבוד ביחד עם רופא ולאשר מרשמים שהוא נותן לבע"ח.</w:t>
        </w:r>
      </w:ins>
    </w:p>
    <w:p w:rsidR="002766ED" w:rsidRDefault="002766ED">
      <w:pPr>
        <w:numPr>
          <w:ilvl w:val="0"/>
          <w:numId w:val="10"/>
        </w:numPr>
        <w:bidi/>
        <w:ind w:hanging="360"/>
        <w:contextualSpacing/>
        <w:rPr>
          <w:sz w:val="24"/>
          <w:szCs w:val="24"/>
        </w:rPr>
        <w:pPrChange w:id="4043" w:author="Ron Gal" w:date="2017-03-05T23:32:00Z">
          <w:pPr>
            <w:numPr>
              <w:numId w:val="10"/>
            </w:numPr>
            <w:bidi/>
            <w:ind w:left="720" w:hanging="360"/>
            <w:contextualSpacing/>
          </w:pPr>
        </w:pPrChange>
      </w:pPr>
      <w:ins w:id="4044" w:author="Ron Gal" w:date="2017-03-05T23:32:00Z">
        <w:r>
          <w:rPr>
            <w:rFonts w:hint="cs"/>
            <w:sz w:val="24"/>
            <w:szCs w:val="24"/>
            <w:rtl/>
          </w:rPr>
          <w:t>מערכת שליחת הודעות בין רופאים לבעלים (תזכורת על טיפול מתקרב, שאלה לגבי אופן הטיפול בבע</w:t>
        </w:r>
      </w:ins>
      <w:ins w:id="4045" w:author="Ron Gal" w:date="2017-03-05T23:33:00Z">
        <w:r>
          <w:rPr>
            <w:rFonts w:hint="cs"/>
            <w:sz w:val="24"/>
            <w:szCs w:val="24"/>
            <w:rtl/>
          </w:rPr>
          <w:t>"</w:t>
        </w:r>
        <w:r w:rsidR="0094452F">
          <w:rPr>
            <w:rFonts w:hint="cs"/>
            <w:sz w:val="24"/>
            <w:szCs w:val="24"/>
            <w:rtl/>
          </w:rPr>
          <w:t>ח בבית</w:t>
        </w:r>
      </w:ins>
      <w:ins w:id="4046" w:author="Ron Gal" w:date="2017-03-06T00:10:00Z">
        <w:r w:rsidR="0094452F">
          <w:rPr>
            <w:rFonts w:hint="cs"/>
            <w:sz w:val="24"/>
            <w:szCs w:val="24"/>
            <w:rtl/>
          </w:rPr>
          <w:t>, עדכון על קישור חדש בין בעל חיים לרופא וכיו"ב</w:t>
        </w:r>
      </w:ins>
      <w:ins w:id="4047" w:author="Ron Gal" w:date="2017-03-05T23:33:00Z">
        <w:r>
          <w:rPr>
            <w:rFonts w:hint="cs"/>
            <w:sz w:val="24"/>
            <w:szCs w:val="24"/>
            <w:rtl/>
          </w:rPr>
          <w:t>)</w:t>
        </w:r>
      </w:ins>
      <w:ins w:id="4048" w:author="Ron Gal" w:date="2017-03-06T00:10:00Z">
        <w:r w:rsidR="0094452F">
          <w:rPr>
            <w:rFonts w:hint="cs"/>
            <w:sz w:val="24"/>
            <w:szCs w:val="24"/>
            <w:rtl/>
          </w:rPr>
          <w:t>.</w:t>
        </w:r>
      </w:ins>
    </w:p>
    <w:p w:rsidR="00481634" w:rsidRDefault="00471D70">
      <w:pPr>
        <w:bidi/>
      </w:pPr>
      <w:r>
        <w:rPr>
          <w:sz w:val="36"/>
          <w:szCs w:val="36"/>
          <w:u w:val="single"/>
        </w:rPr>
        <w:br/>
      </w:r>
    </w:p>
    <w:p w:rsidR="00481634" w:rsidRDefault="00471D70">
      <w:r>
        <w:br w:type="page"/>
      </w:r>
    </w:p>
    <w:p w:rsidR="00481634" w:rsidRDefault="00481634">
      <w:pPr>
        <w:bidi/>
      </w:pPr>
    </w:p>
    <w:p w:rsidR="00E62366" w:rsidRDefault="00E62366">
      <w:pPr>
        <w:pStyle w:val="Heading1"/>
        <w:bidi/>
        <w:rPr>
          <w:ins w:id="4049" w:author="Ron Gal" w:date="2017-03-05T23:18:00Z"/>
        </w:rPr>
        <w:pPrChange w:id="4050" w:author="Ron Gal" w:date="2017-03-05T23:25:00Z">
          <w:pPr>
            <w:bidi/>
          </w:pPr>
        </w:pPrChange>
      </w:pPr>
      <w:bookmarkStart w:id="4051" w:name="_Toc476522479"/>
      <w:ins w:id="4052" w:author="Ron Gal" w:date="2017-03-05T23:18:00Z">
        <w:r>
          <w:rPr>
            <w:rtl/>
          </w:rPr>
          <w:t>דיאגרמות</w:t>
        </w:r>
        <w:bookmarkEnd w:id="4051"/>
      </w:ins>
    </w:p>
    <w:p w:rsidR="00E62366" w:rsidRDefault="00E62366">
      <w:pPr>
        <w:pStyle w:val="Heading2"/>
        <w:bidi/>
        <w:rPr>
          <w:ins w:id="4053" w:author="Ron Gal" w:date="2017-03-05T23:18:00Z"/>
        </w:rPr>
        <w:pPrChange w:id="4054" w:author="Ron Gal" w:date="2017-03-05T23:25:00Z">
          <w:pPr>
            <w:bidi/>
          </w:pPr>
        </w:pPrChange>
      </w:pPr>
      <w:bookmarkStart w:id="4055" w:name="_Toc476522480"/>
      <w:ins w:id="4056" w:author="Ron Gal" w:date="2017-03-05T23:18:00Z">
        <w:r>
          <w:rPr>
            <w:rtl/>
          </w:rPr>
          <w:t>מודל ישויות קשרים (</w:t>
        </w:r>
        <w:r>
          <w:t>ERD</w:t>
        </w:r>
        <w:r>
          <w:rPr>
            <w:rtl/>
          </w:rPr>
          <w:t>)</w:t>
        </w:r>
        <w:bookmarkEnd w:id="4055"/>
      </w:ins>
    </w:p>
    <w:p w:rsidR="00E62366" w:rsidRDefault="00E62366" w:rsidP="00E62366">
      <w:pPr>
        <w:rPr>
          <w:ins w:id="4057" w:author="Ron Gal" w:date="2017-03-05T23:18:00Z"/>
        </w:rPr>
      </w:pPr>
      <w:ins w:id="4058" w:author="Ron Gal" w:date="2017-03-05T23:18:00Z">
        <w:r w:rsidRPr="00D3536E">
          <w:rPr>
            <w:noProof/>
          </w:rPr>
          <w:drawing>
            <wp:inline distT="0" distB="0" distL="0" distR="0" wp14:anchorId="55D5F18E" wp14:editId="0BA0BE03">
              <wp:extent cx="5505450" cy="3536950"/>
              <wp:effectExtent l="0" t="0" r="0" b="6350"/>
              <wp:docPr id="18" name="Picture 18" descr="C:\W\git_managed\Sadna\OOPWorkshop\Code\VS\EZVet\EZVet\App_Data\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git_managed\Sadna\OOPWorkshop\Code\VS\EZVet\EZVet\App_Data\er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5450" cy="3536950"/>
                      </a:xfrm>
                      <a:prstGeom prst="rect">
                        <a:avLst/>
                      </a:prstGeom>
                      <a:noFill/>
                      <a:ln>
                        <a:noFill/>
                      </a:ln>
                    </pic:spPr>
                  </pic:pic>
                </a:graphicData>
              </a:graphic>
            </wp:inline>
          </w:drawing>
        </w:r>
      </w:ins>
    </w:p>
    <w:p w:rsidR="00E62366" w:rsidRDefault="00E62366" w:rsidP="00E62366">
      <w:pPr>
        <w:rPr>
          <w:ins w:id="4059" w:author="Ron Gal" w:date="2017-03-05T23:18:00Z"/>
        </w:rPr>
      </w:pPr>
    </w:p>
    <w:p w:rsidR="00E62366" w:rsidRDefault="00E62366">
      <w:pPr>
        <w:rPr>
          <w:ins w:id="4060" w:author="Ron Gal" w:date="2017-03-05T23:18:00Z"/>
          <w:sz w:val="28"/>
          <w:szCs w:val="28"/>
          <w:rtl/>
        </w:rPr>
      </w:pPr>
      <w:ins w:id="4061" w:author="Ron Gal" w:date="2017-03-05T23:18:00Z">
        <w:r>
          <w:rPr>
            <w:sz w:val="28"/>
            <w:szCs w:val="28"/>
            <w:rtl/>
          </w:rPr>
          <w:br w:type="page"/>
        </w:r>
      </w:ins>
    </w:p>
    <w:p w:rsidR="00E62366" w:rsidRDefault="00E62366">
      <w:pPr>
        <w:pStyle w:val="Heading2"/>
        <w:bidi/>
        <w:rPr>
          <w:ins w:id="4062" w:author="Ron Gal" w:date="2017-03-05T23:18:00Z"/>
        </w:rPr>
        <w:pPrChange w:id="4063" w:author="Ron Gal" w:date="2017-03-05T23:25:00Z">
          <w:pPr>
            <w:bidi/>
          </w:pPr>
        </w:pPrChange>
      </w:pPr>
      <w:bookmarkStart w:id="4064" w:name="_Toc476522481"/>
      <w:ins w:id="4065" w:author="Ron Gal" w:date="2017-03-05T23:18:00Z">
        <w:r>
          <w:rPr>
            <w:rtl/>
          </w:rPr>
          <w:lastRenderedPageBreak/>
          <w:t>דיאגרמות מחלקות (</w:t>
        </w:r>
        <w:r>
          <w:t>Class Diagram</w:t>
        </w:r>
        <w:r>
          <w:rPr>
            <w:rFonts w:hint="cs"/>
            <w:rtl/>
          </w:rPr>
          <w:t>)</w:t>
        </w:r>
        <w:bookmarkEnd w:id="4064"/>
      </w:ins>
    </w:p>
    <w:p w:rsidR="00E62366" w:rsidRDefault="00E62366" w:rsidP="00E62366">
      <w:pPr>
        <w:bidi/>
        <w:rPr>
          <w:ins w:id="4066" w:author="Ron Gal" w:date="2017-03-05T23:18:00Z"/>
        </w:rPr>
      </w:pPr>
    </w:p>
    <w:p w:rsidR="00E62366" w:rsidRDefault="00E62366">
      <w:pPr>
        <w:pStyle w:val="Heading2"/>
        <w:bidi/>
        <w:rPr>
          <w:ins w:id="4067" w:author="Ron Gal" w:date="2017-03-05T23:18:00Z"/>
        </w:rPr>
        <w:pPrChange w:id="4068" w:author="Ron Gal" w:date="2017-03-05T23:25:00Z">
          <w:pPr>
            <w:bidi/>
          </w:pPr>
        </w:pPrChange>
      </w:pPr>
      <w:bookmarkStart w:id="4069" w:name="_Toc476522482"/>
      <w:ins w:id="4070" w:author="Ron Gal" w:date="2017-03-05T23:18:00Z">
        <w:r>
          <w:rPr>
            <w:rtl/>
          </w:rPr>
          <w:t>דיאגרמת מחלקות עבור הקונטרולרים:</w:t>
        </w:r>
        <w:bookmarkEnd w:id="4069"/>
      </w:ins>
    </w:p>
    <w:p w:rsidR="00E62366" w:rsidRDefault="00E62366" w:rsidP="00E62366">
      <w:pPr>
        <w:bidi/>
        <w:rPr>
          <w:ins w:id="4071" w:author="Ron Gal" w:date="2017-03-05T23:18:00Z"/>
        </w:rPr>
      </w:pPr>
    </w:p>
    <w:p w:rsidR="00E62366" w:rsidRDefault="00E62366" w:rsidP="00E62366">
      <w:pPr>
        <w:bidi/>
        <w:rPr>
          <w:ins w:id="4072" w:author="Ron Gal" w:date="2017-03-05T23:18:00Z"/>
        </w:rPr>
      </w:pPr>
      <w:ins w:id="4073" w:author="Ron Gal" w:date="2017-03-05T23:18:00Z">
        <w:r w:rsidRPr="00D85E54">
          <w:rPr>
            <w:noProof/>
            <w:rtl/>
          </w:rPr>
          <w:drawing>
            <wp:inline distT="0" distB="0" distL="0" distR="0" wp14:anchorId="266DF5E8" wp14:editId="637F8D6F">
              <wp:extent cx="4749800" cy="5289550"/>
              <wp:effectExtent l="0" t="0" r="0" b="6350"/>
              <wp:docPr id="5" name="Picture 5" descr="C:\W\git_managed\Sadna\OOPWorkshop\Code\VS\EZVet\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git_managed\Sadna\OOPWorkshop\Code\VS\EZVet\Controller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9800" cy="5289550"/>
                      </a:xfrm>
                      <a:prstGeom prst="rect">
                        <a:avLst/>
                      </a:prstGeom>
                      <a:noFill/>
                      <a:ln>
                        <a:noFill/>
                      </a:ln>
                    </pic:spPr>
                  </pic:pic>
                </a:graphicData>
              </a:graphic>
            </wp:inline>
          </w:drawing>
        </w:r>
      </w:ins>
    </w:p>
    <w:p w:rsidR="00E62366" w:rsidRDefault="00E62366" w:rsidP="00E62366">
      <w:pPr>
        <w:bidi/>
        <w:rPr>
          <w:ins w:id="4074" w:author="Ron Gal" w:date="2017-03-05T23:18:00Z"/>
        </w:rPr>
      </w:pPr>
    </w:p>
    <w:p w:rsidR="00E62366" w:rsidRDefault="00E62366" w:rsidP="00E62366">
      <w:pPr>
        <w:bidi/>
        <w:rPr>
          <w:ins w:id="4075" w:author="Ron Gal" w:date="2017-03-05T23:18:00Z"/>
        </w:rPr>
      </w:pPr>
    </w:p>
    <w:p w:rsidR="00E62366" w:rsidRDefault="00E62366" w:rsidP="00E62366">
      <w:pPr>
        <w:rPr>
          <w:ins w:id="4076" w:author="Ron Gal" w:date="2017-03-05T23:18:00Z"/>
        </w:rPr>
      </w:pPr>
    </w:p>
    <w:p w:rsidR="00E62366" w:rsidRDefault="00E62366" w:rsidP="00E62366">
      <w:pPr>
        <w:rPr>
          <w:ins w:id="4077" w:author="Ron Gal" w:date="2017-03-05T23:18:00Z"/>
        </w:rPr>
      </w:pPr>
    </w:p>
    <w:p w:rsidR="00E62366" w:rsidRDefault="00E62366" w:rsidP="00E62366">
      <w:pPr>
        <w:rPr>
          <w:ins w:id="4078" w:author="Ron Gal" w:date="2017-03-05T23:18:00Z"/>
        </w:rPr>
      </w:pPr>
      <w:ins w:id="4079" w:author="Ron Gal" w:date="2017-03-05T23:18:00Z">
        <w:r>
          <w:br w:type="page"/>
        </w:r>
      </w:ins>
    </w:p>
    <w:p w:rsidR="00E62366" w:rsidRDefault="00E62366" w:rsidP="00E62366">
      <w:pPr>
        <w:rPr>
          <w:ins w:id="4080" w:author="Ron Gal" w:date="2017-03-05T23:18:00Z"/>
        </w:rPr>
      </w:pPr>
    </w:p>
    <w:p w:rsidR="00E62366" w:rsidRDefault="00E62366">
      <w:pPr>
        <w:pStyle w:val="Heading2"/>
        <w:bidi/>
        <w:rPr>
          <w:ins w:id="4081" w:author="Ron Gal" w:date="2017-03-05T23:18:00Z"/>
        </w:rPr>
        <w:pPrChange w:id="4082" w:author="Ron Gal" w:date="2017-03-05T23:25:00Z">
          <w:pPr>
            <w:bidi/>
          </w:pPr>
        </w:pPrChange>
      </w:pPr>
      <w:bookmarkStart w:id="4083" w:name="_Toc476522483"/>
      <w:ins w:id="4084" w:author="Ron Gal" w:date="2017-03-05T23:18:00Z">
        <w:r>
          <w:rPr>
            <w:rtl/>
          </w:rPr>
          <w:t>דיאגרמת מחלקות עבור מחלקות ה-</w:t>
        </w:r>
        <w:r>
          <w:t>DAOs</w:t>
        </w:r>
        <w:r>
          <w:rPr>
            <w:rtl/>
          </w:rPr>
          <w:t>:</w:t>
        </w:r>
        <w:bookmarkEnd w:id="4083"/>
      </w:ins>
    </w:p>
    <w:p w:rsidR="00E62366" w:rsidRDefault="00E62366" w:rsidP="00E62366">
      <w:pPr>
        <w:bidi/>
        <w:rPr>
          <w:ins w:id="4085" w:author="Ron Gal" w:date="2017-03-05T23:18:00Z"/>
        </w:rPr>
      </w:pPr>
    </w:p>
    <w:p w:rsidR="00E62366" w:rsidRDefault="00E62366" w:rsidP="00E62366">
      <w:pPr>
        <w:jc w:val="center"/>
        <w:rPr>
          <w:ins w:id="4086" w:author="Ron Gal" w:date="2017-03-05T23:18:00Z"/>
        </w:rPr>
      </w:pPr>
      <w:ins w:id="4087" w:author="Ron Gal" w:date="2017-03-05T23:18:00Z">
        <w:r w:rsidRPr="00D0326A">
          <w:rPr>
            <w:noProof/>
          </w:rPr>
          <w:drawing>
            <wp:inline distT="0" distB="0" distL="0" distR="0" wp14:anchorId="7B295AC8" wp14:editId="7C8C9DF8">
              <wp:extent cx="5943600" cy="6473582"/>
              <wp:effectExtent l="0" t="0" r="0" b="3810"/>
              <wp:docPr id="16" name="Picture 16" descr="C:\W\git_managed\Sadna\OOPWorkshop\Code\VS\EZVet\D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git_managed\Sadna\OOPWorkshop\Code\VS\EZVet\DA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6473582"/>
                      </a:xfrm>
                      <a:prstGeom prst="rect">
                        <a:avLst/>
                      </a:prstGeom>
                      <a:noFill/>
                      <a:ln>
                        <a:noFill/>
                      </a:ln>
                    </pic:spPr>
                  </pic:pic>
                </a:graphicData>
              </a:graphic>
            </wp:inline>
          </w:drawing>
        </w:r>
      </w:ins>
    </w:p>
    <w:p w:rsidR="00E62366" w:rsidRDefault="00E62366" w:rsidP="00E62366">
      <w:pPr>
        <w:rPr>
          <w:ins w:id="4088" w:author="Ron Gal" w:date="2017-03-05T23:18:00Z"/>
        </w:rPr>
      </w:pPr>
    </w:p>
    <w:p w:rsidR="00430617" w:rsidRDefault="00E62366" w:rsidP="00E62366">
      <w:pPr>
        <w:bidi/>
        <w:rPr>
          <w:ins w:id="4089" w:author="Ron Gal" w:date="2017-03-05T23:25:00Z"/>
          <w:b/>
          <w:sz w:val="24"/>
          <w:szCs w:val="24"/>
          <w:rtl/>
        </w:rPr>
      </w:pPr>
      <w:ins w:id="4090" w:author="Ron Gal" w:date="2017-03-05T23:18:00Z">
        <w:r>
          <w:rPr>
            <w:b/>
            <w:sz w:val="24"/>
            <w:szCs w:val="24"/>
            <w:rtl/>
          </w:rPr>
          <w:br/>
        </w:r>
      </w:ins>
    </w:p>
    <w:p w:rsidR="00430617" w:rsidRDefault="00430617">
      <w:pPr>
        <w:rPr>
          <w:ins w:id="4091" w:author="Ron Gal" w:date="2017-03-05T23:25:00Z"/>
          <w:b/>
          <w:sz w:val="24"/>
          <w:szCs w:val="24"/>
          <w:rtl/>
        </w:rPr>
      </w:pPr>
      <w:ins w:id="4092" w:author="Ron Gal" w:date="2017-03-05T23:25:00Z">
        <w:r>
          <w:rPr>
            <w:b/>
            <w:sz w:val="24"/>
            <w:szCs w:val="24"/>
            <w:rtl/>
          </w:rPr>
          <w:br w:type="page"/>
        </w:r>
      </w:ins>
    </w:p>
    <w:p w:rsidR="00E62366" w:rsidRDefault="00E62366">
      <w:pPr>
        <w:pStyle w:val="Heading2"/>
        <w:bidi/>
        <w:rPr>
          <w:ins w:id="4093" w:author="Ron Gal" w:date="2017-03-05T23:18:00Z"/>
        </w:rPr>
        <w:pPrChange w:id="4094" w:author="Ron Gal" w:date="2017-03-05T23:25:00Z">
          <w:pPr>
            <w:bidi/>
          </w:pPr>
        </w:pPrChange>
      </w:pPr>
      <w:bookmarkStart w:id="4095" w:name="_Toc476522484"/>
      <w:ins w:id="4096" w:author="Ron Gal" w:date="2017-03-05T23:18:00Z">
        <w:r>
          <w:rPr>
            <w:rtl/>
          </w:rPr>
          <w:lastRenderedPageBreak/>
          <w:t>דיאגרמת מחלקות עבור מחלקות ה-</w:t>
        </w:r>
        <w:r>
          <w:t>Dto</w:t>
        </w:r>
        <w:r>
          <w:rPr>
            <w:rtl/>
          </w:rPr>
          <w:t>:</w:t>
        </w:r>
        <w:bookmarkEnd w:id="4095"/>
      </w:ins>
    </w:p>
    <w:p w:rsidR="00E62366" w:rsidRDefault="00E62366" w:rsidP="00E62366">
      <w:pPr>
        <w:rPr>
          <w:ins w:id="4097" w:author="Ron Gal" w:date="2017-03-05T23:18:00Z"/>
        </w:rPr>
      </w:pPr>
    </w:p>
    <w:p w:rsidR="00E62366" w:rsidRDefault="00E62366" w:rsidP="00E62366">
      <w:pPr>
        <w:bidi/>
        <w:rPr>
          <w:ins w:id="4098" w:author="Ron Gal" w:date="2017-03-05T23:18:00Z"/>
        </w:rPr>
      </w:pPr>
      <w:ins w:id="4099" w:author="Ron Gal" w:date="2017-03-05T23:18:00Z">
        <w:r w:rsidRPr="00D0326A">
          <w:rPr>
            <w:noProof/>
            <w:rtl/>
          </w:rPr>
          <w:drawing>
            <wp:inline distT="0" distB="0" distL="0" distR="0" wp14:anchorId="04BFD8C9" wp14:editId="4EEC56EF">
              <wp:extent cx="5943600" cy="3026970"/>
              <wp:effectExtent l="0" t="0" r="0" b="2540"/>
              <wp:docPr id="17" name="Picture 17" descr="C:\W\git_managed\Sadna\OOPWorkshop\Code\VS\EZVet\D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git_managed\Sadna\OOPWorkshop\Code\VS\EZVet\DT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026970"/>
                      </a:xfrm>
                      <a:prstGeom prst="rect">
                        <a:avLst/>
                      </a:prstGeom>
                      <a:noFill/>
                      <a:ln>
                        <a:noFill/>
                      </a:ln>
                    </pic:spPr>
                  </pic:pic>
                </a:graphicData>
              </a:graphic>
            </wp:inline>
          </w:drawing>
        </w:r>
      </w:ins>
    </w:p>
    <w:p w:rsidR="00E62366" w:rsidRDefault="00E62366">
      <w:pPr>
        <w:pStyle w:val="Heading2"/>
        <w:bidi/>
        <w:rPr>
          <w:ins w:id="4100" w:author="Ron Gal" w:date="2017-03-05T23:18:00Z"/>
        </w:rPr>
        <w:pPrChange w:id="4101" w:author="Ron Gal" w:date="2017-03-05T23:25:00Z">
          <w:pPr>
            <w:bidi/>
          </w:pPr>
        </w:pPrChange>
      </w:pPr>
      <w:bookmarkStart w:id="4102" w:name="_Toc476522485"/>
      <w:ins w:id="4103" w:author="Ron Gal" w:date="2017-03-05T23:18:00Z">
        <w:r>
          <w:rPr>
            <w:rtl/>
          </w:rPr>
          <w:t>דיאגרמות רצף (</w:t>
        </w:r>
        <w:r>
          <w:t>Sequence Diagram</w:t>
        </w:r>
        <w:r>
          <w:rPr>
            <w:rFonts w:hint="cs"/>
            <w:rtl/>
          </w:rPr>
          <w:t>)</w:t>
        </w:r>
        <w:bookmarkEnd w:id="4102"/>
      </w:ins>
    </w:p>
    <w:p w:rsidR="00E62366" w:rsidRDefault="00E62366" w:rsidP="00E62366">
      <w:pPr>
        <w:bidi/>
        <w:rPr>
          <w:ins w:id="4104" w:author="Ron Gal" w:date="2017-03-05T23:18:00Z"/>
        </w:rPr>
      </w:pPr>
    </w:p>
    <w:p w:rsidR="00E62366" w:rsidRDefault="00E62366" w:rsidP="00E62366">
      <w:pPr>
        <w:bidi/>
        <w:rPr>
          <w:ins w:id="4105" w:author="Ron Gal" w:date="2017-03-05T23:18:00Z"/>
        </w:rPr>
      </w:pPr>
      <w:ins w:id="4106" w:author="Ron Gal" w:date="2017-03-05T23:18:00Z">
        <w:r>
          <w:rPr>
            <w:sz w:val="24"/>
            <w:szCs w:val="24"/>
            <w:rtl/>
          </w:rPr>
          <w:t>בחלק זה נציג את התהליכים המרכזיים של המערכת בעזרת דיאגרמות רצף.</w:t>
        </w:r>
      </w:ins>
    </w:p>
    <w:p w:rsidR="00E62366" w:rsidRDefault="00E62366" w:rsidP="00E62366">
      <w:pPr>
        <w:bidi/>
        <w:rPr>
          <w:ins w:id="4107" w:author="Ron Gal" w:date="2017-03-05T23:18:00Z"/>
        </w:rPr>
      </w:pPr>
      <w:ins w:id="4108" w:author="Ron Gal" w:date="2017-03-05T23:18:00Z">
        <w:r>
          <w:rPr>
            <w:sz w:val="24"/>
            <w:szCs w:val="24"/>
            <w:rtl/>
          </w:rPr>
          <w:t>בדיאגרמות נתמקד בפעולות המשתמש ולא נראה בתרשימים פעולות כגון עליית הדף, סגירת הדף, הזנת הנתונים ובדיקת תקינות הנתונים. כמו כן לא נציג תרשמים עבור פעולות שאין בהן עדכון של מסד הנתונים כגון צפיה דוחות או צפיה בהזמנות קיימות.</w:t>
        </w:r>
      </w:ins>
    </w:p>
    <w:p w:rsidR="00E62366" w:rsidRDefault="00E62366" w:rsidP="00E62366">
      <w:pPr>
        <w:bidi/>
        <w:rPr>
          <w:ins w:id="4109" w:author="Ron Gal" w:date="2017-03-05T23:18:00Z"/>
        </w:rPr>
      </w:pPr>
    </w:p>
    <w:p w:rsidR="00E62366" w:rsidRDefault="00E62366" w:rsidP="00E62366">
      <w:pPr>
        <w:bidi/>
        <w:rPr>
          <w:ins w:id="4110" w:author="Ron Gal" w:date="2017-03-05T23:18:00Z"/>
        </w:rPr>
      </w:pPr>
      <w:ins w:id="4111" w:author="Ron Gal" w:date="2017-03-05T23:18:00Z">
        <w:r>
          <w:rPr>
            <w:b/>
            <w:sz w:val="24"/>
            <w:szCs w:val="24"/>
            <w:rtl/>
          </w:rPr>
          <w:t>יצירת מגרש</w:t>
        </w:r>
      </w:ins>
    </w:p>
    <w:p w:rsidR="00E62366" w:rsidRDefault="00E62366" w:rsidP="00E62366">
      <w:pPr>
        <w:bidi/>
        <w:rPr>
          <w:ins w:id="4112" w:author="Ron Gal" w:date="2017-03-05T23:18:00Z"/>
        </w:rPr>
      </w:pPr>
      <w:ins w:id="4113" w:author="Ron Gal" w:date="2017-03-05T23:18:00Z">
        <w:r>
          <w:rPr>
            <w:sz w:val="24"/>
            <w:szCs w:val="24"/>
            <w:rtl/>
          </w:rPr>
          <w:t xml:space="preserve">בהתליך זה העובד יוצר מגרש חדש. בלחיצה על הוספת מגרש בדף, השירות בצד הלקוח מבצע קריאת </w:t>
        </w:r>
        <w:r>
          <w:rPr>
            <w:sz w:val="24"/>
            <w:szCs w:val="24"/>
          </w:rPr>
          <w:t>http</w:t>
        </w:r>
        <w:r>
          <w:rPr>
            <w:sz w:val="24"/>
            <w:szCs w:val="24"/>
            <w:rtl/>
          </w:rPr>
          <w:t xml:space="preserve"> עם נתוני המגרש החדש. הקונטרולר בצד השרת מבצע את פעולת ההוספה למסד הנתונים בעזרת מחולל השליפות. לאחר מכן הקונטרולר מחזיר ללקוח את הרשומה עם מזהה ממסד הנתונים. כעת העובד לעדכן המגרש בכל זמן נתון.</w:t>
        </w:r>
      </w:ins>
    </w:p>
    <w:p w:rsidR="00E62366" w:rsidRDefault="00E62366" w:rsidP="00E62366">
      <w:pPr>
        <w:bidi/>
        <w:rPr>
          <w:ins w:id="4114" w:author="Ron Gal" w:date="2017-03-05T23:18:00Z"/>
        </w:rPr>
      </w:pPr>
    </w:p>
    <w:p w:rsidR="00E62366" w:rsidRDefault="00E62366" w:rsidP="00E62366">
      <w:pPr>
        <w:bidi/>
        <w:rPr>
          <w:ins w:id="4115" w:author="Ron Gal" w:date="2017-03-05T23:18:00Z"/>
        </w:rPr>
      </w:pPr>
      <w:ins w:id="4116" w:author="Ron Gal" w:date="2017-03-05T23:18:00Z">
        <w:r>
          <w:rPr>
            <w:noProof/>
          </w:rPr>
          <w:lastRenderedPageBreak/>
          <w:drawing>
            <wp:inline distT="114300" distB="114300" distL="114300" distR="114300" wp14:anchorId="5BCFE657" wp14:editId="51C47770">
              <wp:extent cx="5943600" cy="2628900"/>
              <wp:effectExtent l="0" t="0" r="0" b="0"/>
              <wp:docPr id="1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7"/>
                      <a:srcRect/>
                      <a:stretch>
                        <a:fillRect/>
                      </a:stretch>
                    </pic:blipFill>
                    <pic:spPr>
                      <a:xfrm>
                        <a:off x="0" y="0"/>
                        <a:ext cx="5943600" cy="2628900"/>
                      </a:xfrm>
                      <a:prstGeom prst="rect">
                        <a:avLst/>
                      </a:prstGeom>
                      <a:ln/>
                    </pic:spPr>
                  </pic:pic>
                </a:graphicData>
              </a:graphic>
            </wp:inline>
          </w:drawing>
        </w:r>
      </w:ins>
    </w:p>
    <w:p w:rsidR="00E62366" w:rsidRDefault="00E62366" w:rsidP="00E62366">
      <w:pPr>
        <w:bidi/>
        <w:rPr>
          <w:ins w:id="4117" w:author="Ron Gal" w:date="2017-03-05T23:18:00Z"/>
        </w:rPr>
      </w:pPr>
    </w:p>
    <w:p w:rsidR="00E62366" w:rsidRDefault="00E62366" w:rsidP="00E62366">
      <w:pPr>
        <w:rPr>
          <w:ins w:id="4118" w:author="Ron Gal" w:date="2017-03-05T23:18:00Z"/>
        </w:rPr>
      </w:pPr>
      <w:ins w:id="4119" w:author="Ron Gal" w:date="2017-03-05T23:18:00Z">
        <w:r>
          <w:br w:type="page"/>
        </w:r>
      </w:ins>
    </w:p>
    <w:p w:rsidR="00E62366" w:rsidRDefault="00E62366" w:rsidP="00E62366">
      <w:pPr>
        <w:bidi/>
        <w:rPr>
          <w:ins w:id="4120" w:author="Ron Gal" w:date="2017-03-05T23:18:00Z"/>
        </w:rPr>
      </w:pPr>
    </w:p>
    <w:p w:rsidR="00E62366" w:rsidRDefault="00E62366" w:rsidP="00E62366">
      <w:pPr>
        <w:bidi/>
        <w:rPr>
          <w:ins w:id="4121" w:author="Ron Gal" w:date="2017-03-05T23:18:00Z"/>
        </w:rPr>
      </w:pPr>
      <w:ins w:id="4122" w:author="Ron Gal" w:date="2017-03-05T23:18:00Z">
        <w:r>
          <w:rPr>
            <w:b/>
            <w:sz w:val="24"/>
            <w:szCs w:val="24"/>
            <w:rtl/>
          </w:rPr>
          <w:t>הזמנת מגרש</w:t>
        </w:r>
      </w:ins>
    </w:p>
    <w:p w:rsidR="00E62366" w:rsidRDefault="00E62366" w:rsidP="00E62366">
      <w:pPr>
        <w:bidi/>
        <w:rPr>
          <w:ins w:id="4123" w:author="Ron Gal" w:date="2017-03-05T23:18:00Z"/>
        </w:rPr>
      </w:pPr>
      <w:ins w:id="4124" w:author="Ron Gal" w:date="2017-03-05T23:18:00Z">
        <w:r>
          <w:rPr>
            <w:sz w:val="24"/>
            <w:szCs w:val="24"/>
            <w:rtl/>
          </w:rPr>
          <w:t xml:space="preserve">בהתליך זה הלקוח מבצע הזמנה חדשה. בלחיצה על הזמנת מגרש בדף, השירות בצד הלקוח מבצע קריאת </w:t>
        </w:r>
        <w:r>
          <w:rPr>
            <w:sz w:val="24"/>
            <w:szCs w:val="24"/>
          </w:rPr>
          <w:t>http</w:t>
        </w:r>
        <w:r>
          <w:rPr>
            <w:sz w:val="24"/>
            <w:szCs w:val="24"/>
            <w:rtl/>
          </w:rPr>
          <w:t xml:space="preserve"> עם נתוני ההזמנה החדשה. הקונטרולר בצד השרת מבצע את פעולת ההוספה למסד הנתונים בעזרת מחולל השליפות. לאחר מכן הקונטרולר מחזיר ללקוח את הרשומה עם מזהה ממסד הנתונים מוצגת ללקוח הודעה מתאימה. הלקוח יכול לבצע עדכון של המגרש כל עוד לא נותרו פחות מ-24 שעות לתאריך ההזמנה.</w:t>
        </w:r>
      </w:ins>
    </w:p>
    <w:p w:rsidR="00E62366" w:rsidRDefault="00E62366" w:rsidP="00E62366">
      <w:pPr>
        <w:bidi/>
        <w:rPr>
          <w:ins w:id="4125" w:author="Ron Gal" w:date="2017-03-05T23:18:00Z"/>
        </w:rPr>
      </w:pPr>
      <w:ins w:id="4126" w:author="Ron Gal" w:date="2017-03-05T23:18:00Z">
        <w:r>
          <w:rPr>
            <w:sz w:val="24"/>
            <w:szCs w:val="24"/>
            <w:rtl/>
          </w:rPr>
          <w:t>כעת העובד יכול לאשר או לדחות את ההזמנה ע"י שליחת הנתונים המתאימים לקונטרולר בצד השרת ובכך לעדכן את הנתונים. כמו כן הוא יקבל הודעת חיווי מתאימה.</w:t>
        </w:r>
      </w:ins>
    </w:p>
    <w:p w:rsidR="00E62366" w:rsidRDefault="00E62366" w:rsidP="00E62366">
      <w:pPr>
        <w:bidi/>
        <w:rPr>
          <w:ins w:id="4127" w:author="Ron Gal" w:date="2017-03-05T23:18:00Z"/>
        </w:rPr>
      </w:pPr>
    </w:p>
    <w:p w:rsidR="00E62366" w:rsidRDefault="00E62366" w:rsidP="00E62366">
      <w:pPr>
        <w:bidi/>
        <w:rPr>
          <w:ins w:id="4128" w:author="Ron Gal" w:date="2017-03-05T23:18:00Z"/>
        </w:rPr>
      </w:pPr>
    </w:p>
    <w:p w:rsidR="00E62366" w:rsidRDefault="00E62366" w:rsidP="00E62366">
      <w:pPr>
        <w:bidi/>
        <w:rPr>
          <w:ins w:id="4129" w:author="Ron Gal" w:date="2017-03-05T23:18:00Z"/>
        </w:rPr>
      </w:pPr>
      <w:ins w:id="4130" w:author="Ron Gal" w:date="2017-03-05T23:18:00Z">
        <w:r>
          <w:rPr>
            <w:noProof/>
          </w:rPr>
          <w:drawing>
            <wp:inline distT="114300" distB="114300" distL="114300" distR="114300" wp14:anchorId="7926E9BD" wp14:editId="64E1E0A2">
              <wp:extent cx="6325914" cy="4586288"/>
              <wp:effectExtent l="0" t="0" r="0" b="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6325914" cy="4586288"/>
                      </a:xfrm>
                      <a:prstGeom prst="rect">
                        <a:avLst/>
                      </a:prstGeom>
                      <a:ln/>
                    </pic:spPr>
                  </pic:pic>
                </a:graphicData>
              </a:graphic>
            </wp:inline>
          </w:drawing>
        </w:r>
      </w:ins>
    </w:p>
    <w:p w:rsidR="00E62366" w:rsidRDefault="00E62366" w:rsidP="00E62366">
      <w:pPr>
        <w:rPr>
          <w:ins w:id="4131" w:author="Ron Gal" w:date="2017-03-05T23:18:00Z"/>
        </w:rPr>
      </w:pPr>
      <w:ins w:id="4132" w:author="Ron Gal" w:date="2017-03-05T23:18:00Z">
        <w:r>
          <w:br w:type="page"/>
        </w:r>
      </w:ins>
    </w:p>
    <w:p w:rsidR="00E62366" w:rsidRDefault="00E62366" w:rsidP="00E62366">
      <w:pPr>
        <w:bidi/>
        <w:rPr>
          <w:ins w:id="4133" w:author="Ron Gal" w:date="2017-03-05T23:18:00Z"/>
        </w:rPr>
      </w:pPr>
    </w:p>
    <w:p w:rsidR="00E62366" w:rsidRDefault="00E62366" w:rsidP="00E62366">
      <w:pPr>
        <w:bidi/>
        <w:rPr>
          <w:ins w:id="4134" w:author="Ron Gal" w:date="2017-03-05T23:18:00Z"/>
        </w:rPr>
      </w:pPr>
      <w:ins w:id="4135" w:author="Ron Gal" w:date="2017-03-05T23:18:00Z">
        <w:r>
          <w:rPr>
            <w:b/>
            <w:sz w:val="24"/>
            <w:szCs w:val="24"/>
            <w:rtl/>
          </w:rPr>
          <w:t>הצטרפות להזמנה קיימת</w:t>
        </w:r>
      </w:ins>
    </w:p>
    <w:p w:rsidR="00E62366" w:rsidRDefault="00E62366" w:rsidP="00E62366">
      <w:pPr>
        <w:bidi/>
        <w:rPr>
          <w:ins w:id="4136" w:author="Ron Gal" w:date="2017-03-05T23:18:00Z"/>
        </w:rPr>
      </w:pPr>
      <w:ins w:id="4137" w:author="Ron Gal" w:date="2017-03-05T23:18:00Z">
        <w:r>
          <w:rPr>
            <w:sz w:val="24"/>
            <w:szCs w:val="24"/>
            <w:rtl/>
          </w:rPr>
          <w:t xml:space="preserve">בהתליך זה לקוח מבקש להצטרף להזמנה של לקוח אחר. בלחיצה על בקשה להצטרפות השירות בצד הלקוח מבצע קריאת </w:t>
        </w:r>
        <w:r>
          <w:rPr>
            <w:sz w:val="24"/>
            <w:szCs w:val="24"/>
          </w:rPr>
          <w:t>http</w:t>
        </w:r>
        <w:r>
          <w:rPr>
            <w:sz w:val="24"/>
            <w:szCs w:val="24"/>
            <w:rtl/>
          </w:rPr>
          <w:t xml:space="preserve"> עם נתוני הבקשה החדשה. הקונטרולר בצד השרת מבצע את פעולת ההוספה למסד הנתונים בעזרת מחולל השליפות. לאחר מכן הקונטרולר מחזיר ללקוח את הרשומה עם מזהה ממסד הנתונים ומוצגת ללקוח הודעה מתאימה. </w:t>
        </w:r>
      </w:ins>
    </w:p>
    <w:p w:rsidR="00E62366" w:rsidRDefault="00E62366" w:rsidP="00E62366">
      <w:pPr>
        <w:bidi/>
        <w:rPr>
          <w:ins w:id="4138" w:author="Ron Gal" w:date="2017-03-05T23:18:00Z"/>
        </w:rPr>
      </w:pPr>
      <w:ins w:id="4139" w:author="Ron Gal" w:date="2017-03-05T23:18:00Z">
        <w:r>
          <w:rPr>
            <w:sz w:val="24"/>
            <w:szCs w:val="24"/>
            <w:rtl/>
          </w:rPr>
          <w:t>כעת הלקוח המזמין יכול לאשר או לדחות את ההזמנה ע"י שליחת הנתונים המתאימים לקונטרולר בצד השרת וכך לעדכן את רשומת בקשת ההצטרפות (</w:t>
        </w:r>
        <w:r>
          <w:rPr>
            <w:sz w:val="24"/>
            <w:szCs w:val="24"/>
          </w:rPr>
          <w:t>participant</w:t>
        </w:r>
        <w:r>
          <w:rPr>
            <w:sz w:val="24"/>
            <w:szCs w:val="24"/>
            <w:rtl/>
          </w:rPr>
          <w:t>). כמו כן הוא מקבל הודעת חיווי מתאימה.</w:t>
        </w:r>
      </w:ins>
    </w:p>
    <w:p w:rsidR="00E62366" w:rsidRDefault="00E62366" w:rsidP="00E62366">
      <w:pPr>
        <w:bidi/>
        <w:rPr>
          <w:ins w:id="4140" w:author="Ron Gal" w:date="2017-03-05T23:18:00Z"/>
        </w:rPr>
      </w:pPr>
    </w:p>
    <w:p w:rsidR="00E62366" w:rsidRDefault="00E62366" w:rsidP="00E62366">
      <w:pPr>
        <w:bidi/>
        <w:rPr>
          <w:ins w:id="4141" w:author="Ron Gal" w:date="2017-03-05T23:18:00Z"/>
        </w:rPr>
      </w:pPr>
    </w:p>
    <w:p w:rsidR="00E62366" w:rsidRDefault="00E62366" w:rsidP="00E62366">
      <w:pPr>
        <w:bidi/>
        <w:rPr>
          <w:ins w:id="4142" w:author="Ron Gal" w:date="2017-03-05T23:18:00Z"/>
        </w:rPr>
      </w:pPr>
      <w:ins w:id="4143" w:author="Ron Gal" w:date="2017-03-05T23:18:00Z">
        <w:r>
          <w:rPr>
            <w:noProof/>
          </w:rPr>
          <w:drawing>
            <wp:inline distT="114300" distB="114300" distL="114300" distR="114300" wp14:anchorId="4873931F" wp14:editId="14DFF829">
              <wp:extent cx="5943600" cy="35179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943600" cy="3517900"/>
                      </a:xfrm>
                      <a:prstGeom prst="rect">
                        <a:avLst/>
                      </a:prstGeom>
                      <a:ln/>
                    </pic:spPr>
                  </pic:pic>
                </a:graphicData>
              </a:graphic>
            </wp:inline>
          </w:drawing>
        </w:r>
      </w:ins>
    </w:p>
    <w:p w:rsidR="00E62366" w:rsidRDefault="00E62366" w:rsidP="00E62366">
      <w:pPr>
        <w:bidi/>
        <w:rPr>
          <w:ins w:id="4144" w:author="Ron Gal" w:date="2017-03-05T23:18:00Z"/>
        </w:rPr>
      </w:pPr>
    </w:p>
    <w:p w:rsidR="00E62366" w:rsidRDefault="00E62366" w:rsidP="00E62366">
      <w:pPr>
        <w:bidi/>
        <w:rPr>
          <w:ins w:id="4145" w:author="Ron Gal" w:date="2017-03-05T23:18:00Z"/>
        </w:rPr>
      </w:pPr>
    </w:p>
    <w:p w:rsidR="00E62366" w:rsidRDefault="00E62366" w:rsidP="00E62366">
      <w:pPr>
        <w:rPr>
          <w:ins w:id="4146" w:author="Ron Gal" w:date="2017-03-05T23:18:00Z"/>
        </w:rPr>
      </w:pPr>
      <w:ins w:id="4147" w:author="Ron Gal" w:date="2017-03-05T23:18:00Z">
        <w:r>
          <w:br w:type="page"/>
        </w:r>
      </w:ins>
    </w:p>
    <w:p w:rsidR="00E62366" w:rsidRDefault="00E62366" w:rsidP="00E62366">
      <w:pPr>
        <w:bidi/>
        <w:rPr>
          <w:ins w:id="4148" w:author="Ron Gal" w:date="2017-03-05T23:18:00Z"/>
        </w:rPr>
      </w:pPr>
    </w:p>
    <w:p w:rsidR="00E62366" w:rsidRDefault="00E62366" w:rsidP="00E62366">
      <w:pPr>
        <w:bidi/>
        <w:rPr>
          <w:ins w:id="4149" w:author="Ron Gal" w:date="2017-03-05T23:18:00Z"/>
        </w:rPr>
      </w:pPr>
      <w:ins w:id="4150" w:author="Ron Gal" w:date="2017-03-05T23:18:00Z">
        <w:r>
          <w:rPr>
            <w:b/>
            <w:sz w:val="24"/>
            <w:szCs w:val="24"/>
            <w:rtl/>
          </w:rPr>
          <w:t>הקפאת לקוח</w:t>
        </w:r>
      </w:ins>
    </w:p>
    <w:p w:rsidR="00E62366" w:rsidRDefault="00E62366" w:rsidP="00E62366">
      <w:pPr>
        <w:bidi/>
        <w:rPr>
          <w:ins w:id="4151" w:author="Ron Gal" w:date="2017-03-05T23:18:00Z"/>
        </w:rPr>
      </w:pPr>
      <w:ins w:id="4152" w:author="Ron Gal" w:date="2017-03-05T23:18:00Z">
        <w:r>
          <w:rPr>
            <w:sz w:val="24"/>
            <w:szCs w:val="24"/>
            <w:rtl/>
          </w:rPr>
          <w:t xml:space="preserve">בהתליך זה לקוח מזין תלונה על לקוח אחר והמנהל מחליט האם להשהות את הלקוח השני. הלקוח מזין את התלונה בלחיצה על כפתור שלח במסך פרטי הלקוח עליו הוא מתלונן, השירות בצד הלקוח מבצע קריאת </w:t>
        </w:r>
        <w:r>
          <w:rPr>
            <w:sz w:val="24"/>
            <w:szCs w:val="24"/>
          </w:rPr>
          <w:t>http</w:t>
        </w:r>
        <w:r>
          <w:rPr>
            <w:sz w:val="24"/>
            <w:szCs w:val="24"/>
            <w:rtl/>
          </w:rPr>
          <w:t xml:space="preserve"> עם נתוני התלונה החדשה. הקונטרולר בצד השרת בצע את פעולת ההכנסה למסד הנתונים בעזרת מחולל השליפות, והוא מחזיר ללקוח הודעה שהפעולה בוצעה בהצלחה. </w:t>
        </w:r>
      </w:ins>
    </w:p>
    <w:p w:rsidR="00E62366" w:rsidRDefault="00E62366" w:rsidP="00E62366">
      <w:pPr>
        <w:bidi/>
        <w:rPr>
          <w:ins w:id="4153" w:author="Ron Gal" w:date="2017-03-05T23:18:00Z"/>
        </w:rPr>
      </w:pPr>
      <w:ins w:id="4154" w:author="Ron Gal" w:date="2017-03-05T23:18:00Z">
        <w:r>
          <w:rPr>
            <w:sz w:val="24"/>
            <w:szCs w:val="24"/>
            <w:rtl/>
          </w:rPr>
          <w:t>כעת המנהל רואה בדוח התלונות את התלונה ויכול להקפיא או להתעלם מהתלונה ע"י שליחת הנתונים המתאימים בעזרת השירות לקונטרולר בצד השרת וכך לעדכן את רשומת הלקוח (</w:t>
        </w:r>
        <w:r>
          <w:rPr>
            <w:sz w:val="24"/>
            <w:szCs w:val="24"/>
          </w:rPr>
          <w:t>customer</w:t>
        </w:r>
        <w:r>
          <w:rPr>
            <w:sz w:val="24"/>
            <w:szCs w:val="24"/>
            <w:rtl/>
          </w:rPr>
          <w:t>). כמו כן הוא מקבל הודעת חיבוי מתאימה.</w:t>
        </w:r>
      </w:ins>
    </w:p>
    <w:p w:rsidR="00E62366" w:rsidRDefault="00E62366" w:rsidP="00E62366">
      <w:pPr>
        <w:bidi/>
        <w:rPr>
          <w:ins w:id="4155" w:author="Ron Gal" w:date="2017-03-05T23:18:00Z"/>
        </w:rPr>
      </w:pPr>
    </w:p>
    <w:p w:rsidR="00E62366" w:rsidRDefault="00E62366" w:rsidP="00E62366">
      <w:pPr>
        <w:bidi/>
        <w:rPr>
          <w:ins w:id="4156" w:author="Ron Gal" w:date="2017-03-05T23:18:00Z"/>
        </w:rPr>
      </w:pPr>
      <w:ins w:id="4157" w:author="Ron Gal" w:date="2017-03-05T23:18:00Z">
        <w:r>
          <w:rPr>
            <w:noProof/>
          </w:rPr>
          <w:drawing>
            <wp:inline distT="114300" distB="114300" distL="114300" distR="114300" wp14:anchorId="6F4005F2" wp14:editId="063118F1">
              <wp:extent cx="6278683" cy="3633788"/>
              <wp:effectExtent l="0" t="0" r="0" b="0"/>
              <wp:docPr id="15"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0"/>
                      <a:srcRect/>
                      <a:stretch>
                        <a:fillRect/>
                      </a:stretch>
                    </pic:blipFill>
                    <pic:spPr>
                      <a:xfrm>
                        <a:off x="0" y="0"/>
                        <a:ext cx="6278683" cy="3633788"/>
                      </a:xfrm>
                      <a:prstGeom prst="rect">
                        <a:avLst/>
                      </a:prstGeom>
                      <a:ln/>
                    </pic:spPr>
                  </pic:pic>
                </a:graphicData>
              </a:graphic>
            </wp:inline>
          </w:drawing>
        </w:r>
      </w:ins>
    </w:p>
    <w:p w:rsidR="00E62366" w:rsidRDefault="00E62366" w:rsidP="00E62366">
      <w:pPr>
        <w:bidi/>
        <w:rPr>
          <w:ins w:id="4158" w:author="Ron Gal" w:date="2017-03-05T23:18:00Z"/>
        </w:rPr>
      </w:pPr>
    </w:p>
    <w:p w:rsidR="00E62366" w:rsidRDefault="00E62366" w:rsidP="00E62366">
      <w:pPr>
        <w:bidi/>
        <w:rPr>
          <w:ins w:id="4159" w:author="Ron Gal" w:date="2017-03-05T23:18:00Z"/>
        </w:rPr>
      </w:pPr>
    </w:p>
    <w:p w:rsidR="00E62366" w:rsidRDefault="00E62366" w:rsidP="00E62366">
      <w:pPr>
        <w:bidi/>
        <w:rPr>
          <w:ins w:id="4160" w:author="Ron Gal" w:date="2017-03-05T23:18:00Z"/>
        </w:rPr>
      </w:pPr>
    </w:p>
    <w:p w:rsidR="00E62366" w:rsidRDefault="00E62366" w:rsidP="00E62366">
      <w:pPr>
        <w:bidi/>
        <w:rPr>
          <w:ins w:id="4161" w:author="Ron Gal" w:date="2017-03-05T23:18:00Z"/>
        </w:rPr>
      </w:pPr>
    </w:p>
    <w:p w:rsidR="00E62366" w:rsidRDefault="00E62366" w:rsidP="00E62366">
      <w:pPr>
        <w:bidi/>
        <w:rPr>
          <w:ins w:id="4162" w:author="Ron Gal" w:date="2017-03-05T23:18:00Z"/>
        </w:rPr>
      </w:pPr>
    </w:p>
    <w:p w:rsidR="00E62366" w:rsidRDefault="00E62366" w:rsidP="00E62366">
      <w:pPr>
        <w:bidi/>
        <w:rPr>
          <w:ins w:id="4163" w:author="Ron Gal" w:date="2017-03-05T23:18:00Z"/>
        </w:rPr>
      </w:pPr>
    </w:p>
    <w:p w:rsidR="00E62366" w:rsidRDefault="00E62366" w:rsidP="00E62366">
      <w:pPr>
        <w:bidi/>
        <w:rPr>
          <w:ins w:id="4164" w:author="Ron Gal" w:date="2017-03-05T23:18:00Z"/>
        </w:rPr>
      </w:pPr>
    </w:p>
    <w:p w:rsidR="00481634" w:rsidDel="00E62366" w:rsidRDefault="00471D70" w:rsidP="00E62366">
      <w:pPr>
        <w:bidi/>
        <w:rPr>
          <w:del w:id="4165" w:author="Ron Gal" w:date="2017-03-05T23:18:00Z"/>
        </w:rPr>
      </w:pPr>
      <w:del w:id="4166" w:author="Ron Gal" w:date="2017-03-05T23:18:00Z">
        <w:r w:rsidDel="00E62366">
          <w:rPr>
            <w:sz w:val="36"/>
            <w:szCs w:val="36"/>
            <w:u w:val="single"/>
            <w:rtl/>
          </w:rPr>
          <w:delText>דיאגרמות</w:delText>
        </w:r>
      </w:del>
    </w:p>
    <w:p w:rsidR="00481634" w:rsidDel="00E62366" w:rsidRDefault="00471D70" w:rsidP="00E62366">
      <w:pPr>
        <w:bidi/>
        <w:rPr>
          <w:del w:id="4167" w:author="Ron Gal" w:date="2017-03-05T23:18:00Z"/>
        </w:rPr>
      </w:pPr>
      <w:del w:id="4168" w:author="Ron Gal" w:date="2017-03-05T23:18:00Z">
        <w:r w:rsidDel="00E62366">
          <w:rPr>
            <w:sz w:val="28"/>
            <w:szCs w:val="28"/>
            <w:rtl/>
          </w:rPr>
          <w:delText>מודל ישויות קשרים (</w:delText>
        </w:r>
        <w:r w:rsidDel="00E62366">
          <w:rPr>
            <w:sz w:val="28"/>
            <w:szCs w:val="28"/>
          </w:rPr>
          <w:delText>ERD</w:delText>
        </w:r>
        <w:r w:rsidDel="00E62366">
          <w:rPr>
            <w:sz w:val="28"/>
            <w:szCs w:val="28"/>
            <w:rtl/>
          </w:rPr>
          <w:delText>)</w:delText>
        </w:r>
      </w:del>
    </w:p>
    <w:p w:rsidR="00481634" w:rsidDel="00E62366" w:rsidRDefault="00481634" w:rsidP="00E62366">
      <w:pPr>
        <w:bidi/>
        <w:rPr>
          <w:del w:id="4169" w:author="Ron Gal" w:date="2017-03-05T23:18:00Z"/>
        </w:rPr>
      </w:pPr>
    </w:p>
    <w:p w:rsidR="00481634" w:rsidDel="00E62366" w:rsidRDefault="00471D70" w:rsidP="00E62366">
      <w:pPr>
        <w:bidi/>
        <w:rPr>
          <w:del w:id="4170" w:author="Ron Gal" w:date="2017-03-05T23:18:00Z"/>
        </w:rPr>
      </w:pPr>
      <w:del w:id="4171" w:author="Ron Gal" w:date="2017-03-05T23:18:00Z">
        <w:r w:rsidDel="00E62366">
          <w:rPr>
            <w:noProof/>
          </w:rPr>
          <w:drawing>
            <wp:inline distT="114300" distB="114300" distL="114300" distR="114300">
              <wp:extent cx="5943600" cy="54483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943600" cy="5448300"/>
                      </a:xfrm>
                      <a:prstGeom prst="rect">
                        <a:avLst/>
                      </a:prstGeom>
                      <a:ln/>
                    </pic:spPr>
                  </pic:pic>
                </a:graphicData>
              </a:graphic>
            </wp:inline>
          </w:drawing>
        </w:r>
      </w:del>
    </w:p>
    <w:p w:rsidR="00481634" w:rsidDel="00E62366" w:rsidRDefault="00481634" w:rsidP="00E62366">
      <w:pPr>
        <w:bidi/>
        <w:rPr>
          <w:del w:id="4172" w:author="Ron Gal" w:date="2017-03-05T23:18:00Z"/>
        </w:rPr>
      </w:pPr>
    </w:p>
    <w:p w:rsidR="00481634" w:rsidDel="00E62366" w:rsidRDefault="00481634" w:rsidP="00E62366">
      <w:pPr>
        <w:bidi/>
        <w:rPr>
          <w:del w:id="4173" w:author="Ron Gal" w:date="2017-03-05T23:18:00Z"/>
        </w:rPr>
      </w:pPr>
    </w:p>
    <w:p w:rsidR="00481634" w:rsidDel="00E62366" w:rsidRDefault="00471D70" w:rsidP="00E62366">
      <w:pPr>
        <w:bidi/>
        <w:rPr>
          <w:del w:id="4174" w:author="Ron Gal" w:date="2017-03-05T23:18:00Z"/>
        </w:rPr>
      </w:pPr>
      <w:del w:id="4175" w:author="Ron Gal" w:date="2017-03-05T23:18:00Z">
        <w:r w:rsidDel="00E62366">
          <w:br w:type="page"/>
        </w:r>
      </w:del>
    </w:p>
    <w:p w:rsidR="00481634" w:rsidDel="00E62366" w:rsidRDefault="00481634" w:rsidP="00E62366">
      <w:pPr>
        <w:bidi/>
        <w:rPr>
          <w:del w:id="4176" w:author="Ron Gal" w:date="2017-03-05T23:18:00Z"/>
        </w:rPr>
      </w:pPr>
    </w:p>
    <w:p w:rsidR="00481634" w:rsidDel="00E62366" w:rsidRDefault="00471D70" w:rsidP="00E62366">
      <w:pPr>
        <w:bidi/>
        <w:rPr>
          <w:del w:id="4177" w:author="Ron Gal" w:date="2017-03-05T23:18:00Z"/>
        </w:rPr>
      </w:pPr>
      <w:del w:id="4178" w:author="Ron Gal" w:date="2017-03-05T23:18:00Z">
        <w:r w:rsidDel="00E62366">
          <w:rPr>
            <w:sz w:val="28"/>
            <w:szCs w:val="28"/>
            <w:rtl/>
          </w:rPr>
          <w:delText>דיאגרמות מחלקות (</w:delText>
        </w:r>
        <w:r w:rsidDel="00E62366">
          <w:rPr>
            <w:sz w:val="28"/>
            <w:szCs w:val="28"/>
          </w:rPr>
          <w:delText>Class Diagram)</w:delText>
        </w:r>
      </w:del>
    </w:p>
    <w:p w:rsidR="00481634" w:rsidDel="00E62366" w:rsidRDefault="00481634" w:rsidP="00E62366">
      <w:pPr>
        <w:bidi/>
        <w:rPr>
          <w:del w:id="4179" w:author="Ron Gal" w:date="2017-03-05T23:18:00Z"/>
        </w:rPr>
      </w:pPr>
    </w:p>
    <w:p w:rsidR="00481634" w:rsidDel="00E62366" w:rsidRDefault="00471D70" w:rsidP="00E62366">
      <w:pPr>
        <w:bidi/>
        <w:rPr>
          <w:del w:id="4180" w:author="Ron Gal" w:date="2017-03-05T23:18:00Z"/>
        </w:rPr>
      </w:pPr>
      <w:del w:id="4181" w:author="Ron Gal" w:date="2017-03-05T23:18:00Z">
        <w:r w:rsidDel="00E62366">
          <w:rPr>
            <w:b/>
            <w:sz w:val="24"/>
            <w:szCs w:val="24"/>
            <w:rtl/>
          </w:rPr>
          <w:delText>דיאגרמת מחלקות עבור הקונטרולרים:</w:delText>
        </w:r>
      </w:del>
    </w:p>
    <w:p w:rsidR="00481634" w:rsidDel="00E62366" w:rsidRDefault="00481634" w:rsidP="00E62366">
      <w:pPr>
        <w:bidi/>
        <w:rPr>
          <w:del w:id="4182" w:author="Ron Gal" w:date="2017-03-05T23:18:00Z"/>
        </w:rPr>
      </w:pPr>
    </w:p>
    <w:p w:rsidR="00481634" w:rsidDel="00E62366" w:rsidRDefault="00471D70" w:rsidP="00E62366">
      <w:pPr>
        <w:bidi/>
        <w:rPr>
          <w:del w:id="4183" w:author="Ron Gal" w:date="2017-03-05T23:18:00Z"/>
        </w:rPr>
      </w:pPr>
      <w:del w:id="4184" w:author="Ron Gal" w:date="2017-03-05T23:18:00Z">
        <w:r w:rsidDel="00E62366">
          <w:rPr>
            <w:noProof/>
          </w:rPr>
          <w:drawing>
            <wp:inline distT="114300" distB="114300" distL="114300" distR="114300">
              <wp:extent cx="5943600" cy="2870200"/>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2"/>
                      <a:srcRect/>
                      <a:stretch>
                        <a:fillRect/>
                      </a:stretch>
                    </pic:blipFill>
                    <pic:spPr>
                      <a:xfrm>
                        <a:off x="0" y="0"/>
                        <a:ext cx="5943600" cy="2870200"/>
                      </a:xfrm>
                      <a:prstGeom prst="rect">
                        <a:avLst/>
                      </a:prstGeom>
                      <a:ln/>
                    </pic:spPr>
                  </pic:pic>
                </a:graphicData>
              </a:graphic>
            </wp:inline>
          </w:drawing>
        </w:r>
      </w:del>
    </w:p>
    <w:p w:rsidR="00481634" w:rsidDel="00E62366" w:rsidRDefault="00481634" w:rsidP="00E62366">
      <w:pPr>
        <w:bidi/>
        <w:rPr>
          <w:del w:id="4185" w:author="Ron Gal" w:date="2017-03-05T23:18:00Z"/>
        </w:rPr>
      </w:pPr>
    </w:p>
    <w:p w:rsidR="00481634" w:rsidDel="00E62366" w:rsidRDefault="00481634" w:rsidP="00E62366">
      <w:pPr>
        <w:bidi/>
        <w:rPr>
          <w:del w:id="4186" w:author="Ron Gal" w:date="2017-03-05T23:18:00Z"/>
        </w:rPr>
      </w:pPr>
    </w:p>
    <w:p w:rsidR="00481634" w:rsidDel="00E62366" w:rsidRDefault="00471D70" w:rsidP="00E62366">
      <w:pPr>
        <w:bidi/>
        <w:rPr>
          <w:del w:id="4187" w:author="Ron Gal" w:date="2017-03-05T23:18:00Z"/>
        </w:rPr>
      </w:pPr>
      <w:del w:id="4188" w:author="Ron Gal" w:date="2017-03-05T23:18:00Z">
        <w:r w:rsidDel="00E62366">
          <w:rPr>
            <w:noProof/>
          </w:rPr>
          <w:drawing>
            <wp:inline distT="114300" distB="114300" distL="114300" distR="114300">
              <wp:extent cx="5943600" cy="24130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943600" cy="2413000"/>
                      </a:xfrm>
                      <a:prstGeom prst="rect">
                        <a:avLst/>
                      </a:prstGeom>
                      <a:ln/>
                    </pic:spPr>
                  </pic:pic>
                </a:graphicData>
              </a:graphic>
            </wp:inline>
          </w:drawing>
        </w:r>
      </w:del>
    </w:p>
    <w:p w:rsidR="00481634" w:rsidDel="00E62366" w:rsidRDefault="00481634" w:rsidP="00E62366">
      <w:pPr>
        <w:bidi/>
        <w:rPr>
          <w:del w:id="4189" w:author="Ron Gal" w:date="2017-03-05T23:18:00Z"/>
        </w:rPr>
      </w:pPr>
    </w:p>
    <w:p w:rsidR="00481634" w:rsidDel="00E62366" w:rsidRDefault="00471D70" w:rsidP="00E62366">
      <w:pPr>
        <w:bidi/>
        <w:rPr>
          <w:del w:id="4190" w:author="Ron Gal" w:date="2017-03-05T23:18:00Z"/>
        </w:rPr>
      </w:pPr>
      <w:del w:id="4191" w:author="Ron Gal" w:date="2017-03-05T23:18:00Z">
        <w:r w:rsidDel="00E62366">
          <w:br w:type="page"/>
        </w:r>
      </w:del>
    </w:p>
    <w:p w:rsidR="00481634" w:rsidDel="00E62366" w:rsidRDefault="00481634" w:rsidP="00E62366">
      <w:pPr>
        <w:bidi/>
        <w:rPr>
          <w:del w:id="4192" w:author="Ron Gal" w:date="2017-03-05T23:18:00Z"/>
        </w:rPr>
      </w:pPr>
    </w:p>
    <w:p w:rsidR="00481634" w:rsidDel="00E62366" w:rsidRDefault="00471D70" w:rsidP="00E62366">
      <w:pPr>
        <w:bidi/>
        <w:rPr>
          <w:del w:id="4193" w:author="Ron Gal" w:date="2017-03-05T23:18:00Z"/>
        </w:rPr>
      </w:pPr>
      <w:del w:id="4194" w:author="Ron Gal" w:date="2017-03-05T23:18:00Z">
        <w:r w:rsidDel="00E62366">
          <w:rPr>
            <w:b/>
            <w:sz w:val="24"/>
            <w:szCs w:val="24"/>
            <w:rtl/>
          </w:rPr>
          <w:delText>דיאגרמת מחלקות עבור מחלקות ה-</w:delText>
        </w:r>
        <w:r w:rsidDel="00E62366">
          <w:rPr>
            <w:b/>
            <w:sz w:val="24"/>
            <w:szCs w:val="24"/>
          </w:rPr>
          <w:delText>Query Processors</w:delText>
        </w:r>
        <w:r w:rsidDel="00E62366">
          <w:rPr>
            <w:b/>
            <w:sz w:val="24"/>
            <w:szCs w:val="24"/>
            <w:rtl/>
          </w:rPr>
          <w:delText>:</w:delText>
        </w:r>
      </w:del>
    </w:p>
    <w:p w:rsidR="00481634" w:rsidDel="00E62366" w:rsidRDefault="00481634" w:rsidP="00E62366">
      <w:pPr>
        <w:bidi/>
        <w:rPr>
          <w:del w:id="4195" w:author="Ron Gal" w:date="2017-03-05T23:18:00Z"/>
        </w:rPr>
      </w:pPr>
    </w:p>
    <w:p w:rsidR="00481634" w:rsidDel="00E62366" w:rsidRDefault="00471D70" w:rsidP="00E62366">
      <w:pPr>
        <w:bidi/>
        <w:rPr>
          <w:del w:id="4196" w:author="Ron Gal" w:date="2017-03-05T23:18:00Z"/>
        </w:rPr>
      </w:pPr>
      <w:del w:id="4197" w:author="Ron Gal" w:date="2017-03-05T23:18:00Z">
        <w:r w:rsidDel="00E62366">
          <w:rPr>
            <w:noProof/>
          </w:rPr>
          <w:drawing>
            <wp:inline distT="114300" distB="114300" distL="114300" distR="114300">
              <wp:extent cx="5291138" cy="711898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291138" cy="7118985"/>
                      </a:xfrm>
                      <a:prstGeom prst="rect">
                        <a:avLst/>
                      </a:prstGeom>
                      <a:ln/>
                    </pic:spPr>
                  </pic:pic>
                </a:graphicData>
              </a:graphic>
            </wp:inline>
          </w:drawing>
        </w:r>
      </w:del>
    </w:p>
    <w:p w:rsidR="00481634" w:rsidDel="00E62366" w:rsidRDefault="00481634" w:rsidP="00E62366">
      <w:pPr>
        <w:bidi/>
        <w:rPr>
          <w:del w:id="4198" w:author="Ron Gal" w:date="2017-03-05T23:18:00Z"/>
        </w:rPr>
      </w:pPr>
    </w:p>
    <w:p w:rsidR="00481634" w:rsidDel="00E62366" w:rsidRDefault="00471D70" w:rsidP="00E62366">
      <w:pPr>
        <w:bidi/>
        <w:rPr>
          <w:del w:id="4199" w:author="Ron Gal" w:date="2017-03-05T23:18:00Z"/>
        </w:rPr>
      </w:pPr>
      <w:del w:id="4200" w:author="Ron Gal" w:date="2017-03-05T23:18:00Z">
        <w:r w:rsidDel="00E62366">
          <w:rPr>
            <w:b/>
            <w:sz w:val="24"/>
            <w:szCs w:val="24"/>
            <w:rtl/>
          </w:rPr>
          <w:br/>
          <w:delText>דיאגרמת מחלקות עבור מחלקות ה-</w:delText>
        </w:r>
        <w:r w:rsidDel="00E62366">
          <w:rPr>
            <w:b/>
            <w:sz w:val="24"/>
            <w:szCs w:val="24"/>
          </w:rPr>
          <w:delText>Dto</w:delText>
        </w:r>
        <w:r w:rsidDel="00E62366">
          <w:rPr>
            <w:b/>
            <w:sz w:val="24"/>
            <w:szCs w:val="24"/>
            <w:rtl/>
          </w:rPr>
          <w:delText>:</w:delText>
        </w:r>
      </w:del>
    </w:p>
    <w:p w:rsidR="00481634" w:rsidDel="00E62366" w:rsidRDefault="00471D70" w:rsidP="00E62366">
      <w:pPr>
        <w:bidi/>
        <w:rPr>
          <w:del w:id="4201" w:author="Ron Gal" w:date="2017-03-05T23:18:00Z"/>
        </w:rPr>
      </w:pPr>
      <w:del w:id="4202" w:author="Ron Gal" w:date="2017-03-05T23:18:00Z">
        <w:r w:rsidDel="00E62366">
          <w:rPr>
            <w:noProof/>
          </w:rPr>
          <w:drawing>
            <wp:inline distT="114300" distB="114300" distL="114300" distR="114300">
              <wp:extent cx="4786313" cy="7299912"/>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4786313" cy="7299912"/>
                      </a:xfrm>
                      <a:prstGeom prst="rect">
                        <a:avLst/>
                      </a:prstGeom>
                      <a:ln/>
                    </pic:spPr>
                  </pic:pic>
                </a:graphicData>
              </a:graphic>
            </wp:inline>
          </w:drawing>
        </w:r>
      </w:del>
    </w:p>
    <w:p w:rsidR="00481634" w:rsidDel="00E62366" w:rsidRDefault="00481634" w:rsidP="00E62366">
      <w:pPr>
        <w:bidi/>
        <w:rPr>
          <w:del w:id="4203" w:author="Ron Gal" w:date="2017-03-05T23:18:00Z"/>
        </w:rPr>
      </w:pPr>
    </w:p>
    <w:p w:rsidR="00481634" w:rsidDel="00E62366" w:rsidRDefault="00471D70" w:rsidP="00E62366">
      <w:pPr>
        <w:bidi/>
        <w:rPr>
          <w:del w:id="4204" w:author="Ron Gal" w:date="2017-03-05T23:18:00Z"/>
        </w:rPr>
      </w:pPr>
      <w:del w:id="4205" w:author="Ron Gal" w:date="2017-03-05T23:18:00Z">
        <w:r w:rsidDel="00E62366">
          <w:rPr>
            <w:sz w:val="28"/>
            <w:szCs w:val="28"/>
            <w:rtl/>
          </w:rPr>
          <w:delText>דיאגרמות רצף (</w:delText>
        </w:r>
        <w:r w:rsidDel="00E62366">
          <w:rPr>
            <w:sz w:val="28"/>
            <w:szCs w:val="28"/>
          </w:rPr>
          <w:delText>Sequence Diagram)</w:delText>
        </w:r>
      </w:del>
    </w:p>
    <w:p w:rsidR="00481634" w:rsidDel="00E62366" w:rsidRDefault="00481634" w:rsidP="00E62366">
      <w:pPr>
        <w:bidi/>
        <w:rPr>
          <w:del w:id="4206" w:author="Ron Gal" w:date="2017-03-05T23:18:00Z"/>
        </w:rPr>
      </w:pPr>
    </w:p>
    <w:p w:rsidR="00481634" w:rsidDel="00E62366" w:rsidRDefault="00471D70" w:rsidP="00E62366">
      <w:pPr>
        <w:bidi/>
        <w:rPr>
          <w:del w:id="4207" w:author="Ron Gal" w:date="2017-03-05T23:18:00Z"/>
        </w:rPr>
      </w:pPr>
      <w:del w:id="4208" w:author="Ron Gal" w:date="2017-03-05T23:18:00Z">
        <w:r w:rsidDel="00E62366">
          <w:rPr>
            <w:sz w:val="24"/>
            <w:szCs w:val="24"/>
            <w:rtl/>
          </w:rPr>
          <w:delText>בחלק זה נציג את התהליכים המרכזיים של המערכת בעזרת דיאגרמות רצף.</w:delText>
        </w:r>
      </w:del>
    </w:p>
    <w:p w:rsidR="00481634" w:rsidDel="00E62366" w:rsidRDefault="00471D70" w:rsidP="00E62366">
      <w:pPr>
        <w:bidi/>
        <w:rPr>
          <w:del w:id="4209" w:author="Ron Gal" w:date="2017-03-05T23:18:00Z"/>
        </w:rPr>
      </w:pPr>
      <w:del w:id="4210" w:author="Ron Gal" w:date="2017-03-05T23:18:00Z">
        <w:r w:rsidDel="00E62366">
          <w:rPr>
            <w:sz w:val="24"/>
            <w:szCs w:val="24"/>
            <w:rtl/>
          </w:rPr>
          <w:delText>בדיאגרמות נתמקד בפעולות המשתמש ולא נראה בתרשימים פעולות כגון עליית הדף, סגירת הדף, הזנת הנתונים ובדיקת תקינות הנתונים. כמו כן לא נציג תרשמים עבור פעולות שאין בהן עדכון של מסד הנתונים כגון צפיה דוחות או צפיה בהזמנות קיימות.</w:delText>
        </w:r>
      </w:del>
    </w:p>
    <w:p w:rsidR="00481634" w:rsidDel="00E62366" w:rsidRDefault="00481634" w:rsidP="00E62366">
      <w:pPr>
        <w:bidi/>
        <w:rPr>
          <w:del w:id="4211" w:author="Ron Gal" w:date="2017-03-05T23:18:00Z"/>
        </w:rPr>
      </w:pPr>
    </w:p>
    <w:p w:rsidR="00481634" w:rsidDel="00E62366" w:rsidRDefault="00471D70" w:rsidP="00E62366">
      <w:pPr>
        <w:bidi/>
        <w:rPr>
          <w:del w:id="4212" w:author="Ron Gal" w:date="2017-03-05T23:18:00Z"/>
        </w:rPr>
      </w:pPr>
      <w:del w:id="4213" w:author="Ron Gal" w:date="2017-03-05T23:18:00Z">
        <w:r w:rsidDel="00E62366">
          <w:rPr>
            <w:b/>
            <w:sz w:val="24"/>
            <w:szCs w:val="24"/>
            <w:rtl/>
          </w:rPr>
          <w:delText>יצירת מגרש</w:delText>
        </w:r>
      </w:del>
    </w:p>
    <w:p w:rsidR="00481634" w:rsidDel="00E62366" w:rsidRDefault="00471D70" w:rsidP="00E62366">
      <w:pPr>
        <w:bidi/>
        <w:rPr>
          <w:del w:id="4214" w:author="Ron Gal" w:date="2017-03-05T23:18:00Z"/>
        </w:rPr>
      </w:pPr>
      <w:del w:id="4215" w:author="Ron Gal" w:date="2017-03-05T23:18:00Z">
        <w:r w:rsidDel="00E62366">
          <w:rPr>
            <w:sz w:val="24"/>
            <w:szCs w:val="24"/>
            <w:rtl/>
          </w:rPr>
          <w:delText xml:space="preserve">בהתליך זה העובד יוצר מגרש חדש. בלחיצה על הוספת מגרש בדף, השירות בצד הלקוח מבצע קריאת </w:delText>
        </w:r>
        <w:r w:rsidDel="00E62366">
          <w:rPr>
            <w:sz w:val="24"/>
            <w:szCs w:val="24"/>
          </w:rPr>
          <w:delText>http</w:delText>
        </w:r>
        <w:r w:rsidDel="00E62366">
          <w:rPr>
            <w:sz w:val="24"/>
            <w:szCs w:val="24"/>
            <w:rtl/>
          </w:rPr>
          <w:delText xml:space="preserve"> עם נתוני המגרש החדש. הקונטרולר בצד השרת מבצע את פעולת ההוספה למסד הנתונים בעזרת מחולל השליפות. לאחר מכן הקונטרולר מחזיר ללקוח את הרשומה עם מזהה ממסד הנתונים. כעת העובד לעדכן המגרש בכל זמן נתון.</w:delText>
        </w:r>
      </w:del>
    </w:p>
    <w:p w:rsidR="00481634" w:rsidDel="00E62366" w:rsidRDefault="00481634" w:rsidP="00E62366">
      <w:pPr>
        <w:bidi/>
        <w:rPr>
          <w:del w:id="4216" w:author="Ron Gal" w:date="2017-03-05T23:18:00Z"/>
        </w:rPr>
      </w:pPr>
    </w:p>
    <w:p w:rsidR="00481634" w:rsidDel="00E62366" w:rsidRDefault="00471D70" w:rsidP="00E62366">
      <w:pPr>
        <w:bidi/>
        <w:rPr>
          <w:del w:id="4217" w:author="Ron Gal" w:date="2017-03-05T23:18:00Z"/>
        </w:rPr>
      </w:pPr>
      <w:del w:id="4218" w:author="Ron Gal" w:date="2017-03-05T23:18:00Z">
        <w:r w:rsidDel="00E62366">
          <w:rPr>
            <w:noProof/>
          </w:rPr>
          <w:drawing>
            <wp:inline distT="114300" distB="114300" distL="114300" distR="114300">
              <wp:extent cx="5943600" cy="2628900"/>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7"/>
                      <a:srcRect/>
                      <a:stretch>
                        <a:fillRect/>
                      </a:stretch>
                    </pic:blipFill>
                    <pic:spPr>
                      <a:xfrm>
                        <a:off x="0" y="0"/>
                        <a:ext cx="5943600" cy="2628900"/>
                      </a:xfrm>
                      <a:prstGeom prst="rect">
                        <a:avLst/>
                      </a:prstGeom>
                      <a:ln/>
                    </pic:spPr>
                  </pic:pic>
                </a:graphicData>
              </a:graphic>
            </wp:inline>
          </w:drawing>
        </w:r>
      </w:del>
    </w:p>
    <w:p w:rsidR="00481634" w:rsidDel="00E62366" w:rsidRDefault="00481634" w:rsidP="00E62366">
      <w:pPr>
        <w:bidi/>
        <w:rPr>
          <w:del w:id="4219" w:author="Ron Gal" w:date="2017-03-05T23:18:00Z"/>
        </w:rPr>
      </w:pPr>
    </w:p>
    <w:p w:rsidR="00481634" w:rsidDel="00E62366" w:rsidRDefault="00471D70" w:rsidP="00E62366">
      <w:pPr>
        <w:bidi/>
        <w:rPr>
          <w:del w:id="4220" w:author="Ron Gal" w:date="2017-03-05T23:18:00Z"/>
        </w:rPr>
      </w:pPr>
      <w:del w:id="4221" w:author="Ron Gal" w:date="2017-03-05T23:18:00Z">
        <w:r w:rsidDel="00E62366">
          <w:br w:type="page"/>
        </w:r>
      </w:del>
    </w:p>
    <w:p w:rsidR="00481634" w:rsidDel="00E62366" w:rsidRDefault="00481634" w:rsidP="00E62366">
      <w:pPr>
        <w:bidi/>
        <w:rPr>
          <w:del w:id="4222" w:author="Ron Gal" w:date="2017-03-05T23:18:00Z"/>
        </w:rPr>
      </w:pPr>
    </w:p>
    <w:p w:rsidR="00481634" w:rsidDel="00E62366" w:rsidRDefault="00471D70" w:rsidP="00E62366">
      <w:pPr>
        <w:bidi/>
        <w:rPr>
          <w:del w:id="4223" w:author="Ron Gal" w:date="2017-03-05T23:18:00Z"/>
        </w:rPr>
      </w:pPr>
      <w:del w:id="4224" w:author="Ron Gal" w:date="2017-03-05T23:18:00Z">
        <w:r w:rsidDel="00E62366">
          <w:rPr>
            <w:b/>
            <w:sz w:val="24"/>
            <w:szCs w:val="24"/>
            <w:rtl/>
          </w:rPr>
          <w:delText>הזמנת מגרש</w:delText>
        </w:r>
      </w:del>
    </w:p>
    <w:p w:rsidR="00481634" w:rsidDel="00E62366" w:rsidRDefault="00471D70" w:rsidP="00E62366">
      <w:pPr>
        <w:bidi/>
        <w:rPr>
          <w:del w:id="4225" w:author="Ron Gal" w:date="2017-03-05T23:18:00Z"/>
        </w:rPr>
      </w:pPr>
      <w:del w:id="4226" w:author="Ron Gal" w:date="2017-03-05T23:18:00Z">
        <w:r w:rsidDel="00E62366">
          <w:rPr>
            <w:sz w:val="24"/>
            <w:szCs w:val="24"/>
            <w:rtl/>
          </w:rPr>
          <w:delText xml:space="preserve">בהתליך זה הלקוח מבצע הזמנה חדשה. בלחיצה על הזמנת מגרש בדף, השירות בצד הלקוח מבצע קריאת </w:delText>
        </w:r>
        <w:r w:rsidDel="00E62366">
          <w:rPr>
            <w:sz w:val="24"/>
            <w:szCs w:val="24"/>
          </w:rPr>
          <w:delText>http</w:delText>
        </w:r>
        <w:r w:rsidDel="00E62366">
          <w:rPr>
            <w:sz w:val="24"/>
            <w:szCs w:val="24"/>
            <w:rtl/>
          </w:rPr>
          <w:delText xml:space="preserve"> עם נתוני ההזמנה החדשה. הקונטרולר בצד השרת מבצע את פעולת ההוספה למסד הנתונים בעזרת מחולל השליפות. לאחר מכן הקונטרולר מחזיר ללקוח את הרשומה עם מזהה ממסד הנתונים מוצגת ללקוח הודעה מתאימה. הלקוח יכול לבצע עדכון של המגרש כל עוד לא נותרו פחות מ-24 שעות לתאריך ההזמנה.</w:delText>
        </w:r>
      </w:del>
    </w:p>
    <w:p w:rsidR="00481634" w:rsidDel="00E62366" w:rsidRDefault="00471D70" w:rsidP="00E62366">
      <w:pPr>
        <w:bidi/>
        <w:rPr>
          <w:del w:id="4227" w:author="Ron Gal" w:date="2017-03-05T23:18:00Z"/>
        </w:rPr>
      </w:pPr>
      <w:del w:id="4228" w:author="Ron Gal" w:date="2017-03-05T23:18:00Z">
        <w:r w:rsidDel="00E62366">
          <w:rPr>
            <w:sz w:val="24"/>
            <w:szCs w:val="24"/>
            <w:rtl/>
          </w:rPr>
          <w:delText>כעת העובד יכול לאשר או לדחות את ההזמנה ע"י שליחת הנתונים המתאימים לקונטרולר בצד השרת ובכך לעדכן את הנתונים. כמו כן הוא יקבל הודעת חיווי מתאימה.</w:delText>
        </w:r>
      </w:del>
    </w:p>
    <w:p w:rsidR="00481634" w:rsidDel="00E62366" w:rsidRDefault="00481634" w:rsidP="00E62366">
      <w:pPr>
        <w:bidi/>
        <w:rPr>
          <w:del w:id="4229" w:author="Ron Gal" w:date="2017-03-05T23:18:00Z"/>
        </w:rPr>
      </w:pPr>
    </w:p>
    <w:p w:rsidR="00481634" w:rsidDel="00E62366" w:rsidRDefault="00481634" w:rsidP="00E62366">
      <w:pPr>
        <w:bidi/>
        <w:rPr>
          <w:del w:id="4230" w:author="Ron Gal" w:date="2017-03-05T23:18:00Z"/>
        </w:rPr>
      </w:pPr>
    </w:p>
    <w:p w:rsidR="00481634" w:rsidDel="00E62366" w:rsidRDefault="00471D70" w:rsidP="00E62366">
      <w:pPr>
        <w:bidi/>
        <w:rPr>
          <w:del w:id="4231" w:author="Ron Gal" w:date="2017-03-05T23:18:00Z"/>
        </w:rPr>
      </w:pPr>
      <w:del w:id="4232" w:author="Ron Gal" w:date="2017-03-05T23:18:00Z">
        <w:r w:rsidDel="00E62366">
          <w:rPr>
            <w:noProof/>
          </w:rPr>
          <w:drawing>
            <wp:inline distT="114300" distB="114300" distL="114300" distR="114300">
              <wp:extent cx="6325914" cy="4586288"/>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6325914" cy="4586288"/>
                      </a:xfrm>
                      <a:prstGeom prst="rect">
                        <a:avLst/>
                      </a:prstGeom>
                      <a:ln/>
                    </pic:spPr>
                  </pic:pic>
                </a:graphicData>
              </a:graphic>
            </wp:inline>
          </w:drawing>
        </w:r>
      </w:del>
    </w:p>
    <w:p w:rsidR="00481634" w:rsidDel="00E62366" w:rsidRDefault="00471D70" w:rsidP="00E62366">
      <w:pPr>
        <w:bidi/>
        <w:rPr>
          <w:del w:id="4233" w:author="Ron Gal" w:date="2017-03-05T23:18:00Z"/>
        </w:rPr>
      </w:pPr>
      <w:del w:id="4234" w:author="Ron Gal" w:date="2017-03-05T23:18:00Z">
        <w:r w:rsidDel="00E62366">
          <w:br w:type="page"/>
        </w:r>
      </w:del>
    </w:p>
    <w:p w:rsidR="00481634" w:rsidDel="00E62366" w:rsidRDefault="00481634" w:rsidP="00E62366">
      <w:pPr>
        <w:bidi/>
        <w:rPr>
          <w:del w:id="4235" w:author="Ron Gal" w:date="2017-03-05T23:18:00Z"/>
        </w:rPr>
      </w:pPr>
    </w:p>
    <w:p w:rsidR="00481634" w:rsidDel="00E62366" w:rsidRDefault="00471D70" w:rsidP="00E62366">
      <w:pPr>
        <w:bidi/>
        <w:rPr>
          <w:del w:id="4236" w:author="Ron Gal" w:date="2017-03-05T23:18:00Z"/>
        </w:rPr>
      </w:pPr>
      <w:del w:id="4237" w:author="Ron Gal" w:date="2017-03-05T23:18:00Z">
        <w:r w:rsidDel="00E62366">
          <w:rPr>
            <w:b/>
            <w:sz w:val="24"/>
            <w:szCs w:val="24"/>
            <w:rtl/>
          </w:rPr>
          <w:delText>הצטרפות להזמנה קיימת</w:delText>
        </w:r>
      </w:del>
    </w:p>
    <w:p w:rsidR="00481634" w:rsidDel="00E62366" w:rsidRDefault="00471D70" w:rsidP="00E62366">
      <w:pPr>
        <w:bidi/>
        <w:rPr>
          <w:del w:id="4238" w:author="Ron Gal" w:date="2017-03-05T23:18:00Z"/>
        </w:rPr>
      </w:pPr>
      <w:del w:id="4239" w:author="Ron Gal" w:date="2017-03-05T23:18:00Z">
        <w:r w:rsidDel="00E62366">
          <w:rPr>
            <w:sz w:val="24"/>
            <w:szCs w:val="24"/>
            <w:rtl/>
          </w:rPr>
          <w:delText xml:space="preserve">בהתליך זה לקוח מבקש להצטרף להזמנה של לקוח אחר. בלחיצה על בקשה להצטרפות השירות בצד הלקוח מבצע קריאת </w:delText>
        </w:r>
        <w:r w:rsidDel="00E62366">
          <w:rPr>
            <w:sz w:val="24"/>
            <w:szCs w:val="24"/>
          </w:rPr>
          <w:delText>http</w:delText>
        </w:r>
        <w:r w:rsidDel="00E62366">
          <w:rPr>
            <w:sz w:val="24"/>
            <w:szCs w:val="24"/>
            <w:rtl/>
          </w:rPr>
          <w:delText xml:space="preserve"> עם נתוני הבקשה החדשה. הקונטרולר בצד השרת מבצע את פעולת ההוספה למסד הנתונים בעזרת מחולל השליפות. לאחר מכן הקונטרולר מחזיר ללקוח את הרשומה עם מזהה ממסד הנתונים ומוצגת ללקוח הודעה מתאימה. </w:delText>
        </w:r>
      </w:del>
    </w:p>
    <w:p w:rsidR="00481634" w:rsidDel="00E62366" w:rsidRDefault="00471D70" w:rsidP="00E62366">
      <w:pPr>
        <w:bidi/>
        <w:rPr>
          <w:del w:id="4240" w:author="Ron Gal" w:date="2017-03-05T23:18:00Z"/>
        </w:rPr>
      </w:pPr>
      <w:del w:id="4241" w:author="Ron Gal" w:date="2017-03-05T23:18:00Z">
        <w:r w:rsidDel="00E62366">
          <w:rPr>
            <w:sz w:val="24"/>
            <w:szCs w:val="24"/>
            <w:rtl/>
          </w:rPr>
          <w:delText>כעת הלקוח המזמין יכול לאשר או לדחות את ההזמנה ע"י שליחת הנתונים המתאימים לקונטרולר בצד השרת וכך לעדכן את רשומת בקשת ההצטרפות (</w:delText>
        </w:r>
        <w:r w:rsidDel="00E62366">
          <w:rPr>
            <w:sz w:val="24"/>
            <w:szCs w:val="24"/>
          </w:rPr>
          <w:delText>participant</w:delText>
        </w:r>
        <w:r w:rsidDel="00E62366">
          <w:rPr>
            <w:sz w:val="24"/>
            <w:szCs w:val="24"/>
            <w:rtl/>
          </w:rPr>
          <w:delText>). כמו כן הוא מקבל הודעת חיווי מתאימה.</w:delText>
        </w:r>
      </w:del>
    </w:p>
    <w:p w:rsidR="00481634" w:rsidDel="00E62366" w:rsidRDefault="00481634" w:rsidP="00E62366">
      <w:pPr>
        <w:bidi/>
        <w:rPr>
          <w:del w:id="4242" w:author="Ron Gal" w:date="2017-03-05T23:18:00Z"/>
        </w:rPr>
      </w:pPr>
    </w:p>
    <w:p w:rsidR="00481634" w:rsidDel="00E62366" w:rsidRDefault="00481634" w:rsidP="00E62366">
      <w:pPr>
        <w:bidi/>
        <w:rPr>
          <w:del w:id="4243" w:author="Ron Gal" w:date="2017-03-05T23:18:00Z"/>
        </w:rPr>
      </w:pPr>
    </w:p>
    <w:p w:rsidR="00481634" w:rsidDel="00E62366" w:rsidRDefault="00471D70" w:rsidP="00E62366">
      <w:pPr>
        <w:bidi/>
        <w:rPr>
          <w:del w:id="4244" w:author="Ron Gal" w:date="2017-03-05T23:18:00Z"/>
        </w:rPr>
      </w:pPr>
      <w:del w:id="4245" w:author="Ron Gal" w:date="2017-03-05T23:18:00Z">
        <w:r w:rsidDel="00E62366">
          <w:rPr>
            <w:noProof/>
          </w:rPr>
          <w:drawing>
            <wp:inline distT="114300" distB="114300" distL="114300" distR="114300">
              <wp:extent cx="5943600" cy="35179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943600" cy="3517900"/>
                      </a:xfrm>
                      <a:prstGeom prst="rect">
                        <a:avLst/>
                      </a:prstGeom>
                      <a:ln/>
                    </pic:spPr>
                  </pic:pic>
                </a:graphicData>
              </a:graphic>
            </wp:inline>
          </w:drawing>
        </w:r>
      </w:del>
    </w:p>
    <w:p w:rsidR="00481634" w:rsidDel="00E62366" w:rsidRDefault="00481634" w:rsidP="00E62366">
      <w:pPr>
        <w:bidi/>
        <w:rPr>
          <w:del w:id="4246" w:author="Ron Gal" w:date="2017-03-05T23:18:00Z"/>
        </w:rPr>
      </w:pPr>
    </w:p>
    <w:p w:rsidR="00481634" w:rsidDel="00E62366" w:rsidRDefault="00481634" w:rsidP="00E62366">
      <w:pPr>
        <w:bidi/>
        <w:rPr>
          <w:del w:id="4247" w:author="Ron Gal" w:date="2017-03-05T23:18:00Z"/>
        </w:rPr>
      </w:pPr>
    </w:p>
    <w:p w:rsidR="00481634" w:rsidDel="00E62366" w:rsidRDefault="00471D70" w:rsidP="00E62366">
      <w:pPr>
        <w:bidi/>
        <w:rPr>
          <w:del w:id="4248" w:author="Ron Gal" w:date="2017-03-05T23:18:00Z"/>
        </w:rPr>
      </w:pPr>
      <w:del w:id="4249" w:author="Ron Gal" w:date="2017-03-05T23:18:00Z">
        <w:r w:rsidDel="00E62366">
          <w:br w:type="page"/>
        </w:r>
      </w:del>
    </w:p>
    <w:p w:rsidR="00481634" w:rsidDel="00E62366" w:rsidRDefault="00481634" w:rsidP="00E62366">
      <w:pPr>
        <w:bidi/>
        <w:rPr>
          <w:del w:id="4250" w:author="Ron Gal" w:date="2017-03-05T23:18:00Z"/>
        </w:rPr>
      </w:pPr>
    </w:p>
    <w:p w:rsidR="00481634" w:rsidDel="00E62366" w:rsidRDefault="00471D70" w:rsidP="00E62366">
      <w:pPr>
        <w:bidi/>
        <w:rPr>
          <w:del w:id="4251" w:author="Ron Gal" w:date="2017-03-05T23:18:00Z"/>
        </w:rPr>
      </w:pPr>
      <w:del w:id="4252" w:author="Ron Gal" w:date="2017-03-05T23:18:00Z">
        <w:r w:rsidDel="00E62366">
          <w:rPr>
            <w:b/>
            <w:sz w:val="24"/>
            <w:szCs w:val="24"/>
            <w:rtl/>
          </w:rPr>
          <w:delText>הקפאת לקוח</w:delText>
        </w:r>
      </w:del>
    </w:p>
    <w:p w:rsidR="00481634" w:rsidDel="00E62366" w:rsidRDefault="00471D70" w:rsidP="00E62366">
      <w:pPr>
        <w:bidi/>
        <w:rPr>
          <w:del w:id="4253" w:author="Ron Gal" w:date="2017-03-05T23:18:00Z"/>
        </w:rPr>
      </w:pPr>
      <w:del w:id="4254" w:author="Ron Gal" w:date="2017-03-05T23:18:00Z">
        <w:r w:rsidDel="00E62366">
          <w:rPr>
            <w:sz w:val="24"/>
            <w:szCs w:val="24"/>
            <w:rtl/>
          </w:rPr>
          <w:delText xml:space="preserve">בהתליך זה לקוח מזין תלונה על לקוח אחר והמנהל מחליט האם להשהות את הלקוח השני. הלקוח מזין את התלונה בלחיצה על כפתור שלח במסך פרטי הלקוח עליו הוא מתלונן, השירות בצד הלקוח מבצע קריאת </w:delText>
        </w:r>
        <w:r w:rsidDel="00E62366">
          <w:rPr>
            <w:sz w:val="24"/>
            <w:szCs w:val="24"/>
          </w:rPr>
          <w:delText>http</w:delText>
        </w:r>
        <w:r w:rsidDel="00E62366">
          <w:rPr>
            <w:sz w:val="24"/>
            <w:szCs w:val="24"/>
            <w:rtl/>
          </w:rPr>
          <w:delText xml:space="preserve"> עם נתוני התלונה החדשה. הקונטרולר בצד השרת בצע את פעולת ההכנסה למסד הנתונים בעזרת מחולל השליפות, והוא מחזיר ללקוח הודעה שהפעולה בוצעה בהצלחה. </w:delText>
        </w:r>
      </w:del>
    </w:p>
    <w:p w:rsidR="00481634" w:rsidDel="00E62366" w:rsidRDefault="00471D70" w:rsidP="00E62366">
      <w:pPr>
        <w:bidi/>
        <w:rPr>
          <w:del w:id="4255" w:author="Ron Gal" w:date="2017-03-05T23:18:00Z"/>
        </w:rPr>
      </w:pPr>
      <w:del w:id="4256" w:author="Ron Gal" w:date="2017-03-05T23:18:00Z">
        <w:r w:rsidDel="00E62366">
          <w:rPr>
            <w:sz w:val="24"/>
            <w:szCs w:val="24"/>
            <w:rtl/>
          </w:rPr>
          <w:delText>כעת המנהל רואה בדוח התלונות את התלונה ויכול להקפיא או להתעלם מהתלונה ע"י שליחת הנתונים המתאימים בעזרת השירות לקונטרולר בצד השרת וכך לעדכן את רשומת הלקוח (</w:delText>
        </w:r>
        <w:r w:rsidDel="00E62366">
          <w:rPr>
            <w:sz w:val="24"/>
            <w:szCs w:val="24"/>
          </w:rPr>
          <w:delText>customer</w:delText>
        </w:r>
        <w:r w:rsidDel="00E62366">
          <w:rPr>
            <w:sz w:val="24"/>
            <w:szCs w:val="24"/>
            <w:rtl/>
          </w:rPr>
          <w:delText>). כמו כן הוא מקבל הודעת חיבוי מתאימה.</w:delText>
        </w:r>
      </w:del>
    </w:p>
    <w:p w:rsidR="00481634" w:rsidDel="00E62366" w:rsidRDefault="00481634" w:rsidP="00E62366">
      <w:pPr>
        <w:bidi/>
        <w:rPr>
          <w:del w:id="4257" w:author="Ron Gal" w:date="2017-03-05T23:18:00Z"/>
        </w:rPr>
      </w:pPr>
    </w:p>
    <w:p w:rsidR="00481634" w:rsidDel="00E62366" w:rsidRDefault="00471D70" w:rsidP="00E62366">
      <w:pPr>
        <w:bidi/>
        <w:rPr>
          <w:del w:id="4258" w:author="Ron Gal" w:date="2017-03-05T23:18:00Z"/>
        </w:rPr>
      </w:pPr>
      <w:del w:id="4259" w:author="Ron Gal" w:date="2017-03-05T23:18:00Z">
        <w:r w:rsidDel="00E62366">
          <w:rPr>
            <w:noProof/>
          </w:rPr>
          <w:drawing>
            <wp:inline distT="114300" distB="114300" distL="114300" distR="114300">
              <wp:extent cx="6278683" cy="3633788"/>
              <wp:effectExtent l="0" t="0" r="0" b="0"/>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0"/>
                      <a:srcRect/>
                      <a:stretch>
                        <a:fillRect/>
                      </a:stretch>
                    </pic:blipFill>
                    <pic:spPr>
                      <a:xfrm>
                        <a:off x="0" y="0"/>
                        <a:ext cx="6278683" cy="3633788"/>
                      </a:xfrm>
                      <a:prstGeom prst="rect">
                        <a:avLst/>
                      </a:prstGeom>
                      <a:ln/>
                    </pic:spPr>
                  </pic:pic>
                </a:graphicData>
              </a:graphic>
            </wp:inline>
          </w:drawing>
        </w:r>
      </w:del>
    </w:p>
    <w:p w:rsidR="00481634" w:rsidDel="00E62366" w:rsidRDefault="00481634" w:rsidP="00E62366">
      <w:pPr>
        <w:bidi/>
        <w:rPr>
          <w:del w:id="4260" w:author="Ron Gal" w:date="2017-03-05T23:18:00Z"/>
        </w:rPr>
      </w:pPr>
    </w:p>
    <w:p w:rsidR="00481634" w:rsidDel="00E62366" w:rsidRDefault="00481634" w:rsidP="00E62366">
      <w:pPr>
        <w:bidi/>
        <w:rPr>
          <w:del w:id="4261" w:author="Ron Gal" w:date="2017-03-05T23:18:00Z"/>
        </w:rPr>
      </w:pPr>
    </w:p>
    <w:p w:rsidR="00481634" w:rsidDel="00E62366" w:rsidRDefault="00481634" w:rsidP="00E62366">
      <w:pPr>
        <w:bidi/>
        <w:rPr>
          <w:del w:id="4262" w:author="Ron Gal" w:date="2017-03-05T23:18:00Z"/>
        </w:rPr>
      </w:pPr>
    </w:p>
    <w:p w:rsidR="00481634" w:rsidDel="00E62366" w:rsidRDefault="00481634" w:rsidP="00E62366">
      <w:pPr>
        <w:bidi/>
        <w:rPr>
          <w:del w:id="4263" w:author="Ron Gal" w:date="2017-03-05T23:18:00Z"/>
        </w:rPr>
      </w:pPr>
    </w:p>
    <w:p w:rsidR="00481634" w:rsidDel="00E62366" w:rsidRDefault="00481634" w:rsidP="00E62366">
      <w:pPr>
        <w:bidi/>
        <w:rPr>
          <w:del w:id="4264" w:author="Ron Gal" w:date="2017-03-05T23:18:00Z"/>
        </w:rPr>
      </w:pPr>
    </w:p>
    <w:p w:rsidR="00481634" w:rsidDel="00E62366" w:rsidRDefault="00481634" w:rsidP="00E62366">
      <w:pPr>
        <w:bidi/>
        <w:rPr>
          <w:del w:id="4265" w:author="Ron Gal" w:date="2017-03-05T23:18:00Z"/>
        </w:rPr>
      </w:pPr>
    </w:p>
    <w:p w:rsidR="00481634" w:rsidRDefault="00481634" w:rsidP="00E62366">
      <w:pPr>
        <w:bidi/>
      </w:pPr>
    </w:p>
    <w:sectPr w:rsidR="00481634">
      <w:footerReference w:type="default" r:id="rId2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3D27" w:rsidRDefault="00883D27">
      <w:pPr>
        <w:spacing w:line="240" w:lineRule="auto"/>
      </w:pPr>
      <w:r>
        <w:separator/>
      </w:r>
    </w:p>
  </w:endnote>
  <w:endnote w:type="continuationSeparator" w:id="0">
    <w:p w:rsidR="00883D27" w:rsidRDefault="00883D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B21" w:rsidRDefault="001C7B21">
    <w:pPr>
      <w:jc w:val="center"/>
    </w:pPr>
    <w:r>
      <w:fldChar w:fldCharType="begin"/>
    </w:r>
    <w:r>
      <w:instrText>PAGE</w:instrText>
    </w:r>
    <w:r>
      <w:fldChar w:fldCharType="separate"/>
    </w:r>
    <w:r w:rsidR="00A54DC6">
      <w:rPr>
        <w:noProof/>
      </w:rP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3D27" w:rsidRDefault="00883D27">
      <w:pPr>
        <w:spacing w:line="240" w:lineRule="auto"/>
      </w:pPr>
      <w:r>
        <w:separator/>
      </w:r>
    </w:p>
  </w:footnote>
  <w:footnote w:type="continuationSeparator" w:id="0">
    <w:p w:rsidR="00883D27" w:rsidRDefault="00883D2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4B456C"/>
    <w:multiLevelType w:val="multilevel"/>
    <w:tmpl w:val="01D812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17A83786"/>
    <w:multiLevelType w:val="multilevel"/>
    <w:tmpl w:val="9E14F9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BC45DFE"/>
    <w:multiLevelType w:val="multilevel"/>
    <w:tmpl w:val="2DFA3F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24FD46A9"/>
    <w:multiLevelType w:val="multilevel"/>
    <w:tmpl w:val="0C9AB9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29A97E7E"/>
    <w:multiLevelType w:val="multilevel"/>
    <w:tmpl w:val="D95428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338E07CE"/>
    <w:multiLevelType w:val="multilevel"/>
    <w:tmpl w:val="42F89A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38C6316E"/>
    <w:multiLevelType w:val="multilevel"/>
    <w:tmpl w:val="1DBE62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44052A40"/>
    <w:multiLevelType w:val="multilevel"/>
    <w:tmpl w:val="0DB4FF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44FD53E1"/>
    <w:multiLevelType w:val="multilevel"/>
    <w:tmpl w:val="6E0C20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475F4D75"/>
    <w:multiLevelType w:val="multilevel"/>
    <w:tmpl w:val="91AE2D3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529F57D0"/>
    <w:multiLevelType w:val="multilevel"/>
    <w:tmpl w:val="0A3C23E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534E166C"/>
    <w:multiLevelType w:val="multilevel"/>
    <w:tmpl w:val="B05EB6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594877D9"/>
    <w:multiLevelType w:val="multilevel"/>
    <w:tmpl w:val="11E854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69DD15A9"/>
    <w:multiLevelType w:val="hybridMultilevel"/>
    <w:tmpl w:val="95FC74D0"/>
    <w:lvl w:ilvl="0" w:tplc="BE88DACE">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545852"/>
    <w:multiLevelType w:val="multilevel"/>
    <w:tmpl w:val="08CAA2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79436237"/>
    <w:multiLevelType w:val="multilevel"/>
    <w:tmpl w:val="3036FC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9"/>
  </w:num>
  <w:num w:numId="2">
    <w:abstractNumId w:val="6"/>
  </w:num>
  <w:num w:numId="3">
    <w:abstractNumId w:val="12"/>
  </w:num>
  <w:num w:numId="4">
    <w:abstractNumId w:val="15"/>
  </w:num>
  <w:num w:numId="5">
    <w:abstractNumId w:val="10"/>
  </w:num>
  <w:num w:numId="6">
    <w:abstractNumId w:val="2"/>
  </w:num>
  <w:num w:numId="7">
    <w:abstractNumId w:val="8"/>
  </w:num>
  <w:num w:numId="8">
    <w:abstractNumId w:val="11"/>
  </w:num>
  <w:num w:numId="9">
    <w:abstractNumId w:val="4"/>
  </w:num>
  <w:num w:numId="10">
    <w:abstractNumId w:val="0"/>
  </w:num>
  <w:num w:numId="11">
    <w:abstractNumId w:val="3"/>
  </w:num>
  <w:num w:numId="12">
    <w:abstractNumId w:val="5"/>
  </w:num>
  <w:num w:numId="13">
    <w:abstractNumId w:val="14"/>
  </w:num>
  <w:num w:numId="14">
    <w:abstractNumId w:val="1"/>
  </w:num>
  <w:num w:numId="15">
    <w:abstractNumId w:val="7"/>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on Gal">
    <w15:presenceInfo w15:providerId="AD" w15:userId="S-1-5-21-2997667945-69505476-641416405-58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4"/>
  <w:displayBackgroundShape/>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481634"/>
    <w:rsid w:val="00094DB5"/>
    <w:rsid w:val="000A1C34"/>
    <w:rsid w:val="000A49C2"/>
    <w:rsid w:val="000B66B0"/>
    <w:rsid w:val="000F3A1E"/>
    <w:rsid w:val="00110E29"/>
    <w:rsid w:val="001653D6"/>
    <w:rsid w:val="0017775C"/>
    <w:rsid w:val="00194AF4"/>
    <w:rsid w:val="001B3738"/>
    <w:rsid w:val="001C7B21"/>
    <w:rsid w:val="00211E52"/>
    <w:rsid w:val="00213013"/>
    <w:rsid w:val="00216054"/>
    <w:rsid w:val="00224620"/>
    <w:rsid w:val="002766ED"/>
    <w:rsid w:val="002C5F7C"/>
    <w:rsid w:val="002D1863"/>
    <w:rsid w:val="003912C8"/>
    <w:rsid w:val="003D233C"/>
    <w:rsid w:val="00430617"/>
    <w:rsid w:val="004666B9"/>
    <w:rsid w:val="004674E5"/>
    <w:rsid w:val="00471D70"/>
    <w:rsid w:val="00481634"/>
    <w:rsid w:val="004B53AE"/>
    <w:rsid w:val="004E1CDF"/>
    <w:rsid w:val="004F4159"/>
    <w:rsid w:val="00501C49"/>
    <w:rsid w:val="0052354F"/>
    <w:rsid w:val="00584A27"/>
    <w:rsid w:val="005A060C"/>
    <w:rsid w:val="005B4BA2"/>
    <w:rsid w:val="005E277A"/>
    <w:rsid w:val="0063045C"/>
    <w:rsid w:val="00632FE7"/>
    <w:rsid w:val="00694F4E"/>
    <w:rsid w:val="00714729"/>
    <w:rsid w:val="00747F2B"/>
    <w:rsid w:val="00754092"/>
    <w:rsid w:val="0076005C"/>
    <w:rsid w:val="007A3BB4"/>
    <w:rsid w:val="007A763D"/>
    <w:rsid w:val="007E4D19"/>
    <w:rsid w:val="0081189A"/>
    <w:rsid w:val="00817880"/>
    <w:rsid w:val="008525B6"/>
    <w:rsid w:val="00883D27"/>
    <w:rsid w:val="008A0790"/>
    <w:rsid w:val="008B3F0E"/>
    <w:rsid w:val="008C1EDD"/>
    <w:rsid w:val="008E254E"/>
    <w:rsid w:val="00911482"/>
    <w:rsid w:val="0094452F"/>
    <w:rsid w:val="0096291C"/>
    <w:rsid w:val="009E7017"/>
    <w:rsid w:val="00A11CF2"/>
    <w:rsid w:val="00A27D69"/>
    <w:rsid w:val="00A5188F"/>
    <w:rsid w:val="00A54DC6"/>
    <w:rsid w:val="00A96264"/>
    <w:rsid w:val="00B40E40"/>
    <w:rsid w:val="00B55160"/>
    <w:rsid w:val="00BD788B"/>
    <w:rsid w:val="00C11C47"/>
    <w:rsid w:val="00C33E1B"/>
    <w:rsid w:val="00C6162B"/>
    <w:rsid w:val="00C675CE"/>
    <w:rsid w:val="00C7601C"/>
    <w:rsid w:val="00C95285"/>
    <w:rsid w:val="00D20A8A"/>
    <w:rsid w:val="00D81240"/>
    <w:rsid w:val="00E57470"/>
    <w:rsid w:val="00E62366"/>
    <w:rsid w:val="00E917A8"/>
    <w:rsid w:val="00E947A5"/>
    <w:rsid w:val="00EA16CA"/>
    <w:rsid w:val="00EA5B60"/>
    <w:rsid w:val="00EB537C"/>
    <w:rsid w:val="00EC1DDE"/>
    <w:rsid w:val="00ED0DEE"/>
    <w:rsid w:val="00F00D18"/>
    <w:rsid w:val="00F3722B"/>
    <w:rsid w:val="00F52774"/>
    <w:rsid w:val="00F71947"/>
    <w:rsid w:val="00F96EB6"/>
    <w:rsid w:val="00FA561A"/>
    <w:rsid w:val="00FA676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AEF22"/>
  <w15:docId w15:val="{E2EFD956-BBC5-4230-8EAD-D8DED45F6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he-IL"/>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A1C34"/>
  </w:style>
  <w:style w:type="paragraph" w:styleId="Heading1">
    <w:name w:val="heading 1"/>
    <w:basedOn w:val="Normal"/>
    <w:next w:val="Normal"/>
    <w:qFormat/>
    <w:pPr>
      <w:keepNext/>
      <w:keepLines/>
      <w:spacing w:before="400" w:after="120"/>
      <w:contextualSpacing/>
      <w:outlineLvl w:val="0"/>
    </w:pPr>
    <w:rPr>
      <w:sz w:val="40"/>
      <w:szCs w:val="40"/>
    </w:rPr>
  </w:style>
  <w:style w:type="paragraph" w:styleId="Heading2">
    <w:name w:val="heading 2"/>
    <w:basedOn w:val="Normal"/>
    <w:next w:val="Normal"/>
    <w:qFormat/>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paragraph" w:styleId="NoSpacing">
    <w:name w:val="No Spacing"/>
    <w:link w:val="NoSpacingChar"/>
    <w:uiPriority w:val="1"/>
    <w:qFormat/>
    <w:rsid w:val="00471D70"/>
    <w:pPr>
      <w:spacing w:line="240" w:lineRule="auto"/>
    </w:pPr>
    <w:rPr>
      <w:rFonts w:asciiTheme="minorHAnsi" w:eastAsiaTheme="minorEastAsia" w:hAnsiTheme="minorHAnsi" w:cstheme="minorBidi"/>
      <w:color w:val="auto"/>
      <w:lang w:bidi="ar-SA"/>
    </w:rPr>
  </w:style>
  <w:style w:type="character" w:customStyle="1" w:styleId="NoSpacingChar">
    <w:name w:val="No Spacing Char"/>
    <w:basedOn w:val="DefaultParagraphFont"/>
    <w:link w:val="NoSpacing"/>
    <w:uiPriority w:val="1"/>
    <w:rsid w:val="00471D70"/>
    <w:rPr>
      <w:rFonts w:asciiTheme="minorHAnsi" w:eastAsiaTheme="minorEastAsia" w:hAnsiTheme="minorHAnsi" w:cstheme="minorBidi"/>
      <w:color w:val="auto"/>
      <w:lang w:bidi="ar-SA"/>
    </w:rPr>
  </w:style>
  <w:style w:type="paragraph" w:styleId="BalloonText">
    <w:name w:val="Balloon Text"/>
    <w:basedOn w:val="Normal"/>
    <w:link w:val="BalloonTextChar"/>
    <w:uiPriority w:val="99"/>
    <w:semiHidden/>
    <w:unhideWhenUsed/>
    <w:rsid w:val="003D233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233C"/>
    <w:rPr>
      <w:rFonts w:ascii="Segoe UI" w:hAnsi="Segoe UI" w:cs="Segoe UI"/>
      <w:sz w:val="18"/>
      <w:szCs w:val="18"/>
    </w:rPr>
  </w:style>
  <w:style w:type="paragraph" w:styleId="TOCHeading">
    <w:name w:val="TOC Heading"/>
    <w:basedOn w:val="Heading1"/>
    <w:next w:val="Normal"/>
    <w:uiPriority w:val="39"/>
    <w:unhideWhenUsed/>
    <w:qFormat/>
    <w:rsid w:val="00F52774"/>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bidi="ar-SA"/>
    </w:rPr>
  </w:style>
  <w:style w:type="paragraph" w:styleId="TOC1">
    <w:name w:val="toc 1"/>
    <w:basedOn w:val="Normal"/>
    <w:next w:val="Normal"/>
    <w:autoRedefine/>
    <w:uiPriority w:val="39"/>
    <w:unhideWhenUsed/>
    <w:rsid w:val="00430617"/>
    <w:pPr>
      <w:spacing w:after="100"/>
    </w:pPr>
  </w:style>
  <w:style w:type="paragraph" w:styleId="TOC2">
    <w:name w:val="toc 2"/>
    <w:basedOn w:val="Normal"/>
    <w:next w:val="Normal"/>
    <w:autoRedefine/>
    <w:uiPriority w:val="39"/>
    <w:unhideWhenUsed/>
    <w:rsid w:val="00430617"/>
    <w:pPr>
      <w:spacing w:after="100"/>
      <w:ind w:left="220"/>
    </w:pPr>
  </w:style>
  <w:style w:type="character" w:styleId="Hyperlink">
    <w:name w:val="Hyperlink"/>
    <w:basedOn w:val="DefaultParagraphFont"/>
    <w:uiPriority w:val="99"/>
    <w:unhideWhenUsed/>
    <w:rsid w:val="00430617"/>
    <w:rPr>
      <w:color w:val="0563C1" w:themeColor="hyperlink"/>
      <w:u w:val="single"/>
    </w:rPr>
  </w:style>
  <w:style w:type="paragraph" w:styleId="ListParagraph">
    <w:name w:val="List Paragraph"/>
    <w:basedOn w:val="Normal"/>
    <w:uiPriority w:val="34"/>
    <w:qFormat/>
    <w:rsid w:val="00C6162B"/>
    <w:pPr>
      <w:ind w:left="720"/>
      <w:contextualSpacing/>
    </w:pPr>
  </w:style>
  <w:style w:type="paragraph" w:styleId="Header">
    <w:name w:val="header"/>
    <w:basedOn w:val="Normal"/>
    <w:link w:val="HeaderChar"/>
    <w:uiPriority w:val="99"/>
    <w:unhideWhenUsed/>
    <w:rsid w:val="0063045C"/>
    <w:pPr>
      <w:tabs>
        <w:tab w:val="center" w:pos="4680"/>
        <w:tab w:val="right" w:pos="9360"/>
      </w:tabs>
      <w:spacing w:line="240" w:lineRule="auto"/>
    </w:pPr>
  </w:style>
  <w:style w:type="character" w:customStyle="1" w:styleId="HeaderChar">
    <w:name w:val="Header Char"/>
    <w:basedOn w:val="DefaultParagraphFont"/>
    <w:link w:val="Header"/>
    <w:uiPriority w:val="99"/>
    <w:rsid w:val="0063045C"/>
  </w:style>
  <w:style w:type="paragraph" w:styleId="Footer">
    <w:name w:val="footer"/>
    <w:basedOn w:val="Normal"/>
    <w:link w:val="FooterChar"/>
    <w:uiPriority w:val="99"/>
    <w:unhideWhenUsed/>
    <w:rsid w:val="0063045C"/>
    <w:pPr>
      <w:tabs>
        <w:tab w:val="center" w:pos="4680"/>
        <w:tab w:val="right" w:pos="9360"/>
      </w:tabs>
      <w:spacing w:line="240" w:lineRule="auto"/>
    </w:pPr>
  </w:style>
  <w:style w:type="character" w:customStyle="1" w:styleId="FooterChar">
    <w:name w:val="Footer Char"/>
    <w:basedOn w:val="DefaultParagraphFont"/>
    <w:link w:val="Footer"/>
    <w:uiPriority w:val="99"/>
    <w:rsid w:val="006304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2.bin"/><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11/relationships/people" Target="people.xml"/><Relationship Id="rId10" Type="http://schemas.openxmlformats.org/officeDocument/2006/relationships/oleObject" Target="embeddings/oleObject1.bin"/><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מסמך זה מתאר את עיצוב תוכנת מערכת EZVet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7B91A0-7C9C-400C-8B89-D2C4C94A3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1</Pages>
  <Words>13304</Words>
  <Characters>75833</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EZVET</vt:lpstr>
    </vt:vector>
  </TitlesOfParts>
  <Company/>
  <LinksUpToDate>false</LinksUpToDate>
  <CharactersWithSpaces>88960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EZVET</dc:title>
  <dc:subject>מערכת לניהול העולם הוטרינרי</dc:subject>
  <dc:creator>רון גל</dc:creator>
  <cp:lastModifiedBy>Ron Gal</cp:lastModifiedBy>
  <cp:revision>68</cp:revision>
  <dcterms:created xsi:type="dcterms:W3CDTF">2017-03-04T10:51:00Z</dcterms:created>
  <dcterms:modified xsi:type="dcterms:W3CDTF">2017-03-05T22:13:00Z</dcterms:modified>
  <cp:category>סדנה בתכנות מונחה עצמים</cp:category>
</cp:coreProperties>
</file>