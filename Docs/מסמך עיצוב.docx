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1792633084"/>
        <w:docPartObj>
          <w:docPartGallery w:val="Cover Pages"/>
          <w:docPartUnique/>
        </w:docPartObj>
      </w:sdtPr>
      <w:sdtContent>
        <w:p w:rsidR="00471D70" w:rsidRDefault="00471D70">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E44D44">
                                  <w:trPr>
                                    <w:jc w:val="center"/>
                                  </w:trPr>
                                  <w:tc>
                                    <w:tcPr>
                                      <w:tcW w:w="2568" w:type="pct"/>
                                      <w:vAlign w:val="center"/>
                                    </w:tcPr>
                                    <w:p w:rsidR="00E44D44" w:rsidRDefault="00E44D44">
                                      <w:pPr>
                                        <w:jc w:val="right"/>
                                      </w:pPr>
                                      <w:r>
                                        <w:object w:dxaOrig="5266"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2.5pt;height:131.25pt">
                                            <v:imagedata r:id="rId9" o:title=""/>
                                          </v:shape>
                                          <o:OLEObject Type="Embed" ProgID="PBrush" ShapeID="_x0000_i1026" DrawAspect="Content" ObjectID="_1550426063" r:id="rId10"/>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E44D44" w:rsidRDefault="00E44D44">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44D44" w:rsidRDefault="00E44D44">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E44D44" w:rsidRDefault="00E44D44"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tl/>
                                        </w:rPr>
                                        <w:alias w:val="Abstract"/>
                                        <w:tag w:val=""/>
                                        <w:id w:val="-2036181933"/>
                                        <w:dataBinding w:prefixMappings="xmlns:ns0='http://schemas.microsoft.com/office/2006/coverPageProps' " w:xpath="/ns0:CoverPageProperties[1]/ns0:Abstract[1]" w:storeItemID="{55AF091B-3C7A-41E3-B477-F2FDAA23CFDA}"/>
                                        <w:text/>
                                      </w:sdtPr>
                                      <w:sdtContent>
                                        <w:p w:rsidR="00E44D44" w:rsidRDefault="00E44D44">
                                          <w:pPr>
                                            <w:bidi/>
                                            <w:rPr>
                                              <w:color w:val="000000" w:themeColor="text1"/>
                                            </w:rPr>
                                            <w:pPrChange w:id="0" w:author="Ron Gal" w:date="2017-03-06T00:12:00Z">
                                              <w:pPr/>
                                            </w:pPrChange>
                                          </w:pPr>
                                          <w:del w:id="1" w:author="Ron Gal" w:date="2017-03-06T00:12:00Z">
                                            <w:r w:rsidRPr="00471D70" w:rsidDel="00A54DC6">
                                              <w:rPr>
                                                <w:rFonts w:asciiTheme="minorHAnsi" w:eastAsiaTheme="minorHAnsi" w:hAnsiTheme="minorHAnsi" w:cstheme="minorBidi"/>
                                                <w:color w:val="000000" w:themeColor="text1"/>
                                                <w:rtl/>
                                              </w:rPr>
                                              <w:delText xml:space="preserve">מסמך זה מתאר את הדרישות ממערכת </w:delText>
                                            </w:r>
                                            <w:r w:rsidRPr="00471D70" w:rsidDel="00A54DC6">
                                              <w:rPr>
                                                <w:rFonts w:asciiTheme="minorHAnsi" w:eastAsiaTheme="minorHAnsi" w:hAnsiTheme="minorHAnsi" w:cstheme="minorBidi"/>
                                                <w:color w:val="000000" w:themeColor="text1"/>
                                              </w:rPr>
                                              <w:delText>EZVet</w:delText>
                                            </w:r>
                                            <w:r w:rsidRPr="00471D70" w:rsidDel="00A54DC6">
                                              <w:rPr>
                                                <w:rFonts w:asciiTheme="minorHAnsi" w:eastAsiaTheme="minorHAnsi" w:hAnsiTheme="minorHAnsi" w:cstheme="minorBidi"/>
                                                <w:color w:val="000000" w:themeColor="text1"/>
                                                <w:rtl/>
                                              </w:rPr>
                                              <w:delText>, מערכת לניהול העולם הוטרינרי.</w:delText>
                                            </w:r>
                                          </w:del>
                                          <w:ins w:id="2" w:author="Ron Gal" w:date="2017-03-06T00:12:00Z">
                                            <w:r>
                                              <w:rPr>
                                                <w:rFonts w:asciiTheme="minorHAnsi" w:eastAsiaTheme="minorHAnsi" w:hAnsiTheme="minorHAnsi" w:cstheme="minorBidi" w:hint="cs"/>
                                                <w:color w:val="000000" w:themeColor="text1"/>
                                                <w:rtl/>
                                              </w:rPr>
                                              <w:t xml:space="preserve">מסמך זה מתאר את עיצוב תוכנת מערכת </w:t>
                                            </w:r>
                                            <w:r>
                                              <w:rPr>
                                                <w:rFonts w:asciiTheme="minorHAnsi" w:eastAsiaTheme="minorHAnsi" w:hAnsiTheme="minorHAnsi" w:cstheme="minorBidi" w:hint="cs"/>
                                                <w:color w:val="000000" w:themeColor="text1"/>
                                              </w:rPr>
                                              <w:t>EZV</w:t>
                                            </w:r>
                                            <w:r>
                                              <w:rPr>
                                                <w:rFonts w:asciiTheme="minorHAnsi" w:eastAsiaTheme="minorHAnsi" w:hAnsiTheme="minorHAnsi" w:cstheme="minorBidi"/>
                                                <w:color w:val="000000" w:themeColor="text1"/>
                                              </w:rPr>
                                              <w:t>et</w:t>
                                            </w:r>
                                          </w:ins>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E44D44" w:rsidRDefault="00E44D44"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E44D44" w:rsidRDefault="00E44D44"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E44D44" w:rsidRDefault="00E44D4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E44D44">
                            <w:trPr>
                              <w:jc w:val="center"/>
                            </w:trPr>
                            <w:tc>
                              <w:tcPr>
                                <w:tcW w:w="2568" w:type="pct"/>
                                <w:vAlign w:val="center"/>
                              </w:tcPr>
                              <w:p w:rsidR="00E44D44" w:rsidRDefault="00E44D44">
                                <w:pPr>
                                  <w:jc w:val="right"/>
                                </w:pPr>
                                <w:r>
                                  <w:object w:dxaOrig="5266" w:dyaOrig="2640">
                                    <v:shape id="_x0000_i1026" type="#_x0000_t75" style="width:262.5pt;height:131.25pt">
                                      <v:imagedata r:id="rId9" o:title=""/>
                                    </v:shape>
                                    <o:OLEObject Type="Embed" ProgID="PBrush" ShapeID="_x0000_i1026" DrawAspect="Content" ObjectID="_1550426063" r:id="rId11"/>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E44D44" w:rsidRDefault="00E44D44">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44D44" w:rsidRDefault="00E44D44">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E44D44" w:rsidRDefault="00E44D44"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tl/>
                                  </w:rPr>
                                  <w:alias w:val="Abstract"/>
                                  <w:tag w:val=""/>
                                  <w:id w:val="-2036181933"/>
                                  <w:dataBinding w:prefixMappings="xmlns:ns0='http://schemas.microsoft.com/office/2006/coverPageProps' " w:xpath="/ns0:CoverPageProperties[1]/ns0:Abstract[1]" w:storeItemID="{55AF091B-3C7A-41E3-B477-F2FDAA23CFDA}"/>
                                  <w:text/>
                                </w:sdtPr>
                                <w:sdtContent>
                                  <w:p w:rsidR="00E44D44" w:rsidRDefault="00E44D44">
                                    <w:pPr>
                                      <w:bidi/>
                                      <w:rPr>
                                        <w:color w:val="000000" w:themeColor="text1"/>
                                      </w:rPr>
                                      <w:pPrChange w:id="3" w:author="Ron Gal" w:date="2017-03-06T00:12:00Z">
                                        <w:pPr/>
                                      </w:pPrChange>
                                    </w:pPr>
                                    <w:del w:id="4" w:author="Ron Gal" w:date="2017-03-06T00:12:00Z">
                                      <w:r w:rsidRPr="00471D70" w:rsidDel="00A54DC6">
                                        <w:rPr>
                                          <w:rFonts w:asciiTheme="minorHAnsi" w:eastAsiaTheme="minorHAnsi" w:hAnsiTheme="minorHAnsi" w:cstheme="minorBidi"/>
                                          <w:color w:val="000000" w:themeColor="text1"/>
                                          <w:rtl/>
                                        </w:rPr>
                                        <w:delText xml:space="preserve">מסמך זה מתאר את הדרישות ממערכת </w:delText>
                                      </w:r>
                                      <w:r w:rsidRPr="00471D70" w:rsidDel="00A54DC6">
                                        <w:rPr>
                                          <w:rFonts w:asciiTheme="minorHAnsi" w:eastAsiaTheme="minorHAnsi" w:hAnsiTheme="minorHAnsi" w:cstheme="minorBidi"/>
                                          <w:color w:val="000000" w:themeColor="text1"/>
                                        </w:rPr>
                                        <w:delText>EZVet</w:delText>
                                      </w:r>
                                      <w:r w:rsidRPr="00471D70" w:rsidDel="00A54DC6">
                                        <w:rPr>
                                          <w:rFonts w:asciiTheme="minorHAnsi" w:eastAsiaTheme="minorHAnsi" w:hAnsiTheme="minorHAnsi" w:cstheme="minorBidi"/>
                                          <w:color w:val="000000" w:themeColor="text1"/>
                                          <w:rtl/>
                                        </w:rPr>
                                        <w:delText>, מערכת לניהול העולם הוטרינרי.</w:delText>
                                      </w:r>
                                    </w:del>
                                    <w:ins w:id="5" w:author="Ron Gal" w:date="2017-03-06T00:12:00Z">
                                      <w:r>
                                        <w:rPr>
                                          <w:rFonts w:asciiTheme="minorHAnsi" w:eastAsiaTheme="minorHAnsi" w:hAnsiTheme="minorHAnsi" w:cstheme="minorBidi" w:hint="cs"/>
                                          <w:color w:val="000000" w:themeColor="text1"/>
                                          <w:rtl/>
                                        </w:rPr>
                                        <w:t xml:space="preserve">מסמך זה מתאר את עיצוב תוכנת מערכת </w:t>
                                      </w:r>
                                      <w:r>
                                        <w:rPr>
                                          <w:rFonts w:asciiTheme="minorHAnsi" w:eastAsiaTheme="minorHAnsi" w:hAnsiTheme="minorHAnsi" w:cstheme="minorBidi" w:hint="cs"/>
                                          <w:color w:val="000000" w:themeColor="text1"/>
                                        </w:rPr>
                                        <w:t>EZV</w:t>
                                      </w:r>
                                      <w:r>
                                        <w:rPr>
                                          <w:rFonts w:asciiTheme="minorHAnsi" w:eastAsiaTheme="minorHAnsi" w:hAnsiTheme="minorHAnsi" w:cstheme="minorBidi"/>
                                          <w:color w:val="000000" w:themeColor="text1"/>
                                        </w:rPr>
                                        <w:t>et</w:t>
                                      </w:r>
                                    </w:ins>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E44D44" w:rsidRDefault="00E44D44"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E44D44" w:rsidRDefault="00E44D44"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E44D44" w:rsidRDefault="00E44D44"/>
                      </w:txbxContent>
                    </v:textbox>
                    <w10:wrap anchorx="page" anchory="page"/>
                  </v:shape>
                </w:pict>
              </mc:Fallback>
            </mc:AlternateContent>
          </w:r>
          <w:r>
            <w:br w:type="page"/>
          </w:r>
        </w:p>
      </w:sdtContent>
    </w:sdt>
    <w:customXmlInsRangeStart w:id="6" w:author="Ron Gal" w:date="2017-03-05T23:19:00Z"/>
    <w:sdt>
      <w:sdtPr>
        <w:rPr>
          <w:rFonts w:ascii="Arial" w:eastAsia="Arial" w:hAnsi="Arial" w:cs="Arial"/>
          <w:color w:val="000000"/>
          <w:sz w:val="22"/>
          <w:szCs w:val="22"/>
          <w:rtl/>
          <w:lang w:bidi="he-IL"/>
        </w:rPr>
        <w:id w:val="1693807409"/>
        <w:docPartObj>
          <w:docPartGallery w:val="Table of Contents"/>
          <w:docPartUnique/>
        </w:docPartObj>
      </w:sdtPr>
      <w:sdtEndPr>
        <w:rPr>
          <w:b/>
          <w:bCs/>
          <w:noProof/>
        </w:rPr>
      </w:sdtEndPr>
      <w:sdtContent>
        <w:customXmlInsRangeEnd w:id="6"/>
        <w:p w:rsidR="00F52774" w:rsidRDefault="00430617">
          <w:pPr>
            <w:pStyle w:val="TOCHeading"/>
            <w:bidi/>
            <w:rPr>
              <w:ins w:id="7" w:author="Ron Gal" w:date="2017-03-05T23:19:00Z"/>
              <w:lang w:bidi="he-IL"/>
            </w:rPr>
            <w:pPrChange w:id="8" w:author="Ron Gal" w:date="2017-03-06T00:12:00Z">
              <w:pPr>
                <w:pStyle w:val="TOCHeading"/>
              </w:pPr>
            </w:pPrChange>
          </w:pPr>
          <w:ins w:id="9" w:author="Ron Gal" w:date="2017-03-05T23:23:00Z">
            <w:r>
              <w:rPr>
                <w:rFonts w:hint="cs"/>
                <w:rtl/>
                <w:lang w:bidi="he-IL"/>
              </w:rPr>
              <w:t>תוכן עניינים</w:t>
            </w:r>
          </w:ins>
        </w:p>
        <w:p w:rsidR="00AE7C39" w:rsidRPr="00D8294D" w:rsidRDefault="00F52774" w:rsidP="00AE7C39">
          <w:pPr>
            <w:pStyle w:val="TOC1"/>
            <w:tabs>
              <w:tab w:val="right" w:leader="dot" w:pos="9350"/>
            </w:tabs>
            <w:bidi/>
            <w:rPr>
              <w:ins w:id="10" w:author="Ron Gal" w:date="2017-03-07T21:07:00Z"/>
              <w:rFonts w:asciiTheme="minorHAnsi" w:eastAsiaTheme="minorEastAsia" w:hAnsiTheme="minorHAnsi" w:cstheme="minorBidi"/>
              <w:noProof/>
              <w:color w:val="auto"/>
              <w:sz w:val="20"/>
              <w:szCs w:val="20"/>
              <w:rPrChange w:id="11" w:author="Ron Gal" w:date="2017-03-07T21:08:00Z">
                <w:rPr>
                  <w:ins w:id="12" w:author="Ron Gal" w:date="2017-03-07T21:07:00Z"/>
                  <w:rFonts w:asciiTheme="minorHAnsi" w:eastAsiaTheme="minorEastAsia" w:hAnsiTheme="minorHAnsi" w:cstheme="minorBidi"/>
                  <w:noProof/>
                  <w:color w:val="auto"/>
                </w:rPr>
              </w:rPrChange>
            </w:rPr>
            <w:pPrChange w:id="13" w:author="Ron Gal" w:date="2017-03-07T21:07:00Z">
              <w:pPr>
                <w:pStyle w:val="TOC1"/>
                <w:tabs>
                  <w:tab w:val="right" w:leader="dot" w:pos="9350"/>
                </w:tabs>
              </w:pPr>
            </w:pPrChange>
          </w:pPr>
          <w:ins w:id="14" w:author="Ron Gal" w:date="2017-03-05T23:19:00Z">
            <w:r w:rsidRPr="00D8294D">
              <w:rPr>
                <w:sz w:val="20"/>
                <w:szCs w:val="20"/>
                <w:rPrChange w:id="15" w:author="Ron Gal" w:date="2017-03-07T21:08:00Z">
                  <w:rPr/>
                </w:rPrChange>
              </w:rPr>
              <w:fldChar w:fldCharType="begin"/>
            </w:r>
            <w:r w:rsidRPr="00D8294D">
              <w:rPr>
                <w:sz w:val="20"/>
                <w:szCs w:val="20"/>
                <w:rPrChange w:id="16" w:author="Ron Gal" w:date="2017-03-07T21:08:00Z">
                  <w:rPr/>
                </w:rPrChange>
              </w:rPr>
              <w:instrText xml:space="preserve"> TOC \o "1-3" \h \z \u </w:instrText>
            </w:r>
            <w:r w:rsidRPr="00D8294D">
              <w:rPr>
                <w:sz w:val="20"/>
                <w:szCs w:val="20"/>
                <w:rPrChange w:id="17" w:author="Ron Gal" w:date="2017-03-07T21:08:00Z">
                  <w:rPr/>
                </w:rPrChange>
              </w:rPr>
              <w:fldChar w:fldCharType="separate"/>
            </w:r>
          </w:ins>
          <w:ins w:id="18" w:author="Ron Gal" w:date="2017-03-07T21:07:00Z">
            <w:r w:rsidR="00AE7C39" w:rsidRPr="00D8294D">
              <w:rPr>
                <w:rStyle w:val="Hyperlink"/>
                <w:noProof/>
                <w:sz w:val="20"/>
                <w:szCs w:val="20"/>
                <w:rPrChange w:id="19" w:author="Ron Gal" w:date="2017-03-07T21:08:00Z">
                  <w:rPr>
                    <w:rStyle w:val="Hyperlink"/>
                    <w:noProof/>
                  </w:rPr>
                </w:rPrChange>
              </w:rPr>
              <w:fldChar w:fldCharType="begin"/>
            </w:r>
            <w:r w:rsidR="00AE7C39" w:rsidRPr="00D8294D">
              <w:rPr>
                <w:rStyle w:val="Hyperlink"/>
                <w:noProof/>
                <w:sz w:val="20"/>
                <w:szCs w:val="20"/>
                <w:rPrChange w:id="20" w:author="Ron Gal" w:date="2017-03-07T21:08:00Z">
                  <w:rPr>
                    <w:rStyle w:val="Hyperlink"/>
                    <w:noProof/>
                  </w:rPr>
                </w:rPrChange>
              </w:rPr>
              <w:instrText xml:space="preserve"> </w:instrText>
            </w:r>
            <w:r w:rsidR="00AE7C39" w:rsidRPr="00D8294D">
              <w:rPr>
                <w:noProof/>
                <w:sz w:val="20"/>
                <w:szCs w:val="20"/>
                <w:rPrChange w:id="21" w:author="Ron Gal" w:date="2017-03-07T21:08:00Z">
                  <w:rPr>
                    <w:noProof/>
                  </w:rPr>
                </w:rPrChange>
              </w:rPr>
              <w:instrText>HYPERLINK \l "_Toc476684163"</w:instrText>
            </w:r>
            <w:r w:rsidR="00AE7C39" w:rsidRPr="00D8294D">
              <w:rPr>
                <w:rStyle w:val="Hyperlink"/>
                <w:noProof/>
                <w:sz w:val="20"/>
                <w:szCs w:val="20"/>
                <w:rPrChange w:id="22" w:author="Ron Gal" w:date="2017-03-07T21:08:00Z">
                  <w:rPr>
                    <w:rStyle w:val="Hyperlink"/>
                    <w:noProof/>
                  </w:rPr>
                </w:rPrChange>
              </w:rPr>
              <w:instrText xml:space="preserve"> </w:instrText>
            </w:r>
            <w:r w:rsidR="00AE7C39" w:rsidRPr="00D8294D">
              <w:rPr>
                <w:rStyle w:val="Hyperlink"/>
                <w:noProof/>
                <w:sz w:val="20"/>
                <w:szCs w:val="20"/>
                <w:rPrChange w:id="23" w:author="Ron Gal" w:date="2017-03-07T21:08:00Z">
                  <w:rPr>
                    <w:rStyle w:val="Hyperlink"/>
                    <w:noProof/>
                  </w:rPr>
                </w:rPrChange>
              </w:rPr>
            </w:r>
            <w:r w:rsidR="00AE7C39" w:rsidRPr="00D8294D">
              <w:rPr>
                <w:rStyle w:val="Hyperlink"/>
                <w:noProof/>
                <w:sz w:val="20"/>
                <w:szCs w:val="20"/>
                <w:rPrChange w:id="24" w:author="Ron Gal" w:date="2017-03-07T21:08:00Z">
                  <w:rPr>
                    <w:rStyle w:val="Hyperlink"/>
                    <w:noProof/>
                  </w:rPr>
                </w:rPrChange>
              </w:rPr>
              <w:fldChar w:fldCharType="separate"/>
            </w:r>
            <w:r w:rsidR="00AE7C39" w:rsidRPr="00D8294D">
              <w:rPr>
                <w:rStyle w:val="Hyperlink"/>
                <w:rFonts w:hint="eastAsia"/>
                <w:noProof/>
                <w:sz w:val="20"/>
                <w:szCs w:val="20"/>
                <w:rtl/>
                <w:rPrChange w:id="25" w:author="Ron Gal" w:date="2017-03-07T21:08:00Z">
                  <w:rPr>
                    <w:rStyle w:val="Hyperlink"/>
                    <w:rFonts w:hint="eastAsia"/>
                    <w:noProof/>
                    <w:rtl/>
                  </w:rPr>
                </w:rPrChange>
              </w:rPr>
              <w:t>תיאור</w:t>
            </w:r>
            <w:r w:rsidR="00AE7C39" w:rsidRPr="00D8294D">
              <w:rPr>
                <w:rStyle w:val="Hyperlink"/>
                <w:noProof/>
                <w:sz w:val="20"/>
                <w:szCs w:val="20"/>
                <w:rtl/>
                <w:rPrChange w:id="26" w:author="Ron Gal" w:date="2017-03-07T21:08:00Z">
                  <w:rPr>
                    <w:rStyle w:val="Hyperlink"/>
                    <w:noProof/>
                    <w:rtl/>
                  </w:rPr>
                </w:rPrChange>
              </w:rPr>
              <w:t xml:space="preserve"> </w:t>
            </w:r>
            <w:r w:rsidR="00AE7C39" w:rsidRPr="00D8294D">
              <w:rPr>
                <w:rStyle w:val="Hyperlink"/>
                <w:rFonts w:hint="eastAsia"/>
                <w:noProof/>
                <w:sz w:val="20"/>
                <w:szCs w:val="20"/>
                <w:rtl/>
                <w:rPrChange w:id="27" w:author="Ron Gal" w:date="2017-03-07T21:08:00Z">
                  <w:rPr>
                    <w:rStyle w:val="Hyperlink"/>
                    <w:rFonts w:hint="eastAsia"/>
                    <w:noProof/>
                    <w:rtl/>
                  </w:rPr>
                </w:rPrChange>
              </w:rPr>
              <w:t>כללי</w:t>
            </w:r>
            <w:r w:rsidR="00AE7C39" w:rsidRPr="00D8294D">
              <w:rPr>
                <w:rStyle w:val="Hyperlink"/>
                <w:noProof/>
                <w:sz w:val="20"/>
                <w:szCs w:val="20"/>
                <w:rtl/>
                <w:rPrChange w:id="28" w:author="Ron Gal" w:date="2017-03-07T21:08:00Z">
                  <w:rPr>
                    <w:rStyle w:val="Hyperlink"/>
                    <w:noProof/>
                    <w:rtl/>
                  </w:rPr>
                </w:rPrChange>
              </w:rPr>
              <w:t xml:space="preserve"> </w:t>
            </w:r>
            <w:r w:rsidR="00AE7C39" w:rsidRPr="00D8294D">
              <w:rPr>
                <w:rStyle w:val="Hyperlink"/>
                <w:rFonts w:hint="eastAsia"/>
                <w:noProof/>
                <w:sz w:val="20"/>
                <w:szCs w:val="20"/>
                <w:rtl/>
                <w:rPrChange w:id="29" w:author="Ron Gal" w:date="2017-03-07T21:08:00Z">
                  <w:rPr>
                    <w:rStyle w:val="Hyperlink"/>
                    <w:rFonts w:hint="eastAsia"/>
                    <w:noProof/>
                    <w:rtl/>
                  </w:rPr>
                </w:rPrChange>
              </w:rPr>
              <w:t>של</w:t>
            </w:r>
            <w:r w:rsidR="00AE7C39" w:rsidRPr="00D8294D">
              <w:rPr>
                <w:rStyle w:val="Hyperlink"/>
                <w:noProof/>
                <w:sz w:val="20"/>
                <w:szCs w:val="20"/>
                <w:rtl/>
                <w:rPrChange w:id="30" w:author="Ron Gal" w:date="2017-03-07T21:08:00Z">
                  <w:rPr>
                    <w:rStyle w:val="Hyperlink"/>
                    <w:noProof/>
                    <w:rtl/>
                  </w:rPr>
                </w:rPrChange>
              </w:rPr>
              <w:t xml:space="preserve"> </w:t>
            </w:r>
            <w:r w:rsidR="00AE7C39" w:rsidRPr="00D8294D">
              <w:rPr>
                <w:rStyle w:val="Hyperlink"/>
                <w:rFonts w:hint="eastAsia"/>
                <w:noProof/>
                <w:sz w:val="20"/>
                <w:szCs w:val="20"/>
                <w:rtl/>
                <w:rPrChange w:id="31" w:author="Ron Gal" w:date="2017-03-07T21:08:00Z">
                  <w:rPr>
                    <w:rStyle w:val="Hyperlink"/>
                    <w:rFonts w:hint="eastAsia"/>
                    <w:noProof/>
                    <w:rtl/>
                  </w:rPr>
                </w:rPrChange>
              </w:rPr>
              <w:t>המערכת</w:t>
            </w:r>
            <w:r w:rsidR="00AE7C39" w:rsidRPr="00D8294D">
              <w:rPr>
                <w:noProof/>
                <w:webHidden/>
                <w:sz w:val="20"/>
                <w:szCs w:val="20"/>
                <w:rPrChange w:id="32" w:author="Ron Gal" w:date="2017-03-07T21:08:00Z">
                  <w:rPr>
                    <w:noProof/>
                    <w:webHidden/>
                  </w:rPr>
                </w:rPrChange>
              </w:rPr>
              <w:tab/>
            </w:r>
            <w:r w:rsidR="00AE7C39" w:rsidRPr="00D8294D">
              <w:rPr>
                <w:noProof/>
                <w:webHidden/>
                <w:sz w:val="20"/>
                <w:szCs w:val="20"/>
                <w:rPrChange w:id="33" w:author="Ron Gal" w:date="2017-03-07T21:08:00Z">
                  <w:rPr>
                    <w:noProof/>
                    <w:webHidden/>
                  </w:rPr>
                </w:rPrChange>
              </w:rPr>
              <w:fldChar w:fldCharType="begin"/>
            </w:r>
            <w:r w:rsidR="00AE7C39" w:rsidRPr="00D8294D">
              <w:rPr>
                <w:noProof/>
                <w:webHidden/>
                <w:sz w:val="20"/>
                <w:szCs w:val="20"/>
                <w:rPrChange w:id="34" w:author="Ron Gal" w:date="2017-03-07T21:08:00Z">
                  <w:rPr>
                    <w:noProof/>
                    <w:webHidden/>
                  </w:rPr>
                </w:rPrChange>
              </w:rPr>
              <w:instrText xml:space="preserve"> PAGEREF _Toc476684163 \h </w:instrText>
            </w:r>
            <w:r w:rsidR="00AE7C39" w:rsidRPr="00D8294D">
              <w:rPr>
                <w:noProof/>
                <w:webHidden/>
                <w:sz w:val="20"/>
                <w:szCs w:val="20"/>
                <w:rPrChange w:id="35" w:author="Ron Gal" w:date="2017-03-07T21:08:00Z">
                  <w:rPr>
                    <w:noProof/>
                    <w:webHidden/>
                  </w:rPr>
                </w:rPrChange>
              </w:rPr>
            </w:r>
          </w:ins>
          <w:r w:rsidR="00AE7C39" w:rsidRPr="00D8294D">
            <w:rPr>
              <w:noProof/>
              <w:webHidden/>
              <w:sz w:val="20"/>
              <w:szCs w:val="20"/>
              <w:rPrChange w:id="36" w:author="Ron Gal" w:date="2017-03-07T21:08:00Z">
                <w:rPr>
                  <w:noProof/>
                  <w:webHidden/>
                </w:rPr>
              </w:rPrChange>
            </w:rPr>
            <w:fldChar w:fldCharType="separate"/>
          </w:r>
          <w:ins w:id="37" w:author="Ron Gal" w:date="2017-03-07T21:08:00Z">
            <w:r w:rsidR="00D8294D">
              <w:rPr>
                <w:noProof/>
                <w:webHidden/>
                <w:sz w:val="20"/>
                <w:szCs w:val="20"/>
                <w:rtl/>
              </w:rPr>
              <w:t>2</w:t>
            </w:r>
          </w:ins>
          <w:ins w:id="38" w:author="Ron Gal" w:date="2017-03-07T21:07:00Z">
            <w:r w:rsidR="00AE7C39" w:rsidRPr="00D8294D">
              <w:rPr>
                <w:noProof/>
                <w:webHidden/>
                <w:sz w:val="20"/>
                <w:szCs w:val="20"/>
                <w:rPrChange w:id="39" w:author="Ron Gal" w:date="2017-03-07T21:08:00Z">
                  <w:rPr>
                    <w:noProof/>
                    <w:webHidden/>
                  </w:rPr>
                </w:rPrChange>
              </w:rPr>
              <w:fldChar w:fldCharType="end"/>
            </w:r>
            <w:r w:rsidR="00AE7C39" w:rsidRPr="00D8294D">
              <w:rPr>
                <w:rStyle w:val="Hyperlink"/>
                <w:noProof/>
                <w:sz w:val="20"/>
                <w:szCs w:val="20"/>
                <w:rPrChange w:id="40"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41" w:author="Ron Gal" w:date="2017-03-07T21:07:00Z"/>
              <w:rFonts w:asciiTheme="minorHAnsi" w:eastAsiaTheme="minorEastAsia" w:hAnsiTheme="minorHAnsi" w:cstheme="minorBidi"/>
              <w:noProof/>
              <w:color w:val="auto"/>
              <w:sz w:val="20"/>
              <w:szCs w:val="20"/>
              <w:rPrChange w:id="42" w:author="Ron Gal" w:date="2017-03-07T21:08:00Z">
                <w:rPr>
                  <w:ins w:id="43" w:author="Ron Gal" w:date="2017-03-07T21:07:00Z"/>
                  <w:rFonts w:asciiTheme="minorHAnsi" w:eastAsiaTheme="minorEastAsia" w:hAnsiTheme="minorHAnsi" w:cstheme="minorBidi"/>
                  <w:noProof/>
                  <w:color w:val="auto"/>
                </w:rPr>
              </w:rPrChange>
            </w:rPr>
            <w:pPrChange w:id="44" w:author="Ron Gal" w:date="2017-03-07T21:07:00Z">
              <w:pPr>
                <w:pStyle w:val="TOC2"/>
                <w:tabs>
                  <w:tab w:val="right" w:leader="dot" w:pos="9350"/>
                </w:tabs>
              </w:pPr>
            </w:pPrChange>
          </w:pPr>
          <w:ins w:id="45" w:author="Ron Gal" w:date="2017-03-07T21:07:00Z">
            <w:r w:rsidRPr="00D8294D">
              <w:rPr>
                <w:rStyle w:val="Hyperlink"/>
                <w:noProof/>
                <w:sz w:val="20"/>
                <w:szCs w:val="20"/>
                <w:rPrChange w:id="46" w:author="Ron Gal" w:date="2017-03-07T21:08:00Z">
                  <w:rPr>
                    <w:rStyle w:val="Hyperlink"/>
                    <w:noProof/>
                  </w:rPr>
                </w:rPrChange>
              </w:rPr>
              <w:fldChar w:fldCharType="begin"/>
            </w:r>
            <w:r w:rsidRPr="00D8294D">
              <w:rPr>
                <w:rStyle w:val="Hyperlink"/>
                <w:noProof/>
                <w:sz w:val="20"/>
                <w:szCs w:val="20"/>
                <w:rPrChange w:id="47" w:author="Ron Gal" w:date="2017-03-07T21:08:00Z">
                  <w:rPr>
                    <w:rStyle w:val="Hyperlink"/>
                    <w:noProof/>
                  </w:rPr>
                </w:rPrChange>
              </w:rPr>
              <w:instrText xml:space="preserve"> </w:instrText>
            </w:r>
            <w:r w:rsidRPr="00D8294D">
              <w:rPr>
                <w:noProof/>
                <w:sz w:val="20"/>
                <w:szCs w:val="20"/>
                <w:rPrChange w:id="48" w:author="Ron Gal" w:date="2017-03-07T21:08:00Z">
                  <w:rPr>
                    <w:noProof/>
                  </w:rPr>
                </w:rPrChange>
              </w:rPr>
              <w:instrText>HYPERLINK \l "_Toc476684164"</w:instrText>
            </w:r>
            <w:r w:rsidRPr="00D8294D">
              <w:rPr>
                <w:rStyle w:val="Hyperlink"/>
                <w:noProof/>
                <w:sz w:val="20"/>
                <w:szCs w:val="20"/>
                <w:rPrChange w:id="49" w:author="Ron Gal" w:date="2017-03-07T21:08:00Z">
                  <w:rPr>
                    <w:rStyle w:val="Hyperlink"/>
                    <w:noProof/>
                  </w:rPr>
                </w:rPrChange>
              </w:rPr>
              <w:instrText xml:space="preserve"> </w:instrText>
            </w:r>
            <w:r w:rsidRPr="00D8294D">
              <w:rPr>
                <w:rStyle w:val="Hyperlink"/>
                <w:noProof/>
                <w:sz w:val="20"/>
                <w:szCs w:val="20"/>
                <w:rPrChange w:id="50" w:author="Ron Gal" w:date="2017-03-07T21:08:00Z">
                  <w:rPr>
                    <w:rStyle w:val="Hyperlink"/>
                    <w:noProof/>
                  </w:rPr>
                </w:rPrChange>
              </w:rPr>
            </w:r>
            <w:r w:rsidRPr="00D8294D">
              <w:rPr>
                <w:rStyle w:val="Hyperlink"/>
                <w:noProof/>
                <w:sz w:val="20"/>
                <w:szCs w:val="20"/>
                <w:rPrChange w:id="51" w:author="Ron Gal" w:date="2017-03-07T21:08:00Z">
                  <w:rPr>
                    <w:rStyle w:val="Hyperlink"/>
                    <w:noProof/>
                  </w:rPr>
                </w:rPrChange>
              </w:rPr>
              <w:fldChar w:fldCharType="separate"/>
            </w:r>
            <w:r w:rsidRPr="00D8294D">
              <w:rPr>
                <w:rStyle w:val="Hyperlink"/>
                <w:rFonts w:hint="eastAsia"/>
                <w:noProof/>
                <w:sz w:val="20"/>
                <w:szCs w:val="20"/>
                <w:rtl/>
                <w:rPrChange w:id="52" w:author="Ron Gal" w:date="2017-03-07T21:08:00Z">
                  <w:rPr>
                    <w:rStyle w:val="Hyperlink"/>
                    <w:rFonts w:hint="eastAsia"/>
                    <w:noProof/>
                    <w:rtl/>
                  </w:rPr>
                </w:rPrChange>
              </w:rPr>
              <w:t>מוסכמות</w:t>
            </w:r>
            <w:r w:rsidRPr="00D8294D">
              <w:rPr>
                <w:rStyle w:val="Hyperlink"/>
                <w:noProof/>
                <w:sz w:val="20"/>
                <w:szCs w:val="20"/>
                <w:rtl/>
                <w:rPrChange w:id="53" w:author="Ron Gal" w:date="2017-03-07T21:08:00Z">
                  <w:rPr>
                    <w:rStyle w:val="Hyperlink"/>
                    <w:noProof/>
                    <w:rtl/>
                  </w:rPr>
                </w:rPrChange>
              </w:rPr>
              <w:t xml:space="preserve"> </w:t>
            </w:r>
            <w:r w:rsidRPr="00D8294D">
              <w:rPr>
                <w:rStyle w:val="Hyperlink"/>
                <w:rFonts w:hint="eastAsia"/>
                <w:noProof/>
                <w:sz w:val="20"/>
                <w:szCs w:val="20"/>
                <w:rtl/>
                <w:rPrChange w:id="54" w:author="Ron Gal" w:date="2017-03-07T21:08:00Z">
                  <w:rPr>
                    <w:rStyle w:val="Hyperlink"/>
                    <w:rFonts w:hint="eastAsia"/>
                    <w:noProof/>
                    <w:rtl/>
                  </w:rPr>
                </w:rPrChange>
              </w:rPr>
              <w:t>רישום</w:t>
            </w:r>
            <w:r w:rsidRPr="00D8294D">
              <w:rPr>
                <w:noProof/>
                <w:webHidden/>
                <w:sz w:val="20"/>
                <w:szCs w:val="20"/>
                <w:rPrChange w:id="55" w:author="Ron Gal" w:date="2017-03-07T21:08:00Z">
                  <w:rPr>
                    <w:noProof/>
                    <w:webHidden/>
                  </w:rPr>
                </w:rPrChange>
              </w:rPr>
              <w:tab/>
            </w:r>
            <w:r w:rsidRPr="00D8294D">
              <w:rPr>
                <w:noProof/>
                <w:webHidden/>
                <w:sz w:val="20"/>
                <w:szCs w:val="20"/>
                <w:rPrChange w:id="56" w:author="Ron Gal" w:date="2017-03-07T21:08:00Z">
                  <w:rPr>
                    <w:noProof/>
                    <w:webHidden/>
                  </w:rPr>
                </w:rPrChange>
              </w:rPr>
              <w:fldChar w:fldCharType="begin"/>
            </w:r>
            <w:r w:rsidRPr="00D8294D">
              <w:rPr>
                <w:noProof/>
                <w:webHidden/>
                <w:sz w:val="20"/>
                <w:szCs w:val="20"/>
                <w:rPrChange w:id="57" w:author="Ron Gal" w:date="2017-03-07T21:08:00Z">
                  <w:rPr>
                    <w:noProof/>
                    <w:webHidden/>
                  </w:rPr>
                </w:rPrChange>
              </w:rPr>
              <w:instrText xml:space="preserve"> PAGEREF _Toc476684164 \h </w:instrText>
            </w:r>
            <w:r w:rsidRPr="00D8294D">
              <w:rPr>
                <w:noProof/>
                <w:webHidden/>
                <w:sz w:val="20"/>
                <w:szCs w:val="20"/>
                <w:rPrChange w:id="58" w:author="Ron Gal" w:date="2017-03-07T21:08:00Z">
                  <w:rPr>
                    <w:noProof/>
                    <w:webHidden/>
                  </w:rPr>
                </w:rPrChange>
              </w:rPr>
            </w:r>
          </w:ins>
          <w:r w:rsidRPr="00D8294D">
            <w:rPr>
              <w:noProof/>
              <w:webHidden/>
              <w:sz w:val="20"/>
              <w:szCs w:val="20"/>
              <w:rPrChange w:id="59" w:author="Ron Gal" w:date="2017-03-07T21:08:00Z">
                <w:rPr>
                  <w:noProof/>
                  <w:webHidden/>
                </w:rPr>
              </w:rPrChange>
            </w:rPr>
            <w:fldChar w:fldCharType="separate"/>
          </w:r>
          <w:ins w:id="60" w:author="Ron Gal" w:date="2017-03-07T21:08:00Z">
            <w:r w:rsidR="00D8294D">
              <w:rPr>
                <w:noProof/>
                <w:webHidden/>
                <w:sz w:val="20"/>
                <w:szCs w:val="20"/>
                <w:rtl/>
              </w:rPr>
              <w:t>2</w:t>
            </w:r>
          </w:ins>
          <w:ins w:id="61" w:author="Ron Gal" w:date="2017-03-07T21:07:00Z">
            <w:r w:rsidRPr="00D8294D">
              <w:rPr>
                <w:noProof/>
                <w:webHidden/>
                <w:sz w:val="20"/>
                <w:szCs w:val="20"/>
                <w:rPrChange w:id="62" w:author="Ron Gal" w:date="2017-03-07T21:08:00Z">
                  <w:rPr>
                    <w:noProof/>
                    <w:webHidden/>
                  </w:rPr>
                </w:rPrChange>
              </w:rPr>
              <w:fldChar w:fldCharType="end"/>
            </w:r>
            <w:r w:rsidRPr="00D8294D">
              <w:rPr>
                <w:rStyle w:val="Hyperlink"/>
                <w:noProof/>
                <w:sz w:val="20"/>
                <w:szCs w:val="20"/>
                <w:rPrChange w:id="63"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64" w:author="Ron Gal" w:date="2017-03-07T21:07:00Z"/>
              <w:rFonts w:asciiTheme="minorHAnsi" w:eastAsiaTheme="minorEastAsia" w:hAnsiTheme="minorHAnsi" w:cstheme="minorBidi"/>
              <w:noProof/>
              <w:color w:val="auto"/>
              <w:sz w:val="20"/>
              <w:szCs w:val="20"/>
              <w:rPrChange w:id="65" w:author="Ron Gal" w:date="2017-03-07T21:08:00Z">
                <w:rPr>
                  <w:ins w:id="66" w:author="Ron Gal" w:date="2017-03-07T21:07:00Z"/>
                  <w:rFonts w:asciiTheme="minorHAnsi" w:eastAsiaTheme="minorEastAsia" w:hAnsiTheme="minorHAnsi" w:cstheme="minorBidi"/>
                  <w:noProof/>
                  <w:color w:val="auto"/>
                </w:rPr>
              </w:rPrChange>
            </w:rPr>
            <w:pPrChange w:id="67" w:author="Ron Gal" w:date="2017-03-07T21:07:00Z">
              <w:pPr>
                <w:pStyle w:val="TOC1"/>
                <w:tabs>
                  <w:tab w:val="right" w:leader="dot" w:pos="9350"/>
                </w:tabs>
              </w:pPr>
            </w:pPrChange>
          </w:pPr>
          <w:ins w:id="68" w:author="Ron Gal" w:date="2017-03-07T21:07:00Z">
            <w:r w:rsidRPr="00D8294D">
              <w:rPr>
                <w:rStyle w:val="Hyperlink"/>
                <w:noProof/>
                <w:sz w:val="20"/>
                <w:szCs w:val="20"/>
                <w:rPrChange w:id="69" w:author="Ron Gal" w:date="2017-03-07T21:08:00Z">
                  <w:rPr>
                    <w:rStyle w:val="Hyperlink"/>
                    <w:noProof/>
                  </w:rPr>
                </w:rPrChange>
              </w:rPr>
              <w:fldChar w:fldCharType="begin"/>
            </w:r>
            <w:r w:rsidRPr="00D8294D">
              <w:rPr>
                <w:rStyle w:val="Hyperlink"/>
                <w:noProof/>
                <w:sz w:val="20"/>
                <w:szCs w:val="20"/>
                <w:rPrChange w:id="70" w:author="Ron Gal" w:date="2017-03-07T21:08:00Z">
                  <w:rPr>
                    <w:rStyle w:val="Hyperlink"/>
                    <w:noProof/>
                  </w:rPr>
                </w:rPrChange>
              </w:rPr>
              <w:instrText xml:space="preserve"> </w:instrText>
            </w:r>
            <w:r w:rsidRPr="00D8294D">
              <w:rPr>
                <w:noProof/>
                <w:sz w:val="20"/>
                <w:szCs w:val="20"/>
                <w:rPrChange w:id="71" w:author="Ron Gal" w:date="2017-03-07T21:08:00Z">
                  <w:rPr>
                    <w:noProof/>
                  </w:rPr>
                </w:rPrChange>
              </w:rPr>
              <w:instrText>HYPERLINK \l "_Toc476684165"</w:instrText>
            </w:r>
            <w:r w:rsidRPr="00D8294D">
              <w:rPr>
                <w:rStyle w:val="Hyperlink"/>
                <w:noProof/>
                <w:sz w:val="20"/>
                <w:szCs w:val="20"/>
                <w:rPrChange w:id="72" w:author="Ron Gal" w:date="2017-03-07T21:08:00Z">
                  <w:rPr>
                    <w:rStyle w:val="Hyperlink"/>
                    <w:noProof/>
                  </w:rPr>
                </w:rPrChange>
              </w:rPr>
              <w:instrText xml:space="preserve"> </w:instrText>
            </w:r>
            <w:r w:rsidRPr="00D8294D">
              <w:rPr>
                <w:rStyle w:val="Hyperlink"/>
                <w:noProof/>
                <w:sz w:val="20"/>
                <w:szCs w:val="20"/>
                <w:rPrChange w:id="73" w:author="Ron Gal" w:date="2017-03-07T21:08:00Z">
                  <w:rPr>
                    <w:rStyle w:val="Hyperlink"/>
                    <w:noProof/>
                  </w:rPr>
                </w:rPrChange>
              </w:rPr>
            </w:r>
            <w:r w:rsidRPr="00D8294D">
              <w:rPr>
                <w:rStyle w:val="Hyperlink"/>
                <w:noProof/>
                <w:sz w:val="20"/>
                <w:szCs w:val="20"/>
                <w:rPrChange w:id="74" w:author="Ron Gal" w:date="2017-03-07T21:08:00Z">
                  <w:rPr>
                    <w:rStyle w:val="Hyperlink"/>
                    <w:noProof/>
                  </w:rPr>
                </w:rPrChange>
              </w:rPr>
              <w:fldChar w:fldCharType="separate"/>
            </w:r>
            <w:r w:rsidRPr="00D8294D">
              <w:rPr>
                <w:rStyle w:val="Hyperlink"/>
                <w:rFonts w:hint="eastAsia"/>
                <w:noProof/>
                <w:sz w:val="20"/>
                <w:szCs w:val="20"/>
                <w:rtl/>
                <w:rPrChange w:id="75" w:author="Ron Gal" w:date="2017-03-07T21:08:00Z">
                  <w:rPr>
                    <w:rStyle w:val="Hyperlink"/>
                    <w:rFonts w:hint="eastAsia"/>
                    <w:noProof/>
                    <w:rtl/>
                  </w:rPr>
                </w:rPrChange>
              </w:rPr>
              <w:t>שכבת</w:t>
            </w:r>
            <w:r w:rsidRPr="00D8294D">
              <w:rPr>
                <w:rStyle w:val="Hyperlink"/>
                <w:noProof/>
                <w:sz w:val="20"/>
                <w:szCs w:val="20"/>
                <w:rtl/>
                <w:rPrChange w:id="76" w:author="Ron Gal" w:date="2017-03-07T21:08:00Z">
                  <w:rPr>
                    <w:rStyle w:val="Hyperlink"/>
                    <w:noProof/>
                    <w:rtl/>
                  </w:rPr>
                </w:rPrChange>
              </w:rPr>
              <w:t xml:space="preserve"> </w:t>
            </w:r>
            <w:r w:rsidRPr="00D8294D">
              <w:rPr>
                <w:rStyle w:val="Hyperlink"/>
                <w:rFonts w:hint="eastAsia"/>
                <w:noProof/>
                <w:sz w:val="20"/>
                <w:szCs w:val="20"/>
                <w:rtl/>
                <w:rPrChange w:id="77" w:author="Ron Gal" w:date="2017-03-07T21:08:00Z">
                  <w:rPr>
                    <w:rStyle w:val="Hyperlink"/>
                    <w:rFonts w:hint="eastAsia"/>
                    <w:noProof/>
                    <w:rtl/>
                  </w:rPr>
                </w:rPrChange>
              </w:rPr>
              <w:t>בסיסי</w:t>
            </w:r>
            <w:r w:rsidRPr="00D8294D">
              <w:rPr>
                <w:rStyle w:val="Hyperlink"/>
                <w:noProof/>
                <w:sz w:val="20"/>
                <w:szCs w:val="20"/>
                <w:rtl/>
                <w:rPrChange w:id="78" w:author="Ron Gal" w:date="2017-03-07T21:08:00Z">
                  <w:rPr>
                    <w:rStyle w:val="Hyperlink"/>
                    <w:noProof/>
                    <w:rtl/>
                  </w:rPr>
                </w:rPrChange>
              </w:rPr>
              <w:t xml:space="preserve"> </w:t>
            </w:r>
            <w:r w:rsidRPr="00D8294D">
              <w:rPr>
                <w:rStyle w:val="Hyperlink"/>
                <w:rFonts w:hint="eastAsia"/>
                <w:noProof/>
                <w:sz w:val="20"/>
                <w:szCs w:val="20"/>
                <w:rtl/>
                <w:rPrChange w:id="79" w:author="Ron Gal" w:date="2017-03-07T21:08:00Z">
                  <w:rPr>
                    <w:rStyle w:val="Hyperlink"/>
                    <w:rFonts w:hint="eastAsia"/>
                    <w:noProof/>
                    <w:rtl/>
                  </w:rPr>
                </w:rPrChange>
              </w:rPr>
              <w:t>הנתונים</w:t>
            </w:r>
            <w:r w:rsidRPr="00D8294D">
              <w:rPr>
                <w:noProof/>
                <w:webHidden/>
                <w:sz w:val="20"/>
                <w:szCs w:val="20"/>
                <w:rPrChange w:id="80" w:author="Ron Gal" w:date="2017-03-07T21:08:00Z">
                  <w:rPr>
                    <w:noProof/>
                    <w:webHidden/>
                  </w:rPr>
                </w:rPrChange>
              </w:rPr>
              <w:tab/>
            </w:r>
            <w:r w:rsidRPr="00D8294D">
              <w:rPr>
                <w:noProof/>
                <w:webHidden/>
                <w:sz w:val="20"/>
                <w:szCs w:val="20"/>
                <w:rPrChange w:id="81" w:author="Ron Gal" w:date="2017-03-07T21:08:00Z">
                  <w:rPr>
                    <w:noProof/>
                    <w:webHidden/>
                  </w:rPr>
                </w:rPrChange>
              </w:rPr>
              <w:fldChar w:fldCharType="begin"/>
            </w:r>
            <w:r w:rsidRPr="00D8294D">
              <w:rPr>
                <w:noProof/>
                <w:webHidden/>
                <w:sz w:val="20"/>
                <w:szCs w:val="20"/>
                <w:rPrChange w:id="82" w:author="Ron Gal" w:date="2017-03-07T21:08:00Z">
                  <w:rPr>
                    <w:noProof/>
                    <w:webHidden/>
                  </w:rPr>
                </w:rPrChange>
              </w:rPr>
              <w:instrText xml:space="preserve"> PAGEREF _Toc476684165 \h </w:instrText>
            </w:r>
            <w:r w:rsidRPr="00D8294D">
              <w:rPr>
                <w:noProof/>
                <w:webHidden/>
                <w:sz w:val="20"/>
                <w:szCs w:val="20"/>
                <w:rPrChange w:id="83" w:author="Ron Gal" w:date="2017-03-07T21:08:00Z">
                  <w:rPr>
                    <w:noProof/>
                    <w:webHidden/>
                  </w:rPr>
                </w:rPrChange>
              </w:rPr>
            </w:r>
          </w:ins>
          <w:r w:rsidRPr="00D8294D">
            <w:rPr>
              <w:noProof/>
              <w:webHidden/>
              <w:sz w:val="20"/>
              <w:szCs w:val="20"/>
              <w:rPrChange w:id="84" w:author="Ron Gal" w:date="2017-03-07T21:08:00Z">
                <w:rPr>
                  <w:noProof/>
                  <w:webHidden/>
                </w:rPr>
              </w:rPrChange>
            </w:rPr>
            <w:fldChar w:fldCharType="separate"/>
          </w:r>
          <w:ins w:id="85" w:author="Ron Gal" w:date="2017-03-07T21:08:00Z">
            <w:r w:rsidR="00D8294D">
              <w:rPr>
                <w:noProof/>
                <w:webHidden/>
                <w:sz w:val="20"/>
                <w:szCs w:val="20"/>
                <w:rtl/>
              </w:rPr>
              <w:t>2</w:t>
            </w:r>
          </w:ins>
          <w:ins w:id="86" w:author="Ron Gal" w:date="2017-03-07T21:07:00Z">
            <w:r w:rsidRPr="00D8294D">
              <w:rPr>
                <w:noProof/>
                <w:webHidden/>
                <w:sz w:val="20"/>
                <w:szCs w:val="20"/>
                <w:rPrChange w:id="87" w:author="Ron Gal" w:date="2017-03-07T21:08:00Z">
                  <w:rPr>
                    <w:noProof/>
                    <w:webHidden/>
                  </w:rPr>
                </w:rPrChange>
              </w:rPr>
              <w:fldChar w:fldCharType="end"/>
            </w:r>
            <w:r w:rsidRPr="00D8294D">
              <w:rPr>
                <w:rStyle w:val="Hyperlink"/>
                <w:noProof/>
                <w:sz w:val="20"/>
                <w:szCs w:val="20"/>
                <w:rPrChange w:id="88"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89" w:author="Ron Gal" w:date="2017-03-07T21:07:00Z"/>
              <w:rFonts w:asciiTheme="minorHAnsi" w:eastAsiaTheme="minorEastAsia" w:hAnsiTheme="minorHAnsi" w:cstheme="minorBidi"/>
              <w:noProof/>
              <w:color w:val="auto"/>
              <w:sz w:val="20"/>
              <w:szCs w:val="20"/>
              <w:rPrChange w:id="90" w:author="Ron Gal" w:date="2017-03-07T21:08:00Z">
                <w:rPr>
                  <w:ins w:id="91" w:author="Ron Gal" w:date="2017-03-07T21:07:00Z"/>
                  <w:rFonts w:asciiTheme="minorHAnsi" w:eastAsiaTheme="minorEastAsia" w:hAnsiTheme="minorHAnsi" w:cstheme="minorBidi"/>
                  <w:noProof/>
                  <w:color w:val="auto"/>
                </w:rPr>
              </w:rPrChange>
            </w:rPr>
            <w:pPrChange w:id="92" w:author="Ron Gal" w:date="2017-03-07T21:07:00Z">
              <w:pPr>
                <w:pStyle w:val="TOC1"/>
                <w:tabs>
                  <w:tab w:val="right" w:leader="dot" w:pos="9350"/>
                </w:tabs>
              </w:pPr>
            </w:pPrChange>
          </w:pPr>
          <w:ins w:id="93" w:author="Ron Gal" w:date="2017-03-07T21:07:00Z">
            <w:r w:rsidRPr="00D8294D">
              <w:rPr>
                <w:rStyle w:val="Hyperlink"/>
                <w:noProof/>
                <w:sz w:val="20"/>
                <w:szCs w:val="20"/>
                <w:rPrChange w:id="94" w:author="Ron Gal" w:date="2017-03-07T21:08:00Z">
                  <w:rPr>
                    <w:rStyle w:val="Hyperlink"/>
                    <w:noProof/>
                  </w:rPr>
                </w:rPrChange>
              </w:rPr>
              <w:fldChar w:fldCharType="begin"/>
            </w:r>
            <w:r w:rsidRPr="00D8294D">
              <w:rPr>
                <w:rStyle w:val="Hyperlink"/>
                <w:noProof/>
                <w:sz w:val="20"/>
                <w:szCs w:val="20"/>
                <w:rPrChange w:id="95" w:author="Ron Gal" w:date="2017-03-07T21:08:00Z">
                  <w:rPr>
                    <w:rStyle w:val="Hyperlink"/>
                    <w:noProof/>
                  </w:rPr>
                </w:rPrChange>
              </w:rPr>
              <w:instrText xml:space="preserve"> </w:instrText>
            </w:r>
            <w:r w:rsidRPr="00D8294D">
              <w:rPr>
                <w:noProof/>
                <w:sz w:val="20"/>
                <w:szCs w:val="20"/>
                <w:rPrChange w:id="96" w:author="Ron Gal" w:date="2017-03-07T21:08:00Z">
                  <w:rPr>
                    <w:noProof/>
                  </w:rPr>
                </w:rPrChange>
              </w:rPr>
              <w:instrText>HYPERLINK \l "_Toc476684166"</w:instrText>
            </w:r>
            <w:r w:rsidRPr="00D8294D">
              <w:rPr>
                <w:rStyle w:val="Hyperlink"/>
                <w:noProof/>
                <w:sz w:val="20"/>
                <w:szCs w:val="20"/>
                <w:rPrChange w:id="97" w:author="Ron Gal" w:date="2017-03-07T21:08:00Z">
                  <w:rPr>
                    <w:rStyle w:val="Hyperlink"/>
                    <w:noProof/>
                  </w:rPr>
                </w:rPrChange>
              </w:rPr>
              <w:instrText xml:space="preserve"> </w:instrText>
            </w:r>
            <w:r w:rsidRPr="00D8294D">
              <w:rPr>
                <w:rStyle w:val="Hyperlink"/>
                <w:noProof/>
                <w:sz w:val="20"/>
                <w:szCs w:val="20"/>
                <w:rPrChange w:id="98" w:author="Ron Gal" w:date="2017-03-07T21:08:00Z">
                  <w:rPr>
                    <w:rStyle w:val="Hyperlink"/>
                    <w:noProof/>
                  </w:rPr>
                </w:rPrChange>
              </w:rPr>
            </w:r>
            <w:r w:rsidRPr="00D8294D">
              <w:rPr>
                <w:rStyle w:val="Hyperlink"/>
                <w:noProof/>
                <w:sz w:val="20"/>
                <w:szCs w:val="20"/>
                <w:rPrChange w:id="99" w:author="Ron Gal" w:date="2017-03-07T21:08:00Z">
                  <w:rPr>
                    <w:rStyle w:val="Hyperlink"/>
                    <w:noProof/>
                  </w:rPr>
                </w:rPrChange>
              </w:rPr>
              <w:fldChar w:fldCharType="separate"/>
            </w:r>
            <w:r w:rsidRPr="00D8294D">
              <w:rPr>
                <w:rStyle w:val="Hyperlink"/>
                <w:rFonts w:hint="eastAsia"/>
                <w:noProof/>
                <w:sz w:val="20"/>
                <w:szCs w:val="20"/>
                <w:rtl/>
                <w:rPrChange w:id="100" w:author="Ron Gal" w:date="2017-03-07T21:08:00Z">
                  <w:rPr>
                    <w:rStyle w:val="Hyperlink"/>
                    <w:rFonts w:hint="eastAsia"/>
                    <w:noProof/>
                    <w:rtl/>
                  </w:rPr>
                </w:rPrChange>
              </w:rPr>
              <w:t>טבלאות</w:t>
            </w:r>
            <w:r w:rsidRPr="00D8294D">
              <w:rPr>
                <w:rStyle w:val="Hyperlink"/>
                <w:noProof/>
                <w:sz w:val="20"/>
                <w:szCs w:val="20"/>
                <w:rtl/>
                <w:rPrChange w:id="101" w:author="Ron Gal" w:date="2017-03-07T21:08:00Z">
                  <w:rPr>
                    <w:rStyle w:val="Hyperlink"/>
                    <w:noProof/>
                    <w:rtl/>
                  </w:rPr>
                </w:rPrChange>
              </w:rPr>
              <w:t xml:space="preserve"> </w:t>
            </w:r>
            <w:r w:rsidRPr="00D8294D">
              <w:rPr>
                <w:rStyle w:val="Hyperlink"/>
                <w:rFonts w:hint="eastAsia"/>
                <w:noProof/>
                <w:sz w:val="20"/>
                <w:szCs w:val="20"/>
                <w:rtl/>
                <w:rPrChange w:id="102" w:author="Ron Gal" w:date="2017-03-07T21:08:00Z">
                  <w:rPr>
                    <w:rStyle w:val="Hyperlink"/>
                    <w:rFonts w:hint="eastAsia"/>
                    <w:noProof/>
                    <w:rtl/>
                  </w:rPr>
                </w:rPrChange>
              </w:rPr>
              <w:t>המערכת</w:t>
            </w:r>
            <w:r w:rsidRPr="00D8294D">
              <w:rPr>
                <w:noProof/>
                <w:webHidden/>
                <w:sz w:val="20"/>
                <w:szCs w:val="20"/>
                <w:rPrChange w:id="103" w:author="Ron Gal" w:date="2017-03-07T21:08:00Z">
                  <w:rPr>
                    <w:noProof/>
                    <w:webHidden/>
                  </w:rPr>
                </w:rPrChange>
              </w:rPr>
              <w:tab/>
            </w:r>
            <w:r w:rsidRPr="00D8294D">
              <w:rPr>
                <w:noProof/>
                <w:webHidden/>
                <w:sz w:val="20"/>
                <w:szCs w:val="20"/>
                <w:rPrChange w:id="104" w:author="Ron Gal" w:date="2017-03-07T21:08:00Z">
                  <w:rPr>
                    <w:noProof/>
                    <w:webHidden/>
                  </w:rPr>
                </w:rPrChange>
              </w:rPr>
              <w:fldChar w:fldCharType="begin"/>
            </w:r>
            <w:r w:rsidRPr="00D8294D">
              <w:rPr>
                <w:noProof/>
                <w:webHidden/>
                <w:sz w:val="20"/>
                <w:szCs w:val="20"/>
                <w:rPrChange w:id="105" w:author="Ron Gal" w:date="2017-03-07T21:08:00Z">
                  <w:rPr>
                    <w:noProof/>
                    <w:webHidden/>
                  </w:rPr>
                </w:rPrChange>
              </w:rPr>
              <w:instrText xml:space="preserve"> PAGEREF _Toc476684166 \h </w:instrText>
            </w:r>
            <w:r w:rsidRPr="00D8294D">
              <w:rPr>
                <w:noProof/>
                <w:webHidden/>
                <w:sz w:val="20"/>
                <w:szCs w:val="20"/>
                <w:rPrChange w:id="106" w:author="Ron Gal" w:date="2017-03-07T21:08:00Z">
                  <w:rPr>
                    <w:noProof/>
                    <w:webHidden/>
                  </w:rPr>
                </w:rPrChange>
              </w:rPr>
            </w:r>
          </w:ins>
          <w:r w:rsidRPr="00D8294D">
            <w:rPr>
              <w:noProof/>
              <w:webHidden/>
              <w:sz w:val="20"/>
              <w:szCs w:val="20"/>
              <w:rPrChange w:id="107" w:author="Ron Gal" w:date="2017-03-07T21:08:00Z">
                <w:rPr>
                  <w:noProof/>
                  <w:webHidden/>
                </w:rPr>
              </w:rPrChange>
            </w:rPr>
            <w:fldChar w:fldCharType="separate"/>
          </w:r>
          <w:ins w:id="108" w:author="Ron Gal" w:date="2017-03-07T21:08:00Z">
            <w:r w:rsidR="00D8294D">
              <w:rPr>
                <w:noProof/>
                <w:webHidden/>
                <w:sz w:val="20"/>
                <w:szCs w:val="20"/>
                <w:rtl/>
              </w:rPr>
              <w:t>4</w:t>
            </w:r>
          </w:ins>
          <w:ins w:id="109" w:author="Ron Gal" w:date="2017-03-07T21:07:00Z">
            <w:r w:rsidRPr="00D8294D">
              <w:rPr>
                <w:noProof/>
                <w:webHidden/>
                <w:sz w:val="20"/>
                <w:szCs w:val="20"/>
                <w:rPrChange w:id="110" w:author="Ron Gal" w:date="2017-03-07T21:08:00Z">
                  <w:rPr>
                    <w:noProof/>
                    <w:webHidden/>
                  </w:rPr>
                </w:rPrChange>
              </w:rPr>
              <w:fldChar w:fldCharType="end"/>
            </w:r>
            <w:r w:rsidRPr="00D8294D">
              <w:rPr>
                <w:rStyle w:val="Hyperlink"/>
                <w:noProof/>
                <w:sz w:val="20"/>
                <w:szCs w:val="20"/>
                <w:rPrChange w:id="111"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112" w:author="Ron Gal" w:date="2017-03-07T21:07:00Z"/>
              <w:rFonts w:asciiTheme="minorHAnsi" w:eastAsiaTheme="minorEastAsia" w:hAnsiTheme="minorHAnsi" w:cstheme="minorBidi"/>
              <w:noProof/>
              <w:color w:val="auto"/>
              <w:sz w:val="20"/>
              <w:szCs w:val="20"/>
              <w:rPrChange w:id="113" w:author="Ron Gal" w:date="2017-03-07T21:08:00Z">
                <w:rPr>
                  <w:ins w:id="114" w:author="Ron Gal" w:date="2017-03-07T21:07:00Z"/>
                  <w:rFonts w:asciiTheme="minorHAnsi" w:eastAsiaTheme="minorEastAsia" w:hAnsiTheme="minorHAnsi" w:cstheme="minorBidi"/>
                  <w:noProof/>
                  <w:color w:val="auto"/>
                </w:rPr>
              </w:rPrChange>
            </w:rPr>
            <w:pPrChange w:id="115" w:author="Ron Gal" w:date="2017-03-07T21:07:00Z">
              <w:pPr>
                <w:pStyle w:val="TOC2"/>
                <w:tabs>
                  <w:tab w:val="right" w:leader="dot" w:pos="9350"/>
                </w:tabs>
              </w:pPr>
            </w:pPrChange>
          </w:pPr>
          <w:ins w:id="116" w:author="Ron Gal" w:date="2017-03-07T21:07:00Z">
            <w:r w:rsidRPr="00D8294D">
              <w:rPr>
                <w:rStyle w:val="Hyperlink"/>
                <w:noProof/>
                <w:sz w:val="20"/>
                <w:szCs w:val="20"/>
                <w:rPrChange w:id="117" w:author="Ron Gal" w:date="2017-03-07T21:08:00Z">
                  <w:rPr>
                    <w:rStyle w:val="Hyperlink"/>
                    <w:noProof/>
                  </w:rPr>
                </w:rPrChange>
              </w:rPr>
              <w:fldChar w:fldCharType="begin"/>
            </w:r>
            <w:r w:rsidRPr="00D8294D">
              <w:rPr>
                <w:rStyle w:val="Hyperlink"/>
                <w:noProof/>
                <w:sz w:val="20"/>
                <w:szCs w:val="20"/>
                <w:rPrChange w:id="118" w:author="Ron Gal" w:date="2017-03-07T21:08:00Z">
                  <w:rPr>
                    <w:rStyle w:val="Hyperlink"/>
                    <w:noProof/>
                  </w:rPr>
                </w:rPrChange>
              </w:rPr>
              <w:instrText xml:space="preserve"> </w:instrText>
            </w:r>
            <w:r w:rsidRPr="00D8294D">
              <w:rPr>
                <w:noProof/>
                <w:sz w:val="20"/>
                <w:szCs w:val="20"/>
                <w:rPrChange w:id="119" w:author="Ron Gal" w:date="2017-03-07T21:08:00Z">
                  <w:rPr>
                    <w:noProof/>
                  </w:rPr>
                </w:rPrChange>
              </w:rPr>
              <w:instrText>HYPERLINK \l "_Toc476684167"</w:instrText>
            </w:r>
            <w:r w:rsidRPr="00D8294D">
              <w:rPr>
                <w:rStyle w:val="Hyperlink"/>
                <w:noProof/>
                <w:sz w:val="20"/>
                <w:szCs w:val="20"/>
                <w:rPrChange w:id="120" w:author="Ron Gal" w:date="2017-03-07T21:08:00Z">
                  <w:rPr>
                    <w:rStyle w:val="Hyperlink"/>
                    <w:noProof/>
                  </w:rPr>
                </w:rPrChange>
              </w:rPr>
              <w:instrText xml:space="preserve"> </w:instrText>
            </w:r>
            <w:r w:rsidRPr="00D8294D">
              <w:rPr>
                <w:rStyle w:val="Hyperlink"/>
                <w:noProof/>
                <w:sz w:val="20"/>
                <w:szCs w:val="20"/>
                <w:rPrChange w:id="121" w:author="Ron Gal" w:date="2017-03-07T21:08:00Z">
                  <w:rPr>
                    <w:rStyle w:val="Hyperlink"/>
                    <w:noProof/>
                  </w:rPr>
                </w:rPrChange>
              </w:rPr>
            </w:r>
            <w:r w:rsidRPr="00D8294D">
              <w:rPr>
                <w:rStyle w:val="Hyperlink"/>
                <w:noProof/>
                <w:sz w:val="20"/>
                <w:szCs w:val="20"/>
                <w:rPrChange w:id="122" w:author="Ron Gal" w:date="2017-03-07T21:08:00Z">
                  <w:rPr>
                    <w:rStyle w:val="Hyperlink"/>
                    <w:noProof/>
                  </w:rPr>
                </w:rPrChange>
              </w:rPr>
              <w:fldChar w:fldCharType="separate"/>
            </w:r>
            <w:r w:rsidRPr="00D8294D">
              <w:rPr>
                <w:rStyle w:val="Hyperlink"/>
                <w:rFonts w:hint="eastAsia"/>
                <w:noProof/>
                <w:sz w:val="20"/>
                <w:szCs w:val="20"/>
                <w:rtl/>
                <w:rPrChange w:id="123" w:author="Ron Gal" w:date="2017-03-07T21:08:00Z">
                  <w:rPr>
                    <w:rStyle w:val="Hyperlink"/>
                    <w:rFonts w:hint="eastAsia"/>
                    <w:noProof/>
                    <w:rtl/>
                  </w:rPr>
                </w:rPrChange>
              </w:rPr>
              <w:t>טבלאות</w:t>
            </w:r>
            <w:r w:rsidRPr="00D8294D">
              <w:rPr>
                <w:rStyle w:val="Hyperlink"/>
                <w:noProof/>
                <w:sz w:val="20"/>
                <w:szCs w:val="20"/>
                <w:rtl/>
                <w:rPrChange w:id="124" w:author="Ron Gal" w:date="2017-03-07T21:08:00Z">
                  <w:rPr>
                    <w:rStyle w:val="Hyperlink"/>
                    <w:noProof/>
                    <w:rtl/>
                  </w:rPr>
                </w:rPrChange>
              </w:rPr>
              <w:t xml:space="preserve"> </w:t>
            </w:r>
            <w:r w:rsidRPr="00D8294D">
              <w:rPr>
                <w:rStyle w:val="Hyperlink"/>
                <w:rFonts w:hint="eastAsia"/>
                <w:noProof/>
                <w:sz w:val="20"/>
                <w:szCs w:val="20"/>
                <w:rtl/>
                <w:rPrChange w:id="125" w:author="Ron Gal" w:date="2017-03-07T21:08:00Z">
                  <w:rPr>
                    <w:rStyle w:val="Hyperlink"/>
                    <w:rFonts w:hint="eastAsia"/>
                    <w:noProof/>
                    <w:rtl/>
                  </w:rPr>
                </w:rPrChange>
              </w:rPr>
              <w:t>משתמשים</w:t>
            </w:r>
            <w:r w:rsidRPr="00D8294D">
              <w:rPr>
                <w:noProof/>
                <w:webHidden/>
                <w:sz w:val="20"/>
                <w:szCs w:val="20"/>
                <w:rPrChange w:id="126" w:author="Ron Gal" w:date="2017-03-07T21:08:00Z">
                  <w:rPr>
                    <w:noProof/>
                    <w:webHidden/>
                  </w:rPr>
                </w:rPrChange>
              </w:rPr>
              <w:tab/>
            </w:r>
            <w:r w:rsidRPr="00D8294D">
              <w:rPr>
                <w:noProof/>
                <w:webHidden/>
                <w:sz w:val="20"/>
                <w:szCs w:val="20"/>
                <w:rPrChange w:id="127" w:author="Ron Gal" w:date="2017-03-07T21:08:00Z">
                  <w:rPr>
                    <w:noProof/>
                    <w:webHidden/>
                  </w:rPr>
                </w:rPrChange>
              </w:rPr>
              <w:fldChar w:fldCharType="begin"/>
            </w:r>
            <w:r w:rsidRPr="00D8294D">
              <w:rPr>
                <w:noProof/>
                <w:webHidden/>
                <w:sz w:val="20"/>
                <w:szCs w:val="20"/>
                <w:rPrChange w:id="128" w:author="Ron Gal" w:date="2017-03-07T21:08:00Z">
                  <w:rPr>
                    <w:noProof/>
                    <w:webHidden/>
                  </w:rPr>
                </w:rPrChange>
              </w:rPr>
              <w:instrText xml:space="preserve"> PAGEREF _Toc476684167 \h </w:instrText>
            </w:r>
            <w:r w:rsidRPr="00D8294D">
              <w:rPr>
                <w:noProof/>
                <w:webHidden/>
                <w:sz w:val="20"/>
                <w:szCs w:val="20"/>
                <w:rPrChange w:id="129" w:author="Ron Gal" w:date="2017-03-07T21:08:00Z">
                  <w:rPr>
                    <w:noProof/>
                    <w:webHidden/>
                  </w:rPr>
                </w:rPrChange>
              </w:rPr>
            </w:r>
          </w:ins>
          <w:r w:rsidRPr="00D8294D">
            <w:rPr>
              <w:noProof/>
              <w:webHidden/>
              <w:sz w:val="20"/>
              <w:szCs w:val="20"/>
              <w:rPrChange w:id="130" w:author="Ron Gal" w:date="2017-03-07T21:08:00Z">
                <w:rPr>
                  <w:noProof/>
                  <w:webHidden/>
                </w:rPr>
              </w:rPrChange>
            </w:rPr>
            <w:fldChar w:fldCharType="separate"/>
          </w:r>
          <w:ins w:id="131" w:author="Ron Gal" w:date="2017-03-07T21:08:00Z">
            <w:r w:rsidR="00D8294D">
              <w:rPr>
                <w:noProof/>
                <w:webHidden/>
                <w:sz w:val="20"/>
                <w:szCs w:val="20"/>
                <w:rtl/>
              </w:rPr>
              <w:t>4</w:t>
            </w:r>
          </w:ins>
          <w:ins w:id="132" w:author="Ron Gal" w:date="2017-03-07T21:07:00Z">
            <w:r w:rsidRPr="00D8294D">
              <w:rPr>
                <w:noProof/>
                <w:webHidden/>
                <w:sz w:val="20"/>
                <w:szCs w:val="20"/>
                <w:rPrChange w:id="133" w:author="Ron Gal" w:date="2017-03-07T21:08:00Z">
                  <w:rPr>
                    <w:noProof/>
                    <w:webHidden/>
                  </w:rPr>
                </w:rPrChange>
              </w:rPr>
              <w:fldChar w:fldCharType="end"/>
            </w:r>
            <w:r w:rsidRPr="00D8294D">
              <w:rPr>
                <w:rStyle w:val="Hyperlink"/>
                <w:noProof/>
                <w:sz w:val="20"/>
                <w:szCs w:val="20"/>
                <w:rPrChange w:id="134"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135" w:author="Ron Gal" w:date="2017-03-07T21:07:00Z"/>
              <w:rFonts w:asciiTheme="minorHAnsi" w:eastAsiaTheme="minorEastAsia" w:hAnsiTheme="minorHAnsi" w:cstheme="minorBidi"/>
              <w:noProof/>
              <w:color w:val="auto"/>
              <w:sz w:val="20"/>
              <w:szCs w:val="20"/>
              <w:rPrChange w:id="136" w:author="Ron Gal" w:date="2017-03-07T21:08:00Z">
                <w:rPr>
                  <w:ins w:id="137" w:author="Ron Gal" w:date="2017-03-07T21:07:00Z"/>
                  <w:rFonts w:asciiTheme="minorHAnsi" w:eastAsiaTheme="minorEastAsia" w:hAnsiTheme="minorHAnsi" w:cstheme="minorBidi"/>
                  <w:noProof/>
                  <w:color w:val="auto"/>
                </w:rPr>
              </w:rPrChange>
            </w:rPr>
            <w:pPrChange w:id="138" w:author="Ron Gal" w:date="2017-03-07T21:07:00Z">
              <w:pPr>
                <w:pStyle w:val="TOC2"/>
                <w:tabs>
                  <w:tab w:val="right" w:leader="dot" w:pos="9350"/>
                </w:tabs>
              </w:pPr>
            </w:pPrChange>
          </w:pPr>
          <w:ins w:id="139" w:author="Ron Gal" w:date="2017-03-07T21:07:00Z">
            <w:r w:rsidRPr="00D8294D">
              <w:rPr>
                <w:rStyle w:val="Hyperlink"/>
                <w:noProof/>
                <w:sz w:val="20"/>
                <w:szCs w:val="20"/>
                <w:rPrChange w:id="140" w:author="Ron Gal" w:date="2017-03-07T21:08:00Z">
                  <w:rPr>
                    <w:rStyle w:val="Hyperlink"/>
                    <w:noProof/>
                  </w:rPr>
                </w:rPrChange>
              </w:rPr>
              <w:fldChar w:fldCharType="begin"/>
            </w:r>
            <w:r w:rsidRPr="00D8294D">
              <w:rPr>
                <w:rStyle w:val="Hyperlink"/>
                <w:noProof/>
                <w:sz w:val="20"/>
                <w:szCs w:val="20"/>
                <w:rPrChange w:id="141" w:author="Ron Gal" w:date="2017-03-07T21:08:00Z">
                  <w:rPr>
                    <w:rStyle w:val="Hyperlink"/>
                    <w:noProof/>
                  </w:rPr>
                </w:rPrChange>
              </w:rPr>
              <w:instrText xml:space="preserve"> </w:instrText>
            </w:r>
            <w:r w:rsidRPr="00D8294D">
              <w:rPr>
                <w:noProof/>
                <w:sz w:val="20"/>
                <w:szCs w:val="20"/>
                <w:rPrChange w:id="142" w:author="Ron Gal" w:date="2017-03-07T21:08:00Z">
                  <w:rPr>
                    <w:noProof/>
                  </w:rPr>
                </w:rPrChange>
              </w:rPr>
              <w:instrText>HYPERLINK \l "_Toc476684168"</w:instrText>
            </w:r>
            <w:r w:rsidRPr="00D8294D">
              <w:rPr>
                <w:rStyle w:val="Hyperlink"/>
                <w:noProof/>
                <w:sz w:val="20"/>
                <w:szCs w:val="20"/>
                <w:rPrChange w:id="143" w:author="Ron Gal" w:date="2017-03-07T21:08:00Z">
                  <w:rPr>
                    <w:rStyle w:val="Hyperlink"/>
                    <w:noProof/>
                  </w:rPr>
                </w:rPrChange>
              </w:rPr>
              <w:instrText xml:space="preserve"> </w:instrText>
            </w:r>
            <w:r w:rsidRPr="00D8294D">
              <w:rPr>
                <w:rStyle w:val="Hyperlink"/>
                <w:noProof/>
                <w:sz w:val="20"/>
                <w:szCs w:val="20"/>
                <w:rPrChange w:id="144" w:author="Ron Gal" w:date="2017-03-07T21:08:00Z">
                  <w:rPr>
                    <w:rStyle w:val="Hyperlink"/>
                    <w:noProof/>
                  </w:rPr>
                </w:rPrChange>
              </w:rPr>
            </w:r>
            <w:r w:rsidRPr="00D8294D">
              <w:rPr>
                <w:rStyle w:val="Hyperlink"/>
                <w:noProof/>
                <w:sz w:val="20"/>
                <w:szCs w:val="20"/>
                <w:rPrChange w:id="145" w:author="Ron Gal" w:date="2017-03-07T21:08:00Z">
                  <w:rPr>
                    <w:rStyle w:val="Hyperlink"/>
                    <w:noProof/>
                  </w:rPr>
                </w:rPrChange>
              </w:rPr>
              <w:fldChar w:fldCharType="separate"/>
            </w:r>
            <w:r w:rsidRPr="00D8294D">
              <w:rPr>
                <w:rStyle w:val="Hyperlink"/>
                <w:rFonts w:hint="eastAsia"/>
                <w:noProof/>
                <w:sz w:val="20"/>
                <w:szCs w:val="20"/>
                <w:rtl/>
                <w:rPrChange w:id="146" w:author="Ron Gal" w:date="2017-03-07T21:08:00Z">
                  <w:rPr>
                    <w:rStyle w:val="Hyperlink"/>
                    <w:rFonts w:hint="eastAsia"/>
                    <w:noProof/>
                    <w:rtl/>
                  </w:rPr>
                </w:rPrChange>
              </w:rPr>
              <w:t>טבלאות</w:t>
            </w:r>
            <w:r w:rsidRPr="00D8294D">
              <w:rPr>
                <w:rStyle w:val="Hyperlink"/>
                <w:noProof/>
                <w:sz w:val="20"/>
                <w:szCs w:val="20"/>
                <w:rtl/>
                <w:rPrChange w:id="147" w:author="Ron Gal" w:date="2017-03-07T21:08:00Z">
                  <w:rPr>
                    <w:rStyle w:val="Hyperlink"/>
                    <w:noProof/>
                    <w:rtl/>
                  </w:rPr>
                </w:rPrChange>
              </w:rPr>
              <w:t xml:space="preserve"> </w:t>
            </w:r>
            <w:r w:rsidRPr="00D8294D">
              <w:rPr>
                <w:rStyle w:val="Hyperlink"/>
                <w:rFonts w:hint="eastAsia"/>
                <w:noProof/>
                <w:sz w:val="20"/>
                <w:szCs w:val="20"/>
                <w:rtl/>
                <w:rPrChange w:id="148" w:author="Ron Gal" w:date="2017-03-07T21:08:00Z">
                  <w:rPr>
                    <w:rStyle w:val="Hyperlink"/>
                    <w:rFonts w:hint="eastAsia"/>
                    <w:noProof/>
                    <w:rtl/>
                  </w:rPr>
                </w:rPrChange>
              </w:rPr>
              <w:t>פיענוח</w:t>
            </w:r>
            <w:r w:rsidRPr="00D8294D">
              <w:rPr>
                <w:noProof/>
                <w:webHidden/>
                <w:sz w:val="20"/>
                <w:szCs w:val="20"/>
                <w:rPrChange w:id="149" w:author="Ron Gal" w:date="2017-03-07T21:08:00Z">
                  <w:rPr>
                    <w:noProof/>
                    <w:webHidden/>
                  </w:rPr>
                </w:rPrChange>
              </w:rPr>
              <w:tab/>
            </w:r>
            <w:r w:rsidRPr="00D8294D">
              <w:rPr>
                <w:noProof/>
                <w:webHidden/>
                <w:sz w:val="20"/>
                <w:szCs w:val="20"/>
                <w:rPrChange w:id="150" w:author="Ron Gal" w:date="2017-03-07T21:08:00Z">
                  <w:rPr>
                    <w:noProof/>
                    <w:webHidden/>
                  </w:rPr>
                </w:rPrChange>
              </w:rPr>
              <w:fldChar w:fldCharType="begin"/>
            </w:r>
            <w:r w:rsidRPr="00D8294D">
              <w:rPr>
                <w:noProof/>
                <w:webHidden/>
                <w:sz w:val="20"/>
                <w:szCs w:val="20"/>
                <w:rPrChange w:id="151" w:author="Ron Gal" w:date="2017-03-07T21:08:00Z">
                  <w:rPr>
                    <w:noProof/>
                    <w:webHidden/>
                  </w:rPr>
                </w:rPrChange>
              </w:rPr>
              <w:instrText xml:space="preserve"> PAGEREF _Toc476684168 \h </w:instrText>
            </w:r>
            <w:r w:rsidRPr="00D8294D">
              <w:rPr>
                <w:noProof/>
                <w:webHidden/>
                <w:sz w:val="20"/>
                <w:szCs w:val="20"/>
                <w:rPrChange w:id="152" w:author="Ron Gal" w:date="2017-03-07T21:08:00Z">
                  <w:rPr>
                    <w:noProof/>
                    <w:webHidden/>
                  </w:rPr>
                </w:rPrChange>
              </w:rPr>
            </w:r>
          </w:ins>
          <w:r w:rsidRPr="00D8294D">
            <w:rPr>
              <w:noProof/>
              <w:webHidden/>
              <w:sz w:val="20"/>
              <w:szCs w:val="20"/>
              <w:rPrChange w:id="153" w:author="Ron Gal" w:date="2017-03-07T21:08:00Z">
                <w:rPr>
                  <w:noProof/>
                  <w:webHidden/>
                </w:rPr>
              </w:rPrChange>
            </w:rPr>
            <w:fldChar w:fldCharType="separate"/>
          </w:r>
          <w:ins w:id="154" w:author="Ron Gal" w:date="2017-03-07T21:08:00Z">
            <w:r w:rsidR="00D8294D">
              <w:rPr>
                <w:noProof/>
                <w:webHidden/>
                <w:sz w:val="20"/>
                <w:szCs w:val="20"/>
                <w:rtl/>
              </w:rPr>
              <w:t>6</w:t>
            </w:r>
          </w:ins>
          <w:ins w:id="155" w:author="Ron Gal" w:date="2017-03-07T21:07:00Z">
            <w:r w:rsidRPr="00D8294D">
              <w:rPr>
                <w:noProof/>
                <w:webHidden/>
                <w:sz w:val="20"/>
                <w:szCs w:val="20"/>
                <w:rPrChange w:id="156" w:author="Ron Gal" w:date="2017-03-07T21:08:00Z">
                  <w:rPr>
                    <w:noProof/>
                    <w:webHidden/>
                  </w:rPr>
                </w:rPrChange>
              </w:rPr>
              <w:fldChar w:fldCharType="end"/>
            </w:r>
            <w:r w:rsidRPr="00D8294D">
              <w:rPr>
                <w:rStyle w:val="Hyperlink"/>
                <w:noProof/>
                <w:sz w:val="20"/>
                <w:szCs w:val="20"/>
                <w:rPrChange w:id="157"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158" w:author="Ron Gal" w:date="2017-03-07T21:07:00Z"/>
              <w:rFonts w:asciiTheme="minorHAnsi" w:eastAsiaTheme="minorEastAsia" w:hAnsiTheme="minorHAnsi" w:cstheme="minorBidi"/>
              <w:noProof/>
              <w:color w:val="auto"/>
              <w:sz w:val="20"/>
              <w:szCs w:val="20"/>
              <w:rPrChange w:id="159" w:author="Ron Gal" w:date="2017-03-07T21:08:00Z">
                <w:rPr>
                  <w:ins w:id="160" w:author="Ron Gal" w:date="2017-03-07T21:07:00Z"/>
                  <w:rFonts w:asciiTheme="minorHAnsi" w:eastAsiaTheme="minorEastAsia" w:hAnsiTheme="minorHAnsi" w:cstheme="minorBidi"/>
                  <w:noProof/>
                  <w:color w:val="auto"/>
                </w:rPr>
              </w:rPrChange>
            </w:rPr>
            <w:pPrChange w:id="161" w:author="Ron Gal" w:date="2017-03-07T21:07:00Z">
              <w:pPr>
                <w:pStyle w:val="TOC2"/>
                <w:tabs>
                  <w:tab w:val="right" w:leader="dot" w:pos="9350"/>
                </w:tabs>
              </w:pPr>
            </w:pPrChange>
          </w:pPr>
          <w:ins w:id="162" w:author="Ron Gal" w:date="2017-03-07T21:07:00Z">
            <w:r w:rsidRPr="00D8294D">
              <w:rPr>
                <w:rStyle w:val="Hyperlink"/>
                <w:noProof/>
                <w:sz w:val="20"/>
                <w:szCs w:val="20"/>
                <w:rPrChange w:id="163" w:author="Ron Gal" w:date="2017-03-07T21:08:00Z">
                  <w:rPr>
                    <w:rStyle w:val="Hyperlink"/>
                    <w:noProof/>
                  </w:rPr>
                </w:rPrChange>
              </w:rPr>
              <w:fldChar w:fldCharType="begin"/>
            </w:r>
            <w:r w:rsidRPr="00D8294D">
              <w:rPr>
                <w:rStyle w:val="Hyperlink"/>
                <w:noProof/>
                <w:sz w:val="20"/>
                <w:szCs w:val="20"/>
                <w:rPrChange w:id="164" w:author="Ron Gal" w:date="2017-03-07T21:08:00Z">
                  <w:rPr>
                    <w:rStyle w:val="Hyperlink"/>
                    <w:noProof/>
                  </w:rPr>
                </w:rPrChange>
              </w:rPr>
              <w:instrText xml:space="preserve"> </w:instrText>
            </w:r>
            <w:r w:rsidRPr="00D8294D">
              <w:rPr>
                <w:noProof/>
                <w:sz w:val="20"/>
                <w:szCs w:val="20"/>
                <w:rPrChange w:id="165" w:author="Ron Gal" w:date="2017-03-07T21:08:00Z">
                  <w:rPr>
                    <w:noProof/>
                  </w:rPr>
                </w:rPrChange>
              </w:rPr>
              <w:instrText>HYPERLINK \l "_Toc476684169"</w:instrText>
            </w:r>
            <w:r w:rsidRPr="00D8294D">
              <w:rPr>
                <w:rStyle w:val="Hyperlink"/>
                <w:noProof/>
                <w:sz w:val="20"/>
                <w:szCs w:val="20"/>
                <w:rPrChange w:id="166" w:author="Ron Gal" w:date="2017-03-07T21:08:00Z">
                  <w:rPr>
                    <w:rStyle w:val="Hyperlink"/>
                    <w:noProof/>
                  </w:rPr>
                </w:rPrChange>
              </w:rPr>
              <w:instrText xml:space="preserve"> </w:instrText>
            </w:r>
            <w:r w:rsidRPr="00D8294D">
              <w:rPr>
                <w:rStyle w:val="Hyperlink"/>
                <w:noProof/>
                <w:sz w:val="20"/>
                <w:szCs w:val="20"/>
                <w:rPrChange w:id="167" w:author="Ron Gal" w:date="2017-03-07T21:08:00Z">
                  <w:rPr>
                    <w:rStyle w:val="Hyperlink"/>
                    <w:noProof/>
                  </w:rPr>
                </w:rPrChange>
              </w:rPr>
            </w:r>
            <w:r w:rsidRPr="00D8294D">
              <w:rPr>
                <w:rStyle w:val="Hyperlink"/>
                <w:noProof/>
                <w:sz w:val="20"/>
                <w:szCs w:val="20"/>
                <w:rPrChange w:id="168" w:author="Ron Gal" w:date="2017-03-07T21:08:00Z">
                  <w:rPr>
                    <w:rStyle w:val="Hyperlink"/>
                    <w:noProof/>
                  </w:rPr>
                </w:rPrChange>
              </w:rPr>
              <w:fldChar w:fldCharType="separate"/>
            </w:r>
            <w:r w:rsidRPr="00D8294D">
              <w:rPr>
                <w:rStyle w:val="Hyperlink"/>
                <w:rFonts w:hint="eastAsia"/>
                <w:noProof/>
                <w:sz w:val="20"/>
                <w:szCs w:val="20"/>
                <w:rtl/>
                <w:rPrChange w:id="169" w:author="Ron Gal" w:date="2017-03-07T21:08:00Z">
                  <w:rPr>
                    <w:rStyle w:val="Hyperlink"/>
                    <w:rFonts w:hint="eastAsia"/>
                    <w:noProof/>
                    <w:rtl/>
                  </w:rPr>
                </w:rPrChange>
              </w:rPr>
              <w:t>טבלאות</w:t>
            </w:r>
            <w:r w:rsidRPr="00D8294D">
              <w:rPr>
                <w:rStyle w:val="Hyperlink"/>
                <w:noProof/>
                <w:sz w:val="20"/>
                <w:szCs w:val="20"/>
                <w:rtl/>
                <w:rPrChange w:id="170" w:author="Ron Gal" w:date="2017-03-07T21:08:00Z">
                  <w:rPr>
                    <w:rStyle w:val="Hyperlink"/>
                    <w:noProof/>
                    <w:rtl/>
                  </w:rPr>
                </w:rPrChange>
              </w:rPr>
              <w:t xml:space="preserve"> </w:t>
            </w:r>
            <w:r w:rsidRPr="00D8294D">
              <w:rPr>
                <w:rStyle w:val="Hyperlink"/>
                <w:rFonts w:hint="eastAsia"/>
                <w:noProof/>
                <w:sz w:val="20"/>
                <w:szCs w:val="20"/>
                <w:rtl/>
                <w:rPrChange w:id="171" w:author="Ron Gal" w:date="2017-03-07T21:08:00Z">
                  <w:rPr>
                    <w:rStyle w:val="Hyperlink"/>
                    <w:rFonts w:hint="eastAsia"/>
                    <w:noProof/>
                    <w:rtl/>
                  </w:rPr>
                </w:rPrChange>
              </w:rPr>
              <w:t>קשרי</w:t>
            </w:r>
            <w:r w:rsidRPr="00D8294D">
              <w:rPr>
                <w:rStyle w:val="Hyperlink"/>
                <w:noProof/>
                <w:sz w:val="20"/>
                <w:szCs w:val="20"/>
                <w:rtl/>
                <w:rPrChange w:id="172" w:author="Ron Gal" w:date="2017-03-07T21:08:00Z">
                  <w:rPr>
                    <w:rStyle w:val="Hyperlink"/>
                    <w:noProof/>
                    <w:rtl/>
                  </w:rPr>
                </w:rPrChange>
              </w:rPr>
              <w:t xml:space="preserve"> </w:t>
            </w:r>
            <w:r w:rsidRPr="00D8294D">
              <w:rPr>
                <w:rStyle w:val="Hyperlink"/>
                <w:rFonts w:hint="eastAsia"/>
                <w:noProof/>
                <w:sz w:val="20"/>
                <w:szCs w:val="20"/>
                <w:rtl/>
                <w:rPrChange w:id="173" w:author="Ron Gal" w:date="2017-03-07T21:08:00Z">
                  <w:rPr>
                    <w:rStyle w:val="Hyperlink"/>
                    <w:rFonts w:hint="eastAsia"/>
                    <w:noProof/>
                    <w:rtl/>
                  </w:rPr>
                </w:rPrChange>
              </w:rPr>
              <w:t>רבים</w:t>
            </w:r>
            <w:r w:rsidRPr="00D8294D">
              <w:rPr>
                <w:rStyle w:val="Hyperlink"/>
                <w:noProof/>
                <w:sz w:val="20"/>
                <w:szCs w:val="20"/>
                <w:rtl/>
                <w:rPrChange w:id="174" w:author="Ron Gal" w:date="2017-03-07T21:08:00Z">
                  <w:rPr>
                    <w:rStyle w:val="Hyperlink"/>
                    <w:noProof/>
                    <w:rtl/>
                  </w:rPr>
                </w:rPrChange>
              </w:rPr>
              <w:t xml:space="preserve"> </w:t>
            </w:r>
            <w:r w:rsidRPr="00D8294D">
              <w:rPr>
                <w:rStyle w:val="Hyperlink"/>
                <w:rFonts w:hint="eastAsia"/>
                <w:noProof/>
                <w:sz w:val="20"/>
                <w:szCs w:val="20"/>
                <w:rtl/>
                <w:rPrChange w:id="175" w:author="Ron Gal" w:date="2017-03-07T21:08:00Z">
                  <w:rPr>
                    <w:rStyle w:val="Hyperlink"/>
                    <w:rFonts w:hint="eastAsia"/>
                    <w:noProof/>
                    <w:rtl/>
                  </w:rPr>
                </w:rPrChange>
              </w:rPr>
              <w:t>לרבים</w:t>
            </w:r>
            <w:r w:rsidRPr="00D8294D">
              <w:rPr>
                <w:noProof/>
                <w:webHidden/>
                <w:sz w:val="20"/>
                <w:szCs w:val="20"/>
                <w:rPrChange w:id="176" w:author="Ron Gal" w:date="2017-03-07T21:08:00Z">
                  <w:rPr>
                    <w:noProof/>
                    <w:webHidden/>
                  </w:rPr>
                </w:rPrChange>
              </w:rPr>
              <w:tab/>
            </w:r>
            <w:r w:rsidRPr="00D8294D">
              <w:rPr>
                <w:noProof/>
                <w:webHidden/>
                <w:sz w:val="20"/>
                <w:szCs w:val="20"/>
                <w:rPrChange w:id="177" w:author="Ron Gal" w:date="2017-03-07T21:08:00Z">
                  <w:rPr>
                    <w:noProof/>
                    <w:webHidden/>
                  </w:rPr>
                </w:rPrChange>
              </w:rPr>
              <w:fldChar w:fldCharType="begin"/>
            </w:r>
            <w:r w:rsidRPr="00D8294D">
              <w:rPr>
                <w:noProof/>
                <w:webHidden/>
                <w:sz w:val="20"/>
                <w:szCs w:val="20"/>
                <w:rPrChange w:id="178" w:author="Ron Gal" w:date="2017-03-07T21:08:00Z">
                  <w:rPr>
                    <w:noProof/>
                    <w:webHidden/>
                  </w:rPr>
                </w:rPrChange>
              </w:rPr>
              <w:instrText xml:space="preserve"> PAGEREF _Toc476684169 \h </w:instrText>
            </w:r>
            <w:r w:rsidRPr="00D8294D">
              <w:rPr>
                <w:noProof/>
                <w:webHidden/>
                <w:sz w:val="20"/>
                <w:szCs w:val="20"/>
                <w:rPrChange w:id="179" w:author="Ron Gal" w:date="2017-03-07T21:08:00Z">
                  <w:rPr>
                    <w:noProof/>
                    <w:webHidden/>
                  </w:rPr>
                </w:rPrChange>
              </w:rPr>
            </w:r>
          </w:ins>
          <w:r w:rsidRPr="00D8294D">
            <w:rPr>
              <w:noProof/>
              <w:webHidden/>
              <w:sz w:val="20"/>
              <w:szCs w:val="20"/>
              <w:rPrChange w:id="180" w:author="Ron Gal" w:date="2017-03-07T21:08:00Z">
                <w:rPr>
                  <w:noProof/>
                  <w:webHidden/>
                </w:rPr>
              </w:rPrChange>
            </w:rPr>
            <w:fldChar w:fldCharType="separate"/>
          </w:r>
          <w:ins w:id="181" w:author="Ron Gal" w:date="2017-03-07T21:08:00Z">
            <w:r w:rsidR="00D8294D">
              <w:rPr>
                <w:noProof/>
                <w:webHidden/>
                <w:sz w:val="20"/>
                <w:szCs w:val="20"/>
                <w:rtl/>
              </w:rPr>
              <w:t>6</w:t>
            </w:r>
          </w:ins>
          <w:ins w:id="182" w:author="Ron Gal" w:date="2017-03-07T21:07:00Z">
            <w:r w:rsidRPr="00D8294D">
              <w:rPr>
                <w:noProof/>
                <w:webHidden/>
                <w:sz w:val="20"/>
                <w:szCs w:val="20"/>
                <w:rPrChange w:id="183" w:author="Ron Gal" w:date="2017-03-07T21:08:00Z">
                  <w:rPr>
                    <w:noProof/>
                    <w:webHidden/>
                  </w:rPr>
                </w:rPrChange>
              </w:rPr>
              <w:fldChar w:fldCharType="end"/>
            </w:r>
            <w:r w:rsidRPr="00D8294D">
              <w:rPr>
                <w:rStyle w:val="Hyperlink"/>
                <w:noProof/>
                <w:sz w:val="20"/>
                <w:szCs w:val="20"/>
                <w:rPrChange w:id="184"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185" w:author="Ron Gal" w:date="2017-03-07T21:07:00Z"/>
              <w:rFonts w:asciiTheme="minorHAnsi" w:eastAsiaTheme="minorEastAsia" w:hAnsiTheme="minorHAnsi" w:cstheme="minorBidi"/>
              <w:noProof/>
              <w:color w:val="auto"/>
              <w:sz w:val="20"/>
              <w:szCs w:val="20"/>
              <w:rPrChange w:id="186" w:author="Ron Gal" w:date="2017-03-07T21:08:00Z">
                <w:rPr>
                  <w:ins w:id="187" w:author="Ron Gal" w:date="2017-03-07T21:07:00Z"/>
                  <w:rFonts w:asciiTheme="minorHAnsi" w:eastAsiaTheme="minorEastAsia" w:hAnsiTheme="minorHAnsi" w:cstheme="minorBidi"/>
                  <w:noProof/>
                  <w:color w:val="auto"/>
                </w:rPr>
              </w:rPrChange>
            </w:rPr>
            <w:pPrChange w:id="188" w:author="Ron Gal" w:date="2017-03-07T21:07:00Z">
              <w:pPr>
                <w:pStyle w:val="TOC2"/>
                <w:tabs>
                  <w:tab w:val="right" w:leader="dot" w:pos="9350"/>
                </w:tabs>
              </w:pPr>
            </w:pPrChange>
          </w:pPr>
          <w:ins w:id="189" w:author="Ron Gal" w:date="2017-03-07T21:07:00Z">
            <w:r w:rsidRPr="00D8294D">
              <w:rPr>
                <w:rStyle w:val="Hyperlink"/>
                <w:noProof/>
                <w:sz w:val="20"/>
                <w:szCs w:val="20"/>
                <w:rPrChange w:id="190" w:author="Ron Gal" w:date="2017-03-07T21:08:00Z">
                  <w:rPr>
                    <w:rStyle w:val="Hyperlink"/>
                    <w:noProof/>
                  </w:rPr>
                </w:rPrChange>
              </w:rPr>
              <w:fldChar w:fldCharType="begin"/>
            </w:r>
            <w:r w:rsidRPr="00D8294D">
              <w:rPr>
                <w:rStyle w:val="Hyperlink"/>
                <w:noProof/>
                <w:sz w:val="20"/>
                <w:szCs w:val="20"/>
                <w:rPrChange w:id="191" w:author="Ron Gal" w:date="2017-03-07T21:08:00Z">
                  <w:rPr>
                    <w:rStyle w:val="Hyperlink"/>
                    <w:noProof/>
                  </w:rPr>
                </w:rPrChange>
              </w:rPr>
              <w:instrText xml:space="preserve"> </w:instrText>
            </w:r>
            <w:r w:rsidRPr="00D8294D">
              <w:rPr>
                <w:noProof/>
                <w:sz w:val="20"/>
                <w:szCs w:val="20"/>
                <w:rPrChange w:id="192" w:author="Ron Gal" w:date="2017-03-07T21:08:00Z">
                  <w:rPr>
                    <w:noProof/>
                  </w:rPr>
                </w:rPrChange>
              </w:rPr>
              <w:instrText>HYPERLINK \l "_Toc476684170"</w:instrText>
            </w:r>
            <w:r w:rsidRPr="00D8294D">
              <w:rPr>
                <w:rStyle w:val="Hyperlink"/>
                <w:noProof/>
                <w:sz w:val="20"/>
                <w:szCs w:val="20"/>
                <w:rPrChange w:id="193" w:author="Ron Gal" w:date="2017-03-07T21:08:00Z">
                  <w:rPr>
                    <w:rStyle w:val="Hyperlink"/>
                    <w:noProof/>
                  </w:rPr>
                </w:rPrChange>
              </w:rPr>
              <w:instrText xml:space="preserve"> </w:instrText>
            </w:r>
            <w:r w:rsidRPr="00D8294D">
              <w:rPr>
                <w:rStyle w:val="Hyperlink"/>
                <w:noProof/>
                <w:sz w:val="20"/>
                <w:szCs w:val="20"/>
                <w:rPrChange w:id="194" w:author="Ron Gal" w:date="2017-03-07T21:08:00Z">
                  <w:rPr>
                    <w:rStyle w:val="Hyperlink"/>
                    <w:noProof/>
                  </w:rPr>
                </w:rPrChange>
              </w:rPr>
            </w:r>
            <w:r w:rsidRPr="00D8294D">
              <w:rPr>
                <w:rStyle w:val="Hyperlink"/>
                <w:noProof/>
                <w:sz w:val="20"/>
                <w:szCs w:val="20"/>
                <w:rPrChange w:id="195" w:author="Ron Gal" w:date="2017-03-07T21:08:00Z">
                  <w:rPr>
                    <w:rStyle w:val="Hyperlink"/>
                    <w:noProof/>
                  </w:rPr>
                </w:rPrChange>
              </w:rPr>
              <w:fldChar w:fldCharType="separate"/>
            </w:r>
            <w:r w:rsidRPr="00D8294D">
              <w:rPr>
                <w:rStyle w:val="Hyperlink"/>
                <w:rFonts w:hint="eastAsia"/>
                <w:noProof/>
                <w:sz w:val="20"/>
                <w:szCs w:val="20"/>
                <w:rtl/>
                <w:rPrChange w:id="196" w:author="Ron Gal" w:date="2017-03-07T21:08:00Z">
                  <w:rPr>
                    <w:rStyle w:val="Hyperlink"/>
                    <w:rFonts w:hint="eastAsia"/>
                    <w:noProof/>
                    <w:rtl/>
                  </w:rPr>
                </w:rPrChange>
              </w:rPr>
              <w:t>טבלאות</w:t>
            </w:r>
            <w:r w:rsidRPr="00D8294D">
              <w:rPr>
                <w:rStyle w:val="Hyperlink"/>
                <w:noProof/>
                <w:sz w:val="20"/>
                <w:szCs w:val="20"/>
                <w:rtl/>
                <w:rPrChange w:id="197" w:author="Ron Gal" w:date="2017-03-07T21:08:00Z">
                  <w:rPr>
                    <w:rStyle w:val="Hyperlink"/>
                    <w:noProof/>
                    <w:rtl/>
                  </w:rPr>
                </w:rPrChange>
              </w:rPr>
              <w:t xml:space="preserve"> </w:t>
            </w:r>
            <w:r w:rsidRPr="00D8294D">
              <w:rPr>
                <w:rStyle w:val="Hyperlink"/>
                <w:rFonts w:hint="eastAsia"/>
                <w:noProof/>
                <w:sz w:val="20"/>
                <w:szCs w:val="20"/>
                <w:rtl/>
                <w:rPrChange w:id="198" w:author="Ron Gal" w:date="2017-03-07T21:08:00Z">
                  <w:rPr>
                    <w:rStyle w:val="Hyperlink"/>
                    <w:rFonts w:hint="eastAsia"/>
                    <w:noProof/>
                    <w:rtl/>
                  </w:rPr>
                </w:rPrChange>
              </w:rPr>
              <w:t>עיסקיות</w:t>
            </w:r>
            <w:r w:rsidRPr="00D8294D">
              <w:rPr>
                <w:noProof/>
                <w:webHidden/>
                <w:sz w:val="20"/>
                <w:szCs w:val="20"/>
                <w:rPrChange w:id="199" w:author="Ron Gal" w:date="2017-03-07T21:08:00Z">
                  <w:rPr>
                    <w:noProof/>
                    <w:webHidden/>
                  </w:rPr>
                </w:rPrChange>
              </w:rPr>
              <w:tab/>
            </w:r>
            <w:r w:rsidRPr="00D8294D">
              <w:rPr>
                <w:noProof/>
                <w:webHidden/>
                <w:sz w:val="20"/>
                <w:szCs w:val="20"/>
                <w:rPrChange w:id="200" w:author="Ron Gal" w:date="2017-03-07T21:08:00Z">
                  <w:rPr>
                    <w:noProof/>
                    <w:webHidden/>
                  </w:rPr>
                </w:rPrChange>
              </w:rPr>
              <w:fldChar w:fldCharType="begin"/>
            </w:r>
            <w:r w:rsidRPr="00D8294D">
              <w:rPr>
                <w:noProof/>
                <w:webHidden/>
                <w:sz w:val="20"/>
                <w:szCs w:val="20"/>
                <w:rPrChange w:id="201" w:author="Ron Gal" w:date="2017-03-07T21:08:00Z">
                  <w:rPr>
                    <w:noProof/>
                    <w:webHidden/>
                  </w:rPr>
                </w:rPrChange>
              </w:rPr>
              <w:instrText xml:space="preserve"> PAGEREF _Toc476684170 \h </w:instrText>
            </w:r>
            <w:r w:rsidRPr="00D8294D">
              <w:rPr>
                <w:noProof/>
                <w:webHidden/>
                <w:sz w:val="20"/>
                <w:szCs w:val="20"/>
                <w:rPrChange w:id="202" w:author="Ron Gal" w:date="2017-03-07T21:08:00Z">
                  <w:rPr>
                    <w:noProof/>
                    <w:webHidden/>
                  </w:rPr>
                </w:rPrChange>
              </w:rPr>
            </w:r>
          </w:ins>
          <w:r w:rsidRPr="00D8294D">
            <w:rPr>
              <w:noProof/>
              <w:webHidden/>
              <w:sz w:val="20"/>
              <w:szCs w:val="20"/>
              <w:rPrChange w:id="203" w:author="Ron Gal" w:date="2017-03-07T21:08:00Z">
                <w:rPr>
                  <w:noProof/>
                  <w:webHidden/>
                </w:rPr>
              </w:rPrChange>
            </w:rPr>
            <w:fldChar w:fldCharType="separate"/>
          </w:r>
          <w:ins w:id="204" w:author="Ron Gal" w:date="2017-03-07T21:08:00Z">
            <w:r w:rsidR="00D8294D">
              <w:rPr>
                <w:noProof/>
                <w:webHidden/>
                <w:sz w:val="20"/>
                <w:szCs w:val="20"/>
                <w:rtl/>
              </w:rPr>
              <w:t>8</w:t>
            </w:r>
          </w:ins>
          <w:ins w:id="205" w:author="Ron Gal" w:date="2017-03-07T21:07:00Z">
            <w:r w:rsidRPr="00D8294D">
              <w:rPr>
                <w:noProof/>
                <w:webHidden/>
                <w:sz w:val="20"/>
                <w:szCs w:val="20"/>
                <w:rPrChange w:id="206" w:author="Ron Gal" w:date="2017-03-07T21:08:00Z">
                  <w:rPr>
                    <w:noProof/>
                    <w:webHidden/>
                  </w:rPr>
                </w:rPrChange>
              </w:rPr>
              <w:fldChar w:fldCharType="end"/>
            </w:r>
            <w:r w:rsidRPr="00D8294D">
              <w:rPr>
                <w:rStyle w:val="Hyperlink"/>
                <w:noProof/>
                <w:sz w:val="20"/>
                <w:szCs w:val="20"/>
                <w:rPrChange w:id="207"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208" w:author="Ron Gal" w:date="2017-03-07T21:07:00Z"/>
              <w:rFonts w:asciiTheme="minorHAnsi" w:eastAsiaTheme="minorEastAsia" w:hAnsiTheme="minorHAnsi" w:cstheme="minorBidi"/>
              <w:noProof/>
              <w:color w:val="auto"/>
              <w:sz w:val="20"/>
              <w:szCs w:val="20"/>
              <w:rPrChange w:id="209" w:author="Ron Gal" w:date="2017-03-07T21:08:00Z">
                <w:rPr>
                  <w:ins w:id="210" w:author="Ron Gal" w:date="2017-03-07T21:07:00Z"/>
                  <w:rFonts w:asciiTheme="minorHAnsi" w:eastAsiaTheme="minorEastAsia" w:hAnsiTheme="minorHAnsi" w:cstheme="minorBidi"/>
                  <w:noProof/>
                  <w:color w:val="auto"/>
                </w:rPr>
              </w:rPrChange>
            </w:rPr>
            <w:pPrChange w:id="211" w:author="Ron Gal" w:date="2017-03-07T21:07:00Z">
              <w:pPr>
                <w:pStyle w:val="TOC1"/>
                <w:tabs>
                  <w:tab w:val="right" w:leader="dot" w:pos="9350"/>
                </w:tabs>
              </w:pPr>
            </w:pPrChange>
          </w:pPr>
          <w:ins w:id="212" w:author="Ron Gal" w:date="2017-03-07T21:07:00Z">
            <w:r w:rsidRPr="00D8294D">
              <w:rPr>
                <w:rStyle w:val="Hyperlink"/>
                <w:noProof/>
                <w:sz w:val="20"/>
                <w:szCs w:val="20"/>
                <w:rPrChange w:id="213" w:author="Ron Gal" w:date="2017-03-07T21:08:00Z">
                  <w:rPr>
                    <w:rStyle w:val="Hyperlink"/>
                    <w:noProof/>
                  </w:rPr>
                </w:rPrChange>
              </w:rPr>
              <w:fldChar w:fldCharType="begin"/>
            </w:r>
            <w:r w:rsidRPr="00D8294D">
              <w:rPr>
                <w:rStyle w:val="Hyperlink"/>
                <w:noProof/>
                <w:sz w:val="20"/>
                <w:szCs w:val="20"/>
                <w:rPrChange w:id="214" w:author="Ron Gal" w:date="2017-03-07T21:08:00Z">
                  <w:rPr>
                    <w:rStyle w:val="Hyperlink"/>
                    <w:noProof/>
                  </w:rPr>
                </w:rPrChange>
              </w:rPr>
              <w:instrText xml:space="preserve"> </w:instrText>
            </w:r>
            <w:r w:rsidRPr="00D8294D">
              <w:rPr>
                <w:noProof/>
                <w:sz w:val="20"/>
                <w:szCs w:val="20"/>
                <w:rPrChange w:id="215" w:author="Ron Gal" w:date="2017-03-07T21:08:00Z">
                  <w:rPr>
                    <w:noProof/>
                  </w:rPr>
                </w:rPrChange>
              </w:rPr>
              <w:instrText>HYPERLINK \l "_Toc476684171"</w:instrText>
            </w:r>
            <w:r w:rsidRPr="00D8294D">
              <w:rPr>
                <w:rStyle w:val="Hyperlink"/>
                <w:noProof/>
                <w:sz w:val="20"/>
                <w:szCs w:val="20"/>
                <w:rPrChange w:id="216" w:author="Ron Gal" w:date="2017-03-07T21:08:00Z">
                  <w:rPr>
                    <w:rStyle w:val="Hyperlink"/>
                    <w:noProof/>
                  </w:rPr>
                </w:rPrChange>
              </w:rPr>
              <w:instrText xml:space="preserve"> </w:instrText>
            </w:r>
            <w:r w:rsidRPr="00D8294D">
              <w:rPr>
                <w:rStyle w:val="Hyperlink"/>
                <w:noProof/>
                <w:sz w:val="20"/>
                <w:szCs w:val="20"/>
                <w:rPrChange w:id="217" w:author="Ron Gal" w:date="2017-03-07T21:08:00Z">
                  <w:rPr>
                    <w:rStyle w:val="Hyperlink"/>
                    <w:noProof/>
                  </w:rPr>
                </w:rPrChange>
              </w:rPr>
            </w:r>
            <w:r w:rsidRPr="00D8294D">
              <w:rPr>
                <w:rStyle w:val="Hyperlink"/>
                <w:noProof/>
                <w:sz w:val="20"/>
                <w:szCs w:val="20"/>
                <w:rPrChange w:id="218" w:author="Ron Gal" w:date="2017-03-07T21:08:00Z">
                  <w:rPr>
                    <w:rStyle w:val="Hyperlink"/>
                    <w:noProof/>
                  </w:rPr>
                </w:rPrChange>
              </w:rPr>
              <w:fldChar w:fldCharType="separate"/>
            </w:r>
            <w:r w:rsidRPr="00D8294D">
              <w:rPr>
                <w:rStyle w:val="Hyperlink"/>
                <w:rFonts w:hint="eastAsia"/>
                <w:noProof/>
                <w:sz w:val="20"/>
                <w:szCs w:val="20"/>
                <w:rtl/>
                <w:rPrChange w:id="219" w:author="Ron Gal" w:date="2017-03-07T21:08:00Z">
                  <w:rPr>
                    <w:rStyle w:val="Hyperlink"/>
                    <w:rFonts w:hint="eastAsia"/>
                    <w:noProof/>
                    <w:rtl/>
                  </w:rPr>
                </w:rPrChange>
              </w:rPr>
              <w:t>שכבת</w:t>
            </w:r>
            <w:r w:rsidRPr="00D8294D">
              <w:rPr>
                <w:rStyle w:val="Hyperlink"/>
                <w:noProof/>
                <w:sz w:val="20"/>
                <w:szCs w:val="20"/>
                <w:rtl/>
                <w:rPrChange w:id="220" w:author="Ron Gal" w:date="2017-03-07T21:08:00Z">
                  <w:rPr>
                    <w:rStyle w:val="Hyperlink"/>
                    <w:noProof/>
                    <w:rtl/>
                  </w:rPr>
                </w:rPrChange>
              </w:rPr>
              <w:t xml:space="preserve"> </w:t>
            </w:r>
            <w:r w:rsidRPr="00D8294D">
              <w:rPr>
                <w:rStyle w:val="Hyperlink"/>
                <w:rFonts w:hint="eastAsia"/>
                <w:noProof/>
                <w:sz w:val="20"/>
                <w:szCs w:val="20"/>
                <w:rtl/>
                <w:rPrChange w:id="221" w:author="Ron Gal" w:date="2017-03-07T21:08:00Z">
                  <w:rPr>
                    <w:rStyle w:val="Hyperlink"/>
                    <w:rFonts w:hint="eastAsia"/>
                    <w:noProof/>
                    <w:rtl/>
                  </w:rPr>
                </w:rPrChange>
              </w:rPr>
              <w:t>הלוגיקה</w:t>
            </w:r>
            <w:r w:rsidRPr="00D8294D">
              <w:rPr>
                <w:noProof/>
                <w:webHidden/>
                <w:sz w:val="20"/>
                <w:szCs w:val="20"/>
                <w:rPrChange w:id="222" w:author="Ron Gal" w:date="2017-03-07T21:08:00Z">
                  <w:rPr>
                    <w:noProof/>
                    <w:webHidden/>
                  </w:rPr>
                </w:rPrChange>
              </w:rPr>
              <w:tab/>
            </w:r>
            <w:r w:rsidRPr="00D8294D">
              <w:rPr>
                <w:noProof/>
                <w:webHidden/>
                <w:sz w:val="20"/>
                <w:szCs w:val="20"/>
                <w:rPrChange w:id="223" w:author="Ron Gal" w:date="2017-03-07T21:08:00Z">
                  <w:rPr>
                    <w:noProof/>
                    <w:webHidden/>
                  </w:rPr>
                </w:rPrChange>
              </w:rPr>
              <w:fldChar w:fldCharType="begin"/>
            </w:r>
            <w:r w:rsidRPr="00D8294D">
              <w:rPr>
                <w:noProof/>
                <w:webHidden/>
                <w:sz w:val="20"/>
                <w:szCs w:val="20"/>
                <w:rPrChange w:id="224" w:author="Ron Gal" w:date="2017-03-07T21:08:00Z">
                  <w:rPr>
                    <w:noProof/>
                    <w:webHidden/>
                  </w:rPr>
                </w:rPrChange>
              </w:rPr>
              <w:instrText xml:space="preserve"> PAGEREF _Toc476684171 \h </w:instrText>
            </w:r>
            <w:r w:rsidRPr="00D8294D">
              <w:rPr>
                <w:noProof/>
                <w:webHidden/>
                <w:sz w:val="20"/>
                <w:szCs w:val="20"/>
                <w:rPrChange w:id="225" w:author="Ron Gal" w:date="2017-03-07T21:08:00Z">
                  <w:rPr>
                    <w:noProof/>
                    <w:webHidden/>
                  </w:rPr>
                </w:rPrChange>
              </w:rPr>
            </w:r>
          </w:ins>
          <w:r w:rsidRPr="00D8294D">
            <w:rPr>
              <w:noProof/>
              <w:webHidden/>
              <w:sz w:val="20"/>
              <w:szCs w:val="20"/>
              <w:rPrChange w:id="226" w:author="Ron Gal" w:date="2017-03-07T21:08:00Z">
                <w:rPr>
                  <w:noProof/>
                  <w:webHidden/>
                </w:rPr>
              </w:rPrChange>
            </w:rPr>
            <w:fldChar w:fldCharType="separate"/>
          </w:r>
          <w:ins w:id="227" w:author="Ron Gal" w:date="2017-03-07T21:08:00Z">
            <w:r w:rsidR="00D8294D">
              <w:rPr>
                <w:noProof/>
                <w:webHidden/>
                <w:sz w:val="20"/>
                <w:szCs w:val="20"/>
                <w:rtl/>
              </w:rPr>
              <w:t>10</w:t>
            </w:r>
          </w:ins>
          <w:ins w:id="228" w:author="Ron Gal" w:date="2017-03-07T21:07:00Z">
            <w:r w:rsidRPr="00D8294D">
              <w:rPr>
                <w:noProof/>
                <w:webHidden/>
                <w:sz w:val="20"/>
                <w:szCs w:val="20"/>
                <w:rPrChange w:id="229" w:author="Ron Gal" w:date="2017-03-07T21:08:00Z">
                  <w:rPr>
                    <w:noProof/>
                    <w:webHidden/>
                  </w:rPr>
                </w:rPrChange>
              </w:rPr>
              <w:fldChar w:fldCharType="end"/>
            </w:r>
            <w:r w:rsidRPr="00D8294D">
              <w:rPr>
                <w:rStyle w:val="Hyperlink"/>
                <w:noProof/>
                <w:sz w:val="20"/>
                <w:szCs w:val="20"/>
                <w:rPrChange w:id="230"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231" w:author="Ron Gal" w:date="2017-03-07T21:07:00Z"/>
              <w:rFonts w:asciiTheme="minorHAnsi" w:eastAsiaTheme="minorEastAsia" w:hAnsiTheme="minorHAnsi" w:cstheme="minorBidi"/>
              <w:noProof/>
              <w:color w:val="auto"/>
              <w:sz w:val="20"/>
              <w:szCs w:val="20"/>
              <w:rPrChange w:id="232" w:author="Ron Gal" w:date="2017-03-07T21:08:00Z">
                <w:rPr>
                  <w:ins w:id="233" w:author="Ron Gal" w:date="2017-03-07T21:07:00Z"/>
                  <w:rFonts w:asciiTheme="minorHAnsi" w:eastAsiaTheme="minorEastAsia" w:hAnsiTheme="minorHAnsi" w:cstheme="minorBidi"/>
                  <w:noProof/>
                  <w:color w:val="auto"/>
                </w:rPr>
              </w:rPrChange>
            </w:rPr>
            <w:pPrChange w:id="234" w:author="Ron Gal" w:date="2017-03-07T21:07:00Z">
              <w:pPr>
                <w:pStyle w:val="TOC1"/>
                <w:tabs>
                  <w:tab w:val="right" w:leader="dot" w:pos="9350"/>
                </w:tabs>
              </w:pPr>
            </w:pPrChange>
          </w:pPr>
          <w:ins w:id="235" w:author="Ron Gal" w:date="2017-03-07T21:07:00Z">
            <w:r w:rsidRPr="00D8294D">
              <w:rPr>
                <w:rStyle w:val="Hyperlink"/>
                <w:noProof/>
                <w:sz w:val="20"/>
                <w:szCs w:val="20"/>
                <w:rPrChange w:id="236" w:author="Ron Gal" w:date="2017-03-07T21:08:00Z">
                  <w:rPr>
                    <w:rStyle w:val="Hyperlink"/>
                    <w:noProof/>
                  </w:rPr>
                </w:rPrChange>
              </w:rPr>
              <w:fldChar w:fldCharType="begin"/>
            </w:r>
            <w:r w:rsidRPr="00D8294D">
              <w:rPr>
                <w:rStyle w:val="Hyperlink"/>
                <w:noProof/>
                <w:sz w:val="20"/>
                <w:szCs w:val="20"/>
                <w:rPrChange w:id="237" w:author="Ron Gal" w:date="2017-03-07T21:08:00Z">
                  <w:rPr>
                    <w:rStyle w:val="Hyperlink"/>
                    <w:noProof/>
                  </w:rPr>
                </w:rPrChange>
              </w:rPr>
              <w:instrText xml:space="preserve"> </w:instrText>
            </w:r>
            <w:r w:rsidRPr="00D8294D">
              <w:rPr>
                <w:noProof/>
                <w:sz w:val="20"/>
                <w:szCs w:val="20"/>
                <w:rPrChange w:id="238" w:author="Ron Gal" w:date="2017-03-07T21:08:00Z">
                  <w:rPr>
                    <w:noProof/>
                  </w:rPr>
                </w:rPrChange>
              </w:rPr>
              <w:instrText>HYPERLINK \l "_Toc476684172"</w:instrText>
            </w:r>
            <w:r w:rsidRPr="00D8294D">
              <w:rPr>
                <w:rStyle w:val="Hyperlink"/>
                <w:noProof/>
                <w:sz w:val="20"/>
                <w:szCs w:val="20"/>
                <w:rPrChange w:id="239" w:author="Ron Gal" w:date="2017-03-07T21:08:00Z">
                  <w:rPr>
                    <w:rStyle w:val="Hyperlink"/>
                    <w:noProof/>
                  </w:rPr>
                </w:rPrChange>
              </w:rPr>
              <w:instrText xml:space="preserve"> </w:instrText>
            </w:r>
            <w:r w:rsidRPr="00D8294D">
              <w:rPr>
                <w:rStyle w:val="Hyperlink"/>
                <w:noProof/>
                <w:sz w:val="20"/>
                <w:szCs w:val="20"/>
                <w:rPrChange w:id="240" w:author="Ron Gal" w:date="2017-03-07T21:08:00Z">
                  <w:rPr>
                    <w:rStyle w:val="Hyperlink"/>
                    <w:noProof/>
                  </w:rPr>
                </w:rPrChange>
              </w:rPr>
            </w:r>
            <w:r w:rsidRPr="00D8294D">
              <w:rPr>
                <w:rStyle w:val="Hyperlink"/>
                <w:noProof/>
                <w:sz w:val="20"/>
                <w:szCs w:val="20"/>
                <w:rPrChange w:id="241" w:author="Ron Gal" w:date="2017-03-07T21:08:00Z">
                  <w:rPr>
                    <w:rStyle w:val="Hyperlink"/>
                    <w:noProof/>
                  </w:rPr>
                </w:rPrChange>
              </w:rPr>
              <w:fldChar w:fldCharType="separate"/>
            </w:r>
            <w:r w:rsidRPr="00D8294D">
              <w:rPr>
                <w:rStyle w:val="Hyperlink"/>
                <w:rFonts w:hint="eastAsia"/>
                <w:noProof/>
                <w:sz w:val="20"/>
                <w:szCs w:val="20"/>
                <w:rtl/>
                <w:rPrChange w:id="242" w:author="Ron Gal" w:date="2017-03-07T21:08:00Z">
                  <w:rPr>
                    <w:rStyle w:val="Hyperlink"/>
                    <w:rFonts w:hint="eastAsia"/>
                    <w:noProof/>
                    <w:rtl/>
                  </w:rPr>
                </w:rPrChange>
              </w:rPr>
              <w:t>שכבת</w:t>
            </w:r>
            <w:r w:rsidRPr="00D8294D">
              <w:rPr>
                <w:rStyle w:val="Hyperlink"/>
                <w:noProof/>
                <w:sz w:val="20"/>
                <w:szCs w:val="20"/>
                <w:rtl/>
                <w:rPrChange w:id="243" w:author="Ron Gal" w:date="2017-03-07T21:08:00Z">
                  <w:rPr>
                    <w:rStyle w:val="Hyperlink"/>
                    <w:noProof/>
                    <w:rtl/>
                  </w:rPr>
                </w:rPrChange>
              </w:rPr>
              <w:t xml:space="preserve"> </w:t>
            </w:r>
            <w:r w:rsidRPr="00D8294D">
              <w:rPr>
                <w:rStyle w:val="Hyperlink"/>
                <w:rFonts w:hint="eastAsia"/>
                <w:noProof/>
                <w:sz w:val="20"/>
                <w:szCs w:val="20"/>
                <w:rtl/>
                <w:rPrChange w:id="244" w:author="Ron Gal" w:date="2017-03-07T21:08:00Z">
                  <w:rPr>
                    <w:rStyle w:val="Hyperlink"/>
                    <w:rFonts w:hint="eastAsia"/>
                    <w:noProof/>
                    <w:rtl/>
                  </w:rPr>
                </w:rPrChange>
              </w:rPr>
              <w:t>השירותים</w:t>
            </w:r>
            <w:r w:rsidRPr="00D8294D">
              <w:rPr>
                <w:noProof/>
                <w:webHidden/>
                <w:sz w:val="20"/>
                <w:szCs w:val="20"/>
                <w:rPrChange w:id="245" w:author="Ron Gal" w:date="2017-03-07T21:08:00Z">
                  <w:rPr>
                    <w:noProof/>
                    <w:webHidden/>
                  </w:rPr>
                </w:rPrChange>
              </w:rPr>
              <w:tab/>
            </w:r>
            <w:r w:rsidRPr="00D8294D">
              <w:rPr>
                <w:noProof/>
                <w:webHidden/>
                <w:sz w:val="20"/>
                <w:szCs w:val="20"/>
                <w:rPrChange w:id="246" w:author="Ron Gal" w:date="2017-03-07T21:08:00Z">
                  <w:rPr>
                    <w:noProof/>
                    <w:webHidden/>
                  </w:rPr>
                </w:rPrChange>
              </w:rPr>
              <w:fldChar w:fldCharType="begin"/>
            </w:r>
            <w:r w:rsidRPr="00D8294D">
              <w:rPr>
                <w:noProof/>
                <w:webHidden/>
                <w:sz w:val="20"/>
                <w:szCs w:val="20"/>
                <w:rPrChange w:id="247" w:author="Ron Gal" w:date="2017-03-07T21:08:00Z">
                  <w:rPr>
                    <w:noProof/>
                    <w:webHidden/>
                  </w:rPr>
                </w:rPrChange>
              </w:rPr>
              <w:instrText xml:space="preserve"> PAGEREF _Toc476684172 \h </w:instrText>
            </w:r>
            <w:r w:rsidRPr="00D8294D">
              <w:rPr>
                <w:noProof/>
                <w:webHidden/>
                <w:sz w:val="20"/>
                <w:szCs w:val="20"/>
                <w:rPrChange w:id="248" w:author="Ron Gal" w:date="2017-03-07T21:08:00Z">
                  <w:rPr>
                    <w:noProof/>
                    <w:webHidden/>
                  </w:rPr>
                </w:rPrChange>
              </w:rPr>
            </w:r>
          </w:ins>
          <w:r w:rsidRPr="00D8294D">
            <w:rPr>
              <w:noProof/>
              <w:webHidden/>
              <w:sz w:val="20"/>
              <w:szCs w:val="20"/>
              <w:rPrChange w:id="249" w:author="Ron Gal" w:date="2017-03-07T21:08:00Z">
                <w:rPr>
                  <w:noProof/>
                  <w:webHidden/>
                </w:rPr>
              </w:rPrChange>
            </w:rPr>
            <w:fldChar w:fldCharType="separate"/>
          </w:r>
          <w:ins w:id="250" w:author="Ron Gal" w:date="2017-03-07T21:08:00Z">
            <w:r w:rsidR="00D8294D">
              <w:rPr>
                <w:noProof/>
                <w:webHidden/>
                <w:sz w:val="20"/>
                <w:szCs w:val="20"/>
                <w:rtl/>
              </w:rPr>
              <w:t>11</w:t>
            </w:r>
          </w:ins>
          <w:ins w:id="251" w:author="Ron Gal" w:date="2017-03-07T21:07:00Z">
            <w:r w:rsidRPr="00D8294D">
              <w:rPr>
                <w:noProof/>
                <w:webHidden/>
                <w:sz w:val="20"/>
                <w:szCs w:val="20"/>
                <w:rPrChange w:id="252" w:author="Ron Gal" w:date="2017-03-07T21:08:00Z">
                  <w:rPr>
                    <w:noProof/>
                    <w:webHidden/>
                  </w:rPr>
                </w:rPrChange>
              </w:rPr>
              <w:fldChar w:fldCharType="end"/>
            </w:r>
            <w:r w:rsidRPr="00D8294D">
              <w:rPr>
                <w:rStyle w:val="Hyperlink"/>
                <w:noProof/>
                <w:sz w:val="20"/>
                <w:szCs w:val="20"/>
                <w:rPrChange w:id="253"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254" w:author="Ron Gal" w:date="2017-03-07T21:07:00Z"/>
              <w:rFonts w:asciiTheme="minorHAnsi" w:eastAsiaTheme="minorEastAsia" w:hAnsiTheme="minorHAnsi" w:cstheme="minorBidi"/>
              <w:noProof/>
              <w:color w:val="auto"/>
              <w:sz w:val="20"/>
              <w:szCs w:val="20"/>
              <w:rPrChange w:id="255" w:author="Ron Gal" w:date="2017-03-07T21:08:00Z">
                <w:rPr>
                  <w:ins w:id="256" w:author="Ron Gal" w:date="2017-03-07T21:07:00Z"/>
                  <w:rFonts w:asciiTheme="minorHAnsi" w:eastAsiaTheme="minorEastAsia" w:hAnsiTheme="minorHAnsi" w:cstheme="minorBidi"/>
                  <w:noProof/>
                  <w:color w:val="auto"/>
                </w:rPr>
              </w:rPrChange>
            </w:rPr>
            <w:pPrChange w:id="257" w:author="Ron Gal" w:date="2017-03-07T21:07:00Z">
              <w:pPr>
                <w:pStyle w:val="TOC1"/>
                <w:tabs>
                  <w:tab w:val="right" w:leader="dot" w:pos="9350"/>
                </w:tabs>
              </w:pPr>
            </w:pPrChange>
          </w:pPr>
          <w:ins w:id="258" w:author="Ron Gal" w:date="2017-03-07T21:07:00Z">
            <w:r w:rsidRPr="00D8294D">
              <w:rPr>
                <w:rStyle w:val="Hyperlink"/>
                <w:noProof/>
                <w:sz w:val="20"/>
                <w:szCs w:val="20"/>
                <w:rPrChange w:id="259" w:author="Ron Gal" w:date="2017-03-07T21:08:00Z">
                  <w:rPr>
                    <w:rStyle w:val="Hyperlink"/>
                    <w:noProof/>
                  </w:rPr>
                </w:rPrChange>
              </w:rPr>
              <w:fldChar w:fldCharType="begin"/>
            </w:r>
            <w:r w:rsidRPr="00D8294D">
              <w:rPr>
                <w:rStyle w:val="Hyperlink"/>
                <w:noProof/>
                <w:sz w:val="20"/>
                <w:szCs w:val="20"/>
                <w:rPrChange w:id="260" w:author="Ron Gal" w:date="2017-03-07T21:08:00Z">
                  <w:rPr>
                    <w:rStyle w:val="Hyperlink"/>
                    <w:noProof/>
                  </w:rPr>
                </w:rPrChange>
              </w:rPr>
              <w:instrText xml:space="preserve"> </w:instrText>
            </w:r>
            <w:r w:rsidRPr="00D8294D">
              <w:rPr>
                <w:noProof/>
                <w:sz w:val="20"/>
                <w:szCs w:val="20"/>
                <w:rPrChange w:id="261" w:author="Ron Gal" w:date="2017-03-07T21:08:00Z">
                  <w:rPr>
                    <w:noProof/>
                  </w:rPr>
                </w:rPrChange>
              </w:rPr>
              <w:instrText>HYPERLINK \l "_Toc476684173"</w:instrText>
            </w:r>
            <w:r w:rsidRPr="00D8294D">
              <w:rPr>
                <w:rStyle w:val="Hyperlink"/>
                <w:noProof/>
                <w:sz w:val="20"/>
                <w:szCs w:val="20"/>
                <w:rPrChange w:id="262" w:author="Ron Gal" w:date="2017-03-07T21:08:00Z">
                  <w:rPr>
                    <w:rStyle w:val="Hyperlink"/>
                    <w:noProof/>
                  </w:rPr>
                </w:rPrChange>
              </w:rPr>
              <w:instrText xml:space="preserve"> </w:instrText>
            </w:r>
            <w:r w:rsidRPr="00D8294D">
              <w:rPr>
                <w:rStyle w:val="Hyperlink"/>
                <w:noProof/>
                <w:sz w:val="20"/>
                <w:szCs w:val="20"/>
                <w:rPrChange w:id="263" w:author="Ron Gal" w:date="2017-03-07T21:08:00Z">
                  <w:rPr>
                    <w:rStyle w:val="Hyperlink"/>
                    <w:noProof/>
                  </w:rPr>
                </w:rPrChange>
              </w:rPr>
            </w:r>
            <w:r w:rsidRPr="00D8294D">
              <w:rPr>
                <w:rStyle w:val="Hyperlink"/>
                <w:noProof/>
                <w:sz w:val="20"/>
                <w:szCs w:val="20"/>
                <w:rPrChange w:id="264" w:author="Ron Gal" w:date="2017-03-07T21:08:00Z">
                  <w:rPr>
                    <w:rStyle w:val="Hyperlink"/>
                    <w:noProof/>
                  </w:rPr>
                </w:rPrChange>
              </w:rPr>
              <w:fldChar w:fldCharType="separate"/>
            </w:r>
            <w:r w:rsidRPr="00D8294D">
              <w:rPr>
                <w:rStyle w:val="Hyperlink"/>
                <w:rFonts w:hint="eastAsia"/>
                <w:noProof/>
                <w:sz w:val="20"/>
                <w:szCs w:val="20"/>
                <w:rtl/>
                <w:rPrChange w:id="265" w:author="Ron Gal" w:date="2017-03-07T21:08:00Z">
                  <w:rPr>
                    <w:rStyle w:val="Hyperlink"/>
                    <w:rFonts w:hint="eastAsia"/>
                    <w:noProof/>
                    <w:rtl/>
                  </w:rPr>
                </w:rPrChange>
              </w:rPr>
              <w:t>שכבת</w:t>
            </w:r>
            <w:r w:rsidRPr="00D8294D">
              <w:rPr>
                <w:rStyle w:val="Hyperlink"/>
                <w:noProof/>
                <w:sz w:val="20"/>
                <w:szCs w:val="20"/>
                <w:rtl/>
                <w:rPrChange w:id="266" w:author="Ron Gal" w:date="2017-03-07T21:08:00Z">
                  <w:rPr>
                    <w:rStyle w:val="Hyperlink"/>
                    <w:noProof/>
                    <w:rtl/>
                  </w:rPr>
                </w:rPrChange>
              </w:rPr>
              <w:t xml:space="preserve"> </w:t>
            </w:r>
            <w:r w:rsidRPr="00D8294D">
              <w:rPr>
                <w:rStyle w:val="Hyperlink"/>
                <w:rFonts w:hint="eastAsia"/>
                <w:noProof/>
                <w:sz w:val="20"/>
                <w:szCs w:val="20"/>
                <w:rtl/>
                <w:rPrChange w:id="267" w:author="Ron Gal" w:date="2017-03-07T21:08:00Z">
                  <w:rPr>
                    <w:rStyle w:val="Hyperlink"/>
                    <w:rFonts w:hint="eastAsia"/>
                    <w:noProof/>
                    <w:rtl/>
                  </w:rPr>
                </w:rPrChange>
              </w:rPr>
              <w:t>התצוגה</w:t>
            </w:r>
            <w:r w:rsidRPr="00D8294D">
              <w:rPr>
                <w:noProof/>
                <w:webHidden/>
                <w:sz w:val="20"/>
                <w:szCs w:val="20"/>
                <w:rPrChange w:id="268" w:author="Ron Gal" w:date="2017-03-07T21:08:00Z">
                  <w:rPr>
                    <w:noProof/>
                    <w:webHidden/>
                  </w:rPr>
                </w:rPrChange>
              </w:rPr>
              <w:tab/>
            </w:r>
            <w:r w:rsidRPr="00D8294D">
              <w:rPr>
                <w:noProof/>
                <w:webHidden/>
                <w:sz w:val="20"/>
                <w:szCs w:val="20"/>
                <w:rPrChange w:id="269" w:author="Ron Gal" w:date="2017-03-07T21:08:00Z">
                  <w:rPr>
                    <w:noProof/>
                    <w:webHidden/>
                  </w:rPr>
                </w:rPrChange>
              </w:rPr>
              <w:fldChar w:fldCharType="begin"/>
            </w:r>
            <w:r w:rsidRPr="00D8294D">
              <w:rPr>
                <w:noProof/>
                <w:webHidden/>
                <w:sz w:val="20"/>
                <w:szCs w:val="20"/>
                <w:rPrChange w:id="270" w:author="Ron Gal" w:date="2017-03-07T21:08:00Z">
                  <w:rPr>
                    <w:noProof/>
                    <w:webHidden/>
                  </w:rPr>
                </w:rPrChange>
              </w:rPr>
              <w:instrText xml:space="preserve"> PAGEREF _Toc476684173 \h </w:instrText>
            </w:r>
            <w:r w:rsidRPr="00D8294D">
              <w:rPr>
                <w:noProof/>
                <w:webHidden/>
                <w:sz w:val="20"/>
                <w:szCs w:val="20"/>
                <w:rPrChange w:id="271" w:author="Ron Gal" w:date="2017-03-07T21:08:00Z">
                  <w:rPr>
                    <w:noProof/>
                    <w:webHidden/>
                  </w:rPr>
                </w:rPrChange>
              </w:rPr>
            </w:r>
          </w:ins>
          <w:r w:rsidRPr="00D8294D">
            <w:rPr>
              <w:noProof/>
              <w:webHidden/>
              <w:sz w:val="20"/>
              <w:szCs w:val="20"/>
              <w:rPrChange w:id="272" w:author="Ron Gal" w:date="2017-03-07T21:08:00Z">
                <w:rPr>
                  <w:noProof/>
                  <w:webHidden/>
                </w:rPr>
              </w:rPrChange>
            </w:rPr>
            <w:fldChar w:fldCharType="separate"/>
          </w:r>
          <w:ins w:id="273" w:author="Ron Gal" w:date="2017-03-07T21:08:00Z">
            <w:r w:rsidR="00D8294D">
              <w:rPr>
                <w:noProof/>
                <w:webHidden/>
                <w:sz w:val="20"/>
                <w:szCs w:val="20"/>
                <w:rtl/>
              </w:rPr>
              <w:t>12</w:t>
            </w:r>
          </w:ins>
          <w:ins w:id="274" w:author="Ron Gal" w:date="2017-03-07T21:07:00Z">
            <w:r w:rsidRPr="00D8294D">
              <w:rPr>
                <w:noProof/>
                <w:webHidden/>
                <w:sz w:val="20"/>
                <w:szCs w:val="20"/>
                <w:rPrChange w:id="275" w:author="Ron Gal" w:date="2017-03-07T21:08:00Z">
                  <w:rPr>
                    <w:noProof/>
                    <w:webHidden/>
                  </w:rPr>
                </w:rPrChange>
              </w:rPr>
              <w:fldChar w:fldCharType="end"/>
            </w:r>
            <w:r w:rsidRPr="00D8294D">
              <w:rPr>
                <w:rStyle w:val="Hyperlink"/>
                <w:noProof/>
                <w:sz w:val="20"/>
                <w:szCs w:val="20"/>
                <w:rPrChange w:id="276"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277" w:author="Ron Gal" w:date="2017-03-07T21:07:00Z"/>
              <w:rFonts w:asciiTheme="minorHAnsi" w:eastAsiaTheme="minorEastAsia" w:hAnsiTheme="minorHAnsi" w:cstheme="minorBidi"/>
              <w:noProof/>
              <w:color w:val="auto"/>
              <w:sz w:val="20"/>
              <w:szCs w:val="20"/>
              <w:rPrChange w:id="278" w:author="Ron Gal" w:date="2017-03-07T21:08:00Z">
                <w:rPr>
                  <w:ins w:id="279" w:author="Ron Gal" w:date="2017-03-07T21:07:00Z"/>
                  <w:rFonts w:asciiTheme="minorHAnsi" w:eastAsiaTheme="minorEastAsia" w:hAnsiTheme="minorHAnsi" w:cstheme="minorBidi"/>
                  <w:noProof/>
                  <w:color w:val="auto"/>
                </w:rPr>
              </w:rPrChange>
            </w:rPr>
            <w:pPrChange w:id="280" w:author="Ron Gal" w:date="2017-03-07T21:07:00Z">
              <w:pPr>
                <w:pStyle w:val="TOC1"/>
                <w:tabs>
                  <w:tab w:val="right" w:leader="dot" w:pos="9350"/>
                </w:tabs>
              </w:pPr>
            </w:pPrChange>
          </w:pPr>
          <w:ins w:id="281" w:author="Ron Gal" w:date="2017-03-07T21:07:00Z">
            <w:r w:rsidRPr="00D8294D">
              <w:rPr>
                <w:rStyle w:val="Hyperlink"/>
                <w:noProof/>
                <w:sz w:val="20"/>
                <w:szCs w:val="20"/>
                <w:rPrChange w:id="282" w:author="Ron Gal" w:date="2017-03-07T21:08:00Z">
                  <w:rPr>
                    <w:rStyle w:val="Hyperlink"/>
                    <w:noProof/>
                  </w:rPr>
                </w:rPrChange>
              </w:rPr>
              <w:fldChar w:fldCharType="begin"/>
            </w:r>
            <w:r w:rsidRPr="00D8294D">
              <w:rPr>
                <w:rStyle w:val="Hyperlink"/>
                <w:noProof/>
                <w:sz w:val="20"/>
                <w:szCs w:val="20"/>
                <w:rPrChange w:id="283" w:author="Ron Gal" w:date="2017-03-07T21:08:00Z">
                  <w:rPr>
                    <w:rStyle w:val="Hyperlink"/>
                    <w:noProof/>
                  </w:rPr>
                </w:rPrChange>
              </w:rPr>
              <w:instrText xml:space="preserve"> </w:instrText>
            </w:r>
            <w:r w:rsidRPr="00D8294D">
              <w:rPr>
                <w:noProof/>
                <w:sz w:val="20"/>
                <w:szCs w:val="20"/>
                <w:rPrChange w:id="284" w:author="Ron Gal" w:date="2017-03-07T21:08:00Z">
                  <w:rPr>
                    <w:noProof/>
                  </w:rPr>
                </w:rPrChange>
              </w:rPr>
              <w:instrText>HYPERLINK \l "_Toc476684174"</w:instrText>
            </w:r>
            <w:r w:rsidRPr="00D8294D">
              <w:rPr>
                <w:rStyle w:val="Hyperlink"/>
                <w:noProof/>
                <w:sz w:val="20"/>
                <w:szCs w:val="20"/>
                <w:rPrChange w:id="285" w:author="Ron Gal" w:date="2017-03-07T21:08:00Z">
                  <w:rPr>
                    <w:rStyle w:val="Hyperlink"/>
                    <w:noProof/>
                  </w:rPr>
                </w:rPrChange>
              </w:rPr>
              <w:instrText xml:space="preserve"> </w:instrText>
            </w:r>
            <w:r w:rsidRPr="00D8294D">
              <w:rPr>
                <w:rStyle w:val="Hyperlink"/>
                <w:noProof/>
                <w:sz w:val="20"/>
                <w:szCs w:val="20"/>
                <w:rPrChange w:id="286" w:author="Ron Gal" w:date="2017-03-07T21:08:00Z">
                  <w:rPr>
                    <w:rStyle w:val="Hyperlink"/>
                    <w:noProof/>
                  </w:rPr>
                </w:rPrChange>
              </w:rPr>
            </w:r>
            <w:r w:rsidRPr="00D8294D">
              <w:rPr>
                <w:rStyle w:val="Hyperlink"/>
                <w:noProof/>
                <w:sz w:val="20"/>
                <w:szCs w:val="20"/>
                <w:rPrChange w:id="287" w:author="Ron Gal" w:date="2017-03-07T21:08:00Z">
                  <w:rPr>
                    <w:rStyle w:val="Hyperlink"/>
                    <w:noProof/>
                  </w:rPr>
                </w:rPrChange>
              </w:rPr>
              <w:fldChar w:fldCharType="separate"/>
            </w:r>
            <w:r w:rsidRPr="00D8294D">
              <w:rPr>
                <w:rStyle w:val="Hyperlink"/>
                <w:rFonts w:hint="eastAsia"/>
                <w:noProof/>
                <w:sz w:val="20"/>
                <w:szCs w:val="20"/>
                <w:rtl/>
                <w:rPrChange w:id="288" w:author="Ron Gal" w:date="2017-03-07T21:08:00Z">
                  <w:rPr>
                    <w:rStyle w:val="Hyperlink"/>
                    <w:rFonts w:hint="eastAsia"/>
                    <w:noProof/>
                    <w:rtl/>
                  </w:rPr>
                </w:rPrChange>
              </w:rPr>
              <w:t>פרויקט</w:t>
            </w:r>
            <w:r w:rsidRPr="00D8294D">
              <w:rPr>
                <w:rStyle w:val="Hyperlink"/>
                <w:noProof/>
                <w:sz w:val="20"/>
                <w:szCs w:val="20"/>
                <w:rtl/>
                <w:rPrChange w:id="289" w:author="Ron Gal" w:date="2017-03-07T21:08:00Z">
                  <w:rPr>
                    <w:rStyle w:val="Hyperlink"/>
                    <w:noProof/>
                    <w:rtl/>
                  </w:rPr>
                </w:rPrChange>
              </w:rPr>
              <w:t xml:space="preserve"> </w:t>
            </w:r>
            <w:r w:rsidRPr="00D8294D">
              <w:rPr>
                <w:rStyle w:val="Hyperlink"/>
                <w:rFonts w:hint="eastAsia"/>
                <w:noProof/>
                <w:sz w:val="20"/>
                <w:szCs w:val="20"/>
                <w:rtl/>
                <w:rPrChange w:id="290" w:author="Ron Gal" w:date="2017-03-07T21:08:00Z">
                  <w:rPr>
                    <w:rStyle w:val="Hyperlink"/>
                    <w:rFonts w:hint="eastAsia"/>
                    <w:noProof/>
                    <w:rtl/>
                  </w:rPr>
                </w:rPrChange>
              </w:rPr>
              <w:t>הישויות</w:t>
            </w:r>
            <w:r w:rsidRPr="00D8294D">
              <w:rPr>
                <w:rStyle w:val="Hyperlink"/>
                <w:noProof/>
                <w:sz w:val="20"/>
                <w:szCs w:val="20"/>
                <w:rtl/>
                <w:rPrChange w:id="291" w:author="Ron Gal" w:date="2017-03-07T21:08:00Z">
                  <w:rPr>
                    <w:rStyle w:val="Hyperlink"/>
                    <w:noProof/>
                    <w:rtl/>
                  </w:rPr>
                </w:rPrChange>
              </w:rPr>
              <w:t xml:space="preserve"> (</w:t>
            </w:r>
            <w:r w:rsidRPr="00D8294D">
              <w:rPr>
                <w:rStyle w:val="Hyperlink"/>
                <w:noProof/>
                <w:sz w:val="20"/>
                <w:szCs w:val="20"/>
                <w:rPrChange w:id="292" w:author="Ron Gal" w:date="2017-03-07T21:08:00Z">
                  <w:rPr>
                    <w:rStyle w:val="Hyperlink"/>
                    <w:noProof/>
                  </w:rPr>
                </w:rPrChange>
              </w:rPr>
              <w:t>Domain</w:t>
            </w:r>
            <w:r w:rsidRPr="00D8294D">
              <w:rPr>
                <w:rStyle w:val="Hyperlink"/>
                <w:noProof/>
                <w:sz w:val="20"/>
                <w:szCs w:val="20"/>
                <w:rtl/>
                <w:rPrChange w:id="293" w:author="Ron Gal" w:date="2017-03-07T21:08:00Z">
                  <w:rPr>
                    <w:rStyle w:val="Hyperlink"/>
                    <w:noProof/>
                    <w:rtl/>
                  </w:rPr>
                </w:rPrChange>
              </w:rPr>
              <w:t>)</w:t>
            </w:r>
            <w:r w:rsidRPr="00D8294D">
              <w:rPr>
                <w:noProof/>
                <w:webHidden/>
                <w:sz w:val="20"/>
                <w:szCs w:val="20"/>
                <w:rPrChange w:id="294" w:author="Ron Gal" w:date="2017-03-07T21:08:00Z">
                  <w:rPr>
                    <w:noProof/>
                    <w:webHidden/>
                  </w:rPr>
                </w:rPrChange>
              </w:rPr>
              <w:tab/>
            </w:r>
            <w:r w:rsidRPr="00D8294D">
              <w:rPr>
                <w:noProof/>
                <w:webHidden/>
                <w:sz w:val="20"/>
                <w:szCs w:val="20"/>
                <w:rPrChange w:id="295" w:author="Ron Gal" w:date="2017-03-07T21:08:00Z">
                  <w:rPr>
                    <w:noProof/>
                    <w:webHidden/>
                  </w:rPr>
                </w:rPrChange>
              </w:rPr>
              <w:fldChar w:fldCharType="begin"/>
            </w:r>
            <w:r w:rsidRPr="00D8294D">
              <w:rPr>
                <w:noProof/>
                <w:webHidden/>
                <w:sz w:val="20"/>
                <w:szCs w:val="20"/>
                <w:rPrChange w:id="296" w:author="Ron Gal" w:date="2017-03-07T21:08:00Z">
                  <w:rPr>
                    <w:noProof/>
                    <w:webHidden/>
                  </w:rPr>
                </w:rPrChange>
              </w:rPr>
              <w:instrText xml:space="preserve"> PAGEREF _Toc476684174 \h </w:instrText>
            </w:r>
            <w:r w:rsidRPr="00D8294D">
              <w:rPr>
                <w:noProof/>
                <w:webHidden/>
                <w:sz w:val="20"/>
                <w:szCs w:val="20"/>
                <w:rPrChange w:id="297" w:author="Ron Gal" w:date="2017-03-07T21:08:00Z">
                  <w:rPr>
                    <w:noProof/>
                    <w:webHidden/>
                  </w:rPr>
                </w:rPrChange>
              </w:rPr>
            </w:r>
          </w:ins>
          <w:r w:rsidRPr="00D8294D">
            <w:rPr>
              <w:noProof/>
              <w:webHidden/>
              <w:sz w:val="20"/>
              <w:szCs w:val="20"/>
              <w:rPrChange w:id="298" w:author="Ron Gal" w:date="2017-03-07T21:08:00Z">
                <w:rPr>
                  <w:noProof/>
                  <w:webHidden/>
                </w:rPr>
              </w:rPrChange>
            </w:rPr>
            <w:fldChar w:fldCharType="separate"/>
          </w:r>
          <w:ins w:id="299" w:author="Ron Gal" w:date="2017-03-07T21:08:00Z">
            <w:r w:rsidR="00D8294D">
              <w:rPr>
                <w:noProof/>
                <w:webHidden/>
                <w:sz w:val="20"/>
                <w:szCs w:val="20"/>
                <w:rtl/>
              </w:rPr>
              <w:t>13</w:t>
            </w:r>
          </w:ins>
          <w:ins w:id="300" w:author="Ron Gal" w:date="2017-03-07T21:07:00Z">
            <w:r w:rsidRPr="00D8294D">
              <w:rPr>
                <w:noProof/>
                <w:webHidden/>
                <w:sz w:val="20"/>
                <w:szCs w:val="20"/>
                <w:rPrChange w:id="301" w:author="Ron Gal" w:date="2017-03-07T21:08:00Z">
                  <w:rPr>
                    <w:noProof/>
                    <w:webHidden/>
                  </w:rPr>
                </w:rPrChange>
              </w:rPr>
              <w:fldChar w:fldCharType="end"/>
            </w:r>
            <w:r w:rsidRPr="00D8294D">
              <w:rPr>
                <w:rStyle w:val="Hyperlink"/>
                <w:noProof/>
                <w:sz w:val="20"/>
                <w:szCs w:val="20"/>
                <w:rPrChange w:id="302"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303" w:author="Ron Gal" w:date="2017-03-07T21:07:00Z"/>
              <w:rFonts w:asciiTheme="minorHAnsi" w:eastAsiaTheme="minorEastAsia" w:hAnsiTheme="minorHAnsi" w:cstheme="minorBidi"/>
              <w:noProof/>
              <w:color w:val="auto"/>
              <w:sz w:val="20"/>
              <w:szCs w:val="20"/>
              <w:rPrChange w:id="304" w:author="Ron Gal" w:date="2017-03-07T21:08:00Z">
                <w:rPr>
                  <w:ins w:id="305" w:author="Ron Gal" w:date="2017-03-07T21:07:00Z"/>
                  <w:rFonts w:asciiTheme="minorHAnsi" w:eastAsiaTheme="minorEastAsia" w:hAnsiTheme="minorHAnsi" w:cstheme="minorBidi"/>
                  <w:noProof/>
                  <w:color w:val="auto"/>
                </w:rPr>
              </w:rPrChange>
            </w:rPr>
            <w:pPrChange w:id="306" w:author="Ron Gal" w:date="2017-03-07T21:07:00Z">
              <w:pPr>
                <w:pStyle w:val="TOC1"/>
                <w:tabs>
                  <w:tab w:val="right" w:leader="dot" w:pos="9350"/>
                </w:tabs>
              </w:pPr>
            </w:pPrChange>
          </w:pPr>
          <w:ins w:id="307" w:author="Ron Gal" w:date="2017-03-07T21:07:00Z">
            <w:r w:rsidRPr="00D8294D">
              <w:rPr>
                <w:rStyle w:val="Hyperlink"/>
                <w:noProof/>
                <w:sz w:val="20"/>
                <w:szCs w:val="20"/>
                <w:rPrChange w:id="308" w:author="Ron Gal" w:date="2017-03-07T21:08:00Z">
                  <w:rPr>
                    <w:rStyle w:val="Hyperlink"/>
                    <w:noProof/>
                  </w:rPr>
                </w:rPrChange>
              </w:rPr>
              <w:fldChar w:fldCharType="begin"/>
            </w:r>
            <w:r w:rsidRPr="00D8294D">
              <w:rPr>
                <w:rStyle w:val="Hyperlink"/>
                <w:noProof/>
                <w:sz w:val="20"/>
                <w:szCs w:val="20"/>
                <w:rPrChange w:id="309" w:author="Ron Gal" w:date="2017-03-07T21:08:00Z">
                  <w:rPr>
                    <w:rStyle w:val="Hyperlink"/>
                    <w:noProof/>
                  </w:rPr>
                </w:rPrChange>
              </w:rPr>
              <w:instrText xml:space="preserve"> </w:instrText>
            </w:r>
            <w:r w:rsidRPr="00D8294D">
              <w:rPr>
                <w:noProof/>
                <w:sz w:val="20"/>
                <w:szCs w:val="20"/>
                <w:rPrChange w:id="310" w:author="Ron Gal" w:date="2017-03-07T21:08:00Z">
                  <w:rPr>
                    <w:noProof/>
                  </w:rPr>
                </w:rPrChange>
              </w:rPr>
              <w:instrText>HYPERLINK \l "_Toc476684175"</w:instrText>
            </w:r>
            <w:r w:rsidRPr="00D8294D">
              <w:rPr>
                <w:rStyle w:val="Hyperlink"/>
                <w:noProof/>
                <w:sz w:val="20"/>
                <w:szCs w:val="20"/>
                <w:rPrChange w:id="311" w:author="Ron Gal" w:date="2017-03-07T21:08:00Z">
                  <w:rPr>
                    <w:rStyle w:val="Hyperlink"/>
                    <w:noProof/>
                  </w:rPr>
                </w:rPrChange>
              </w:rPr>
              <w:instrText xml:space="preserve"> </w:instrText>
            </w:r>
            <w:r w:rsidRPr="00D8294D">
              <w:rPr>
                <w:rStyle w:val="Hyperlink"/>
                <w:noProof/>
                <w:sz w:val="20"/>
                <w:szCs w:val="20"/>
                <w:rPrChange w:id="312" w:author="Ron Gal" w:date="2017-03-07T21:08:00Z">
                  <w:rPr>
                    <w:rStyle w:val="Hyperlink"/>
                    <w:noProof/>
                  </w:rPr>
                </w:rPrChange>
              </w:rPr>
            </w:r>
            <w:r w:rsidRPr="00D8294D">
              <w:rPr>
                <w:rStyle w:val="Hyperlink"/>
                <w:noProof/>
                <w:sz w:val="20"/>
                <w:szCs w:val="20"/>
                <w:rPrChange w:id="313" w:author="Ron Gal" w:date="2017-03-07T21:08:00Z">
                  <w:rPr>
                    <w:rStyle w:val="Hyperlink"/>
                    <w:noProof/>
                  </w:rPr>
                </w:rPrChange>
              </w:rPr>
              <w:fldChar w:fldCharType="separate"/>
            </w:r>
            <w:r w:rsidRPr="00D8294D">
              <w:rPr>
                <w:rStyle w:val="Hyperlink"/>
                <w:rFonts w:hint="eastAsia"/>
                <w:noProof/>
                <w:sz w:val="20"/>
                <w:szCs w:val="20"/>
                <w:rtl/>
                <w:rPrChange w:id="314" w:author="Ron Gal" w:date="2017-03-07T21:08:00Z">
                  <w:rPr>
                    <w:rStyle w:val="Hyperlink"/>
                    <w:rFonts w:hint="eastAsia"/>
                    <w:noProof/>
                    <w:rtl/>
                  </w:rPr>
                </w:rPrChange>
              </w:rPr>
              <w:t>פרויקט</w:t>
            </w:r>
            <w:r w:rsidRPr="00D8294D">
              <w:rPr>
                <w:rStyle w:val="Hyperlink"/>
                <w:noProof/>
                <w:sz w:val="20"/>
                <w:szCs w:val="20"/>
                <w:rtl/>
                <w:rPrChange w:id="315" w:author="Ron Gal" w:date="2017-03-07T21:08:00Z">
                  <w:rPr>
                    <w:rStyle w:val="Hyperlink"/>
                    <w:noProof/>
                    <w:rtl/>
                  </w:rPr>
                </w:rPrChange>
              </w:rPr>
              <w:t xml:space="preserve"> </w:t>
            </w:r>
            <w:r w:rsidRPr="00D8294D">
              <w:rPr>
                <w:rStyle w:val="Hyperlink"/>
                <w:rFonts w:hint="eastAsia"/>
                <w:noProof/>
                <w:sz w:val="20"/>
                <w:szCs w:val="20"/>
                <w:rtl/>
                <w:rPrChange w:id="316" w:author="Ron Gal" w:date="2017-03-07T21:08:00Z">
                  <w:rPr>
                    <w:rStyle w:val="Hyperlink"/>
                    <w:rFonts w:hint="eastAsia"/>
                    <w:noProof/>
                    <w:rtl/>
                  </w:rPr>
                </w:rPrChange>
              </w:rPr>
              <w:t>מיפויי</w:t>
            </w:r>
            <w:r w:rsidRPr="00D8294D">
              <w:rPr>
                <w:rStyle w:val="Hyperlink"/>
                <w:noProof/>
                <w:sz w:val="20"/>
                <w:szCs w:val="20"/>
                <w:rtl/>
                <w:rPrChange w:id="317" w:author="Ron Gal" w:date="2017-03-07T21:08:00Z">
                  <w:rPr>
                    <w:rStyle w:val="Hyperlink"/>
                    <w:noProof/>
                    <w:rtl/>
                  </w:rPr>
                </w:rPrChange>
              </w:rPr>
              <w:t xml:space="preserve"> </w:t>
            </w:r>
            <w:r w:rsidRPr="00D8294D">
              <w:rPr>
                <w:rStyle w:val="Hyperlink"/>
                <w:rFonts w:hint="eastAsia"/>
                <w:noProof/>
                <w:sz w:val="20"/>
                <w:szCs w:val="20"/>
                <w:rtl/>
                <w:rPrChange w:id="318" w:author="Ron Gal" w:date="2017-03-07T21:08:00Z">
                  <w:rPr>
                    <w:rStyle w:val="Hyperlink"/>
                    <w:rFonts w:hint="eastAsia"/>
                    <w:noProof/>
                    <w:rtl/>
                  </w:rPr>
                </w:rPrChange>
              </w:rPr>
              <w:t>הישויות</w:t>
            </w:r>
            <w:r w:rsidRPr="00D8294D">
              <w:rPr>
                <w:rStyle w:val="Hyperlink"/>
                <w:noProof/>
                <w:sz w:val="20"/>
                <w:szCs w:val="20"/>
                <w:rtl/>
                <w:rPrChange w:id="319" w:author="Ron Gal" w:date="2017-03-07T21:08:00Z">
                  <w:rPr>
                    <w:rStyle w:val="Hyperlink"/>
                    <w:noProof/>
                    <w:rtl/>
                  </w:rPr>
                </w:rPrChange>
              </w:rPr>
              <w:t xml:space="preserve"> (</w:t>
            </w:r>
            <w:r w:rsidRPr="00D8294D">
              <w:rPr>
                <w:rStyle w:val="Hyperlink"/>
                <w:noProof/>
                <w:sz w:val="20"/>
                <w:szCs w:val="20"/>
                <w:rPrChange w:id="320" w:author="Ron Gal" w:date="2017-03-07T21:08:00Z">
                  <w:rPr>
                    <w:rStyle w:val="Hyperlink"/>
                    <w:noProof/>
                  </w:rPr>
                </w:rPrChange>
              </w:rPr>
              <w:t>Maps</w:t>
            </w:r>
            <w:r w:rsidRPr="00D8294D">
              <w:rPr>
                <w:rStyle w:val="Hyperlink"/>
                <w:noProof/>
                <w:sz w:val="20"/>
                <w:szCs w:val="20"/>
                <w:rtl/>
                <w:rPrChange w:id="321" w:author="Ron Gal" w:date="2017-03-07T21:08:00Z">
                  <w:rPr>
                    <w:rStyle w:val="Hyperlink"/>
                    <w:noProof/>
                    <w:rtl/>
                  </w:rPr>
                </w:rPrChange>
              </w:rPr>
              <w:t>)</w:t>
            </w:r>
            <w:r w:rsidRPr="00D8294D">
              <w:rPr>
                <w:noProof/>
                <w:webHidden/>
                <w:sz w:val="20"/>
                <w:szCs w:val="20"/>
                <w:rPrChange w:id="322" w:author="Ron Gal" w:date="2017-03-07T21:08:00Z">
                  <w:rPr>
                    <w:noProof/>
                    <w:webHidden/>
                  </w:rPr>
                </w:rPrChange>
              </w:rPr>
              <w:tab/>
            </w:r>
            <w:r w:rsidRPr="00D8294D">
              <w:rPr>
                <w:noProof/>
                <w:webHidden/>
                <w:sz w:val="20"/>
                <w:szCs w:val="20"/>
                <w:rPrChange w:id="323" w:author="Ron Gal" w:date="2017-03-07T21:08:00Z">
                  <w:rPr>
                    <w:noProof/>
                    <w:webHidden/>
                  </w:rPr>
                </w:rPrChange>
              </w:rPr>
              <w:fldChar w:fldCharType="begin"/>
            </w:r>
            <w:r w:rsidRPr="00D8294D">
              <w:rPr>
                <w:noProof/>
                <w:webHidden/>
                <w:sz w:val="20"/>
                <w:szCs w:val="20"/>
                <w:rPrChange w:id="324" w:author="Ron Gal" w:date="2017-03-07T21:08:00Z">
                  <w:rPr>
                    <w:noProof/>
                    <w:webHidden/>
                  </w:rPr>
                </w:rPrChange>
              </w:rPr>
              <w:instrText xml:space="preserve"> PAGEREF _Toc476684175 \h </w:instrText>
            </w:r>
            <w:r w:rsidRPr="00D8294D">
              <w:rPr>
                <w:noProof/>
                <w:webHidden/>
                <w:sz w:val="20"/>
                <w:szCs w:val="20"/>
                <w:rPrChange w:id="325" w:author="Ron Gal" w:date="2017-03-07T21:08:00Z">
                  <w:rPr>
                    <w:noProof/>
                    <w:webHidden/>
                  </w:rPr>
                </w:rPrChange>
              </w:rPr>
            </w:r>
          </w:ins>
          <w:r w:rsidRPr="00D8294D">
            <w:rPr>
              <w:noProof/>
              <w:webHidden/>
              <w:sz w:val="20"/>
              <w:szCs w:val="20"/>
              <w:rPrChange w:id="326" w:author="Ron Gal" w:date="2017-03-07T21:08:00Z">
                <w:rPr>
                  <w:noProof/>
                  <w:webHidden/>
                </w:rPr>
              </w:rPrChange>
            </w:rPr>
            <w:fldChar w:fldCharType="separate"/>
          </w:r>
          <w:ins w:id="327" w:author="Ron Gal" w:date="2017-03-07T21:08:00Z">
            <w:r w:rsidR="00D8294D">
              <w:rPr>
                <w:noProof/>
                <w:webHidden/>
                <w:sz w:val="20"/>
                <w:szCs w:val="20"/>
                <w:rtl/>
              </w:rPr>
              <w:t>16</w:t>
            </w:r>
          </w:ins>
          <w:ins w:id="328" w:author="Ron Gal" w:date="2017-03-07T21:07:00Z">
            <w:r w:rsidRPr="00D8294D">
              <w:rPr>
                <w:noProof/>
                <w:webHidden/>
                <w:sz w:val="20"/>
                <w:szCs w:val="20"/>
                <w:rPrChange w:id="329" w:author="Ron Gal" w:date="2017-03-07T21:08:00Z">
                  <w:rPr>
                    <w:noProof/>
                    <w:webHidden/>
                  </w:rPr>
                </w:rPrChange>
              </w:rPr>
              <w:fldChar w:fldCharType="end"/>
            </w:r>
            <w:r w:rsidRPr="00D8294D">
              <w:rPr>
                <w:rStyle w:val="Hyperlink"/>
                <w:noProof/>
                <w:sz w:val="20"/>
                <w:szCs w:val="20"/>
                <w:rPrChange w:id="330"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331" w:author="Ron Gal" w:date="2017-03-07T21:07:00Z"/>
              <w:rFonts w:asciiTheme="minorHAnsi" w:eastAsiaTheme="minorEastAsia" w:hAnsiTheme="minorHAnsi" w:cstheme="minorBidi"/>
              <w:noProof/>
              <w:color w:val="auto"/>
              <w:sz w:val="20"/>
              <w:szCs w:val="20"/>
              <w:rPrChange w:id="332" w:author="Ron Gal" w:date="2017-03-07T21:08:00Z">
                <w:rPr>
                  <w:ins w:id="333" w:author="Ron Gal" w:date="2017-03-07T21:07:00Z"/>
                  <w:rFonts w:asciiTheme="minorHAnsi" w:eastAsiaTheme="minorEastAsia" w:hAnsiTheme="minorHAnsi" w:cstheme="minorBidi"/>
                  <w:noProof/>
                  <w:color w:val="auto"/>
                </w:rPr>
              </w:rPrChange>
            </w:rPr>
            <w:pPrChange w:id="334" w:author="Ron Gal" w:date="2017-03-07T21:07:00Z">
              <w:pPr>
                <w:pStyle w:val="TOC1"/>
                <w:tabs>
                  <w:tab w:val="right" w:leader="dot" w:pos="9350"/>
                </w:tabs>
              </w:pPr>
            </w:pPrChange>
          </w:pPr>
          <w:ins w:id="335" w:author="Ron Gal" w:date="2017-03-07T21:07:00Z">
            <w:r w:rsidRPr="00D8294D">
              <w:rPr>
                <w:rStyle w:val="Hyperlink"/>
                <w:noProof/>
                <w:sz w:val="20"/>
                <w:szCs w:val="20"/>
                <w:rPrChange w:id="336" w:author="Ron Gal" w:date="2017-03-07T21:08:00Z">
                  <w:rPr>
                    <w:rStyle w:val="Hyperlink"/>
                    <w:noProof/>
                  </w:rPr>
                </w:rPrChange>
              </w:rPr>
              <w:fldChar w:fldCharType="begin"/>
            </w:r>
            <w:r w:rsidRPr="00D8294D">
              <w:rPr>
                <w:rStyle w:val="Hyperlink"/>
                <w:noProof/>
                <w:sz w:val="20"/>
                <w:szCs w:val="20"/>
                <w:rPrChange w:id="337" w:author="Ron Gal" w:date="2017-03-07T21:08:00Z">
                  <w:rPr>
                    <w:rStyle w:val="Hyperlink"/>
                    <w:noProof/>
                  </w:rPr>
                </w:rPrChange>
              </w:rPr>
              <w:instrText xml:space="preserve"> </w:instrText>
            </w:r>
            <w:r w:rsidRPr="00D8294D">
              <w:rPr>
                <w:noProof/>
                <w:sz w:val="20"/>
                <w:szCs w:val="20"/>
                <w:rPrChange w:id="338" w:author="Ron Gal" w:date="2017-03-07T21:08:00Z">
                  <w:rPr>
                    <w:noProof/>
                  </w:rPr>
                </w:rPrChange>
              </w:rPr>
              <w:instrText>HYPERLINK \l "_Toc476684176"</w:instrText>
            </w:r>
            <w:r w:rsidRPr="00D8294D">
              <w:rPr>
                <w:rStyle w:val="Hyperlink"/>
                <w:noProof/>
                <w:sz w:val="20"/>
                <w:szCs w:val="20"/>
                <w:rPrChange w:id="339" w:author="Ron Gal" w:date="2017-03-07T21:08:00Z">
                  <w:rPr>
                    <w:rStyle w:val="Hyperlink"/>
                    <w:noProof/>
                  </w:rPr>
                </w:rPrChange>
              </w:rPr>
              <w:instrText xml:space="preserve"> </w:instrText>
            </w:r>
            <w:r w:rsidRPr="00D8294D">
              <w:rPr>
                <w:rStyle w:val="Hyperlink"/>
                <w:noProof/>
                <w:sz w:val="20"/>
                <w:szCs w:val="20"/>
                <w:rPrChange w:id="340" w:author="Ron Gal" w:date="2017-03-07T21:08:00Z">
                  <w:rPr>
                    <w:rStyle w:val="Hyperlink"/>
                    <w:noProof/>
                  </w:rPr>
                </w:rPrChange>
              </w:rPr>
            </w:r>
            <w:r w:rsidRPr="00D8294D">
              <w:rPr>
                <w:rStyle w:val="Hyperlink"/>
                <w:noProof/>
                <w:sz w:val="20"/>
                <w:szCs w:val="20"/>
                <w:rPrChange w:id="341" w:author="Ron Gal" w:date="2017-03-07T21:08:00Z">
                  <w:rPr>
                    <w:rStyle w:val="Hyperlink"/>
                    <w:noProof/>
                  </w:rPr>
                </w:rPrChange>
              </w:rPr>
              <w:fldChar w:fldCharType="separate"/>
            </w:r>
            <w:r w:rsidRPr="00D8294D">
              <w:rPr>
                <w:rStyle w:val="Hyperlink"/>
                <w:rFonts w:hint="eastAsia"/>
                <w:noProof/>
                <w:sz w:val="20"/>
                <w:szCs w:val="20"/>
                <w:rtl/>
                <w:rPrChange w:id="342" w:author="Ron Gal" w:date="2017-03-07T21:08:00Z">
                  <w:rPr>
                    <w:rStyle w:val="Hyperlink"/>
                    <w:rFonts w:hint="eastAsia"/>
                    <w:noProof/>
                    <w:rtl/>
                  </w:rPr>
                </w:rPrChange>
              </w:rPr>
              <w:t>פרויקט</w:t>
            </w:r>
            <w:r w:rsidRPr="00D8294D">
              <w:rPr>
                <w:rStyle w:val="Hyperlink"/>
                <w:noProof/>
                <w:sz w:val="20"/>
                <w:szCs w:val="20"/>
                <w:rtl/>
                <w:rPrChange w:id="343" w:author="Ron Gal" w:date="2017-03-07T21:08:00Z">
                  <w:rPr>
                    <w:rStyle w:val="Hyperlink"/>
                    <w:noProof/>
                    <w:rtl/>
                  </w:rPr>
                </w:rPrChange>
              </w:rPr>
              <w:t xml:space="preserve"> </w:t>
            </w:r>
            <w:r w:rsidRPr="00D8294D">
              <w:rPr>
                <w:rStyle w:val="Hyperlink"/>
                <w:rFonts w:hint="eastAsia"/>
                <w:noProof/>
                <w:sz w:val="20"/>
                <w:szCs w:val="20"/>
                <w:rtl/>
                <w:rPrChange w:id="344" w:author="Ron Gal" w:date="2017-03-07T21:08:00Z">
                  <w:rPr>
                    <w:rStyle w:val="Hyperlink"/>
                    <w:rFonts w:hint="eastAsia"/>
                    <w:noProof/>
                    <w:rtl/>
                  </w:rPr>
                </w:rPrChange>
              </w:rPr>
              <w:t>הגישה</w:t>
            </w:r>
            <w:r w:rsidRPr="00D8294D">
              <w:rPr>
                <w:rStyle w:val="Hyperlink"/>
                <w:noProof/>
                <w:sz w:val="20"/>
                <w:szCs w:val="20"/>
                <w:rtl/>
                <w:rPrChange w:id="345" w:author="Ron Gal" w:date="2017-03-07T21:08:00Z">
                  <w:rPr>
                    <w:rStyle w:val="Hyperlink"/>
                    <w:noProof/>
                    <w:rtl/>
                  </w:rPr>
                </w:rPrChange>
              </w:rPr>
              <w:t xml:space="preserve"> </w:t>
            </w:r>
            <w:r w:rsidRPr="00D8294D">
              <w:rPr>
                <w:rStyle w:val="Hyperlink"/>
                <w:rFonts w:hint="eastAsia"/>
                <w:noProof/>
                <w:sz w:val="20"/>
                <w:szCs w:val="20"/>
                <w:rtl/>
                <w:rPrChange w:id="346" w:author="Ron Gal" w:date="2017-03-07T21:08:00Z">
                  <w:rPr>
                    <w:rStyle w:val="Hyperlink"/>
                    <w:rFonts w:hint="eastAsia"/>
                    <w:noProof/>
                    <w:rtl/>
                  </w:rPr>
                </w:rPrChange>
              </w:rPr>
              <w:t>ל</w:t>
            </w:r>
            <w:r w:rsidRPr="00D8294D">
              <w:rPr>
                <w:rStyle w:val="Hyperlink"/>
                <w:noProof/>
                <w:sz w:val="20"/>
                <w:szCs w:val="20"/>
                <w:rPrChange w:id="347" w:author="Ron Gal" w:date="2017-03-07T21:08:00Z">
                  <w:rPr>
                    <w:rStyle w:val="Hyperlink"/>
                    <w:noProof/>
                  </w:rPr>
                </w:rPrChange>
              </w:rPr>
              <w:t>DB</w:t>
            </w:r>
            <w:r w:rsidRPr="00D8294D">
              <w:rPr>
                <w:rStyle w:val="Hyperlink"/>
                <w:noProof/>
                <w:sz w:val="20"/>
                <w:szCs w:val="20"/>
                <w:rtl/>
                <w:rPrChange w:id="348" w:author="Ron Gal" w:date="2017-03-07T21:08:00Z">
                  <w:rPr>
                    <w:rStyle w:val="Hyperlink"/>
                    <w:noProof/>
                    <w:rtl/>
                  </w:rPr>
                </w:rPrChange>
              </w:rPr>
              <w:t xml:space="preserve"> (</w:t>
            </w:r>
            <w:r w:rsidRPr="00D8294D">
              <w:rPr>
                <w:rStyle w:val="Hyperlink"/>
                <w:noProof/>
                <w:sz w:val="20"/>
                <w:szCs w:val="20"/>
                <w:rPrChange w:id="349" w:author="Ron Gal" w:date="2017-03-07T21:08:00Z">
                  <w:rPr>
                    <w:rStyle w:val="Hyperlink"/>
                    <w:noProof/>
                  </w:rPr>
                </w:rPrChange>
              </w:rPr>
              <w:t>DAL</w:t>
            </w:r>
            <w:r w:rsidRPr="00D8294D">
              <w:rPr>
                <w:rStyle w:val="Hyperlink"/>
                <w:noProof/>
                <w:sz w:val="20"/>
                <w:szCs w:val="20"/>
                <w:rtl/>
                <w:rPrChange w:id="350" w:author="Ron Gal" w:date="2017-03-07T21:08:00Z">
                  <w:rPr>
                    <w:rStyle w:val="Hyperlink"/>
                    <w:noProof/>
                    <w:rtl/>
                  </w:rPr>
                </w:rPrChange>
              </w:rPr>
              <w:t>)</w:t>
            </w:r>
            <w:r w:rsidRPr="00D8294D">
              <w:rPr>
                <w:noProof/>
                <w:webHidden/>
                <w:sz w:val="20"/>
                <w:szCs w:val="20"/>
                <w:rPrChange w:id="351" w:author="Ron Gal" w:date="2017-03-07T21:08:00Z">
                  <w:rPr>
                    <w:noProof/>
                    <w:webHidden/>
                  </w:rPr>
                </w:rPrChange>
              </w:rPr>
              <w:tab/>
            </w:r>
            <w:r w:rsidRPr="00D8294D">
              <w:rPr>
                <w:noProof/>
                <w:webHidden/>
                <w:sz w:val="20"/>
                <w:szCs w:val="20"/>
                <w:rPrChange w:id="352" w:author="Ron Gal" w:date="2017-03-07T21:08:00Z">
                  <w:rPr>
                    <w:noProof/>
                    <w:webHidden/>
                  </w:rPr>
                </w:rPrChange>
              </w:rPr>
              <w:fldChar w:fldCharType="begin"/>
            </w:r>
            <w:r w:rsidRPr="00D8294D">
              <w:rPr>
                <w:noProof/>
                <w:webHidden/>
                <w:sz w:val="20"/>
                <w:szCs w:val="20"/>
                <w:rPrChange w:id="353" w:author="Ron Gal" w:date="2017-03-07T21:08:00Z">
                  <w:rPr>
                    <w:noProof/>
                    <w:webHidden/>
                  </w:rPr>
                </w:rPrChange>
              </w:rPr>
              <w:instrText xml:space="preserve"> PAGEREF _Toc476684176 \h </w:instrText>
            </w:r>
            <w:r w:rsidRPr="00D8294D">
              <w:rPr>
                <w:noProof/>
                <w:webHidden/>
                <w:sz w:val="20"/>
                <w:szCs w:val="20"/>
                <w:rPrChange w:id="354" w:author="Ron Gal" w:date="2017-03-07T21:08:00Z">
                  <w:rPr>
                    <w:noProof/>
                    <w:webHidden/>
                  </w:rPr>
                </w:rPrChange>
              </w:rPr>
            </w:r>
          </w:ins>
          <w:r w:rsidRPr="00D8294D">
            <w:rPr>
              <w:noProof/>
              <w:webHidden/>
              <w:sz w:val="20"/>
              <w:szCs w:val="20"/>
              <w:rPrChange w:id="355" w:author="Ron Gal" w:date="2017-03-07T21:08:00Z">
                <w:rPr>
                  <w:noProof/>
                  <w:webHidden/>
                </w:rPr>
              </w:rPrChange>
            </w:rPr>
            <w:fldChar w:fldCharType="separate"/>
          </w:r>
          <w:ins w:id="356" w:author="Ron Gal" w:date="2017-03-07T21:08:00Z">
            <w:r w:rsidR="00D8294D">
              <w:rPr>
                <w:noProof/>
                <w:webHidden/>
                <w:sz w:val="20"/>
                <w:szCs w:val="20"/>
                <w:rtl/>
              </w:rPr>
              <w:t>18</w:t>
            </w:r>
          </w:ins>
          <w:ins w:id="357" w:author="Ron Gal" w:date="2017-03-07T21:07:00Z">
            <w:r w:rsidRPr="00D8294D">
              <w:rPr>
                <w:noProof/>
                <w:webHidden/>
                <w:sz w:val="20"/>
                <w:szCs w:val="20"/>
                <w:rPrChange w:id="358" w:author="Ron Gal" w:date="2017-03-07T21:08:00Z">
                  <w:rPr>
                    <w:noProof/>
                    <w:webHidden/>
                  </w:rPr>
                </w:rPrChange>
              </w:rPr>
              <w:fldChar w:fldCharType="end"/>
            </w:r>
            <w:r w:rsidRPr="00D8294D">
              <w:rPr>
                <w:rStyle w:val="Hyperlink"/>
                <w:noProof/>
                <w:sz w:val="20"/>
                <w:szCs w:val="20"/>
                <w:rPrChange w:id="359"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360" w:author="Ron Gal" w:date="2017-03-07T21:07:00Z"/>
              <w:rFonts w:asciiTheme="minorHAnsi" w:eastAsiaTheme="minorEastAsia" w:hAnsiTheme="minorHAnsi" w:cstheme="minorBidi"/>
              <w:noProof/>
              <w:color w:val="auto"/>
              <w:sz w:val="20"/>
              <w:szCs w:val="20"/>
              <w:rPrChange w:id="361" w:author="Ron Gal" w:date="2017-03-07T21:08:00Z">
                <w:rPr>
                  <w:ins w:id="362" w:author="Ron Gal" w:date="2017-03-07T21:07:00Z"/>
                  <w:rFonts w:asciiTheme="minorHAnsi" w:eastAsiaTheme="minorEastAsia" w:hAnsiTheme="minorHAnsi" w:cstheme="minorBidi"/>
                  <w:noProof/>
                  <w:color w:val="auto"/>
                </w:rPr>
              </w:rPrChange>
            </w:rPr>
            <w:pPrChange w:id="363" w:author="Ron Gal" w:date="2017-03-07T21:07:00Z">
              <w:pPr>
                <w:pStyle w:val="TOC2"/>
                <w:tabs>
                  <w:tab w:val="right" w:leader="dot" w:pos="9350"/>
                </w:tabs>
              </w:pPr>
            </w:pPrChange>
          </w:pPr>
          <w:ins w:id="364" w:author="Ron Gal" w:date="2017-03-07T21:07:00Z">
            <w:r w:rsidRPr="00D8294D">
              <w:rPr>
                <w:rStyle w:val="Hyperlink"/>
                <w:noProof/>
                <w:sz w:val="20"/>
                <w:szCs w:val="20"/>
                <w:rPrChange w:id="365" w:author="Ron Gal" w:date="2017-03-07T21:08:00Z">
                  <w:rPr>
                    <w:rStyle w:val="Hyperlink"/>
                    <w:noProof/>
                  </w:rPr>
                </w:rPrChange>
              </w:rPr>
              <w:fldChar w:fldCharType="begin"/>
            </w:r>
            <w:r w:rsidRPr="00D8294D">
              <w:rPr>
                <w:rStyle w:val="Hyperlink"/>
                <w:noProof/>
                <w:sz w:val="20"/>
                <w:szCs w:val="20"/>
                <w:rPrChange w:id="366" w:author="Ron Gal" w:date="2017-03-07T21:08:00Z">
                  <w:rPr>
                    <w:rStyle w:val="Hyperlink"/>
                    <w:noProof/>
                  </w:rPr>
                </w:rPrChange>
              </w:rPr>
              <w:instrText xml:space="preserve"> </w:instrText>
            </w:r>
            <w:r w:rsidRPr="00D8294D">
              <w:rPr>
                <w:noProof/>
                <w:sz w:val="20"/>
                <w:szCs w:val="20"/>
                <w:rPrChange w:id="367" w:author="Ron Gal" w:date="2017-03-07T21:08:00Z">
                  <w:rPr>
                    <w:noProof/>
                  </w:rPr>
                </w:rPrChange>
              </w:rPr>
              <w:instrText>HYPERLINK \l "_Toc476684177"</w:instrText>
            </w:r>
            <w:r w:rsidRPr="00D8294D">
              <w:rPr>
                <w:rStyle w:val="Hyperlink"/>
                <w:noProof/>
                <w:sz w:val="20"/>
                <w:szCs w:val="20"/>
                <w:rPrChange w:id="368" w:author="Ron Gal" w:date="2017-03-07T21:08:00Z">
                  <w:rPr>
                    <w:rStyle w:val="Hyperlink"/>
                    <w:noProof/>
                  </w:rPr>
                </w:rPrChange>
              </w:rPr>
              <w:instrText xml:space="preserve"> </w:instrText>
            </w:r>
            <w:r w:rsidRPr="00D8294D">
              <w:rPr>
                <w:rStyle w:val="Hyperlink"/>
                <w:noProof/>
                <w:sz w:val="20"/>
                <w:szCs w:val="20"/>
                <w:rPrChange w:id="369" w:author="Ron Gal" w:date="2017-03-07T21:08:00Z">
                  <w:rPr>
                    <w:rStyle w:val="Hyperlink"/>
                    <w:noProof/>
                  </w:rPr>
                </w:rPrChange>
              </w:rPr>
            </w:r>
            <w:r w:rsidRPr="00D8294D">
              <w:rPr>
                <w:rStyle w:val="Hyperlink"/>
                <w:noProof/>
                <w:sz w:val="20"/>
                <w:szCs w:val="20"/>
                <w:rPrChange w:id="370" w:author="Ron Gal" w:date="2017-03-07T21:08:00Z">
                  <w:rPr>
                    <w:rStyle w:val="Hyperlink"/>
                    <w:noProof/>
                  </w:rPr>
                </w:rPrChange>
              </w:rPr>
              <w:fldChar w:fldCharType="separate"/>
            </w:r>
            <w:r w:rsidRPr="00D8294D">
              <w:rPr>
                <w:rStyle w:val="Hyperlink"/>
                <w:noProof/>
                <w:sz w:val="20"/>
                <w:szCs w:val="20"/>
                <w:rPrChange w:id="371" w:author="Ron Gal" w:date="2017-03-07T21:08:00Z">
                  <w:rPr>
                    <w:rStyle w:val="Hyperlink"/>
                    <w:noProof/>
                  </w:rPr>
                </w:rPrChange>
              </w:rPr>
              <w:t>DAO (Data Access Objects)</w:t>
            </w:r>
            <w:r w:rsidRPr="00D8294D">
              <w:rPr>
                <w:noProof/>
                <w:webHidden/>
                <w:sz w:val="20"/>
                <w:szCs w:val="20"/>
                <w:rPrChange w:id="372" w:author="Ron Gal" w:date="2017-03-07T21:08:00Z">
                  <w:rPr>
                    <w:noProof/>
                    <w:webHidden/>
                  </w:rPr>
                </w:rPrChange>
              </w:rPr>
              <w:tab/>
            </w:r>
            <w:r w:rsidRPr="00D8294D">
              <w:rPr>
                <w:noProof/>
                <w:webHidden/>
                <w:sz w:val="20"/>
                <w:szCs w:val="20"/>
                <w:rPrChange w:id="373" w:author="Ron Gal" w:date="2017-03-07T21:08:00Z">
                  <w:rPr>
                    <w:noProof/>
                    <w:webHidden/>
                  </w:rPr>
                </w:rPrChange>
              </w:rPr>
              <w:fldChar w:fldCharType="begin"/>
            </w:r>
            <w:r w:rsidRPr="00D8294D">
              <w:rPr>
                <w:noProof/>
                <w:webHidden/>
                <w:sz w:val="20"/>
                <w:szCs w:val="20"/>
                <w:rPrChange w:id="374" w:author="Ron Gal" w:date="2017-03-07T21:08:00Z">
                  <w:rPr>
                    <w:noProof/>
                    <w:webHidden/>
                  </w:rPr>
                </w:rPrChange>
              </w:rPr>
              <w:instrText xml:space="preserve"> PAGEREF _Toc476684177 \h </w:instrText>
            </w:r>
            <w:r w:rsidRPr="00D8294D">
              <w:rPr>
                <w:noProof/>
                <w:webHidden/>
                <w:sz w:val="20"/>
                <w:szCs w:val="20"/>
                <w:rPrChange w:id="375" w:author="Ron Gal" w:date="2017-03-07T21:08:00Z">
                  <w:rPr>
                    <w:noProof/>
                    <w:webHidden/>
                  </w:rPr>
                </w:rPrChange>
              </w:rPr>
            </w:r>
          </w:ins>
          <w:r w:rsidRPr="00D8294D">
            <w:rPr>
              <w:noProof/>
              <w:webHidden/>
              <w:sz w:val="20"/>
              <w:szCs w:val="20"/>
              <w:rPrChange w:id="376" w:author="Ron Gal" w:date="2017-03-07T21:08:00Z">
                <w:rPr>
                  <w:noProof/>
                  <w:webHidden/>
                </w:rPr>
              </w:rPrChange>
            </w:rPr>
            <w:fldChar w:fldCharType="separate"/>
          </w:r>
          <w:ins w:id="377" w:author="Ron Gal" w:date="2017-03-07T21:08:00Z">
            <w:r w:rsidR="00D8294D">
              <w:rPr>
                <w:noProof/>
                <w:webHidden/>
                <w:sz w:val="20"/>
                <w:szCs w:val="20"/>
                <w:rtl/>
              </w:rPr>
              <w:t>18</w:t>
            </w:r>
          </w:ins>
          <w:ins w:id="378" w:author="Ron Gal" w:date="2017-03-07T21:07:00Z">
            <w:r w:rsidRPr="00D8294D">
              <w:rPr>
                <w:noProof/>
                <w:webHidden/>
                <w:sz w:val="20"/>
                <w:szCs w:val="20"/>
                <w:rPrChange w:id="379" w:author="Ron Gal" w:date="2017-03-07T21:08:00Z">
                  <w:rPr>
                    <w:noProof/>
                    <w:webHidden/>
                  </w:rPr>
                </w:rPrChange>
              </w:rPr>
              <w:fldChar w:fldCharType="end"/>
            </w:r>
            <w:r w:rsidRPr="00D8294D">
              <w:rPr>
                <w:rStyle w:val="Hyperlink"/>
                <w:noProof/>
                <w:sz w:val="20"/>
                <w:szCs w:val="20"/>
                <w:rPrChange w:id="380"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381" w:author="Ron Gal" w:date="2017-03-07T21:07:00Z"/>
              <w:rFonts w:asciiTheme="minorHAnsi" w:eastAsiaTheme="minorEastAsia" w:hAnsiTheme="minorHAnsi" w:cstheme="minorBidi"/>
              <w:noProof/>
              <w:color w:val="auto"/>
              <w:sz w:val="20"/>
              <w:szCs w:val="20"/>
              <w:rPrChange w:id="382" w:author="Ron Gal" w:date="2017-03-07T21:08:00Z">
                <w:rPr>
                  <w:ins w:id="383" w:author="Ron Gal" w:date="2017-03-07T21:07:00Z"/>
                  <w:rFonts w:asciiTheme="minorHAnsi" w:eastAsiaTheme="minorEastAsia" w:hAnsiTheme="minorHAnsi" w:cstheme="minorBidi"/>
                  <w:noProof/>
                  <w:color w:val="auto"/>
                </w:rPr>
              </w:rPrChange>
            </w:rPr>
            <w:pPrChange w:id="384" w:author="Ron Gal" w:date="2017-03-07T21:07:00Z">
              <w:pPr>
                <w:pStyle w:val="TOC1"/>
                <w:tabs>
                  <w:tab w:val="right" w:leader="dot" w:pos="9350"/>
                </w:tabs>
              </w:pPr>
            </w:pPrChange>
          </w:pPr>
          <w:ins w:id="385" w:author="Ron Gal" w:date="2017-03-07T21:07:00Z">
            <w:r w:rsidRPr="00D8294D">
              <w:rPr>
                <w:rStyle w:val="Hyperlink"/>
                <w:noProof/>
                <w:sz w:val="20"/>
                <w:szCs w:val="20"/>
                <w:rPrChange w:id="386" w:author="Ron Gal" w:date="2017-03-07T21:08:00Z">
                  <w:rPr>
                    <w:rStyle w:val="Hyperlink"/>
                    <w:noProof/>
                  </w:rPr>
                </w:rPrChange>
              </w:rPr>
              <w:fldChar w:fldCharType="begin"/>
            </w:r>
            <w:r w:rsidRPr="00D8294D">
              <w:rPr>
                <w:rStyle w:val="Hyperlink"/>
                <w:noProof/>
                <w:sz w:val="20"/>
                <w:szCs w:val="20"/>
                <w:rPrChange w:id="387" w:author="Ron Gal" w:date="2017-03-07T21:08:00Z">
                  <w:rPr>
                    <w:rStyle w:val="Hyperlink"/>
                    <w:noProof/>
                  </w:rPr>
                </w:rPrChange>
              </w:rPr>
              <w:instrText xml:space="preserve"> </w:instrText>
            </w:r>
            <w:r w:rsidRPr="00D8294D">
              <w:rPr>
                <w:noProof/>
                <w:sz w:val="20"/>
                <w:szCs w:val="20"/>
                <w:rPrChange w:id="388" w:author="Ron Gal" w:date="2017-03-07T21:08:00Z">
                  <w:rPr>
                    <w:noProof/>
                  </w:rPr>
                </w:rPrChange>
              </w:rPr>
              <w:instrText>HYPERLINK \l "_Toc476684178"</w:instrText>
            </w:r>
            <w:r w:rsidRPr="00D8294D">
              <w:rPr>
                <w:rStyle w:val="Hyperlink"/>
                <w:noProof/>
                <w:sz w:val="20"/>
                <w:szCs w:val="20"/>
                <w:rPrChange w:id="389" w:author="Ron Gal" w:date="2017-03-07T21:08:00Z">
                  <w:rPr>
                    <w:rStyle w:val="Hyperlink"/>
                    <w:noProof/>
                  </w:rPr>
                </w:rPrChange>
              </w:rPr>
              <w:instrText xml:space="preserve"> </w:instrText>
            </w:r>
            <w:r w:rsidRPr="00D8294D">
              <w:rPr>
                <w:rStyle w:val="Hyperlink"/>
                <w:noProof/>
                <w:sz w:val="20"/>
                <w:szCs w:val="20"/>
                <w:rPrChange w:id="390" w:author="Ron Gal" w:date="2017-03-07T21:08:00Z">
                  <w:rPr>
                    <w:rStyle w:val="Hyperlink"/>
                    <w:noProof/>
                  </w:rPr>
                </w:rPrChange>
              </w:rPr>
            </w:r>
            <w:r w:rsidRPr="00D8294D">
              <w:rPr>
                <w:rStyle w:val="Hyperlink"/>
                <w:noProof/>
                <w:sz w:val="20"/>
                <w:szCs w:val="20"/>
                <w:rPrChange w:id="391" w:author="Ron Gal" w:date="2017-03-07T21:08:00Z">
                  <w:rPr>
                    <w:rStyle w:val="Hyperlink"/>
                    <w:noProof/>
                  </w:rPr>
                </w:rPrChange>
              </w:rPr>
              <w:fldChar w:fldCharType="separate"/>
            </w:r>
            <w:r w:rsidRPr="00D8294D">
              <w:rPr>
                <w:rStyle w:val="Hyperlink"/>
                <w:rFonts w:hint="eastAsia"/>
                <w:noProof/>
                <w:sz w:val="20"/>
                <w:szCs w:val="20"/>
                <w:rtl/>
                <w:rPrChange w:id="392" w:author="Ron Gal" w:date="2017-03-07T21:08:00Z">
                  <w:rPr>
                    <w:rStyle w:val="Hyperlink"/>
                    <w:rFonts w:hint="eastAsia"/>
                    <w:noProof/>
                    <w:rtl/>
                  </w:rPr>
                </w:rPrChange>
              </w:rPr>
              <w:t>פרוייקט</w:t>
            </w:r>
            <w:r w:rsidRPr="00D8294D">
              <w:rPr>
                <w:rStyle w:val="Hyperlink"/>
                <w:noProof/>
                <w:sz w:val="20"/>
                <w:szCs w:val="20"/>
                <w:rtl/>
                <w:rPrChange w:id="393" w:author="Ron Gal" w:date="2017-03-07T21:08:00Z">
                  <w:rPr>
                    <w:rStyle w:val="Hyperlink"/>
                    <w:noProof/>
                    <w:rtl/>
                  </w:rPr>
                </w:rPrChange>
              </w:rPr>
              <w:t xml:space="preserve"> </w:t>
            </w:r>
            <w:r w:rsidRPr="00D8294D">
              <w:rPr>
                <w:rStyle w:val="Hyperlink"/>
                <w:rFonts w:hint="eastAsia"/>
                <w:noProof/>
                <w:sz w:val="20"/>
                <w:szCs w:val="20"/>
                <w:rtl/>
                <w:rPrChange w:id="394" w:author="Ron Gal" w:date="2017-03-07T21:08:00Z">
                  <w:rPr>
                    <w:rStyle w:val="Hyperlink"/>
                    <w:rFonts w:hint="eastAsia"/>
                    <w:noProof/>
                    <w:rtl/>
                  </w:rPr>
                </w:rPrChange>
              </w:rPr>
              <w:t>האובייקטים</w:t>
            </w:r>
            <w:r w:rsidRPr="00D8294D">
              <w:rPr>
                <w:rStyle w:val="Hyperlink"/>
                <w:noProof/>
                <w:sz w:val="20"/>
                <w:szCs w:val="20"/>
                <w:rtl/>
                <w:rPrChange w:id="395" w:author="Ron Gal" w:date="2017-03-07T21:08:00Z">
                  <w:rPr>
                    <w:rStyle w:val="Hyperlink"/>
                    <w:noProof/>
                    <w:rtl/>
                  </w:rPr>
                </w:rPrChange>
              </w:rPr>
              <w:t xml:space="preserve"> </w:t>
            </w:r>
            <w:r w:rsidRPr="00D8294D">
              <w:rPr>
                <w:rStyle w:val="Hyperlink"/>
                <w:rFonts w:hint="eastAsia"/>
                <w:noProof/>
                <w:sz w:val="20"/>
                <w:szCs w:val="20"/>
                <w:rtl/>
                <w:rPrChange w:id="396" w:author="Ron Gal" w:date="2017-03-07T21:08:00Z">
                  <w:rPr>
                    <w:rStyle w:val="Hyperlink"/>
                    <w:rFonts w:hint="eastAsia"/>
                    <w:noProof/>
                    <w:rtl/>
                  </w:rPr>
                </w:rPrChange>
              </w:rPr>
              <w:t>ללקוח</w:t>
            </w:r>
            <w:r w:rsidRPr="00D8294D">
              <w:rPr>
                <w:rStyle w:val="Hyperlink"/>
                <w:noProof/>
                <w:sz w:val="20"/>
                <w:szCs w:val="20"/>
                <w:rtl/>
                <w:rPrChange w:id="397" w:author="Ron Gal" w:date="2017-03-07T21:08:00Z">
                  <w:rPr>
                    <w:rStyle w:val="Hyperlink"/>
                    <w:noProof/>
                    <w:rtl/>
                  </w:rPr>
                </w:rPrChange>
              </w:rPr>
              <w:t xml:space="preserve"> (</w:t>
            </w:r>
            <w:r w:rsidRPr="00D8294D">
              <w:rPr>
                <w:rStyle w:val="Hyperlink"/>
                <w:noProof/>
                <w:sz w:val="20"/>
                <w:szCs w:val="20"/>
                <w:rPrChange w:id="398" w:author="Ron Gal" w:date="2017-03-07T21:08:00Z">
                  <w:rPr>
                    <w:rStyle w:val="Hyperlink"/>
                    <w:noProof/>
                  </w:rPr>
                </w:rPrChange>
              </w:rPr>
              <w:t>DTO</w:t>
            </w:r>
            <w:r w:rsidRPr="00D8294D">
              <w:rPr>
                <w:rStyle w:val="Hyperlink"/>
                <w:noProof/>
                <w:sz w:val="20"/>
                <w:szCs w:val="20"/>
                <w:rtl/>
                <w:rPrChange w:id="399" w:author="Ron Gal" w:date="2017-03-07T21:08:00Z">
                  <w:rPr>
                    <w:rStyle w:val="Hyperlink"/>
                    <w:noProof/>
                    <w:rtl/>
                  </w:rPr>
                </w:rPrChange>
              </w:rPr>
              <w:t>)</w:t>
            </w:r>
            <w:r w:rsidRPr="00D8294D">
              <w:rPr>
                <w:noProof/>
                <w:webHidden/>
                <w:sz w:val="20"/>
                <w:szCs w:val="20"/>
                <w:rPrChange w:id="400" w:author="Ron Gal" w:date="2017-03-07T21:08:00Z">
                  <w:rPr>
                    <w:noProof/>
                    <w:webHidden/>
                  </w:rPr>
                </w:rPrChange>
              </w:rPr>
              <w:tab/>
            </w:r>
            <w:r w:rsidRPr="00D8294D">
              <w:rPr>
                <w:noProof/>
                <w:webHidden/>
                <w:sz w:val="20"/>
                <w:szCs w:val="20"/>
                <w:rPrChange w:id="401" w:author="Ron Gal" w:date="2017-03-07T21:08:00Z">
                  <w:rPr>
                    <w:noProof/>
                    <w:webHidden/>
                  </w:rPr>
                </w:rPrChange>
              </w:rPr>
              <w:fldChar w:fldCharType="begin"/>
            </w:r>
            <w:r w:rsidRPr="00D8294D">
              <w:rPr>
                <w:noProof/>
                <w:webHidden/>
                <w:sz w:val="20"/>
                <w:szCs w:val="20"/>
                <w:rPrChange w:id="402" w:author="Ron Gal" w:date="2017-03-07T21:08:00Z">
                  <w:rPr>
                    <w:noProof/>
                    <w:webHidden/>
                  </w:rPr>
                </w:rPrChange>
              </w:rPr>
              <w:instrText xml:space="preserve"> PAGEREF _Toc476684178 \h </w:instrText>
            </w:r>
            <w:r w:rsidRPr="00D8294D">
              <w:rPr>
                <w:noProof/>
                <w:webHidden/>
                <w:sz w:val="20"/>
                <w:szCs w:val="20"/>
                <w:rPrChange w:id="403" w:author="Ron Gal" w:date="2017-03-07T21:08:00Z">
                  <w:rPr>
                    <w:noProof/>
                    <w:webHidden/>
                  </w:rPr>
                </w:rPrChange>
              </w:rPr>
            </w:r>
          </w:ins>
          <w:r w:rsidRPr="00D8294D">
            <w:rPr>
              <w:noProof/>
              <w:webHidden/>
              <w:sz w:val="20"/>
              <w:szCs w:val="20"/>
              <w:rPrChange w:id="404" w:author="Ron Gal" w:date="2017-03-07T21:08:00Z">
                <w:rPr>
                  <w:noProof/>
                  <w:webHidden/>
                </w:rPr>
              </w:rPrChange>
            </w:rPr>
            <w:fldChar w:fldCharType="separate"/>
          </w:r>
          <w:ins w:id="405" w:author="Ron Gal" w:date="2017-03-07T21:08:00Z">
            <w:r w:rsidR="00D8294D">
              <w:rPr>
                <w:noProof/>
                <w:webHidden/>
                <w:sz w:val="20"/>
                <w:szCs w:val="20"/>
                <w:rtl/>
              </w:rPr>
              <w:t>22</w:t>
            </w:r>
          </w:ins>
          <w:ins w:id="406" w:author="Ron Gal" w:date="2017-03-07T21:07:00Z">
            <w:r w:rsidRPr="00D8294D">
              <w:rPr>
                <w:noProof/>
                <w:webHidden/>
                <w:sz w:val="20"/>
                <w:szCs w:val="20"/>
                <w:rPrChange w:id="407" w:author="Ron Gal" w:date="2017-03-07T21:08:00Z">
                  <w:rPr>
                    <w:noProof/>
                    <w:webHidden/>
                  </w:rPr>
                </w:rPrChange>
              </w:rPr>
              <w:fldChar w:fldCharType="end"/>
            </w:r>
            <w:r w:rsidRPr="00D8294D">
              <w:rPr>
                <w:rStyle w:val="Hyperlink"/>
                <w:noProof/>
                <w:sz w:val="20"/>
                <w:szCs w:val="20"/>
                <w:rPrChange w:id="408"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409" w:author="Ron Gal" w:date="2017-03-07T21:07:00Z"/>
              <w:rFonts w:asciiTheme="minorHAnsi" w:eastAsiaTheme="minorEastAsia" w:hAnsiTheme="minorHAnsi" w:cstheme="minorBidi"/>
              <w:noProof/>
              <w:color w:val="auto"/>
              <w:sz w:val="20"/>
              <w:szCs w:val="20"/>
              <w:rPrChange w:id="410" w:author="Ron Gal" w:date="2017-03-07T21:08:00Z">
                <w:rPr>
                  <w:ins w:id="411" w:author="Ron Gal" w:date="2017-03-07T21:07:00Z"/>
                  <w:rFonts w:asciiTheme="minorHAnsi" w:eastAsiaTheme="minorEastAsia" w:hAnsiTheme="minorHAnsi" w:cstheme="minorBidi"/>
                  <w:noProof/>
                  <w:color w:val="auto"/>
                </w:rPr>
              </w:rPrChange>
            </w:rPr>
            <w:pPrChange w:id="412" w:author="Ron Gal" w:date="2017-03-07T21:07:00Z">
              <w:pPr>
                <w:pStyle w:val="TOC2"/>
                <w:tabs>
                  <w:tab w:val="right" w:leader="dot" w:pos="9350"/>
                </w:tabs>
              </w:pPr>
            </w:pPrChange>
          </w:pPr>
          <w:ins w:id="413" w:author="Ron Gal" w:date="2017-03-07T21:07:00Z">
            <w:r w:rsidRPr="00D8294D">
              <w:rPr>
                <w:rStyle w:val="Hyperlink"/>
                <w:noProof/>
                <w:sz w:val="20"/>
                <w:szCs w:val="20"/>
                <w:rPrChange w:id="414" w:author="Ron Gal" w:date="2017-03-07T21:08:00Z">
                  <w:rPr>
                    <w:rStyle w:val="Hyperlink"/>
                    <w:noProof/>
                  </w:rPr>
                </w:rPrChange>
              </w:rPr>
              <w:fldChar w:fldCharType="begin"/>
            </w:r>
            <w:r w:rsidRPr="00D8294D">
              <w:rPr>
                <w:rStyle w:val="Hyperlink"/>
                <w:noProof/>
                <w:sz w:val="20"/>
                <w:szCs w:val="20"/>
                <w:rPrChange w:id="415" w:author="Ron Gal" w:date="2017-03-07T21:08:00Z">
                  <w:rPr>
                    <w:rStyle w:val="Hyperlink"/>
                    <w:noProof/>
                  </w:rPr>
                </w:rPrChange>
              </w:rPr>
              <w:instrText xml:space="preserve"> </w:instrText>
            </w:r>
            <w:r w:rsidRPr="00D8294D">
              <w:rPr>
                <w:noProof/>
                <w:sz w:val="20"/>
                <w:szCs w:val="20"/>
                <w:rPrChange w:id="416" w:author="Ron Gal" w:date="2017-03-07T21:08:00Z">
                  <w:rPr>
                    <w:noProof/>
                  </w:rPr>
                </w:rPrChange>
              </w:rPr>
              <w:instrText>HYPERLINK \l "_Toc476684179"</w:instrText>
            </w:r>
            <w:r w:rsidRPr="00D8294D">
              <w:rPr>
                <w:rStyle w:val="Hyperlink"/>
                <w:noProof/>
                <w:sz w:val="20"/>
                <w:szCs w:val="20"/>
                <w:rPrChange w:id="417" w:author="Ron Gal" w:date="2017-03-07T21:08:00Z">
                  <w:rPr>
                    <w:rStyle w:val="Hyperlink"/>
                    <w:noProof/>
                  </w:rPr>
                </w:rPrChange>
              </w:rPr>
              <w:instrText xml:space="preserve"> </w:instrText>
            </w:r>
            <w:r w:rsidRPr="00D8294D">
              <w:rPr>
                <w:rStyle w:val="Hyperlink"/>
                <w:noProof/>
                <w:sz w:val="20"/>
                <w:szCs w:val="20"/>
                <w:rPrChange w:id="418" w:author="Ron Gal" w:date="2017-03-07T21:08:00Z">
                  <w:rPr>
                    <w:rStyle w:val="Hyperlink"/>
                    <w:noProof/>
                  </w:rPr>
                </w:rPrChange>
              </w:rPr>
            </w:r>
            <w:r w:rsidRPr="00D8294D">
              <w:rPr>
                <w:rStyle w:val="Hyperlink"/>
                <w:noProof/>
                <w:sz w:val="20"/>
                <w:szCs w:val="20"/>
                <w:rPrChange w:id="419" w:author="Ron Gal" w:date="2017-03-07T21:08:00Z">
                  <w:rPr>
                    <w:rStyle w:val="Hyperlink"/>
                    <w:noProof/>
                  </w:rPr>
                </w:rPrChange>
              </w:rPr>
              <w:fldChar w:fldCharType="separate"/>
            </w:r>
            <w:r w:rsidRPr="00D8294D">
              <w:rPr>
                <w:rStyle w:val="Hyperlink"/>
                <w:rFonts w:hint="eastAsia"/>
                <w:noProof/>
                <w:sz w:val="20"/>
                <w:szCs w:val="20"/>
                <w:rtl/>
                <w:rPrChange w:id="420" w:author="Ron Gal" w:date="2017-03-07T21:08:00Z">
                  <w:rPr>
                    <w:rStyle w:val="Hyperlink"/>
                    <w:rFonts w:hint="eastAsia"/>
                    <w:noProof/>
                    <w:rtl/>
                  </w:rPr>
                </w:rPrChange>
              </w:rPr>
              <w:t>מחלקות</w:t>
            </w:r>
            <w:r w:rsidRPr="00D8294D">
              <w:rPr>
                <w:rStyle w:val="Hyperlink"/>
                <w:noProof/>
                <w:sz w:val="20"/>
                <w:szCs w:val="20"/>
                <w:rtl/>
                <w:rPrChange w:id="421" w:author="Ron Gal" w:date="2017-03-07T21:08:00Z">
                  <w:rPr>
                    <w:rStyle w:val="Hyperlink"/>
                    <w:noProof/>
                    <w:rtl/>
                  </w:rPr>
                </w:rPrChange>
              </w:rPr>
              <w:t xml:space="preserve"> </w:t>
            </w:r>
            <w:r w:rsidRPr="00D8294D">
              <w:rPr>
                <w:rStyle w:val="Hyperlink"/>
                <w:noProof/>
                <w:sz w:val="20"/>
                <w:szCs w:val="20"/>
                <w:rPrChange w:id="422" w:author="Ron Gal" w:date="2017-03-07T21:08:00Z">
                  <w:rPr>
                    <w:rStyle w:val="Hyperlink"/>
                    <w:noProof/>
                  </w:rPr>
                </w:rPrChange>
              </w:rPr>
              <w:t>DTOs</w:t>
            </w:r>
            <w:r w:rsidRPr="00D8294D">
              <w:rPr>
                <w:noProof/>
                <w:webHidden/>
                <w:sz w:val="20"/>
                <w:szCs w:val="20"/>
                <w:rPrChange w:id="423" w:author="Ron Gal" w:date="2017-03-07T21:08:00Z">
                  <w:rPr>
                    <w:noProof/>
                    <w:webHidden/>
                  </w:rPr>
                </w:rPrChange>
              </w:rPr>
              <w:tab/>
            </w:r>
            <w:r w:rsidRPr="00D8294D">
              <w:rPr>
                <w:noProof/>
                <w:webHidden/>
                <w:sz w:val="20"/>
                <w:szCs w:val="20"/>
                <w:rPrChange w:id="424" w:author="Ron Gal" w:date="2017-03-07T21:08:00Z">
                  <w:rPr>
                    <w:noProof/>
                    <w:webHidden/>
                  </w:rPr>
                </w:rPrChange>
              </w:rPr>
              <w:fldChar w:fldCharType="begin"/>
            </w:r>
            <w:r w:rsidRPr="00D8294D">
              <w:rPr>
                <w:noProof/>
                <w:webHidden/>
                <w:sz w:val="20"/>
                <w:szCs w:val="20"/>
                <w:rPrChange w:id="425" w:author="Ron Gal" w:date="2017-03-07T21:08:00Z">
                  <w:rPr>
                    <w:noProof/>
                    <w:webHidden/>
                  </w:rPr>
                </w:rPrChange>
              </w:rPr>
              <w:instrText xml:space="preserve"> PAGEREF _Toc476684179 \h </w:instrText>
            </w:r>
            <w:r w:rsidRPr="00D8294D">
              <w:rPr>
                <w:noProof/>
                <w:webHidden/>
                <w:sz w:val="20"/>
                <w:szCs w:val="20"/>
                <w:rPrChange w:id="426" w:author="Ron Gal" w:date="2017-03-07T21:08:00Z">
                  <w:rPr>
                    <w:noProof/>
                    <w:webHidden/>
                  </w:rPr>
                </w:rPrChange>
              </w:rPr>
            </w:r>
          </w:ins>
          <w:r w:rsidRPr="00D8294D">
            <w:rPr>
              <w:noProof/>
              <w:webHidden/>
              <w:sz w:val="20"/>
              <w:szCs w:val="20"/>
              <w:rPrChange w:id="427" w:author="Ron Gal" w:date="2017-03-07T21:08:00Z">
                <w:rPr>
                  <w:noProof/>
                  <w:webHidden/>
                </w:rPr>
              </w:rPrChange>
            </w:rPr>
            <w:fldChar w:fldCharType="separate"/>
          </w:r>
          <w:ins w:id="428" w:author="Ron Gal" w:date="2017-03-07T21:08:00Z">
            <w:r w:rsidR="00D8294D">
              <w:rPr>
                <w:noProof/>
                <w:webHidden/>
                <w:sz w:val="20"/>
                <w:szCs w:val="20"/>
                <w:rtl/>
              </w:rPr>
              <w:t>22</w:t>
            </w:r>
          </w:ins>
          <w:ins w:id="429" w:author="Ron Gal" w:date="2017-03-07T21:07:00Z">
            <w:r w:rsidRPr="00D8294D">
              <w:rPr>
                <w:noProof/>
                <w:webHidden/>
                <w:sz w:val="20"/>
                <w:szCs w:val="20"/>
                <w:rPrChange w:id="430" w:author="Ron Gal" w:date="2017-03-07T21:08:00Z">
                  <w:rPr>
                    <w:noProof/>
                    <w:webHidden/>
                  </w:rPr>
                </w:rPrChange>
              </w:rPr>
              <w:fldChar w:fldCharType="end"/>
            </w:r>
            <w:r w:rsidRPr="00D8294D">
              <w:rPr>
                <w:rStyle w:val="Hyperlink"/>
                <w:noProof/>
                <w:sz w:val="20"/>
                <w:szCs w:val="20"/>
                <w:rPrChange w:id="431"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432" w:author="Ron Gal" w:date="2017-03-07T21:07:00Z"/>
              <w:rFonts w:asciiTheme="minorHAnsi" w:eastAsiaTheme="minorEastAsia" w:hAnsiTheme="minorHAnsi" w:cstheme="minorBidi"/>
              <w:noProof/>
              <w:color w:val="auto"/>
              <w:sz w:val="20"/>
              <w:szCs w:val="20"/>
              <w:rPrChange w:id="433" w:author="Ron Gal" w:date="2017-03-07T21:08:00Z">
                <w:rPr>
                  <w:ins w:id="434" w:author="Ron Gal" w:date="2017-03-07T21:07:00Z"/>
                  <w:rFonts w:asciiTheme="minorHAnsi" w:eastAsiaTheme="minorEastAsia" w:hAnsiTheme="minorHAnsi" w:cstheme="minorBidi"/>
                  <w:noProof/>
                  <w:color w:val="auto"/>
                </w:rPr>
              </w:rPrChange>
            </w:rPr>
            <w:pPrChange w:id="435" w:author="Ron Gal" w:date="2017-03-07T21:07:00Z">
              <w:pPr>
                <w:pStyle w:val="TOC2"/>
                <w:tabs>
                  <w:tab w:val="right" w:leader="dot" w:pos="9350"/>
                </w:tabs>
              </w:pPr>
            </w:pPrChange>
          </w:pPr>
          <w:ins w:id="436" w:author="Ron Gal" w:date="2017-03-07T21:07:00Z">
            <w:r w:rsidRPr="00D8294D">
              <w:rPr>
                <w:rStyle w:val="Hyperlink"/>
                <w:noProof/>
                <w:sz w:val="20"/>
                <w:szCs w:val="20"/>
                <w:rPrChange w:id="437" w:author="Ron Gal" w:date="2017-03-07T21:08:00Z">
                  <w:rPr>
                    <w:rStyle w:val="Hyperlink"/>
                    <w:noProof/>
                  </w:rPr>
                </w:rPrChange>
              </w:rPr>
              <w:fldChar w:fldCharType="begin"/>
            </w:r>
            <w:r w:rsidRPr="00D8294D">
              <w:rPr>
                <w:rStyle w:val="Hyperlink"/>
                <w:noProof/>
                <w:sz w:val="20"/>
                <w:szCs w:val="20"/>
                <w:rPrChange w:id="438" w:author="Ron Gal" w:date="2017-03-07T21:08:00Z">
                  <w:rPr>
                    <w:rStyle w:val="Hyperlink"/>
                    <w:noProof/>
                  </w:rPr>
                </w:rPrChange>
              </w:rPr>
              <w:instrText xml:space="preserve"> </w:instrText>
            </w:r>
            <w:r w:rsidRPr="00D8294D">
              <w:rPr>
                <w:noProof/>
                <w:sz w:val="20"/>
                <w:szCs w:val="20"/>
                <w:rPrChange w:id="439" w:author="Ron Gal" w:date="2017-03-07T21:08:00Z">
                  <w:rPr>
                    <w:noProof/>
                  </w:rPr>
                </w:rPrChange>
              </w:rPr>
              <w:instrText>HYPERLINK \l "_Toc476684180"</w:instrText>
            </w:r>
            <w:r w:rsidRPr="00D8294D">
              <w:rPr>
                <w:rStyle w:val="Hyperlink"/>
                <w:noProof/>
                <w:sz w:val="20"/>
                <w:szCs w:val="20"/>
                <w:rPrChange w:id="440" w:author="Ron Gal" w:date="2017-03-07T21:08:00Z">
                  <w:rPr>
                    <w:rStyle w:val="Hyperlink"/>
                    <w:noProof/>
                  </w:rPr>
                </w:rPrChange>
              </w:rPr>
              <w:instrText xml:space="preserve"> </w:instrText>
            </w:r>
            <w:r w:rsidRPr="00D8294D">
              <w:rPr>
                <w:rStyle w:val="Hyperlink"/>
                <w:noProof/>
                <w:sz w:val="20"/>
                <w:szCs w:val="20"/>
                <w:rPrChange w:id="441" w:author="Ron Gal" w:date="2017-03-07T21:08:00Z">
                  <w:rPr>
                    <w:rStyle w:val="Hyperlink"/>
                    <w:noProof/>
                  </w:rPr>
                </w:rPrChange>
              </w:rPr>
            </w:r>
            <w:r w:rsidRPr="00D8294D">
              <w:rPr>
                <w:rStyle w:val="Hyperlink"/>
                <w:noProof/>
                <w:sz w:val="20"/>
                <w:szCs w:val="20"/>
                <w:rPrChange w:id="442" w:author="Ron Gal" w:date="2017-03-07T21:08:00Z">
                  <w:rPr>
                    <w:rStyle w:val="Hyperlink"/>
                    <w:noProof/>
                  </w:rPr>
                </w:rPrChange>
              </w:rPr>
              <w:fldChar w:fldCharType="separate"/>
            </w:r>
            <w:r w:rsidRPr="00D8294D">
              <w:rPr>
                <w:rStyle w:val="Hyperlink"/>
                <w:rFonts w:hint="eastAsia"/>
                <w:noProof/>
                <w:sz w:val="20"/>
                <w:szCs w:val="20"/>
                <w:rtl/>
                <w:rPrChange w:id="443" w:author="Ron Gal" w:date="2017-03-07T21:08:00Z">
                  <w:rPr>
                    <w:rStyle w:val="Hyperlink"/>
                    <w:rFonts w:hint="eastAsia"/>
                    <w:noProof/>
                    <w:rtl/>
                  </w:rPr>
                </w:rPrChange>
              </w:rPr>
              <w:t>ולידטורים</w:t>
            </w:r>
            <w:r w:rsidRPr="00D8294D">
              <w:rPr>
                <w:rStyle w:val="Hyperlink"/>
                <w:noProof/>
                <w:sz w:val="20"/>
                <w:szCs w:val="20"/>
                <w:rtl/>
                <w:rPrChange w:id="444" w:author="Ron Gal" w:date="2017-03-07T21:08:00Z">
                  <w:rPr>
                    <w:rStyle w:val="Hyperlink"/>
                    <w:noProof/>
                    <w:rtl/>
                  </w:rPr>
                </w:rPrChange>
              </w:rPr>
              <w:t xml:space="preserve"> (</w:t>
            </w:r>
            <w:r w:rsidRPr="00D8294D">
              <w:rPr>
                <w:rStyle w:val="Hyperlink"/>
                <w:noProof/>
                <w:sz w:val="20"/>
                <w:szCs w:val="20"/>
                <w:rPrChange w:id="445" w:author="Ron Gal" w:date="2017-03-07T21:08:00Z">
                  <w:rPr>
                    <w:rStyle w:val="Hyperlink"/>
                    <w:noProof/>
                  </w:rPr>
                </w:rPrChange>
              </w:rPr>
              <w:t>Validators</w:t>
            </w:r>
            <w:r w:rsidRPr="00D8294D">
              <w:rPr>
                <w:rStyle w:val="Hyperlink"/>
                <w:noProof/>
                <w:sz w:val="20"/>
                <w:szCs w:val="20"/>
                <w:rtl/>
                <w:rPrChange w:id="446" w:author="Ron Gal" w:date="2017-03-07T21:08:00Z">
                  <w:rPr>
                    <w:rStyle w:val="Hyperlink"/>
                    <w:noProof/>
                    <w:rtl/>
                  </w:rPr>
                </w:rPrChange>
              </w:rPr>
              <w:t>)</w:t>
            </w:r>
            <w:r w:rsidRPr="00D8294D">
              <w:rPr>
                <w:noProof/>
                <w:webHidden/>
                <w:sz w:val="20"/>
                <w:szCs w:val="20"/>
                <w:rPrChange w:id="447" w:author="Ron Gal" w:date="2017-03-07T21:08:00Z">
                  <w:rPr>
                    <w:noProof/>
                    <w:webHidden/>
                  </w:rPr>
                </w:rPrChange>
              </w:rPr>
              <w:tab/>
            </w:r>
            <w:r w:rsidRPr="00D8294D">
              <w:rPr>
                <w:noProof/>
                <w:webHidden/>
                <w:sz w:val="20"/>
                <w:szCs w:val="20"/>
                <w:rPrChange w:id="448" w:author="Ron Gal" w:date="2017-03-07T21:08:00Z">
                  <w:rPr>
                    <w:noProof/>
                    <w:webHidden/>
                  </w:rPr>
                </w:rPrChange>
              </w:rPr>
              <w:fldChar w:fldCharType="begin"/>
            </w:r>
            <w:r w:rsidRPr="00D8294D">
              <w:rPr>
                <w:noProof/>
                <w:webHidden/>
                <w:sz w:val="20"/>
                <w:szCs w:val="20"/>
                <w:rPrChange w:id="449" w:author="Ron Gal" w:date="2017-03-07T21:08:00Z">
                  <w:rPr>
                    <w:noProof/>
                    <w:webHidden/>
                  </w:rPr>
                </w:rPrChange>
              </w:rPr>
              <w:instrText xml:space="preserve"> PAGEREF _Toc476684180 \h </w:instrText>
            </w:r>
            <w:r w:rsidRPr="00D8294D">
              <w:rPr>
                <w:noProof/>
                <w:webHidden/>
                <w:sz w:val="20"/>
                <w:szCs w:val="20"/>
                <w:rPrChange w:id="450" w:author="Ron Gal" w:date="2017-03-07T21:08:00Z">
                  <w:rPr>
                    <w:noProof/>
                    <w:webHidden/>
                  </w:rPr>
                </w:rPrChange>
              </w:rPr>
            </w:r>
          </w:ins>
          <w:r w:rsidRPr="00D8294D">
            <w:rPr>
              <w:noProof/>
              <w:webHidden/>
              <w:sz w:val="20"/>
              <w:szCs w:val="20"/>
              <w:rPrChange w:id="451" w:author="Ron Gal" w:date="2017-03-07T21:08:00Z">
                <w:rPr>
                  <w:noProof/>
                  <w:webHidden/>
                </w:rPr>
              </w:rPrChange>
            </w:rPr>
            <w:fldChar w:fldCharType="separate"/>
          </w:r>
          <w:ins w:id="452" w:author="Ron Gal" w:date="2017-03-07T21:08:00Z">
            <w:r w:rsidR="00D8294D">
              <w:rPr>
                <w:noProof/>
                <w:webHidden/>
                <w:sz w:val="20"/>
                <w:szCs w:val="20"/>
                <w:rtl/>
              </w:rPr>
              <w:t>28</w:t>
            </w:r>
          </w:ins>
          <w:ins w:id="453" w:author="Ron Gal" w:date="2017-03-07T21:07:00Z">
            <w:r w:rsidRPr="00D8294D">
              <w:rPr>
                <w:noProof/>
                <w:webHidden/>
                <w:sz w:val="20"/>
                <w:szCs w:val="20"/>
                <w:rPrChange w:id="454" w:author="Ron Gal" w:date="2017-03-07T21:08:00Z">
                  <w:rPr>
                    <w:noProof/>
                    <w:webHidden/>
                  </w:rPr>
                </w:rPrChange>
              </w:rPr>
              <w:fldChar w:fldCharType="end"/>
            </w:r>
            <w:r w:rsidRPr="00D8294D">
              <w:rPr>
                <w:rStyle w:val="Hyperlink"/>
                <w:noProof/>
                <w:sz w:val="20"/>
                <w:szCs w:val="20"/>
                <w:rPrChange w:id="455"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456" w:author="Ron Gal" w:date="2017-03-07T21:07:00Z"/>
              <w:rFonts w:asciiTheme="minorHAnsi" w:eastAsiaTheme="minorEastAsia" w:hAnsiTheme="minorHAnsi" w:cstheme="minorBidi"/>
              <w:noProof/>
              <w:color w:val="auto"/>
              <w:sz w:val="20"/>
              <w:szCs w:val="20"/>
              <w:rPrChange w:id="457" w:author="Ron Gal" w:date="2017-03-07T21:08:00Z">
                <w:rPr>
                  <w:ins w:id="458" w:author="Ron Gal" w:date="2017-03-07T21:07:00Z"/>
                  <w:rFonts w:asciiTheme="minorHAnsi" w:eastAsiaTheme="minorEastAsia" w:hAnsiTheme="minorHAnsi" w:cstheme="minorBidi"/>
                  <w:noProof/>
                  <w:color w:val="auto"/>
                </w:rPr>
              </w:rPrChange>
            </w:rPr>
            <w:pPrChange w:id="459" w:author="Ron Gal" w:date="2017-03-07T21:07:00Z">
              <w:pPr>
                <w:pStyle w:val="TOC1"/>
                <w:tabs>
                  <w:tab w:val="right" w:leader="dot" w:pos="9350"/>
                </w:tabs>
              </w:pPr>
            </w:pPrChange>
          </w:pPr>
          <w:ins w:id="460" w:author="Ron Gal" w:date="2017-03-07T21:07:00Z">
            <w:r w:rsidRPr="00D8294D">
              <w:rPr>
                <w:rStyle w:val="Hyperlink"/>
                <w:noProof/>
                <w:sz w:val="20"/>
                <w:szCs w:val="20"/>
                <w:rPrChange w:id="461" w:author="Ron Gal" w:date="2017-03-07T21:08:00Z">
                  <w:rPr>
                    <w:rStyle w:val="Hyperlink"/>
                    <w:noProof/>
                  </w:rPr>
                </w:rPrChange>
              </w:rPr>
              <w:fldChar w:fldCharType="begin"/>
            </w:r>
            <w:r w:rsidRPr="00D8294D">
              <w:rPr>
                <w:rStyle w:val="Hyperlink"/>
                <w:noProof/>
                <w:sz w:val="20"/>
                <w:szCs w:val="20"/>
                <w:rPrChange w:id="462" w:author="Ron Gal" w:date="2017-03-07T21:08:00Z">
                  <w:rPr>
                    <w:rStyle w:val="Hyperlink"/>
                    <w:noProof/>
                  </w:rPr>
                </w:rPrChange>
              </w:rPr>
              <w:instrText xml:space="preserve"> </w:instrText>
            </w:r>
            <w:r w:rsidRPr="00D8294D">
              <w:rPr>
                <w:noProof/>
                <w:sz w:val="20"/>
                <w:szCs w:val="20"/>
                <w:rPrChange w:id="463" w:author="Ron Gal" w:date="2017-03-07T21:08:00Z">
                  <w:rPr>
                    <w:noProof/>
                  </w:rPr>
                </w:rPrChange>
              </w:rPr>
              <w:instrText>HYPERLINK \l "_Toc476684181"</w:instrText>
            </w:r>
            <w:r w:rsidRPr="00D8294D">
              <w:rPr>
                <w:rStyle w:val="Hyperlink"/>
                <w:noProof/>
                <w:sz w:val="20"/>
                <w:szCs w:val="20"/>
                <w:rPrChange w:id="464" w:author="Ron Gal" w:date="2017-03-07T21:08:00Z">
                  <w:rPr>
                    <w:rStyle w:val="Hyperlink"/>
                    <w:noProof/>
                  </w:rPr>
                </w:rPrChange>
              </w:rPr>
              <w:instrText xml:space="preserve"> </w:instrText>
            </w:r>
            <w:r w:rsidRPr="00D8294D">
              <w:rPr>
                <w:rStyle w:val="Hyperlink"/>
                <w:noProof/>
                <w:sz w:val="20"/>
                <w:szCs w:val="20"/>
                <w:rPrChange w:id="465" w:author="Ron Gal" w:date="2017-03-07T21:08:00Z">
                  <w:rPr>
                    <w:rStyle w:val="Hyperlink"/>
                    <w:noProof/>
                  </w:rPr>
                </w:rPrChange>
              </w:rPr>
            </w:r>
            <w:r w:rsidRPr="00D8294D">
              <w:rPr>
                <w:rStyle w:val="Hyperlink"/>
                <w:noProof/>
                <w:sz w:val="20"/>
                <w:szCs w:val="20"/>
                <w:rPrChange w:id="466" w:author="Ron Gal" w:date="2017-03-07T21:08:00Z">
                  <w:rPr>
                    <w:rStyle w:val="Hyperlink"/>
                    <w:noProof/>
                  </w:rPr>
                </w:rPrChange>
              </w:rPr>
              <w:fldChar w:fldCharType="separate"/>
            </w:r>
            <w:r w:rsidRPr="00D8294D">
              <w:rPr>
                <w:rStyle w:val="Hyperlink"/>
                <w:rFonts w:hint="eastAsia"/>
                <w:noProof/>
                <w:sz w:val="20"/>
                <w:szCs w:val="20"/>
                <w:rtl/>
                <w:rPrChange w:id="467" w:author="Ron Gal" w:date="2017-03-07T21:08:00Z">
                  <w:rPr>
                    <w:rStyle w:val="Hyperlink"/>
                    <w:rFonts w:hint="eastAsia"/>
                    <w:noProof/>
                    <w:rtl/>
                  </w:rPr>
                </w:rPrChange>
              </w:rPr>
              <w:t>פרוייקט</w:t>
            </w:r>
            <w:r w:rsidRPr="00D8294D">
              <w:rPr>
                <w:rStyle w:val="Hyperlink"/>
                <w:noProof/>
                <w:sz w:val="20"/>
                <w:szCs w:val="20"/>
                <w:rtl/>
                <w:rPrChange w:id="468" w:author="Ron Gal" w:date="2017-03-07T21:08:00Z">
                  <w:rPr>
                    <w:rStyle w:val="Hyperlink"/>
                    <w:noProof/>
                    <w:rtl/>
                  </w:rPr>
                </w:rPrChange>
              </w:rPr>
              <w:t xml:space="preserve"> </w:t>
            </w:r>
            <w:r w:rsidRPr="00D8294D">
              <w:rPr>
                <w:rStyle w:val="Hyperlink"/>
                <w:rFonts w:hint="eastAsia"/>
                <w:noProof/>
                <w:sz w:val="20"/>
                <w:szCs w:val="20"/>
                <w:rtl/>
                <w:rPrChange w:id="469" w:author="Ron Gal" w:date="2017-03-07T21:08:00Z">
                  <w:rPr>
                    <w:rStyle w:val="Hyperlink"/>
                    <w:rFonts w:hint="eastAsia"/>
                    <w:noProof/>
                    <w:rtl/>
                  </w:rPr>
                </w:rPrChange>
              </w:rPr>
              <w:t>האתר</w:t>
            </w:r>
            <w:r w:rsidRPr="00D8294D">
              <w:rPr>
                <w:rStyle w:val="Hyperlink"/>
                <w:noProof/>
                <w:sz w:val="20"/>
                <w:szCs w:val="20"/>
                <w:rtl/>
                <w:rPrChange w:id="470" w:author="Ron Gal" w:date="2017-03-07T21:08:00Z">
                  <w:rPr>
                    <w:rStyle w:val="Hyperlink"/>
                    <w:noProof/>
                    <w:rtl/>
                  </w:rPr>
                </w:rPrChange>
              </w:rPr>
              <w:t xml:space="preserve"> (</w:t>
            </w:r>
            <w:r w:rsidRPr="00D8294D">
              <w:rPr>
                <w:rStyle w:val="Hyperlink"/>
                <w:noProof/>
                <w:sz w:val="20"/>
                <w:szCs w:val="20"/>
                <w:rPrChange w:id="471" w:author="Ron Gal" w:date="2017-03-07T21:08:00Z">
                  <w:rPr>
                    <w:rStyle w:val="Hyperlink"/>
                    <w:noProof/>
                  </w:rPr>
                </w:rPrChange>
              </w:rPr>
              <w:t>EZVet</w:t>
            </w:r>
            <w:r w:rsidRPr="00D8294D">
              <w:rPr>
                <w:rStyle w:val="Hyperlink"/>
                <w:noProof/>
                <w:sz w:val="20"/>
                <w:szCs w:val="20"/>
                <w:rtl/>
                <w:rPrChange w:id="472" w:author="Ron Gal" w:date="2017-03-07T21:08:00Z">
                  <w:rPr>
                    <w:rStyle w:val="Hyperlink"/>
                    <w:noProof/>
                    <w:rtl/>
                  </w:rPr>
                </w:rPrChange>
              </w:rPr>
              <w:t>)</w:t>
            </w:r>
            <w:r w:rsidRPr="00D8294D">
              <w:rPr>
                <w:noProof/>
                <w:webHidden/>
                <w:sz w:val="20"/>
                <w:szCs w:val="20"/>
                <w:rPrChange w:id="473" w:author="Ron Gal" w:date="2017-03-07T21:08:00Z">
                  <w:rPr>
                    <w:noProof/>
                    <w:webHidden/>
                  </w:rPr>
                </w:rPrChange>
              </w:rPr>
              <w:tab/>
            </w:r>
            <w:r w:rsidRPr="00D8294D">
              <w:rPr>
                <w:noProof/>
                <w:webHidden/>
                <w:sz w:val="20"/>
                <w:szCs w:val="20"/>
                <w:rPrChange w:id="474" w:author="Ron Gal" w:date="2017-03-07T21:08:00Z">
                  <w:rPr>
                    <w:noProof/>
                    <w:webHidden/>
                  </w:rPr>
                </w:rPrChange>
              </w:rPr>
              <w:fldChar w:fldCharType="begin"/>
            </w:r>
            <w:r w:rsidRPr="00D8294D">
              <w:rPr>
                <w:noProof/>
                <w:webHidden/>
                <w:sz w:val="20"/>
                <w:szCs w:val="20"/>
                <w:rPrChange w:id="475" w:author="Ron Gal" w:date="2017-03-07T21:08:00Z">
                  <w:rPr>
                    <w:noProof/>
                    <w:webHidden/>
                  </w:rPr>
                </w:rPrChange>
              </w:rPr>
              <w:instrText xml:space="preserve"> PAGEREF _Toc476684181 \h </w:instrText>
            </w:r>
            <w:r w:rsidRPr="00D8294D">
              <w:rPr>
                <w:noProof/>
                <w:webHidden/>
                <w:sz w:val="20"/>
                <w:szCs w:val="20"/>
                <w:rPrChange w:id="476" w:author="Ron Gal" w:date="2017-03-07T21:08:00Z">
                  <w:rPr>
                    <w:noProof/>
                    <w:webHidden/>
                  </w:rPr>
                </w:rPrChange>
              </w:rPr>
            </w:r>
          </w:ins>
          <w:r w:rsidRPr="00D8294D">
            <w:rPr>
              <w:noProof/>
              <w:webHidden/>
              <w:sz w:val="20"/>
              <w:szCs w:val="20"/>
              <w:rPrChange w:id="477" w:author="Ron Gal" w:date="2017-03-07T21:08:00Z">
                <w:rPr>
                  <w:noProof/>
                  <w:webHidden/>
                </w:rPr>
              </w:rPrChange>
            </w:rPr>
            <w:fldChar w:fldCharType="separate"/>
          </w:r>
          <w:ins w:id="478" w:author="Ron Gal" w:date="2017-03-07T21:08:00Z">
            <w:r w:rsidR="00D8294D">
              <w:rPr>
                <w:noProof/>
                <w:webHidden/>
                <w:sz w:val="20"/>
                <w:szCs w:val="20"/>
                <w:rtl/>
              </w:rPr>
              <w:t>29</w:t>
            </w:r>
          </w:ins>
          <w:ins w:id="479" w:author="Ron Gal" w:date="2017-03-07T21:07:00Z">
            <w:r w:rsidRPr="00D8294D">
              <w:rPr>
                <w:noProof/>
                <w:webHidden/>
                <w:sz w:val="20"/>
                <w:szCs w:val="20"/>
                <w:rPrChange w:id="480" w:author="Ron Gal" w:date="2017-03-07T21:08:00Z">
                  <w:rPr>
                    <w:noProof/>
                    <w:webHidden/>
                  </w:rPr>
                </w:rPrChange>
              </w:rPr>
              <w:fldChar w:fldCharType="end"/>
            </w:r>
            <w:r w:rsidRPr="00D8294D">
              <w:rPr>
                <w:rStyle w:val="Hyperlink"/>
                <w:noProof/>
                <w:sz w:val="20"/>
                <w:szCs w:val="20"/>
                <w:rPrChange w:id="481"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482" w:author="Ron Gal" w:date="2017-03-07T21:07:00Z"/>
              <w:rFonts w:asciiTheme="minorHAnsi" w:eastAsiaTheme="minorEastAsia" w:hAnsiTheme="minorHAnsi" w:cstheme="minorBidi"/>
              <w:noProof/>
              <w:color w:val="auto"/>
              <w:sz w:val="20"/>
              <w:szCs w:val="20"/>
              <w:rPrChange w:id="483" w:author="Ron Gal" w:date="2017-03-07T21:08:00Z">
                <w:rPr>
                  <w:ins w:id="484" w:author="Ron Gal" w:date="2017-03-07T21:07:00Z"/>
                  <w:rFonts w:asciiTheme="minorHAnsi" w:eastAsiaTheme="minorEastAsia" w:hAnsiTheme="minorHAnsi" w:cstheme="minorBidi"/>
                  <w:noProof/>
                  <w:color w:val="auto"/>
                </w:rPr>
              </w:rPrChange>
            </w:rPr>
            <w:pPrChange w:id="485" w:author="Ron Gal" w:date="2017-03-07T21:07:00Z">
              <w:pPr>
                <w:pStyle w:val="TOC2"/>
                <w:tabs>
                  <w:tab w:val="right" w:leader="dot" w:pos="9350"/>
                </w:tabs>
              </w:pPr>
            </w:pPrChange>
          </w:pPr>
          <w:ins w:id="486" w:author="Ron Gal" w:date="2017-03-07T21:07:00Z">
            <w:r w:rsidRPr="00D8294D">
              <w:rPr>
                <w:rStyle w:val="Hyperlink"/>
                <w:noProof/>
                <w:sz w:val="20"/>
                <w:szCs w:val="20"/>
                <w:rPrChange w:id="487" w:author="Ron Gal" w:date="2017-03-07T21:08:00Z">
                  <w:rPr>
                    <w:rStyle w:val="Hyperlink"/>
                    <w:noProof/>
                  </w:rPr>
                </w:rPrChange>
              </w:rPr>
              <w:fldChar w:fldCharType="begin"/>
            </w:r>
            <w:r w:rsidRPr="00D8294D">
              <w:rPr>
                <w:rStyle w:val="Hyperlink"/>
                <w:noProof/>
                <w:sz w:val="20"/>
                <w:szCs w:val="20"/>
                <w:rPrChange w:id="488" w:author="Ron Gal" w:date="2017-03-07T21:08:00Z">
                  <w:rPr>
                    <w:rStyle w:val="Hyperlink"/>
                    <w:noProof/>
                  </w:rPr>
                </w:rPrChange>
              </w:rPr>
              <w:instrText xml:space="preserve"> </w:instrText>
            </w:r>
            <w:r w:rsidRPr="00D8294D">
              <w:rPr>
                <w:noProof/>
                <w:sz w:val="20"/>
                <w:szCs w:val="20"/>
                <w:rPrChange w:id="489" w:author="Ron Gal" w:date="2017-03-07T21:08:00Z">
                  <w:rPr>
                    <w:noProof/>
                  </w:rPr>
                </w:rPrChange>
              </w:rPr>
              <w:instrText>HYPERLINK \l "_Toc476684182"</w:instrText>
            </w:r>
            <w:r w:rsidRPr="00D8294D">
              <w:rPr>
                <w:rStyle w:val="Hyperlink"/>
                <w:noProof/>
                <w:sz w:val="20"/>
                <w:szCs w:val="20"/>
                <w:rPrChange w:id="490" w:author="Ron Gal" w:date="2017-03-07T21:08:00Z">
                  <w:rPr>
                    <w:rStyle w:val="Hyperlink"/>
                    <w:noProof/>
                  </w:rPr>
                </w:rPrChange>
              </w:rPr>
              <w:instrText xml:space="preserve"> </w:instrText>
            </w:r>
            <w:r w:rsidRPr="00D8294D">
              <w:rPr>
                <w:rStyle w:val="Hyperlink"/>
                <w:noProof/>
                <w:sz w:val="20"/>
                <w:szCs w:val="20"/>
                <w:rPrChange w:id="491" w:author="Ron Gal" w:date="2017-03-07T21:08:00Z">
                  <w:rPr>
                    <w:rStyle w:val="Hyperlink"/>
                    <w:noProof/>
                  </w:rPr>
                </w:rPrChange>
              </w:rPr>
            </w:r>
            <w:r w:rsidRPr="00D8294D">
              <w:rPr>
                <w:rStyle w:val="Hyperlink"/>
                <w:noProof/>
                <w:sz w:val="20"/>
                <w:szCs w:val="20"/>
                <w:rPrChange w:id="492" w:author="Ron Gal" w:date="2017-03-07T21:08:00Z">
                  <w:rPr>
                    <w:rStyle w:val="Hyperlink"/>
                    <w:noProof/>
                  </w:rPr>
                </w:rPrChange>
              </w:rPr>
              <w:fldChar w:fldCharType="separate"/>
            </w:r>
            <w:r w:rsidRPr="00D8294D">
              <w:rPr>
                <w:rStyle w:val="Hyperlink"/>
                <w:rFonts w:hint="eastAsia"/>
                <w:noProof/>
                <w:sz w:val="20"/>
                <w:szCs w:val="20"/>
                <w:rtl/>
                <w:rPrChange w:id="493" w:author="Ron Gal" w:date="2017-03-07T21:08:00Z">
                  <w:rPr>
                    <w:rStyle w:val="Hyperlink"/>
                    <w:rFonts w:hint="eastAsia"/>
                    <w:noProof/>
                    <w:rtl/>
                  </w:rPr>
                </w:rPrChange>
              </w:rPr>
              <w:t>נינג</w:t>
            </w:r>
            <w:r w:rsidRPr="00D8294D">
              <w:rPr>
                <w:rStyle w:val="Hyperlink"/>
                <w:noProof/>
                <w:sz w:val="20"/>
                <w:szCs w:val="20"/>
                <w:rtl/>
                <w:rPrChange w:id="494" w:author="Ron Gal" w:date="2017-03-07T21:08:00Z">
                  <w:rPr>
                    <w:rStyle w:val="Hyperlink"/>
                    <w:noProof/>
                    <w:rtl/>
                  </w:rPr>
                </w:rPrChange>
              </w:rPr>
              <w:t>'</w:t>
            </w:r>
            <w:r w:rsidRPr="00D8294D">
              <w:rPr>
                <w:rStyle w:val="Hyperlink"/>
                <w:rFonts w:hint="eastAsia"/>
                <w:noProof/>
                <w:sz w:val="20"/>
                <w:szCs w:val="20"/>
                <w:rtl/>
                <w:rPrChange w:id="495" w:author="Ron Gal" w:date="2017-03-07T21:08:00Z">
                  <w:rPr>
                    <w:rStyle w:val="Hyperlink"/>
                    <w:rFonts w:hint="eastAsia"/>
                    <w:noProof/>
                    <w:rtl/>
                  </w:rPr>
                </w:rPrChange>
              </w:rPr>
              <w:t>קט</w:t>
            </w:r>
            <w:r w:rsidRPr="00D8294D">
              <w:rPr>
                <w:rStyle w:val="Hyperlink"/>
                <w:noProof/>
                <w:sz w:val="20"/>
                <w:szCs w:val="20"/>
                <w:rtl/>
                <w:rPrChange w:id="496" w:author="Ron Gal" w:date="2017-03-07T21:08:00Z">
                  <w:rPr>
                    <w:rStyle w:val="Hyperlink"/>
                    <w:noProof/>
                    <w:rtl/>
                  </w:rPr>
                </w:rPrChange>
              </w:rPr>
              <w:t xml:space="preserve"> (</w:t>
            </w:r>
            <w:r w:rsidRPr="00D8294D">
              <w:rPr>
                <w:rStyle w:val="Hyperlink"/>
                <w:noProof/>
                <w:sz w:val="20"/>
                <w:szCs w:val="20"/>
                <w:rPrChange w:id="497" w:author="Ron Gal" w:date="2017-03-07T21:08:00Z">
                  <w:rPr>
                    <w:rStyle w:val="Hyperlink"/>
                    <w:noProof/>
                  </w:rPr>
                </w:rPrChange>
              </w:rPr>
              <w:t>Ninject IoC Container</w:t>
            </w:r>
            <w:r w:rsidRPr="00D8294D">
              <w:rPr>
                <w:rStyle w:val="Hyperlink"/>
                <w:noProof/>
                <w:sz w:val="20"/>
                <w:szCs w:val="20"/>
                <w:rtl/>
                <w:rPrChange w:id="498" w:author="Ron Gal" w:date="2017-03-07T21:08:00Z">
                  <w:rPr>
                    <w:rStyle w:val="Hyperlink"/>
                    <w:noProof/>
                    <w:rtl/>
                  </w:rPr>
                </w:rPrChange>
              </w:rPr>
              <w:t>)</w:t>
            </w:r>
            <w:r w:rsidRPr="00D8294D">
              <w:rPr>
                <w:noProof/>
                <w:webHidden/>
                <w:sz w:val="20"/>
                <w:szCs w:val="20"/>
                <w:rPrChange w:id="499" w:author="Ron Gal" w:date="2017-03-07T21:08:00Z">
                  <w:rPr>
                    <w:noProof/>
                    <w:webHidden/>
                  </w:rPr>
                </w:rPrChange>
              </w:rPr>
              <w:tab/>
            </w:r>
            <w:r w:rsidRPr="00D8294D">
              <w:rPr>
                <w:noProof/>
                <w:webHidden/>
                <w:sz w:val="20"/>
                <w:szCs w:val="20"/>
                <w:rPrChange w:id="500" w:author="Ron Gal" w:date="2017-03-07T21:08:00Z">
                  <w:rPr>
                    <w:noProof/>
                    <w:webHidden/>
                  </w:rPr>
                </w:rPrChange>
              </w:rPr>
              <w:fldChar w:fldCharType="begin"/>
            </w:r>
            <w:r w:rsidRPr="00D8294D">
              <w:rPr>
                <w:noProof/>
                <w:webHidden/>
                <w:sz w:val="20"/>
                <w:szCs w:val="20"/>
                <w:rPrChange w:id="501" w:author="Ron Gal" w:date="2017-03-07T21:08:00Z">
                  <w:rPr>
                    <w:noProof/>
                    <w:webHidden/>
                  </w:rPr>
                </w:rPrChange>
              </w:rPr>
              <w:instrText xml:space="preserve"> PAGEREF _Toc476684182 \h </w:instrText>
            </w:r>
            <w:r w:rsidRPr="00D8294D">
              <w:rPr>
                <w:noProof/>
                <w:webHidden/>
                <w:sz w:val="20"/>
                <w:szCs w:val="20"/>
                <w:rPrChange w:id="502" w:author="Ron Gal" w:date="2017-03-07T21:08:00Z">
                  <w:rPr>
                    <w:noProof/>
                    <w:webHidden/>
                  </w:rPr>
                </w:rPrChange>
              </w:rPr>
            </w:r>
          </w:ins>
          <w:r w:rsidRPr="00D8294D">
            <w:rPr>
              <w:noProof/>
              <w:webHidden/>
              <w:sz w:val="20"/>
              <w:szCs w:val="20"/>
              <w:rPrChange w:id="503" w:author="Ron Gal" w:date="2017-03-07T21:08:00Z">
                <w:rPr>
                  <w:noProof/>
                  <w:webHidden/>
                </w:rPr>
              </w:rPrChange>
            </w:rPr>
            <w:fldChar w:fldCharType="separate"/>
          </w:r>
          <w:ins w:id="504" w:author="Ron Gal" w:date="2017-03-07T21:08:00Z">
            <w:r w:rsidR="00D8294D">
              <w:rPr>
                <w:noProof/>
                <w:webHidden/>
                <w:sz w:val="20"/>
                <w:szCs w:val="20"/>
                <w:rtl/>
              </w:rPr>
              <w:t>29</w:t>
            </w:r>
          </w:ins>
          <w:ins w:id="505" w:author="Ron Gal" w:date="2017-03-07T21:07:00Z">
            <w:r w:rsidRPr="00D8294D">
              <w:rPr>
                <w:noProof/>
                <w:webHidden/>
                <w:sz w:val="20"/>
                <w:szCs w:val="20"/>
                <w:rPrChange w:id="506" w:author="Ron Gal" w:date="2017-03-07T21:08:00Z">
                  <w:rPr>
                    <w:noProof/>
                    <w:webHidden/>
                  </w:rPr>
                </w:rPrChange>
              </w:rPr>
              <w:fldChar w:fldCharType="end"/>
            </w:r>
            <w:r w:rsidRPr="00D8294D">
              <w:rPr>
                <w:rStyle w:val="Hyperlink"/>
                <w:noProof/>
                <w:sz w:val="20"/>
                <w:szCs w:val="20"/>
                <w:rPrChange w:id="507"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508" w:author="Ron Gal" w:date="2017-03-07T21:07:00Z"/>
              <w:rFonts w:asciiTheme="minorHAnsi" w:eastAsiaTheme="minorEastAsia" w:hAnsiTheme="minorHAnsi" w:cstheme="minorBidi"/>
              <w:noProof/>
              <w:color w:val="auto"/>
              <w:sz w:val="20"/>
              <w:szCs w:val="20"/>
              <w:rPrChange w:id="509" w:author="Ron Gal" w:date="2017-03-07T21:08:00Z">
                <w:rPr>
                  <w:ins w:id="510" w:author="Ron Gal" w:date="2017-03-07T21:07:00Z"/>
                  <w:rFonts w:asciiTheme="minorHAnsi" w:eastAsiaTheme="minorEastAsia" w:hAnsiTheme="minorHAnsi" w:cstheme="minorBidi"/>
                  <w:noProof/>
                  <w:color w:val="auto"/>
                </w:rPr>
              </w:rPrChange>
            </w:rPr>
            <w:pPrChange w:id="511" w:author="Ron Gal" w:date="2017-03-07T21:07:00Z">
              <w:pPr>
                <w:pStyle w:val="TOC2"/>
                <w:tabs>
                  <w:tab w:val="right" w:leader="dot" w:pos="9350"/>
                </w:tabs>
              </w:pPr>
            </w:pPrChange>
          </w:pPr>
          <w:ins w:id="512" w:author="Ron Gal" w:date="2017-03-07T21:07:00Z">
            <w:r w:rsidRPr="00D8294D">
              <w:rPr>
                <w:rStyle w:val="Hyperlink"/>
                <w:noProof/>
                <w:sz w:val="20"/>
                <w:szCs w:val="20"/>
                <w:rPrChange w:id="513" w:author="Ron Gal" w:date="2017-03-07T21:08:00Z">
                  <w:rPr>
                    <w:rStyle w:val="Hyperlink"/>
                    <w:noProof/>
                  </w:rPr>
                </w:rPrChange>
              </w:rPr>
              <w:fldChar w:fldCharType="begin"/>
            </w:r>
            <w:r w:rsidRPr="00D8294D">
              <w:rPr>
                <w:rStyle w:val="Hyperlink"/>
                <w:noProof/>
                <w:sz w:val="20"/>
                <w:szCs w:val="20"/>
                <w:rPrChange w:id="514" w:author="Ron Gal" w:date="2017-03-07T21:08:00Z">
                  <w:rPr>
                    <w:rStyle w:val="Hyperlink"/>
                    <w:noProof/>
                  </w:rPr>
                </w:rPrChange>
              </w:rPr>
              <w:instrText xml:space="preserve"> </w:instrText>
            </w:r>
            <w:r w:rsidRPr="00D8294D">
              <w:rPr>
                <w:noProof/>
                <w:sz w:val="20"/>
                <w:szCs w:val="20"/>
                <w:rPrChange w:id="515" w:author="Ron Gal" w:date="2017-03-07T21:08:00Z">
                  <w:rPr>
                    <w:noProof/>
                  </w:rPr>
                </w:rPrChange>
              </w:rPr>
              <w:instrText>HYPERLINK \l "_Toc476684183"</w:instrText>
            </w:r>
            <w:r w:rsidRPr="00D8294D">
              <w:rPr>
                <w:rStyle w:val="Hyperlink"/>
                <w:noProof/>
                <w:sz w:val="20"/>
                <w:szCs w:val="20"/>
                <w:rPrChange w:id="516" w:author="Ron Gal" w:date="2017-03-07T21:08:00Z">
                  <w:rPr>
                    <w:rStyle w:val="Hyperlink"/>
                    <w:noProof/>
                  </w:rPr>
                </w:rPrChange>
              </w:rPr>
              <w:instrText xml:space="preserve"> </w:instrText>
            </w:r>
            <w:r w:rsidRPr="00D8294D">
              <w:rPr>
                <w:rStyle w:val="Hyperlink"/>
                <w:noProof/>
                <w:sz w:val="20"/>
                <w:szCs w:val="20"/>
                <w:rPrChange w:id="517" w:author="Ron Gal" w:date="2017-03-07T21:08:00Z">
                  <w:rPr>
                    <w:rStyle w:val="Hyperlink"/>
                    <w:noProof/>
                  </w:rPr>
                </w:rPrChange>
              </w:rPr>
            </w:r>
            <w:r w:rsidRPr="00D8294D">
              <w:rPr>
                <w:rStyle w:val="Hyperlink"/>
                <w:noProof/>
                <w:sz w:val="20"/>
                <w:szCs w:val="20"/>
                <w:rPrChange w:id="518" w:author="Ron Gal" w:date="2017-03-07T21:08:00Z">
                  <w:rPr>
                    <w:rStyle w:val="Hyperlink"/>
                    <w:noProof/>
                  </w:rPr>
                </w:rPrChange>
              </w:rPr>
              <w:fldChar w:fldCharType="separate"/>
            </w:r>
            <w:r w:rsidRPr="00D8294D">
              <w:rPr>
                <w:rStyle w:val="Hyperlink"/>
                <w:rFonts w:hint="eastAsia"/>
                <w:noProof/>
                <w:sz w:val="20"/>
                <w:szCs w:val="20"/>
                <w:rtl/>
                <w:rPrChange w:id="519" w:author="Ron Gal" w:date="2017-03-07T21:08:00Z">
                  <w:rPr>
                    <w:rStyle w:val="Hyperlink"/>
                    <w:rFonts w:hint="eastAsia"/>
                    <w:noProof/>
                    <w:rtl/>
                  </w:rPr>
                </w:rPrChange>
              </w:rPr>
              <w:t>קונטרולרים</w:t>
            </w:r>
            <w:r w:rsidRPr="00D8294D">
              <w:rPr>
                <w:rStyle w:val="Hyperlink"/>
                <w:noProof/>
                <w:sz w:val="20"/>
                <w:szCs w:val="20"/>
                <w:rtl/>
                <w:rPrChange w:id="520" w:author="Ron Gal" w:date="2017-03-07T21:08:00Z">
                  <w:rPr>
                    <w:rStyle w:val="Hyperlink"/>
                    <w:noProof/>
                    <w:rtl/>
                  </w:rPr>
                </w:rPrChange>
              </w:rPr>
              <w:t xml:space="preserve"> (</w:t>
            </w:r>
            <w:r w:rsidRPr="00D8294D">
              <w:rPr>
                <w:rStyle w:val="Hyperlink"/>
                <w:noProof/>
                <w:sz w:val="20"/>
                <w:szCs w:val="20"/>
                <w:rPrChange w:id="521" w:author="Ron Gal" w:date="2017-03-07T21:08:00Z">
                  <w:rPr>
                    <w:rStyle w:val="Hyperlink"/>
                    <w:noProof/>
                  </w:rPr>
                </w:rPrChange>
              </w:rPr>
              <w:t>Controllers</w:t>
            </w:r>
            <w:r w:rsidRPr="00D8294D">
              <w:rPr>
                <w:rStyle w:val="Hyperlink"/>
                <w:noProof/>
                <w:sz w:val="20"/>
                <w:szCs w:val="20"/>
                <w:rtl/>
                <w:rPrChange w:id="522" w:author="Ron Gal" w:date="2017-03-07T21:08:00Z">
                  <w:rPr>
                    <w:rStyle w:val="Hyperlink"/>
                    <w:noProof/>
                    <w:rtl/>
                  </w:rPr>
                </w:rPrChange>
              </w:rPr>
              <w:t>)</w:t>
            </w:r>
            <w:r w:rsidRPr="00D8294D">
              <w:rPr>
                <w:noProof/>
                <w:webHidden/>
                <w:sz w:val="20"/>
                <w:szCs w:val="20"/>
                <w:rPrChange w:id="523" w:author="Ron Gal" w:date="2017-03-07T21:08:00Z">
                  <w:rPr>
                    <w:noProof/>
                    <w:webHidden/>
                  </w:rPr>
                </w:rPrChange>
              </w:rPr>
              <w:tab/>
            </w:r>
            <w:r w:rsidRPr="00D8294D">
              <w:rPr>
                <w:noProof/>
                <w:webHidden/>
                <w:sz w:val="20"/>
                <w:szCs w:val="20"/>
                <w:rPrChange w:id="524" w:author="Ron Gal" w:date="2017-03-07T21:08:00Z">
                  <w:rPr>
                    <w:noProof/>
                    <w:webHidden/>
                  </w:rPr>
                </w:rPrChange>
              </w:rPr>
              <w:fldChar w:fldCharType="begin"/>
            </w:r>
            <w:r w:rsidRPr="00D8294D">
              <w:rPr>
                <w:noProof/>
                <w:webHidden/>
                <w:sz w:val="20"/>
                <w:szCs w:val="20"/>
                <w:rPrChange w:id="525" w:author="Ron Gal" w:date="2017-03-07T21:08:00Z">
                  <w:rPr>
                    <w:noProof/>
                    <w:webHidden/>
                  </w:rPr>
                </w:rPrChange>
              </w:rPr>
              <w:instrText xml:space="preserve"> PAGEREF _Toc476684183 \h </w:instrText>
            </w:r>
            <w:r w:rsidRPr="00D8294D">
              <w:rPr>
                <w:noProof/>
                <w:webHidden/>
                <w:sz w:val="20"/>
                <w:szCs w:val="20"/>
                <w:rPrChange w:id="526" w:author="Ron Gal" w:date="2017-03-07T21:08:00Z">
                  <w:rPr>
                    <w:noProof/>
                    <w:webHidden/>
                  </w:rPr>
                </w:rPrChange>
              </w:rPr>
            </w:r>
          </w:ins>
          <w:r w:rsidRPr="00D8294D">
            <w:rPr>
              <w:noProof/>
              <w:webHidden/>
              <w:sz w:val="20"/>
              <w:szCs w:val="20"/>
              <w:rPrChange w:id="527" w:author="Ron Gal" w:date="2017-03-07T21:08:00Z">
                <w:rPr>
                  <w:noProof/>
                  <w:webHidden/>
                </w:rPr>
              </w:rPrChange>
            </w:rPr>
            <w:fldChar w:fldCharType="separate"/>
          </w:r>
          <w:ins w:id="528" w:author="Ron Gal" w:date="2017-03-07T21:08:00Z">
            <w:r w:rsidR="00D8294D">
              <w:rPr>
                <w:noProof/>
                <w:webHidden/>
                <w:sz w:val="20"/>
                <w:szCs w:val="20"/>
                <w:rtl/>
              </w:rPr>
              <w:t>30</w:t>
            </w:r>
          </w:ins>
          <w:ins w:id="529" w:author="Ron Gal" w:date="2017-03-07T21:07:00Z">
            <w:r w:rsidRPr="00D8294D">
              <w:rPr>
                <w:noProof/>
                <w:webHidden/>
                <w:sz w:val="20"/>
                <w:szCs w:val="20"/>
                <w:rPrChange w:id="530" w:author="Ron Gal" w:date="2017-03-07T21:08:00Z">
                  <w:rPr>
                    <w:noProof/>
                    <w:webHidden/>
                  </w:rPr>
                </w:rPrChange>
              </w:rPr>
              <w:fldChar w:fldCharType="end"/>
            </w:r>
            <w:r w:rsidRPr="00D8294D">
              <w:rPr>
                <w:rStyle w:val="Hyperlink"/>
                <w:noProof/>
                <w:sz w:val="20"/>
                <w:szCs w:val="20"/>
                <w:rPrChange w:id="531"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532" w:author="Ron Gal" w:date="2017-03-07T21:07:00Z"/>
              <w:rFonts w:asciiTheme="minorHAnsi" w:eastAsiaTheme="minorEastAsia" w:hAnsiTheme="minorHAnsi" w:cstheme="minorBidi"/>
              <w:noProof/>
              <w:color w:val="auto"/>
              <w:sz w:val="20"/>
              <w:szCs w:val="20"/>
              <w:rPrChange w:id="533" w:author="Ron Gal" w:date="2017-03-07T21:08:00Z">
                <w:rPr>
                  <w:ins w:id="534" w:author="Ron Gal" w:date="2017-03-07T21:07:00Z"/>
                  <w:rFonts w:asciiTheme="minorHAnsi" w:eastAsiaTheme="minorEastAsia" w:hAnsiTheme="minorHAnsi" w:cstheme="minorBidi"/>
                  <w:noProof/>
                  <w:color w:val="auto"/>
                </w:rPr>
              </w:rPrChange>
            </w:rPr>
            <w:pPrChange w:id="535" w:author="Ron Gal" w:date="2017-03-07T21:07:00Z">
              <w:pPr>
                <w:pStyle w:val="TOC2"/>
                <w:tabs>
                  <w:tab w:val="right" w:leader="dot" w:pos="9350"/>
                </w:tabs>
              </w:pPr>
            </w:pPrChange>
          </w:pPr>
          <w:ins w:id="536" w:author="Ron Gal" w:date="2017-03-07T21:07:00Z">
            <w:r w:rsidRPr="00D8294D">
              <w:rPr>
                <w:rStyle w:val="Hyperlink"/>
                <w:noProof/>
                <w:sz w:val="20"/>
                <w:szCs w:val="20"/>
                <w:rPrChange w:id="537" w:author="Ron Gal" w:date="2017-03-07T21:08:00Z">
                  <w:rPr>
                    <w:rStyle w:val="Hyperlink"/>
                    <w:noProof/>
                  </w:rPr>
                </w:rPrChange>
              </w:rPr>
              <w:fldChar w:fldCharType="begin"/>
            </w:r>
            <w:r w:rsidRPr="00D8294D">
              <w:rPr>
                <w:rStyle w:val="Hyperlink"/>
                <w:noProof/>
                <w:sz w:val="20"/>
                <w:szCs w:val="20"/>
                <w:rPrChange w:id="538" w:author="Ron Gal" w:date="2017-03-07T21:08:00Z">
                  <w:rPr>
                    <w:rStyle w:val="Hyperlink"/>
                    <w:noProof/>
                  </w:rPr>
                </w:rPrChange>
              </w:rPr>
              <w:instrText xml:space="preserve"> </w:instrText>
            </w:r>
            <w:r w:rsidRPr="00D8294D">
              <w:rPr>
                <w:noProof/>
                <w:sz w:val="20"/>
                <w:szCs w:val="20"/>
                <w:rPrChange w:id="539" w:author="Ron Gal" w:date="2017-03-07T21:08:00Z">
                  <w:rPr>
                    <w:noProof/>
                  </w:rPr>
                </w:rPrChange>
              </w:rPr>
              <w:instrText>HYPERLINK \l "_Toc476684184"</w:instrText>
            </w:r>
            <w:r w:rsidRPr="00D8294D">
              <w:rPr>
                <w:rStyle w:val="Hyperlink"/>
                <w:noProof/>
                <w:sz w:val="20"/>
                <w:szCs w:val="20"/>
                <w:rPrChange w:id="540" w:author="Ron Gal" w:date="2017-03-07T21:08:00Z">
                  <w:rPr>
                    <w:rStyle w:val="Hyperlink"/>
                    <w:noProof/>
                  </w:rPr>
                </w:rPrChange>
              </w:rPr>
              <w:instrText xml:space="preserve"> </w:instrText>
            </w:r>
            <w:r w:rsidRPr="00D8294D">
              <w:rPr>
                <w:rStyle w:val="Hyperlink"/>
                <w:noProof/>
                <w:sz w:val="20"/>
                <w:szCs w:val="20"/>
                <w:rPrChange w:id="541" w:author="Ron Gal" w:date="2017-03-07T21:08:00Z">
                  <w:rPr>
                    <w:rStyle w:val="Hyperlink"/>
                    <w:noProof/>
                  </w:rPr>
                </w:rPrChange>
              </w:rPr>
            </w:r>
            <w:r w:rsidRPr="00D8294D">
              <w:rPr>
                <w:rStyle w:val="Hyperlink"/>
                <w:noProof/>
                <w:sz w:val="20"/>
                <w:szCs w:val="20"/>
                <w:rPrChange w:id="542" w:author="Ron Gal" w:date="2017-03-07T21:08:00Z">
                  <w:rPr>
                    <w:rStyle w:val="Hyperlink"/>
                    <w:noProof/>
                  </w:rPr>
                </w:rPrChange>
              </w:rPr>
              <w:fldChar w:fldCharType="separate"/>
            </w:r>
            <w:r w:rsidRPr="00D8294D">
              <w:rPr>
                <w:rStyle w:val="Hyperlink"/>
                <w:rFonts w:hint="eastAsia"/>
                <w:noProof/>
                <w:sz w:val="20"/>
                <w:szCs w:val="20"/>
                <w:rtl/>
                <w:rPrChange w:id="543" w:author="Ron Gal" w:date="2017-03-07T21:08:00Z">
                  <w:rPr>
                    <w:rStyle w:val="Hyperlink"/>
                    <w:rFonts w:hint="eastAsia"/>
                    <w:noProof/>
                    <w:rtl/>
                  </w:rPr>
                </w:rPrChange>
              </w:rPr>
              <w:t>פילטרים</w:t>
            </w:r>
            <w:r w:rsidRPr="00D8294D">
              <w:rPr>
                <w:rStyle w:val="Hyperlink"/>
                <w:noProof/>
                <w:sz w:val="20"/>
                <w:szCs w:val="20"/>
                <w:rtl/>
                <w:rPrChange w:id="544" w:author="Ron Gal" w:date="2017-03-07T21:08:00Z">
                  <w:rPr>
                    <w:rStyle w:val="Hyperlink"/>
                    <w:noProof/>
                    <w:rtl/>
                  </w:rPr>
                </w:rPrChange>
              </w:rPr>
              <w:t xml:space="preserve"> (</w:t>
            </w:r>
            <w:r w:rsidRPr="00D8294D">
              <w:rPr>
                <w:rStyle w:val="Hyperlink"/>
                <w:noProof/>
                <w:sz w:val="20"/>
                <w:szCs w:val="20"/>
                <w:rPrChange w:id="545" w:author="Ron Gal" w:date="2017-03-07T21:08:00Z">
                  <w:rPr>
                    <w:rStyle w:val="Hyperlink"/>
                    <w:noProof/>
                  </w:rPr>
                </w:rPrChange>
              </w:rPr>
              <w:t>Filters</w:t>
            </w:r>
            <w:r w:rsidRPr="00D8294D">
              <w:rPr>
                <w:rStyle w:val="Hyperlink"/>
                <w:noProof/>
                <w:sz w:val="20"/>
                <w:szCs w:val="20"/>
                <w:rtl/>
                <w:rPrChange w:id="546" w:author="Ron Gal" w:date="2017-03-07T21:08:00Z">
                  <w:rPr>
                    <w:rStyle w:val="Hyperlink"/>
                    <w:noProof/>
                    <w:rtl/>
                  </w:rPr>
                </w:rPrChange>
              </w:rPr>
              <w:t>)</w:t>
            </w:r>
            <w:r w:rsidRPr="00D8294D">
              <w:rPr>
                <w:noProof/>
                <w:webHidden/>
                <w:sz w:val="20"/>
                <w:szCs w:val="20"/>
                <w:rPrChange w:id="547" w:author="Ron Gal" w:date="2017-03-07T21:08:00Z">
                  <w:rPr>
                    <w:noProof/>
                    <w:webHidden/>
                  </w:rPr>
                </w:rPrChange>
              </w:rPr>
              <w:tab/>
            </w:r>
            <w:r w:rsidRPr="00D8294D">
              <w:rPr>
                <w:noProof/>
                <w:webHidden/>
                <w:sz w:val="20"/>
                <w:szCs w:val="20"/>
                <w:rPrChange w:id="548" w:author="Ron Gal" w:date="2017-03-07T21:08:00Z">
                  <w:rPr>
                    <w:noProof/>
                    <w:webHidden/>
                  </w:rPr>
                </w:rPrChange>
              </w:rPr>
              <w:fldChar w:fldCharType="begin"/>
            </w:r>
            <w:r w:rsidRPr="00D8294D">
              <w:rPr>
                <w:noProof/>
                <w:webHidden/>
                <w:sz w:val="20"/>
                <w:szCs w:val="20"/>
                <w:rPrChange w:id="549" w:author="Ron Gal" w:date="2017-03-07T21:08:00Z">
                  <w:rPr>
                    <w:noProof/>
                    <w:webHidden/>
                  </w:rPr>
                </w:rPrChange>
              </w:rPr>
              <w:instrText xml:space="preserve"> PAGEREF _Toc476684184 \h </w:instrText>
            </w:r>
            <w:r w:rsidRPr="00D8294D">
              <w:rPr>
                <w:noProof/>
                <w:webHidden/>
                <w:sz w:val="20"/>
                <w:szCs w:val="20"/>
                <w:rPrChange w:id="550" w:author="Ron Gal" w:date="2017-03-07T21:08:00Z">
                  <w:rPr>
                    <w:noProof/>
                    <w:webHidden/>
                  </w:rPr>
                </w:rPrChange>
              </w:rPr>
            </w:r>
          </w:ins>
          <w:r w:rsidRPr="00D8294D">
            <w:rPr>
              <w:noProof/>
              <w:webHidden/>
              <w:sz w:val="20"/>
              <w:szCs w:val="20"/>
              <w:rPrChange w:id="551" w:author="Ron Gal" w:date="2017-03-07T21:08:00Z">
                <w:rPr>
                  <w:noProof/>
                  <w:webHidden/>
                </w:rPr>
              </w:rPrChange>
            </w:rPr>
            <w:fldChar w:fldCharType="separate"/>
          </w:r>
          <w:ins w:id="552" w:author="Ron Gal" w:date="2017-03-07T21:08:00Z">
            <w:r w:rsidR="00D8294D">
              <w:rPr>
                <w:noProof/>
                <w:webHidden/>
                <w:sz w:val="20"/>
                <w:szCs w:val="20"/>
                <w:rtl/>
              </w:rPr>
              <w:t>34</w:t>
            </w:r>
          </w:ins>
          <w:ins w:id="553" w:author="Ron Gal" w:date="2017-03-07T21:07:00Z">
            <w:r w:rsidRPr="00D8294D">
              <w:rPr>
                <w:noProof/>
                <w:webHidden/>
                <w:sz w:val="20"/>
                <w:szCs w:val="20"/>
                <w:rPrChange w:id="554" w:author="Ron Gal" w:date="2017-03-07T21:08:00Z">
                  <w:rPr>
                    <w:noProof/>
                    <w:webHidden/>
                  </w:rPr>
                </w:rPrChange>
              </w:rPr>
              <w:fldChar w:fldCharType="end"/>
            </w:r>
            <w:r w:rsidRPr="00D8294D">
              <w:rPr>
                <w:rStyle w:val="Hyperlink"/>
                <w:noProof/>
                <w:sz w:val="20"/>
                <w:szCs w:val="20"/>
                <w:rPrChange w:id="555"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556" w:author="Ron Gal" w:date="2017-03-07T21:07:00Z"/>
              <w:rFonts w:asciiTheme="minorHAnsi" w:eastAsiaTheme="minorEastAsia" w:hAnsiTheme="minorHAnsi" w:cstheme="minorBidi"/>
              <w:noProof/>
              <w:color w:val="auto"/>
              <w:sz w:val="20"/>
              <w:szCs w:val="20"/>
              <w:rPrChange w:id="557" w:author="Ron Gal" w:date="2017-03-07T21:08:00Z">
                <w:rPr>
                  <w:ins w:id="558" w:author="Ron Gal" w:date="2017-03-07T21:07:00Z"/>
                  <w:rFonts w:asciiTheme="minorHAnsi" w:eastAsiaTheme="minorEastAsia" w:hAnsiTheme="minorHAnsi" w:cstheme="minorBidi"/>
                  <w:noProof/>
                  <w:color w:val="auto"/>
                </w:rPr>
              </w:rPrChange>
            </w:rPr>
            <w:pPrChange w:id="559" w:author="Ron Gal" w:date="2017-03-07T21:07:00Z">
              <w:pPr>
                <w:pStyle w:val="TOC2"/>
                <w:tabs>
                  <w:tab w:val="right" w:leader="dot" w:pos="9350"/>
                </w:tabs>
              </w:pPr>
            </w:pPrChange>
          </w:pPr>
          <w:ins w:id="560" w:author="Ron Gal" w:date="2017-03-07T21:07:00Z">
            <w:r w:rsidRPr="00D8294D">
              <w:rPr>
                <w:rStyle w:val="Hyperlink"/>
                <w:noProof/>
                <w:sz w:val="20"/>
                <w:szCs w:val="20"/>
                <w:rPrChange w:id="561" w:author="Ron Gal" w:date="2017-03-07T21:08:00Z">
                  <w:rPr>
                    <w:rStyle w:val="Hyperlink"/>
                    <w:noProof/>
                  </w:rPr>
                </w:rPrChange>
              </w:rPr>
              <w:fldChar w:fldCharType="begin"/>
            </w:r>
            <w:r w:rsidRPr="00D8294D">
              <w:rPr>
                <w:rStyle w:val="Hyperlink"/>
                <w:noProof/>
                <w:sz w:val="20"/>
                <w:szCs w:val="20"/>
                <w:rPrChange w:id="562" w:author="Ron Gal" w:date="2017-03-07T21:08:00Z">
                  <w:rPr>
                    <w:rStyle w:val="Hyperlink"/>
                    <w:noProof/>
                  </w:rPr>
                </w:rPrChange>
              </w:rPr>
              <w:instrText xml:space="preserve"> </w:instrText>
            </w:r>
            <w:r w:rsidRPr="00D8294D">
              <w:rPr>
                <w:noProof/>
                <w:sz w:val="20"/>
                <w:szCs w:val="20"/>
                <w:rPrChange w:id="563" w:author="Ron Gal" w:date="2017-03-07T21:08:00Z">
                  <w:rPr>
                    <w:noProof/>
                  </w:rPr>
                </w:rPrChange>
              </w:rPr>
              <w:instrText>HYPERLINK \l "_Toc476684185"</w:instrText>
            </w:r>
            <w:r w:rsidRPr="00D8294D">
              <w:rPr>
                <w:rStyle w:val="Hyperlink"/>
                <w:noProof/>
                <w:sz w:val="20"/>
                <w:szCs w:val="20"/>
                <w:rPrChange w:id="564" w:author="Ron Gal" w:date="2017-03-07T21:08:00Z">
                  <w:rPr>
                    <w:rStyle w:val="Hyperlink"/>
                    <w:noProof/>
                  </w:rPr>
                </w:rPrChange>
              </w:rPr>
              <w:instrText xml:space="preserve"> </w:instrText>
            </w:r>
            <w:r w:rsidRPr="00D8294D">
              <w:rPr>
                <w:rStyle w:val="Hyperlink"/>
                <w:noProof/>
                <w:sz w:val="20"/>
                <w:szCs w:val="20"/>
                <w:rPrChange w:id="565" w:author="Ron Gal" w:date="2017-03-07T21:08:00Z">
                  <w:rPr>
                    <w:rStyle w:val="Hyperlink"/>
                    <w:noProof/>
                  </w:rPr>
                </w:rPrChange>
              </w:rPr>
            </w:r>
            <w:r w:rsidRPr="00D8294D">
              <w:rPr>
                <w:rStyle w:val="Hyperlink"/>
                <w:noProof/>
                <w:sz w:val="20"/>
                <w:szCs w:val="20"/>
                <w:rPrChange w:id="566" w:author="Ron Gal" w:date="2017-03-07T21:08:00Z">
                  <w:rPr>
                    <w:rStyle w:val="Hyperlink"/>
                    <w:noProof/>
                  </w:rPr>
                </w:rPrChange>
              </w:rPr>
              <w:fldChar w:fldCharType="separate"/>
            </w:r>
            <w:r w:rsidRPr="00D8294D">
              <w:rPr>
                <w:rStyle w:val="Hyperlink"/>
                <w:rFonts w:hint="eastAsia"/>
                <w:noProof/>
                <w:sz w:val="20"/>
                <w:szCs w:val="20"/>
                <w:rtl/>
                <w:rPrChange w:id="567" w:author="Ron Gal" w:date="2017-03-07T21:08:00Z">
                  <w:rPr>
                    <w:rStyle w:val="Hyperlink"/>
                    <w:rFonts w:hint="eastAsia"/>
                    <w:noProof/>
                    <w:rtl/>
                  </w:rPr>
                </w:rPrChange>
              </w:rPr>
              <w:t>מחלקות</w:t>
            </w:r>
            <w:r w:rsidRPr="00D8294D">
              <w:rPr>
                <w:rStyle w:val="Hyperlink"/>
                <w:noProof/>
                <w:sz w:val="20"/>
                <w:szCs w:val="20"/>
                <w:rtl/>
                <w:rPrChange w:id="568" w:author="Ron Gal" w:date="2017-03-07T21:08:00Z">
                  <w:rPr>
                    <w:rStyle w:val="Hyperlink"/>
                    <w:noProof/>
                    <w:rtl/>
                  </w:rPr>
                </w:rPrChange>
              </w:rPr>
              <w:t xml:space="preserve"> </w:t>
            </w:r>
            <w:r w:rsidRPr="00D8294D">
              <w:rPr>
                <w:rStyle w:val="Hyperlink"/>
                <w:rFonts w:hint="eastAsia"/>
                <w:noProof/>
                <w:sz w:val="20"/>
                <w:szCs w:val="20"/>
                <w:rtl/>
                <w:rPrChange w:id="569" w:author="Ron Gal" w:date="2017-03-07T21:08:00Z">
                  <w:rPr>
                    <w:rStyle w:val="Hyperlink"/>
                    <w:rFonts w:hint="eastAsia"/>
                    <w:noProof/>
                    <w:rtl/>
                  </w:rPr>
                </w:rPrChange>
              </w:rPr>
              <w:t>תשתית</w:t>
            </w:r>
            <w:r w:rsidRPr="00D8294D">
              <w:rPr>
                <w:rStyle w:val="Hyperlink"/>
                <w:noProof/>
                <w:sz w:val="20"/>
                <w:szCs w:val="20"/>
                <w:rtl/>
                <w:rPrChange w:id="570" w:author="Ron Gal" w:date="2017-03-07T21:08:00Z">
                  <w:rPr>
                    <w:rStyle w:val="Hyperlink"/>
                    <w:noProof/>
                    <w:rtl/>
                  </w:rPr>
                </w:rPrChange>
              </w:rPr>
              <w:t xml:space="preserve"> (</w:t>
            </w:r>
            <w:r w:rsidRPr="00D8294D">
              <w:rPr>
                <w:rStyle w:val="Hyperlink"/>
                <w:noProof/>
                <w:sz w:val="20"/>
                <w:szCs w:val="20"/>
                <w:rPrChange w:id="571" w:author="Ron Gal" w:date="2017-03-07T21:08:00Z">
                  <w:rPr>
                    <w:rStyle w:val="Hyperlink"/>
                    <w:noProof/>
                  </w:rPr>
                </w:rPrChange>
              </w:rPr>
              <w:t>Common</w:t>
            </w:r>
            <w:r w:rsidRPr="00D8294D">
              <w:rPr>
                <w:rStyle w:val="Hyperlink"/>
                <w:noProof/>
                <w:sz w:val="20"/>
                <w:szCs w:val="20"/>
                <w:rtl/>
                <w:rPrChange w:id="572" w:author="Ron Gal" w:date="2017-03-07T21:08:00Z">
                  <w:rPr>
                    <w:rStyle w:val="Hyperlink"/>
                    <w:noProof/>
                    <w:rtl/>
                  </w:rPr>
                </w:rPrChange>
              </w:rPr>
              <w:t>)</w:t>
            </w:r>
            <w:r w:rsidRPr="00D8294D">
              <w:rPr>
                <w:noProof/>
                <w:webHidden/>
                <w:sz w:val="20"/>
                <w:szCs w:val="20"/>
                <w:rPrChange w:id="573" w:author="Ron Gal" w:date="2017-03-07T21:08:00Z">
                  <w:rPr>
                    <w:noProof/>
                    <w:webHidden/>
                  </w:rPr>
                </w:rPrChange>
              </w:rPr>
              <w:tab/>
            </w:r>
            <w:r w:rsidRPr="00D8294D">
              <w:rPr>
                <w:noProof/>
                <w:webHidden/>
                <w:sz w:val="20"/>
                <w:szCs w:val="20"/>
                <w:rPrChange w:id="574" w:author="Ron Gal" w:date="2017-03-07T21:08:00Z">
                  <w:rPr>
                    <w:noProof/>
                    <w:webHidden/>
                  </w:rPr>
                </w:rPrChange>
              </w:rPr>
              <w:fldChar w:fldCharType="begin"/>
            </w:r>
            <w:r w:rsidRPr="00D8294D">
              <w:rPr>
                <w:noProof/>
                <w:webHidden/>
                <w:sz w:val="20"/>
                <w:szCs w:val="20"/>
                <w:rPrChange w:id="575" w:author="Ron Gal" w:date="2017-03-07T21:08:00Z">
                  <w:rPr>
                    <w:noProof/>
                    <w:webHidden/>
                  </w:rPr>
                </w:rPrChange>
              </w:rPr>
              <w:instrText xml:space="preserve"> PAGEREF _Toc476684185 \h </w:instrText>
            </w:r>
            <w:r w:rsidRPr="00D8294D">
              <w:rPr>
                <w:noProof/>
                <w:webHidden/>
                <w:sz w:val="20"/>
                <w:szCs w:val="20"/>
                <w:rPrChange w:id="576" w:author="Ron Gal" w:date="2017-03-07T21:08:00Z">
                  <w:rPr>
                    <w:noProof/>
                    <w:webHidden/>
                  </w:rPr>
                </w:rPrChange>
              </w:rPr>
            </w:r>
          </w:ins>
          <w:r w:rsidRPr="00D8294D">
            <w:rPr>
              <w:noProof/>
              <w:webHidden/>
              <w:sz w:val="20"/>
              <w:szCs w:val="20"/>
              <w:rPrChange w:id="577" w:author="Ron Gal" w:date="2017-03-07T21:08:00Z">
                <w:rPr>
                  <w:noProof/>
                  <w:webHidden/>
                </w:rPr>
              </w:rPrChange>
            </w:rPr>
            <w:fldChar w:fldCharType="separate"/>
          </w:r>
          <w:ins w:id="578" w:author="Ron Gal" w:date="2017-03-07T21:08:00Z">
            <w:r w:rsidR="00D8294D">
              <w:rPr>
                <w:noProof/>
                <w:webHidden/>
                <w:sz w:val="20"/>
                <w:szCs w:val="20"/>
                <w:rtl/>
              </w:rPr>
              <w:t>34</w:t>
            </w:r>
          </w:ins>
          <w:ins w:id="579" w:author="Ron Gal" w:date="2017-03-07T21:07:00Z">
            <w:r w:rsidRPr="00D8294D">
              <w:rPr>
                <w:noProof/>
                <w:webHidden/>
                <w:sz w:val="20"/>
                <w:szCs w:val="20"/>
                <w:rPrChange w:id="580" w:author="Ron Gal" w:date="2017-03-07T21:08:00Z">
                  <w:rPr>
                    <w:noProof/>
                    <w:webHidden/>
                  </w:rPr>
                </w:rPrChange>
              </w:rPr>
              <w:fldChar w:fldCharType="end"/>
            </w:r>
            <w:r w:rsidRPr="00D8294D">
              <w:rPr>
                <w:rStyle w:val="Hyperlink"/>
                <w:noProof/>
                <w:sz w:val="20"/>
                <w:szCs w:val="20"/>
                <w:rPrChange w:id="581"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582" w:author="Ron Gal" w:date="2017-03-07T21:07:00Z"/>
              <w:rFonts w:asciiTheme="minorHAnsi" w:eastAsiaTheme="minorEastAsia" w:hAnsiTheme="minorHAnsi" w:cstheme="minorBidi"/>
              <w:noProof/>
              <w:color w:val="auto"/>
              <w:sz w:val="20"/>
              <w:szCs w:val="20"/>
              <w:rPrChange w:id="583" w:author="Ron Gal" w:date="2017-03-07T21:08:00Z">
                <w:rPr>
                  <w:ins w:id="584" w:author="Ron Gal" w:date="2017-03-07T21:07:00Z"/>
                  <w:rFonts w:asciiTheme="minorHAnsi" w:eastAsiaTheme="minorEastAsia" w:hAnsiTheme="minorHAnsi" w:cstheme="minorBidi"/>
                  <w:noProof/>
                  <w:color w:val="auto"/>
                </w:rPr>
              </w:rPrChange>
            </w:rPr>
            <w:pPrChange w:id="585" w:author="Ron Gal" w:date="2017-03-07T21:07:00Z">
              <w:pPr>
                <w:pStyle w:val="TOC2"/>
                <w:tabs>
                  <w:tab w:val="right" w:leader="dot" w:pos="9350"/>
                </w:tabs>
              </w:pPr>
            </w:pPrChange>
          </w:pPr>
          <w:ins w:id="586" w:author="Ron Gal" w:date="2017-03-07T21:07:00Z">
            <w:r w:rsidRPr="00D8294D">
              <w:rPr>
                <w:rStyle w:val="Hyperlink"/>
                <w:noProof/>
                <w:sz w:val="20"/>
                <w:szCs w:val="20"/>
                <w:rPrChange w:id="587" w:author="Ron Gal" w:date="2017-03-07T21:08:00Z">
                  <w:rPr>
                    <w:rStyle w:val="Hyperlink"/>
                    <w:noProof/>
                  </w:rPr>
                </w:rPrChange>
              </w:rPr>
              <w:fldChar w:fldCharType="begin"/>
            </w:r>
            <w:r w:rsidRPr="00D8294D">
              <w:rPr>
                <w:rStyle w:val="Hyperlink"/>
                <w:noProof/>
                <w:sz w:val="20"/>
                <w:szCs w:val="20"/>
                <w:rPrChange w:id="588" w:author="Ron Gal" w:date="2017-03-07T21:08:00Z">
                  <w:rPr>
                    <w:rStyle w:val="Hyperlink"/>
                    <w:noProof/>
                  </w:rPr>
                </w:rPrChange>
              </w:rPr>
              <w:instrText xml:space="preserve"> </w:instrText>
            </w:r>
            <w:r w:rsidRPr="00D8294D">
              <w:rPr>
                <w:noProof/>
                <w:sz w:val="20"/>
                <w:szCs w:val="20"/>
                <w:rPrChange w:id="589" w:author="Ron Gal" w:date="2017-03-07T21:08:00Z">
                  <w:rPr>
                    <w:noProof/>
                  </w:rPr>
                </w:rPrChange>
              </w:rPr>
              <w:instrText>HYPERLINK \l "_Toc476684186"</w:instrText>
            </w:r>
            <w:r w:rsidRPr="00D8294D">
              <w:rPr>
                <w:rStyle w:val="Hyperlink"/>
                <w:noProof/>
                <w:sz w:val="20"/>
                <w:szCs w:val="20"/>
                <w:rPrChange w:id="590" w:author="Ron Gal" w:date="2017-03-07T21:08:00Z">
                  <w:rPr>
                    <w:rStyle w:val="Hyperlink"/>
                    <w:noProof/>
                  </w:rPr>
                </w:rPrChange>
              </w:rPr>
              <w:instrText xml:space="preserve"> </w:instrText>
            </w:r>
            <w:r w:rsidRPr="00D8294D">
              <w:rPr>
                <w:rStyle w:val="Hyperlink"/>
                <w:noProof/>
                <w:sz w:val="20"/>
                <w:szCs w:val="20"/>
                <w:rPrChange w:id="591" w:author="Ron Gal" w:date="2017-03-07T21:08:00Z">
                  <w:rPr>
                    <w:rStyle w:val="Hyperlink"/>
                    <w:noProof/>
                  </w:rPr>
                </w:rPrChange>
              </w:rPr>
            </w:r>
            <w:r w:rsidRPr="00D8294D">
              <w:rPr>
                <w:rStyle w:val="Hyperlink"/>
                <w:noProof/>
                <w:sz w:val="20"/>
                <w:szCs w:val="20"/>
                <w:rPrChange w:id="592" w:author="Ron Gal" w:date="2017-03-07T21:08:00Z">
                  <w:rPr>
                    <w:rStyle w:val="Hyperlink"/>
                    <w:noProof/>
                  </w:rPr>
                </w:rPrChange>
              </w:rPr>
              <w:fldChar w:fldCharType="separate"/>
            </w:r>
            <w:r w:rsidRPr="00D8294D">
              <w:rPr>
                <w:rStyle w:val="Hyperlink"/>
                <w:rFonts w:hint="eastAsia"/>
                <w:noProof/>
                <w:sz w:val="20"/>
                <w:szCs w:val="20"/>
                <w:rtl/>
                <w:rPrChange w:id="593" w:author="Ron Gal" w:date="2017-03-07T21:08:00Z">
                  <w:rPr>
                    <w:rStyle w:val="Hyperlink"/>
                    <w:rFonts w:hint="eastAsia"/>
                    <w:noProof/>
                    <w:rtl/>
                  </w:rPr>
                </w:rPrChange>
              </w:rPr>
              <w:t>מסכים</w:t>
            </w:r>
            <w:r w:rsidRPr="00D8294D">
              <w:rPr>
                <w:noProof/>
                <w:webHidden/>
                <w:sz w:val="20"/>
                <w:szCs w:val="20"/>
                <w:rPrChange w:id="594" w:author="Ron Gal" w:date="2017-03-07T21:08:00Z">
                  <w:rPr>
                    <w:noProof/>
                    <w:webHidden/>
                  </w:rPr>
                </w:rPrChange>
              </w:rPr>
              <w:tab/>
            </w:r>
            <w:r w:rsidRPr="00D8294D">
              <w:rPr>
                <w:noProof/>
                <w:webHidden/>
                <w:sz w:val="20"/>
                <w:szCs w:val="20"/>
                <w:rPrChange w:id="595" w:author="Ron Gal" w:date="2017-03-07T21:08:00Z">
                  <w:rPr>
                    <w:noProof/>
                    <w:webHidden/>
                  </w:rPr>
                </w:rPrChange>
              </w:rPr>
              <w:fldChar w:fldCharType="begin"/>
            </w:r>
            <w:r w:rsidRPr="00D8294D">
              <w:rPr>
                <w:noProof/>
                <w:webHidden/>
                <w:sz w:val="20"/>
                <w:szCs w:val="20"/>
                <w:rPrChange w:id="596" w:author="Ron Gal" w:date="2017-03-07T21:08:00Z">
                  <w:rPr>
                    <w:noProof/>
                    <w:webHidden/>
                  </w:rPr>
                </w:rPrChange>
              </w:rPr>
              <w:instrText xml:space="preserve"> PAGEREF _Toc476684186 \h </w:instrText>
            </w:r>
            <w:r w:rsidRPr="00D8294D">
              <w:rPr>
                <w:noProof/>
                <w:webHidden/>
                <w:sz w:val="20"/>
                <w:szCs w:val="20"/>
                <w:rPrChange w:id="597" w:author="Ron Gal" w:date="2017-03-07T21:08:00Z">
                  <w:rPr>
                    <w:noProof/>
                    <w:webHidden/>
                  </w:rPr>
                </w:rPrChange>
              </w:rPr>
            </w:r>
          </w:ins>
          <w:r w:rsidRPr="00D8294D">
            <w:rPr>
              <w:noProof/>
              <w:webHidden/>
              <w:sz w:val="20"/>
              <w:szCs w:val="20"/>
              <w:rPrChange w:id="598" w:author="Ron Gal" w:date="2017-03-07T21:08:00Z">
                <w:rPr>
                  <w:noProof/>
                  <w:webHidden/>
                </w:rPr>
              </w:rPrChange>
            </w:rPr>
            <w:fldChar w:fldCharType="separate"/>
          </w:r>
          <w:ins w:id="599" w:author="Ron Gal" w:date="2017-03-07T21:08:00Z">
            <w:r w:rsidR="00D8294D">
              <w:rPr>
                <w:noProof/>
                <w:webHidden/>
                <w:sz w:val="20"/>
                <w:szCs w:val="20"/>
                <w:rtl/>
              </w:rPr>
              <w:t>36</w:t>
            </w:r>
          </w:ins>
          <w:ins w:id="600" w:author="Ron Gal" w:date="2017-03-07T21:07:00Z">
            <w:r w:rsidRPr="00D8294D">
              <w:rPr>
                <w:noProof/>
                <w:webHidden/>
                <w:sz w:val="20"/>
                <w:szCs w:val="20"/>
                <w:rPrChange w:id="601" w:author="Ron Gal" w:date="2017-03-07T21:08:00Z">
                  <w:rPr>
                    <w:noProof/>
                    <w:webHidden/>
                  </w:rPr>
                </w:rPrChange>
              </w:rPr>
              <w:fldChar w:fldCharType="end"/>
            </w:r>
            <w:r w:rsidRPr="00D8294D">
              <w:rPr>
                <w:rStyle w:val="Hyperlink"/>
                <w:noProof/>
                <w:sz w:val="20"/>
                <w:szCs w:val="20"/>
                <w:rPrChange w:id="602"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603" w:author="Ron Gal" w:date="2017-03-07T21:07:00Z"/>
              <w:rFonts w:asciiTheme="minorHAnsi" w:eastAsiaTheme="minorEastAsia" w:hAnsiTheme="minorHAnsi" w:cstheme="minorBidi"/>
              <w:noProof/>
              <w:color w:val="auto"/>
              <w:sz w:val="20"/>
              <w:szCs w:val="20"/>
              <w:rPrChange w:id="604" w:author="Ron Gal" w:date="2017-03-07T21:08:00Z">
                <w:rPr>
                  <w:ins w:id="605" w:author="Ron Gal" w:date="2017-03-07T21:07:00Z"/>
                  <w:rFonts w:asciiTheme="minorHAnsi" w:eastAsiaTheme="minorEastAsia" w:hAnsiTheme="minorHAnsi" w:cstheme="minorBidi"/>
                  <w:noProof/>
                  <w:color w:val="auto"/>
                </w:rPr>
              </w:rPrChange>
            </w:rPr>
            <w:pPrChange w:id="606" w:author="Ron Gal" w:date="2017-03-07T21:07:00Z">
              <w:pPr>
                <w:pStyle w:val="TOC2"/>
                <w:tabs>
                  <w:tab w:val="right" w:leader="dot" w:pos="9350"/>
                </w:tabs>
              </w:pPr>
            </w:pPrChange>
          </w:pPr>
          <w:ins w:id="607" w:author="Ron Gal" w:date="2017-03-07T21:07:00Z">
            <w:r w:rsidRPr="00D8294D">
              <w:rPr>
                <w:rStyle w:val="Hyperlink"/>
                <w:noProof/>
                <w:sz w:val="20"/>
                <w:szCs w:val="20"/>
                <w:rPrChange w:id="608" w:author="Ron Gal" w:date="2017-03-07T21:08:00Z">
                  <w:rPr>
                    <w:rStyle w:val="Hyperlink"/>
                    <w:noProof/>
                  </w:rPr>
                </w:rPrChange>
              </w:rPr>
              <w:fldChar w:fldCharType="begin"/>
            </w:r>
            <w:r w:rsidRPr="00D8294D">
              <w:rPr>
                <w:rStyle w:val="Hyperlink"/>
                <w:noProof/>
                <w:sz w:val="20"/>
                <w:szCs w:val="20"/>
                <w:rPrChange w:id="609" w:author="Ron Gal" w:date="2017-03-07T21:08:00Z">
                  <w:rPr>
                    <w:rStyle w:val="Hyperlink"/>
                    <w:noProof/>
                  </w:rPr>
                </w:rPrChange>
              </w:rPr>
              <w:instrText xml:space="preserve"> </w:instrText>
            </w:r>
            <w:r w:rsidRPr="00D8294D">
              <w:rPr>
                <w:noProof/>
                <w:sz w:val="20"/>
                <w:szCs w:val="20"/>
                <w:rPrChange w:id="610" w:author="Ron Gal" w:date="2017-03-07T21:08:00Z">
                  <w:rPr>
                    <w:noProof/>
                  </w:rPr>
                </w:rPrChange>
              </w:rPr>
              <w:instrText>HYPERLINK \l "_Toc476684187"</w:instrText>
            </w:r>
            <w:r w:rsidRPr="00D8294D">
              <w:rPr>
                <w:rStyle w:val="Hyperlink"/>
                <w:noProof/>
                <w:sz w:val="20"/>
                <w:szCs w:val="20"/>
                <w:rPrChange w:id="611" w:author="Ron Gal" w:date="2017-03-07T21:08:00Z">
                  <w:rPr>
                    <w:rStyle w:val="Hyperlink"/>
                    <w:noProof/>
                  </w:rPr>
                </w:rPrChange>
              </w:rPr>
              <w:instrText xml:space="preserve"> </w:instrText>
            </w:r>
            <w:r w:rsidRPr="00D8294D">
              <w:rPr>
                <w:rStyle w:val="Hyperlink"/>
                <w:noProof/>
                <w:sz w:val="20"/>
                <w:szCs w:val="20"/>
                <w:rPrChange w:id="612" w:author="Ron Gal" w:date="2017-03-07T21:08:00Z">
                  <w:rPr>
                    <w:rStyle w:val="Hyperlink"/>
                    <w:noProof/>
                  </w:rPr>
                </w:rPrChange>
              </w:rPr>
            </w:r>
            <w:r w:rsidRPr="00D8294D">
              <w:rPr>
                <w:rStyle w:val="Hyperlink"/>
                <w:noProof/>
                <w:sz w:val="20"/>
                <w:szCs w:val="20"/>
                <w:rPrChange w:id="613" w:author="Ron Gal" w:date="2017-03-07T21:08:00Z">
                  <w:rPr>
                    <w:rStyle w:val="Hyperlink"/>
                    <w:noProof/>
                  </w:rPr>
                </w:rPrChange>
              </w:rPr>
              <w:fldChar w:fldCharType="separate"/>
            </w:r>
            <w:r w:rsidRPr="00D8294D">
              <w:rPr>
                <w:rStyle w:val="Hyperlink"/>
                <w:rFonts w:hint="eastAsia"/>
                <w:noProof/>
                <w:sz w:val="20"/>
                <w:szCs w:val="20"/>
                <w:rtl/>
                <w:rPrChange w:id="614" w:author="Ron Gal" w:date="2017-03-07T21:08:00Z">
                  <w:rPr>
                    <w:rStyle w:val="Hyperlink"/>
                    <w:rFonts w:hint="eastAsia"/>
                    <w:noProof/>
                    <w:rtl/>
                  </w:rPr>
                </w:rPrChange>
              </w:rPr>
              <w:t>קבצי</w:t>
            </w:r>
            <w:r w:rsidRPr="00D8294D">
              <w:rPr>
                <w:rStyle w:val="Hyperlink"/>
                <w:noProof/>
                <w:sz w:val="20"/>
                <w:szCs w:val="20"/>
                <w:rtl/>
                <w:rPrChange w:id="615" w:author="Ron Gal" w:date="2017-03-07T21:08:00Z">
                  <w:rPr>
                    <w:rStyle w:val="Hyperlink"/>
                    <w:noProof/>
                    <w:rtl/>
                  </w:rPr>
                </w:rPrChange>
              </w:rPr>
              <w:t xml:space="preserve"> </w:t>
            </w:r>
            <w:r w:rsidRPr="00D8294D">
              <w:rPr>
                <w:rStyle w:val="Hyperlink"/>
                <w:rFonts w:hint="eastAsia"/>
                <w:noProof/>
                <w:sz w:val="20"/>
                <w:szCs w:val="20"/>
                <w:rtl/>
                <w:rPrChange w:id="616" w:author="Ron Gal" w:date="2017-03-07T21:08:00Z">
                  <w:rPr>
                    <w:rStyle w:val="Hyperlink"/>
                    <w:rFonts w:hint="eastAsia"/>
                    <w:noProof/>
                    <w:rtl/>
                  </w:rPr>
                </w:rPrChange>
              </w:rPr>
              <w:t>עיצוב</w:t>
            </w:r>
            <w:r w:rsidRPr="00D8294D">
              <w:rPr>
                <w:noProof/>
                <w:webHidden/>
                <w:sz w:val="20"/>
                <w:szCs w:val="20"/>
                <w:rPrChange w:id="617" w:author="Ron Gal" w:date="2017-03-07T21:08:00Z">
                  <w:rPr>
                    <w:noProof/>
                    <w:webHidden/>
                  </w:rPr>
                </w:rPrChange>
              </w:rPr>
              <w:tab/>
            </w:r>
            <w:r w:rsidRPr="00D8294D">
              <w:rPr>
                <w:noProof/>
                <w:webHidden/>
                <w:sz w:val="20"/>
                <w:szCs w:val="20"/>
                <w:rPrChange w:id="618" w:author="Ron Gal" w:date="2017-03-07T21:08:00Z">
                  <w:rPr>
                    <w:noProof/>
                    <w:webHidden/>
                  </w:rPr>
                </w:rPrChange>
              </w:rPr>
              <w:fldChar w:fldCharType="begin"/>
            </w:r>
            <w:r w:rsidRPr="00D8294D">
              <w:rPr>
                <w:noProof/>
                <w:webHidden/>
                <w:sz w:val="20"/>
                <w:szCs w:val="20"/>
                <w:rPrChange w:id="619" w:author="Ron Gal" w:date="2017-03-07T21:08:00Z">
                  <w:rPr>
                    <w:noProof/>
                    <w:webHidden/>
                  </w:rPr>
                </w:rPrChange>
              </w:rPr>
              <w:instrText xml:space="preserve"> PAGEREF _Toc476684187 \h </w:instrText>
            </w:r>
            <w:r w:rsidRPr="00D8294D">
              <w:rPr>
                <w:noProof/>
                <w:webHidden/>
                <w:sz w:val="20"/>
                <w:szCs w:val="20"/>
                <w:rPrChange w:id="620" w:author="Ron Gal" w:date="2017-03-07T21:08:00Z">
                  <w:rPr>
                    <w:noProof/>
                    <w:webHidden/>
                  </w:rPr>
                </w:rPrChange>
              </w:rPr>
            </w:r>
          </w:ins>
          <w:r w:rsidRPr="00D8294D">
            <w:rPr>
              <w:noProof/>
              <w:webHidden/>
              <w:sz w:val="20"/>
              <w:szCs w:val="20"/>
              <w:rPrChange w:id="621" w:author="Ron Gal" w:date="2017-03-07T21:08:00Z">
                <w:rPr>
                  <w:noProof/>
                  <w:webHidden/>
                </w:rPr>
              </w:rPrChange>
            </w:rPr>
            <w:fldChar w:fldCharType="separate"/>
          </w:r>
          <w:ins w:id="622" w:author="Ron Gal" w:date="2017-03-07T21:08:00Z">
            <w:r w:rsidR="00D8294D">
              <w:rPr>
                <w:noProof/>
                <w:webHidden/>
                <w:sz w:val="20"/>
                <w:szCs w:val="20"/>
                <w:rtl/>
              </w:rPr>
              <w:t>39</w:t>
            </w:r>
          </w:ins>
          <w:ins w:id="623" w:author="Ron Gal" w:date="2017-03-07T21:07:00Z">
            <w:r w:rsidRPr="00D8294D">
              <w:rPr>
                <w:noProof/>
                <w:webHidden/>
                <w:sz w:val="20"/>
                <w:szCs w:val="20"/>
                <w:rPrChange w:id="624" w:author="Ron Gal" w:date="2017-03-07T21:08:00Z">
                  <w:rPr>
                    <w:noProof/>
                    <w:webHidden/>
                  </w:rPr>
                </w:rPrChange>
              </w:rPr>
              <w:fldChar w:fldCharType="end"/>
            </w:r>
            <w:r w:rsidRPr="00D8294D">
              <w:rPr>
                <w:rStyle w:val="Hyperlink"/>
                <w:noProof/>
                <w:sz w:val="20"/>
                <w:szCs w:val="20"/>
                <w:rPrChange w:id="625"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626" w:author="Ron Gal" w:date="2017-03-07T21:07:00Z"/>
              <w:rFonts w:asciiTheme="minorHAnsi" w:eastAsiaTheme="minorEastAsia" w:hAnsiTheme="minorHAnsi" w:cstheme="minorBidi"/>
              <w:noProof/>
              <w:color w:val="auto"/>
              <w:sz w:val="20"/>
              <w:szCs w:val="20"/>
              <w:rPrChange w:id="627" w:author="Ron Gal" w:date="2017-03-07T21:08:00Z">
                <w:rPr>
                  <w:ins w:id="628" w:author="Ron Gal" w:date="2017-03-07T21:07:00Z"/>
                  <w:rFonts w:asciiTheme="minorHAnsi" w:eastAsiaTheme="minorEastAsia" w:hAnsiTheme="minorHAnsi" w:cstheme="minorBidi"/>
                  <w:noProof/>
                  <w:color w:val="auto"/>
                </w:rPr>
              </w:rPrChange>
            </w:rPr>
            <w:pPrChange w:id="629" w:author="Ron Gal" w:date="2017-03-07T21:07:00Z">
              <w:pPr>
                <w:pStyle w:val="TOC2"/>
                <w:tabs>
                  <w:tab w:val="right" w:leader="dot" w:pos="9350"/>
                </w:tabs>
              </w:pPr>
            </w:pPrChange>
          </w:pPr>
          <w:ins w:id="630" w:author="Ron Gal" w:date="2017-03-07T21:07:00Z">
            <w:r w:rsidRPr="00D8294D">
              <w:rPr>
                <w:rStyle w:val="Hyperlink"/>
                <w:noProof/>
                <w:sz w:val="20"/>
                <w:szCs w:val="20"/>
                <w:rPrChange w:id="631" w:author="Ron Gal" w:date="2017-03-07T21:08:00Z">
                  <w:rPr>
                    <w:rStyle w:val="Hyperlink"/>
                    <w:noProof/>
                  </w:rPr>
                </w:rPrChange>
              </w:rPr>
              <w:fldChar w:fldCharType="begin"/>
            </w:r>
            <w:r w:rsidRPr="00D8294D">
              <w:rPr>
                <w:rStyle w:val="Hyperlink"/>
                <w:noProof/>
                <w:sz w:val="20"/>
                <w:szCs w:val="20"/>
                <w:rPrChange w:id="632" w:author="Ron Gal" w:date="2017-03-07T21:08:00Z">
                  <w:rPr>
                    <w:rStyle w:val="Hyperlink"/>
                    <w:noProof/>
                  </w:rPr>
                </w:rPrChange>
              </w:rPr>
              <w:instrText xml:space="preserve"> </w:instrText>
            </w:r>
            <w:r w:rsidRPr="00D8294D">
              <w:rPr>
                <w:noProof/>
                <w:sz w:val="20"/>
                <w:szCs w:val="20"/>
                <w:rPrChange w:id="633" w:author="Ron Gal" w:date="2017-03-07T21:08:00Z">
                  <w:rPr>
                    <w:noProof/>
                  </w:rPr>
                </w:rPrChange>
              </w:rPr>
              <w:instrText>HYPERLINK \l "_Toc476684188"</w:instrText>
            </w:r>
            <w:r w:rsidRPr="00D8294D">
              <w:rPr>
                <w:rStyle w:val="Hyperlink"/>
                <w:noProof/>
                <w:sz w:val="20"/>
                <w:szCs w:val="20"/>
                <w:rPrChange w:id="634" w:author="Ron Gal" w:date="2017-03-07T21:08:00Z">
                  <w:rPr>
                    <w:rStyle w:val="Hyperlink"/>
                    <w:noProof/>
                  </w:rPr>
                </w:rPrChange>
              </w:rPr>
              <w:instrText xml:space="preserve"> </w:instrText>
            </w:r>
            <w:r w:rsidRPr="00D8294D">
              <w:rPr>
                <w:rStyle w:val="Hyperlink"/>
                <w:noProof/>
                <w:sz w:val="20"/>
                <w:szCs w:val="20"/>
                <w:rPrChange w:id="635" w:author="Ron Gal" w:date="2017-03-07T21:08:00Z">
                  <w:rPr>
                    <w:rStyle w:val="Hyperlink"/>
                    <w:noProof/>
                  </w:rPr>
                </w:rPrChange>
              </w:rPr>
            </w:r>
            <w:r w:rsidRPr="00D8294D">
              <w:rPr>
                <w:rStyle w:val="Hyperlink"/>
                <w:noProof/>
                <w:sz w:val="20"/>
                <w:szCs w:val="20"/>
                <w:rPrChange w:id="636" w:author="Ron Gal" w:date="2017-03-07T21:08:00Z">
                  <w:rPr>
                    <w:rStyle w:val="Hyperlink"/>
                    <w:noProof/>
                  </w:rPr>
                </w:rPrChange>
              </w:rPr>
              <w:fldChar w:fldCharType="separate"/>
            </w:r>
            <w:r w:rsidRPr="00D8294D">
              <w:rPr>
                <w:rStyle w:val="Hyperlink"/>
                <w:rFonts w:hint="eastAsia"/>
                <w:noProof/>
                <w:sz w:val="20"/>
                <w:szCs w:val="20"/>
                <w:rtl/>
                <w:rPrChange w:id="637" w:author="Ron Gal" w:date="2017-03-07T21:08:00Z">
                  <w:rPr>
                    <w:rStyle w:val="Hyperlink"/>
                    <w:rFonts w:hint="eastAsia"/>
                    <w:noProof/>
                    <w:rtl/>
                  </w:rPr>
                </w:rPrChange>
              </w:rPr>
              <w:t>קבצי</w:t>
            </w:r>
            <w:r w:rsidRPr="00D8294D">
              <w:rPr>
                <w:rStyle w:val="Hyperlink"/>
                <w:noProof/>
                <w:sz w:val="20"/>
                <w:szCs w:val="20"/>
                <w:rtl/>
                <w:rPrChange w:id="638" w:author="Ron Gal" w:date="2017-03-07T21:08:00Z">
                  <w:rPr>
                    <w:rStyle w:val="Hyperlink"/>
                    <w:noProof/>
                    <w:rtl/>
                  </w:rPr>
                </w:rPrChange>
              </w:rPr>
              <w:t xml:space="preserve"> </w:t>
            </w:r>
            <w:r w:rsidRPr="00D8294D">
              <w:rPr>
                <w:rStyle w:val="Hyperlink"/>
                <w:noProof/>
                <w:sz w:val="20"/>
                <w:szCs w:val="20"/>
                <w:rPrChange w:id="639" w:author="Ron Gal" w:date="2017-03-07T21:08:00Z">
                  <w:rPr>
                    <w:rStyle w:val="Hyperlink"/>
                    <w:noProof/>
                  </w:rPr>
                </w:rPrChange>
              </w:rPr>
              <w:t>javascript</w:t>
            </w:r>
            <w:r w:rsidRPr="00D8294D">
              <w:rPr>
                <w:noProof/>
                <w:webHidden/>
                <w:sz w:val="20"/>
                <w:szCs w:val="20"/>
                <w:rPrChange w:id="640" w:author="Ron Gal" w:date="2017-03-07T21:08:00Z">
                  <w:rPr>
                    <w:noProof/>
                    <w:webHidden/>
                  </w:rPr>
                </w:rPrChange>
              </w:rPr>
              <w:tab/>
            </w:r>
            <w:r w:rsidRPr="00D8294D">
              <w:rPr>
                <w:noProof/>
                <w:webHidden/>
                <w:sz w:val="20"/>
                <w:szCs w:val="20"/>
                <w:rPrChange w:id="641" w:author="Ron Gal" w:date="2017-03-07T21:08:00Z">
                  <w:rPr>
                    <w:noProof/>
                    <w:webHidden/>
                  </w:rPr>
                </w:rPrChange>
              </w:rPr>
              <w:fldChar w:fldCharType="begin"/>
            </w:r>
            <w:r w:rsidRPr="00D8294D">
              <w:rPr>
                <w:noProof/>
                <w:webHidden/>
                <w:sz w:val="20"/>
                <w:szCs w:val="20"/>
                <w:rPrChange w:id="642" w:author="Ron Gal" w:date="2017-03-07T21:08:00Z">
                  <w:rPr>
                    <w:noProof/>
                    <w:webHidden/>
                  </w:rPr>
                </w:rPrChange>
              </w:rPr>
              <w:instrText xml:space="preserve"> PAGEREF _Toc476684188 \h </w:instrText>
            </w:r>
            <w:r w:rsidRPr="00D8294D">
              <w:rPr>
                <w:noProof/>
                <w:webHidden/>
                <w:sz w:val="20"/>
                <w:szCs w:val="20"/>
                <w:rPrChange w:id="643" w:author="Ron Gal" w:date="2017-03-07T21:08:00Z">
                  <w:rPr>
                    <w:noProof/>
                    <w:webHidden/>
                  </w:rPr>
                </w:rPrChange>
              </w:rPr>
            </w:r>
          </w:ins>
          <w:r w:rsidRPr="00D8294D">
            <w:rPr>
              <w:noProof/>
              <w:webHidden/>
              <w:sz w:val="20"/>
              <w:szCs w:val="20"/>
              <w:rPrChange w:id="644" w:author="Ron Gal" w:date="2017-03-07T21:08:00Z">
                <w:rPr>
                  <w:noProof/>
                  <w:webHidden/>
                </w:rPr>
              </w:rPrChange>
            </w:rPr>
            <w:fldChar w:fldCharType="separate"/>
          </w:r>
          <w:ins w:id="645" w:author="Ron Gal" w:date="2017-03-07T21:08:00Z">
            <w:r w:rsidR="00D8294D">
              <w:rPr>
                <w:noProof/>
                <w:webHidden/>
                <w:sz w:val="20"/>
                <w:szCs w:val="20"/>
                <w:rtl/>
              </w:rPr>
              <w:t>39</w:t>
            </w:r>
          </w:ins>
          <w:ins w:id="646" w:author="Ron Gal" w:date="2017-03-07T21:07:00Z">
            <w:r w:rsidRPr="00D8294D">
              <w:rPr>
                <w:noProof/>
                <w:webHidden/>
                <w:sz w:val="20"/>
                <w:szCs w:val="20"/>
                <w:rPrChange w:id="647" w:author="Ron Gal" w:date="2017-03-07T21:08:00Z">
                  <w:rPr>
                    <w:noProof/>
                    <w:webHidden/>
                  </w:rPr>
                </w:rPrChange>
              </w:rPr>
              <w:fldChar w:fldCharType="end"/>
            </w:r>
            <w:r w:rsidRPr="00D8294D">
              <w:rPr>
                <w:rStyle w:val="Hyperlink"/>
                <w:noProof/>
                <w:sz w:val="20"/>
                <w:szCs w:val="20"/>
                <w:rPrChange w:id="648"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649" w:author="Ron Gal" w:date="2017-03-07T21:07:00Z"/>
              <w:rFonts w:asciiTheme="minorHAnsi" w:eastAsiaTheme="minorEastAsia" w:hAnsiTheme="minorHAnsi" w:cstheme="minorBidi"/>
              <w:noProof/>
              <w:color w:val="auto"/>
              <w:sz w:val="20"/>
              <w:szCs w:val="20"/>
              <w:rPrChange w:id="650" w:author="Ron Gal" w:date="2017-03-07T21:08:00Z">
                <w:rPr>
                  <w:ins w:id="651" w:author="Ron Gal" w:date="2017-03-07T21:07:00Z"/>
                  <w:rFonts w:asciiTheme="minorHAnsi" w:eastAsiaTheme="minorEastAsia" w:hAnsiTheme="minorHAnsi" w:cstheme="minorBidi"/>
                  <w:noProof/>
                  <w:color w:val="auto"/>
                </w:rPr>
              </w:rPrChange>
            </w:rPr>
            <w:pPrChange w:id="652" w:author="Ron Gal" w:date="2017-03-07T21:07:00Z">
              <w:pPr>
                <w:pStyle w:val="TOC1"/>
                <w:tabs>
                  <w:tab w:val="right" w:leader="dot" w:pos="9350"/>
                </w:tabs>
              </w:pPr>
            </w:pPrChange>
          </w:pPr>
          <w:ins w:id="653" w:author="Ron Gal" w:date="2017-03-07T21:07:00Z">
            <w:r w:rsidRPr="00D8294D">
              <w:rPr>
                <w:rStyle w:val="Hyperlink"/>
                <w:noProof/>
                <w:sz w:val="20"/>
                <w:szCs w:val="20"/>
                <w:rPrChange w:id="654" w:author="Ron Gal" w:date="2017-03-07T21:08:00Z">
                  <w:rPr>
                    <w:rStyle w:val="Hyperlink"/>
                    <w:noProof/>
                  </w:rPr>
                </w:rPrChange>
              </w:rPr>
              <w:fldChar w:fldCharType="begin"/>
            </w:r>
            <w:r w:rsidRPr="00D8294D">
              <w:rPr>
                <w:rStyle w:val="Hyperlink"/>
                <w:noProof/>
                <w:sz w:val="20"/>
                <w:szCs w:val="20"/>
                <w:rPrChange w:id="655" w:author="Ron Gal" w:date="2017-03-07T21:08:00Z">
                  <w:rPr>
                    <w:rStyle w:val="Hyperlink"/>
                    <w:noProof/>
                  </w:rPr>
                </w:rPrChange>
              </w:rPr>
              <w:instrText xml:space="preserve"> </w:instrText>
            </w:r>
            <w:r w:rsidRPr="00D8294D">
              <w:rPr>
                <w:noProof/>
                <w:sz w:val="20"/>
                <w:szCs w:val="20"/>
                <w:rPrChange w:id="656" w:author="Ron Gal" w:date="2017-03-07T21:08:00Z">
                  <w:rPr>
                    <w:noProof/>
                  </w:rPr>
                </w:rPrChange>
              </w:rPr>
              <w:instrText>HYPERLINK \l "_Toc476684189"</w:instrText>
            </w:r>
            <w:r w:rsidRPr="00D8294D">
              <w:rPr>
                <w:rStyle w:val="Hyperlink"/>
                <w:noProof/>
                <w:sz w:val="20"/>
                <w:szCs w:val="20"/>
                <w:rPrChange w:id="657" w:author="Ron Gal" w:date="2017-03-07T21:08:00Z">
                  <w:rPr>
                    <w:rStyle w:val="Hyperlink"/>
                    <w:noProof/>
                  </w:rPr>
                </w:rPrChange>
              </w:rPr>
              <w:instrText xml:space="preserve"> </w:instrText>
            </w:r>
            <w:r w:rsidRPr="00D8294D">
              <w:rPr>
                <w:rStyle w:val="Hyperlink"/>
                <w:noProof/>
                <w:sz w:val="20"/>
                <w:szCs w:val="20"/>
                <w:rPrChange w:id="658" w:author="Ron Gal" w:date="2017-03-07T21:08:00Z">
                  <w:rPr>
                    <w:rStyle w:val="Hyperlink"/>
                    <w:noProof/>
                  </w:rPr>
                </w:rPrChange>
              </w:rPr>
            </w:r>
            <w:r w:rsidRPr="00D8294D">
              <w:rPr>
                <w:rStyle w:val="Hyperlink"/>
                <w:noProof/>
                <w:sz w:val="20"/>
                <w:szCs w:val="20"/>
                <w:rPrChange w:id="659" w:author="Ron Gal" w:date="2017-03-07T21:08:00Z">
                  <w:rPr>
                    <w:rStyle w:val="Hyperlink"/>
                    <w:noProof/>
                  </w:rPr>
                </w:rPrChange>
              </w:rPr>
              <w:fldChar w:fldCharType="separate"/>
            </w:r>
            <w:r w:rsidRPr="00D8294D">
              <w:rPr>
                <w:rStyle w:val="Hyperlink"/>
                <w:rFonts w:hint="eastAsia"/>
                <w:noProof/>
                <w:sz w:val="20"/>
                <w:szCs w:val="20"/>
                <w:rtl/>
                <w:rPrChange w:id="660" w:author="Ron Gal" w:date="2017-03-07T21:08:00Z">
                  <w:rPr>
                    <w:rStyle w:val="Hyperlink"/>
                    <w:rFonts w:hint="eastAsia"/>
                    <w:noProof/>
                    <w:rtl/>
                  </w:rPr>
                </w:rPrChange>
              </w:rPr>
              <w:t>דפוסי</w:t>
            </w:r>
            <w:r w:rsidRPr="00D8294D">
              <w:rPr>
                <w:rStyle w:val="Hyperlink"/>
                <w:noProof/>
                <w:sz w:val="20"/>
                <w:szCs w:val="20"/>
                <w:rtl/>
                <w:rPrChange w:id="661" w:author="Ron Gal" w:date="2017-03-07T21:08:00Z">
                  <w:rPr>
                    <w:rStyle w:val="Hyperlink"/>
                    <w:noProof/>
                    <w:rtl/>
                  </w:rPr>
                </w:rPrChange>
              </w:rPr>
              <w:t xml:space="preserve"> </w:t>
            </w:r>
            <w:r w:rsidRPr="00D8294D">
              <w:rPr>
                <w:rStyle w:val="Hyperlink"/>
                <w:rFonts w:hint="eastAsia"/>
                <w:noProof/>
                <w:sz w:val="20"/>
                <w:szCs w:val="20"/>
                <w:rtl/>
                <w:rPrChange w:id="662" w:author="Ron Gal" w:date="2017-03-07T21:08:00Z">
                  <w:rPr>
                    <w:rStyle w:val="Hyperlink"/>
                    <w:rFonts w:hint="eastAsia"/>
                    <w:noProof/>
                    <w:rtl/>
                  </w:rPr>
                </w:rPrChange>
              </w:rPr>
              <w:t>עיצוב</w:t>
            </w:r>
            <w:r w:rsidRPr="00D8294D">
              <w:rPr>
                <w:noProof/>
                <w:webHidden/>
                <w:sz w:val="20"/>
                <w:szCs w:val="20"/>
                <w:rPrChange w:id="663" w:author="Ron Gal" w:date="2017-03-07T21:08:00Z">
                  <w:rPr>
                    <w:noProof/>
                    <w:webHidden/>
                  </w:rPr>
                </w:rPrChange>
              </w:rPr>
              <w:tab/>
            </w:r>
            <w:r w:rsidRPr="00D8294D">
              <w:rPr>
                <w:noProof/>
                <w:webHidden/>
                <w:sz w:val="20"/>
                <w:szCs w:val="20"/>
                <w:rPrChange w:id="664" w:author="Ron Gal" w:date="2017-03-07T21:08:00Z">
                  <w:rPr>
                    <w:noProof/>
                    <w:webHidden/>
                  </w:rPr>
                </w:rPrChange>
              </w:rPr>
              <w:fldChar w:fldCharType="begin"/>
            </w:r>
            <w:r w:rsidRPr="00D8294D">
              <w:rPr>
                <w:noProof/>
                <w:webHidden/>
                <w:sz w:val="20"/>
                <w:szCs w:val="20"/>
                <w:rPrChange w:id="665" w:author="Ron Gal" w:date="2017-03-07T21:08:00Z">
                  <w:rPr>
                    <w:noProof/>
                    <w:webHidden/>
                  </w:rPr>
                </w:rPrChange>
              </w:rPr>
              <w:instrText xml:space="preserve"> PAGEREF _Toc476684189 \h </w:instrText>
            </w:r>
            <w:r w:rsidRPr="00D8294D">
              <w:rPr>
                <w:noProof/>
                <w:webHidden/>
                <w:sz w:val="20"/>
                <w:szCs w:val="20"/>
                <w:rPrChange w:id="666" w:author="Ron Gal" w:date="2017-03-07T21:08:00Z">
                  <w:rPr>
                    <w:noProof/>
                    <w:webHidden/>
                  </w:rPr>
                </w:rPrChange>
              </w:rPr>
            </w:r>
          </w:ins>
          <w:r w:rsidRPr="00D8294D">
            <w:rPr>
              <w:noProof/>
              <w:webHidden/>
              <w:sz w:val="20"/>
              <w:szCs w:val="20"/>
              <w:rPrChange w:id="667" w:author="Ron Gal" w:date="2017-03-07T21:08:00Z">
                <w:rPr>
                  <w:noProof/>
                  <w:webHidden/>
                </w:rPr>
              </w:rPrChange>
            </w:rPr>
            <w:fldChar w:fldCharType="separate"/>
          </w:r>
          <w:ins w:id="668" w:author="Ron Gal" w:date="2017-03-07T21:08:00Z">
            <w:r w:rsidR="00D8294D">
              <w:rPr>
                <w:noProof/>
                <w:webHidden/>
                <w:sz w:val="20"/>
                <w:szCs w:val="20"/>
                <w:rtl/>
              </w:rPr>
              <w:t>42</w:t>
            </w:r>
          </w:ins>
          <w:ins w:id="669" w:author="Ron Gal" w:date="2017-03-07T21:07:00Z">
            <w:r w:rsidRPr="00D8294D">
              <w:rPr>
                <w:noProof/>
                <w:webHidden/>
                <w:sz w:val="20"/>
                <w:szCs w:val="20"/>
                <w:rPrChange w:id="670" w:author="Ron Gal" w:date="2017-03-07T21:08:00Z">
                  <w:rPr>
                    <w:noProof/>
                    <w:webHidden/>
                  </w:rPr>
                </w:rPrChange>
              </w:rPr>
              <w:fldChar w:fldCharType="end"/>
            </w:r>
            <w:r w:rsidRPr="00D8294D">
              <w:rPr>
                <w:rStyle w:val="Hyperlink"/>
                <w:noProof/>
                <w:sz w:val="20"/>
                <w:szCs w:val="20"/>
                <w:rPrChange w:id="671"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672" w:author="Ron Gal" w:date="2017-03-07T21:07:00Z"/>
              <w:rFonts w:asciiTheme="minorHAnsi" w:eastAsiaTheme="minorEastAsia" w:hAnsiTheme="minorHAnsi" w:cstheme="minorBidi"/>
              <w:noProof/>
              <w:color w:val="auto"/>
              <w:sz w:val="20"/>
              <w:szCs w:val="20"/>
              <w:rPrChange w:id="673" w:author="Ron Gal" w:date="2017-03-07T21:08:00Z">
                <w:rPr>
                  <w:ins w:id="674" w:author="Ron Gal" w:date="2017-03-07T21:07:00Z"/>
                  <w:rFonts w:asciiTheme="minorHAnsi" w:eastAsiaTheme="minorEastAsia" w:hAnsiTheme="minorHAnsi" w:cstheme="minorBidi"/>
                  <w:noProof/>
                  <w:color w:val="auto"/>
                </w:rPr>
              </w:rPrChange>
            </w:rPr>
            <w:pPrChange w:id="675" w:author="Ron Gal" w:date="2017-03-07T21:07:00Z">
              <w:pPr>
                <w:pStyle w:val="TOC1"/>
                <w:tabs>
                  <w:tab w:val="right" w:leader="dot" w:pos="9350"/>
                </w:tabs>
              </w:pPr>
            </w:pPrChange>
          </w:pPr>
          <w:ins w:id="676" w:author="Ron Gal" w:date="2017-03-07T21:07:00Z">
            <w:r w:rsidRPr="00D8294D">
              <w:rPr>
                <w:rStyle w:val="Hyperlink"/>
                <w:noProof/>
                <w:sz w:val="20"/>
                <w:szCs w:val="20"/>
                <w:rPrChange w:id="677" w:author="Ron Gal" w:date="2017-03-07T21:08:00Z">
                  <w:rPr>
                    <w:rStyle w:val="Hyperlink"/>
                    <w:noProof/>
                  </w:rPr>
                </w:rPrChange>
              </w:rPr>
              <w:fldChar w:fldCharType="begin"/>
            </w:r>
            <w:r w:rsidRPr="00D8294D">
              <w:rPr>
                <w:rStyle w:val="Hyperlink"/>
                <w:noProof/>
                <w:sz w:val="20"/>
                <w:szCs w:val="20"/>
                <w:rPrChange w:id="678" w:author="Ron Gal" w:date="2017-03-07T21:08:00Z">
                  <w:rPr>
                    <w:rStyle w:val="Hyperlink"/>
                    <w:noProof/>
                  </w:rPr>
                </w:rPrChange>
              </w:rPr>
              <w:instrText xml:space="preserve"> </w:instrText>
            </w:r>
            <w:r w:rsidRPr="00D8294D">
              <w:rPr>
                <w:noProof/>
                <w:sz w:val="20"/>
                <w:szCs w:val="20"/>
                <w:rPrChange w:id="679" w:author="Ron Gal" w:date="2017-03-07T21:08:00Z">
                  <w:rPr>
                    <w:noProof/>
                  </w:rPr>
                </w:rPrChange>
              </w:rPr>
              <w:instrText>HYPERLINK \l "_Toc476684190"</w:instrText>
            </w:r>
            <w:r w:rsidRPr="00D8294D">
              <w:rPr>
                <w:rStyle w:val="Hyperlink"/>
                <w:noProof/>
                <w:sz w:val="20"/>
                <w:szCs w:val="20"/>
                <w:rPrChange w:id="680" w:author="Ron Gal" w:date="2017-03-07T21:08:00Z">
                  <w:rPr>
                    <w:rStyle w:val="Hyperlink"/>
                    <w:noProof/>
                  </w:rPr>
                </w:rPrChange>
              </w:rPr>
              <w:instrText xml:space="preserve"> </w:instrText>
            </w:r>
            <w:r w:rsidRPr="00D8294D">
              <w:rPr>
                <w:rStyle w:val="Hyperlink"/>
                <w:noProof/>
                <w:sz w:val="20"/>
                <w:szCs w:val="20"/>
                <w:rPrChange w:id="681" w:author="Ron Gal" w:date="2017-03-07T21:08:00Z">
                  <w:rPr>
                    <w:rStyle w:val="Hyperlink"/>
                    <w:noProof/>
                  </w:rPr>
                </w:rPrChange>
              </w:rPr>
            </w:r>
            <w:r w:rsidRPr="00D8294D">
              <w:rPr>
                <w:rStyle w:val="Hyperlink"/>
                <w:noProof/>
                <w:sz w:val="20"/>
                <w:szCs w:val="20"/>
                <w:rPrChange w:id="682" w:author="Ron Gal" w:date="2017-03-07T21:08:00Z">
                  <w:rPr>
                    <w:rStyle w:val="Hyperlink"/>
                    <w:noProof/>
                  </w:rPr>
                </w:rPrChange>
              </w:rPr>
              <w:fldChar w:fldCharType="separate"/>
            </w:r>
            <w:r w:rsidRPr="00D8294D">
              <w:rPr>
                <w:rStyle w:val="Hyperlink"/>
                <w:rFonts w:hint="eastAsia"/>
                <w:noProof/>
                <w:sz w:val="20"/>
                <w:szCs w:val="20"/>
                <w:rtl/>
                <w:rPrChange w:id="683" w:author="Ron Gal" w:date="2017-03-07T21:08:00Z">
                  <w:rPr>
                    <w:rStyle w:val="Hyperlink"/>
                    <w:rFonts w:hint="eastAsia"/>
                    <w:noProof/>
                    <w:rtl/>
                  </w:rPr>
                </w:rPrChange>
              </w:rPr>
              <w:t>שינויים</w:t>
            </w:r>
            <w:r w:rsidRPr="00D8294D">
              <w:rPr>
                <w:rStyle w:val="Hyperlink"/>
                <w:noProof/>
                <w:sz w:val="20"/>
                <w:szCs w:val="20"/>
                <w:rtl/>
                <w:rPrChange w:id="684" w:author="Ron Gal" w:date="2017-03-07T21:08:00Z">
                  <w:rPr>
                    <w:rStyle w:val="Hyperlink"/>
                    <w:noProof/>
                    <w:rtl/>
                  </w:rPr>
                </w:rPrChange>
              </w:rPr>
              <w:t xml:space="preserve"> </w:t>
            </w:r>
            <w:r w:rsidRPr="00D8294D">
              <w:rPr>
                <w:rStyle w:val="Hyperlink"/>
                <w:rFonts w:hint="eastAsia"/>
                <w:noProof/>
                <w:sz w:val="20"/>
                <w:szCs w:val="20"/>
                <w:rtl/>
                <w:rPrChange w:id="685" w:author="Ron Gal" w:date="2017-03-07T21:08:00Z">
                  <w:rPr>
                    <w:rStyle w:val="Hyperlink"/>
                    <w:rFonts w:hint="eastAsia"/>
                    <w:noProof/>
                    <w:rtl/>
                  </w:rPr>
                </w:rPrChange>
              </w:rPr>
              <w:t>עתידיים</w:t>
            </w:r>
            <w:r w:rsidRPr="00D8294D">
              <w:rPr>
                <w:noProof/>
                <w:webHidden/>
                <w:sz w:val="20"/>
                <w:szCs w:val="20"/>
                <w:rPrChange w:id="686" w:author="Ron Gal" w:date="2017-03-07T21:08:00Z">
                  <w:rPr>
                    <w:noProof/>
                    <w:webHidden/>
                  </w:rPr>
                </w:rPrChange>
              </w:rPr>
              <w:tab/>
            </w:r>
            <w:r w:rsidRPr="00D8294D">
              <w:rPr>
                <w:noProof/>
                <w:webHidden/>
                <w:sz w:val="20"/>
                <w:szCs w:val="20"/>
                <w:rPrChange w:id="687" w:author="Ron Gal" w:date="2017-03-07T21:08:00Z">
                  <w:rPr>
                    <w:noProof/>
                    <w:webHidden/>
                  </w:rPr>
                </w:rPrChange>
              </w:rPr>
              <w:fldChar w:fldCharType="begin"/>
            </w:r>
            <w:r w:rsidRPr="00D8294D">
              <w:rPr>
                <w:noProof/>
                <w:webHidden/>
                <w:sz w:val="20"/>
                <w:szCs w:val="20"/>
                <w:rPrChange w:id="688" w:author="Ron Gal" w:date="2017-03-07T21:08:00Z">
                  <w:rPr>
                    <w:noProof/>
                    <w:webHidden/>
                  </w:rPr>
                </w:rPrChange>
              </w:rPr>
              <w:instrText xml:space="preserve"> PAGEREF _Toc476684190 \h </w:instrText>
            </w:r>
            <w:r w:rsidRPr="00D8294D">
              <w:rPr>
                <w:noProof/>
                <w:webHidden/>
                <w:sz w:val="20"/>
                <w:szCs w:val="20"/>
                <w:rPrChange w:id="689" w:author="Ron Gal" w:date="2017-03-07T21:08:00Z">
                  <w:rPr>
                    <w:noProof/>
                    <w:webHidden/>
                  </w:rPr>
                </w:rPrChange>
              </w:rPr>
            </w:r>
          </w:ins>
          <w:r w:rsidRPr="00D8294D">
            <w:rPr>
              <w:noProof/>
              <w:webHidden/>
              <w:sz w:val="20"/>
              <w:szCs w:val="20"/>
              <w:rPrChange w:id="690" w:author="Ron Gal" w:date="2017-03-07T21:08:00Z">
                <w:rPr>
                  <w:noProof/>
                  <w:webHidden/>
                </w:rPr>
              </w:rPrChange>
            </w:rPr>
            <w:fldChar w:fldCharType="separate"/>
          </w:r>
          <w:ins w:id="691" w:author="Ron Gal" w:date="2017-03-07T21:08:00Z">
            <w:r w:rsidR="00D8294D">
              <w:rPr>
                <w:noProof/>
                <w:webHidden/>
                <w:sz w:val="20"/>
                <w:szCs w:val="20"/>
                <w:rtl/>
              </w:rPr>
              <w:t>43</w:t>
            </w:r>
          </w:ins>
          <w:ins w:id="692" w:author="Ron Gal" w:date="2017-03-07T21:07:00Z">
            <w:r w:rsidRPr="00D8294D">
              <w:rPr>
                <w:noProof/>
                <w:webHidden/>
                <w:sz w:val="20"/>
                <w:szCs w:val="20"/>
                <w:rPrChange w:id="693" w:author="Ron Gal" w:date="2017-03-07T21:08:00Z">
                  <w:rPr>
                    <w:noProof/>
                    <w:webHidden/>
                  </w:rPr>
                </w:rPrChange>
              </w:rPr>
              <w:fldChar w:fldCharType="end"/>
            </w:r>
            <w:r w:rsidRPr="00D8294D">
              <w:rPr>
                <w:rStyle w:val="Hyperlink"/>
                <w:noProof/>
                <w:sz w:val="20"/>
                <w:szCs w:val="20"/>
                <w:rPrChange w:id="694" w:author="Ron Gal" w:date="2017-03-07T21:08:00Z">
                  <w:rPr>
                    <w:rStyle w:val="Hyperlink"/>
                    <w:noProof/>
                  </w:rPr>
                </w:rPrChange>
              </w:rPr>
              <w:fldChar w:fldCharType="end"/>
            </w:r>
          </w:ins>
        </w:p>
        <w:p w:rsidR="00AE7C39" w:rsidRPr="00D8294D" w:rsidRDefault="00AE7C39" w:rsidP="00AE7C39">
          <w:pPr>
            <w:pStyle w:val="TOC1"/>
            <w:tabs>
              <w:tab w:val="right" w:leader="dot" w:pos="9350"/>
            </w:tabs>
            <w:bidi/>
            <w:rPr>
              <w:ins w:id="695" w:author="Ron Gal" w:date="2017-03-07T21:07:00Z"/>
              <w:rFonts w:asciiTheme="minorHAnsi" w:eastAsiaTheme="minorEastAsia" w:hAnsiTheme="minorHAnsi" w:cstheme="minorBidi"/>
              <w:noProof/>
              <w:color w:val="auto"/>
              <w:sz w:val="20"/>
              <w:szCs w:val="20"/>
              <w:rPrChange w:id="696" w:author="Ron Gal" w:date="2017-03-07T21:08:00Z">
                <w:rPr>
                  <w:ins w:id="697" w:author="Ron Gal" w:date="2017-03-07T21:07:00Z"/>
                  <w:rFonts w:asciiTheme="minorHAnsi" w:eastAsiaTheme="minorEastAsia" w:hAnsiTheme="minorHAnsi" w:cstheme="minorBidi"/>
                  <w:noProof/>
                  <w:color w:val="auto"/>
                </w:rPr>
              </w:rPrChange>
            </w:rPr>
            <w:pPrChange w:id="698" w:author="Ron Gal" w:date="2017-03-07T21:07:00Z">
              <w:pPr>
                <w:pStyle w:val="TOC1"/>
                <w:tabs>
                  <w:tab w:val="right" w:leader="dot" w:pos="9350"/>
                </w:tabs>
              </w:pPr>
            </w:pPrChange>
          </w:pPr>
          <w:ins w:id="699" w:author="Ron Gal" w:date="2017-03-07T21:07:00Z">
            <w:r w:rsidRPr="00D8294D">
              <w:rPr>
                <w:rStyle w:val="Hyperlink"/>
                <w:noProof/>
                <w:sz w:val="20"/>
                <w:szCs w:val="20"/>
                <w:rPrChange w:id="700" w:author="Ron Gal" w:date="2017-03-07T21:08:00Z">
                  <w:rPr>
                    <w:rStyle w:val="Hyperlink"/>
                    <w:noProof/>
                  </w:rPr>
                </w:rPrChange>
              </w:rPr>
              <w:fldChar w:fldCharType="begin"/>
            </w:r>
            <w:r w:rsidRPr="00D8294D">
              <w:rPr>
                <w:rStyle w:val="Hyperlink"/>
                <w:noProof/>
                <w:sz w:val="20"/>
                <w:szCs w:val="20"/>
                <w:rPrChange w:id="701" w:author="Ron Gal" w:date="2017-03-07T21:08:00Z">
                  <w:rPr>
                    <w:rStyle w:val="Hyperlink"/>
                    <w:noProof/>
                  </w:rPr>
                </w:rPrChange>
              </w:rPr>
              <w:instrText xml:space="preserve"> </w:instrText>
            </w:r>
            <w:r w:rsidRPr="00D8294D">
              <w:rPr>
                <w:noProof/>
                <w:sz w:val="20"/>
                <w:szCs w:val="20"/>
                <w:rPrChange w:id="702" w:author="Ron Gal" w:date="2017-03-07T21:08:00Z">
                  <w:rPr>
                    <w:noProof/>
                  </w:rPr>
                </w:rPrChange>
              </w:rPr>
              <w:instrText>HYPERLINK \l "_Toc476684191"</w:instrText>
            </w:r>
            <w:r w:rsidRPr="00D8294D">
              <w:rPr>
                <w:rStyle w:val="Hyperlink"/>
                <w:noProof/>
                <w:sz w:val="20"/>
                <w:szCs w:val="20"/>
                <w:rPrChange w:id="703" w:author="Ron Gal" w:date="2017-03-07T21:08:00Z">
                  <w:rPr>
                    <w:rStyle w:val="Hyperlink"/>
                    <w:noProof/>
                  </w:rPr>
                </w:rPrChange>
              </w:rPr>
              <w:instrText xml:space="preserve"> </w:instrText>
            </w:r>
            <w:r w:rsidRPr="00D8294D">
              <w:rPr>
                <w:rStyle w:val="Hyperlink"/>
                <w:noProof/>
                <w:sz w:val="20"/>
                <w:szCs w:val="20"/>
                <w:rPrChange w:id="704" w:author="Ron Gal" w:date="2017-03-07T21:08:00Z">
                  <w:rPr>
                    <w:rStyle w:val="Hyperlink"/>
                    <w:noProof/>
                  </w:rPr>
                </w:rPrChange>
              </w:rPr>
            </w:r>
            <w:r w:rsidRPr="00D8294D">
              <w:rPr>
                <w:rStyle w:val="Hyperlink"/>
                <w:noProof/>
                <w:sz w:val="20"/>
                <w:szCs w:val="20"/>
                <w:rPrChange w:id="705" w:author="Ron Gal" w:date="2017-03-07T21:08:00Z">
                  <w:rPr>
                    <w:rStyle w:val="Hyperlink"/>
                    <w:noProof/>
                  </w:rPr>
                </w:rPrChange>
              </w:rPr>
              <w:fldChar w:fldCharType="separate"/>
            </w:r>
            <w:r w:rsidRPr="00D8294D">
              <w:rPr>
                <w:rStyle w:val="Hyperlink"/>
                <w:rFonts w:hint="eastAsia"/>
                <w:noProof/>
                <w:sz w:val="20"/>
                <w:szCs w:val="20"/>
                <w:rtl/>
                <w:rPrChange w:id="706" w:author="Ron Gal" w:date="2017-03-07T21:08:00Z">
                  <w:rPr>
                    <w:rStyle w:val="Hyperlink"/>
                    <w:rFonts w:hint="eastAsia"/>
                    <w:noProof/>
                    <w:rtl/>
                  </w:rPr>
                </w:rPrChange>
              </w:rPr>
              <w:t>דיאגרמות</w:t>
            </w:r>
            <w:r w:rsidRPr="00D8294D">
              <w:rPr>
                <w:noProof/>
                <w:webHidden/>
                <w:sz w:val="20"/>
                <w:szCs w:val="20"/>
                <w:rPrChange w:id="707" w:author="Ron Gal" w:date="2017-03-07T21:08:00Z">
                  <w:rPr>
                    <w:noProof/>
                    <w:webHidden/>
                  </w:rPr>
                </w:rPrChange>
              </w:rPr>
              <w:tab/>
            </w:r>
            <w:r w:rsidRPr="00D8294D">
              <w:rPr>
                <w:noProof/>
                <w:webHidden/>
                <w:sz w:val="20"/>
                <w:szCs w:val="20"/>
                <w:rPrChange w:id="708" w:author="Ron Gal" w:date="2017-03-07T21:08:00Z">
                  <w:rPr>
                    <w:noProof/>
                    <w:webHidden/>
                  </w:rPr>
                </w:rPrChange>
              </w:rPr>
              <w:fldChar w:fldCharType="begin"/>
            </w:r>
            <w:r w:rsidRPr="00D8294D">
              <w:rPr>
                <w:noProof/>
                <w:webHidden/>
                <w:sz w:val="20"/>
                <w:szCs w:val="20"/>
                <w:rPrChange w:id="709" w:author="Ron Gal" w:date="2017-03-07T21:08:00Z">
                  <w:rPr>
                    <w:noProof/>
                    <w:webHidden/>
                  </w:rPr>
                </w:rPrChange>
              </w:rPr>
              <w:instrText xml:space="preserve"> PAGEREF _Toc476684191 \h </w:instrText>
            </w:r>
            <w:r w:rsidRPr="00D8294D">
              <w:rPr>
                <w:noProof/>
                <w:webHidden/>
                <w:sz w:val="20"/>
                <w:szCs w:val="20"/>
                <w:rPrChange w:id="710" w:author="Ron Gal" w:date="2017-03-07T21:08:00Z">
                  <w:rPr>
                    <w:noProof/>
                    <w:webHidden/>
                  </w:rPr>
                </w:rPrChange>
              </w:rPr>
            </w:r>
          </w:ins>
          <w:r w:rsidRPr="00D8294D">
            <w:rPr>
              <w:noProof/>
              <w:webHidden/>
              <w:sz w:val="20"/>
              <w:szCs w:val="20"/>
              <w:rPrChange w:id="711" w:author="Ron Gal" w:date="2017-03-07T21:08:00Z">
                <w:rPr>
                  <w:noProof/>
                  <w:webHidden/>
                </w:rPr>
              </w:rPrChange>
            </w:rPr>
            <w:fldChar w:fldCharType="separate"/>
          </w:r>
          <w:ins w:id="712" w:author="Ron Gal" w:date="2017-03-07T21:08:00Z">
            <w:r w:rsidR="00D8294D">
              <w:rPr>
                <w:noProof/>
                <w:webHidden/>
                <w:sz w:val="20"/>
                <w:szCs w:val="20"/>
                <w:rtl/>
              </w:rPr>
              <w:t>44</w:t>
            </w:r>
          </w:ins>
          <w:ins w:id="713" w:author="Ron Gal" w:date="2017-03-07T21:07:00Z">
            <w:r w:rsidRPr="00D8294D">
              <w:rPr>
                <w:noProof/>
                <w:webHidden/>
                <w:sz w:val="20"/>
                <w:szCs w:val="20"/>
                <w:rPrChange w:id="714" w:author="Ron Gal" w:date="2017-03-07T21:08:00Z">
                  <w:rPr>
                    <w:noProof/>
                    <w:webHidden/>
                  </w:rPr>
                </w:rPrChange>
              </w:rPr>
              <w:fldChar w:fldCharType="end"/>
            </w:r>
            <w:r w:rsidRPr="00D8294D">
              <w:rPr>
                <w:rStyle w:val="Hyperlink"/>
                <w:noProof/>
                <w:sz w:val="20"/>
                <w:szCs w:val="20"/>
                <w:rPrChange w:id="715"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716" w:author="Ron Gal" w:date="2017-03-07T21:07:00Z"/>
              <w:rFonts w:asciiTheme="minorHAnsi" w:eastAsiaTheme="minorEastAsia" w:hAnsiTheme="minorHAnsi" w:cstheme="minorBidi"/>
              <w:noProof/>
              <w:color w:val="auto"/>
              <w:sz w:val="20"/>
              <w:szCs w:val="20"/>
              <w:rPrChange w:id="717" w:author="Ron Gal" w:date="2017-03-07T21:08:00Z">
                <w:rPr>
                  <w:ins w:id="718" w:author="Ron Gal" w:date="2017-03-07T21:07:00Z"/>
                  <w:rFonts w:asciiTheme="minorHAnsi" w:eastAsiaTheme="minorEastAsia" w:hAnsiTheme="minorHAnsi" w:cstheme="minorBidi"/>
                  <w:noProof/>
                  <w:color w:val="auto"/>
                </w:rPr>
              </w:rPrChange>
            </w:rPr>
            <w:pPrChange w:id="719" w:author="Ron Gal" w:date="2017-03-07T21:07:00Z">
              <w:pPr>
                <w:pStyle w:val="TOC2"/>
                <w:tabs>
                  <w:tab w:val="right" w:leader="dot" w:pos="9350"/>
                </w:tabs>
              </w:pPr>
            </w:pPrChange>
          </w:pPr>
          <w:ins w:id="720" w:author="Ron Gal" w:date="2017-03-07T21:07:00Z">
            <w:r w:rsidRPr="00D8294D">
              <w:rPr>
                <w:rStyle w:val="Hyperlink"/>
                <w:noProof/>
                <w:sz w:val="20"/>
                <w:szCs w:val="20"/>
                <w:rPrChange w:id="721" w:author="Ron Gal" w:date="2017-03-07T21:08:00Z">
                  <w:rPr>
                    <w:rStyle w:val="Hyperlink"/>
                    <w:noProof/>
                  </w:rPr>
                </w:rPrChange>
              </w:rPr>
              <w:fldChar w:fldCharType="begin"/>
            </w:r>
            <w:r w:rsidRPr="00D8294D">
              <w:rPr>
                <w:rStyle w:val="Hyperlink"/>
                <w:noProof/>
                <w:sz w:val="20"/>
                <w:szCs w:val="20"/>
                <w:rPrChange w:id="722" w:author="Ron Gal" w:date="2017-03-07T21:08:00Z">
                  <w:rPr>
                    <w:rStyle w:val="Hyperlink"/>
                    <w:noProof/>
                  </w:rPr>
                </w:rPrChange>
              </w:rPr>
              <w:instrText xml:space="preserve"> </w:instrText>
            </w:r>
            <w:r w:rsidRPr="00D8294D">
              <w:rPr>
                <w:noProof/>
                <w:sz w:val="20"/>
                <w:szCs w:val="20"/>
                <w:rPrChange w:id="723" w:author="Ron Gal" w:date="2017-03-07T21:08:00Z">
                  <w:rPr>
                    <w:noProof/>
                  </w:rPr>
                </w:rPrChange>
              </w:rPr>
              <w:instrText>HYPERLINK \l "_Toc476684192"</w:instrText>
            </w:r>
            <w:r w:rsidRPr="00D8294D">
              <w:rPr>
                <w:rStyle w:val="Hyperlink"/>
                <w:noProof/>
                <w:sz w:val="20"/>
                <w:szCs w:val="20"/>
                <w:rPrChange w:id="724" w:author="Ron Gal" w:date="2017-03-07T21:08:00Z">
                  <w:rPr>
                    <w:rStyle w:val="Hyperlink"/>
                    <w:noProof/>
                  </w:rPr>
                </w:rPrChange>
              </w:rPr>
              <w:instrText xml:space="preserve"> </w:instrText>
            </w:r>
            <w:r w:rsidRPr="00D8294D">
              <w:rPr>
                <w:rStyle w:val="Hyperlink"/>
                <w:noProof/>
                <w:sz w:val="20"/>
                <w:szCs w:val="20"/>
                <w:rPrChange w:id="725" w:author="Ron Gal" w:date="2017-03-07T21:08:00Z">
                  <w:rPr>
                    <w:rStyle w:val="Hyperlink"/>
                    <w:noProof/>
                  </w:rPr>
                </w:rPrChange>
              </w:rPr>
            </w:r>
            <w:r w:rsidRPr="00D8294D">
              <w:rPr>
                <w:rStyle w:val="Hyperlink"/>
                <w:noProof/>
                <w:sz w:val="20"/>
                <w:szCs w:val="20"/>
                <w:rPrChange w:id="726" w:author="Ron Gal" w:date="2017-03-07T21:08:00Z">
                  <w:rPr>
                    <w:rStyle w:val="Hyperlink"/>
                    <w:noProof/>
                  </w:rPr>
                </w:rPrChange>
              </w:rPr>
              <w:fldChar w:fldCharType="separate"/>
            </w:r>
            <w:r w:rsidRPr="00D8294D">
              <w:rPr>
                <w:rStyle w:val="Hyperlink"/>
                <w:rFonts w:hint="eastAsia"/>
                <w:noProof/>
                <w:sz w:val="20"/>
                <w:szCs w:val="20"/>
                <w:rtl/>
                <w:rPrChange w:id="727" w:author="Ron Gal" w:date="2017-03-07T21:08:00Z">
                  <w:rPr>
                    <w:rStyle w:val="Hyperlink"/>
                    <w:rFonts w:hint="eastAsia"/>
                    <w:noProof/>
                    <w:rtl/>
                  </w:rPr>
                </w:rPrChange>
              </w:rPr>
              <w:t>מודל</w:t>
            </w:r>
            <w:r w:rsidRPr="00D8294D">
              <w:rPr>
                <w:rStyle w:val="Hyperlink"/>
                <w:noProof/>
                <w:sz w:val="20"/>
                <w:szCs w:val="20"/>
                <w:rtl/>
                <w:rPrChange w:id="728" w:author="Ron Gal" w:date="2017-03-07T21:08:00Z">
                  <w:rPr>
                    <w:rStyle w:val="Hyperlink"/>
                    <w:noProof/>
                    <w:rtl/>
                  </w:rPr>
                </w:rPrChange>
              </w:rPr>
              <w:t xml:space="preserve"> </w:t>
            </w:r>
            <w:r w:rsidRPr="00D8294D">
              <w:rPr>
                <w:rStyle w:val="Hyperlink"/>
                <w:rFonts w:hint="eastAsia"/>
                <w:noProof/>
                <w:sz w:val="20"/>
                <w:szCs w:val="20"/>
                <w:rtl/>
                <w:rPrChange w:id="729" w:author="Ron Gal" w:date="2017-03-07T21:08:00Z">
                  <w:rPr>
                    <w:rStyle w:val="Hyperlink"/>
                    <w:rFonts w:hint="eastAsia"/>
                    <w:noProof/>
                    <w:rtl/>
                  </w:rPr>
                </w:rPrChange>
              </w:rPr>
              <w:t>ישויות</w:t>
            </w:r>
            <w:r w:rsidRPr="00D8294D">
              <w:rPr>
                <w:rStyle w:val="Hyperlink"/>
                <w:noProof/>
                <w:sz w:val="20"/>
                <w:szCs w:val="20"/>
                <w:rtl/>
                <w:rPrChange w:id="730" w:author="Ron Gal" w:date="2017-03-07T21:08:00Z">
                  <w:rPr>
                    <w:rStyle w:val="Hyperlink"/>
                    <w:noProof/>
                    <w:rtl/>
                  </w:rPr>
                </w:rPrChange>
              </w:rPr>
              <w:t xml:space="preserve"> </w:t>
            </w:r>
            <w:r w:rsidRPr="00D8294D">
              <w:rPr>
                <w:rStyle w:val="Hyperlink"/>
                <w:rFonts w:hint="eastAsia"/>
                <w:noProof/>
                <w:sz w:val="20"/>
                <w:szCs w:val="20"/>
                <w:rtl/>
                <w:rPrChange w:id="731" w:author="Ron Gal" w:date="2017-03-07T21:08:00Z">
                  <w:rPr>
                    <w:rStyle w:val="Hyperlink"/>
                    <w:rFonts w:hint="eastAsia"/>
                    <w:noProof/>
                    <w:rtl/>
                  </w:rPr>
                </w:rPrChange>
              </w:rPr>
              <w:t>קשרים</w:t>
            </w:r>
            <w:r w:rsidRPr="00D8294D">
              <w:rPr>
                <w:rStyle w:val="Hyperlink"/>
                <w:noProof/>
                <w:sz w:val="20"/>
                <w:szCs w:val="20"/>
                <w:rtl/>
                <w:rPrChange w:id="732" w:author="Ron Gal" w:date="2017-03-07T21:08:00Z">
                  <w:rPr>
                    <w:rStyle w:val="Hyperlink"/>
                    <w:noProof/>
                    <w:rtl/>
                  </w:rPr>
                </w:rPrChange>
              </w:rPr>
              <w:t xml:space="preserve"> (</w:t>
            </w:r>
            <w:r w:rsidRPr="00D8294D">
              <w:rPr>
                <w:rStyle w:val="Hyperlink"/>
                <w:noProof/>
                <w:sz w:val="20"/>
                <w:szCs w:val="20"/>
                <w:rPrChange w:id="733" w:author="Ron Gal" w:date="2017-03-07T21:08:00Z">
                  <w:rPr>
                    <w:rStyle w:val="Hyperlink"/>
                    <w:noProof/>
                  </w:rPr>
                </w:rPrChange>
              </w:rPr>
              <w:t>ERD</w:t>
            </w:r>
            <w:r w:rsidRPr="00D8294D">
              <w:rPr>
                <w:rStyle w:val="Hyperlink"/>
                <w:noProof/>
                <w:sz w:val="20"/>
                <w:szCs w:val="20"/>
                <w:rtl/>
                <w:rPrChange w:id="734" w:author="Ron Gal" w:date="2017-03-07T21:08:00Z">
                  <w:rPr>
                    <w:rStyle w:val="Hyperlink"/>
                    <w:noProof/>
                    <w:rtl/>
                  </w:rPr>
                </w:rPrChange>
              </w:rPr>
              <w:t>)</w:t>
            </w:r>
            <w:r w:rsidRPr="00D8294D">
              <w:rPr>
                <w:noProof/>
                <w:webHidden/>
                <w:sz w:val="20"/>
                <w:szCs w:val="20"/>
                <w:rPrChange w:id="735" w:author="Ron Gal" w:date="2017-03-07T21:08:00Z">
                  <w:rPr>
                    <w:noProof/>
                    <w:webHidden/>
                  </w:rPr>
                </w:rPrChange>
              </w:rPr>
              <w:tab/>
            </w:r>
            <w:r w:rsidRPr="00D8294D">
              <w:rPr>
                <w:noProof/>
                <w:webHidden/>
                <w:sz w:val="20"/>
                <w:szCs w:val="20"/>
                <w:rPrChange w:id="736" w:author="Ron Gal" w:date="2017-03-07T21:08:00Z">
                  <w:rPr>
                    <w:noProof/>
                    <w:webHidden/>
                  </w:rPr>
                </w:rPrChange>
              </w:rPr>
              <w:fldChar w:fldCharType="begin"/>
            </w:r>
            <w:r w:rsidRPr="00D8294D">
              <w:rPr>
                <w:noProof/>
                <w:webHidden/>
                <w:sz w:val="20"/>
                <w:szCs w:val="20"/>
                <w:rPrChange w:id="737" w:author="Ron Gal" w:date="2017-03-07T21:08:00Z">
                  <w:rPr>
                    <w:noProof/>
                    <w:webHidden/>
                  </w:rPr>
                </w:rPrChange>
              </w:rPr>
              <w:instrText xml:space="preserve"> PAGEREF _Toc476684192 \h </w:instrText>
            </w:r>
            <w:r w:rsidRPr="00D8294D">
              <w:rPr>
                <w:noProof/>
                <w:webHidden/>
                <w:sz w:val="20"/>
                <w:szCs w:val="20"/>
                <w:rPrChange w:id="738" w:author="Ron Gal" w:date="2017-03-07T21:08:00Z">
                  <w:rPr>
                    <w:noProof/>
                    <w:webHidden/>
                  </w:rPr>
                </w:rPrChange>
              </w:rPr>
            </w:r>
          </w:ins>
          <w:r w:rsidRPr="00D8294D">
            <w:rPr>
              <w:noProof/>
              <w:webHidden/>
              <w:sz w:val="20"/>
              <w:szCs w:val="20"/>
              <w:rPrChange w:id="739" w:author="Ron Gal" w:date="2017-03-07T21:08:00Z">
                <w:rPr>
                  <w:noProof/>
                  <w:webHidden/>
                </w:rPr>
              </w:rPrChange>
            </w:rPr>
            <w:fldChar w:fldCharType="separate"/>
          </w:r>
          <w:ins w:id="740" w:author="Ron Gal" w:date="2017-03-07T21:08:00Z">
            <w:r w:rsidR="00D8294D">
              <w:rPr>
                <w:noProof/>
                <w:webHidden/>
                <w:sz w:val="20"/>
                <w:szCs w:val="20"/>
                <w:rtl/>
              </w:rPr>
              <w:t>44</w:t>
            </w:r>
          </w:ins>
          <w:ins w:id="741" w:author="Ron Gal" w:date="2017-03-07T21:07:00Z">
            <w:r w:rsidRPr="00D8294D">
              <w:rPr>
                <w:noProof/>
                <w:webHidden/>
                <w:sz w:val="20"/>
                <w:szCs w:val="20"/>
                <w:rPrChange w:id="742" w:author="Ron Gal" w:date="2017-03-07T21:08:00Z">
                  <w:rPr>
                    <w:noProof/>
                    <w:webHidden/>
                  </w:rPr>
                </w:rPrChange>
              </w:rPr>
              <w:fldChar w:fldCharType="end"/>
            </w:r>
            <w:r w:rsidRPr="00D8294D">
              <w:rPr>
                <w:rStyle w:val="Hyperlink"/>
                <w:noProof/>
                <w:sz w:val="20"/>
                <w:szCs w:val="20"/>
                <w:rPrChange w:id="743"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744" w:author="Ron Gal" w:date="2017-03-07T21:07:00Z"/>
              <w:rFonts w:asciiTheme="minorHAnsi" w:eastAsiaTheme="minorEastAsia" w:hAnsiTheme="minorHAnsi" w:cstheme="minorBidi"/>
              <w:noProof/>
              <w:color w:val="auto"/>
              <w:sz w:val="20"/>
              <w:szCs w:val="20"/>
              <w:rPrChange w:id="745" w:author="Ron Gal" w:date="2017-03-07T21:08:00Z">
                <w:rPr>
                  <w:ins w:id="746" w:author="Ron Gal" w:date="2017-03-07T21:07:00Z"/>
                  <w:rFonts w:asciiTheme="minorHAnsi" w:eastAsiaTheme="minorEastAsia" w:hAnsiTheme="minorHAnsi" w:cstheme="minorBidi"/>
                  <w:noProof/>
                  <w:color w:val="auto"/>
                </w:rPr>
              </w:rPrChange>
            </w:rPr>
            <w:pPrChange w:id="747" w:author="Ron Gal" w:date="2017-03-07T21:07:00Z">
              <w:pPr>
                <w:pStyle w:val="TOC2"/>
                <w:tabs>
                  <w:tab w:val="right" w:leader="dot" w:pos="9350"/>
                </w:tabs>
              </w:pPr>
            </w:pPrChange>
          </w:pPr>
          <w:ins w:id="748" w:author="Ron Gal" w:date="2017-03-07T21:07:00Z">
            <w:r w:rsidRPr="00D8294D">
              <w:rPr>
                <w:rStyle w:val="Hyperlink"/>
                <w:noProof/>
                <w:sz w:val="20"/>
                <w:szCs w:val="20"/>
                <w:rPrChange w:id="749" w:author="Ron Gal" w:date="2017-03-07T21:08:00Z">
                  <w:rPr>
                    <w:rStyle w:val="Hyperlink"/>
                    <w:noProof/>
                  </w:rPr>
                </w:rPrChange>
              </w:rPr>
              <w:fldChar w:fldCharType="begin"/>
            </w:r>
            <w:r w:rsidRPr="00D8294D">
              <w:rPr>
                <w:rStyle w:val="Hyperlink"/>
                <w:noProof/>
                <w:sz w:val="20"/>
                <w:szCs w:val="20"/>
                <w:rPrChange w:id="750" w:author="Ron Gal" w:date="2017-03-07T21:08:00Z">
                  <w:rPr>
                    <w:rStyle w:val="Hyperlink"/>
                    <w:noProof/>
                  </w:rPr>
                </w:rPrChange>
              </w:rPr>
              <w:instrText xml:space="preserve"> </w:instrText>
            </w:r>
            <w:r w:rsidRPr="00D8294D">
              <w:rPr>
                <w:noProof/>
                <w:sz w:val="20"/>
                <w:szCs w:val="20"/>
                <w:rPrChange w:id="751" w:author="Ron Gal" w:date="2017-03-07T21:08:00Z">
                  <w:rPr>
                    <w:noProof/>
                  </w:rPr>
                </w:rPrChange>
              </w:rPr>
              <w:instrText>HYPERLINK \l "_Toc476684193"</w:instrText>
            </w:r>
            <w:r w:rsidRPr="00D8294D">
              <w:rPr>
                <w:rStyle w:val="Hyperlink"/>
                <w:noProof/>
                <w:sz w:val="20"/>
                <w:szCs w:val="20"/>
                <w:rPrChange w:id="752" w:author="Ron Gal" w:date="2017-03-07T21:08:00Z">
                  <w:rPr>
                    <w:rStyle w:val="Hyperlink"/>
                    <w:noProof/>
                  </w:rPr>
                </w:rPrChange>
              </w:rPr>
              <w:instrText xml:space="preserve"> </w:instrText>
            </w:r>
            <w:r w:rsidRPr="00D8294D">
              <w:rPr>
                <w:rStyle w:val="Hyperlink"/>
                <w:noProof/>
                <w:sz w:val="20"/>
                <w:szCs w:val="20"/>
                <w:rPrChange w:id="753" w:author="Ron Gal" w:date="2017-03-07T21:08:00Z">
                  <w:rPr>
                    <w:rStyle w:val="Hyperlink"/>
                    <w:noProof/>
                  </w:rPr>
                </w:rPrChange>
              </w:rPr>
            </w:r>
            <w:r w:rsidRPr="00D8294D">
              <w:rPr>
                <w:rStyle w:val="Hyperlink"/>
                <w:noProof/>
                <w:sz w:val="20"/>
                <w:szCs w:val="20"/>
                <w:rPrChange w:id="754" w:author="Ron Gal" w:date="2017-03-07T21:08:00Z">
                  <w:rPr>
                    <w:rStyle w:val="Hyperlink"/>
                    <w:noProof/>
                  </w:rPr>
                </w:rPrChange>
              </w:rPr>
              <w:fldChar w:fldCharType="separate"/>
            </w:r>
            <w:r w:rsidRPr="00D8294D">
              <w:rPr>
                <w:rStyle w:val="Hyperlink"/>
                <w:rFonts w:hint="eastAsia"/>
                <w:noProof/>
                <w:sz w:val="20"/>
                <w:szCs w:val="20"/>
                <w:rtl/>
                <w:rPrChange w:id="755" w:author="Ron Gal" w:date="2017-03-07T21:08:00Z">
                  <w:rPr>
                    <w:rStyle w:val="Hyperlink"/>
                    <w:rFonts w:hint="eastAsia"/>
                    <w:noProof/>
                    <w:rtl/>
                  </w:rPr>
                </w:rPrChange>
              </w:rPr>
              <w:t>דיאגרמות</w:t>
            </w:r>
            <w:r w:rsidRPr="00D8294D">
              <w:rPr>
                <w:rStyle w:val="Hyperlink"/>
                <w:noProof/>
                <w:sz w:val="20"/>
                <w:szCs w:val="20"/>
                <w:rtl/>
                <w:rPrChange w:id="756" w:author="Ron Gal" w:date="2017-03-07T21:08:00Z">
                  <w:rPr>
                    <w:rStyle w:val="Hyperlink"/>
                    <w:noProof/>
                    <w:rtl/>
                  </w:rPr>
                </w:rPrChange>
              </w:rPr>
              <w:t xml:space="preserve"> </w:t>
            </w:r>
            <w:r w:rsidRPr="00D8294D">
              <w:rPr>
                <w:rStyle w:val="Hyperlink"/>
                <w:rFonts w:hint="eastAsia"/>
                <w:noProof/>
                <w:sz w:val="20"/>
                <w:szCs w:val="20"/>
                <w:rtl/>
                <w:rPrChange w:id="757" w:author="Ron Gal" w:date="2017-03-07T21:08:00Z">
                  <w:rPr>
                    <w:rStyle w:val="Hyperlink"/>
                    <w:rFonts w:hint="eastAsia"/>
                    <w:noProof/>
                    <w:rtl/>
                  </w:rPr>
                </w:rPrChange>
              </w:rPr>
              <w:t>מחלקות</w:t>
            </w:r>
            <w:r w:rsidRPr="00D8294D">
              <w:rPr>
                <w:rStyle w:val="Hyperlink"/>
                <w:noProof/>
                <w:sz w:val="20"/>
                <w:szCs w:val="20"/>
                <w:rtl/>
                <w:rPrChange w:id="758" w:author="Ron Gal" w:date="2017-03-07T21:08:00Z">
                  <w:rPr>
                    <w:rStyle w:val="Hyperlink"/>
                    <w:noProof/>
                    <w:rtl/>
                  </w:rPr>
                </w:rPrChange>
              </w:rPr>
              <w:t xml:space="preserve"> (</w:t>
            </w:r>
            <w:r w:rsidRPr="00D8294D">
              <w:rPr>
                <w:rStyle w:val="Hyperlink"/>
                <w:noProof/>
                <w:sz w:val="20"/>
                <w:szCs w:val="20"/>
                <w:rPrChange w:id="759" w:author="Ron Gal" w:date="2017-03-07T21:08:00Z">
                  <w:rPr>
                    <w:rStyle w:val="Hyperlink"/>
                    <w:noProof/>
                  </w:rPr>
                </w:rPrChange>
              </w:rPr>
              <w:t>Class Diagram</w:t>
            </w:r>
            <w:r w:rsidRPr="00D8294D">
              <w:rPr>
                <w:rStyle w:val="Hyperlink"/>
                <w:noProof/>
                <w:sz w:val="20"/>
                <w:szCs w:val="20"/>
                <w:rtl/>
                <w:rPrChange w:id="760" w:author="Ron Gal" w:date="2017-03-07T21:08:00Z">
                  <w:rPr>
                    <w:rStyle w:val="Hyperlink"/>
                    <w:noProof/>
                    <w:rtl/>
                  </w:rPr>
                </w:rPrChange>
              </w:rPr>
              <w:t>)</w:t>
            </w:r>
            <w:r w:rsidRPr="00D8294D">
              <w:rPr>
                <w:noProof/>
                <w:webHidden/>
                <w:sz w:val="20"/>
                <w:szCs w:val="20"/>
                <w:rPrChange w:id="761" w:author="Ron Gal" w:date="2017-03-07T21:08:00Z">
                  <w:rPr>
                    <w:noProof/>
                    <w:webHidden/>
                  </w:rPr>
                </w:rPrChange>
              </w:rPr>
              <w:tab/>
            </w:r>
            <w:r w:rsidRPr="00D8294D">
              <w:rPr>
                <w:noProof/>
                <w:webHidden/>
                <w:sz w:val="20"/>
                <w:szCs w:val="20"/>
                <w:rPrChange w:id="762" w:author="Ron Gal" w:date="2017-03-07T21:08:00Z">
                  <w:rPr>
                    <w:noProof/>
                    <w:webHidden/>
                  </w:rPr>
                </w:rPrChange>
              </w:rPr>
              <w:fldChar w:fldCharType="begin"/>
            </w:r>
            <w:r w:rsidRPr="00D8294D">
              <w:rPr>
                <w:noProof/>
                <w:webHidden/>
                <w:sz w:val="20"/>
                <w:szCs w:val="20"/>
                <w:rPrChange w:id="763" w:author="Ron Gal" w:date="2017-03-07T21:08:00Z">
                  <w:rPr>
                    <w:noProof/>
                    <w:webHidden/>
                  </w:rPr>
                </w:rPrChange>
              </w:rPr>
              <w:instrText xml:space="preserve"> PAGEREF _Toc476684193 \h </w:instrText>
            </w:r>
            <w:r w:rsidRPr="00D8294D">
              <w:rPr>
                <w:noProof/>
                <w:webHidden/>
                <w:sz w:val="20"/>
                <w:szCs w:val="20"/>
                <w:rPrChange w:id="764" w:author="Ron Gal" w:date="2017-03-07T21:08:00Z">
                  <w:rPr>
                    <w:noProof/>
                    <w:webHidden/>
                  </w:rPr>
                </w:rPrChange>
              </w:rPr>
            </w:r>
          </w:ins>
          <w:r w:rsidRPr="00D8294D">
            <w:rPr>
              <w:noProof/>
              <w:webHidden/>
              <w:sz w:val="20"/>
              <w:szCs w:val="20"/>
              <w:rPrChange w:id="765" w:author="Ron Gal" w:date="2017-03-07T21:08:00Z">
                <w:rPr>
                  <w:noProof/>
                  <w:webHidden/>
                </w:rPr>
              </w:rPrChange>
            </w:rPr>
            <w:fldChar w:fldCharType="separate"/>
          </w:r>
          <w:ins w:id="766" w:author="Ron Gal" w:date="2017-03-07T21:08:00Z">
            <w:r w:rsidR="00D8294D">
              <w:rPr>
                <w:noProof/>
                <w:webHidden/>
                <w:sz w:val="20"/>
                <w:szCs w:val="20"/>
                <w:rtl/>
              </w:rPr>
              <w:t>45</w:t>
            </w:r>
          </w:ins>
          <w:ins w:id="767" w:author="Ron Gal" w:date="2017-03-07T21:07:00Z">
            <w:r w:rsidRPr="00D8294D">
              <w:rPr>
                <w:noProof/>
                <w:webHidden/>
                <w:sz w:val="20"/>
                <w:szCs w:val="20"/>
                <w:rPrChange w:id="768" w:author="Ron Gal" w:date="2017-03-07T21:08:00Z">
                  <w:rPr>
                    <w:noProof/>
                    <w:webHidden/>
                  </w:rPr>
                </w:rPrChange>
              </w:rPr>
              <w:fldChar w:fldCharType="end"/>
            </w:r>
            <w:r w:rsidRPr="00D8294D">
              <w:rPr>
                <w:rStyle w:val="Hyperlink"/>
                <w:noProof/>
                <w:sz w:val="20"/>
                <w:szCs w:val="20"/>
                <w:rPrChange w:id="769" w:author="Ron Gal" w:date="2017-03-07T21:08:00Z">
                  <w:rPr>
                    <w:rStyle w:val="Hyperlink"/>
                    <w:noProof/>
                  </w:rPr>
                </w:rPrChange>
              </w:rPr>
              <w:fldChar w:fldCharType="end"/>
            </w:r>
          </w:ins>
        </w:p>
        <w:p w:rsidR="00AE7C39" w:rsidRPr="00D8294D" w:rsidRDefault="00AE7C39" w:rsidP="00AE7C39">
          <w:pPr>
            <w:pStyle w:val="TOC2"/>
            <w:tabs>
              <w:tab w:val="right" w:leader="dot" w:pos="9350"/>
            </w:tabs>
            <w:bidi/>
            <w:rPr>
              <w:ins w:id="770" w:author="Ron Gal" w:date="2017-03-07T21:07:00Z"/>
              <w:rFonts w:asciiTheme="minorHAnsi" w:eastAsiaTheme="minorEastAsia" w:hAnsiTheme="minorHAnsi" w:cstheme="minorBidi"/>
              <w:noProof/>
              <w:color w:val="auto"/>
              <w:sz w:val="20"/>
              <w:szCs w:val="20"/>
              <w:rPrChange w:id="771" w:author="Ron Gal" w:date="2017-03-07T21:08:00Z">
                <w:rPr>
                  <w:ins w:id="772" w:author="Ron Gal" w:date="2017-03-07T21:07:00Z"/>
                  <w:rFonts w:asciiTheme="minorHAnsi" w:eastAsiaTheme="minorEastAsia" w:hAnsiTheme="minorHAnsi" w:cstheme="minorBidi"/>
                  <w:noProof/>
                  <w:color w:val="auto"/>
                </w:rPr>
              </w:rPrChange>
            </w:rPr>
            <w:pPrChange w:id="773" w:author="Ron Gal" w:date="2017-03-07T21:07:00Z">
              <w:pPr>
                <w:pStyle w:val="TOC2"/>
                <w:tabs>
                  <w:tab w:val="right" w:leader="dot" w:pos="9350"/>
                </w:tabs>
              </w:pPr>
            </w:pPrChange>
          </w:pPr>
          <w:ins w:id="774" w:author="Ron Gal" w:date="2017-03-07T21:07:00Z">
            <w:r w:rsidRPr="00D8294D">
              <w:rPr>
                <w:rStyle w:val="Hyperlink"/>
                <w:noProof/>
                <w:sz w:val="20"/>
                <w:szCs w:val="20"/>
                <w:rPrChange w:id="775" w:author="Ron Gal" w:date="2017-03-07T21:08:00Z">
                  <w:rPr>
                    <w:rStyle w:val="Hyperlink"/>
                    <w:noProof/>
                  </w:rPr>
                </w:rPrChange>
              </w:rPr>
              <w:fldChar w:fldCharType="begin"/>
            </w:r>
            <w:r w:rsidRPr="00D8294D">
              <w:rPr>
                <w:rStyle w:val="Hyperlink"/>
                <w:noProof/>
                <w:sz w:val="20"/>
                <w:szCs w:val="20"/>
                <w:rPrChange w:id="776" w:author="Ron Gal" w:date="2017-03-07T21:08:00Z">
                  <w:rPr>
                    <w:rStyle w:val="Hyperlink"/>
                    <w:noProof/>
                  </w:rPr>
                </w:rPrChange>
              </w:rPr>
              <w:instrText xml:space="preserve"> </w:instrText>
            </w:r>
            <w:r w:rsidRPr="00D8294D">
              <w:rPr>
                <w:noProof/>
                <w:sz w:val="20"/>
                <w:szCs w:val="20"/>
                <w:rPrChange w:id="777" w:author="Ron Gal" w:date="2017-03-07T21:08:00Z">
                  <w:rPr>
                    <w:noProof/>
                  </w:rPr>
                </w:rPrChange>
              </w:rPr>
              <w:instrText>HYPERLINK \l "_Toc476684194"</w:instrText>
            </w:r>
            <w:r w:rsidRPr="00D8294D">
              <w:rPr>
                <w:rStyle w:val="Hyperlink"/>
                <w:noProof/>
                <w:sz w:val="20"/>
                <w:szCs w:val="20"/>
                <w:rPrChange w:id="778" w:author="Ron Gal" w:date="2017-03-07T21:08:00Z">
                  <w:rPr>
                    <w:rStyle w:val="Hyperlink"/>
                    <w:noProof/>
                  </w:rPr>
                </w:rPrChange>
              </w:rPr>
              <w:instrText xml:space="preserve"> </w:instrText>
            </w:r>
            <w:r w:rsidRPr="00D8294D">
              <w:rPr>
                <w:rStyle w:val="Hyperlink"/>
                <w:noProof/>
                <w:sz w:val="20"/>
                <w:szCs w:val="20"/>
                <w:rPrChange w:id="779" w:author="Ron Gal" w:date="2017-03-07T21:08:00Z">
                  <w:rPr>
                    <w:rStyle w:val="Hyperlink"/>
                    <w:noProof/>
                  </w:rPr>
                </w:rPrChange>
              </w:rPr>
            </w:r>
            <w:r w:rsidRPr="00D8294D">
              <w:rPr>
                <w:rStyle w:val="Hyperlink"/>
                <w:noProof/>
                <w:sz w:val="20"/>
                <w:szCs w:val="20"/>
                <w:rPrChange w:id="780" w:author="Ron Gal" w:date="2017-03-07T21:08:00Z">
                  <w:rPr>
                    <w:rStyle w:val="Hyperlink"/>
                    <w:noProof/>
                  </w:rPr>
                </w:rPrChange>
              </w:rPr>
              <w:fldChar w:fldCharType="separate"/>
            </w:r>
            <w:r w:rsidRPr="00D8294D">
              <w:rPr>
                <w:rStyle w:val="Hyperlink"/>
                <w:rFonts w:hint="eastAsia"/>
                <w:noProof/>
                <w:sz w:val="20"/>
                <w:szCs w:val="20"/>
                <w:rtl/>
                <w:rPrChange w:id="781" w:author="Ron Gal" w:date="2017-03-07T21:08:00Z">
                  <w:rPr>
                    <w:rStyle w:val="Hyperlink"/>
                    <w:rFonts w:hint="eastAsia"/>
                    <w:noProof/>
                    <w:rtl/>
                  </w:rPr>
                </w:rPrChange>
              </w:rPr>
              <w:t>דיאגרמות</w:t>
            </w:r>
            <w:r w:rsidRPr="00D8294D">
              <w:rPr>
                <w:rStyle w:val="Hyperlink"/>
                <w:noProof/>
                <w:sz w:val="20"/>
                <w:szCs w:val="20"/>
                <w:rtl/>
                <w:rPrChange w:id="782" w:author="Ron Gal" w:date="2017-03-07T21:08:00Z">
                  <w:rPr>
                    <w:rStyle w:val="Hyperlink"/>
                    <w:noProof/>
                    <w:rtl/>
                  </w:rPr>
                </w:rPrChange>
              </w:rPr>
              <w:t xml:space="preserve"> </w:t>
            </w:r>
            <w:r w:rsidRPr="00D8294D">
              <w:rPr>
                <w:rStyle w:val="Hyperlink"/>
                <w:rFonts w:hint="eastAsia"/>
                <w:noProof/>
                <w:sz w:val="20"/>
                <w:szCs w:val="20"/>
                <w:rtl/>
                <w:rPrChange w:id="783" w:author="Ron Gal" w:date="2017-03-07T21:08:00Z">
                  <w:rPr>
                    <w:rStyle w:val="Hyperlink"/>
                    <w:rFonts w:hint="eastAsia"/>
                    <w:noProof/>
                    <w:rtl/>
                  </w:rPr>
                </w:rPrChange>
              </w:rPr>
              <w:t>רצף</w:t>
            </w:r>
            <w:r w:rsidRPr="00D8294D">
              <w:rPr>
                <w:rStyle w:val="Hyperlink"/>
                <w:noProof/>
                <w:sz w:val="20"/>
                <w:szCs w:val="20"/>
                <w:rtl/>
                <w:rPrChange w:id="784" w:author="Ron Gal" w:date="2017-03-07T21:08:00Z">
                  <w:rPr>
                    <w:rStyle w:val="Hyperlink"/>
                    <w:noProof/>
                    <w:rtl/>
                  </w:rPr>
                </w:rPrChange>
              </w:rPr>
              <w:t xml:space="preserve"> (</w:t>
            </w:r>
            <w:r w:rsidRPr="00D8294D">
              <w:rPr>
                <w:rStyle w:val="Hyperlink"/>
                <w:noProof/>
                <w:sz w:val="20"/>
                <w:szCs w:val="20"/>
                <w:rPrChange w:id="785" w:author="Ron Gal" w:date="2017-03-07T21:08:00Z">
                  <w:rPr>
                    <w:rStyle w:val="Hyperlink"/>
                    <w:noProof/>
                  </w:rPr>
                </w:rPrChange>
              </w:rPr>
              <w:t>Sequence Diagram</w:t>
            </w:r>
            <w:r w:rsidRPr="00D8294D">
              <w:rPr>
                <w:rStyle w:val="Hyperlink"/>
                <w:noProof/>
                <w:sz w:val="20"/>
                <w:szCs w:val="20"/>
                <w:rtl/>
                <w:rPrChange w:id="786" w:author="Ron Gal" w:date="2017-03-07T21:08:00Z">
                  <w:rPr>
                    <w:rStyle w:val="Hyperlink"/>
                    <w:noProof/>
                    <w:rtl/>
                  </w:rPr>
                </w:rPrChange>
              </w:rPr>
              <w:t>)</w:t>
            </w:r>
            <w:r w:rsidRPr="00D8294D">
              <w:rPr>
                <w:noProof/>
                <w:webHidden/>
                <w:sz w:val="20"/>
                <w:szCs w:val="20"/>
                <w:rPrChange w:id="787" w:author="Ron Gal" w:date="2017-03-07T21:08:00Z">
                  <w:rPr>
                    <w:noProof/>
                    <w:webHidden/>
                  </w:rPr>
                </w:rPrChange>
              </w:rPr>
              <w:tab/>
            </w:r>
            <w:r w:rsidRPr="00D8294D">
              <w:rPr>
                <w:noProof/>
                <w:webHidden/>
                <w:sz w:val="20"/>
                <w:szCs w:val="20"/>
                <w:rPrChange w:id="788" w:author="Ron Gal" w:date="2017-03-07T21:08:00Z">
                  <w:rPr>
                    <w:noProof/>
                    <w:webHidden/>
                  </w:rPr>
                </w:rPrChange>
              </w:rPr>
              <w:fldChar w:fldCharType="begin"/>
            </w:r>
            <w:r w:rsidRPr="00D8294D">
              <w:rPr>
                <w:noProof/>
                <w:webHidden/>
                <w:sz w:val="20"/>
                <w:szCs w:val="20"/>
                <w:rPrChange w:id="789" w:author="Ron Gal" w:date="2017-03-07T21:08:00Z">
                  <w:rPr>
                    <w:noProof/>
                    <w:webHidden/>
                  </w:rPr>
                </w:rPrChange>
              </w:rPr>
              <w:instrText xml:space="preserve"> PAGEREF _Toc476684194 \h </w:instrText>
            </w:r>
            <w:r w:rsidRPr="00D8294D">
              <w:rPr>
                <w:noProof/>
                <w:webHidden/>
                <w:sz w:val="20"/>
                <w:szCs w:val="20"/>
                <w:rPrChange w:id="790" w:author="Ron Gal" w:date="2017-03-07T21:08:00Z">
                  <w:rPr>
                    <w:noProof/>
                    <w:webHidden/>
                  </w:rPr>
                </w:rPrChange>
              </w:rPr>
            </w:r>
          </w:ins>
          <w:r w:rsidRPr="00D8294D">
            <w:rPr>
              <w:noProof/>
              <w:webHidden/>
              <w:sz w:val="20"/>
              <w:szCs w:val="20"/>
              <w:rPrChange w:id="791" w:author="Ron Gal" w:date="2017-03-07T21:08:00Z">
                <w:rPr>
                  <w:noProof/>
                  <w:webHidden/>
                </w:rPr>
              </w:rPrChange>
            </w:rPr>
            <w:fldChar w:fldCharType="separate"/>
          </w:r>
          <w:ins w:id="792" w:author="Ron Gal" w:date="2017-03-07T21:08:00Z">
            <w:r w:rsidR="00D8294D">
              <w:rPr>
                <w:noProof/>
                <w:webHidden/>
                <w:sz w:val="20"/>
                <w:szCs w:val="20"/>
                <w:rtl/>
              </w:rPr>
              <w:t>48</w:t>
            </w:r>
          </w:ins>
          <w:ins w:id="793" w:author="Ron Gal" w:date="2017-03-07T21:07:00Z">
            <w:r w:rsidRPr="00D8294D">
              <w:rPr>
                <w:noProof/>
                <w:webHidden/>
                <w:sz w:val="20"/>
                <w:szCs w:val="20"/>
                <w:rPrChange w:id="794" w:author="Ron Gal" w:date="2017-03-07T21:08:00Z">
                  <w:rPr>
                    <w:noProof/>
                    <w:webHidden/>
                  </w:rPr>
                </w:rPrChange>
              </w:rPr>
              <w:fldChar w:fldCharType="end"/>
            </w:r>
            <w:r w:rsidRPr="00D8294D">
              <w:rPr>
                <w:rStyle w:val="Hyperlink"/>
                <w:noProof/>
                <w:sz w:val="20"/>
                <w:szCs w:val="20"/>
                <w:rPrChange w:id="795" w:author="Ron Gal" w:date="2017-03-07T21:08:00Z">
                  <w:rPr>
                    <w:rStyle w:val="Hyperlink"/>
                    <w:noProof/>
                  </w:rPr>
                </w:rPrChange>
              </w:rPr>
              <w:fldChar w:fldCharType="end"/>
            </w:r>
          </w:ins>
        </w:p>
        <w:p w:rsidR="00F52774" w:rsidRDefault="00F52774" w:rsidP="00AE7C39">
          <w:pPr>
            <w:bidi/>
            <w:rPr>
              <w:ins w:id="796" w:author="Ron Gal" w:date="2017-03-05T23:19:00Z"/>
            </w:rPr>
            <w:pPrChange w:id="797" w:author="Ron Gal" w:date="2017-03-07T21:07:00Z">
              <w:pPr/>
            </w:pPrChange>
          </w:pPr>
          <w:del w:id="798" w:author="Ron Gal" w:date="2017-03-05T23:23:00Z">
            <w:r w:rsidRPr="00D8294D" w:rsidDel="00430617">
              <w:rPr>
                <w:b/>
                <w:bCs/>
                <w:noProof/>
                <w:sz w:val="20"/>
                <w:szCs w:val="20"/>
                <w:rPrChange w:id="799" w:author="Ron Gal" w:date="2017-03-07T21:08:00Z">
                  <w:rPr>
                    <w:b/>
                    <w:bCs/>
                    <w:noProof/>
                  </w:rPr>
                </w:rPrChange>
              </w:rPr>
              <w:delText>No table of contents entries found.</w:delText>
            </w:r>
          </w:del>
          <w:ins w:id="800" w:author="Ron Gal" w:date="2017-03-05T23:19:00Z">
            <w:r w:rsidRPr="00D8294D">
              <w:rPr>
                <w:b/>
                <w:bCs/>
                <w:noProof/>
                <w:sz w:val="20"/>
                <w:szCs w:val="20"/>
                <w:rPrChange w:id="801" w:author="Ron Gal" w:date="2017-03-07T21:08:00Z">
                  <w:rPr>
                    <w:b/>
                    <w:bCs/>
                    <w:noProof/>
                  </w:rPr>
                </w:rPrChange>
              </w:rPr>
              <w:fldChar w:fldCharType="end"/>
            </w:r>
          </w:ins>
        </w:p>
        <w:customXmlInsRangeStart w:id="802" w:author="Ron Gal" w:date="2017-03-05T23:19:00Z"/>
      </w:sdtContent>
    </w:sdt>
    <w:customXmlInsRangeEnd w:id="802"/>
    <w:p w:rsidR="00481634" w:rsidDel="001C7B21" w:rsidRDefault="00471D70">
      <w:pPr>
        <w:bidi/>
        <w:rPr>
          <w:del w:id="803" w:author="Ron Gal" w:date="2017-03-05T23:26:00Z"/>
        </w:rPr>
        <w:pPrChange w:id="804" w:author="Ron Gal" w:date="2017-03-05T23:18:00Z">
          <w:pPr>
            <w:bidi/>
          </w:pPr>
        </w:pPrChange>
      </w:pPr>
      <w:del w:id="805" w:author="Ron Gal" w:date="2017-03-05T23:26:00Z">
        <w:r w:rsidDel="001C7B21">
          <w:rPr>
            <w:sz w:val="36"/>
            <w:szCs w:val="36"/>
            <w:u w:val="single"/>
            <w:rtl/>
          </w:rPr>
          <w:lastRenderedPageBreak/>
          <w:delText>תוכן עניינים</w:delText>
        </w:r>
      </w:del>
    </w:p>
    <w:p w:rsidR="00481634" w:rsidDel="001C7B21" w:rsidRDefault="00481634">
      <w:pPr>
        <w:bidi/>
        <w:rPr>
          <w:del w:id="806" w:author="Ron Gal" w:date="2017-03-05T23:26:00Z"/>
        </w:rPr>
      </w:pPr>
    </w:p>
    <w:p w:rsidR="00481634" w:rsidDel="001C7B21" w:rsidRDefault="00471D70">
      <w:pPr>
        <w:numPr>
          <w:ilvl w:val="0"/>
          <w:numId w:val="2"/>
        </w:numPr>
        <w:bidi/>
        <w:ind w:hanging="360"/>
        <w:contextualSpacing/>
        <w:rPr>
          <w:del w:id="807" w:author="Ron Gal" w:date="2017-03-05T23:26:00Z"/>
          <w:sz w:val="24"/>
          <w:szCs w:val="24"/>
        </w:rPr>
      </w:pPr>
      <w:del w:id="808" w:author="Ron Gal" w:date="2017-03-05T23:26:00Z">
        <w:r w:rsidDel="001C7B21">
          <w:rPr>
            <w:sz w:val="24"/>
            <w:szCs w:val="24"/>
            <w:rtl/>
          </w:rPr>
          <w:delText>תיאור כללי של המערכת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del>
    </w:p>
    <w:p w:rsidR="00481634" w:rsidDel="001C7B21" w:rsidRDefault="00471D70">
      <w:pPr>
        <w:numPr>
          <w:ilvl w:val="1"/>
          <w:numId w:val="2"/>
        </w:numPr>
        <w:bidi/>
        <w:ind w:hanging="360"/>
        <w:contextualSpacing/>
        <w:rPr>
          <w:del w:id="809" w:author="Ron Gal" w:date="2017-03-05T23:26:00Z"/>
          <w:sz w:val="24"/>
          <w:szCs w:val="24"/>
        </w:rPr>
      </w:pPr>
      <w:del w:id="810" w:author="Ron Gal" w:date="2017-03-05T23:26:00Z">
        <w:r w:rsidDel="001C7B21">
          <w:rPr>
            <w:sz w:val="24"/>
            <w:szCs w:val="24"/>
            <w:rtl/>
          </w:rPr>
          <w:delText>הנחות עבודה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r w:rsidDel="001C7B21">
          <w:rPr>
            <w:sz w:val="24"/>
            <w:szCs w:val="24"/>
            <w:rtl/>
          </w:rPr>
          <w:tab/>
        </w:r>
      </w:del>
    </w:p>
    <w:p w:rsidR="00481634" w:rsidDel="001C7B21" w:rsidRDefault="00471D70">
      <w:pPr>
        <w:numPr>
          <w:ilvl w:val="1"/>
          <w:numId w:val="2"/>
        </w:numPr>
        <w:bidi/>
        <w:ind w:hanging="360"/>
        <w:contextualSpacing/>
        <w:rPr>
          <w:del w:id="811" w:author="Ron Gal" w:date="2017-03-05T23:26:00Z"/>
          <w:sz w:val="24"/>
          <w:szCs w:val="24"/>
        </w:rPr>
      </w:pPr>
      <w:del w:id="812" w:author="Ron Gal" w:date="2017-03-05T23:26:00Z">
        <w:r w:rsidDel="001C7B21">
          <w:rPr>
            <w:sz w:val="24"/>
            <w:szCs w:val="24"/>
            <w:rtl/>
          </w:rPr>
          <w:delText>מוסכמות רישום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w:delText>
        </w:r>
        <w:r w:rsidDel="001C7B21">
          <w:rPr>
            <w:sz w:val="24"/>
            <w:szCs w:val="24"/>
            <w:rtl/>
          </w:rPr>
          <w:tab/>
        </w:r>
        <w:r w:rsidDel="001C7B21">
          <w:rPr>
            <w:sz w:val="24"/>
            <w:szCs w:val="24"/>
            <w:rtl/>
          </w:rPr>
          <w:tab/>
        </w:r>
      </w:del>
    </w:p>
    <w:p w:rsidR="00481634" w:rsidDel="001C7B21" w:rsidRDefault="00471D70">
      <w:pPr>
        <w:numPr>
          <w:ilvl w:val="0"/>
          <w:numId w:val="2"/>
        </w:numPr>
        <w:bidi/>
        <w:ind w:hanging="360"/>
        <w:contextualSpacing/>
        <w:rPr>
          <w:del w:id="813" w:author="Ron Gal" w:date="2017-03-05T23:26:00Z"/>
          <w:sz w:val="24"/>
          <w:szCs w:val="24"/>
        </w:rPr>
      </w:pPr>
      <w:del w:id="814" w:author="Ron Gal" w:date="2017-03-05T23:26:00Z">
        <w:r w:rsidDel="001C7B21">
          <w:rPr>
            <w:sz w:val="24"/>
            <w:szCs w:val="24"/>
            <w:rtl/>
          </w:rPr>
          <w:delText>שכבת בסיס הנתונים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w:delText>
        </w:r>
      </w:del>
    </w:p>
    <w:p w:rsidR="00481634" w:rsidDel="001C7B21" w:rsidRDefault="00471D70">
      <w:pPr>
        <w:numPr>
          <w:ilvl w:val="0"/>
          <w:numId w:val="2"/>
        </w:numPr>
        <w:bidi/>
        <w:ind w:hanging="360"/>
        <w:contextualSpacing/>
        <w:rPr>
          <w:del w:id="815" w:author="Ron Gal" w:date="2017-03-05T23:26:00Z"/>
          <w:sz w:val="24"/>
          <w:szCs w:val="24"/>
        </w:rPr>
      </w:pPr>
      <w:del w:id="816" w:author="Ron Gal" w:date="2017-03-05T23:26:00Z">
        <w:r w:rsidDel="001C7B21">
          <w:rPr>
            <w:sz w:val="24"/>
            <w:szCs w:val="24"/>
            <w:rtl/>
          </w:rPr>
          <w:delText>טבלאות המערכת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w:delText>
        </w:r>
      </w:del>
    </w:p>
    <w:p w:rsidR="00481634" w:rsidDel="001C7B21" w:rsidRDefault="00471D70">
      <w:pPr>
        <w:numPr>
          <w:ilvl w:val="1"/>
          <w:numId w:val="2"/>
        </w:numPr>
        <w:bidi/>
        <w:ind w:hanging="360"/>
        <w:contextualSpacing/>
        <w:rPr>
          <w:del w:id="817" w:author="Ron Gal" w:date="2017-03-05T23:26:00Z"/>
          <w:sz w:val="24"/>
          <w:szCs w:val="24"/>
        </w:rPr>
      </w:pPr>
      <w:del w:id="818" w:author="Ron Gal" w:date="2017-03-05T23:26:00Z">
        <w:r w:rsidDel="001C7B21">
          <w:rPr>
            <w:sz w:val="24"/>
            <w:szCs w:val="24"/>
            <w:rtl/>
          </w:rPr>
          <w:delText>טבלאות משתמשים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w:delText>
        </w:r>
      </w:del>
    </w:p>
    <w:p w:rsidR="00481634" w:rsidDel="001C7B21" w:rsidRDefault="00471D70">
      <w:pPr>
        <w:numPr>
          <w:ilvl w:val="1"/>
          <w:numId w:val="2"/>
        </w:numPr>
        <w:bidi/>
        <w:ind w:hanging="360"/>
        <w:contextualSpacing/>
        <w:rPr>
          <w:del w:id="819" w:author="Ron Gal" w:date="2017-03-05T23:26:00Z"/>
          <w:sz w:val="24"/>
          <w:szCs w:val="24"/>
        </w:rPr>
      </w:pPr>
      <w:del w:id="820" w:author="Ron Gal" w:date="2017-03-05T23:26:00Z">
        <w:r w:rsidDel="001C7B21">
          <w:rPr>
            <w:sz w:val="24"/>
            <w:szCs w:val="24"/>
            <w:rtl/>
          </w:rPr>
          <w:delText>טבלאות פיענוח</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6</w:delText>
        </w:r>
      </w:del>
    </w:p>
    <w:p w:rsidR="00481634" w:rsidDel="001C7B21" w:rsidRDefault="00471D70">
      <w:pPr>
        <w:numPr>
          <w:ilvl w:val="1"/>
          <w:numId w:val="2"/>
        </w:numPr>
        <w:bidi/>
        <w:ind w:hanging="360"/>
        <w:contextualSpacing/>
        <w:rPr>
          <w:del w:id="821" w:author="Ron Gal" w:date="2017-03-05T23:26:00Z"/>
          <w:sz w:val="24"/>
          <w:szCs w:val="24"/>
        </w:rPr>
      </w:pPr>
      <w:del w:id="822" w:author="Ron Gal" w:date="2017-03-05T23:26:00Z">
        <w:r w:rsidDel="001C7B21">
          <w:rPr>
            <w:sz w:val="24"/>
            <w:szCs w:val="24"/>
            <w:rtl/>
          </w:rPr>
          <w:delText>טבלאות עיסקיות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8</w:delText>
        </w:r>
      </w:del>
    </w:p>
    <w:p w:rsidR="00481634" w:rsidDel="001C7B21" w:rsidRDefault="00471D70">
      <w:pPr>
        <w:numPr>
          <w:ilvl w:val="0"/>
          <w:numId w:val="2"/>
        </w:numPr>
        <w:bidi/>
        <w:ind w:hanging="360"/>
        <w:contextualSpacing/>
        <w:rPr>
          <w:del w:id="823" w:author="Ron Gal" w:date="2017-03-05T23:26:00Z"/>
          <w:sz w:val="24"/>
          <w:szCs w:val="24"/>
        </w:rPr>
      </w:pPr>
      <w:del w:id="824" w:author="Ron Gal" w:date="2017-03-05T23:26:00Z">
        <w:r w:rsidDel="001C7B21">
          <w:rPr>
            <w:sz w:val="24"/>
            <w:szCs w:val="24"/>
            <w:rtl/>
          </w:rPr>
          <w:delText>שכבת הלוגיקה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10</w:delText>
        </w:r>
      </w:del>
    </w:p>
    <w:p w:rsidR="00481634" w:rsidDel="001C7B21" w:rsidRDefault="00471D70">
      <w:pPr>
        <w:numPr>
          <w:ilvl w:val="0"/>
          <w:numId w:val="2"/>
        </w:numPr>
        <w:bidi/>
        <w:ind w:hanging="360"/>
        <w:contextualSpacing/>
        <w:rPr>
          <w:del w:id="825" w:author="Ron Gal" w:date="2017-03-05T23:26:00Z"/>
          <w:sz w:val="24"/>
          <w:szCs w:val="24"/>
        </w:rPr>
      </w:pPr>
      <w:del w:id="826" w:author="Ron Gal" w:date="2017-03-05T23:26:00Z">
        <w:r w:rsidDel="001C7B21">
          <w:rPr>
            <w:sz w:val="24"/>
            <w:szCs w:val="24"/>
            <w:rtl/>
          </w:rPr>
          <w:delText>שכבת השירותים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11</w:delText>
        </w:r>
      </w:del>
    </w:p>
    <w:p w:rsidR="00481634" w:rsidDel="001C7B21" w:rsidRDefault="00471D70">
      <w:pPr>
        <w:numPr>
          <w:ilvl w:val="0"/>
          <w:numId w:val="2"/>
        </w:numPr>
        <w:bidi/>
        <w:ind w:hanging="360"/>
        <w:contextualSpacing/>
        <w:rPr>
          <w:del w:id="827" w:author="Ron Gal" w:date="2017-03-05T23:26:00Z"/>
          <w:sz w:val="24"/>
          <w:szCs w:val="24"/>
        </w:rPr>
      </w:pPr>
      <w:del w:id="828" w:author="Ron Gal" w:date="2017-03-05T23:26:00Z">
        <w:r w:rsidDel="001C7B21">
          <w:rPr>
            <w:sz w:val="24"/>
            <w:szCs w:val="24"/>
            <w:rtl/>
          </w:rPr>
          <w:delText>שכבת התצוגה</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12</w:delText>
        </w:r>
      </w:del>
    </w:p>
    <w:p w:rsidR="00481634" w:rsidDel="001C7B21" w:rsidRDefault="00471D70">
      <w:pPr>
        <w:numPr>
          <w:ilvl w:val="0"/>
          <w:numId w:val="2"/>
        </w:numPr>
        <w:bidi/>
        <w:ind w:hanging="360"/>
        <w:contextualSpacing/>
        <w:rPr>
          <w:del w:id="829" w:author="Ron Gal" w:date="2017-03-05T23:26:00Z"/>
          <w:sz w:val="24"/>
          <w:szCs w:val="24"/>
        </w:rPr>
      </w:pPr>
      <w:del w:id="830" w:author="Ron Gal" w:date="2017-03-05T23:26:00Z">
        <w:r w:rsidDel="001C7B21">
          <w:rPr>
            <w:sz w:val="24"/>
            <w:szCs w:val="24"/>
            <w:rtl/>
          </w:rPr>
          <w:delText xml:space="preserve">פרוייקט היישויות - </w:delText>
        </w:r>
        <w:r w:rsidDel="001C7B21">
          <w:rPr>
            <w:sz w:val="24"/>
            <w:szCs w:val="24"/>
          </w:rPr>
          <w:delText>Domain</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13</w:delText>
        </w:r>
      </w:del>
    </w:p>
    <w:p w:rsidR="00481634" w:rsidDel="001C7B21" w:rsidRDefault="00471D70">
      <w:pPr>
        <w:numPr>
          <w:ilvl w:val="0"/>
          <w:numId w:val="2"/>
        </w:numPr>
        <w:bidi/>
        <w:ind w:hanging="360"/>
        <w:contextualSpacing/>
        <w:rPr>
          <w:del w:id="831" w:author="Ron Gal" w:date="2017-03-05T23:26:00Z"/>
          <w:sz w:val="24"/>
          <w:szCs w:val="24"/>
        </w:rPr>
      </w:pPr>
      <w:del w:id="832" w:author="Ron Gal" w:date="2017-03-05T23:26:00Z">
        <w:r w:rsidDel="001C7B21">
          <w:rPr>
            <w:sz w:val="24"/>
            <w:szCs w:val="24"/>
            <w:rtl/>
          </w:rPr>
          <w:delText xml:space="preserve">פרוייקט מיפוי הישיות - </w:delText>
        </w:r>
        <w:r w:rsidDel="001C7B21">
          <w:rPr>
            <w:sz w:val="24"/>
            <w:szCs w:val="24"/>
          </w:rPr>
          <w:delText>Maps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19</w:delText>
        </w:r>
      </w:del>
    </w:p>
    <w:p w:rsidR="00481634" w:rsidDel="001C7B21" w:rsidRDefault="00471D70">
      <w:pPr>
        <w:numPr>
          <w:ilvl w:val="0"/>
          <w:numId w:val="2"/>
        </w:numPr>
        <w:bidi/>
        <w:ind w:hanging="360"/>
        <w:contextualSpacing/>
        <w:rPr>
          <w:del w:id="833" w:author="Ron Gal" w:date="2017-03-05T23:26:00Z"/>
          <w:sz w:val="24"/>
          <w:szCs w:val="24"/>
        </w:rPr>
      </w:pPr>
      <w:del w:id="834" w:author="Ron Gal" w:date="2017-03-05T23:26:00Z">
        <w:r w:rsidDel="001C7B21">
          <w:rPr>
            <w:sz w:val="24"/>
            <w:szCs w:val="24"/>
            <w:rtl/>
          </w:rPr>
          <w:delText xml:space="preserve">פרוייקט השירותים - </w:delText>
        </w:r>
        <w:r w:rsidDel="001C7B21">
          <w:rPr>
            <w:sz w:val="24"/>
            <w:szCs w:val="24"/>
          </w:rPr>
          <w:delText>PlaySimple</w:delText>
        </w:r>
        <w:r w:rsidDel="001C7B21">
          <w:rPr>
            <w:sz w:val="24"/>
            <w:szCs w:val="24"/>
            <w:rtl/>
          </w:rPr>
          <w:delText xml:space="preserve">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21</w:delText>
        </w:r>
      </w:del>
    </w:p>
    <w:p w:rsidR="00481634" w:rsidDel="001C7B21" w:rsidRDefault="00471D70">
      <w:pPr>
        <w:numPr>
          <w:ilvl w:val="1"/>
          <w:numId w:val="2"/>
        </w:numPr>
        <w:bidi/>
        <w:ind w:hanging="360"/>
        <w:contextualSpacing/>
        <w:rPr>
          <w:del w:id="835" w:author="Ron Gal" w:date="2017-03-05T23:26:00Z"/>
          <w:sz w:val="24"/>
          <w:szCs w:val="24"/>
        </w:rPr>
      </w:pPr>
      <w:del w:id="836" w:author="Ron Gal" w:date="2017-03-05T23:26:00Z">
        <w:r w:rsidDel="001C7B21">
          <w:rPr>
            <w:sz w:val="24"/>
            <w:szCs w:val="24"/>
            <w:rtl/>
          </w:rPr>
          <w:delText xml:space="preserve">נינג'קט - </w:delText>
        </w:r>
        <w:r w:rsidDel="001C7B21">
          <w:rPr>
            <w:sz w:val="24"/>
            <w:szCs w:val="24"/>
          </w:rPr>
          <w:delText>Ninject IoC Container</w:delText>
        </w:r>
        <w:r w:rsidDel="001C7B21">
          <w:rPr>
            <w:sz w:val="24"/>
            <w:szCs w:val="24"/>
          </w:rPr>
          <w:tab/>
        </w:r>
        <w:r w:rsidDel="001C7B21">
          <w:rPr>
            <w:sz w:val="24"/>
            <w:szCs w:val="24"/>
          </w:rPr>
          <w:tab/>
        </w:r>
        <w:r w:rsidDel="001C7B21">
          <w:rPr>
            <w:sz w:val="24"/>
            <w:szCs w:val="24"/>
          </w:rPr>
          <w:tab/>
        </w:r>
        <w:r w:rsidDel="001C7B21">
          <w:rPr>
            <w:sz w:val="24"/>
            <w:szCs w:val="24"/>
          </w:rPr>
          <w:tab/>
          <w:delText>21</w:delText>
        </w:r>
      </w:del>
    </w:p>
    <w:p w:rsidR="00481634" w:rsidDel="001C7B21" w:rsidRDefault="00471D70">
      <w:pPr>
        <w:numPr>
          <w:ilvl w:val="1"/>
          <w:numId w:val="2"/>
        </w:numPr>
        <w:bidi/>
        <w:ind w:hanging="360"/>
        <w:contextualSpacing/>
        <w:rPr>
          <w:del w:id="837" w:author="Ron Gal" w:date="2017-03-05T23:26:00Z"/>
          <w:sz w:val="24"/>
          <w:szCs w:val="24"/>
        </w:rPr>
      </w:pPr>
      <w:del w:id="838" w:author="Ron Gal" w:date="2017-03-05T23:26:00Z">
        <w:r w:rsidDel="001C7B21">
          <w:rPr>
            <w:sz w:val="24"/>
            <w:szCs w:val="24"/>
          </w:rPr>
          <w:delText>Query Processors</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22</w:delText>
        </w:r>
      </w:del>
    </w:p>
    <w:p w:rsidR="00481634" w:rsidDel="001C7B21" w:rsidRDefault="00471D70">
      <w:pPr>
        <w:numPr>
          <w:ilvl w:val="1"/>
          <w:numId w:val="2"/>
        </w:numPr>
        <w:bidi/>
        <w:ind w:hanging="360"/>
        <w:contextualSpacing/>
        <w:rPr>
          <w:del w:id="839" w:author="Ron Gal" w:date="2017-03-05T23:26:00Z"/>
          <w:sz w:val="24"/>
          <w:szCs w:val="24"/>
        </w:rPr>
      </w:pPr>
      <w:del w:id="840" w:author="Ron Gal" w:date="2017-03-05T23:26:00Z">
        <w:r w:rsidDel="001C7B21">
          <w:rPr>
            <w:sz w:val="24"/>
            <w:szCs w:val="24"/>
            <w:rtl/>
          </w:rPr>
          <w:delText xml:space="preserve">קונטרולרים - </w:delText>
        </w:r>
        <w:r w:rsidDel="001C7B21">
          <w:rPr>
            <w:sz w:val="24"/>
            <w:szCs w:val="24"/>
          </w:rPr>
          <w:delText>Controllers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26</w:delText>
        </w:r>
      </w:del>
    </w:p>
    <w:p w:rsidR="00481634" w:rsidDel="001C7B21" w:rsidRDefault="00471D70">
      <w:pPr>
        <w:numPr>
          <w:ilvl w:val="1"/>
          <w:numId w:val="2"/>
        </w:numPr>
        <w:bidi/>
        <w:ind w:hanging="360"/>
        <w:contextualSpacing/>
        <w:rPr>
          <w:del w:id="841" w:author="Ron Gal" w:date="2017-03-05T23:26:00Z"/>
          <w:sz w:val="24"/>
          <w:szCs w:val="24"/>
        </w:rPr>
      </w:pPr>
      <w:del w:id="842" w:author="Ron Gal" w:date="2017-03-05T23:26:00Z">
        <w:r w:rsidDel="001C7B21">
          <w:rPr>
            <w:sz w:val="24"/>
            <w:szCs w:val="24"/>
            <w:rtl/>
          </w:rPr>
          <w:delText xml:space="preserve">ולידטורים - </w:delText>
        </w:r>
        <w:r w:rsidDel="001C7B21">
          <w:rPr>
            <w:sz w:val="24"/>
            <w:szCs w:val="24"/>
          </w:rPr>
          <w:delText>Validators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29</w:delText>
        </w:r>
        <w:r w:rsidDel="001C7B21">
          <w:rPr>
            <w:sz w:val="24"/>
            <w:szCs w:val="24"/>
            <w:rtl/>
          </w:rPr>
          <w:tab/>
        </w:r>
        <w:r w:rsidDel="001C7B21">
          <w:rPr>
            <w:sz w:val="24"/>
            <w:szCs w:val="24"/>
            <w:rtl/>
          </w:rPr>
          <w:tab/>
        </w:r>
      </w:del>
    </w:p>
    <w:p w:rsidR="00481634" w:rsidDel="001C7B21" w:rsidRDefault="00471D70">
      <w:pPr>
        <w:numPr>
          <w:ilvl w:val="1"/>
          <w:numId w:val="2"/>
        </w:numPr>
        <w:bidi/>
        <w:ind w:hanging="360"/>
        <w:contextualSpacing/>
        <w:rPr>
          <w:del w:id="843" w:author="Ron Gal" w:date="2017-03-05T23:26:00Z"/>
          <w:sz w:val="24"/>
          <w:szCs w:val="24"/>
        </w:rPr>
      </w:pPr>
      <w:del w:id="844" w:author="Ron Gal" w:date="2017-03-05T23:26:00Z">
        <w:r w:rsidDel="001C7B21">
          <w:rPr>
            <w:sz w:val="24"/>
            <w:szCs w:val="24"/>
            <w:rtl/>
          </w:rPr>
          <w:delText xml:space="preserve">פילטרים - </w:delText>
        </w:r>
        <w:r w:rsidDel="001C7B21">
          <w:rPr>
            <w:sz w:val="24"/>
            <w:szCs w:val="24"/>
          </w:rPr>
          <w:delText>Filters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30</w:delText>
        </w:r>
      </w:del>
    </w:p>
    <w:p w:rsidR="00481634" w:rsidDel="001C7B21" w:rsidRDefault="00471D70">
      <w:pPr>
        <w:numPr>
          <w:ilvl w:val="1"/>
          <w:numId w:val="2"/>
        </w:numPr>
        <w:bidi/>
        <w:ind w:hanging="360"/>
        <w:contextualSpacing/>
        <w:rPr>
          <w:del w:id="845" w:author="Ron Gal" w:date="2017-03-05T23:26:00Z"/>
          <w:sz w:val="24"/>
          <w:szCs w:val="24"/>
        </w:rPr>
      </w:pPr>
      <w:del w:id="846" w:author="Ron Gal" w:date="2017-03-05T23:26:00Z">
        <w:r w:rsidDel="001C7B21">
          <w:rPr>
            <w:sz w:val="24"/>
            <w:szCs w:val="24"/>
            <w:rtl/>
          </w:rPr>
          <w:delText xml:space="preserve">מחלקות מעבר - </w:delText>
        </w:r>
        <w:r w:rsidDel="001C7B21">
          <w:rPr>
            <w:sz w:val="24"/>
            <w:szCs w:val="24"/>
          </w:rPr>
          <w:delText>Dtos</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31</w:delText>
        </w:r>
      </w:del>
    </w:p>
    <w:p w:rsidR="00481634" w:rsidDel="001C7B21" w:rsidRDefault="00471D70">
      <w:pPr>
        <w:numPr>
          <w:ilvl w:val="1"/>
          <w:numId w:val="2"/>
        </w:numPr>
        <w:bidi/>
        <w:ind w:hanging="360"/>
        <w:contextualSpacing/>
        <w:rPr>
          <w:del w:id="847" w:author="Ron Gal" w:date="2017-03-05T23:26:00Z"/>
          <w:sz w:val="24"/>
          <w:szCs w:val="24"/>
        </w:rPr>
      </w:pPr>
      <w:del w:id="848" w:author="Ron Gal" w:date="2017-03-05T23:26:00Z">
        <w:r w:rsidDel="001C7B21">
          <w:rPr>
            <w:sz w:val="24"/>
            <w:szCs w:val="24"/>
            <w:rtl/>
          </w:rPr>
          <w:delText xml:space="preserve">מחלקות תשתית - </w:delText>
        </w:r>
        <w:r w:rsidDel="001C7B21">
          <w:rPr>
            <w:sz w:val="24"/>
            <w:szCs w:val="24"/>
          </w:rPr>
          <w:delText>Common</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36</w:delText>
        </w:r>
      </w:del>
    </w:p>
    <w:p w:rsidR="00481634" w:rsidDel="001C7B21" w:rsidRDefault="00471D70">
      <w:pPr>
        <w:numPr>
          <w:ilvl w:val="1"/>
          <w:numId w:val="2"/>
        </w:numPr>
        <w:bidi/>
        <w:ind w:hanging="360"/>
        <w:contextualSpacing/>
        <w:rPr>
          <w:del w:id="849" w:author="Ron Gal" w:date="2017-03-05T23:26:00Z"/>
          <w:sz w:val="24"/>
          <w:szCs w:val="24"/>
        </w:rPr>
      </w:pPr>
      <w:del w:id="850" w:author="Ron Gal" w:date="2017-03-05T23:26:00Z">
        <w:r w:rsidDel="001C7B21">
          <w:rPr>
            <w:sz w:val="24"/>
            <w:szCs w:val="24"/>
            <w:rtl/>
          </w:rPr>
          <w:delText xml:space="preserve">אורך חיי בקשה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38</w:delText>
        </w:r>
      </w:del>
    </w:p>
    <w:p w:rsidR="00481634" w:rsidDel="001C7B21" w:rsidRDefault="00471D70">
      <w:pPr>
        <w:numPr>
          <w:ilvl w:val="0"/>
          <w:numId w:val="2"/>
        </w:numPr>
        <w:bidi/>
        <w:ind w:hanging="360"/>
        <w:contextualSpacing/>
        <w:rPr>
          <w:del w:id="851" w:author="Ron Gal" w:date="2017-03-05T23:26:00Z"/>
          <w:sz w:val="24"/>
          <w:szCs w:val="24"/>
        </w:rPr>
      </w:pPr>
      <w:del w:id="852" w:author="Ron Gal" w:date="2017-03-05T23:26:00Z">
        <w:r w:rsidDel="001C7B21">
          <w:rPr>
            <w:sz w:val="24"/>
            <w:szCs w:val="24"/>
            <w:rtl/>
          </w:rPr>
          <w:delText xml:space="preserve">פרוייקט האתר - </w:delText>
        </w:r>
        <w:r w:rsidDel="001C7B21">
          <w:rPr>
            <w:sz w:val="24"/>
            <w:szCs w:val="24"/>
          </w:rPr>
          <w:delText>PlaySimpleSite</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39</w:delText>
        </w:r>
      </w:del>
    </w:p>
    <w:p w:rsidR="00481634" w:rsidDel="001C7B21" w:rsidRDefault="00471D70">
      <w:pPr>
        <w:numPr>
          <w:ilvl w:val="1"/>
          <w:numId w:val="2"/>
        </w:numPr>
        <w:bidi/>
        <w:ind w:hanging="360"/>
        <w:contextualSpacing/>
        <w:rPr>
          <w:del w:id="853" w:author="Ron Gal" w:date="2017-03-05T23:26:00Z"/>
          <w:sz w:val="24"/>
          <w:szCs w:val="24"/>
        </w:rPr>
      </w:pPr>
      <w:del w:id="854" w:author="Ron Gal" w:date="2017-03-05T23:26:00Z">
        <w:r w:rsidDel="001C7B21">
          <w:rPr>
            <w:sz w:val="24"/>
            <w:szCs w:val="24"/>
            <w:rtl/>
          </w:rPr>
          <w:delText>מסכים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39</w:delText>
        </w:r>
      </w:del>
    </w:p>
    <w:p w:rsidR="00481634" w:rsidDel="001C7B21" w:rsidRDefault="00471D70">
      <w:pPr>
        <w:numPr>
          <w:ilvl w:val="1"/>
          <w:numId w:val="2"/>
        </w:numPr>
        <w:bidi/>
        <w:ind w:hanging="360"/>
        <w:contextualSpacing/>
        <w:rPr>
          <w:del w:id="855" w:author="Ron Gal" w:date="2017-03-05T23:26:00Z"/>
          <w:sz w:val="24"/>
          <w:szCs w:val="24"/>
        </w:rPr>
      </w:pPr>
      <w:del w:id="856" w:author="Ron Gal" w:date="2017-03-05T23:26:00Z">
        <w:r w:rsidDel="001C7B21">
          <w:rPr>
            <w:sz w:val="24"/>
            <w:szCs w:val="24"/>
            <w:rtl/>
          </w:rPr>
          <w:delText>קבצי עיצוב</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42</w:delText>
        </w:r>
      </w:del>
    </w:p>
    <w:p w:rsidR="00481634" w:rsidDel="001C7B21" w:rsidRDefault="00471D70">
      <w:pPr>
        <w:numPr>
          <w:ilvl w:val="1"/>
          <w:numId w:val="2"/>
        </w:numPr>
        <w:bidi/>
        <w:ind w:hanging="360"/>
        <w:contextualSpacing/>
        <w:rPr>
          <w:del w:id="857" w:author="Ron Gal" w:date="2017-03-05T23:26:00Z"/>
          <w:sz w:val="24"/>
          <w:szCs w:val="24"/>
        </w:rPr>
      </w:pPr>
      <w:del w:id="858" w:author="Ron Gal" w:date="2017-03-05T23:26:00Z">
        <w:r w:rsidDel="001C7B21">
          <w:rPr>
            <w:sz w:val="24"/>
            <w:szCs w:val="24"/>
            <w:rtl/>
          </w:rPr>
          <w:delText xml:space="preserve">קבצי </w:delText>
        </w:r>
        <w:r w:rsidDel="001C7B21">
          <w:rPr>
            <w:sz w:val="24"/>
            <w:szCs w:val="24"/>
          </w:rPr>
          <w:delText>javascript</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42</w:delText>
        </w:r>
      </w:del>
    </w:p>
    <w:p w:rsidR="00481634" w:rsidDel="001C7B21" w:rsidRDefault="00471D70">
      <w:pPr>
        <w:numPr>
          <w:ilvl w:val="0"/>
          <w:numId w:val="2"/>
        </w:numPr>
        <w:bidi/>
        <w:ind w:hanging="360"/>
        <w:contextualSpacing/>
        <w:rPr>
          <w:del w:id="859" w:author="Ron Gal" w:date="2017-03-05T23:26:00Z"/>
          <w:sz w:val="24"/>
          <w:szCs w:val="24"/>
        </w:rPr>
      </w:pPr>
      <w:del w:id="860" w:author="Ron Gal" w:date="2017-03-05T23:26:00Z">
        <w:r w:rsidDel="001C7B21">
          <w:rPr>
            <w:sz w:val="24"/>
            <w:szCs w:val="24"/>
            <w:rtl/>
          </w:rPr>
          <w:delText>דפוסי עיצוב</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44</w:delText>
        </w:r>
      </w:del>
    </w:p>
    <w:p w:rsidR="00481634" w:rsidDel="001C7B21" w:rsidRDefault="00471D70">
      <w:pPr>
        <w:numPr>
          <w:ilvl w:val="1"/>
          <w:numId w:val="2"/>
        </w:numPr>
        <w:bidi/>
        <w:ind w:hanging="360"/>
        <w:contextualSpacing/>
        <w:rPr>
          <w:del w:id="861" w:author="Ron Gal" w:date="2017-03-05T23:26:00Z"/>
          <w:sz w:val="24"/>
          <w:szCs w:val="24"/>
        </w:rPr>
      </w:pPr>
      <w:del w:id="862" w:author="Ron Gal" w:date="2017-03-05T23:26:00Z">
        <w:r w:rsidDel="001C7B21">
          <w:rPr>
            <w:sz w:val="24"/>
            <w:szCs w:val="24"/>
          </w:rPr>
          <w:delText>Singleton</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1"/>
          <w:numId w:val="2"/>
        </w:numPr>
        <w:bidi/>
        <w:ind w:hanging="360"/>
        <w:contextualSpacing/>
        <w:rPr>
          <w:del w:id="863" w:author="Ron Gal" w:date="2017-03-05T23:26:00Z"/>
          <w:sz w:val="24"/>
          <w:szCs w:val="24"/>
        </w:rPr>
      </w:pPr>
      <w:del w:id="864" w:author="Ron Gal" w:date="2017-03-05T23:26:00Z">
        <w:r w:rsidDel="001C7B21">
          <w:rPr>
            <w:sz w:val="24"/>
            <w:szCs w:val="24"/>
          </w:rPr>
          <w:delText>Factory Method</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1"/>
          <w:numId w:val="2"/>
        </w:numPr>
        <w:bidi/>
        <w:ind w:hanging="360"/>
        <w:contextualSpacing/>
        <w:rPr>
          <w:del w:id="865" w:author="Ron Gal" w:date="2017-03-05T23:26:00Z"/>
          <w:sz w:val="24"/>
          <w:szCs w:val="24"/>
        </w:rPr>
      </w:pPr>
      <w:del w:id="866" w:author="Ron Gal" w:date="2017-03-05T23:26:00Z">
        <w:r w:rsidDel="001C7B21">
          <w:rPr>
            <w:sz w:val="24"/>
            <w:szCs w:val="24"/>
          </w:rPr>
          <w:delText>Decorator</w:delText>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r>
        <w:r w:rsidDel="001C7B21">
          <w:rPr>
            <w:sz w:val="24"/>
            <w:szCs w:val="24"/>
          </w:rPr>
          <w:tab/>
          <w:delText>44</w:delText>
        </w:r>
      </w:del>
    </w:p>
    <w:p w:rsidR="00481634" w:rsidDel="001C7B21" w:rsidRDefault="00471D70">
      <w:pPr>
        <w:numPr>
          <w:ilvl w:val="0"/>
          <w:numId w:val="2"/>
        </w:numPr>
        <w:bidi/>
        <w:ind w:hanging="360"/>
        <w:contextualSpacing/>
        <w:rPr>
          <w:del w:id="867" w:author="Ron Gal" w:date="2017-03-05T23:26:00Z"/>
          <w:sz w:val="24"/>
          <w:szCs w:val="24"/>
        </w:rPr>
      </w:pPr>
      <w:del w:id="868" w:author="Ron Gal" w:date="2017-03-05T23:26:00Z">
        <w:r w:rsidDel="001C7B21">
          <w:rPr>
            <w:sz w:val="24"/>
            <w:szCs w:val="24"/>
            <w:rtl/>
          </w:rPr>
          <w:delText>שינויים עתידיים</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45</w:delText>
        </w:r>
      </w:del>
    </w:p>
    <w:p w:rsidR="00481634" w:rsidDel="001C7B21" w:rsidRDefault="00471D70">
      <w:pPr>
        <w:numPr>
          <w:ilvl w:val="0"/>
          <w:numId w:val="2"/>
        </w:numPr>
        <w:bidi/>
        <w:ind w:hanging="360"/>
        <w:contextualSpacing/>
        <w:rPr>
          <w:del w:id="869" w:author="Ron Gal" w:date="2017-03-05T23:26:00Z"/>
          <w:sz w:val="24"/>
          <w:szCs w:val="24"/>
        </w:rPr>
      </w:pPr>
      <w:del w:id="870" w:author="Ron Gal" w:date="2017-03-05T23:26:00Z">
        <w:r w:rsidDel="001C7B21">
          <w:rPr>
            <w:sz w:val="24"/>
            <w:szCs w:val="24"/>
            <w:rtl/>
          </w:rPr>
          <w:delText>דיאגרמות</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46</w:delText>
        </w:r>
      </w:del>
    </w:p>
    <w:p w:rsidR="00481634" w:rsidDel="001C7B21" w:rsidRDefault="00471D70">
      <w:pPr>
        <w:numPr>
          <w:ilvl w:val="1"/>
          <w:numId w:val="2"/>
        </w:numPr>
        <w:bidi/>
        <w:ind w:hanging="360"/>
        <w:contextualSpacing/>
        <w:rPr>
          <w:del w:id="871" w:author="Ron Gal" w:date="2017-03-05T23:26:00Z"/>
          <w:sz w:val="24"/>
          <w:szCs w:val="24"/>
        </w:rPr>
      </w:pPr>
      <w:del w:id="872" w:author="Ron Gal" w:date="2017-03-05T23:26:00Z">
        <w:r w:rsidDel="001C7B21">
          <w:rPr>
            <w:sz w:val="24"/>
            <w:szCs w:val="24"/>
            <w:rtl/>
          </w:rPr>
          <w:delText xml:space="preserve">מודל ישויות קשרים - </w:delText>
        </w:r>
        <w:r w:rsidDel="001C7B21">
          <w:rPr>
            <w:sz w:val="24"/>
            <w:szCs w:val="24"/>
          </w:rPr>
          <w:delText>ERD</w:delText>
        </w:r>
        <w:r w:rsidDel="001C7B21">
          <w:rPr>
            <w:sz w:val="24"/>
            <w:szCs w:val="24"/>
            <w:rtl/>
          </w:rPr>
          <w:delText xml:space="preserve"> </w:delText>
        </w:r>
        <w:r w:rsidDel="001C7B21">
          <w:rPr>
            <w:sz w:val="24"/>
            <w:szCs w:val="24"/>
            <w:rtl/>
          </w:rPr>
          <w:tab/>
        </w:r>
        <w:r w:rsidDel="001C7B21">
          <w:rPr>
            <w:sz w:val="24"/>
            <w:szCs w:val="24"/>
            <w:rtl/>
          </w:rPr>
          <w:tab/>
        </w:r>
        <w:r w:rsidDel="001C7B21">
          <w:rPr>
            <w:sz w:val="24"/>
            <w:szCs w:val="24"/>
            <w:rtl/>
          </w:rPr>
          <w:tab/>
        </w:r>
        <w:r w:rsidDel="001C7B21">
          <w:rPr>
            <w:sz w:val="24"/>
            <w:szCs w:val="24"/>
            <w:rtl/>
          </w:rPr>
          <w:tab/>
        </w:r>
        <w:r w:rsidDel="001C7B21">
          <w:rPr>
            <w:sz w:val="24"/>
            <w:szCs w:val="24"/>
            <w:rtl/>
          </w:rPr>
          <w:tab/>
          <w:delText>46</w:delText>
        </w:r>
      </w:del>
    </w:p>
    <w:p w:rsidR="00481634" w:rsidDel="001C7B21" w:rsidRDefault="00471D70">
      <w:pPr>
        <w:numPr>
          <w:ilvl w:val="1"/>
          <w:numId w:val="2"/>
        </w:numPr>
        <w:bidi/>
        <w:ind w:hanging="360"/>
        <w:contextualSpacing/>
        <w:rPr>
          <w:del w:id="873" w:author="Ron Gal" w:date="2017-03-05T23:26:00Z"/>
          <w:sz w:val="24"/>
          <w:szCs w:val="24"/>
        </w:rPr>
      </w:pPr>
      <w:del w:id="874" w:author="Ron Gal" w:date="2017-03-05T23:26:00Z">
        <w:r w:rsidDel="001C7B21">
          <w:rPr>
            <w:sz w:val="24"/>
            <w:szCs w:val="24"/>
            <w:rtl/>
          </w:rPr>
          <w:delText xml:space="preserve">דיאגרמות מחלקה - </w:delText>
        </w:r>
        <w:r w:rsidDel="001C7B21">
          <w:rPr>
            <w:sz w:val="24"/>
            <w:szCs w:val="24"/>
          </w:rPr>
          <w:delText>Class Diagrams</w:delText>
        </w:r>
        <w:r w:rsidDel="001C7B21">
          <w:rPr>
            <w:sz w:val="24"/>
            <w:szCs w:val="24"/>
            <w:rtl/>
          </w:rPr>
          <w:tab/>
        </w:r>
        <w:r w:rsidDel="001C7B21">
          <w:rPr>
            <w:sz w:val="24"/>
            <w:szCs w:val="24"/>
            <w:rtl/>
          </w:rPr>
          <w:tab/>
        </w:r>
        <w:r w:rsidDel="001C7B21">
          <w:rPr>
            <w:sz w:val="24"/>
            <w:szCs w:val="24"/>
            <w:rtl/>
          </w:rPr>
          <w:tab/>
        </w:r>
        <w:r w:rsidDel="001C7B21">
          <w:rPr>
            <w:sz w:val="24"/>
            <w:szCs w:val="24"/>
            <w:rtl/>
          </w:rPr>
          <w:tab/>
          <w:delText>47</w:delText>
        </w:r>
      </w:del>
    </w:p>
    <w:p w:rsidR="00481634" w:rsidDel="001C7B21" w:rsidRDefault="00471D70">
      <w:pPr>
        <w:numPr>
          <w:ilvl w:val="1"/>
          <w:numId w:val="2"/>
        </w:numPr>
        <w:bidi/>
        <w:ind w:hanging="360"/>
        <w:contextualSpacing/>
        <w:rPr>
          <w:del w:id="875" w:author="Ron Gal" w:date="2017-03-05T23:26:00Z"/>
          <w:sz w:val="24"/>
          <w:szCs w:val="24"/>
        </w:rPr>
      </w:pPr>
      <w:del w:id="876" w:author="Ron Gal" w:date="2017-03-05T23:26:00Z">
        <w:r w:rsidDel="001C7B21">
          <w:rPr>
            <w:sz w:val="24"/>
            <w:szCs w:val="24"/>
            <w:rtl/>
          </w:rPr>
          <w:delText xml:space="preserve">דיאגרמות רצף - </w:delText>
        </w:r>
        <w:r w:rsidDel="001C7B21">
          <w:rPr>
            <w:sz w:val="24"/>
            <w:szCs w:val="24"/>
          </w:rPr>
          <w:delText>Sequence Diagram</w:delText>
        </w:r>
        <w:r w:rsidDel="001C7B21">
          <w:rPr>
            <w:sz w:val="24"/>
            <w:szCs w:val="24"/>
            <w:rtl/>
          </w:rPr>
          <w:tab/>
        </w:r>
        <w:r w:rsidDel="001C7B21">
          <w:rPr>
            <w:sz w:val="24"/>
            <w:szCs w:val="24"/>
            <w:rtl/>
          </w:rPr>
          <w:tab/>
        </w:r>
        <w:r w:rsidDel="001C7B21">
          <w:rPr>
            <w:sz w:val="24"/>
            <w:szCs w:val="24"/>
            <w:rtl/>
          </w:rPr>
          <w:tab/>
        </w:r>
        <w:r w:rsidDel="001C7B21">
          <w:rPr>
            <w:sz w:val="24"/>
            <w:szCs w:val="24"/>
            <w:rtl/>
          </w:rPr>
          <w:tab/>
          <w:delText>50</w:delText>
        </w:r>
      </w:del>
    </w:p>
    <w:p w:rsidR="00481634" w:rsidDel="001C7B21" w:rsidRDefault="00481634">
      <w:pPr>
        <w:bidi/>
        <w:ind w:left="720"/>
        <w:rPr>
          <w:del w:id="877" w:author="Ron Gal" w:date="2017-03-05T23:26:00Z"/>
        </w:rPr>
      </w:pPr>
    </w:p>
    <w:p w:rsidR="00481634" w:rsidRDefault="00471D70">
      <w:pPr>
        <w:pStyle w:val="Heading1"/>
        <w:bidi/>
        <w:pPrChange w:id="878" w:author="Ron Gal" w:date="2017-03-05T23:19:00Z">
          <w:pPr>
            <w:bidi/>
          </w:pPr>
        </w:pPrChange>
      </w:pPr>
      <w:bookmarkStart w:id="879" w:name="_Toc476684163"/>
      <w:r>
        <w:rPr>
          <w:rtl/>
        </w:rPr>
        <w:t>תיאור כללי של המערכת</w:t>
      </w:r>
      <w:r>
        <w:rPr>
          <w:noProof/>
        </w:rPr>
        <w:drawing>
          <wp:anchor distT="114300" distB="114300" distL="114300" distR="114300" simplePos="0" relativeHeight="251660288" behindDoc="0" locked="0" layoutInCell="0" hidden="0" allowOverlap="1">
            <wp:simplePos x="0" y="0"/>
            <wp:positionH relativeFrom="margin">
              <wp:posOffset>-161924</wp:posOffset>
            </wp:positionH>
            <wp:positionV relativeFrom="paragraph">
              <wp:posOffset>0</wp:posOffset>
            </wp:positionV>
            <wp:extent cx="2383849" cy="324326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383849" cy="3243263"/>
                    </a:xfrm>
                    <a:prstGeom prst="rect">
                      <a:avLst/>
                    </a:prstGeom>
                    <a:ln/>
                  </pic:spPr>
                </pic:pic>
              </a:graphicData>
            </a:graphic>
          </wp:anchor>
        </w:drawing>
      </w:r>
      <w:bookmarkEnd w:id="879"/>
    </w:p>
    <w:p w:rsidR="00481634" w:rsidRDefault="00471D70">
      <w:pPr>
        <w:bidi/>
      </w:pPr>
      <w:r>
        <w:rPr>
          <w:sz w:val="24"/>
          <w:szCs w:val="24"/>
          <w:rtl/>
        </w:rPr>
        <w:t>המערכת תבנה באריכטקטורת שרת-לקוח כך שלשרת יהיה גישה למסד נתונים.</w:t>
      </w:r>
    </w:p>
    <w:p w:rsidR="00481634" w:rsidRDefault="00481634">
      <w:pPr>
        <w:bidi/>
      </w:pPr>
    </w:p>
    <w:p w:rsidR="00481634" w:rsidRDefault="00471D70">
      <w:pPr>
        <w:bidi/>
      </w:pPr>
      <w:r>
        <w:rPr>
          <w:sz w:val="24"/>
          <w:szCs w:val="24"/>
          <w:rtl/>
        </w:rPr>
        <w:t xml:space="preserve">שכבת השרת והלקוח יתקשרו ע"י פרוטוקול </w:t>
      </w:r>
      <w:r>
        <w:rPr>
          <w:sz w:val="24"/>
          <w:szCs w:val="24"/>
        </w:rPr>
        <w:t>http</w:t>
      </w:r>
      <w:r>
        <w:rPr>
          <w:sz w:val="24"/>
          <w:szCs w:val="24"/>
          <w:rtl/>
        </w:rPr>
        <w:t xml:space="preserve"> באופן שבו כל פניה עומדת בפני עצמה (</w:t>
      </w:r>
      <w:r>
        <w:rPr>
          <w:sz w:val="24"/>
          <w:szCs w:val="24"/>
        </w:rPr>
        <w:t>stateless</w:t>
      </w:r>
      <w:r>
        <w:rPr>
          <w:sz w:val="24"/>
          <w:szCs w:val="24"/>
          <w:rtl/>
        </w:rPr>
        <w:t>).</w:t>
      </w:r>
    </w:p>
    <w:p w:rsidR="00481634" w:rsidRDefault="00471D70">
      <w:pPr>
        <w:bidi/>
      </w:pPr>
      <w:r>
        <w:rPr>
          <w:sz w:val="24"/>
          <w:szCs w:val="24"/>
          <w:rtl/>
        </w:rPr>
        <w:t xml:space="preserve">השרת יפנה למסד הנתונים ע"י </w:t>
      </w:r>
      <w:r>
        <w:rPr>
          <w:sz w:val="24"/>
          <w:szCs w:val="24"/>
        </w:rPr>
        <w:t>O/R Mapping</w:t>
      </w:r>
      <w:r>
        <w:rPr>
          <w:sz w:val="24"/>
          <w:szCs w:val="24"/>
          <w:rtl/>
        </w:rPr>
        <w:t xml:space="preserve"> במימוש של </w:t>
      </w:r>
      <w:r>
        <w:rPr>
          <w:sz w:val="24"/>
          <w:szCs w:val="24"/>
        </w:rPr>
        <w:t>NHibernate.</w:t>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71D70" w:rsidRDefault="00471D70">
      <w:pPr>
        <w:bidi/>
        <w:rPr>
          <w:sz w:val="28"/>
          <w:szCs w:val="28"/>
          <w:rtl/>
        </w:rPr>
      </w:pPr>
    </w:p>
    <w:p w:rsidR="00481634" w:rsidRDefault="00471D70">
      <w:pPr>
        <w:pStyle w:val="Heading2"/>
        <w:bidi/>
        <w:pPrChange w:id="880" w:author="Ron Gal" w:date="2017-03-05T23:20:00Z">
          <w:pPr>
            <w:bidi/>
          </w:pPr>
        </w:pPrChange>
      </w:pPr>
      <w:bookmarkStart w:id="881" w:name="_Toc476684164"/>
      <w:r>
        <w:rPr>
          <w:rtl/>
        </w:rPr>
        <w:t>מוסכמות רישום</w:t>
      </w:r>
      <w:bookmarkEnd w:id="881"/>
    </w:p>
    <w:p w:rsidR="00481634" w:rsidRDefault="00471D70" w:rsidP="008525B6">
      <w:pPr>
        <w:numPr>
          <w:ilvl w:val="0"/>
          <w:numId w:val="1"/>
        </w:numPr>
        <w:bidi/>
        <w:ind w:hanging="360"/>
        <w:contextualSpacing/>
        <w:rPr>
          <w:sz w:val="24"/>
          <w:szCs w:val="24"/>
        </w:rPr>
      </w:pPr>
      <w:r>
        <w:rPr>
          <w:sz w:val="24"/>
          <w:szCs w:val="24"/>
          <w:rtl/>
        </w:rPr>
        <w:t xml:space="preserve">שמות הטבלאות ושדותיהן במסד הנתונים </w:t>
      </w:r>
      <w:r w:rsidR="008525B6">
        <w:rPr>
          <w:sz w:val="24"/>
          <w:szCs w:val="24"/>
          <w:rtl/>
        </w:rPr>
        <w:t xml:space="preserve">בפורמט </w:t>
      </w:r>
      <w:r w:rsidR="008525B6">
        <w:rPr>
          <w:sz w:val="24"/>
          <w:szCs w:val="24"/>
        </w:rPr>
        <w:t>PascalCase</w:t>
      </w:r>
      <w:r w:rsidR="008525B6">
        <w:rPr>
          <w:rFonts w:hint="cs"/>
          <w:sz w:val="24"/>
          <w:szCs w:val="24"/>
          <w:rtl/>
        </w:rPr>
        <w:t xml:space="preserve">, </w:t>
      </w:r>
      <w:r w:rsidR="008525B6">
        <w:rPr>
          <w:sz w:val="24"/>
          <w:szCs w:val="24"/>
          <w:rtl/>
        </w:rPr>
        <w:t>כלומר אותיות קטנות פרט לאות הראשונה בכל מילה.</w:t>
      </w:r>
    </w:p>
    <w:p w:rsidR="00481634" w:rsidRDefault="00471D70" w:rsidP="008525B6">
      <w:pPr>
        <w:numPr>
          <w:ilvl w:val="0"/>
          <w:numId w:val="1"/>
        </w:numPr>
        <w:bidi/>
        <w:ind w:hanging="360"/>
        <w:contextualSpacing/>
        <w:rPr>
          <w:sz w:val="24"/>
          <w:szCs w:val="24"/>
        </w:rPr>
      </w:pPr>
      <w:r>
        <w:rPr>
          <w:sz w:val="24"/>
          <w:szCs w:val="24"/>
          <w:rtl/>
        </w:rPr>
        <w:t xml:space="preserve">בצד השרת, שמות התיקיות, המחלקות והפונקציות יכתבו בפורמט </w:t>
      </w:r>
      <w:r>
        <w:rPr>
          <w:sz w:val="24"/>
          <w:szCs w:val="24"/>
        </w:rPr>
        <w:t>PascalCase</w:t>
      </w:r>
      <w:r w:rsidR="008525B6">
        <w:rPr>
          <w:rFonts w:hint="cs"/>
          <w:sz w:val="24"/>
          <w:szCs w:val="24"/>
          <w:rtl/>
        </w:rPr>
        <w:t xml:space="preserve">. </w:t>
      </w:r>
      <w:r>
        <w:rPr>
          <w:sz w:val="24"/>
          <w:szCs w:val="24"/>
          <w:rtl/>
        </w:rPr>
        <w:t xml:space="preserve">בנוסף, פרמטרים של פונקציות ומשתנים יכתבו בפורמט של </w:t>
      </w:r>
      <w:r>
        <w:rPr>
          <w:sz w:val="24"/>
          <w:szCs w:val="24"/>
        </w:rPr>
        <w:t>camelCase</w:t>
      </w:r>
      <w:r w:rsidR="008525B6">
        <w:rPr>
          <w:rFonts w:hint="cs"/>
          <w:sz w:val="24"/>
          <w:szCs w:val="24"/>
          <w:rtl/>
        </w:rPr>
        <w:t>,</w:t>
      </w:r>
      <w:r>
        <w:rPr>
          <w:sz w:val="24"/>
          <w:szCs w:val="24"/>
          <w:rtl/>
        </w:rPr>
        <w:t xml:space="preserve"> כלומר מילה ראשונה באותיות קטנות וכל אות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קבצי צד הלקוח יכתבו בפורמט </w:t>
      </w:r>
      <w:r>
        <w:rPr>
          <w:sz w:val="24"/>
          <w:szCs w:val="24"/>
        </w:rPr>
        <w:t>camelCase</w:t>
      </w:r>
      <w:r>
        <w:rPr>
          <w:sz w:val="24"/>
          <w:szCs w:val="24"/>
          <w:rtl/>
        </w:rPr>
        <w:t>, כלומר מילה ראשונה באותיות קטנות וכל אות ראשונה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משתנים פרטיים ברמת המחלקה, יתחילו בקו תחתון ומילה ראשונה באותיות קטנות וכל אות ראשונה במילה נוספת תכתב באות גדולה (מוסכמה של </w:t>
      </w:r>
      <w:r>
        <w:rPr>
          <w:sz w:val="24"/>
          <w:szCs w:val="24"/>
        </w:rPr>
        <w:t>C</w:t>
      </w:r>
      <w:r>
        <w:rPr>
          <w:sz w:val="24"/>
          <w:szCs w:val="24"/>
          <w:rtl/>
        </w:rPr>
        <w:t>#).</w:t>
      </w:r>
    </w:p>
    <w:p w:rsidR="008525B6" w:rsidRDefault="00471D70" w:rsidP="008525B6">
      <w:pPr>
        <w:numPr>
          <w:ilvl w:val="0"/>
          <w:numId w:val="1"/>
        </w:numPr>
        <w:bidi/>
        <w:ind w:hanging="360"/>
        <w:contextualSpacing/>
        <w:rPr>
          <w:sz w:val="24"/>
          <w:szCs w:val="24"/>
        </w:rPr>
      </w:pPr>
      <w:r w:rsidRPr="008525B6">
        <w:rPr>
          <w:sz w:val="24"/>
          <w:szCs w:val="24"/>
          <w:rtl/>
        </w:rPr>
        <w:t>שמות מחלקות ה-</w:t>
      </w:r>
      <w:r w:rsidRPr="008525B6">
        <w:rPr>
          <w:sz w:val="24"/>
          <w:szCs w:val="24"/>
        </w:rPr>
        <w:t>Domain</w:t>
      </w:r>
      <w:r w:rsidRPr="008525B6">
        <w:rPr>
          <w:sz w:val="24"/>
          <w:szCs w:val="24"/>
          <w:rtl/>
        </w:rPr>
        <w:t xml:space="preserve"> (שהן ייצוג הישויות במסד הנותנים בקו</w:t>
      </w:r>
      <w:r w:rsidR="008525B6">
        <w:rPr>
          <w:sz w:val="24"/>
          <w:szCs w:val="24"/>
          <w:rtl/>
        </w:rPr>
        <w:t>ד השרת) יהיו זהים לשמות הטבלאות</w:t>
      </w:r>
      <w:r w:rsidR="008525B6">
        <w:rPr>
          <w:rFonts w:hint="cs"/>
          <w:sz w:val="24"/>
          <w:szCs w:val="24"/>
          <w:rtl/>
        </w:rPr>
        <w:t xml:space="preserve">. </w:t>
      </w:r>
    </w:p>
    <w:p w:rsidR="00481634" w:rsidRPr="008525B6" w:rsidRDefault="00471D70" w:rsidP="008525B6">
      <w:pPr>
        <w:numPr>
          <w:ilvl w:val="0"/>
          <w:numId w:val="1"/>
        </w:numPr>
        <w:bidi/>
        <w:ind w:hanging="360"/>
        <w:contextualSpacing/>
        <w:rPr>
          <w:sz w:val="24"/>
          <w:szCs w:val="24"/>
        </w:rPr>
      </w:pPr>
      <w:r w:rsidRPr="008525B6">
        <w:rPr>
          <w:sz w:val="24"/>
          <w:szCs w:val="24"/>
          <w:rtl/>
        </w:rPr>
        <w:t xml:space="preserve">כל מחלקה השייכת לקבוצה מסויימת תסתיים בסיומת הקבוצה להסברת תפקידה למשל ה- </w:t>
      </w:r>
      <w:r w:rsidRPr="008525B6">
        <w:rPr>
          <w:sz w:val="24"/>
          <w:szCs w:val="24"/>
        </w:rPr>
        <w:t>controller</w:t>
      </w:r>
      <w:r w:rsidRPr="008525B6">
        <w:rPr>
          <w:sz w:val="24"/>
          <w:szCs w:val="24"/>
          <w:rtl/>
        </w:rPr>
        <w:t xml:space="preserve"> </w:t>
      </w:r>
      <w:r w:rsidR="008525B6">
        <w:rPr>
          <w:rFonts w:hint="cs"/>
          <w:sz w:val="24"/>
          <w:szCs w:val="24"/>
          <w:rtl/>
        </w:rPr>
        <w:t xml:space="preserve">הוטרינרים </w:t>
      </w:r>
      <w:r w:rsidRPr="008525B6">
        <w:rPr>
          <w:sz w:val="24"/>
          <w:szCs w:val="24"/>
          <w:rtl/>
        </w:rPr>
        <w:t xml:space="preserve">יקרא </w:t>
      </w:r>
      <w:r w:rsidR="008525B6">
        <w:rPr>
          <w:sz w:val="24"/>
          <w:szCs w:val="24"/>
        </w:rPr>
        <w:t>VetsController</w:t>
      </w:r>
      <w:r w:rsidRPr="008525B6">
        <w:rPr>
          <w:sz w:val="24"/>
          <w:szCs w:val="24"/>
          <w:rtl/>
        </w:rPr>
        <w:t>.</w:t>
      </w:r>
    </w:p>
    <w:p w:rsidR="00481634" w:rsidRDefault="00481634">
      <w:pPr>
        <w:bidi/>
      </w:pPr>
    </w:p>
    <w:p w:rsidR="00481634" w:rsidRDefault="00471D70">
      <w:pPr>
        <w:pStyle w:val="Heading1"/>
        <w:bidi/>
        <w:pPrChange w:id="882" w:author="Ron Gal" w:date="2017-03-05T23:20:00Z">
          <w:pPr>
            <w:bidi/>
          </w:pPr>
        </w:pPrChange>
      </w:pPr>
      <w:bookmarkStart w:id="883" w:name="_Toc476684165"/>
      <w:r>
        <w:rPr>
          <w:rtl/>
        </w:rPr>
        <w:t>שכבת בסיסי הנתונים</w:t>
      </w:r>
      <w:bookmarkEnd w:id="883"/>
    </w:p>
    <w:p w:rsidR="00481634" w:rsidRDefault="00471D70">
      <w:pPr>
        <w:bidi/>
      </w:pPr>
      <w:r>
        <w:rPr>
          <w:sz w:val="24"/>
          <w:szCs w:val="24"/>
          <w:rtl/>
        </w:rPr>
        <w:t>שכבה זו אחראית על תקשורת מול מסד הנתונים וביצוע פעולות שמירה, עדכון, מחיקה ושליפה של נתונים. המערכת משתמשת במסד נתונ</w:t>
      </w:r>
      <w:bookmarkStart w:id="884" w:name="_GoBack"/>
      <w:bookmarkEnd w:id="884"/>
      <w:r>
        <w:rPr>
          <w:sz w:val="24"/>
          <w:szCs w:val="24"/>
          <w:rtl/>
        </w:rPr>
        <w:t xml:space="preserve">ים מסוג </w:t>
      </w:r>
      <w:r>
        <w:rPr>
          <w:sz w:val="24"/>
          <w:szCs w:val="24"/>
        </w:rPr>
        <w:t>Sqlite</w:t>
      </w:r>
      <w:r>
        <w:rPr>
          <w:sz w:val="24"/>
          <w:szCs w:val="24"/>
          <w:rtl/>
        </w:rPr>
        <w:t xml:space="preserve">, בשם </w:t>
      </w:r>
      <w:r>
        <w:rPr>
          <w:sz w:val="24"/>
          <w:szCs w:val="24"/>
        </w:rPr>
        <w:t>db.sqlite</w:t>
      </w:r>
      <w:r>
        <w:rPr>
          <w:sz w:val="24"/>
          <w:szCs w:val="24"/>
          <w:rtl/>
        </w:rPr>
        <w:t xml:space="preserve">, הנמצא תחת תיקיית </w:t>
      </w:r>
      <w:r>
        <w:rPr>
          <w:sz w:val="24"/>
          <w:szCs w:val="24"/>
        </w:rPr>
        <w:t>App_Data</w:t>
      </w:r>
      <w:r>
        <w:rPr>
          <w:sz w:val="24"/>
          <w:szCs w:val="24"/>
          <w:rtl/>
        </w:rPr>
        <w:t>.</w:t>
      </w:r>
    </w:p>
    <w:p w:rsidR="00481634" w:rsidRDefault="00481634">
      <w:pPr>
        <w:bidi/>
      </w:pPr>
    </w:p>
    <w:p w:rsidR="00481634" w:rsidRDefault="00471D70">
      <w:pPr>
        <w:bidi/>
      </w:pPr>
      <w:r>
        <w:rPr>
          <w:sz w:val="24"/>
          <w:szCs w:val="24"/>
          <w:rtl/>
        </w:rPr>
        <w:t>שכבה זו אחראית על מספר תהליכים שונים במהלך חיי המערכת:</w:t>
      </w:r>
    </w:p>
    <w:p w:rsidR="00481634" w:rsidRDefault="00471D70">
      <w:pPr>
        <w:numPr>
          <w:ilvl w:val="0"/>
          <w:numId w:val="12"/>
        </w:numPr>
        <w:bidi/>
        <w:ind w:hanging="360"/>
        <w:contextualSpacing/>
        <w:rPr>
          <w:sz w:val="24"/>
          <w:szCs w:val="24"/>
        </w:rPr>
      </w:pPr>
      <w:r>
        <w:rPr>
          <w:sz w:val="24"/>
          <w:szCs w:val="24"/>
          <w:rtl/>
        </w:rPr>
        <w:lastRenderedPageBreak/>
        <w:t xml:space="preserve">כאשר המערכת עולה מאותחל אובייקט </w:t>
      </w:r>
      <w:r>
        <w:rPr>
          <w:sz w:val="24"/>
          <w:szCs w:val="24"/>
        </w:rPr>
        <w:t>SessionFactory</w:t>
      </w:r>
      <w:r>
        <w:rPr>
          <w:sz w:val="24"/>
          <w:szCs w:val="24"/>
          <w:rtl/>
        </w:rPr>
        <w:t xml:space="preserve">, שהינו </w:t>
      </w:r>
      <w:r>
        <w:rPr>
          <w:sz w:val="24"/>
          <w:szCs w:val="24"/>
        </w:rPr>
        <w:t>Singleton</w:t>
      </w:r>
      <w:r>
        <w:rPr>
          <w:sz w:val="24"/>
          <w:szCs w:val="24"/>
          <w:rtl/>
        </w:rPr>
        <w:t xml:space="preserve">, ויודע לייצר עצמים מסוג </w:t>
      </w:r>
      <w:r>
        <w:rPr>
          <w:sz w:val="24"/>
          <w:szCs w:val="24"/>
        </w:rPr>
        <w:t>Session</w:t>
      </w:r>
      <w:r>
        <w:rPr>
          <w:sz w:val="24"/>
          <w:szCs w:val="24"/>
          <w:rtl/>
        </w:rPr>
        <w:t>. עצמים אלו מייצגים חיבור למסד הנתונים, ובעזרתם ניתן לבצע פעולות במסד הנתונים.</w:t>
      </w:r>
    </w:p>
    <w:p w:rsidR="00481634" w:rsidRDefault="00471D70">
      <w:pPr>
        <w:numPr>
          <w:ilvl w:val="0"/>
          <w:numId w:val="12"/>
        </w:numPr>
        <w:bidi/>
        <w:ind w:hanging="360"/>
        <w:contextualSpacing/>
        <w:rPr>
          <w:sz w:val="24"/>
          <w:szCs w:val="24"/>
        </w:rPr>
      </w:pPr>
      <w:r>
        <w:rPr>
          <w:sz w:val="24"/>
          <w:szCs w:val="24"/>
          <w:rtl/>
        </w:rPr>
        <w:t xml:space="preserve">עבור כל בקשה המגיעה לשרת מאותחל ונשמר </w:t>
      </w:r>
      <w:r>
        <w:rPr>
          <w:sz w:val="24"/>
          <w:szCs w:val="24"/>
        </w:rPr>
        <w:t>Session</w:t>
      </w:r>
      <w:r>
        <w:rPr>
          <w:sz w:val="24"/>
          <w:szCs w:val="24"/>
          <w:rtl/>
        </w:rPr>
        <w:t xml:space="preserve"> אשר יהיה זמין לבקשה לכל אורך חייה. תחת </w:t>
      </w:r>
      <w:r>
        <w:rPr>
          <w:sz w:val="24"/>
          <w:szCs w:val="24"/>
        </w:rPr>
        <w:t>Session</w:t>
      </w:r>
      <w:r>
        <w:rPr>
          <w:sz w:val="24"/>
          <w:szCs w:val="24"/>
          <w:rtl/>
        </w:rPr>
        <w:t xml:space="preserve">, עבור כל בקשה, מאותחל אובייקט מסוג </w:t>
      </w:r>
      <w:r>
        <w:rPr>
          <w:sz w:val="24"/>
          <w:szCs w:val="24"/>
        </w:rPr>
        <w:t>Transaction</w:t>
      </w:r>
      <w:r>
        <w:rPr>
          <w:sz w:val="24"/>
          <w:szCs w:val="24"/>
          <w:rtl/>
        </w:rPr>
        <w:t xml:space="preserve"> (טרנזאקציה).</w:t>
      </w:r>
    </w:p>
    <w:p w:rsidR="00481634" w:rsidRDefault="00471D70">
      <w:pPr>
        <w:numPr>
          <w:ilvl w:val="0"/>
          <w:numId w:val="12"/>
        </w:numPr>
        <w:bidi/>
        <w:ind w:hanging="360"/>
        <w:contextualSpacing/>
        <w:rPr>
          <w:sz w:val="24"/>
          <w:szCs w:val="24"/>
        </w:rPr>
      </w:pPr>
      <w:r>
        <w:rPr>
          <w:sz w:val="24"/>
          <w:szCs w:val="24"/>
          <w:rtl/>
        </w:rPr>
        <w:t>כאשר נגמרת בקשה, אם התבצעו שינויים ב-</w:t>
      </w:r>
      <w:r>
        <w:rPr>
          <w:sz w:val="24"/>
          <w:szCs w:val="24"/>
        </w:rPr>
        <w:t>Session</w:t>
      </w:r>
      <w:r>
        <w:rPr>
          <w:sz w:val="24"/>
          <w:szCs w:val="24"/>
          <w:rtl/>
        </w:rPr>
        <w:t>, הם נשמרים במסד הנתונים או לחלופין מתבטלים במידה ואירעה שגיאה.</w:t>
      </w:r>
    </w:p>
    <w:p w:rsidR="00481634" w:rsidRDefault="00471D70">
      <w:pPr>
        <w:numPr>
          <w:ilvl w:val="0"/>
          <w:numId w:val="12"/>
        </w:numPr>
        <w:bidi/>
        <w:ind w:hanging="360"/>
        <w:contextualSpacing/>
        <w:rPr>
          <w:sz w:val="24"/>
          <w:szCs w:val="24"/>
        </w:rPr>
      </w:pPr>
      <w:r>
        <w:rPr>
          <w:sz w:val="24"/>
          <w:szCs w:val="24"/>
          <w:rtl/>
        </w:rPr>
        <w:t>כאשר המערכת נסגרת, מושמד אובייקט ה-</w:t>
      </w:r>
      <w:r>
        <w:rPr>
          <w:sz w:val="24"/>
          <w:szCs w:val="24"/>
        </w:rPr>
        <w:t>Factory</w:t>
      </w:r>
      <w:r>
        <w:rPr>
          <w:sz w:val="24"/>
          <w:szCs w:val="24"/>
          <w:rtl/>
        </w:rPr>
        <w:t xml:space="preserve"> לצורך שחרור משאבים.</w:t>
      </w:r>
    </w:p>
    <w:p w:rsidR="00481634" w:rsidRDefault="00481634">
      <w:pPr>
        <w:bidi/>
      </w:pPr>
    </w:p>
    <w:p w:rsidR="00481634" w:rsidRDefault="00471D70">
      <w:pPr>
        <w:bidi/>
      </w:pPr>
      <w:r>
        <w:rPr>
          <w:sz w:val="24"/>
          <w:szCs w:val="24"/>
          <w:rtl/>
        </w:rPr>
        <w:t xml:space="preserve">שכבת בסיס הנתונים מבוססת על </w:t>
      </w:r>
      <w:r>
        <w:rPr>
          <w:sz w:val="24"/>
          <w:szCs w:val="24"/>
        </w:rPr>
        <w:t>Nhibernate</w:t>
      </w:r>
      <w:r>
        <w:rPr>
          <w:sz w:val="24"/>
          <w:szCs w:val="24"/>
          <w:rtl/>
        </w:rPr>
        <w:t xml:space="preserve"> שהינו פרויקט קוד פתוח המהווה </w:t>
      </w:r>
      <w:r>
        <w:rPr>
          <w:sz w:val="24"/>
          <w:szCs w:val="24"/>
        </w:rPr>
        <w:t>Object Relation Mapper</w:t>
      </w:r>
      <w:r>
        <w:rPr>
          <w:sz w:val="24"/>
          <w:szCs w:val="24"/>
          <w:rtl/>
        </w:rPr>
        <w:t xml:space="preserve">. פרוייקטים מסוג זה ממפים מחלקות בקוד לטבלאות במסד נתונים. </w:t>
      </w:r>
      <w:r>
        <w:rPr>
          <w:sz w:val="24"/>
          <w:szCs w:val="24"/>
        </w:rPr>
        <w:t>Nhibernate</w:t>
      </w:r>
      <w:r>
        <w:rPr>
          <w:sz w:val="24"/>
          <w:szCs w:val="24"/>
          <w:rtl/>
        </w:rPr>
        <w:t xml:space="preserve"> מאפשר תקשורת מול בסיס נתונים באופן בלתי תלוי בסוג מסד הנתונים (בהתאם למסדי הנתונים הנתמכים). בעזרת </w:t>
      </w:r>
      <w:r>
        <w:rPr>
          <w:sz w:val="24"/>
          <w:szCs w:val="24"/>
        </w:rPr>
        <w:t>Nhibernate</w:t>
      </w:r>
      <w:r>
        <w:rPr>
          <w:sz w:val="24"/>
          <w:szCs w:val="24"/>
          <w:rtl/>
        </w:rPr>
        <w:t xml:space="preserve"> ניתן לבצע שליפות מורכבות בשפת </w:t>
      </w:r>
      <w:r>
        <w:rPr>
          <w:sz w:val="24"/>
          <w:szCs w:val="24"/>
        </w:rPr>
        <w:t>Linq</w:t>
      </w:r>
      <w:r>
        <w:rPr>
          <w:sz w:val="24"/>
          <w:szCs w:val="24"/>
          <w:rtl/>
        </w:rPr>
        <w:t xml:space="preserve">. למשל, אגריגציות והצלבת מידע בין טבלאות. בנוסף, ניתן לבצע פעולות </w:t>
      </w:r>
      <w:r>
        <w:rPr>
          <w:sz w:val="24"/>
          <w:szCs w:val="24"/>
        </w:rPr>
        <w:t>CRUD</w:t>
      </w:r>
      <w:r>
        <w:rPr>
          <w:sz w:val="24"/>
          <w:szCs w:val="24"/>
          <w:rtl/>
        </w:rPr>
        <w:t xml:space="preserve"> בעזרת אובייקט ללא כתיבה של שאילתות באופן ישיר. </w:t>
      </w:r>
    </w:p>
    <w:p w:rsidR="00481634" w:rsidRDefault="00481634">
      <w:pPr>
        <w:bidi/>
      </w:pPr>
    </w:p>
    <w:p w:rsidR="00481634" w:rsidRDefault="00471D70">
      <w:pPr>
        <w:bidi/>
      </w:pPr>
      <w:r>
        <w:rPr>
          <w:sz w:val="24"/>
          <w:szCs w:val="24"/>
          <w:rtl/>
        </w:rPr>
        <w:t xml:space="preserve">לצורך אתחול </w:t>
      </w:r>
      <w:r>
        <w:rPr>
          <w:sz w:val="24"/>
          <w:szCs w:val="24"/>
        </w:rPr>
        <w:t>Nhibernate</w:t>
      </w:r>
      <w:r>
        <w:rPr>
          <w:sz w:val="24"/>
          <w:szCs w:val="24"/>
          <w:rtl/>
        </w:rPr>
        <w:t xml:space="preserve"> יש להגדיר עבורו אילו מחלקות ממופות לטבלאות במסד הנתונים. הגדרות אלו נמצאות תחת הפרויקט בשם </w:t>
      </w:r>
      <w:r>
        <w:rPr>
          <w:sz w:val="24"/>
          <w:szCs w:val="24"/>
        </w:rPr>
        <w:t>Maps</w:t>
      </w:r>
      <w:r>
        <w:rPr>
          <w:sz w:val="24"/>
          <w:szCs w:val="24"/>
          <w:rtl/>
        </w:rPr>
        <w:t>. בעת עליית המערכת, אם מאפייני המחלקה השתנו, שינויים אלו יחלחלו לבסיס הנתונים באופן אוטומטי. כלומר, אם נוסף שדה / מחלקה חדשה והיא מופתה ב-</w:t>
      </w:r>
      <w:r>
        <w:rPr>
          <w:sz w:val="24"/>
          <w:szCs w:val="24"/>
        </w:rPr>
        <w:t>Nhibernate</w:t>
      </w:r>
      <w:r>
        <w:rPr>
          <w:sz w:val="24"/>
          <w:szCs w:val="24"/>
          <w:rtl/>
        </w:rPr>
        <w:t xml:space="preserve"> - תתווסף עמודה / טבלה חדשה בהתאם במסד הנתונים. יש לציין שסוג העדכון הוא </w:t>
      </w:r>
      <w:r>
        <w:rPr>
          <w:sz w:val="24"/>
          <w:szCs w:val="24"/>
        </w:rPr>
        <w:t>Non-Destructive Update</w:t>
      </w:r>
      <w:r>
        <w:rPr>
          <w:sz w:val="24"/>
          <w:szCs w:val="24"/>
          <w:rtl/>
        </w:rPr>
        <w:t>, ולכן לעולם לא ימחק מידע מבסיס הנתונים, אלא רק יתווסף, מחיקת עמודות וטבלאות יש לבצע באופן ידני.</w:t>
      </w:r>
    </w:p>
    <w:p w:rsidR="00481634" w:rsidRDefault="00481634">
      <w:pPr>
        <w:bidi/>
      </w:pPr>
    </w:p>
    <w:p w:rsidR="00481634" w:rsidRDefault="00471D70">
      <w:pPr>
        <w:bidi/>
      </w:pPr>
      <w:r>
        <w:rPr>
          <w:sz w:val="24"/>
          <w:szCs w:val="24"/>
          <w:rtl/>
        </w:rPr>
        <w:t>עקרונות מנחים לגבי שכבת הנתונים:</w:t>
      </w:r>
    </w:p>
    <w:p w:rsidR="00481634" w:rsidRDefault="00471D70">
      <w:pPr>
        <w:numPr>
          <w:ilvl w:val="0"/>
          <w:numId w:val="4"/>
        </w:numPr>
        <w:bidi/>
        <w:ind w:hanging="360"/>
        <w:contextualSpacing/>
        <w:rPr>
          <w:sz w:val="24"/>
          <w:szCs w:val="24"/>
        </w:rPr>
      </w:pPr>
      <w:r>
        <w:rPr>
          <w:sz w:val="24"/>
          <w:szCs w:val="24"/>
          <w:rtl/>
        </w:rPr>
        <w:t>המידע בטבלאות הנתונים נשמר בצורה מנורמלת לצורך מניעת כפילות מידע ואמינות.</w:t>
      </w:r>
    </w:p>
    <w:p w:rsidR="00481634" w:rsidRDefault="00471D70">
      <w:pPr>
        <w:numPr>
          <w:ilvl w:val="0"/>
          <w:numId w:val="4"/>
        </w:numPr>
        <w:bidi/>
        <w:ind w:hanging="360"/>
        <w:contextualSpacing/>
        <w:rPr>
          <w:sz w:val="24"/>
          <w:szCs w:val="24"/>
        </w:rPr>
      </w:pPr>
      <w:r>
        <w:rPr>
          <w:sz w:val="24"/>
          <w:szCs w:val="24"/>
          <w:rtl/>
        </w:rPr>
        <w:t xml:space="preserve">בחרנו לממש מדיניות של </w:t>
      </w:r>
      <w:r>
        <w:rPr>
          <w:sz w:val="24"/>
          <w:szCs w:val="24"/>
        </w:rPr>
        <w:t>Session Per Call</w:t>
      </w:r>
      <w:r>
        <w:rPr>
          <w:sz w:val="24"/>
          <w:szCs w:val="24"/>
          <w:rtl/>
        </w:rPr>
        <w:t xml:space="preserve">, כלומר עבור כל בקשה לאורך כל חייה, יהיה זמין עבורה </w:t>
      </w:r>
      <w:r>
        <w:rPr>
          <w:sz w:val="24"/>
          <w:szCs w:val="24"/>
        </w:rPr>
        <w:t>Session</w:t>
      </w:r>
      <w:r>
        <w:rPr>
          <w:sz w:val="24"/>
          <w:szCs w:val="24"/>
          <w:rtl/>
        </w:rPr>
        <w:t xml:space="preserve"> בודד. מדיניות זו מפחיתה את כמות החיבורים הפתוחים למסד הנתונים בכל רגע נתון ובכך משפרת את הביצועים.</w:t>
      </w:r>
    </w:p>
    <w:p w:rsidR="00481634" w:rsidRDefault="00471D70">
      <w:pPr>
        <w:numPr>
          <w:ilvl w:val="0"/>
          <w:numId w:val="4"/>
        </w:numPr>
        <w:bidi/>
        <w:ind w:hanging="360"/>
        <w:contextualSpacing/>
        <w:rPr>
          <w:sz w:val="24"/>
          <w:szCs w:val="24"/>
        </w:rPr>
      </w:pPr>
      <w:r>
        <w:rPr>
          <w:sz w:val="24"/>
          <w:szCs w:val="24"/>
          <w:rtl/>
        </w:rPr>
        <w:t>ה-</w:t>
      </w:r>
      <w:r>
        <w:rPr>
          <w:sz w:val="24"/>
          <w:szCs w:val="24"/>
        </w:rPr>
        <w:t>Session</w:t>
      </w:r>
      <w:r>
        <w:rPr>
          <w:sz w:val="24"/>
          <w:szCs w:val="24"/>
          <w:rtl/>
        </w:rPr>
        <w:t xml:space="preserve"> ישמר ב-</w:t>
      </w:r>
      <w:r>
        <w:rPr>
          <w:sz w:val="24"/>
          <w:szCs w:val="24"/>
        </w:rPr>
        <w:t>IoC Container</w:t>
      </w:r>
      <w:r>
        <w:rPr>
          <w:sz w:val="24"/>
          <w:szCs w:val="24"/>
          <w:rtl/>
        </w:rPr>
        <w:t xml:space="preserve"> כך שיהיה זמין לשכבה זו.</w:t>
      </w:r>
    </w:p>
    <w:p w:rsidR="00481634" w:rsidRDefault="00471D70">
      <w:pPr>
        <w:numPr>
          <w:ilvl w:val="0"/>
          <w:numId w:val="4"/>
        </w:numPr>
        <w:bidi/>
        <w:ind w:hanging="360"/>
        <w:contextualSpacing/>
        <w:rPr>
          <w:sz w:val="24"/>
          <w:szCs w:val="24"/>
        </w:rPr>
      </w:pPr>
      <w:r>
        <w:rPr>
          <w:sz w:val="24"/>
          <w:szCs w:val="24"/>
          <w:rtl/>
        </w:rPr>
        <w:t xml:space="preserve">השם לכל המפתחות הראשיים הוא </w:t>
      </w:r>
      <w:r>
        <w:rPr>
          <w:sz w:val="24"/>
          <w:szCs w:val="24"/>
        </w:rPr>
        <w:t>Id</w:t>
      </w:r>
      <w:r>
        <w:rPr>
          <w:sz w:val="24"/>
          <w:szCs w:val="24"/>
          <w:rtl/>
        </w:rPr>
        <w:t>, השם של כל מפתח זר מורכב משם הישות, קו תחתון ו-</w:t>
      </w:r>
      <w:r>
        <w:rPr>
          <w:sz w:val="24"/>
          <w:szCs w:val="24"/>
        </w:rPr>
        <w:t>Id</w:t>
      </w:r>
      <w:r>
        <w:rPr>
          <w:sz w:val="24"/>
          <w:szCs w:val="24"/>
          <w:rtl/>
        </w:rPr>
        <w:t xml:space="preserve">, למשל </w:t>
      </w:r>
      <w:r>
        <w:rPr>
          <w:sz w:val="24"/>
          <w:szCs w:val="24"/>
        </w:rPr>
        <w:t>Status_Id</w:t>
      </w:r>
      <w:r>
        <w:rPr>
          <w:sz w:val="24"/>
          <w:szCs w:val="24"/>
          <w:rtl/>
        </w:rPr>
        <w:t>.</w:t>
      </w:r>
    </w:p>
    <w:p w:rsidR="00481634" w:rsidRDefault="00471D70">
      <w:pPr>
        <w:numPr>
          <w:ilvl w:val="0"/>
          <w:numId w:val="4"/>
        </w:numPr>
        <w:bidi/>
        <w:ind w:hanging="360"/>
        <w:contextualSpacing/>
        <w:rPr>
          <w:sz w:val="24"/>
          <w:szCs w:val="24"/>
        </w:rPr>
      </w:pPr>
      <w:r>
        <w:rPr>
          <w:sz w:val="24"/>
          <w:szCs w:val="24"/>
          <w:rtl/>
        </w:rPr>
        <w:t>מחרוזות קבועות נשמרות במסד הנתונים בטבלאות פענוח כדאי לאפשר גמישות במחרוזות המוצגות למשתמש.</w:t>
      </w:r>
    </w:p>
    <w:p w:rsidR="00911482" w:rsidRDefault="00911482">
      <w:pPr>
        <w:rPr>
          <w:rtl/>
        </w:rPr>
      </w:pPr>
      <w:r>
        <w:rPr>
          <w:rtl/>
        </w:rPr>
        <w:br w:type="page"/>
      </w:r>
    </w:p>
    <w:p w:rsidR="00481634" w:rsidRDefault="00471D70">
      <w:pPr>
        <w:pStyle w:val="Heading1"/>
        <w:bidi/>
        <w:pPrChange w:id="885" w:author="Ron Gal" w:date="2017-03-05T23:20:00Z">
          <w:pPr>
            <w:bidi/>
          </w:pPr>
        </w:pPrChange>
      </w:pPr>
      <w:bookmarkStart w:id="886" w:name="_Toc476684166"/>
      <w:r>
        <w:rPr>
          <w:rtl/>
        </w:rPr>
        <w:lastRenderedPageBreak/>
        <w:t>טבלאות המערכת</w:t>
      </w:r>
      <w:bookmarkEnd w:id="886"/>
    </w:p>
    <w:p w:rsidR="00481634" w:rsidRDefault="00481634">
      <w:pPr>
        <w:bidi/>
      </w:pPr>
    </w:p>
    <w:p w:rsidR="00481634" w:rsidRDefault="00911482">
      <w:pPr>
        <w:pStyle w:val="Heading2"/>
        <w:bidi/>
        <w:pPrChange w:id="887" w:author="Ron Gal" w:date="2017-03-05T23:20:00Z">
          <w:pPr>
            <w:bidi/>
          </w:pPr>
        </w:pPrChange>
      </w:pPr>
      <w:bookmarkStart w:id="888" w:name="_Toc476684167"/>
      <w:r>
        <w:rPr>
          <w:rFonts w:hint="cs"/>
          <w:rtl/>
        </w:rPr>
        <w:t>טבלאות משתמשים</w:t>
      </w:r>
      <w:bookmarkEnd w:id="888"/>
    </w:p>
    <w:p w:rsidR="00481634" w:rsidRDefault="00911482">
      <w:pPr>
        <w:bidi/>
      </w:pPr>
      <w:r>
        <w:rPr>
          <w:b/>
          <w:sz w:val="24"/>
          <w:szCs w:val="24"/>
        </w:rPr>
        <w:t>Owner</w:t>
      </w:r>
    </w:p>
    <w:p w:rsidR="00481634" w:rsidRDefault="00471D70" w:rsidP="00911482">
      <w:pPr>
        <w:bidi/>
      </w:pPr>
      <w:r>
        <w:rPr>
          <w:sz w:val="24"/>
          <w:szCs w:val="24"/>
          <w:rtl/>
        </w:rPr>
        <w:t xml:space="preserve">טבלת המשתמשים המוגדרים </w:t>
      </w:r>
      <w:r w:rsidR="00911482">
        <w:rPr>
          <w:rFonts w:hint="cs"/>
          <w:sz w:val="24"/>
          <w:szCs w:val="24"/>
          <w:rtl/>
        </w:rPr>
        <w:t>כבעלים של בעלי חיים</w:t>
      </w:r>
      <w:r>
        <w:rPr>
          <w:sz w:val="24"/>
          <w:szCs w:val="24"/>
          <w:rtl/>
        </w:rPr>
        <w:t xml:space="preserve"> במערכת</w:t>
      </w:r>
      <w:r>
        <w:t xml:space="preserve"> </w:t>
      </w:r>
    </w:p>
    <w:p w:rsidR="00481634" w:rsidRDefault="00481634">
      <w:pPr>
        <w:bidi/>
      </w:pPr>
    </w:p>
    <w:tbl>
      <w:tblPr>
        <w:tblStyle w:val="a0"/>
        <w:tblW w:w="8052" w:type="dxa"/>
        <w:tblBorders>
          <w:top w:val="nil"/>
          <w:left w:val="nil"/>
          <w:bottom w:val="nil"/>
          <w:right w:val="nil"/>
          <w:insideH w:val="nil"/>
          <w:insideV w:val="nil"/>
        </w:tblBorders>
        <w:tblLayout w:type="fixed"/>
        <w:tblLook w:val="0600" w:firstRow="0" w:lastRow="0" w:firstColumn="0" w:lastColumn="0" w:noHBand="1" w:noVBand="1"/>
      </w:tblPr>
      <w:tblGrid>
        <w:gridCol w:w="2264"/>
        <w:gridCol w:w="1337"/>
        <w:gridCol w:w="4451"/>
      </w:tblGrid>
      <w:tr w:rsidR="004F4159" w:rsidTr="004F4159">
        <w:tc>
          <w:tcPr>
            <w:tcW w:w="2264"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337"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451"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rsidTr="004F4159">
        <w:tc>
          <w:tcPr>
            <w:tcW w:w="2264" w:type="dxa"/>
            <w:tcMar>
              <w:top w:w="72" w:type="dxa"/>
              <w:left w:w="72" w:type="dxa"/>
              <w:bottom w:w="72" w:type="dxa"/>
              <w:right w:w="72" w:type="dxa"/>
            </w:tcMar>
            <w:vAlign w:val="center"/>
          </w:tcPr>
          <w:p w:rsidR="004F4159" w:rsidRDefault="004F4159">
            <w:pPr>
              <w:widowControl w:val="0"/>
              <w:bidi/>
              <w:rPr>
                <w:rtl/>
              </w:rPr>
            </w:pPr>
            <w:r>
              <w:t>Id</w:t>
            </w:r>
          </w:p>
        </w:tc>
        <w:tc>
          <w:tcPr>
            <w:tcW w:w="1337" w:type="dxa"/>
            <w:tcMar>
              <w:top w:w="72" w:type="dxa"/>
              <w:left w:w="72" w:type="dxa"/>
              <w:bottom w:w="72" w:type="dxa"/>
              <w:right w:w="72" w:type="dxa"/>
            </w:tcMar>
            <w:vAlign w:val="center"/>
          </w:tcPr>
          <w:p w:rsidR="004F4159" w:rsidRDefault="004F4159">
            <w:pPr>
              <w:widowControl w:val="0"/>
              <w:bidi/>
            </w:pPr>
            <w:r>
              <w:rPr>
                <w:rtl/>
              </w:rPr>
              <w:t>מספרי</w:t>
            </w:r>
          </w:p>
        </w:tc>
        <w:tc>
          <w:tcPr>
            <w:tcW w:w="4451" w:type="dxa"/>
            <w:tcMar>
              <w:top w:w="72" w:type="dxa"/>
              <w:left w:w="72" w:type="dxa"/>
              <w:bottom w:w="72" w:type="dxa"/>
              <w:right w:w="72" w:type="dxa"/>
            </w:tcMar>
            <w:vAlign w:val="center"/>
          </w:tcPr>
          <w:p w:rsidR="004F4159" w:rsidRDefault="004F4159">
            <w:pPr>
              <w:widowControl w:val="0"/>
              <w:bidi/>
            </w:pPr>
            <w:r>
              <w:rPr>
                <w:rtl/>
              </w:rPr>
              <w:t>מפתח ראשי לטבלה</w:t>
            </w:r>
          </w:p>
        </w:tc>
      </w:tr>
      <w:tr w:rsidR="004F4159" w:rsidTr="004F4159">
        <w:tc>
          <w:tcPr>
            <w:tcW w:w="2264" w:type="dxa"/>
            <w:tcMar>
              <w:top w:w="72" w:type="dxa"/>
              <w:left w:w="72" w:type="dxa"/>
              <w:bottom w:w="72" w:type="dxa"/>
              <w:right w:w="72" w:type="dxa"/>
            </w:tcMar>
            <w:vAlign w:val="center"/>
          </w:tcPr>
          <w:p w:rsidR="004F4159" w:rsidRDefault="004F4159">
            <w:pPr>
              <w:widowControl w:val="0"/>
              <w:bidi/>
            </w:pPr>
            <w:r>
              <w:t>Password</w:t>
            </w:r>
          </w:p>
        </w:tc>
        <w:tc>
          <w:tcPr>
            <w:tcW w:w="1337" w:type="dxa"/>
            <w:tcMar>
              <w:top w:w="72" w:type="dxa"/>
              <w:left w:w="72" w:type="dxa"/>
              <w:bottom w:w="72" w:type="dxa"/>
              <w:right w:w="72" w:type="dxa"/>
            </w:tcMar>
            <w:vAlign w:val="center"/>
          </w:tcPr>
          <w:p w:rsidR="004F4159" w:rsidRDefault="004F4159">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הבעלים</w:t>
            </w:r>
            <w:r>
              <w:rPr>
                <w:rtl/>
              </w:rPr>
              <w:t xml:space="preserve">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rPr>
                <w:rtl/>
              </w:rPr>
            </w:pPr>
            <w:r>
              <w:rPr>
                <w:rFonts w:hint="cs"/>
              </w:rPr>
              <w:t>E</w:t>
            </w:r>
            <w:r>
              <w:t>mail</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הבעלים ושם המשתמש בעת כניסה למערכת</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LastName</w:t>
            </w:r>
          </w:p>
        </w:tc>
        <w:tc>
          <w:tcPr>
            <w:tcW w:w="1337"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451" w:type="dxa"/>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BirthDate</w:t>
            </w:r>
          </w:p>
        </w:tc>
        <w:tc>
          <w:tcPr>
            <w:tcW w:w="1337" w:type="dxa"/>
            <w:tcMar>
              <w:top w:w="72" w:type="dxa"/>
              <w:left w:w="72" w:type="dxa"/>
              <w:bottom w:w="72" w:type="dxa"/>
              <w:right w:w="72" w:type="dxa"/>
            </w:tcMar>
            <w:vAlign w:val="center"/>
          </w:tcPr>
          <w:p w:rsidR="004F4159" w:rsidRDefault="004F4159" w:rsidP="00911482">
            <w:pPr>
              <w:widowControl w:val="0"/>
              <w:bidi/>
              <w:rPr>
                <w:rtl/>
              </w:rPr>
            </w:pPr>
            <w:r>
              <w:rPr>
                <w:rFonts w:hint="cs"/>
                <w:rtl/>
              </w:rPr>
              <w:t>תאריכי</w:t>
            </w:r>
          </w:p>
        </w:tc>
        <w:tc>
          <w:tcPr>
            <w:tcW w:w="4451" w:type="dxa"/>
            <w:tcMar>
              <w:top w:w="72" w:type="dxa"/>
              <w:left w:w="72" w:type="dxa"/>
              <w:bottom w:w="72" w:type="dxa"/>
              <w:right w:w="72" w:type="dxa"/>
            </w:tcMar>
            <w:vAlign w:val="center"/>
          </w:tcPr>
          <w:p w:rsidR="004F4159" w:rsidRDefault="004F4159" w:rsidP="00911482">
            <w:pPr>
              <w:widowControl w:val="0"/>
              <w:bidi/>
            </w:pPr>
            <w:r>
              <w:rPr>
                <w:rFonts w:hint="cs"/>
                <w:rtl/>
              </w:rPr>
              <w:t>תאריך לידה שת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Phone</w:t>
            </w:r>
          </w:p>
        </w:tc>
        <w:tc>
          <w:tcPr>
            <w:tcW w:w="1337"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451" w:type="dxa"/>
            <w:tcMar>
              <w:top w:w="72" w:type="dxa"/>
              <w:left w:w="72" w:type="dxa"/>
              <w:bottom w:w="72" w:type="dxa"/>
              <w:right w:w="72" w:type="dxa"/>
            </w:tcMar>
            <w:vAlign w:val="center"/>
          </w:tcPr>
          <w:p w:rsidR="004F4159" w:rsidRDefault="004F4159" w:rsidP="00911482">
            <w:pPr>
              <w:widowControl w:val="0"/>
              <w:bidi/>
              <w:rPr>
                <w:rtl/>
              </w:rPr>
            </w:pPr>
            <w:r>
              <w:rPr>
                <w:rFonts w:hint="cs"/>
                <w:rtl/>
              </w:rPr>
              <w:t>מספר טלפון של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r>
              <w:t>Address_id</w:t>
            </w:r>
          </w:p>
        </w:tc>
        <w:tc>
          <w:tcPr>
            <w:tcW w:w="1337"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451" w:type="dxa"/>
            <w:tcMar>
              <w:top w:w="72" w:type="dxa"/>
              <w:left w:w="72" w:type="dxa"/>
              <w:bottom w:w="72" w:type="dxa"/>
              <w:right w:w="72" w:type="dxa"/>
            </w:tcMar>
            <w:vAlign w:val="center"/>
          </w:tcPr>
          <w:p w:rsidR="004F4159" w:rsidRDefault="004F4159" w:rsidP="00911482">
            <w:pPr>
              <w:widowControl w:val="0"/>
              <w:bidi/>
              <w:rPr>
                <w:rtl/>
              </w:rPr>
            </w:pPr>
            <w:r>
              <w:rPr>
                <w:rFonts w:hint="cs"/>
                <w:rtl/>
              </w:rPr>
              <w:t>הפנייה לכתובת מגורי הבעלים</w:t>
            </w:r>
          </w:p>
        </w:tc>
      </w:tr>
      <w:tr w:rsidR="004F4159" w:rsidTr="004F4159">
        <w:tc>
          <w:tcPr>
            <w:tcW w:w="2264" w:type="dxa"/>
            <w:tcMar>
              <w:top w:w="72" w:type="dxa"/>
              <w:left w:w="72" w:type="dxa"/>
              <w:bottom w:w="72" w:type="dxa"/>
              <w:right w:w="72" w:type="dxa"/>
            </w:tcMar>
            <w:vAlign w:val="center"/>
          </w:tcPr>
          <w:p w:rsidR="004F4159" w:rsidRDefault="004F4159" w:rsidP="00911482">
            <w:pPr>
              <w:widowControl w:val="0"/>
              <w:bidi/>
            </w:pPr>
          </w:p>
        </w:tc>
        <w:tc>
          <w:tcPr>
            <w:tcW w:w="1337" w:type="dxa"/>
            <w:tcMar>
              <w:top w:w="72" w:type="dxa"/>
              <w:left w:w="72" w:type="dxa"/>
              <w:bottom w:w="72" w:type="dxa"/>
              <w:right w:w="72" w:type="dxa"/>
            </w:tcMar>
            <w:vAlign w:val="center"/>
          </w:tcPr>
          <w:p w:rsidR="004F4159" w:rsidRDefault="004F4159" w:rsidP="00911482">
            <w:pPr>
              <w:widowControl w:val="0"/>
              <w:bidi/>
            </w:pPr>
          </w:p>
        </w:tc>
        <w:tc>
          <w:tcPr>
            <w:tcW w:w="4451" w:type="dxa"/>
            <w:tcMar>
              <w:top w:w="72" w:type="dxa"/>
              <w:left w:w="72" w:type="dxa"/>
              <w:bottom w:w="72" w:type="dxa"/>
              <w:right w:w="72" w:type="dxa"/>
            </w:tcMar>
            <w:vAlign w:val="center"/>
          </w:tcPr>
          <w:p w:rsidR="004F4159" w:rsidRDefault="004F4159"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911482">
      <w:pPr>
        <w:bidi/>
      </w:pPr>
      <w:r>
        <w:rPr>
          <w:b/>
          <w:sz w:val="24"/>
          <w:szCs w:val="24"/>
        </w:rPr>
        <w:t>Doctor</w:t>
      </w:r>
    </w:p>
    <w:p w:rsidR="00481634" w:rsidRDefault="00471D70" w:rsidP="00911482">
      <w:pPr>
        <w:bidi/>
      </w:pPr>
      <w:r>
        <w:rPr>
          <w:sz w:val="24"/>
          <w:szCs w:val="24"/>
          <w:rtl/>
        </w:rPr>
        <w:t xml:space="preserve">טבלת המשתמשים המוגדרים </w:t>
      </w:r>
      <w:r w:rsidR="00911482">
        <w:rPr>
          <w:rFonts w:hint="cs"/>
          <w:sz w:val="24"/>
          <w:szCs w:val="24"/>
          <w:rtl/>
        </w:rPr>
        <w:t>כוטרינרים</w:t>
      </w:r>
      <w:r>
        <w:rPr>
          <w:sz w:val="24"/>
          <w:szCs w:val="24"/>
          <w:rtl/>
        </w:rPr>
        <w:t xml:space="preserve"> במערכת</w:t>
      </w:r>
    </w:p>
    <w:p w:rsidR="00481634" w:rsidRDefault="00481634">
      <w:pPr>
        <w:bidi/>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1050"/>
        <w:gridCol w:w="855"/>
        <w:gridCol w:w="3720"/>
        <w:gridCol w:w="855"/>
      </w:tblGrid>
      <w:tr w:rsidR="004F4159">
        <w:trPr>
          <w:gridAfter w:val="1"/>
          <w:wAfter w:w="855" w:type="dxa"/>
        </w:trPr>
        <w:tc>
          <w:tcPr>
            <w:tcW w:w="288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עמודה</w:t>
            </w:r>
          </w:p>
        </w:tc>
        <w:tc>
          <w:tcPr>
            <w:tcW w:w="1050" w:type="dxa"/>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טיפוס</w:t>
            </w:r>
          </w:p>
        </w:tc>
        <w:tc>
          <w:tcPr>
            <w:tcW w:w="4575" w:type="dxa"/>
            <w:gridSpan w:val="2"/>
            <w:tcBorders>
              <w:bottom w:val="single" w:sz="18" w:space="0" w:color="000000"/>
            </w:tcBorders>
            <w:tcMar>
              <w:top w:w="72" w:type="dxa"/>
              <w:left w:w="72" w:type="dxa"/>
              <w:bottom w:w="72" w:type="dxa"/>
              <w:right w:w="72" w:type="dxa"/>
            </w:tcMar>
            <w:vAlign w:val="center"/>
          </w:tcPr>
          <w:p w:rsidR="004F4159" w:rsidRDefault="004F4159">
            <w:pPr>
              <w:widowControl w:val="0"/>
              <w:bidi/>
            </w:pPr>
            <w:r>
              <w:rPr>
                <w:b/>
                <w:rtl/>
              </w:rPr>
              <w:t>הסבר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t>Id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מפתח ראשי לטבלה</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Password</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סיסמת המשתמש של </w:t>
            </w:r>
            <w:r>
              <w:rPr>
                <w:rFonts w:hint="cs"/>
                <w:rtl/>
              </w:rPr>
              <w:t>הוטרינר</w:t>
            </w:r>
            <w:r>
              <w:rPr>
                <w:rtl/>
              </w:rPr>
              <w:t xml:space="preserve">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rPr>
                <w:rFonts w:hint="cs"/>
              </w:rPr>
              <w:t>E</w:t>
            </w:r>
            <w:r>
              <w:t>mail</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כתובת הדואר האלקטרוני של </w:t>
            </w:r>
            <w:r>
              <w:rPr>
                <w:rFonts w:hint="cs"/>
                <w:rtl/>
              </w:rPr>
              <w:t>הוטרינר ושם המשתמש בעת כניסה למערכת</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LastName</w:t>
            </w:r>
          </w:p>
        </w:tc>
        <w:tc>
          <w:tcPr>
            <w:tcW w:w="1050" w:type="dxa"/>
            <w:tcMar>
              <w:top w:w="72" w:type="dxa"/>
              <w:left w:w="72" w:type="dxa"/>
              <w:bottom w:w="72" w:type="dxa"/>
              <w:right w:w="72" w:type="dxa"/>
            </w:tcMar>
            <w:vAlign w:val="center"/>
          </w:tcPr>
          <w:p w:rsidR="004F4159" w:rsidRDefault="004F4159" w:rsidP="00911482">
            <w:pPr>
              <w:widowControl w:val="0"/>
              <w:bidi/>
            </w:pPr>
            <w:r>
              <w:rPr>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tl/>
              </w:rPr>
              <w:t xml:space="preserve">שם משפחתו של </w:t>
            </w:r>
            <w:r>
              <w:rPr>
                <w:rFonts w:hint="cs"/>
                <w:rtl/>
              </w:rPr>
              <w:t>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BirthDate</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תאריכי</w:t>
            </w:r>
          </w:p>
        </w:tc>
        <w:tc>
          <w:tcPr>
            <w:tcW w:w="4575" w:type="dxa"/>
            <w:gridSpan w:val="2"/>
            <w:tcMar>
              <w:top w:w="72" w:type="dxa"/>
              <w:left w:w="72" w:type="dxa"/>
              <w:bottom w:w="72" w:type="dxa"/>
              <w:right w:w="72" w:type="dxa"/>
            </w:tcMar>
            <w:vAlign w:val="center"/>
          </w:tcPr>
          <w:p w:rsidR="004F4159" w:rsidRDefault="004F4159" w:rsidP="00911482">
            <w:pPr>
              <w:widowControl w:val="0"/>
              <w:bidi/>
            </w:pPr>
            <w:r>
              <w:rPr>
                <w:rFonts w:hint="cs"/>
                <w:rtl/>
              </w:rPr>
              <w:t>תאריך לידה שת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t>Phone</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מספר טלפון של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rPr>
                <w:rFonts w:hint="cs"/>
              </w:rPr>
              <w:t>N</w:t>
            </w:r>
            <w:r>
              <w:t>otes</w:t>
            </w:r>
          </w:p>
        </w:tc>
        <w:tc>
          <w:tcPr>
            <w:tcW w:w="1050" w:type="dxa"/>
            <w:tcMar>
              <w:top w:w="72" w:type="dxa"/>
              <w:left w:w="72" w:type="dxa"/>
              <w:bottom w:w="72" w:type="dxa"/>
              <w:right w:w="72" w:type="dxa"/>
            </w:tcMar>
            <w:vAlign w:val="center"/>
          </w:tcPr>
          <w:p w:rsidR="004F4159" w:rsidRDefault="004F4159"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מידע כללי על וטרינר (ישומש בעיקר לתוכן פרסומי)</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rPr>
                <w:rtl/>
              </w:rPr>
            </w:pPr>
            <w:r>
              <w:rPr>
                <w:rFonts w:hint="cs"/>
              </w:rPr>
              <w:t>O</w:t>
            </w:r>
            <w:r>
              <w:t>peningHours</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מחרוזתי</w:t>
            </w:r>
          </w:p>
        </w:tc>
        <w:tc>
          <w:tcPr>
            <w:tcW w:w="4575" w:type="dxa"/>
            <w:gridSpan w:val="2"/>
            <w:tcMar>
              <w:top w:w="72" w:type="dxa"/>
              <w:left w:w="72" w:type="dxa"/>
              <w:bottom w:w="72" w:type="dxa"/>
              <w:right w:w="72" w:type="dxa"/>
            </w:tcMar>
            <w:vAlign w:val="center"/>
          </w:tcPr>
          <w:p w:rsidR="004F4159" w:rsidRDefault="004F4159" w:rsidP="004F4159">
            <w:pPr>
              <w:widowControl w:val="0"/>
              <w:bidi/>
              <w:rPr>
                <w:rtl/>
              </w:rPr>
            </w:pPr>
            <w:r>
              <w:rPr>
                <w:rFonts w:hint="cs"/>
                <w:rtl/>
              </w:rPr>
              <w:t>שעות פעילות</w:t>
            </w:r>
            <w:r w:rsidR="00747F2B">
              <w:rPr>
                <w:rFonts w:hint="cs"/>
                <w:rtl/>
              </w:rPr>
              <w:t xml:space="preserve"> הוטרינר</w:t>
            </w:r>
          </w:p>
        </w:tc>
      </w:tr>
      <w:tr w:rsidR="00747F2B">
        <w:trPr>
          <w:gridAfter w:val="1"/>
          <w:wAfter w:w="855" w:type="dxa"/>
        </w:trPr>
        <w:tc>
          <w:tcPr>
            <w:tcW w:w="2880" w:type="dxa"/>
            <w:tcMar>
              <w:top w:w="72" w:type="dxa"/>
              <w:left w:w="72" w:type="dxa"/>
              <w:bottom w:w="72" w:type="dxa"/>
              <w:right w:w="72" w:type="dxa"/>
            </w:tcMar>
            <w:vAlign w:val="center"/>
          </w:tcPr>
          <w:p w:rsidR="00747F2B" w:rsidRDefault="00747F2B" w:rsidP="00911482">
            <w:pPr>
              <w:widowControl w:val="0"/>
              <w:bidi/>
              <w:rPr>
                <w:rtl/>
              </w:rPr>
            </w:pPr>
            <w:r>
              <w:t>DoctorCode</w:t>
            </w:r>
          </w:p>
        </w:tc>
        <w:tc>
          <w:tcPr>
            <w:tcW w:w="1050" w:type="dxa"/>
            <w:tcMar>
              <w:top w:w="72" w:type="dxa"/>
              <w:left w:w="72" w:type="dxa"/>
              <w:bottom w:w="72" w:type="dxa"/>
              <w:right w:w="72" w:type="dxa"/>
            </w:tcMar>
            <w:vAlign w:val="center"/>
          </w:tcPr>
          <w:p w:rsidR="00747F2B" w:rsidRDefault="00747F2B" w:rsidP="00911482">
            <w:pPr>
              <w:widowControl w:val="0"/>
              <w:bidi/>
              <w:rPr>
                <w:rtl/>
              </w:rPr>
            </w:pPr>
            <w:r>
              <w:rPr>
                <w:rFonts w:hint="cs"/>
                <w:rtl/>
              </w:rPr>
              <w:t>מחרוזתי</w:t>
            </w:r>
          </w:p>
        </w:tc>
        <w:tc>
          <w:tcPr>
            <w:tcW w:w="4575" w:type="dxa"/>
            <w:gridSpan w:val="2"/>
            <w:tcMar>
              <w:top w:w="72" w:type="dxa"/>
              <w:left w:w="72" w:type="dxa"/>
              <w:bottom w:w="72" w:type="dxa"/>
              <w:right w:w="72" w:type="dxa"/>
            </w:tcMar>
            <w:vAlign w:val="center"/>
          </w:tcPr>
          <w:p w:rsidR="00747F2B" w:rsidRDefault="00747F2B" w:rsidP="004F4159">
            <w:pPr>
              <w:widowControl w:val="0"/>
              <w:bidi/>
              <w:rPr>
                <w:rtl/>
              </w:rPr>
            </w:pPr>
            <w:r>
              <w:rPr>
                <w:rFonts w:hint="cs"/>
                <w:rtl/>
              </w:rPr>
              <w:t>מספר רישיון הוטרינר</w:t>
            </w:r>
          </w:p>
        </w:tc>
      </w:tr>
      <w:tr w:rsidR="004F4159">
        <w:trPr>
          <w:gridAfter w:val="1"/>
          <w:wAfter w:w="855" w:type="dxa"/>
        </w:trPr>
        <w:tc>
          <w:tcPr>
            <w:tcW w:w="2880" w:type="dxa"/>
            <w:tcMar>
              <w:top w:w="72" w:type="dxa"/>
              <w:left w:w="72" w:type="dxa"/>
              <w:bottom w:w="72" w:type="dxa"/>
              <w:right w:w="72" w:type="dxa"/>
            </w:tcMar>
            <w:vAlign w:val="center"/>
          </w:tcPr>
          <w:p w:rsidR="004F4159" w:rsidRDefault="004F4159" w:rsidP="00911482">
            <w:pPr>
              <w:widowControl w:val="0"/>
              <w:bidi/>
            </w:pPr>
            <w:r>
              <w:t>Address_id</w:t>
            </w:r>
          </w:p>
        </w:tc>
        <w:tc>
          <w:tcPr>
            <w:tcW w:w="1050" w:type="dxa"/>
            <w:tcMar>
              <w:top w:w="72" w:type="dxa"/>
              <w:left w:w="72" w:type="dxa"/>
              <w:bottom w:w="72" w:type="dxa"/>
              <w:right w:w="72" w:type="dxa"/>
            </w:tcMar>
            <w:vAlign w:val="center"/>
          </w:tcPr>
          <w:p w:rsidR="004F4159" w:rsidRDefault="004F4159" w:rsidP="00911482">
            <w:pPr>
              <w:widowControl w:val="0"/>
              <w:bidi/>
            </w:pPr>
            <w:r>
              <w:rPr>
                <w:rFonts w:hint="cs"/>
                <w:rtl/>
              </w:rPr>
              <w:t>מספרי</w:t>
            </w:r>
          </w:p>
        </w:tc>
        <w:tc>
          <w:tcPr>
            <w:tcW w:w="4575" w:type="dxa"/>
            <w:gridSpan w:val="2"/>
            <w:tcMar>
              <w:top w:w="72" w:type="dxa"/>
              <w:left w:w="72" w:type="dxa"/>
              <w:bottom w:w="72" w:type="dxa"/>
              <w:right w:w="72" w:type="dxa"/>
            </w:tcMar>
            <w:vAlign w:val="center"/>
          </w:tcPr>
          <w:p w:rsidR="004F4159" w:rsidRDefault="004F4159" w:rsidP="00911482">
            <w:pPr>
              <w:widowControl w:val="0"/>
              <w:bidi/>
              <w:rPr>
                <w:rtl/>
              </w:rPr>
            </w:pPr>
            <w:r>
              <w:rPr>
                <w:rFonts w:hint="cs"/>
                <w:rtl/>
              </w:rPr>
              <w:t>הפנייה לכתובת מגורי הוטרינר</w:t>
            </w:r>
          </w:p>
        </w:tc>
      </w:tr>
      <w:tr w:rsidR="00911482">
        <w:tc>
          <w:tcPr>
            <w:tcW w:w="2880" w:type="dxa"/>
            <w:tcMar>
              <w:top w:w="72" w:type="dxa"/>
              <w:left w:w="72" w:type="dxa"/>
              <w:bottom w:w="72" w:type="dxa"/>
              <w:right w:w="72" w:type="dxa"/>
            </w:tcMar>
            <w:vAlign w:val="center"/>
          </w:tcPr>
          <w:p w:rsidR="00911482" w:rsidRDefault="00911482" w:rsidP="00911482">
            <w:pPr>
              <w:widowControl w:val="0"/>
              <w:bidi/>
              <w:rPr>
                <w:rtl/>
              </w:rPr>
            </w:pPr>
          </w:p>
        </w:tc>
        <w:tc>
          <w:tcPr>
            <w:tcW w:w="1050" w:type="dxa"/>
            <w:tcMar>
              <w:top w:w="72" w:type="dxa"/>
              <w:left w:w="72" w:type="dxa"/>
              <w:bottom w:w="72" w:type="dxa"/>
              <w:right w:w="72" w:type="dxa"/>
            </w:tcMar>
            <w:vAlign w:val="center"/>
          </w:tcPr>
          <w:p w:rsidR="00911482" w:rsidRDefault="00911482" w:rsidP="00911482">
            <w:pPr>
              <w:widowControl w:val="0"/>
              <w:bidi/>
            </w:pPr>
          </w:p>
        </w:tc>
        <w:tc>
          <w:tcPr>
            <w:tcW w:w="855" w:type="dxa"/>
            <w:tcMar>
              <w:top w:w="72" w:type="dxa"/>
              <w:left w:w="72" w:type="dxa"/>
              <w:bottom w:w="72" w:type="dxa"/>
              <w:right w:w="72" w:type="dxa"/>
            </w:tcMar>
            <w:vAlign w:val="center"/>
          </w:tcPr>
          <w:p w:rsidR="00911482" w:rsidRDefault="00911482" w:rsidP="00911482">
            <w:pPr>
              <w:widowControl w:val="0"/>
              <w:bidi/>
            </w:pPr>
          </w:p>
        </w:tc>
        <w:tc>
          <w:tcPr>
            <w:tcW w:w="4575" w:type="dxa"/>
            <w:gridSpan w:val="2"/>
            <w:tcMar>
              <w:top w:w="72" w:type="dxa"/>
              <w:left w:w="72" w:type="dxa"/>
              <w:bottom w:w="72" w:type="dxa"/>
              <w:right w:w="72" w:type="dxa"/>
            </w:tcMar>
            <w:vAlign w:val="center"/>
          </w:tcPr>
          <w:p w:rsidR="00911482" w:rsidRDefault="00911482" w:rsidP="00911482">
            <w:pPr>
              <w:widowControl w:val="0"/>
              <w:bidi/>
            </w:pP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2"/>
        <w:bidi/>
        <w:pPrChange w:id="889" w:author="Ron Gal" w:date="2017-03-05T23:20:00Z">
          <w:pPr>
            <w:bidi/>
          </w:pPr>
        </w:pPrChange>
      </w:pPr>
      <w:bookmarkStart w:id="890" w:name="_Toc476684168"/>
      <w:r>
        <w:rPr>
          <w:rtl/>
        </w:rPr>
        <w:t>טבלאות פיענוח</w:t>
      </w:r>
      <w:bookmarkEnd w:id="890"/>
    </w:p>
    <w:p w:rsidR="00481634" w:rsidRDefault="00481634">
      <w:pPr>
        <w:bidi/>
      </w:pPr>
    </w:p>
    <w:p w:rsidR="00481634" w:rsidRDefault="00747F2B">
      <w:pPr>
        <w:bidi/>
        <w:rPr>
          <w:rtl/>
        </w:rPr>
      </w:pPr>
      <w:r>
        <w:rPr>
          <w:rFonts w:hint="cs"/>
          <w:b/>
          <w:sz w:val="24"/>
          <w:szCs w:val="24"/>
        </w:rPr>
        <w:t>A</w:t>
      </w:r>
      <w:r>
        <w:rPr>
          <w:b/>
          <w:sz w:val="24"/>
          <w:szCs w:val="24"/>
        </w:rPr>
        <w:t>nimalTypeDecode</w:t>
      </w:r>
    </w:p>
    <w:p w:rsidR="00481634" w:rsidRDefault="00471D70" w:rsidP="00747F2B">
      <w:pPr>
        <w:bidi/>
      </w:pPr>
      <w:r>
        <w:rPr>
          <w:sz w:val="24"/>
          <w:szCs w:val="24"/>
          <w:rtl/>
        </w:rPr>
        <w:t xml:space="preserve">טבלת </w:t>
      </w:r>
      <w:r w:rsidR="00747F2B">
        <w:rPr>
          <w:rFonts w:hint="cs"/>
          <w:sz w:val="24"/>
          <w:szCs w:val="24"/>
          <w:rtl/>
        </w:rPr>
        <w:t>סוגי בעלי חיים (חתול, כלב וכיו"ב)</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סוג</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סוג</w:t>
            </w:r>
          </w:p>
        </w:tc>
      </w:tr>
    </w:tbl>
    <w:p w:rsidR="00481634" w:rsidRDefault="00481634">
      <w:pPr>
        <w:bidi/>
      </w:pPr>
    </w:p>
    <w:p w:rsidR="00481634" w:rsidRDefault="00481634" w:rsidP="00747F2B"/>
    <w:p w:rsidR="00481634" w:rsidRDefault="00747F2B">
      <w:pPr>
        <w:bidi/>
      </w:pPr>
      <w:r>
        <w:rPr>
          <w:b/>
          <w:sz w:val="24"/>
          <w:szCs w:val="24"/>
        </w:rPr>
        <w:t>GenderDecode</w:t>
      </w:r>
    </w:p>
    <w:p w:rsidR="00481634" w:rsidRDefault="00471D70" w:rsidP="00747F2B">
      <w:pPr>
        <w:bidi/>
        <w:rPr>
          <w:rtl/>
        </w:rPr>
      </w:pPr>
      <w:r>
        <w:rPr>
          <w:sz w:val="24"/>
          <w:szCs w:val="24"/>
          <w:rtl/>
        </w:rPr>
        <w:t xml:space="preserve">טבלת </w:t>
      </w:r>
      <w:r w:rsidR="00747F2B">
        <w:rPr>
          <w:rFonts w:hint="cs"/>
          <w:sz w:val="24"/>
          <w:szCs w:val="24"/>
          <w:rtl/>
        </w:rPr>
        <w:t>מגדרי בעלי חיים (זכר ונקבה)</w:t>
      </w:r>
    </w:p>
    <w:tbl>
      <w:tblPr>
        <w:tblStyle w:val="a3"/>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rPr>
                <w:rFonts w:hint="cs"/>
              </w:rPr>
              <w:t>I</w:t>
            </w:r>
            <w:r>
              <w:t>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w:t>
            </w:r>
            <w:r>
              <w:rPr>
                <w:rFonts w:hint="cs"/>
                <w:rtl/>
              </w:rPr>
              <w:t>מגדר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w:t>
            </w:r>
            <w:r>
              <w:rPr>
                <w:rFonts w:hint="cs"/>
                <w:rtl/>
              </w:rPr>
              <w:t>מגדר</w:t>
            </w:r>
          </w:p>
        </w:tc>
      </w:tr>
    </w:tbl>
    <w:p w:rsidR="00481634" w:rsidRDefault="00481634">
      <w:pPr>
        <w:bidi/>
      </w:pPr>
    </w:p>
    <w:p w:rsidR="00481634" w:rsidRDefault="00481634">
      <w:pPr>
        <w:bidi/>
      </w:pPr>
    </w:p>
    <w:p w:rsidR="00481634" w:rsidRDefault="00747F2B">
      <w:pPr>
        <w:bidi/>
      </w:pPr>
      <w:r>
        <w:rPr>
          <w:b/>
          <w:sz w:val="24"/>
          <w:szCs w:val="24"/>
        </w:rPr>
        <w:t>TreatmentTypeDecode</w:t>
      </w:r>
    </w:p>
    <w:p w:rsidR="00481634" w:rsidRDefault="00471D70" w:rsidP="00747F2B">
      <w:pPr>
        <w:bidi/>
        <w:rPr>
          <w:rtl/>
        </w:rPr>
      </w:pPr>
      <w:r>
        <w:rPr>
          <w:sz w:val="24"/>
          <w:szCs w:val="24"/>
          <w:rtl/>
        </w:rPr>
        <w:t xml:space="preserve">טבלת סוגי </w:t>
      </w:r>
      <w:r w:rsidR="00747F2B">
        <w:rPr>
          <w:rFonts w:hint="cs"/>
          <w:sz w:val="24"/>
          <w:szCs w:val="24"/>
          <w:rtl/>
        </w:rPr>
        <w:t>טיפולים (טיפול\חיסון\מתן תרופה)</w:t>
      </w:r>
    </w:p>
    <w:tbl>
      <w:tblPr>
        <w:tblStyle w:val="a4"/>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747F2B" w:rsidTr="00747F2B">
        <w:tc>
          <w:tcPr>
            <w:tcW w:w="217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2175" w:type="dxa"/>
            <w:tcMar>
              <w:top w:w="72" w:type="dxa"/>
              <w:left w:w="72" w:type="dxa"/>
              <w:bottom w:w="72" w:type="dxa"/>
              <w:right w:w="72" w:type="dxa"/>
            </w:tcMar>
            <w:vAlign w:val="center"/>
          </w:tcPr>
          <w:p w:rsidR="00747F2B" w:rsidRDefault="00747F2B">
            <w:pPr>
              <w:widowControl w:val="0"/>
              <w:bidi/>
            </w:pPr>
            <w:r>
              <w:t>Id</w:t>
            </w:r>
          </w:p>
        </w:tc>
        <w:tc>
          <w:tcPr>
            <w:tcW w:w="1363" w:type="dxa"/>
            <w:tcMar>
              <w:top w:w="72" w:type="dxa"/>
              <w:left w:w="72" w:type="dxa"/>
              <w:bottom w:w="72" w:type="dxa"/>
              <w:right w:w="72" w:type="dxa"/>
            </w:tcMar>
            <w:vAlign w:val="center"/>
          </w:tcPr>
          <w:p w:rsidR="00747F2B" w:rsidRDefault="00747F2B">
            <w:pPr>
              <w:widowControl w:val="0"/>
              <w:bidi/>
            </w:pPr>
            <w:r>
              <w:rPr>
                <w:rtl/>
              </w:rPr>
              <w:t>מספרי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קוד סוג </w:t>
            </w:r>
            <w:r>
              <w:rPr>
                <w:rFonts w:hint="cs"/>
                <w:rtl/>
              </w:rPr>
              <w:t>טיפול</w:t>
            </w:r>
          </w:p>
        </w:tc>
      </w:tr>
      <w:tr w:rsidR="00747F2B" w:rsidTr="00747F2B">
        <w:tc>
          <w:tcPr>
            <w:tcW w:w="2175" w:type="dxa"/>
            <w:tcMar>
              <w:top w:w="72" w:type="dxa"/>
              <w:left w:w="72" w:type="dxa"/>
              <w:bottom w:w="72" w:type="dxa"/>
              <w:right w:w="72" w:type="dxa"/>
            </w:tcMar>
            <w:vAlign w:val="center"/>
          </w:tcPr>
          <w:p w:rsidR="00747F2B" w:rsidRDefault="00747F2B">
            <w:pPr>
              <w:widowControl w:val="0"/>
              <w:bidi/>
              <w:rPr>
                <w:rtl/>
              </w:rPr>
            </w:pPr>
            <w:r>
              <w:t>Name</w:t>
            </w:r>
          </w:p>
        </w:tc>
        <w:tc>
          <w:tcPr>
            <w:tcW w:w="1363" w:type="dxa"/>
            <w:tcMar>
              <w:top w:w="72" w:type="dxa"/>
              <w:left w:w="72" w:type="dxa"/>
              <w:bottom w:w="72" w:type="dxa"/>
              <w:right w:w="72" w:type="dxa"/>
            </w:tcMar>
            <w:vAlign w:val="center"/>
          </w:tcPr>
          <w:p w:rsidR="00747F2B" w:rsidRDefault="00747F2B">
            <w:pPr>
              <w:widowControl w:val="0"/>
              <w:bidi/>
            </w:pPr>
            <w:r>
              <w:rPr>
                <w:rtl/>
              </w:rPr>
              <w:t>מחרוזתי</w:t>
            </w:r>
          </w:p>
        </w:tc>
        <w:tc>
          <w:tcPr>
            <w:tcW w:w="4502" w:type="dxa"/>
            <w:tcMar>
              <w:top w:w="72" w:type="dxa"/>
              <w:left w:w="72" w:type="dxa"/>
              <w:bottom w:w="72" w:type="dxa"/>
              <w:right w:w="72" w:type="dxa"/>
            </w:tcMar>
            <w:vAlign w:val="center"/>
          </w:tcPr>
          <w:p w:rsidR="00747F2B" w:rsidRDefault="00747F2B" w:rsidP="00747F2B">
            <w:pPr>
              <w:widowControl w:val="0"/>
              <w:bidi/>
            </w:pPr>
            <w:r>
              <w:rPr>
                <w:rtl/>
              </w:rPr>
              <w:t xml:space="preserve">פיענוח סוג </w:t>
            </w:r>
            <w:r>
              <w:rPr>
                <w:rFonts w:hint="cs"/>
                <w:rtl/>
              </w:rPr>
              <w:t>טיפול</w:t>
            </w:r>
          </w:p>
        </w:tc>
      </w:tr>
    </w:tbl>
    <w:p w:rsidR="00481634" w:rsidRDefault="00481634">
      <w:pPr>
        <w:bidi/>
      </w:pPr>
    </w:p>
    <w:p w:rsidR="00501C49" w:rsidRDefault="00501C49">
      <w:pPr>
        <w:pStyle w:val="Heading2"/>
        <w:bidi/>
        <w:pPrChange w:id="891" w:author="Ron Gal" w:date="2017-03-05T23:20:00Z">
          <w:pPr>
            <w:bidi/>
          </w:pPr>
        </w:pPrChange>
      </w:pPr>
      <w:bookmarkStart w:id="892" w:name="_Toc476684169"/>
      <w:r>
        <w:rPr>
          <w:rtl/>
        </w:rPr>
        <w:t xml:space="preserve">טבלאות </w:t>
      </w:r>
      <w:r>
        <w:rPr>
          <w:rFonts w:hint="cs"/>
          <w:rtl/>
        </w:rPr>
        <w:t>קשרי רבים לרבים</w:t>
      </w:r>
      <w:bookmarkEnd w:id="892"/>
    </w:p>
    <w:p w:rsidR="00501C49" w:rsidRDefault="00501C49" w:rsidP="00501C49">
      <w:pPr>
        <w:bidi/>
      </w:pPr>
    </w:p>
    <w:p w:rsidR="00501C49" w:rsidRDefault="00501C49" w:rsidP="00501C49">
      <w:pPr>
        <w:bidi/>
      </w:pPr>
      <w:r>
        <w:rPr>
          <w:rFonts w:hint="cs"/>
          <w:b/>
          <w:sz w:val="24"/>
          <w:szCs w:val="24"/>
        </w:rPr>
        <w:t>A</w:t>
      </w:r>
      <w:r>
        <w:rPr>
          <w:b/>
          <w:sz w:val="24"/>
          <w:szCs w:val="24"/>
        </w:rPr>
        <w:t>nimalTypeDecode</w:t>
      </w:r>
      <w:r>
        <w:rPr>
          <w:rFonts w:hint="cs"/>
          <w:b/>
          <w:sz w:val="24"/>
          <w:szCs w:val="24"/>
        </w:rPr>
        <w:t>T</w:t>
      </w:r>
      <w:r>
        <w:rPr>
          <w:b/>
          <w:sz w:val="24"/>
          <w:szCs w:val="24"/>
        </w:rPr>
        <w:t>oDoctor</w:t>
      </w:r>
    </w:p>
    <w:p w:rsidR="00501C49" w:rsidRDefault="00501C49" w:rsidP="00501C49">
      <w:pPr>
        <w:bidi/>
      </w:pPr>
      <w:r>
        <w:rPr>
          <w:sz w:val="24"/>
          <w:szCs w:val="24"/>
          <w:rtl/>
        </w:rPr>
        <w:t xml:space="preserve">טבלת </w:t>
      </w:r>
      <w:r>
        <w:rPr>
          <w:rFonts w:hint="cs"/>
          <w:sz w:val="24"/>
          <w:szCs w:val="24"/>
          <w:rtl/>
        </w:rPr>
        <w:t>קישור סוגי בעלי חיים לרופא</w:t>
      </w:r>
    </w:p>
    <w:tbl>
      <w:tblPr>
        <w:tblStyle w:val="a2"/>
        <w:tblW w:w="804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4502"/>
      </w:tblGrid>
      <w:tr w:rsidR="00501C49" w:rsidTr="004674E5">
        <w:tc>
          <w:tcPr>
            <w:tcW w:w="2175"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טיפוס</w:t>
            </w:r>
          </w:p>
        </w:tc>
        <w:tc>
          <w:tcPr>
            <w:tcW w:w="4502" w:type="dxa"/>
            <w:tcBorders>
              <w:bottom w:val="single" w:sz="18" w:space="0" w:color="000000"/>
            </w:tcBorders>
            <w:tcMar>
              <w:top w:w="72" w:type="dxa"/>
              <w:left w:w="72" w:type="dxa"/>
              <w:bottom w:w="72" w:type="dxa"/>
              <w:right w:w="72" w:type="dxa"/>
            </w:tcMar>
            <w:vAlign w:val="center"/>
          </w:tcPr>
          <w:p w:rsidR="00501C49" w:rsidRDefault="00501C49" w:rsidP="004674E5">
            <w:pPr>
              <w:widowControl w:val="0"/>
              <w:bidi/>
            </w:pPr>
            <w:r>
              <w:rPr>
                <w:b/>
                <w:rtl/>
              </w:rPr>
              <w:t>הסבר</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pPr>
            <w:r>
              <w:rPr>
                <w:rFonts w:hint="cs"/>
              </w:rPr>
              <w:t>D</w:t>
            </w:r>
            <w:r>
              <w:t>octor_id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rPr>
                <w:rtl/>
              </w:rPr>
            </w:pPr>
            <w:r>
              <w:rPr>
                <w:rFonts w:hint="cs"/>
                <w:rtl/>
              </w:rPr>
              <w:t>מזהה רופא</w:t>
            </w:r>
          </w:p>
        </w:tc>
      </w:tr>
      <w:tr w:rsidR="00501C49" w:rsidTr="004674E5">
        <w:tc>
          <w:tcPr>
            <w:tcW w:w="2175" w:type="dxa"/>
            <w:tcMar>
              <w:top w:w="72" w:type="dxa"/>
              <w:left w:w="72" w:type="dxa"/>
              <w:bottom w:w="72" w:type="dxa"/>
              <w:right w:w="72" w:type="dxa"/>
            </w:tcMar>
            <w:vAlign w:val="center"/>
          </w:tcPr>
          <w:p w:rsidR="00501C49" w:rsidRDefault="00501C49" w:rsidP="004674E5">
            <w:pPr>
              <w:widowControl w:val="0"/>
              <w:bidi/>
              <w:rPr>
                <w:rtl/>
              </w:rPr>
            </w:pPr>
            <w:r>
              <w:t>AnimalType_id</w:t>
            </w:r>
          </w:p>
        </w:tc>
        <w:tc>
          <w:tcPr>
            <w:tcW w:w="1363" w:type="dxa"/>
            <w:tcMar>
              <w:top w:w="72" w:type="dxa"/>
              <w:left w:w="72" w:type="dxa"/>
              <w:bottom w:w="72" w:type="dxa"/>
              <w:right w:w="72" w:type="dxa"/>
            </w:tcMar>
            <w:vAlign w:val="center"/>
          </w:tcPr>
          <w:p w:rsidR="00501C49" w:rsidRDefault="00501C49" w:rsidP="004674E5">
            <w:pPr>
              <w:widowControl w:val="0"/>
              <w:bidi/>
            </w:pPr>
            <w:r>
              <w:rPr>
                <w:rtl/>
              </w:rPr>
              <w:t>מספרי</w:t>
            </w:r>
          </w:p>
        </w:tc>
        <w:tc>
          <w:tcPr>
            <w:tcW w:w="4502" w:type="dxa"/>
            <w:tcMar>
              <w:top w:w="72" w:type="dxa"/>
              <w:left w:w="72" w:type="dxa"/>
              <w:bottom w:w="72" w:type="dxa"/>
              <w:right w:w="72" w:type="dxa"/>
            </w:tcMar>
            <w:vAlign w:val="center"/>
          </w:tcPr>
          <w:p w:rsidR="00501C49" w:rsidRDefault="00501C49" w:rsidP="004674E5">
            <w:pPr>
              <w:widowControl w:val="0"/>
              <w:bidi/>
            </w:pPr>
            <w:r>
              <w:rPr>
                <w:rFonts w:hint="cs"/>
                <w:rtl/>
              </w:rPr>
              <w:t>מזהה סוג בעל חיים</w:t>
            </w:r>
          </w:p>
        </w:tc>
      </w:tr>
    </w:tbl>
    <w:p w:rsidR="00501C49" w:rsidRDefault="00501C49" w:rsidP="00501C49">
      <w:pPr>
        <w:bidi/>
      </w:pPr>
    </w:p>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2"/>
        <w:bidi/>
        <w:pPrChange w:id="893" w:author="Ron Gal" w:date="2017-03-05T23:20:00Z">
          <w:pPr>
            <w:bidi/>
          </w:pPr>
        </w:pPrChange>
      </w:pPr>
      <w:bookmarkStart w:id="894" w:name="_Toc476684170"/>
      <w:r>
        <w:rPr>
          <w:rtl/>
        </w:rPr>
        <w:t>טבלאות עיסקיות</w:t>
      </w:r>
      <w:bookmarkEnd w:id="894"/>
    </w:p>
    <w:p w:rsidR="00481634" w:rsidRDefault="00481634">
      <w:pPr>
        <w:bidi/>
      </w:pPr>
    </w:p>
    <w:p w:rsidR="00481634" w:rsidRDefault="00747F2B">
      <w:pPr>
        <w:bidi/>
      </w:pPr>
      <w:r>
        <w:rPr>
          <w:b/>
          <w:sz w:val="24"/>
          <w:szCs w:val="24"/>
        </w:rPr>
        <w:t>Animal</w:t>
      </w:r>
    </w:p>
    <w:p w:rsidR="00481634" w:rsidRDefault="00471D70" w:rsidP="00747F2B">
      <w:pPr>
        <w:bidi/>
        <w:rPr>
          <w:rtl/>
        </w:rPr>
      </w:pPr>
      <w:r>
        <w:rPr>
          <w:sz w:val="24"/>
          <w:szCs w:val="24"/>
          <w:rtl/>
        </w:rPr>
        <w:t xml:space="preserve">טבלת </w:t>
      </w:r>
      <w:r w:rsidR="00747F2B">
        <w:rPr>
          <w:rFonts w:hint="cs"/>
          <w:sz w:val="24"/>
          <w:szCs w:val="24"/>
          <w:rtl/>
        </w:rPr>
        <w:t>בעלי החיים במערכת</w:t>
      </w:r>
    </w:p>
    <w:tbl>
      <w:tblPr>
        <w:tblStyle w:val="a8"/>
        <w:tblW w:w="8579" w:type="dxa"/>
        <w:tblBorders>
          <w:top w:val="nil"/>
          <w:left w:val="nil"/>
          <w:bottom w:val="nil"/>
          <w:right w:val="nil"/>
          <w:insideH w:val="nil"/>
          <w:insideV w:val="nil"/>
        </w:tblBorders>
        <w:tblLayout w:type="fixed"/>
        <w:tblLook w:val="0600" w:firstRow="0" w:lastRow="0" w:firstColumn="0" w:lastColumn="0" w:noHBand="1" w:noVBand="1"/>
      </w:tblPr>
      <w:tblGrid>
        <w:gridCol w:w="3345"/>
        <w:gridCol w:w="900"/>
        <w:gridCol w:w="4334"/>
      </w:tblGrid>
      <w:tr w:rsidR="00747F2B" w:rsidTr="00747F2B">
        <w:tc>
          <w:tcPr>
            <w:tcW w:w="3345"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900"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334"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ID</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tl/>
              </w:rPr>
              <w:t>מפתח ראשי לטבלה</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Name</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שם 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Weight</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משקל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Notes</w:t>
            </w:r>
          </w:p>
        </w:tc>
        <w:tc>
          <w:tcPr>
            <w:tcW w:w="900"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מידע נוסף עבור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t>DateOfBirth</w:t>
            </w:r>
          </w:p>
        </w:tc>
        <w:tc>
          <w:tcPr>
            <w:tcW w:w="900" w:type="dxa"/>
            <w:tcMar>
              <w:top w:w="72" w:type="dxa"/>
              <w:left w:w="72" w:type="dxa"/>
              <w:bottom w:w="72" w:type="dxa"/>
              <w:right w:w="72" w:type="dxa"/>
            </w:tcMar>
            <w:vAlign w:val="center"/>
          </w:tcPr>
          <w:p w:rsidR="00747F2B" w:rsidRDefault="00747F2B" w:rsidP="008A0790">
            <w:pPr>
              <w:widowControl w:val="0"/>
              <w:bidi/>
            </w:pPr>
            <w:r>
              <w:rPr>
                <w:rtl/>
              </w:rPr>
              <w:t>תאריכי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תאריך לידת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rPr>
                <w:rtl/>
              </w:rPr>
            </w:pPr>
            <w:r>
              <w:rPr>
                <w:rFonts w:hint="cs"/>
              </w:rPr>
              <w:t>C</w:t>
            </w:r>
            <w:r>
              <w:t>hipNumber</w:t>
            </w:r>
          </w:p>
        </w:tc>
        <w:tc>
          <w:tcPr>
            <w:tcW w:w="900"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334" w:type="dxa"/>
            <w:tcMar>
              <w:top w:w="72" w:type="dxa"/>
              <w:left w:w="72" w:type="dxa"/>
              <w:bottom w:w="72" w:type="dxa"/>
              <w:right w:w="72" w:type="dxa"/>
            </w:tcMar>
            <w:vAlign w:val="center"/>
          </w:tcPr>
          <w:p w:rsidR="00747F2B" w:rsidRDefault="00747F2B">
            <w:pPr>
              <w:widowControl w:val="0"/>
              <w:bidi/>
            </w:pPr>
            <w:r>
              <w:rPr>
                <w:rFonts w:hint="cs"/>
                <w:rtl/>
              </w:rPr>
              <w:t>מספר שבב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C</w:t>
            </w:r>
            <w:r>
              <w:t>olor</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מחרוזתי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צבע הבע"ח</w:t>
            </w:r>
          </w:p>
        </w:tc>
      </w:tr>
      <w:tr w:rsidR="00747F2B" w:rsidTr="00747F2B">
        <w:tc>
          <w:tcPr>
            <w:tcW w:w="3345" w:type="dxa"/>
            <w:tcMar>
              <w:top w:w="72" w:type="dxa"/>
              <w:left w:w="72" w:type="dxa"/>
              <w:bottom w:w="72" w:type="dxa"/>
              <w:right w:w="72" w:type="dxa"/>
            </w:tcMar>
            <w:vAlign w:val="center"/>
          </w:tcPr>
          <w:p w:rsidR="00747F2B" w:rsidRDefault="00747F2B">
            <w:pPr>
              <w:widowControl w:val="0"/>
              <w:bidi/>
            </w:pPr>
            <w:r>
              <w:rPr>
                <w:rFonts w:hint="cs"/>
              </w:rPr>
              <w:t>D</w:t>
            </w:r>
            <w:r>
              <w:t>ateNextVisit</w:t>
            </w:r>
          </w:p>
        </w:tc>
        <w:tc>
          <w:tcPr>
            <w:tcW w:w="900" w:type="dxa"/>
            <w:tcMar>
              <w:top w:w="72" w:type="dxa"/>
              <w:left w:w="72" w:type="dxa"/>
              <w:bottom w:w="72" w:type="dxa"/>
              <w:right w:w="72" w:type="dxa"/>
            </w:tcMar>
            <w:vAlign w:val="center"/>
          </w:tcPr>
          <w:p w:rsidR="00747F2B" w:rsidRDefault="00747F2B" w:rsidP="008A0790">
            <w:pPr>
              <w:widowControl w:val="0"/>
              <w:bidi/>
              <w:rPr>
                <w:rtl/>
              </w:rPr>
            </w:pPr>
            <w:r>
              <w:rPr>
                <w:rtl/>
              </w:rPr>
              <w:t>תאריכי</w:t>
            </w:r>
          </w:p>
        </w:tc>
        <w:tc>
          <w:tcPr>
            <w:tcW w:w="4334" w:type="dxa"/>
            <w:tcMar>
              <w:top w:w="72" w:type="dxa"/>
              <w:left w:w="72" w:type="dxa"/>
              <w:bottom w:w="72" w:type="dxa"/>
              <w:right w:w="72" w:type="dxa"/>
            </w:tcMar>
            <w:vAlign w:val="center"/>
          </w:tcPr>
          <w:p w:rsidR="00747F2B" w:rsidRDefault="00747F2B">
            <w:pPr>
              <w:widowControl w:val="0"/>
              <w:bidi/>
              <w:rPr>
                <w:rtl/>
              </w:rPr>
            </w:pPr>
            <w:r>
              <w:rPr>
                <w:rFonts w:hint="cs"/>
                <w:rtl/>
              </w:rPr>
              <w:t>תאריך ביקור הבא</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Gender_id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מגדר</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O</w:t>
            </w:r>
            <w:r>
              <w:t>wner_id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בעלים</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t>Type_id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סוג בע"ח</w:t>
            </w:r>
          </w:p>
        </w:tc>
      </w:tr>
      <w:tr w:rsidR="00747F2B" w:rsidTr="004674E5">
        <w:tc>
          <w:tcPr>
            <w:tcW w:w="3345" w:type="dxa"/>
            <w:tcMar>
              <w:top w:w="72" w:type="dxa"/>
              <w:left w:w="72" w:type="dxa"/>
              <w:bottom w:w="72" w:type="dxa"/>
              <w:right w:w="72" w:type="dxa"/>
            </w:tcMar>
            <w:vAlign w:val="center"/>
          </w:tcPr>
          <w:p w:rsidR="00747F2B" w:rsidRDefault="00747F2B" w:rsidP="00747F2B">
            <w:pPr>
              <w:widowControl w:val="0"/>
              <w:bidi/>
            </w:pPr>
            <w:r>
              <w:rPr>
                <w:rFonts w:hint="cs"/>
              </w:rPr>
              <w:t>D</w:t>
            </w:r>
            <w:r>
              <w:t>octor_id</w:t>
            </w:r>
          </w:p>
        </w:tc>
        <w:tc>
          <w:tcPr>
            <w:tcW w:w="900" w:type="dxa"/>
            <w:tcMar>
              <w:top w:w="72" w:type="dxa"/>
              <w:left w:w="72" w:type="dxa"/>
              <w:bottom w:w="72" w:type="dxa"/>
              <w:right w:w="72" w:type="dxa"/>
            </w:tcMar>
          </w:tcPr>
          <w:p w:rsidR="00747F2B" w:rsidRDefault="00747F2B" w:rsidP="008A0790">
            <w:pPr>
              <w:bidi/>
            </w:pPr>
            <w:r w:rsidRPr="004E461A">
              <w:rPr>
                <w:rtl/>
              </w:rPr>
              <w:t>מספרי</w:t>
            </w:r>
          </w:p>
        </w:tc>
        <w:tc>
          <w:tcPr>
            <w:tcW w:w="4334" w:type="dxa"/>
            <w:tcMar>
              <w:top w:w="72" w:type="dxa"/>
              <w:left w:w="72" w:type="dxa"/>
              <w:bottom w:w="72" w:type="dxa"/>
              <w:right w:w="72" w:type="dxa"/>
            </w:tcMar>
            <w:vAlign w:val="center"/>
          </w:tcPr>
          <w:p w:rsidR="00747F2B" w:rsidRDefault="00747F2B" w:rsidP="00747F2B">
            <w:pPr>
              <w:widowControl w:val="0"/>
              <w:bidi/>
              <w:rPr>
                <w:rtl/>
              </w:rPr>
            </w:pPr>
            <w:r>
              <w:rPr>
                <w:rFonts w:hint="cs"/>
                <w:rtl/>
              </w:rPr>
              <w:t>מזהה רופא מטפל</w:t>
            </w:r>
          </w:p>
        </w:tc>
      </w:tr>
    </w:tbl>
    <w:p w:rsidR="00481634" w:rsidRDefault="00481634">
      <w:pPr>
        <w:bidi/>
      </w:pPr>
    </w:p>
    <w:p w:rsidR="00481634" w:rsidRDefault="00747F2B">
      <w:pPr>
        <w:bidi/>
      </w:pPr>
      <w:r>
        <w:rPr>
          <w:b/>
          <w:sz w:val="24"/>
          <w:szCs w:val="24"/>
        </w:rPr>
        <w:t>Treatment</w:t>
      </w:r>
    </w:p>
    <w:p w:rsidR="00481634" w:rsidRDefault="00471D70" w:rsidP="003912C8">
      <w:pPr>
        <w:bidi/>
      </w:pPr>
      <w:r>
        <w:rPr>
          <w:sz w:val="24"/>
          <w:szCs w:val="24"/>
          <w:rtl/>
        </w:rPr>
        <w:t xml:space="preserve">טבלת </w:t>
      </w:r>
      <w:r w:rsidR="003912C8">
        <w:rPr>
          <w:rFonts w:hint="cs"/>
          <w:sz w:val="24"/>
          <w:szCs w:val="24"/>
          <w:rtl/>
        </w:rPr>
        <w:t xml:space="preserve">היסטוריית </w:t>
      </w:r>
      <w:r w:rsidR="00747F2B">
        <w:rPr>
          <w:rFonts w:hint="cs"/>
          <w:sz w:val="24"/>
          <w:szCs w:val="24"/>
          <w:rtl/>
        </w:rPr>
        <w:t xml:space="preserve">הטיפולים </w:t>
      </w:r>
    </w:p>
    <w:tbl>
      <w:tblPr>
        <w:tblStyle w:val="a9"/>
        <w:tblW w:w="8054" w:type="dxa"/>
        <w:tblBorders>
          <w:top w:val="nil"/>
          <w:left w:val="nil"/>
          <w:bottom w:val="nil"/>
          <w:right w:val="nil"/>
          <w:insideH w:val="nil"/>
          <w:insideV w:val="nil"/>
        </w:tblBorders>
        <w:tblLayout w:type="fixed"/>
        <w:tblLook w:val="0600" w:firstRow="0" w:lastRow="0" w:firstColumn="0" w:lastColumn="0" w:noHBand="1" w:noVBand="1"/>
      </w:tblPr>
      <w:tblGrid>
        <w:gridCol w:w="2766"/>
        <w:gridCol w:w="887"/>
        <w:gridCol w:w="4401"/>
      </w:tblGrid>
      <w:tr w:rsidR="00747F2B" w:rsidTr="00747F2B">
        <w:tc>
          <w:tcPr>
            <w:tcW w:w="2766"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עמודה</w:t>
            </w:r>
          </w:p>
        </w:tc>
        <w:tc>
          <w:tcPr>
            <w:tcW w:w="887"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טיפוס</w:t>
            </w:r>
          </w:p>
        </w:tc>
        <w:tc>
          <w:tcPr>
            <w:tcW w:w="4401" w:type="dxa"/>
            <w:tcBorders>
              <w:bottom w:val="single" w:sz="18" w:space="0" w:color="000000"/>
            </w:tcBorders>
            <w:tcMar>
              <w:top w:w="72" w:type="dxa"/>
              <w:left w:w="72" w:type="dxa"/>
              <w:bottom w:w="72" w:type="dxa"/>
              <w:right w:w="72" w:type="dxa"/>
            </w:tcMar>
            <w:vAlign w:val="center"/>
          </w:tcPr>
          <w:p w:rsidR="00747F2B" w:rsidRDefault="00747F2B">
            <w:pPr>
              <w:widowControl w:val="0"/>
              <w:bidi/>
            </w:pPr>
            <w:r>
              <w:rPr>
                <w:b/>
                <w:rtl/>
              </w:rPr>
              <w:t>הסבר</w:t>
            </w:r>
          </w:p>
        </w:tc>
      </w:tr>
      <w:tr w:rsidR="008A0790" w:rsidTr="00747F2B">
        <w:tc>
          <w:tcPr>
            <w:tcW w:w="2766"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7"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747F2B" w:rsidTr="00747F2B">
        <w:tc>
          <w:tcPr>
            <w:tcW w:w="2766" w:type="dxa"/>
            <w:tcMar>
              <w:top w:w="72" w:type="dxa"/>
              <w:left w:w="72" w:type="dxa"/>
              <w:bottom w:w="72" w:type="dxa"/>
              <w:right w:w="72" w:type="dxa"/>
            </w:tcMar>
            <w:vAlign w:val="center"/>
          </w:tcPr>
          <w:p w:rsidR="00747F2B" w:rsidRDefault="00747F2B">
            <w:pPr>
              <w:widowControl w:val="0"/>
              <w:bidi/>
              <w:rPr>
                <w:rtl/>
              </w:rPr>
            </w:pPr>
            <w:r>
              <w:t>Name</w:t>
            </w:r>
          </w:p>
        </w:tc>
        <w:tc>
          <w:tcPr>
            <w:tcW w:w="887" w:type="dxa"/>
            <w:tcMar>
              <w:top w:w="72" w:type="dxa"/>
              <w:left w:w="72" w:type="dxa"/>
              <w:bottom w:w="72" w:type="dxa"/>
              <w:right w:w="72" w:type="dxa"/>
            </w:tcMar>
            <w:vAlign w:val="center"/>
          </w:tcPr>
          <w:p w:rsidR="00747F2B" w:rsidRDefault="00747F2B"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747F2B" w:rsidP="008A0790">
            <w:pPr>
              <w:widowControl w:val="0"/>
              <w:bidi/>
              <w:rPr>
                <w:rtl/>
              </w:rPr>
            </w:pPr>
            <w:r>
              <w:rPr>
                <w:rtl/>
              </w:rPr>
              <w:t xml:space="preserve">שם </w:t>
            </w:r>
            <w:r w:rsidR="008A0790">
              <w:rPr>
                <w:rFonts w:hint="cs"/>
                <w:rtl/>
              </w:rPr>
              <w:t>הטיפול</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Dose</w:t>
            </w:r>
          </w:p>
        </w:tc>
        <w:tc>
          <w:tcPr>
            <w:tcW w:w="887" w:type="dxa"/>
            <w:tcMar>
              <w:top w:w="72" w:type="dxa"/>
              <w:left w:w="72" w:type="dxa"/>
              <w:bottom w:w="72" w:type="dxa"/>
              <w:right w:w="72" w:type="dxa"/>
            </w:tcMar>
            <w:vAlign w:val="center"/>
          </w:tcPr>
          <w:p w:rsidR="00747F2B" w:rsidRDefault="008A0790" w:rsidP="008A0790">
            <w:pPr>
              <w:widowControl w:val="0"/>
              <w:bidi/>
            </w:pPr>
            <w:r>
              <w:rPr>
                <w:rtl/>
              </w:rPr>
              <w:t>מחרוזתי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מינון (רלוונטי עבור תרופות)</w:t>
            </w:r>
          </w:p>
        </w:tc>
      </w:tr>
      <w:tr w:rsidR="00747F2B" w:rsidTr="00747F2B">
        <w:tc>
          <w:tcPr>
            <w:tcW w:w="2766" w:type="dxa"/>
            <w:tcMar>
              <w:top w:w="72" w:type="dxa"/>
              <w:left w:w="72" w:type="dxa"/>
              <w:bottom w:w="72" w:type="dxa"/>
              <w:right w:w="72" w:type="dxa"/>
            </w:tcMar>
            <w:vAlign w:val="center"/>
          </w:tcPr>
          <w:p w:rsidR="00747F2B" w:rsidRDefault="00747F2B">
            <w:pPr>
              <w:widowControl w:val="0"/>
              <w:bidi/>
            </w:pPr>
            <w:r>
              <w:t>Price</w:t>
            </w:r>
          </w:p>
        </w:tc>
        <w:tc>
          <w:tcPr>
            <w:tcW w:w="887" w:type="dxa"/>
            <w:tcMar>
              <w:top w:w="72" w:type="dxa"/>
              <w:left w:w="72" w:type="dxa"/>
              <w:bottom w:w="72" w:type="dxa"/>
              <w:right w:w="72" w:type="dxa"/>
            </w:tcMar>
            <w:vAlign w:val="center"/>
          </w:tcPr>
          <w:p w:rsidR="00747F2B" w:rsidRDefault="00747F2B" w:rsidP="008A0790">
            <w:pPr>
              <w:widowControl w:val="0"/>
              <w:bidi/>
            </w:pPr>
            <w:r>
              <w:rPr>
                <w:rtl/>
              </w:rPr>
              <w:t>מספרי</w:t>
            </w:r>
          </w:p>
        </w:tc>
        <w:tc>
          <w:tcPr>
            <w:tcW w:w="4401" w:type="dxa"/>
            <w:tcMar>
              <w:top w:w="72" w:type="dxa"/>
              <w:left w:w="72" w:type="dxa"/>
              <w:bottom w:w="72" w:type="dxa"/>
              <w:right w:w="72" w:type="dxa"/>
            </w:tcMar>
            <w:vAlign w:val="center"/>
          </w:tcPr>
          <w:p w:rsidR="00747F2B" w:rsidRDefault="008A0790">
            <w:pPr>
              <w:widowControl w:val="0"/>
              <w:bidi/>
            </w:pPr>
            <w:r>
              <w:rPr>
                <w:rFonts w:hint="cs"/>
                <w:rtl/>
              </w:rPr>
              <w:t>מחיר</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t>Type_id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סוג טיפול</w:t>
            </w:r>
          </w:p>
        </w:tc>
      </w:tr>
      <w:tr w:rsidR="008A0790" w:rsidTr="004674E5">
        <w:tc>
          <w:tcPr>
            <w:tcW w:w="2766" w:type="dxa"/>
            <w:tcMar>
              <w:top w:w="72" w:type="dxa"/>
              <w:left w:w="72" w:type="dxa"/>
              <w:bottom w:w="72" w:type="dxa"/>
              <w:right w:w="72" w:type="dxa"/>
            </w:tcMar>
            <w:vAlign w:val="center"/>
          </w:tcPr>
          <w:p w:rsidR="008A0790" w:rsidRDefault="008A0790" w:rsidP="008A0790">
            <w:pPr>
              <w:widowControl w:val="0"/>
              <w:bidi/>
            </w:pPr>
            <w:r>
              <w:rPr>
                <w:rFonts w:hint="cs"/>
              </w:rPr>
              <w:t>C</w:t>
            </w:r>
            <w:r>
              <w:t>ontainingTreatment_id</w:t>
            </w:r>
          </w:p>
        </w:tc>
        <w:tc>
          <w:tcPr>
            <w:tcW w:w="887" w:type="dxa"/>
            <w:tcMar>
              <w:top w:w="72" w:type="dxa"/>
              <w:left w:w="72" w:type="dxa"/>
              <w:bottom w:w="72" w:type="dxa"/>
              <w:right w:w="72" w:type="dxa"/>
            </w:tcMar>
          </w:tcPr>
          <w:p w:rsidR="008A0790" w:rsidRDefault="008A0790" w:rsidP="008A0790">
            <w:pPr>
              <w:bidi/>
            </w:pPr>
            <w:r w:rsidRPr="001D6461">
              <w:rPr>
                <w:rtl/>
              </w:rPr>
              <w:t>מספרי</w:t>
            </w:r>
          </w:p>
        </w:tc>
        <w:tc>
          <w:tcPr>
            <w:tcW w:w="4401" w:type="dxa"/>
            <w:tcMar>
              <w:top w:w="72" w:type="dxa"/>
              <w:left w:w="72" w:type="dxa"/>
              <w:bottom w:w="72" w:type="dxa"/>
              <w:right w:w="72" w:type="dxa"/>
            </w:tcMar>
            <w:vAlign w:val="center"/>
          </w:tcPr>
          <w:p w:rsidR="008A0790" w:rsidRDefault="008A0790" w:rsidP="008A0790">
            <w:pPr>
              <w:widowControl w:val="0"/>
              <w:bidi/>
            </w:pPr>
            <w:r>
              <w:rPr>
                <w:rFonts w:hint="cs"/>
                <w:rtl/>
              </w:rPr>
              <w:t>מזהה דו"ח טיפול מכיל</w:t>
            </w:r>
          </w:p>
        </w:tc>
      </w:tr>
    </w:tbl>
    <w:p w:rsidR="00481634" w:rsidRDefault="00481634">
      <w:pPr>
        <w:bidi/>
      </w:pPr>
    </w:p>
    <w:p w:rsidR="00481634" w:rsidRDefault="00747F2B">
      <w:pPr>
        <w:bidi/>
      </w:pPr>
      <w:r>
        <w:rPr>
          <w:b/>
          <w:sz w:val="24"/>
          <w:szCs w:val="24"/>
        </w:rPr>
        <w:t>TreatmentReport</w:t>
      </w:r>
    </w:p>
    <w:p w:rsidR="00481634" w:rsidRDefault="00471D70" w:rsidP="008A0790">
      <w:pPr>
        <w:bidi/>
      </w:pPr>
      <w:r>
        <w:rPr>
          <w:sz w:val="24"/>
          <w:szCs w:val="24"/>
          <w:rtl/>
        </w:rPr>
        <w:t xml:space="preserve">טבלת </w:t>
      </w:r>
      <w:r w:rsidR="008A0790">
        <w:rPr>
          <w:rFonts w:hint="cs"/>
          <w:sz w:val="24"/>
          <w:szCs w:val="24"/>
          <w:rtl/>
        </w:rPr>
        <w:t>היסטוריית</w:t>
      </w:r>
      <w:r w:rsidR="003912C8">
        <w:rPr>
          <w:rFonts w:hint="cs"/>
          <w:sz w:val="24"/>
          <w:szCs w:val="24"/>
          <w:rtl/>
        </w:rPr>
        <w:t xml:space="preserve"> דו"חות</w:t>
      </w:r>
      <w:r w:rsidR="008A0790">
        <w:rPr>
          <w:rFonts w:hint="cs"/>
          <w:sz w:val="24"/>
          <w:szCs w:val="24"/>
          <w:rtl/>
        </w:rPr>
        <w:t xml:space="preserve"> טיפולים</w:t>
      </w:r>
    </w:p>
    <w:tbl>
      <w:tblPr>
        <w:tblStyle w:val="aa"/>
        <w:tblW w:w="8069" w:type="dxa"/>
        <w:tblBorders>
          <w:top w:val="nil"/>
          <w:left w:val="nil"/>
          <w:bottom w:val="nil"/>
          <w:right w:val="nil"/>
          <w:insideH w:val="nil"/>
          <w:insideV w:val="nil"/>
        </w:tblBorders>
        <w:tblLayout w:type="fixed"/>
        <w:tblLook w:val="0600" w:firstRow="0" w:lastRow="0" w:firstColumn="0" w:lastColumn="0" w:noHBand="1" w:noVBand="1"/>
      </w:tblPr>
      <w:tblGrid>
        <w:gridCol w:w="2624"/>
        <w:gridCol w:w="1059"/>
        <w:gridCol w:w="4386"/>
      </w:tblGrid>
      <w:tr w:rsidR="008A0790" w:rsidTr="008A0790">
        <w:tc>
          <w:tcPr>
            <w:tcW w:w="2624"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lastRenderedPageBreak/>
              <w:t>עמודה</w:t>
            </w:r>
          </w:p>
        </w:tc>
        <w:tc>
          <w:tcPr>
            <w:tcW w:w="1059"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86"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Id</w:t>
            </w:r>
          </w:p>
        </w:tc>
        <w:tc>
          <w:tcPr>
            <w:tcW w:w="1059"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rPr>
                <w:rFonts w:hint="cs"/>
              </w:rPr>
              <w:t>T</w:t>
            </w:r>
            <w:r>
              <w:t>otalPrice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מחיר כולל עבור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Date</w:t>
            </w:r>
          </w:p>
        </w:tc>
        <w:tc>
          <w:tcPr>
            <w:tcW w:w="1059" w:type="dxa"/>
            <w:tcMar>
              <w:top w:w="72" w:type="dxa"/>
              <w:left w:w="72" w:type="dxa"/>
              <w:bottom w:w="72" w:type="dxa"/>
              <w:right w:w="72" w:type="dxa"/>
            </w:tcMar>
            <w:vAlign w:val="center"/>
          </w:tcPr>
          <w:p w:rsidR="008A0790" w:rsidRDefault="008A0790">
            <w:pPr>
              <w:widowControl w:val="0"/>
              <w:bidi/>
            </w:pPr>
            <w:r>
              <w:rPr>
                <w:rtl/>
              </w:rPr>
              <w:t>תאריכי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תאריך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Summary</w:t>
            </w:r>
          </w:p>
        </w:tc>
        <w:tc>
          <w:tcPr>
            <w:tcW w:w="1059" w:type="dxa"/>
            <w:tcMar>
              <w:top w:w="72" w:type="dxa"/>
              <w:left w:w="72" w:type="dxa"/>
              <w:bottom w:w="72" w:type="dxa"/>
              <w:right w:w="72" w:type="dxa"/>
            </w:tcMar>
            <w:vAlign w:val="center"/>
          </w:tcPr>
          <w:p w:rsidR="008A0790" w:rsidRDefault="008A0790">
            <w:pPr>
              <w:widowControl w:val="0"/>
              <w:bidi/>
              <w:rPr>
                <w:rtl/>
              </w:rPr>
            </w:pPr>
            <w:r>
              <w:rPr>
                <w:rFonts w:hint="cs"/>
                <w:rtl/>
              </w:rPr>
              <w:t>מחרוזתי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סיכום הטיפול</w:t>
            </w:r>
          </w:p>
        </w:tc>
      </w:tr>
      <w:tr w:rsidR="008A0790" w:rsidTr="008A0790">
        <w:tc>
          <w:tcPr>
            <w:tcW w:w="2624" w:type="dxa"/>
            <w:tcMar>
              <w:top w:w="72" w:type="dxa"/>
              <w:left w:w="72" w:type="dxa"/>
              <w:bottom w:w="72" w:type="dxa"/>
              <w:right w:w="72" w:type="dxa"/>
            </w:tcMar>
            <w:vAlign w:val="center"/>
          </w:tcPr>
          <w:p w:rsidR="008A0790" w:rsidRDefault="008A0790">
            <w:pPr>
              <w:widowControl w:val="0"/>
              <w:bidi/>
            </w:pPr>
            <w:r>
              <w:t>Animal_id</w:t>
            </w:r>
          </w:p>
        </w:tc>
        <w:tc>
          <w:tcPr>
            <w:tcW w:w="1059" w:type="dxa"/>
            <w:tcMar>
              <w:top w:w="72" w:type="dxa"/>
              <w:left w:w="72" w:type="dxa"/>
              <w:bottom w:w="72" w:type="dxa"/>
              <w:right w:w="72" w:type="dxa"/>
            </w:tcMar>
            <w:vAlign w:val="center"/>
          </w:tcPr>
          <w:p w:rsidR="008A0790" w:rsidRDefault="008A0790">
            <w:pPr>
              <w:widowControl w:val="0"/>
              <w:bidi/>
            </w:pPr>
            <w:r>
              <w:rPr>
                <w:rtl/>
              </w:rPr>
              <w:t>מספרי</w:t>
            </w:r>
          </w:p>
        </w:tc>
        <w:tc>
          <w:tcPr>
            <w:tcW w:w="4386" w:type="dxa"/>
            <w:tcMar>
              <w:top w:w="72" w:type="dxa"/>
              <w:left w:w="72" w:type="dxa"/>
              <w:bottom w:w="72" w:type="dxa"/>
              <w:right w:w="72" w:type="dxa"/>
            </w:tcMar>
            <w:vAlign w:val="center"/>
          </w:tcPr>
          <w:p w:rsidR="008A0790" w:rsidRDefault="008A0790">
            <w:pPr>
              <w:widowControl w:val="0"/>
              <w:bidi/>
            </w:pPr>
            <w:r>
              <w:rPr>
                <w:rFonts w:hint="cs"/>
                <w:rtl/>
              </w:rPr>
              <w:t>מזהה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AnimalMeasurements_id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pPr>
            <w:r>
              <w:rPr>
                <w:rFonts w:hint="cs"/>
                <w:rtl/>
              </w:rPr>
              <w:t>מזהה מדידות בע"ח</w:t>
            </w:r>
          </w:p>
        </w:tc>
      </w:tr>
      <w:tr w:rsidR="008A0790" w:rsidTr="008A0790">
        <w:tc>
          <w:tcPr>
            <w:tcW w:w="2624" w:type="dxa"/>
            <w:tcMar>
              <w:top w:w="72" w:type="dxa"/>
              <w:left w:w="72" w:type="dxa"/>
              <w:bottom w:w="72" w:type="dxa"/>
              <w:right w:w="72" w:type="dxa"/>
            </w:tcMar>
            <w:vAlign w:val="center"/>
          </w:tcPr>
          <w:p w:rsidR="008A0790" w:rsidRDefault="008A0790" w:rsidP="008A0790">
            <w:pPr>
              <w:widowControl w:val="0"/>
              <w:bidi/>
            </w:pPr>
            <w:r>
              <w:t>Doctor_id</w:t>
            </w:r>
          </w:p>
        </w:tc>
        <w:tc>
          <w:tcPr>
            <w:tcW w:w="1059" w:type="dxa"/>
            <w:tcMar>
              <w:top w:w="72" w:type="dxa"/>
              <w:left w:w="72" w:type="dxa"/>
              <w:bottom w:w="72" w:type="dxa"/>
              <w:right w:w="72" w:type="dxa"/>
            </w:tcMar>
          </w:tcPr>
          <w:p w:rsidR="008A0790" w:rsidRDefault="008A0790" w:rsidP="008A0790">
            <w:pPr>
              <w:bidi/>
            </w:pPr>
            <w:r w:rsidRPr="008B5FB1">
              <w:rPr>
                <w:rtl/>
              </w:rPr>
              <w:t>מספרי</w:t>
            </w:r>
          </w:p>
        </w:tc>
        <w:tc>
          <w:tcPr>
            <w:tcW w:w="4386" w:type="dxa"/>
            <w:tcMar>
              <w:top w:w="72" w:type="dxa"/>
              <w:left w:w="72" w:type="dxa"/>
              <w:bottom w:w="72" w:type="dxa"/>
              <w:right w:w="72" w:type="dxa"/>
            </w:tcMar>
            <w:vAlign w:val="center"/>
          </w:tcPr>
          <w:p w:rsidR="008A0790" w:rsidRDefault="008A0790" w:rsidP="008A0790">
            <w:pPr>
              <w:widowControl w:val="0"/>
              <w:bidi/>
              <w:rPr>
                <w:rtl/>
              </w:rPr>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Recommendation</w:t>
      </w:r>
    </w:p>
    <w:p w:rsidR="00481634" w:rsidRDefault="008A0790">
      <w:pPr>
        <w:bidi/>
      </w:pPr>
      <w:r>
        <w:rPr>
          <w:rFonts w:hint="cs"/>
          <w:sz w:val="24"/>
          <w:szCs w:val="24"/>
          <w:rtl/>
        </w:rPr>
        <w:t>טבלת המלצות וטרינר</w:t>
      </w:r>
    </w:p>
    <w:tbl>
      <w:tblPr>
        <w:tblStyle w:val="ab"/>
        <w:tblW w:w="8093" w:type="dxa"/>
        <w:tblBorders>
          <w:top w:val="nil"/>
          <w:left w:val="nil"/>
          <w:bottom w:val="nil"/>
          <w:right w:val="nil"/>
          <w:insideH w:val="nil"/>
          <w:insideV w:val="nil"/>
        </w:tblBorders>
        <w:tblLayout w:type="fixed"/>
        <w:tblLook w:val="0600" w:firstRow="0" w:lastRow="0" w:firstColumn="0" w:lastColumn="0" w:noHBand="1" w:noVBand="1"/>
      </w:tblPr>
      <w:tblGrid>
        <w:gridCol w:w="2790"/>
        <w:gridCol w:w="975"/>
        <w:gridCol w:w="4328"/>
      </w:tblGrid>
      <w:tr w:rsidR="008A0790" w:rsidTr="008A0790">
        <w:tc>
          <w:tcPr>
            <w:tcW w:w="279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97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28"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279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97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Date</w:t>
            </w:r>
          </w:p>
        </w:tc>
        <w:tc>
          <w:tcPr>
            <w:tcW w:w="975" w:type="dxa"/>
            <w:tcMar>
              <w:top w:w="72" w:type="dxa"/>
              <w:left w:w="72" w:type="dxa"/>
              <w:bottom w:w="72" w:type="dxa"/>
              <w:right w:w="72" w:type="dxa"/>
            </w:tcMar>
            <w:vAlign w:val="center"/>
          </w:tcPr>
          <w:p w:rsidR="008A0790" w:rsidRDefault="008A0790">
            <w:pPr>
              <w:widowControl w:val="0"/>
              <w:bidi/>
            </w:pPr>
            <w:r>
              <w:rPr>
                <w:rtl/>
              </w:rPr>
              <w:t>תאריכי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תאריך ביצוע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Text</w:t>
            </w:r>
          </w:p>
        </w:tc>
        <w:tc>
          <w:tcPr>
            <w:tcW w:w="975" w:type="dxa"/>
            <w:tcMar>
              <w:top w:w="72" w:type="dxa"/>
              <w:left w:w="72" w:type="dxa"/>
              <w:bottom w:w="72" w:type="dxa"/>
              <w:right w:w="72" w:type="dxa"/>
            </w:tcMar>
            <w:vAlign w:val="center"/>
          </w:tcPr>
          <w:p w:rsidR="008A0790" w:rsidRDefault="008A0790" w:rsidP="008A0790">
            <w:pPr>
              <w:widowControl w:val="0"/>
              <w:bidi/>
            </w:pPr>
            <w:r>
              <w:rPr>
                <w:rFonts w:hint="cs"/>
                <w:rtl/>
              </w:rPr>
              <w:t>מחרוזתי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תוכן המלצה</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Owner_id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בעלים</w:t>
            </w:r>
          </w:p>
        </w:tc>
      </w:tr>
      <w:tr w:rsidR="008A0790" w:rsidTr="008A0790">
        <w:tc>
          <w:tcPr>
            <w:tcW w:w="2790" w:type="dxa"/>
            <w:tcMar>
              <w:top w:w="72" w:type="dxa"/>
              <w:left w:w="72" w:type="dxa"/>
              <w:bottom w:w="72" w:type="dxa"/>
              <w:right w:w="72" w:type="dxa"/>
            </w:tcMar>
            <w:vAlign w:val="center"/>
          </w:tcPr>
          <w:p w:rsidR="008A0790" w:rsidRDefault="008A0790">
            <w:pPr>
              <w:widowControl w:val="0"/>
              <w:bidi/>
            </w:pPr>
            <w:r>
              <w:t>Doctor_id</w:t>
            </w:r>
          </w:p>
        </w:tc>
        <w:tc>
          <w:tcPr>
            <w:tcW w:w="975" w:type="dxa"/>
            <w:tcMar>
              <w:top w:w="72" w:type="dxa"/>
              <w:left w:w="72" w:type="dxa"/>
              <w:bottom w:w="72" w:type="dxa"/>
              <w:right w:w="72" w:type="dxa"/>
            </w:tcMar>
            <w:vAlign w:val="center"/>
          </w:tcPr>
          <w:p w:rsidR="008A0790" w:rsidRDefault="008A0790">
            <w:pPr>
              <w:widowControl w:val="0"/>
              <w:bidi/>
            </w:pPr>
            <w:r>
              <w:rPr>
                <w:rtl/>
              </w:rPr>
              <w:t>מספרי</w:t>
            </w:r>
          </w:p>
        </w:tc>
        <w:tc>
          <w:tcPr>
            <w:tcW w:w="4328" w:type="dxa"/>
            <w:tcMar>
              <w:top w:w="72" w:type="dxa"/>
              <w:left w:w="72" w:type="dxa"/>
              <w:bottom w:w="72" w:type="dxa"/>
              <w:right w:w="72" w:type="dxa"/>
            </w:tcMar>
            <w:vAlign w:val="center"/>
          </w:tcPr>
          <w:p w:rsidR="008A0790" w:rsidRDefault="008A0790">
            <w:pPr>
              <w:widowControl w:val="0"/>
              <w:bidi/>
            </w:pPr>
            <w:r>
              <w:rPr>
                <w:rFonts w:hint="cs"/>
                <w:rtl/>
              </w:rPr>
              <w:t>מזהה רופא</w:t>
            </w:r>
          </w:p>
        </w:tc>
      </w:tr>
    </w:tbl>
    <w:p w:rsidR="00481634" w:rsidRDefault="00481634">
      <w:pPr>
        <w:bidi/>
      </w:pPr>
    </w:p>
    <w:p w:rsidR="00481634" w:rsidRDefault="00481634">
      <w:pPr>
        <w:bidi/>
      </w:pPr>
    </w:p>
    <w:p w:rsidR="00481634" w:rsidRDefault="00747F2B">
      <w:pPr>
        <w:bidi/>
      </w:pPr>
      <w:r>
        <w:rPr>
          <w:b/>
          <w:sz w:val="24"/>
          <w:szCs w:val="24"/>
        </w:rPr>
        <w:t>Address</w:t>
      </w:r>
    </w:p>
    <w:p w:rsidR="00481634" w:rsidRDefault="00471D70" w:rsidP="008A0790">
      <w:pPr>
        <w:bidi/>
      </w:pPr>
      <w:r>
        <w:rPr>
          <w:sz w:val="24"/>
          <w:szCs w:val="24"/>
          <w:rtl/>
        </w:rPr>
        <w:t xml:space="preserve">טבלת </w:t>
      </w:r>
      <w:r w:rsidR="008A0790">
        <w:rPr>
          <w:rFonts w:hint="cs"/>
          <w:sz w:val="24"/>
          <w:szCs w:val="24"/>
          <w:rtl/>
        </w:rPr>
        <w:t>כתובות משתמשים</w:t>
      </w:r>
    </w:p>
    <w:tbl>
      <w:tblPr>
        <w:tblStyle w:val="ac"/>
        <w:tblW w:w="8406" w:type="dxa"/>
        <w:tblBorders>
          <w:top w:val="nil"/>
          <w:left w:val="nil"/>
          <w:bottom w:val="nil"/>
          <w:right w:val="nil"/>
          <w:insideH w:val="nil"/>
          <w:insideV w:val="nil"/>
        </w:tblBorders>
        <w:tblLayout w:type="fixed"/>
        <w:tblLook w:val="0600" w:firstRow="0" w:lastRow="0" w:firstColumn="0" w:lastColumn="0" w:noHBand="1" w:noVBand="1"/>
      </w:tblPr>
      <w:tblGrid>
        <w:gridCol w:w="3150"/>
        <w:gridCol w:w="88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עמודה</w:t>
            </w:r>
          </w:p>
        </w:tc>
        <w:tc>
          <w:tcPr>
            <w:tcW w:w="885"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rPr>
                <w:rFonts w:hint="cs"/>
              </w:rPr>
              <w:t>I</w:t>
            </w:r>
            <w:r>
              <w:t>d</w:t>
            </w:r>
          </w:p>
        </w:tc>
        <w:tc>
          <w:tcPr>
            <w:tcW w:w="885" w:type="dxa"/>
            <w:tcMar>
              <w:top w:w="72" w:type="dxa"/>
              <w:left w:w="72" w:type="dxa"/>
              <w:bottom w:w="72" w:type="dxa"/>
              <w:right w:w="72" w:type="dxa"/>
            </w:tcMar>
            <w:vAlign w:val="center"/>
          </w:tcPr>
          <w:p w:rsidR="008A0790" w:rsidRDefault="008A0790" w:rsidP="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Country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מדינה</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City</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rPr>
                <w:rtl/>
              </w:rPr>
            </w:pPr>
            <w:r>
              <w:rPr>
                <w:rFonts w:hint="cs"/>
                <w:rtl/>
              </w:rPr>
              <w:t>עיר</w:t>
            </w:r>
          </w:p>
        </w:tc>
      </w:tr>
      <w:tr w:rsidR="008A0790" w:rsidTr="008A0790">
        <w:tc>
          <w:tcPr>
            <w:tcW w:w="3150" w:type="dxa"/>
            <w:tcMar>
              <w:top w:w="72" w:type="dxa"/>
              <w:left w:w="72" w:type="dxa"/>
              <w:bottom w:w="72" w:type="dxa"/>
              <w:right w:w="72" w:type="dxa"/>
            </w:tcMar>
            <w:vAlign w:val="center"/>
          </w:tcPr>
          <w:p w:rsidR="008A0790" w:rsidRDefault="008A0790">
            <w:pPr>
              <w:widowControl w:val="0"/>
              <w:bidi/>
            </w:pPr>
            <w:r>
              <w:t>StreetName</w:t>
            </w:r>
          </w:p>
        </w:tc>
        <w:tc>
          <w:tcPr>
            <w:tcW w:w="885" w:type="dxa"/>
            <w:tcMar>
              <w:top w:w="72" w:type="dxa"/>
              <w:left w:w="72" w:type="dxa"/>
              <w:bottom w:w="72" w:type="dxa"/>
              <w:right w:w="72" w:type="dxa"/>
            </w:tcMar>
            <w:vAlign w:val="center"/>
          </w:tcPr>
          <w:p w:rsidR="008A0790" w:rsidRDefault="008A0790">
            <w:pPr>
              <w:widowControl w:val="0"/>
              <w:bidi/>
            </w:pPr>
            <w:r>
              <w:rPr>
                <w:rtl/>
              </w:rPr>
              <w:t>מחרוזתי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רחוב</w:t>
            </w:r>
          </w:p>
        </w:tc>
      </w:tr>
      <w:tr w:rsidR="008A0790" w:rsidTr="008A0790">
        <w:trPr>
          <w:trHeight w:val="420"/>
        </w:trPr>
        <w:tc>
          <w:tcPr>
            <w:tcW w:w="3150" w:type="dxa"/>
            <w:tcMar>
              <w:top w:w="72" w:type="dxa"/>
              <w:left w:w="72" w:type="dxa"/>
              <w:bottom w:w="72" w:type="dxa"/>
              <w:right w:w="72" w:type="dxa"/>
            </w:tcMar>
            <w:vAlign w:val="center"/>
          </w:tcPr>
          <w:p w:rsidR="008A0790" w:rsidRDefault="008A0790">
            <w:pPr>
              <w:widowControl w:val="0"/>
              <w:bidi/>
              <w:rPr>
                <w:rtl/>
              </w:rPr>
            </w:pPr>
            <w:r>
              <w:t>StreetNumber</w:t>
            </w:r>
          </w:p>
        </w:tc>
        <w:tc>
          <w:tcPr>
            <w:tcW w:w="885" w:type="dxa"/>
            <w:tcMar>
              <w:top w:w="72" w:type="dxa"/>
              <w:left w:w="72" w:type="dxa"/>
              <w:bottom w:w="72" w:type="dxa"/>
              <w:right w:w="72" w:type="dxa"/>
            </w:tcMar>
            <w:vAlign w:val="center"/>
          </w:tcPr>
          <w:p w:rsidR="008A0790" w:rsidRDefault="008A0790">
            <w:pPr>
              <w:widowControl w:val="0"/>
              <w:bidi/>
            </w:pPr>
            <w:r>
              <w:rPr>
                <w:rtl/>
              </w:rPr>
              <w:t>מספרי</w:t>
            </w:r>
          </w:p>
        </w:tc>
        <w:tc>
          <w:tcPr>
            <w:tcW w:w="4371" w:type="dxa"/>
            <w:tcMar>
              <w:top w:w="72" w:type="dxa"/>
              <w:left w:w="72" w:type="dxa"/>
              <w:bottom w:w="72" w:type="dxa"/>
              <w:right w:w="72" w:type="dxa"/>
            </w:tcMar>
            <w:vAlign w:val="center"/>
          </w:tcPr>
          <w:p w:rsidR="008A0790" w:rsidRDefault="008A0790">
            <w:pPr>
              <w:widowControl w:val="0"/>
              <w:bidi/>
            </w:pPr>
            <w:r>
              <w:rPr>
                <w:rFonts w:hint="cs"/>
                <w:rtl/>
              </w:rPr>
              <w:t>מספר בית</w:t>
            </w:r>
          </w:p>
        </w:tc>
      </w:tr>
    </w:tbl>
    <w:p w:rsidR="00481634" w:rsidRDefault="00481634">
      <w:pPr>
        <w:bidi/>
      </w:pPr>
    </w:p>
    <w:p w:rsidR="008A0790" w:rsidRDefault="008A0790" w:rsidP="008A0790">
      <w:pPr>
        <w:bidi/>
        <w:rPr>
          <w:rtl/>
        </w:rPr>
      </w:pPr>
      <w:r>
        <w:rPr>
          <w:rFonts w:hint="cs"/>
          <w:b/>
          <w:sz w:val="24"/>
          <w:szCs w:val="24"/>
        </w:rPr>
        <w:t>A</w:t>
      </w:r>
      <w:r>
        <w:rPr>
          <w:b/>
          <w:sz w:val="24"/>
          <w:szCs w:val="24"/>
        </w:rPr>
        <w:t>nimalMeasurements</w:t>
      </w:r>
    </w:p>
    <w:p w:rsidR="008A0790" w:rsidRDefault="008A0790" w:rsidP="008A0790">
      <w:pPr>
        <w:bidi/>
      </w:pPr>
      <w:r>
        <w:rPr>
          <w:sz w:val="24"/>
          <w:szCs w:val="24"/>
          <w:rtl/>
        </w:rPr>
        <w:t>טבלת חוות הדעת של לקוחות על לקוחות אחרים</w:t>
      </w:r>
    </w:p>
    <w:tbl>
      <w:tblPr>
        <w:tblStyle w:val="ac"/>
        <w:tblW w:w="8466" w:type="dxa"/>
        <w:tblBorders>
          <w:top w:val="nil"/>
          <w:left w:val="nil"/>
          <w:bottom w:val="nil"/>
          <w:right w:val="nil"/>
          <w:insideH w:val="nil"/>
          <w:insideV w:val="nil"/>
        </w:tblBorders>
        <w:tblLayout w:type="fixed"/>
        <w:tblLook w:val="0600" w:firstRow="0" w:lastRow="0" w:firstColumn="0" w:lastColumn="0" w:noHBand="1" w:noVBand="1"/>
      </w:tblPr>
      <w:tblGrid>
        <w:gridCol w:w="3150"/>
        <w:gridCol w:w="945"/>
        <w:gridCol w:w="4371"/>
      </w:tblGrid>
      <w:tr w:rsidR="008A0790" w:rsidTr="008A0790">
        <w:tc>
          <w:tcPr>
            <w:tcW w:w="3150"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עמודה</w:t>
            </w:r>
          </w:p>
        </w:tc>
        <w:tc>
          <w:tcPr>
            <w:tcW w:w="945"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rFonts w:hint="cs"/>
                <w:b/>
                <w:rtl/>
              </w:rPr>
              <w:t>טיפוס</w:t>
            </w:r>
          </w:p>
        </w:tc>
        <w:tc>
          <w:tcPr>
            <w:tcW w:w="4371" w:type="dxa"/>
            <w:tcBorders>
              <w:bottom w:val="single" w:sz="18" w:space="0" w:color="000000"/>
            </w:tcBorders>
            <w:tcMar>
              <w:top w:w="72" w:type="dxa"/>
              <w:left w:w="72" w:type="dxa"/>
              <w:bottom w:w="72" w:type="dxa"/>
              <w:right w:w="72" w:type="dxa"/>
            </w:tcMar>
            <w:vAlign w:val="center"/>
          </w:tcPr>
          <w:p w:rsidR="008A0790" w:rsidRDefault="008A0790" w:rsidP="004674E5">
            <w:pPr>
              <w:widowControl w:val="0"/>
              <w:bidi/>
            </w:pPr>
            <w:r>
              <w:rPr>
                <w:b/>
                <w:rtl/>
              </w:rPr>
              <w:t>הסבר</w:t>
            </w:r>
          </w:p>
        </w:tc>
      </w:tr>
      <w:tr w:rsidR="008A0790" w:rsidTr="008A0790">
        <w:tc>
          <w:tcPr>
            <w:tcW w:w="3150" w:type="dxa"/>
            <w:tcMar>
              <w:top w:w="72" w:type="dxa"/>
              <w:left w:w="72" w:type="dxa"/>
              <w:bottom w:w="72" w:type="dxa"/>
              <w:right w:w="72" w:type="dxa"/>
            </w:tcMar>
            <w:vAlign w:val="center"/>
          </w:tcPr>
          <w:p w:rsidR="008A0790" w:rsidRDefault="008A0790" w:rsidP="008A0790">
            <w:pPr>
              <w:widowControl w:val="0"/>
              <w:bidi/>
            </w:pPr>
            <w:r>
              <w:lastRenderedPageBreak/>
              <w:t>Id</w:t>
            </w:r>
          </w:p>
        </w:tc>
        <w:tc>
          <w:tcPr>
            <w:tcW w:w="945" w:type="dxa"/>
            <w:tcMar>
              <w:top w:w="72" w:type="dxa"/>
              <w:left w:w="72" w:type="dxa"/>
              <w:bottom w:w="72" w:type="dxa"/>
              <w:right w:w="72" w:type="dxa"/>
            </w:tcMar>
            <w:vAlign w:val="center"/>
          </w:tcPr>
          <w:p w:rsidR="008A0790" w:rsidRDefault="003912C8" w:rsidP="00501C49">
            <w:pPr>
              <w:widowControl w:val="0"/>
              <w:bidi/>
            </w:pPr>
            <w:r>
              <w:rPr>
                <w:rtl/>
              </w:rPr>
              <w:t>מספרי</w:t>
            </w:r>
          </w:p>
        </w:tc>
        <w:tc>
          <w:tcPr>
            <w:tcW w:w="4371" w:type="dxa"/>
            <w:tcMar>
              <w:top w:w="72" w:type="dxa"/>
              <w:left w:w="72" w:type="dxa"/>
              <w:bottom w:w="72" w:type="dxa"/>
              <w:right w:w="72" w:type="dxa"/>
            </w:tcMar>
            <w:vAlign w:val="center"/>
          </w:tcPr>
          <w:p w:rsidR="008A0790" w:rsidRDefault="008A0790" w:rsidP="008A0790">
            <w:pPr>
              <w:widowControl w:val="0"/>
              <w:bidi/>
            </w:pPr>
            <w:r>
              <w:rPr>
                <w:rtl/>
              </w:rPr>
              <w:t>מפתח ראשי לטבלה</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Weight</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משקל בקילוגרמים</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Pulse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דופק</w:t>
            </w:r>
          </w:p>
        </w:tc>
      </w:tr>
      <w:tr w:rsidR="003912C8" w:rsidTr="008A0790">
        <w:tc>
          <w:tcPr>
            <w:tcW w:w="3150" w:type="dxa"/>
            <w:tcMar>
              <w:top w:w="72" w:type="dxa"/>
              <w:left w:w="72" w:type="dxa"/>
              <w:bottom w:w="72" w:type="dxa"/>
              <w:right w:w="72" w:type="dxa"/>
            </w:tcMar>
            <w:vAlign w:val="center"/>
          </w:tcPr>
          <w:p w:rsidR="003912C8" w:rsidRDefault="003912C8" w:rsidP="003912C8">
            <w:pPr>
              <w:widowControl w:val="0"/>
              <w:bidi/>
            </w:pPr>
            <w:r>
              <w:t>Temperature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טמפרטורה במעלות צלסיוס</w:t>
            </w:r>
          </w:p>
        </w:tc>
      </w:tr>
      <w:tr w:rsidR="003912C8" w:rsidTr="004674E5">
        <w:trPr>
          <w:trHeight w:val="420"/>
        </w:trPr>
        <w:tc>
          <w:tcPr>
            <w:tcW w:w="3150" w:type="dxa"/>
            <w:tcMar>
              <w:top w:w="72" w:type="dxa"/>
              <w:left w:w="72" w:type="dxa"/>
              <w:bottom w:w="72" w:type="dxa"/>
              <w:right w:w="72" w:type="dxa"/>
            </w:tcMar>
            <w:vAlign w:val="center"/>
          </w:tcPr>
          <w:p w:rsidR="003912C8" w:rsidRDefault="003912C8" w:rsidP="003912C8">
            <w:pPr>
              <w:widowControl w:val="0"/>
              <w:bidi/>
            </w:pPr>
            <w:r>
              <w:t>SystolicBloodPressure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סיסטולי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DiastolicBloodPressure</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pPr>
            <w:r>
              <w:rPr>
                <w:rFonts w:hint="cs"/>
                <w:rtl/>
              </w:rPr>
              <w:t>לחץ דם דיאסטולי</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rPr>
                <w:rFonts w:hint="cs"/>
              </w:rPr>
              <w:t>A</w:t>
            </w:r>
            <w:r>
              <w:t>nimal_id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בע"ח</w:t>
            </w:r>
          </w:p>
        </w:tc>
      </w:tr>
      <w:tr w:rsidR="003912C8" w:rsidTr="004674E5">
        <w:tc>
          <w:tcPr>
            <w:tcW w:w="3150" w:type="dxa"/>
            <w:tcMar>
              <w:top w:w="72" w:type="dxa"/>
              <w:left w:w="72" w:type="dxa"/>
              <w:bottom w:w="72" w:type="dxa"/>
              <w:right w:w="72" w:type="dxa"/>
            </w:tcMar>
            <w:vAlign w:val="center"/>
          </w:tcPr>
          <w:p w:rsidR="003912C8" w:rsidRDefault="003912C8" w:rsidP="003912C8">
            <w:pPr>
              <w:widowControl w:val="0"/>
              <w:bidi/>
            </w:pPr>
            <w:r>
              <w:t>ContainingTreatment_id</w:t>
            </w:r>
          </w:p>
        </w:tc>
        <w:tc>
          <w:tcPr>
            <w:tcW w:w="945" w:type="dxa"/>
            <w:tcMar>
              <w:top w:w="72" w:type="dxa"/>
              <w:left w:w="72" w:type="dxa"/>
              <w:bottom w:w="72" w:type="dxa"/>
              <w:right w:w="72" w:type="dxa"/>
            </w:tcMar>
          </w:tcPr>
          <w:p w:rsidR="003912C8" w:rsidRDefault="003912C8" w:rsidP="003912C8">
            <w:pPr>
              <w:bidi/>
            </w:pPr>
            <w:r w:rsidRPr="00397700">
              <w:rPr>
                <w:rtl/>
              </w:rPr>
              <w:t>מספרי</w:t>
            </w:r>
          </w:p>
        </w:tc>
        <w:tc>
          <w:tcPr>
            <w:tcW w:w="4371" w:type="dxa"/>
            <w:tcMar>
              <w:top w:w="72" w:type="dxa"/>
              <w:left w:w="72" w:type="dxa"/>
              <w:bottom w:w="72" w:type="dxa"/>
              <w:right w:w="72" w:type="dxa"/>
            </w:tcMar>
            <w:vAlign w:val="center"/>
          </w:tcPr>
          <w:p w:rsidR="003912C8" w:rsidRDefault="003912C8" w:rsidP="003912C8">
            <w:pPr>
              <w:widowControl w:val="0"/>
              <w:bidi/>
              <w:rPr>
                <w:rtl/>
              </w:rPr>
            </w:pPr>
            <w:r>
              <w:rPr>
                <w:rFonts w:hint="cs"/>
                <w:rtl/>
              </w:rPr>
              <w:t>מזהה דו"ח טיפול מכיל</w:t>
            </w:r>
          </w:p>
        </w:tc>
      </w:tr>
    </w:tbl>
    <w:p w:rsidR="00481634" w:rsidRPr="008A0790" w:rsidRDefault="00481634">
      <w:pPr>
        <w:bidi/>
      </w:pPr>
    </w:p>
    <w:p w:rsidR="00481634" w:rsidRDefault="00471D70">
      <w:pPr>
        <w:pStyle w:val="Heading1"/>
        <w:bidi/>
        <w:pPrChange w:id="895" w:author="Ron Gal" w:date="2017-03-05T23:20:00Z">
          <w:pPr>
            <w:bidi/>
          </w:pPr>
        </w:pPrChange>
      </w:pPr>
      <w:bookmarkStart w:id="896" w:name="_Toc476684171"/>
      <w:r>
        <w:rPr>
          <w:rtl/>
        </w:rPr>
        <w:t>שכבת הלוגיקה</w:t>
      </w:r>
      <w:bookmarkEnd w:id="896"/>
    </w:p>
    <w:p w:rsidR="00481634" w:rsidRDefault="00481634">
      <w:pPr>
        <w:bidi/>
      </w:pPr>
    </w:p>
    <w:p w:rsidR="00481634" w:rsidRDefault="00471D70">
      <w:pPr>
        <w:bidi/>
      </w:pPr>
      <w:r>
        <w:rPr>
          <w:sz w:val="24"/>
          <w:szCs w:val="24"/>
          <w:rtl/>
        </w:rPr>
        <w:t>שכבה זו מהווה את הגשר בין שכבת הנתונים לשכבת השירותים המוצעים באתר. עבור כל ישות במערכת תמומש מחלקה האחראית על ביצוע הלוגיקה הרלוונטית אליה.</w:t>
      </w:r>
    </w:p>
    <w:p w:rsidR="00481634" w:rsidRDefault="00481634">
      <w:pPr>
        <w:bidi/>
      </w:pPr>
    </w:p>
    <w:p w:rsidR="00481634" w:rsidRDefault="00471D70">
      <w:pPr>
        <w:bidi/>
      </w:pPr>
      <w:r>
        <w:rPr>
          <w:sz w:val="24"/>
          <w:szCs w:val="24"/>
          <w:rtl/>
        </w:rPr>
        <w:t>עקרונות מנחים בשכבת הלוגיקה:</w:t>
      </w:r>
    </w:p>
    <w:p w:rsidR="00481634" w:rsidRDefault="00471D70">
      <w:pPr>
        <w:numPr>
          <w:ilvl w:val="0"/>
          <w:numId w:val="8"/>
        </w:numPr>
        <w:bidi/>
        <w:ind w:hanging="360"/>
        <w:contextualSpacing/>
        <w:rPr>
          <w:sz w:val="24"/>
          <w:szCs w:val="24"/>
        </w:rPr>
      </w:pPr>
      <w:r>
        <w:rPr>
          <w:sz w:val="24"/>
          <w:szCs w:val="24"/>
          <w:rtl/>
        </w:rPr>
        <w:t xml:space="preserve">שכבת הלוגיקה תפנה לבסיס הנתונים אך ורק בעזרת שכבת בסיס הנתונים, תוך שימוש בממשק הגנרי </w:t>
      </w:r>
      <w:r>
        <w:rPr>
          <w:sz w:val="24"/>
          <w:szCs w:val="24"/>
        </w:rPr>
        <w:t>IDatabaseAccess</w:t>
      </w:r>
      <w:r>
        <w:rPr>
          <w:sz w:val="24"/>
          <w:szCs w:val="24"/>
          <w:rtl/>
        </w:rPr>
        <w:t>.</w:t>
      </w:r>
    </w:p>
    <w:p w:rsidR="00481634" w:rsidRDefault="00471D70">
      <w:pPr>
        <w:numPr>
          <w:ilvl w:val="0"/>
          <w:numId w:val="8"/>
        </w:numPr>
        <w:bidi/>
        <w:ind w:hanging="360"/>
        <w:contextualSpacing/>
        <w:rPr>
          <w:sz w:val="24"/>
          <w:szCs w:val="24"/>
        </w:rPr>
      </w:pPr>
      <w:r>
        <w:rPr>
          <w:sz w:val="24"/>
          <w:szCs w:val="24"/>
          <w:rtl/>
        </w:rPr>
        <w:t>כל מחלקה בשכבת הלוגיקה תממש ממשק מוגדר מראש וזאת בשביל להפריד התנהגות ממימוש. אסטרטגיה זו תפחית את הצימוד בין מחלקות.</w:t>
      </w:r>
    </w:p>
    <w:p w:rsidR="00481634" w:rsidRDefault="00471D70">
      <w:pPr>
        <w:numPr>
          <w:ilvl w:val="0"/>
          <w:numId w:val="8"/>
        </w:numPr>
        <w:bidi/>
        <w:ind w:hanging="360"/>
        <w:contextualSpacing/>
        <w:rPr>
          <w:sz w:val="24"/>
          <w:szCs w:val="24"/>
        </w:rPr>
      </w:pPr>
      <w:r>
        <w:rPr>
          <w:sz w:val="24"/>
          <w:szCs w:val="24"/>
          <w:rtl/>
        </w:rPr>
        <w:t xml:space="preserve">כל מחלקה תהיה אחראית על ישות אחת וכך יבוא לידי מימוש עקרון </w:t>
      </w:r>
    </w:p>
    <w:p w:rsidR="00481634" w:rsidRDefault="00471D70">
      <w:pPr>
        <w:bidi/>
        <w:ind w:firstLine="720"/>
      </w:pPr>
      <w:r>
        <w:rPr>
          <w:sz w:val="24"/>
          <w:szCs w:val="24"/>
          <w:rtl/>
        </w:rPr>
        <w:t>ה-</w:t>
      </w:r>
      <w:r>
        <w:rPr>
          <w:sz w:val="24"/>
          <w:szCs w:val="24"/>
        </w:rPr>
        <w:t>Single Responsibility</w:t>
      </w:r>
      <w:r>
        <w:rPr>
          <w:sz w:val="24"/>
          <w:szCs w:val="24"/>
          <w:rtl/>
        </w:rPr>
        <w:t>.</w:t>
      </w:r>
    </w:p>
    <w:p w:rsidR="00481634" w:rsidRDefault="00471D70">
      <w:pPr>
        <w:numPr>
          <w:ilvl w:val="0"/>
          <w:numId w:val="8"/>
        </w:numPr>
        <w:bidi/>
        <w:ind w:hanging="360"/>
        <w:contextualSpacing/>
        <w:rPr>
          <w:sz w:val="24"/>
          <w:szCs w:val="24"/>
        </w:rPr>
      </w:pPr>
      <w:r>
        <w:rPr>
          <w:sz w:val="24"/>
          <w:szCs w:val="24"/>
          <w:rtl/>
        </w:rPr>
        <w:t>הקוד יכתב בצורה מודולארית כך שיתמוך בהרחבות ללא צורך בשינוי קוד קיים וכך יבוא לידי מימוש עקרון ה-</w:t>
      </w:r>
      <w:r>
        <w:rPr>
          <w:sz w:val="24"/>
          <w:szCs w:val="24"/>
        </w:rPr>
        <w:t>Open/Closed</w:t>
      </w:r>
      <w:r>
        <w:rPr>
          <w:sz w:val="24"/>
          <w:szCs w:val="24"/>
          <w:rtl/>
        </w:rPr>
        <w:t>.</w:t>
      </w:r>
    </w:p>
    <w:p w:rsidR="00481634" w:rsidRDefault="00471D70">
      <w:pPr>
        <w:numPr>
          <w:ilvl w:val="0"/>
          <w:numId w:val="8"/>
        </w:numPr>
        <w:bidi/>
        <w:ind w:hanging="360"/>
        <w:contextualSpacing/>
        <w:rPr>
          <w:sz w:val="24"/>
          <w:szCs w:val="24"/>
        </w:rPr>
      </w:pPr>
      <w:r>
        <w:rPr>
          <w:sz w:val="24"/>
          <w:szCs w:val="24"/>
          <w:rtl/>
        </w:rPr>
        <w:t>המחלקות בשכבה זו ישמרו ב-</w:t>
      </w:r>
      <w:r>
        <w:rPr>
          <w:sz w:val="24"/>
          <w:szCs w:val="24"/>
        </w:rPr>
        <w:t>IoC Container</w:t>
      </w:r>
      <w:r>
        <w:rPr>
          <w:sz w:val="24"/>
          <w:szCs w:val="24"/>
          <w:rtl/>
        </w:rPr>
        <w:t xml:space="preserve"> ויוזרקו לשכבת השירותים ובכך יבוא לידי מימוש עקרון ה-</w:t>
      </w:r>
      <w:r>
        <w:rPr>
          <w:sz w:val="24"/>
          <w:szCs w:val="24"/>
        </w:rPr>
        <w:t>Dependency Inversion</w:t>
      </w:r>
      <w:r>
        <w:rPr>
          <w:sz w:val="24"/>
          <w:szCs w:val="24"/>
          <w:rtl/>
        </w:rPr>
        <w:t>.</w:t>
      </w:r>
    </w:p>
    <w:p w:rsidR="00481634" w:rsidRDefault="00471D70">
      <w:pPr>
        <w:numPr>
          <w:ilvl w:val="0"/>
          <w:numId w:val="8"/>
        </w:numPr>
        <w:bidi/>
        <w:ind w:hanging="360"/>
        <w:contextualSpacing/>
        <w:rPr>
          <w:sz w:val="24"/>
          <w:szCs w:val="24"/>
        </w:rPr>
      </w:pPr>
      <w:r>
        <w:rPr>
          <w:sz w:val="24"/>
          <w:szCs w:val="24"/>
          <w:rtl/>
        </w:rPr>
        <w:t>שכבת הלוגיקה תחשוף לשכבת השירותים את המינימום הנדרש לצורך הפעלתה ובכך יבוא לידי ביטוי עקרון ה-</w:t>
      </w:r>
      <w:r>
        <w:rPr>
          <w:sz w:val="24"/>
          <w:szCs w:val="24"/>
        </w:rPr>
        <w:t>Encapsulation</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1"/>
        <w:bidi/>
        <w:pPrChange w:id="897" w:author="Ron Gal" w:date="2017-03-05T23:21:00Z">
          <w:pPr>
            <w:bidi/>
          </w:pPr>
        </w:pPrChange>
      </w:pPr>
      <w:bookmarkStart w:id="898" w:name="_Toc476684172"/>
      <w:r>
        <w:rPr>
          <w:rtl/>
        </w:rPr>
        <w:t>שכבת השירותים</w:t>
      </w:r>
      <w:bookmarkEnd w:id="898"/>
    </w:p>
    <w:p w:rsidR="00481634" w:rsidRDefault="00471D70">
      <w:pPr>
        <w:bidi/>
      </w:pPr>
      <w:r>
        <w:rPr>
          <w:sz w:val="24"/>
          <w:szCs w:val="24"/>
          <w:rtl/>
        </w:rPr>
        <w:t xml:space="preserve">שכבה זו חושפת את נתוני ויכולות המערכת בעזרת ממשק המבוסס על בקשות </w:t>
      </w:r>
      <w:r>
        <w:rPr>
          <w:sz w:val="24"/>
          <w:szCs w:val="24"/>
        </w:rPr>
        <w:t>Http</w:t>
      </w:r>
      <w:r>
        <w:rPr>
          <w:sz w:val="24"/>
          <w:szCs w:val="24"/>
          <w:rtl/>
        </w:rPr>
        <w:t xml:space="preserve"> בארכיטקטורת </w:t>
      </w:r>
      <w:r>
        <w:rPr>
          <w:sz w:val="24"/>
          <w:szCs w:val="24"/>
        </w:rPr>
        <w:t>Rest</w:t>
      </w:r>
      <w:r>
        <w:rPr>
          <w:sz w:val="24"/>
          <w:szCs w:val="24"/>
          <w:rtl/>
        </w:rPr>
        <w:t xml:space="preserve"> וטכנולוגיית </w:t>
      </w:r>
      <w:r>
        <w:rPr>
          <w:sz w:val="24"/>
          <w:szCs w:val="24"/>
        </w:rPr>
        <w:t>Web API</w:t>
      </w:r>
      <w:r>
        <w:rPr>
          <w:sz w:val="24"/>
          <w:szCs w:val="24"/>
          <w:rtl/>
        </w:rPr>
        <w:t xml:space="preserve"> של מיקרוסופט. תשובות לבקשות ישלחו בפורמט </w:t>
      </w:r>
      <w:r>
        <w:rPr>
          <w:sz w:val="24"/>
          <w:szCs w:val="24"/>
        </w:rPr>
        <w:t>JSON</w:t>
      </w:r>
      <w:r>
        <w:rPr>
          <w:sz w:val="24"/>
          <w:szCs w:val="24"/>
          <w:rtl/>
        </w:rPr>
        <w:t xml:space="preserve">. בעת פנייה לשכבה זו תבדק תקינות נתוני הבקשה. במידה ונתוני הבקשה ימצאו לא תקינים או לחלופין אירעה שגיאה כלשהי תוחזר הודעה מתאימה ללקוח. </w:t>
      </w:r>
    </w:p>
    <w:p w:rsidR="00481634" w:rsidRDefault="00481634">
      <w:pPr>
        <w:bidi/>
      </w:pPr>
    </w:p>
    <w:p w:rsidR="00481634" w:rsidRDefault="00471D70">
      <w:pPr>
        <w:bidi/>
      </w:pPr>
      <w:r>
        <w:rPr>
          <w:sz w:val="24"/>
          <w:szCs w:val="24"/>
          <w:rtl/>
        </w:rPr>
        <w:t>עקרונות מנחים בשכבת השירותים:</w:t>
      </w:r>
    </w:p>
    <w:p w:rsidR="00481634" w:rsidRDefault="00471D70">
      <w:pPr>
        <w:numPr>
          <w:ilvl w:val="0"/>
          <w:numId w:val="3"/>
        </w:numPr>
        <w:bidi/>
        <w:ind w:hanging="360"/>
        <w:contextualSpacing/>
        <w:rPr>
          <w:sz w:val="24"/>
          <w:szCs w:val="24"/>
        </w:rPr>
      </w:pPr>
      <w:r>
        <w:rPr>
          <w:sz w:val="24"/>
          <w:szCs w:val="24"/>
          <w:rtl/>
        </w:rPr>
        <w:t>שכבת השירותים תפנה אך ורק לשכבת הלוגיקה לצורך הבאת נתונים, תוך שימוש בממשקים אשר הוגדרו בשכבה זו.</w:t>
      </w:r>
    </w:p>
    <w:p w:rsidR="00481634" w:rsidRDefault="00471D70" w:rsidP="00BD788B">
      <w:pPr>
        <w:numPr>
          <w:ilvl w:val="0"/>
          <w:numId w:val="3"/>
        </w:numPr>
        <w:bidi/>
        <w:ind w:hanging="360"/>
        <w:contextualSpacing/>
        <w:rPr>
          <w:sz w:val="24"/>
          <w:szCs w:val="24"/>
        </w:rPr>
      </w:pPr>
      <w:r>
        <w:rPr>
          <w:sz w:val="24"/>
          <w:szCs w:val="24"/>
          <w:rtl/>
        </w:rPr>
        <w:t xml:space="preserve">לכל ישות במערכת ימומש שירות בהתאם לשם הישות בתופסת המילה </w:t>
      </w:r>
      <w:r>
        <w:rPr>
          <w:sz w:val="24"/>
          <w:szCs w:val="24"/>
        </w:rPr>
        <w:t>Controller</w:t>
      </w:r>
      <w:r>
        <w:rPr>
          <w:sz w:val="24"/>
          <w:szCs w:val="24"/>
          <w:rtl/>
        </w:rPr>
        <w:t xml:space="preserve">, למשל עבור </w:t>
      </w:r>
      <w:r w:rsidR="00BD788B">
        <w:rPr>
          <w:rFonts w:hint="cs"/>
          <w:sz w:val="24"/>
          <w:szCs w:val="24"/>
          <w:rtl/>
        </w:rPr>
        <w:t>הוטרינרים</w:t>
      </w:r>
      <w:r>
        <w:rPr>
          <w:sz w:val="24"/>
          <w:szCs w:val="24"/>
          <w:rtl/>
        </w:rPr>
        <w:t xml:space="preserve"> יוגדר השירות </w:t>
      </w:r>
      <w:r w:rsidR="00BD788B">
        <w:rPr>
          <w:rFonts w:hint="cs"/>
          <w:sz w:val="24"/>
          <w:szCs w:val="24"/>
        </w:rPr>
        <w:t>V</w:t>
      </w:r>
      <w:r w:rsidR="00BD788B">
        <w:rPr>
          <w:sz w:val="24"/>
          <w:szCs w:val="24"/>
        </w:rPr>
        <w:t>etsController</w:t>
      </w:r>
      <w:r>
        <w:rPr>
          <w:sz w:val="24"/>
          <w:szCs w:val="24"/>
          <w:rtl/>
        </w:rPr>
        <w:t xml:space="preserve">. שירות זה יהיה זמין באתר בכתובת היחסית </w:t>
      </w:r>
      <w:r>
        <w:rPr>
          <w:sz w:val="24"/>
          <w:szCs w:val="24"/>
        </w:rPr>
        <w:t>api/</w:t>
      </w:r>
      <w:r w:rsidR="00BD788B">
        <w:rPr>
          <w:sz w:val="24"/>
          <w:szCs w:val="24"/>
        </w:rPr>
        <w:t>vets</w:t>
      </w:r>
      <w:r>
        <w:rPr>
          <w:sz w:val="24"/>
          <w:szCs w:val="24"/>
          <w:rtl/>
        </w:rPr>
        <w:t>.</w:t>
      </w:r>
    </w:p>
    <w:p w:rsidR="00481634" w:rsidRDefault="00471D70">
      <w:pPr>
        <w:numPr>
          <w:ilvl w:val="0"/>
          <w:numId w:val="3"/>
        </w:numPr>
        <w:bidi/>
        <w:ind w:hanging="360"/>
        <w:contextualSpacing/>
        <w:rPr>
          <w:sz w:val="24"/>
          <w:szCs w:val="24"/>
        </w:rPr>
      </w:pPr>
      <w:r>
        <w:rPr>
          <w:sz w:val="24"/>
          <w:szCs w:val="24"/>
          <w:rtl/>
        </w:rPr>
        <w:t>כל בקשה תנותב לפונקציה הרלוונטית בכל שירות תופעל בהתאם לפרמטרים שנשלחו בבקשה ובהתאם ל-</w:t>
      </w:r>
      <w:r>
        <w:rPr>
          <w:sz w:val="24"/>
          <w:szCs w:val="24"/>
        </w:rPr>
        <w:t>HttpVerb</w:t>
      </w:r>
      <w:r>
        <w:rPr>
          <w:sz w:val="24"/>
          <w:szCs w:val="24"/>
          <w:rtl/>
        </w:rPr>
        <w:t xml:space="preserve"> שנשלח.</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Get</w:t>
      </w:r>
      <w:r>
        <w:rPr>
          <w:sz w:val="24"/>
          <w:szCs w:val="24"/>
          <w:rtl/>
        </w:rPr>
        <w:t xml:space="preserve"> ישמש לצורך הבאת מידע.</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Post</w:t>
      </w:r>
      <w:r>
        <w:rPr>
          <w:sz w:val="24"/>
          <w:szCs w:val="24"/>
          <w:rtl/>
        </w:rPr>
        <w:t xml:space="preserve"> ישמש לצורך שמירת מידע חדש.</w:t>
      </w:r>
    </w:p>
    <w:p w:rsidR="00481634" w:rsidRDefault="00471D70">
      <w:pPr>
        <w:numPr>
          <w:ilvl w:val="0"/>
          <w:numId w:val="3"/>
        </w:numPr>
        <w:bidi/>
        <w:ind w:hanging="360"/>
        <w:contextualSpacing/>
        <w:rPr>
          <w:sz w:val="24"/>
          <w:szCs w:val="24"/>
        </w:rPr>
      </w:pPr>
      <w:r>
        <w:rPr>
          <w:sz w:val="24"/>
          <w:szCs w:val="24"/>
          <w:rtl/>
        </w:rPr>
        <w:t xml:space="preserve">תשובות לבקשות יכילו סטאטוס </w:t>
      </w:r>
      <w:r>
        <w:rPr>
          <w:sz w:val="24"/>
          <w:szCs w:val="24"/>
        </w:rPr>
        <w:t>Http</w:t>
      </w:r>
      <w:r>
        <w:rPr>
          <w:sz w:val="24"/>
          <w:szCs w:val="24"/>
          <w:rtl/>
        </w:rPr>
        <w:t xml:space="preserve"> מקובל, למשל 200 (</w:t>
      </w:r>
      <w:r>
        <w:rPr>
          <w:sz w:val="24"/>
          <w:szCs w:val="24"/>
        </w:rPr>
        <w:t>OK</w:t>
      </w:r>
      <w:r>
        <w:rPr>
          <w:sz w:val="24"/>
          <w:szCs w:val="24"/>
          <w:rtl/>
        </w:rPr>
        <w:t>) עבור תשובה תקינה ו-500       (</w:t>
      </w:r>
      <w:r>
        <w:rPr>
          <w:sz w:val="24"/>
          <w:szCs w:val="24"/>
        </w:rPr>
        <w:t>Internal Server Error</w:t>
      </w:r>
      <w:r>
        <w:rPr>
          <w:sz w:val="24"/>
          <w:szCs w:val="24"/>
          <w:rtl/>
        </w:rPr>
        <w:t>) עבור שגיאת שרת.</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1"/>
        <w:bidi/>
        <w:pPrChange w:id="899" w:author="Ron Gal" w:date="2017-03-05T23:21:00Z">
          <w:pPr>
            <w:bidi/>
          </w:pPr>
        </w:pPrChange>
      </w:pPr>
      <w:bookmarkStart w:id="900" w:name="_Toc476684173"/>
      <w:r>
        <w:rPr>
          <w:rtl/>
        </w:rPr>
        <w:t>שכבת התצוגה</w:t>
      </w:r>
      <w:bookmarkEnd w:id="900"/>
    </w:p>
    <w:p w:rsidR="00481634" w:rsidRDefault="00471D70">
      <w:pPr>
        <w:bidi/>
      </w:pPr>
      <w:r>
        <w:rPr>
          <w:sz w:val="24"/>
          <w:szCs w:val="24"/>
          <w:rtl/>
        </w:rPr>
        <w:t>שכבה זו מציגה ממשק משתמש (</w:t>
      </w:r>
      <w:r>
        <w:rPr>
          <w:sz w:val="24"/>
          <w:szCs w:val="24"/>
        </w:rPr>
        <w:t>UI</w:t>
      </w:r>
      <w:r>
        <w:rPr>
          <w:sz w:val="24"/>
          <w:szCs w:val="24"/>
          <w:rtl/>
        </w:rPr>
        <w:t xml:space="preserve">), על בסיס טכנולוגיית </w:t>
      </w:r>
      <w:r>
        <w:rPr>
          <w:sz w:val="24"/>
          <w:szCs w:val="24"/>
        </w:rPr>
        <w:t>html, css</w:t>
      </w:r>
      <w:r>
        <w:rPr>
          <w:sz w:val="24"/>
          <w:szCs w:val="24"/>
          <w:rtl/>
        </w:rPr>
        <w:t xml:space="preserve"> ו-</w:t>
      </w:r>
      <w:r>
        <w:rPr>
          <w:sz w:val="24"/>
          <w:szCs w:val="24"/>
        </w:rPr>
        <w:t>javascript</w:t>
      </w:r>
      <w:r>
        <w:rPr>
          <w:sz w:val="24"/>
          <w:szCs w:val="24"/>
          <w:rtl/>
        </w:rPr>
        <w:t xml:space="preserve"> על גבי הדפדפן ומנגישה למשתמש את יכולות שכבת השירותים. בחלק העליון של כל דף במערכת יוצג תפריט עם קישורים לכל הדפים הזמינים למשתמש בהתאם לרמת הרשאותיו. </w:t>
      </w:r>
    </w:p>
    <w:p w:rsidR="00481634" w:rsidRDefault="00481634">
      <w:pPr>
        <w:bidi/>
      </w:pPr>
    </w:p>
    <w:p w:rsidR="00481634" w:rsidRDefault="00471D70">
      <w:pPr>
        <w:bidi/>
      </w:pPr>
      <w:r>
        <w:rPr>
          <w:sz w:val="24"/>
          <w:szCs w:val="24"/>
          <w:rtl/>
        </w:rPr>
        <w:t>עקרונות מנחים של בשכבת התצוגה:</w:t>
      </w:r>
    </w:p>
    <w:p w:rsidR="00481634" w:rsidRDefault="00471D70">
      <w:pPr>
        <w:numPr>
          <w:ilvl w:val="0"/>
          <w:numId w:val="7"/>
        </w:numPr>
        <w:bidi/>
        <w:ind w:hanging="360"/>
        <w:contextualSpacing/>
        <w:rPr>
          <w:sz w:val="24"/>
          <w:szCs w:val="24"/>
        </w:rPr>
      </w:pPr>
      <w:r>
        <w:rPr>
          <w:sz w:val="24"/>
          <w:szCs w:val="24"/>
          <w:rtl/>
        </w:rPr>
        <w:t>ממשק המשתמש יהיה אינטואיטיבי ואחיד בכל דפי המערכת.</w:t>
      </w:r>
    </w:p>
    <w:p w:rsidR="00481634" w:rsidRDefault="00471D70">
      <w:pPr>
        <w:numPr>
          <w:ilvl w:val="0"/>
          <w:numId w:val="7"/>
        </w:numPr>
        <w:bidi/>
        <w:ind w:hanging="360"/>
        <w:contextualSpacing/>
        <w:rPr>
          <w:sz w:val="24"/>
          <w:szCs w:val="24"/>
        </w:rPr>
      </w:pPr>
      <w:r>
        <w:rPr>
          <w:sz w:val="24"/>
          <w:szCs w:val="24"/>
          <w:rtl/>
        </w:rPr>
        <w:t>שכבת התצוגה תתנהג באופן זהה בכל הדפדפנים עבור הגרסאות האחרונות שלהם.</w:t>
      </w:r>
    </w:p>
    <w:p w:rsidR="00481634" w:rsidRDefault="00471D70">
      <w:pPr>
        <w:numPr>
          <w:ilvl w:val="0"/>
          <w:numId w:val="7"/>
        </w:numPr>
        <w:bidi/>
        <w:ind w:hanging="360"/>
        <w:contextualSpacing/>
        <w:rPr>
          <w:sz w:val="24"/>
          <w:szCs w:val="24"/>
        </w:rPr>
      </w:pPr>
      <w:r>
        <w:rPr>
          <w:sz w:val="24"/>
          <w:szCs w:val="24"/>
          <w:rtl/>
        </w:rPr>
        <w:t>שכבת התצוגה תתמוך בכל הרזולוציות עבור צגי מחשב. יש להדגיש כי לא תינתן תמיכה ברזולוציות נמוכות יותר (למשל, פלאפונים) .</w:t>
      </w:r>
    </w:p>
    <w:p w:rsidR="00481634" w:rsidRDefault="00471D70">
      <w:pPr>
        <w:numPr>
          <w:ilvl w:val="0"/>
          <w:numId w:val="7"/>
        </w:numPr>
        <w:bidi/>
        <w:ind w:hanging="360"/>
        <w:contextualSpacing/>
        <w:rPr>
          <w:sz w:val="24"/>
          <w:szCs w:val="24"/>
        </w:rPr>
      </w:pPr>
      <w:r>
        <w:rPr>
          <w:sz w:val="24"/>
          <w:szCs w:val="24"/>
          <w:rtl/>
        </w:rPr>
        <w:t xml:space="preserve">ממשק המשתמש יבנה בעזרת </w:t>
      </w:r>
      <w:r>
        <w:rPr>
          <w:sz w:val="24"/>
          <w:szCs w:val="24"/>
        </w:rPr>
        <w:t>Grid</w:t>
      </w:r>
      <w:r>
        <w:rPr>
          <w:sz w:val="24"/>
          <w:szCs w:val="24"/>
          <w:rtl/>
        </w:rPr>
        <w:t xml:space="preserve"> כך שיהיה גמיש לשינויים.</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1"/>
        <w:bidi/>
        <w:pPrChange w:id="901" w:author="Ron Gal" w:date="2017-03-05T23:21:00Z">
          <w:pPr>
            <w:bidi/>
          </w:pPr>
        </w:pPrChange>
      </w:pPr>
      <w:bookmarkStart w:id="902" w:name="_Toc476684174"/>
      <w:r>
        <w:rPr>
          <w:rtl/>
        </w:rPr>
        <w:t>פרויקט הישויות (</w:t>
      </w:r>
      <w:r>
        <w:t>Domain</w:t>
      </w:r>
      <w:ins w:id="903" w:author="Ron Gal" w:date="2017-03-04T17:53:00Z">
        <w:r w:rsidR="00C11C47">
          <w:rPr>
            <w:rFonts w:hint="cs"/>
            <w:rtl/>
          </w:rPr>
          <w:t>)</w:t>
        </w:r>
      </w:ins>
      <w:bookmarkEnd w:id="902"/>
      <w:del w:id="904" w:author="Ron Gal" w:date="2017-03-04T17:53:00Z">
        <w:r w:rsidDel="00C11C47">
          <w:delText>)</w:delText>
        </w:r>
      </w:del>
    </w:p>
    <w:p w:rsidR="00481634" w:rsidRDefault="00471D70">
      <w:pPr>
        <w:bidi/>
      </w:pPr>
      <w:r>
        <w:rPr>
          <w:sz w:val="24"/>
          <w:szCs w:val="24"/>
          <w:rtl/>
        </w:rPr>
        <w:t xml:space="preserve">בפרויקט זה קיימות המחלקות אשר ייצגו בעזרת </w:t>
      </w:r>
      <w:r>
        <w:rPr>
          <w:sz w:val="24"/>
          <w:szCs w:val="24"/>
        </w:rPr>
        <w:t>Nhibernate</w:t>
      </w:r>
      <w:r>
        <w:rPr>
          <w:sz w:val="24"/>
          <w:szCs w:val="24"/>
          <w:rtl/>
        </w:rPr>
        <w:t xml:space="preserve"> רשומות במסד הנתונים. מחלקות אלו אינן מכילות לוגיקה אלא מאפיינים בלבד כדאי לא לערבב בין שני חלקים בלתי תלויים במערכת. כל ישות ממופה לטבלה אחת במסד הנתונים. שמות המאפיינים במחלקות זהים לשמות העמודות במסד הנתונים. קשרים בין טבלאות מסוג </w:t>
      </w:r>
      <w:r>
        <w:rPr>
          <w:sz w:val="24"/>
          <w:szCs w:val="24"/>
        </w:rPr>
        <w:t>one-to-many</w:t>
      </w:r>
      <w:r>
        <w:rPr>
          <w:sz w:val="24"/>
          <w:szCs w:val="24"/>
          <w:rtl/>
        </w:rPr>
        <w:t xml:space="preserve"> ו- </w:t>
      </w:r>
      <w:r>
        <w:rPr>
          <w:sz w:val="24"/>
          <w:szCs w:val="24"/>
        </w:rPr>
        <w:t>many-to-one</w:t>
      </w:r>
      <w:r>
        <w:rPr>
          <w:sz w:val="24"/>
          <w:szCs w:val="24"/>
          <w:rtl/>
        </w:rPr>
        <w:t xml:space="preserve"> יבוטאו כמאפיינים מסוג רשימה מקושרת והצבעות למחלקות אחרות בהתאם. קשרים בין טבלאות יקבלו סיומת המורכבת מקו תחתון ולאחריו המילה </w:t>
      </w:r>
      <w:r>
        <w:rPr>
          <w:sz w:val="24"/>
          <w:szCs w:val="24"/>
        </w:rPr>
        <w:t>id</w:t>
      </w:r>
      <w:r>
        <w:rPr>
          <w:sz w:val="24"/>
          <w:szCs w:val="24"/>
          <w:rtl/>
        </w:rPr>
        <w:t xml:space="preserve">. חשוב לציין כי כל המאפיינים במחלקות הללו הינם מסוג </w:t>
      </w:r>
      <w:r>
        <w:rPr>
          <w:sz w:val="24"/>
          <w:szCs w:val="24"/>
        </w:rPr>
        <w:t>virtual</w:t>
      </w:r>
      <w:r>
        <w:rPr>
          <w:sz w:val="24"/>
          <w:szCs w:val="24"/>
          <w:rtl/>
        </w:rPr>
        <w:t xml:space="preserve"> משיקולים טכנים הנובעים מאופן המימוש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 xml:space="preserve">מחלקה מופשטת זו מהווה את הבסיס לכל המחלקות אשר מייצגות ישויות הנמצאות במסד הנתונים. היא מכילה מאפיין בודד, שהינו המפתח הראשי בכל הישויות במסד הנתונים. המחלקה בעלת התכונות הבאות: </w:t>
      </w:r>
    </w:p>
    <w:p w:rsidR="00481634" w:rsidRDefault="00481634">
      <w:pPr>
        <w:bidi/>
      </w:pPr>
    </w:p>
    <w:p w:rsidR="00481634" w:rsidRDefault="00471D70">
      <w:r>
        <w:rPr>
          <w:sz w:val="24"/>
          <w:szCs w:val="24"/>
        </w:rPr>
        <w:t>public virtual int Id { get; set; }</w:t>
      </w:r>
    </w:p>
    <w:p w:rsidR="00481634" w:rsidRDefault="00481634">
      <w:pPr>
        <w:bidi/>
      </w:pPr>
    </w:p>
    <w:p w:rsidR="00481634" w:rsidRDefault="00471D70">
      <w:pPr>
        <w:bidi/>
      </w:pPr>
      <w:r>
        <w:rPr>
          <w:b/>
          <w:sz w:val="24"/>
          <w:szCs w:val="24"/>
          <w:rtl/>
        </w:rPr>
        <w:t xml:space="preserve">מחלקת </w:t>
      </w:r>
      <w:r>
        <w:rPr>
          <w:b/>
          <w:sz w:val="24"/>
          <w:szCs w:val="24"/>
        </w:rPr>
        <w:t>Decode</w:t>
      </w:r>
    </w:p>
    <w:p w:rsidR="00481634" w:rsidRDefault="00471D70">
      <w:pPr>
        <w:bidi/>
      </w:pPr>
      <w:r>
        <w:rPr>
          <w:sz w:val="24"/>
          <w:szCs w:val="24"/>
          <w:rtl/>
        </w:rPr>
        <w:t>מחלקה מופשטת זו מהווה את הבסיס לכל המחלקות אשר מייצגות טבלאות פענוח במסד הנתונים. הצורך במחלקות פענוח מתעורר כאשר יש לשמור בשדה כלשהו מחרוזת מתוך אוסף קבוע של מחרוזות. במקום לשמור את המחרוזת באופן ישיר כחלק מהרשומה, ישמר בשדה מצביע לרשומה בטבלה אחרת אשר יחזיק את המחרוזת המבוקשת. כך ניתן לשנות בקלות את ערך המחרוזות בלי לעבור סדרתית על כל הרשומות ואפילו לתמוך במספר שפות שונות (בעזרת מספר שינויים נוספים). המחלקה בעלת התכונות הבאות:</w:t>
      </w:r>
    </w:p>
    <w:p w:rsidR="00481634" w:rsidRDefault="00481634"/>
    <w:p w:rsidR="00481634" w:rsidRDefault="00471D70">
      <w:r>
        <w:rPr>
          <w:sz w:val="24"/>
          <w:szCs w:val="24"/>
        </w:rPr>
        <w:t>public virtual int Id { get; set; }</w:t>
      </w:r>
    </w:p>
    <w:p w:rsidR="00481634" w:rsidRDefault="00481634"/>
    <w:p w:rsidR="00481634" w:rsidRDefault="00471D70">
      <w:r>
        <w:rPr>
          <w:sz w:val="24"/>
          <w:szCs w:val="24"/>
        </w:rPr>
        <w:t>public virtual string Name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rsidP="00EA5B60">
      <w:pPr>
        <w:bidi/>
      </w:pPr>
      <w:r>
        <w:rPr>
          <w:b/>
          <w:sz w:val="24"/>
          <w:szCs w:val="24"/>
          <w:rtl/>
        </w:rPr>
        <w:t xml:space="preserve">מחלקת </w:t>
      </w:r>
      <w:r w:rsidR="00EA5B60">
        <w:rPr>
          <w:b/>
          <w:sz w:val="24"/>
          <w:szCs w:val="24"/>
        </w:rPr>
        <w:t>Person</w:t>
      </w:r>
    </w:p>
    <w:p w:rsidR="00481634" w:rsidRDefault="00471D70" w:rsidP="00EA5B60">
      <w:pPr>
        <w:bidi/>
      </w:pPr>
      <w:r>
        <w:rPr>
          <w:sz w:val="24"/>
          <w:szCs w:val="24"/>
          <w:rtl/>
        </w:rPr>
        <w:t xml:space="preserve">מחלקה מופשטת זו יורשת ממחלקת </w:t>
      </w:r>
      <w:r>
        <w:rPr>
          <w:sz w:val="24"/>
          <w:szCs w:val="24"/>
        </w:rPr>
        <w:t>Entity</w:t>
      </w:r>
      <w:r>
        <w:rPr>
          <w:sz w:val="24"/>
          <w:szCs w:val="24"/>
          <w:rtl/>
        </w:rPr>
        <w:t xml:space="preserve"> ומהווה את הבסיס לכלל מחלקות המשתמשים במערכת (</w:t>
      </w:r>
      <w:r w:rsidR="00EA5B60">
        <w:rPr>
          <w:rFonts w:hint="cs"/>
          <w:sz w:val="24"/>
          <w:szCs w:val="24"/>
          <w:rtl/>
        </w:rPr>
        <w:t>בעלים/רופאים</w:t>
      </w:r>
      <w:r>
        <w:rPr>
          <w:sz w:val="24"/>
          <w:szCs w:val="24"/>
          <w:rtl/>
        </w:rPr>
        <w:t>). המחלקה בעלת התכונות הבאות:</w:t>
      </w:r>
    </w:p>
    <w:p w:rsidR="00481634" w:rsidRDefault="00481634" w:rsidP="00EA5B60"/>
    <w:p w:rsidR="00EA5B60" w:rsidRPr="00EA5B60" w:rsidRDefault="00EA5B60" w:rsidP="00EA5B60">
      <w:pPr>
        <w:rPr>
          <w:sz w:val="24"/>
          <w:szCs w:val="24"/>
        </w:rPr>
      </w:pPr>
      <w:r>
        <w:rPr>
          <w:sz w:val="24"/>
          <w:szCs w:val="24"/>
        </w:rPr>
        <w:t xml:space="preserve">        </w:t>
      </w:r>
      <w:r w:rsidRPr="00EA5B60">
        <w:rPr>
          <w:sz w:val="24"/>
          <w:szCs w:val="24"/>
        </w:rPr>
        <w:t>public virtual string Password { get; set; }</w:t>
      </w:r>
    </w:p>
    <w:p w:rsidR="00EA5B60" w:rsidRPr="00EA5B60" w:rsidRDefault="00EA5B60" w:rsidP="00EA5B60">
      <w:pPr>
        <w:rPr>
          <w:sz w:val="24"/>
          <w:szCs w:val="24"/>
        </w:rPr>
      </w:pPr>
      <w:r w:rsidRPr="00EA5B60">
        <w:rPr>
          <w:sz w:val="24"/>
          <w:szCs w:val="24"/>
        </w:rPr>
        <w:t xml:space="preserve">        public virtual string FirstName { get; set; }</w:t>
      </w:r>
    </w:p>
    <w:p w:rsidR="00EA5B60" w:rsidRPr="00EA5B60" w:rsidRDefault="00EA5B60" w:rsidP="00EA5B60">
      <w:pPr>
        <w:rPr>
          <w:sz w:val="24"/>
          <w:szCs w:val="24"/>
        </w:rPr>
      </w:pPr>
      <w:r w:rsidRPr="00EA5B60">
        <w:rPr>
          <w:sz w:val="24"/>
          <w:szCs w:val="24"/>
        </w:rPr>
        <w:t xml:space="preserve">        public virtual string LastName { get; set; }</w:t>
      </w:r>
    </w:p>
    <w:p w:rsidR="00EA5B60" w:rsidRPr="00EA5B60" w:rsidRDefault="00EA5B60" w:rsidP="00EA5B60">
      <w:pPr>
        <w:rPr>
          <w:sz w:val="24"/>
          <w:szCs w:val="24"/>
        </w:rPr>
      </w:pPr>
      <w:r w:rsidRPr="00EA5B60">
        <w:rPr>
          <w:sz w:val="24"/>
          <w:szCs w:val="24"/>
        </w:rPr>
        <w:t xml:space="preserve">        public virtual DateTime BirthDate { get; set; }</w:t>
      </w:r>
    </w:p>
    <w:p w:rsidR="00EA5B60" w:rsidRPr="00EA5B60" w:rsidRDefault="00EA5B60" w:rsidP="00EA5B60">
      <w:pPr>
        <w:rPr>
          <w:sz w:val="24"/>
          <w:szCs w:val="24"/>
        </w:rPr>
      </w:pPr>
      <w:r w:rsidRPr="00EA5B60">
        <w:rPr>
          <w:sz w:val="24"/>
          <w:szCs w:val="24"/>
        </w:rPr>
        <w:t xml:space="preserve">        public virtual string Email { get; set; }</w:t>
      </w:r>
    </w:p>
    <w:p w:rsidR="00EA5B60" w:rsidRPr="00EA5B60" w:rsidRDefault="00EA5B60" w:rsidP="00EA5B60">
      <w:pPr>
        <w:rPr>
          <w:sz w:val="24"/>
          <w:szCs w:val="24"/>
        </w:rPr>
      </w:pPr>
      <w:r w:rsidRPr="00EA5B60">
        <w:rPr>
          <w:sz w:val="24"/>
          <w:szCs w:val="24"/>
        </w:rPr>
        <w:t xml:space="preserve">        public virtual Address Address { get; set; }</w:t>
      </w:r>
    </w:p>
    <w:p w:rsidR="00EA5B60" w:rsidRPr="00EA5B60" w:rsidRDefault="00EA5B60" w:rsidP="00EA5B60">
      <w:pPr>
        <w:rPr>
          <w:sz w:val="24"/>
          <w:szCs w:val="24"/>
        </w:rPr>
      </w:pPr>
      <w:r w:rsidRPr="00EA5B60">
        <w:rPr>
          <w:sz w:val="24"/>
          <w:szCs w:val="24"/>
        </w:rPr>
        <w:t xml:space="preserve">        public virtual string Phone { get; set; }</w:t>
      </w:r>
    </w:p>
    <w:p w:rsidR="00481634" w:rsidRPr="00EA5B60" w:rsidRDefault="00EA5B60" w:rsidP="00EA5B60">
      <w:pPr>
        <w:rPr>
          <w:sz w:val="24"/>
          <w:szCs w:val="24"/>
        </w:rPr>
      </w:pPr>
      <w:r w:rsidRPr="00EA5B60">
        <w:rPr>
          <w:sz w:val="24"/>
          <w:szCs w:val="24"/>
        </w:rPr>
        <w:t xml:space="preserve">        </w:t>
      </w:r>
    </w:p>
    <w:p w:rsidR="00481634" w:rsidRDefault="00471D70" w:rsidP="00EA5B60">
      <w:pPr>
        <w:bidi/>
      </w:pPr>
      <w:r>
        <w:rPr>
          <w:b/>
          <w:sz w:val="24"/>
          <w:szCs w:val="24"/>
          <w:rtl/>
        </w:rPr>
        <w:t xml:space="preserve">מחלקת </w:t>
      </w:r>
      <w:r w:rsidR="00EA5B60">
        <w:rPr>
          <w:b/>
          <w:sz w:val="24"/>
          <w:szCs w:val="24"/>
        </w:rPr>
        <w:t>Owner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בעלים</w:t>
      </w:r>
      <w:r>
        <w:rPr>
          <w:sz w:val="24"/>
          <w:szCs w:val="24"/>
          <w:rtl/>
        </w:rPr>
        <w:t xml:space="preserve"> במערכת. היא מכילה את </w:t>
      </w:r>
      <w:r w:rsidR="00EA5B60">
        <w:rPr>
          <w:rFonts w:hint="cs"/>
          <w:sz w:val="24"/>
          <w:szCs w:val="24"/>
          <w:rtl/>
        </w:rPr>
        <w:t>רשימת בעלי החיים של הבעלים</w:t>
      </w:r>
      <w:r>
        <w:rPr>
          <w:sz w:val="24"/>
          <w:szCs w:val="24"/>
          <w:rtl/>
        </w:rPr>
        <w:t>. המחלקה בעלת התכונות הבאות:</w:t>
      </w:r>
    </w:p>
    <w:p w:rsidR="00481634" w:rsidRPr="00EA5B60" w:rsidRDefault="00EA5B60" w:rsidP="00EA5B60">
      <w:pPr>
        <w:rPr>
          <w:sz w:val="24"/>
          <w:szCs w:val="24"/>
        </w:rPr>
      </w:pPr>
      <w:r>
        <w:rPr>
          <w:sz w:val="24"/>
          <w:szCs w:val="24"/>
        </w:rPr>
        <w:t xml:space="preserve">        </w:t>
      </w:r>
      <w:r w:rsidRPr="00EA5B60">
        <w:rPr>
          <w:sz w:val="24"/>
          <w:szCs w:val="24"/>
        </w:rPr>
        <w:t>public virtual IList&lt;Animal&gt; Animals { get; set; }</w:t>
      </w:r>
    </w:p>
    <w:p w:rsidR="00481634" w:rsidDel="00C11C47" w:rsidRDefault="00481634">
      <w:pPr>
        <w:bidi/>
        <w:rPr>
          <w:del w:id="905" w:author="Ron Gal" w:date="2017-03-04T17:53:00Z"/>
        </w:rPr>
      </w:pPr>
    </w:p>
    <w:p w:rsidR="00481634" w:rsidRDefault="00471D70">
      <w:del w:id="906" w:author="Ron Gal" w:date="2017-03-04T17:53:00Z">
        <w:r w:rsidDel="00C11C47">
          <w:br w:type="page"/>
        </w:r>
      </w:del>
    </w:p>
    <w:p w:rsidR="00481634" w:rsidRDefault="00481634">
      <w:pPr>
        <w:bidi/>
      </w:pPr>
    </w:p>
    <w:p w:rsidR="00481634" w:rsidRDefault="00471D70" w:rsidP="00EA5B60">
      <w:pPr>
        <w:bidi/>
        <w:rPr>
          <w:rtl/>
        </w:rPr>
      </w:pPr>
      <w:r>
        <w:rPr>
          <w:b/>
          <w:sz w:val="24"/>
          <w:szCs w:val="24"/>
          <w:rtl/>
        </w:rPr>
        <w:t xml:space="preserve">מחלקת </w:t>
      </w:r>
      <w:r w:rsidR="00EA5B60">
        <w:rPr>
          <w:rFonts w:hint="cs"/>
          <w:b/>
          <w:sz w:val="24"/>
          <w:szCs w:val="24"/>
        </w:rPr>
        <w:t>D</w:t>
      </w:r>
      <w:r w:rsidR="00EA5B60">
        <w:rPr>
          <w:b/>
          <w:sz w:val="24"/>
          <w:szCs w:val="24"/>
        </w:rPr>
        <w:t>octor</w:t>
      </w:r>
    </w:p>
    <w:p w:rsidR="00481634" w:rsidRDefault="00471D70" w:rsidP="00EA5B60">
      <w:pPr>
        <w:bidi/>
      </w:pPr>
      <w:r>
        <w:rPr>
          <w:sz w:val="24"/>
          <w:szCs w:val="24"/>
          <w:rtl/>
        </w:rPr>
        <w:t xml:space="preserve">מחלקה זו יורשת ממחלקת </w:t>
      </w:r>
      <w:r w:rsidR="00EA5B60">
        <w:rPr>
          <w:sz w:val="24"/>
          <w:szCs w:val="24"/>
        </w:rPr>
        <w:t>Person</w:t>
      </w:r>
      <w:r>
        <w:rPr>
          <w:sz w:val="24"/>
          <w:szCs w:val="24"/>
          <w:rtl/>
        </w:rPr>
        <w:t xml:space="preserve"> ומייצגת </w:t>
      </w:r>
      <w:r w:rsidR="00EA5B60">
        <w:rPr>
          <w:rFonts w:hint="cs"/>
          <w:sz w:val="24"/>
          <w:szCs w:val="24"/>
          <w:rtl/>
        </w:rPr>
        <w:t>רופא</w:t>
      </w:r>
      <w:r>
        <w:rPr>
          <w:sz w:val="24"/>
          <w:szCs w:val="24"/>
          <w:rtl/>
        </w:rPr>
        <w:t xml:space="preserve"> במערכת. היא מכילה </w:t>
      </w:r>
      <w:r w:rsidR="00EA5B60">
        <w:rPr>
          <w:rFonts w:hint="cs"/>
          <w:sz w:val="24"/>
          <w:szCs w:val="24"/>
          <w:rtl/>
        </w:rPr>
        <w:t>את שעות פעילות הרופא, מידע כללי וקוד רופא</w:t>
      </w:r>
      <w:r>
        <w:rPr>
          <w:sz w:val="24"/>
          <w:szCs w:val="24"/>
          <w:rtl/>
        </w:rPr>
        <w:t xml:space="preserve">. המחלקה מכילה את הרשימות הבאות: </w:t>
      </w:r>
      <w:r w:rsidR="00EA5B60">
        <w:rPr>
          <w:rFonts w:hint="cs"/>
          <w:sz w:val="24"/>
          <w:szCs w:val="24"/>
          <w:rtl/>
        </w:rPr>
        <w:t>רשימת בעלי חיים בטיפול, רשימת סוגי בעלי חיים שניתנים לטיפול והמלצות</w:t>
      </w:r>
      <w:r>
        <w:rPr>
          <w:sz w:val="24"/>
          <w:szCs w:val="24"/>
          <w:rtl/>
        </w:rPr>
        <w:t>. המחלקה בעלת התכונות הבאות:</w:t>
      </w:r>
    </w:p>
    <w:p w:rsidR="00481634" w:rsidRDefault="00481634"/>
    <w:p w:rsidR="00EA5B60" w:rsidRPr="00EA5B60" w:rsidRDefault="00EA5B60" w:rsidP="00EA5B60">
      <w:pPr>
        <w:rPr>
          <w:sz w:val="24"/>
          <w:szCs w:val="24"/>
        </w:rPr>
      </w:pPr>
      <w:r w:rsidRPr="00EA5B60">
        <w:rPr>
          <w:sz w:val="24"/>
          <w:szCs w:val="24"/>
        </w:rPr>
        <w:t xml:space="preserve">        public virtual string DoctorCode { get; set; }</w:t>
      </w:r>
    </w:p>
    <w:p w:rsidR="00EA5B60" w:rsidRPr="00EA5B60" w:rsidRDefault="00EA5B60" w:rsidP="00EA5B60">
      <w:pPr>
        <w:rPr>
          <w:sz w:val="24"/>
          <w:szCs w:val="24"/>
        </w:rPr>
      </w:pPr>
      <w:r w:rsidRPr="00EA5B60">
        <w:rPr>
          <w:sz w:val="24"/>
          <w:szCs w:val="24"/>
        </w:rPr>
        <w:t xml:space="preserve">        public virtual string Notes { get; set; }</w:t>
      </w:r>
    </w:p>
    <w:p w:rsidR="00EA5B60" w:rsidRDefault="00EA5B60" w:rsidP="00EA5B60">
      <w:pPr>
        <w:rPr>
          <w:sz w:val="24"/>
          <w:szCs w:val="24"/>
        </w:rPr>
      </w:pPr>
      <w:r w:rsidRPr="00EA5B60">
        <w:rPr>
          <w:sz w:val="24"/>
          <w:szCs w:val="24"/>
        </w:rPr>
        <w:t xml:space="preserve">        public virtual string OpeningHours { get; set; }</w:t>
      </w:r>
    </w:p>
    <w:p w:rsidR="00EA5B60" w:rsidRPr="00EA5B60" w:rsidRDefault="00EA5B60" w:rsidP="00EA5B60">
      <w:pPr>
        <w:rPr>
          <w:sz w:val="24"/>
          <w:szCs w:val="24"/>
        </w:rPr>
      </w:pPr>
      <w:r w:rsidRPr="00EA5B60">
        <w:rPr>
          <w:sz w:val="24"/>
          <w:szCs w:val="24"/>
        </w:rPr>
        <w:t xml:space="preserve">        public virtual IList&lt;Animal&gt; TreatingAnimals { get; set; }</w:t>
      </w:r>
    </w:p>
    <w:p w:rsidR="00EA5B60" w:rsidRPr="00EA5B60" w:rsidRDefault="00EA5B60" w:rsidP="00EA5B60">
      <w:pPr>
        <w:rPr>
          <w:sz w:val="24"/>
          <w:szCs w:val="24"/>
        </w:rPr>
      </w:pPr>
      <w:r w:rsidRPr="00EA5B60">
        <w:rPr>
          <w:sz w:val="24"/>
          <w:szCs w:val="24"/>
        </w:rPr>
        <w:t xml:space="preserve">        public virtual IList&lt;Recommendation&gt; Recommendations { get; set; }</w:t>
      </w:r>
    </w:p>
    <w:p w:rsidR="00481634" w:rsidRPr="00EA5B60" w:rsidRDefault="00EA5B60" w:rsidP="00EA5B60">
      <w:pPr>
        <w:rPr>
          <w:sz w:val="24"/>
          <w:szCs w:val="24"/>
        </w:rPr>
      </w:pPr>
      <w:r w:rsidRPr="00EA5B60">
        <w:rPr>
          <w:sz w:val="24"/>
          <w:szCs w:val="24"/>
        </w:rPr>
        <w:t xml:space="preserve">        public virtual IList&lt;AnimalTypeDecode&gt; AnimalTypes { get; set; }</w:t>
      </w:r>
    </w:p>
    <w:p w:rsidR="00481634" w:rsidRDefault="00481634">
      <w:pPr>
        <w:bidi/>
      </w:pPr>
    </w:p>
    <w:p w:rsidR="00481634" w:rsidDel="00C11C47" w:rsidRDefault="00471D70">
      <w:pPr>
        <w:rPr>
          <w:del w:id="907" w:author="Ron Gal" w:date="2017-03-04T17:53:00Z"/>
        </w:rPr>
      </w:pPr>
      <w:del w:id="908" w:author="Ron Gal" w:date="2017-03-04T17:53:00Z">
        <w:r w:rsidDel="00C11C47">
          <w:br w:type="page"/>
        </w:r>
      </w:del>
    </w:p>
    <w:p w:rsidR="00481634" w:rsidRDefault="00471D70" w:rsidP="00EA5B60">
      <w:pPr>
        <w:bidi/>
      </w:pPr>
      <w:r>
        <w:rPr>
          <w:b/>
          <w:sz w:val="24"/>
          <w:szCs w:val="24"/>
          <w:rtl/>
        </w:rPr>
        <w:t xml:space="preserve">מחלקת </w:t>
      </w:r>
      <w:r w:rsidR="00EA5B60">
        <w:rPr>
          <w:b/>
          <w:sz w:val="24"/>
          <w:szCs w:val="24"/>
        </w:rPr>
        <w:t>AnimalTypeDecode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סוג בעל חיים</w:t>
      </w:r>
      <w:r>
        <w:rPr>
          <w:sz w:val="24"/>
          <w:szCs w:val="24"/>
          <w:rtl/>
        </w:rPr>
        <w:t xml:space="preserve">. הערכים התקינים הם </w:t>
      </w:r>
      <w:r w:rsidR="00EA5B60">
        <w:rPr>
          <w:rFonts w:hint="cs"/>
          <w:sz w:val="24"/>
          <w:szCs w:val="24"/>
          <w:rtl/>
        </w:rPr>
        <w:t>חתול, כלב, דג וציפור</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pPr>
      <w:r>
        <w:rPr>
          <w:b/>
          <w:sz w:val="24"/>
          <w:szCs w:val="24"/>
          <w:rtl/>
        </w:rPr>
        <w:t xml:space="preserve">מחלקת </w:t>
      </w:r>
      <w:r w:rsidR="00EA5B60">
        <w:rPr>
          <w:b/>
          <w:sz w:val="24"/>
          <w:szCs w:val="24"/>
        </w:rPr>
        <w:t>GenderDecode</w:t>
      </w:r>
    </w:p>
    <w:p w:rsidR="00481634" w:rsidRDefault="00471D70" w:rsidP="00EA5B60">
      <w:pPr>
        <w:bidi/>
      </w:pPr>
      <w:r>
        <w:rPr>
          <w:sz w:val="24"/>
          <w:szCs w:val="24"/>
          <w:rtl/>
        </w:rPr>
        <w:t xml:space="preserve">מחלקה זו יורשת ממחלקת </w:t>
      </w:r>
      <w:r>
        <w:rPr>
          <w:sz w:val="24"/>
          <w:szCs w:val="24"/>
        </w:rPr>
        <w:t>Decode</w:t>
      </w:r>
      <w:r>
        <w:rPr>
          <w:sz w:val="24"/>
          <w:szCs w:val="24"/>
          <w:rtl/>
        </w:rPr>
        <w:t xml:space="preserve"> ומייצגת </w:t>
      </w:r>
      <w:r w:rsidR="00EA5B60">
        <w:rPr>
          <w:rFonts w:hint="cs"/>
          <w:sz w:val="24"/>
          <w:szCs w:val="24"/>
          <w:rtl/>
        </w:rPr>
        <w:t>מגדרי בעלי חיים</w:t>
      </w:r>
      <w:r>
        <w:rPr>
          <w:sz w:val="24"/>
          <w:szCs w:val="24"/>
          <w:rtl/>
        </w:rPr>
        <w:t xml:space="preserve">. הערכים התקינים הם: </w:t>
      </w:r>
      <w:r w:rsidR="00EA5B60">
        <w:rPr>
          <w:rFonts w:hint="cs"/>
          <w:sz w:val="24"/>
          <w:szCs w:val="24"/>
          <w:rtl/>
        </w:rPr>
        <w:t>זכר ונקבה</w:t>
      </w:r>
      <w:r>
        <w:rPr>
          <w:sz w:val="24"/>
          <w:szCs w:val="24"/>
          <w:rtl/>
        </w:rPr>
        <w:t>. מחלקה זו לא מכילה תכונות נוספות מעבר לתכונות במחלקת הבסיס.</w:t>
      </w:r>
    </w:p>
    <w:p w:rsidR="00481634" w:rsidRDefault="00481634">
      <w:pPr>
        <w:bidi/>
      </w:pPr>
    </w:p>
    <w:p w:rsidR="00481634" w:rsidRDefault="00471D70" w:rsidP="00EA5B60">
      <w:pPr>
        <w:bidi/>
        <w:rPr>
          <w:rtl/>
        </w:rPr>
      </w:pPr>
      <w:r>
        <w:rPr>
          <w:b/>
          <w:sz w:val="24"/>
          <w:szCs w:val="24"/>
          <w:rtl/>
        </w:rPr>
        <w:t xml:space="preserve">מחלקת </w:t>
      </w:r>
      <w:r w:rsidR="00EA5B60">
        <w:rPr>
          <w:b/>
          <w:sz w:val="24"/>
          <w:szCs w:val="24"/>
        </w:rPr>
        <w:t>TreatmentTypeDecode</w:t>
      </w:r>
    </w:p>
    <w:p w:rsidR="00481634" w:rsidDel="00C675CE" w:rsidRDefault="00471D70" w:rsidP="00EA5B60">
      <w:pPr>
        <w:bidi/>
        <w:rPr>
          <w:del w:id="909" w:author="Ron Gal" w:date="2017-03-04T17:54:00Z"/>
          <w:rtl/>
        </w:rPr>
      </w:pPr>
      <w:r>
        <w:rPr>
          <w:sz w:val="24"/>
          <w:szCs w:val="24"/>
          <w:rtl/>
        </w:rPr>
        <w:lastRenderedPageBreak/>
        <w:t xml:space="preserve">מחלקה זו יורשת ממחלקת </w:t>
      </w:r>
      <w:r>
        <w:rPr>
          <w:sz w:val="24"/>
          <w:szCs w:val="24"/>
        </w:rPr>
        <w:t>Decode</w:t>
      </w:r>
      <w:r>
        <w:rPr>
          <w:sz w:val="24"/>
          <w:szCs w:val="24"/>
          <w:rtl/>
        </w:rPr>
        <w:t xml:space="preserve"> ומייצגת את סוגי </w:t>
      </w:r>
      <w:r w:rsidR="00EA5B60">
        <w:rPr>
          <w:rFonts w:hint="cs"/>
          <w:sz w:val="24"/>
          <w:szCs w:val="24"/>
          <w:rtl/>
        </w:rPr>
        <w:t>הטיפולים האפשריים</w:t>
      </w:r>
      <w:r>
        <w:rPr>
          <w:sz w:val="24"/>
          <w:szCs w:val="24"/>
          <w:rtl/>
        </w:rPr>
        <w:t xml:space="preserve">. הערכים התקינים הם </w:t>
      </w:r>
      <w:r w:rsidR="00EA5B60">
        <w:rPr>
          <w:rFonts w:hint="cs"/>
          <w:sz w:val="24"/>
          <w:szCs w:val="24"/>
          <w:rtl/>
        </w:rPr>
        <w:t>חיסונים, תרופות וטיפולים כלליים</w:t>
      </w:r>
      <w:r>
        <w:rPr>
          <w:sz w:val="24"/>
          <w:szCs w:val="24"/>
          <w:rtl/>
        </w:rPr>
        <w:t>. מחלקה זו לא מכילה תכונות נוספות מעבר לתכונות במחלקת הבסיס.</w:t>
      </w:r>
      <w:ins w:id="910" w:author="Ron Gal" w:date="2017-03-04T17:54:00Z">
        <w:r w:rsidR="00C675CE">
          <w:rPr>
            <w:rFonts w:hint="cs"/>
            <w:rtl/>
          </w:rPr>
          <w:t xml:space="preserve"> </w:t>
        </w:r>
      </w:ins>
    </w:p>
    <w:p w:rsidR="00C675CE" w:rsidRDefault="00C675CE">
      <w:pPr>
        <w:bidi/>
        <w:rPr>
          <w:ins w:id="911" w:author="Ron Gal" w:date="2017-03-04T17:54:00Z"/>
          <w:rtl/>
        </w:rPr>
        <w:pPrChange w:id="912" w:author="Ron Gal" w:date="2017-03-04T17:54:00Z">
          <w:pPr>
            <w:bidi/>
          </w:pPr>
        </w:pPrChange>
      </w:pPr>
    </w:p>
    <w:p w:rsidR="00C675CE" w:rsidRDefault="00C675CE">
      <w:pPr>
        <w:bidi/>
        <w:rPr>
          <w:ins w:id="913" w:author="Ron Gal" w:date="2017-03-04T17:54:00Z"/>
        </w:rPr>
        <w:pPrChange w:id="914" w:author="Ron Gal" w:date="2017-03-04T17:54:00Z">
          <w:pPr>
            <w:bidi/>
          </w:pPr>
        </w:pPrChange>
      </w:pPr>
    </w:p>
    <w:p w:rsidR="00481634" w:rsidDel="00C675CE" w:rsidRDefault="00471D70">
      <w:pPr>
        <w:bidi/>
        <w:rPr>
          <w:del w:id="915" w:author="Ron Gal" w:date="2017-03-04T17:54:00Z"/>
        </w:rPr>
        <w:pPrChange w:id="916" w:author="Ron Gal" w:date="2017-03-04T17:54:00Z">
          <w:pPr/>
        </w:pPrChange>
      </w:pPr>
      <w:del w:id="917" w:author="Ron Gal" w:date="2017-03-04T17:54:00Z">
        <w:r w:rsidDel="00C675CE">
          <w:br w:type="page"/>
        </w:r>
      </w:del>
    </w:p>
    <w:p w:rsidR="00481634" w:rsidDel="00C675CE" w:rsidRDefault="00481634">
      <w:pPr>
        <w:rPr>
          <w:del w:id="918" w:author="Ron Gal" w:date="2017-03-04T17:54:00Z"/>
        </w:rPr>
        <w:pPrChange w:id="919" w:author="Ron Gal" w:date="2017-03-04T17:54:00Z">
          <w:pPr>
            <w:bidi/>
          </w:pPr>
        </w:pPrChange>
      </w:pPr>
    </w:p>
    <w:p w:rsidR="00481634" w:rsidRDefault="00471D70" w:rsidP="00EA5B60">
      <w:pPr>
        <w:bidi/>
        <w:rPr>
          <w:rtl/>
        </w:rPr>
      </w:pPr>
      <w:r>
        <w:rPr>
          <w:b/>
          <w:sz w:val="24"/>
          <w:szCs w:val="24"/>
          <w:rtl/>
        </w:rPr>
        <w:t xml:space="preserve">מחלקת </w:t>
      </w:r>
      <w:r w:rsidR="00EA5B60">
        <w:rPr>
          <w:rFonts w:hint="cs"/>
          <w:b/>
          <w:sz w:val="24"/>
          <w:szCs w:val="24"/>
        </w:rPr>
        <w:t>A</w:t>
      </w:r>
      <w:r w:rsidR="00EA5B60">
        <w:rPr>
          <w:b/>
          <w:sz w:val="24"/>
          <w:szCs w:val="24"/>
        </w:rPr>
        <w:t>ddress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כתובת</w:t>
      </w:r>
      <w:r>
        <w:rPr>
          <w:sz w:val="24"/>
          <w:szCs w:val="24"/>
          <w:rtl/>
        </w:rPr>
        <w:t xml:space="preserve"> </w:t>
      </w:r>
      <w:r w:rsidR="00094DB5">
        <w:rPr>
          <w:rFonts w:hint="cs"/>
          <w:sz w:val="24"/>
          <w:szCs w:val="24"/>
          <w:rtl/>
        </w:rPr>
        <w:t>ש</w:t>
      </w:r>
      <w:r>
        <w:rPr>
          <w:sz w:val="24"/>
          <w:szCs w:val="24"/>
          <w:rtl/>
        </w:rPr>
        <w:t xml:space="preserve">ל משתמש במערכת. היא מכילה </w:t>
      </w:r>
      <w:r w:rsidR="00094DB5">
        <w:rPr>
          <w:rFonts w:hint="cs"/>
          <w:sz w:val="24"/>
          <w:szCs w:val="24"/>
          <w:rtl/>
        </w:rPr>
        <w:t>מדינה, עיר רחוב ומספר בית</w:t>
      </w:r>
      <w:r>
        <w:rPr>
          <w:sz w:val="24"/>
          <w:szCs w:val="24"/>
          <w:rtl/>
        </w:rPr>
        <w:t>. המחלקה בעלת התכונות הבאות:</w:t>
      </w:r>
    </w:p>
    <w:p w:rsidR="00EA5B60" w:rsidRPr="00EA5B60" w:rsidRDefault="00094DB5" w:rsidP="00EA5B60">
      <w:pPr>
        <w:rPr>
          <w:sz w:val="24"/>
          <w:szCs w:val="24"/>
        </w:rPr>
      </w:pPr>
      <w:r>
        <w:rPr>
          <w:rFonts w:ascii="Consolas" w:hAnsi="Consolas" w:cs="Consolas"/>
          <w:sz w:val="19"/>
          <w:szCs w:val="19"/>
          <w:highlight w:val="white"/>
        </w:rPr>
        <w:t xml:space="preserve">    </w:t>
      </w:r>
      <w:r>
        <w:rPr>
          <w:rFonts w:ascii="Consolas" w:hAnsi="Consolas" w:cs="Consolas"/>
          <w:sz w:val="19"/>
          <w:szCs w:val="19"/>
        </w:rPr>
        <w:t xml:space="preserve"> </w:t>
      </w:r>
      <w:r w:rsidR="00EA5B60" w:rsidRPr="00EA5B60">
        <w:rPr>
          <w:sz w:val="24"/>
          <w:szCs w:val="24"/>
        </w:rPr>
        <w:t>public virtual string Country { get; set; }</w:t>
      </w:r>
    </w:p>
    <w:p w:rsidR="00EA5B60" w:rsidRPr="00EA5B60" w:rsidRDefault="00EA5B60" w:rsidP="00EA5B60">
      <w:pPr>
        <w:rPr>
          <w:sz w:val="24"/>
          <w:szCs w:val="24"/>
        </w:rPr>
      </w:pPr>
      <w:r w:rsidRPr="00EA5B60">
        <w:rPr>
          <w:sz w:val="24"/>
          <w:szCs w:val="24"/>
        </w:rPr>
        <w:t xml:space="preserve">        public virtual string City { get; set; }</w:t>
      </w:r>
    </w:p>
    <w:p w:rsidR="00EA5B60" w:rsidRPr="00EA5B60" w:rsidRDefault="00EA5B60" w:rsidP="00EA5B60">
      <w:pPr>
        <w:rPr>
          <w:sz w:val="24"/>
          <w:szCs w:val="24"/>
        </w:rPr>
      </w:pPr>
      <w:r w:rsidRPr="00EA5B60">
        <w:rPr>
          <w:sz w:val="24"/>
          <w:szCs w:val="24"/>
        </w:rPr>
        <w:t xml:space="preserve">        public virtual string StreetName { get; set; }</w:t>
      </w:r>
    </w:p>
    <w:p w:rsidR="00EA5B60" w:rsidRDefault="00EA5B60" w:rsidP="00EA5B60">
      <w:pPr>
        <w:rPr>
          <w:sz w:val="24"/>
          <w:szCs w:val="24"/>
        </w:rPr>
      </w:pPr>
      <w:r w:rsidRPr="00EA5B60">
        <w:rPr>
          <w:sz w:val="24"/>
          <w:szCs w:val="24"/>
        </w:rPr>
        <w:t xml:space="preserve">        public virtual int StreetNumber { get; set; }</w:t>
      </w:r>
    </w:p>
    <w:p w:rsidR="00481634" w:rsidRDefault="00471D70" w:rsidP="00094DB5">
      <w:pPr>
        <w:bidi/>
      </w:pPr>
      <w:r>
        <w:rPr>
          <w:b/>
          <w:sz w:val="24"/>
          <w:szCs w:val="24"/>
          <w:rtl/>
        </w:rPr>
        <w:t xml:space="preserve">מחלקת </w:t>
      </w:r>
      <w:r w:rsidR="00094DB5">
        <w:rPr>
          <w:b/>
          <w:sz w:val="24"/>
          <w:szCs w:val="24"/>
        </w:rPr>
        <w:t>Animal</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 xml:space="preserve">בעל חיים </w:t>
      </w:r>
      <w:r>
        <w:rPr>
          <w:sz w:val="24"/>
          <w:szCs w:val="24"/>
          <w:rtl/>
        </w:rPr>
        <w:t xml:space="preserve">במערכת. היא מכילה את שם </w:t>
      </w:r>
      <w:r w:rsidR="00094DB5">
        <w:rPr>
          <w:rFonts w:hint="cs"/>
          <w:sz w:val="24"/>
          <w:szCs w:val="24"/>
          <w:rtl/>
        </w:rPr>
        <w:t>בעל החיים</w:t>
      </w:r>
      <w:r>
        <w:rPr>
          <w:sz w:val="24"/>
          <w:szCs w:val="24"/>
          <w:rtl/>
        </w:rPr>
        <w:t xml:space="preserve">, </w:t>
      </w:r>
      <w:r w:rsidR="00094DB5">
        <w:rPr>
          <w:rFonts w:hint="cs"/>
          <w:sz w:val="24"/>
          <w:szCs w:val="24"/>
          <w:rtl/>
        </w:rPr>
        <w:t>הפנייה לבעלים, הפנייה לרופא, הפנייה למגדר, הפנייה לסוג, משקל, צבע, הערות, תאריך ביקור הבא, תאריך לידה, רשימת מדידות ורשימת טיפולים</w:t>
      </w:r>
      <w:r>
        <w:rPr>
          <w:sz w:val="24"/>
          <w:szCs w:val="24"/>
          <w:rtl/>
        </w:rPr>
        <w:t>. היא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string Name { get; set; }</w:t>
      </w:r>
    </w:p>
    <w:p w:rsidR="00094DB5" w:rsidRPr="00094DB5" w:rsidRDefault="00094DB5" w:rsidP="00094DB5">
      <w:pPr>
        <w:rPr>
          <w:sz w:val="24"/>
          <w:szCs w:val="24"/>
        </w:rPr>
      </w:pPr>
      <w:r w:rsidRPr="00094DB5">
        <w:rPr>
          <w:sz w:val="24"/>
          <w:szCs w:val="24"/>
        </w:rPr>
        <w:t xml:space="preserve">        public virtual Owner Owner { get; set; }</w:t>
      </w:r>
    </w:p>
    <w:p w:rsidR="00094DB5" w:rsidRPr="00094DB5" w:rsidRDefault="00094DB5" w:rsidP="00094DB5">
      <w:pPr>
        <w:rPr>
          <w:sz w:val="24"/>
          <w:szCs w:val="24"/>
        </w:rPr>
      </w:pPr>
      <w:r w:rsidRPr="00094DB5">
        <w:rPr>
          <w:sz w:val="24"/>
          <w:szCs w:val="24"/>
        </w:rPr>
        <w:t xml:space="preserve">        public virtual IList&lt;TreatmentReport&gt; Orders { get; set; }</w:t>
      </w:r>
    </w:p>
    <w:p w:rsidR="00094DB5" w:rsidRPr="00094DB5" w:rsidRDefault="00094DB5" w:rsidP="00094DB5">
      <w:pPr>
        <w:rPr>
          <w:sz w:val="24"/>
          <w:szCs w:val="24"/>
        </w:rPr>
      </w:pPr>
      <w:r w:rsidRPr="00094DB5">
        <w:rPr>
          <w:sz w:val="24"/>
          <w:szCs w:val="24"/>
        </w:rPr>
        <w:t xml:space="preserve">        public virtual Doctor Doctor { get; set; }</w:t>
      </w:r>
    </w:p>
    <w:p w:rsidR="00094DB5" w:rsidRPr="00094DB5" w:rsidRDefault="00094DB5" w:rsidP="00094DB5">
      <w:pPr>
        <w:rPr>
          <w:sz w:val="24"/>
          <w:szCs w:val="24"/>
        </w:rPr>
      </w:pPr>
      <w:r w:rsidRPr="00094DB5">
        <w:rPr>
          <w:sz w:val="24"/>
          <w:szCs w:val="24"/>
        </w:rPr>
        <w:t xml:space="preserve">        public virtual IList&lt;AnimalMeasurements&gt; AnimalMeasurements { get; set; }</w:t>
      </w:r>
    </w:p>
    <w:p w:rsidR="00094DB5" w:rsidRPr="00094DB5" w:rsidRDefault="00094DB5" w:rsidP="00094DB5">
      <w:pPr>
        <w:rPr>
          <w:sz w:val="24"/>
          <w:szCs w:val="24"/>
        </w:rPr>
      </w:pPr>
      <w:r w:rsidRPr="00094DB5">
        <w:rPr>
          <w:sz w:val="24"/>
          <w:szCs w:val="24"/>
        </w:rPr>
        <w:t xml:space="preserve">        public virtual DateTime DateOfBirth { get; set; }</w:t>
      </w:r>
    </w:p>
    <w:p w:rsidR="00094DB5" w:rsidRPr="00094DB5" w:rsidRDefault="00094DB5" w:rsidP="00094DB5">
      <w:pPr>
        <w:rPr>
          <w:sz w:val="24"/>
          <w:szCs w:val="24"/>
        </w:rPr>
      </w:pPr>
      <w:r w:rsidRPr="00094DB5">
        <w:rPr>
          <w:sz w:val="24"/>
          <w:szCs w:val="24"/>
        </w:rPr>
        <w:t xml:space="preserve">        public virtual GenderDecode Gender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AnimalTypeDecode Type { get; set; }</w:t>
      </w:r>
    </w:p>
    <w:p w:rsidR="00094DB5" w:rsidRPr="00094DB5" w:rsidRDefault="00094DB5" w:rsidP="00094DB5">
      <w:pPr>
        <w:rPr>
          <w:sz w:val="24"/>
          <w:szCs w:val="24"/>
        </w:rPr>
      </w:pPr>
      <w:r w:rsidRPr="00094DB5">
        <w:rPr>
          <w:sz w:val="24"/>
          <w:szCs w:val="24"/>
        </w:rPr>
        <w:t xml:space="preserve">        public virtual string Notes { get; set; }</w:t>
      </w:r>
    </w:p>
    <w:p w:rsidR="00094DB5" w:rsidRPr="00094DB5" w:rsidRDefault="00094DB5" w:rsidP="00094DB5">
      <w:pPr>
        <w:rPr>
          <w:sz w:val="24"/>
          <w:szCs w:val="24"/>
        </w:rPr>
      </w:pPr>
      <w:r w:rsidRPr="00094DB5">
        <w:rPr>
          <w:sz w:val="24"/>
          <w:szCs w:val="24"/>
        </w:rPr>
        <w:t xml:space="preserve">        public virtual string ChipNumber { get; set; }</w:t>
      </w:r>
    </w:p>
    <w:p w:rsidR="00094DB5" w:rsidRPr="00094DB5" w:rsidRDefault="00094DB5" w:rsidP="00094DB5">
      <w:pPr>
        <w:rPr>
          <w:sz w:val="24"/>
          <w:szCs w:val="24"/>
        </w:rPr>
      </w:pPr>
      <w:r w:rsidRPr="00094DB5">
        <w:rPr>
          <w:sz w:val="24"/>
          <w:szCs w:val="24"/>
        </w:rPr>
        <w:t xml:space="preserve">        public virtual string Color { get; set; }</w:t>
      </w:r>
    </w:p>
    <w:p w:rsidR="00094DB5" w:rsidRPr="00094DB5" w:rsidRDefault="00094DB5" w:rsidP="00094DB5">
      <w:pPr>
        <w:rPr>
          <w:sz w:val="24"/>
          <w:szCs w:val="24"/>
        </w:rPr>
      </w:pPr>
      <w:r w:rsidRPr="00094DB5">
        <w:rPr>
          <w:sz w:val="24"/>
          <w:szCs w:val="24"/>
        </w:rPr>
        <w:t xml:space="preserve">        public virtual DateTime? DateNextVisit { get; set; }</w:t>
      </w:r>
    </w:p>
    <w:p w:rsidR="00481634" w:rsidRDefault="00471D70" w:rsidP="00094DB5">
      <w:pPr>
        <w:bidi/>
      </w:pPr>
      <w:r>
        <w:rPr>
          <w:b/>
          <w:sz w:val="24"/>
          <w:szCs w:val="24"/>
          <w:rtl/>
        </w:rPr>
        <w:t xml:space="preserve">מחלקת </w:t>
      </w:r>
      <w:r w:rsidR="00094DB5" w:rsidRPr="00094DB5">
        <w:rPr>
          <w:b/>
          <w:sz w:val="24"/>
          <w:szCs w:val="24"/>
        </w:rPr>
        <w:t>AnimalMeasurements</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מדידה</w:t>
      </w:r>
      <w:r>
        <w:rPr>
          <w:sz w:val="24"/>
          <w:szCs w:val="24"/>
          <w:rtl/>
        </w:rPr>
        <w:t xml:space="preserve"> של </w:t>
      </w:r>
      <w:r w:rsidR="00094DB5">
        <w:rPr>
          <w:rFonts w:hint="cs"/>
          <w:sz w:val="24"/>
          <w:szCs w:val="24"/>
          <w:rtl/>
        </w:rPr>
        <w:t>בעל חיים כפי שבוצעה במהלך טיפול</w:t>
      </w:r>
      <w:r>
        <w:rPr>
          <w:sz w:val="24"/>
          <w:szCs w:val="24"/>
          <w:rtl/>
        </w:rPr>
        <w:t>.</w:t>
      </w:r>
      <w:r w:rsidR="00094DB5">
        <w:rPr>
          <w:rFonts w:hint="cs"/>
          <w:sz w:val="24"/>
          <w:szCs w:val="24"/>
          <w:rtl/>
        </w:rPr>
        <w:t xml:space="preserve"> היא מכילה דופק, משקל, לחץ דם סיסטולי, לחץ דם דיאסטולי, טמפרטורה והפנייה לטיפול המכיל</w:t>
      </w:r>
      <w:r>
        <w:rPr>
          <w:sz w:val="24"/>
          <w:szCs w:val="24"/>
          <w:rtl/>
        </w:rPr>
        <w:t>. המחלקה בעלת התכונות הבאות:</w:t>
      </w:r>
    </w:p>
    <w:p w:rsidR="00481634" w:rsidRDefault="00481634"/>
    <w:p w:rsidR="00094DB5" w:rsidRPr="00094DB5" w:rsidRDefault="00094DB5" w:rsidP="00094DB5">
      <w:pPr>
        <w:rPr>
          <w:sz w:val="24"/>
          <w:szCs w:val="24"/>
        </w:rPr>
      </w:pPr>
      <w:r w:rsidRPr="00094DB5">
        <w:rPr>
          <w:sz w:val="24"/>
          <w:szCs w:val="24"/>
        </w:rPr>
        <w:t xml:space="preserve">        public virtual TreatmentReport ContainingTreatment { get; set; }</w:t>
      </w:r>
    </w:p>
    <w:p w:rsidR="00094DB5" w:rsidRPr="00094DB5" w:rsidRDefault="00094DB5" w:rsidP="00094DB5">
      <w:pPr>
        <w:rPr>
          <w:sz w:val="24"/>
          <w:szCs w:val="24"/>
        </w:rPr>
      </w:pPr>
      <w:r w:rsidRPr="00094DB5">
        <w:rPr>
          <w:sz w:val="24"/>
          <w:szCs w:val="24"/>
        </w:rPr>
        <w:t xml:space="preserve">        public virtual int Pulse { get; set; }</w:t>
      </w:r>
    </w:p>
    <w:p w:rsidR="00094DB5" w:rsidRPr="00094DB5" w:rsidRDefault="00094DB5" w:rsidP="00094DB5">
      <w:pPr>
        <w:rPr>
          <w:sz w:val="24"/>
          <w:szCs w:val="24"/>
        </w:rPr>
      </w:pPr>
      <w:r w:rsidRPr="00094DB5">
        <w:rPr>
          <w:sz w:val="24"/>
          <w:szCs w:val="24"/>
        </w:rPr>
        <w:t xml:space="preserve">        public virtual double Temperature { get; set; }</w:t>
      </w:r>
    </w:p>
    <w:p w:rsidR="00094DB5" w:rsidRPr="00094DB5" w:rsidRDefault="00094DB5" w:rsidP="00094DB5">
      <w:pPr>
        <w:rPr>
          <w:sz w:val="24"/>
          <w:szCs w:val="24"/>
        </w:rPr>
      </w:pPr>
      <w:r w:rsidRPr="00094DB5">
        <w:rPr>
          <w:sz w:val="24"/>
          <w:szCs w:val="24"/>
        </w:rPr>
        <w:t xml:space="preserve">        public virtual double Weight { get; set; }</w:t>
      </w:r>
    </w:p>
    <w:p w:rsidR="00094DB5" w:rsidRPr="00094DB5" w:rsidRDefault="00094DB5" w:rsidP="00094DB5">
      <w:pPr>
        <w:rPr>
          <w:sz w:val="24"/>
          <w:szCs w:val="24"/>
        </w:rPr>
      </w:pPr>
      <w:r w:rsidRPr="00094DB5">
        <w:rPr>
          <w:sz w:val="24"/>
          <w:szCs w:val="24"/>
        </w:rPr>
        <w:t xml:space="preserve">        public virtual int SystolicBloodPressure { get; set; }</w:t>
      </w:r>
    </w:p>
    <w:p w:rsidR="00481634" w:rsidRPr="00094DB5" w:rsidRDefault="00094DB5" w:rsidP="00094DB5">
      <w:pPr>
        <w:rPr>
          <w:sz w:val="24"/>
          <w:szCs w:val="24"/>
        </w:rPr>
      </w:pPr>
      <w:r w:rsidRPr="00094DB5">
        <w:rPr>
          <w:sz w:val="24"/>
          <w:szCs w:val="24"/>
        </w:rPr>
        <w:t xml:space="preserve">        public virtual int DiastolicBloodPressure { get; set; }</w:t>
      </w:r>
    </w:p>
    <w:p w:rsidR="00481634" w:rsidRDefault="00471D70" w:rsidP="00094DB5">
      <w:pPr>
        <w:bidi/>
      </w:pPr>
      <w:r>
        <w:rPr>
          <w:b/>
          <w:sz w:val="24"/>
          <w:szCs w:val="24"/>
          <w:rtl/>
        </w:rPr>
        <w:t xml:space="preserve">מחלקת </w:t>
      </w:r>
      <w:r w:rsidR="00094DB5" w:rsidRPr="00094DB5">
        <w:rPr>
          <w:b/>
          <w:sz w:val="24"/>
          <w:szCs w:val="24"/>
        </w:rPr>
        <w:t>Recommendation</w:t>
      </w:r>
    </w:p>
    <w:p w:rsidR="00481634" w:rsidRDefault="00471D70" w:rsidP="00094DB5">
      <w:pPr>
        <w:bidi/>
      </w:pPr>
      <w:r>
        <w:rPr>
          <w:sz w:val="24"/>
          <w:szCs w:val="24"/>
          <w:rtl/>
        </w:rPr>
        <w:lastRenderedPageBreak/>
        <w:t xml:space="preserve">מחלקה זו יורשת ממחלקת </w:t>
      </w:r>
      <w:r>
        <w:rPr>
          <w:sz w:val="24"/>
          <w:szCs w:val="24"/>
        </w:rPr>
        <w:t>Entity</w:t>
      </w:r>
      <w:r>
        <w:rPr>
          <w:sz w:val="24"/>
          <w:szCs w:val="24"/>
          <w:rtl/>
        </w:rPr>
        <w:t xml:space="preserve"> ומייצגת </w:t>
      </w:r>
      <w:r w:rsidR="00094DB5">
        <w:rPr>
          <w:rFonts w:hint="cs"/>
          <w:sz w:val="24"/>
          <w:szCs w:val="24"/>
          <w:rtl/>
        </w:rPr>
        <w:t>המלצה על וטרינר</w:t>
      </w:r>
      <w:r>
        <w:rPr>
          <w:sz w:val="24"/>
          <w:szCs w:val="24"/>
          <w:rtl/>
        </w:rPr>
        <w:t xml:space="preserve">. היא מכילה את תאריך </w:t>
      </w:r>
      <w:r w:rsidR="00094DB5">
        <w:rPr>
          <w:rFonts w:hint="cs"/>
          <w:sz w:val="24"/>
          <w:szCs w:val="24"/>
          <w:rtl/>
        </w:rPr>
        <w:t>ההמלצה</w:t>
      </w:r>
      <w:r>
        <w:rPr>
          <w:sz w:val="24"/>
          <w:szCs w:val="24"/>
          <w:rtl/>
        </w:rPr>
        <w:t>, הפנייה ל</w:t>
      </w:r>
      <w:r w:rsidR="00094DB5">
        <w:rPr>
          <w:rFonts w:hint="cs"/>
          <w:sz w:val="24"/>
          <w:szCs w:val="24"/>
          <w:rtl/>
        </w:rPr>
        <w:t>בעלים הממליץ</w:t>
      </w:r>
      <w:r>
        <w:rPr>
          <w:sz w:val="24"/>
          <w:szCs w:val="24"/>
          <w:rtl/>
        </w:rPr>
        <w:t xml:space="preserve">, </w:t>
      </w:r>
      <w:r w:rsidR="00094DB5">
        <w:rPr>
          <w:rFonts w:hint="cs"/>
          <w:sz w:val="24"/>
          <w:szCs w:val="24"/>
          <w:rtl/>
        </w:rPr>
        <w:t>ותוכן ההמלצה</w:t>
      </w:r>
      <w:r>
        <w:rPr>
          <w:sz w:val="24"/>
          <w:szCs w:val="24"/>
          <w:rtl/>
        </w:rPr>
        <w:t>. המחלקה מכילה את התכונות הבאות:</w:t>
      </w:r>
    </w:p>
    <w:p w:rsidR="00094DB5" w:rsidRPr="00094DB5" w:rsidRDefault="00094DB5" w:rsidP="00094DB5">
      <w:pPr>
        <w:rPr>
          <w:sz w:val="24"/>
          <w:szCs w:val="24"/>
        </w:rPr>
      </w:pPr>
      <w:r>
        <w:rPr>
          <w:rFonts w:ascii="Consolas" w:hAnsi="Consolas" w:cs="Consolas"/>
          <w:sz w:val="19"/>
          <w:szCs w:val="19"/>
          <w:highlight w:val="white"/>
        </w:rPr>
        <w:t xml:space="preserve">     </w:t>
      </w:r>
      <w:r w:rsidRPr="00094DB5">
        <w:rPr>
          <w:sz w:val="24"/>
          <w:szCs w:val="24"/>
        </w:rPr>
        <w:t>public virtual Owner Owner { get; set; }</w:t>
      </w:r>
    </w:p>
    <w:p w:rsidR="00094DB5" w:rsidRPr="00094DB5" w:rsidRDefault="00094DB5" w:rsidP="00094DB5">
      <w:pPr>
        <w:rPr>
          <w:sz w:val="24"/>
          <w:szCs w:val="24"/>
        </w:rPr>
      </w:pPr>
      <w:r w:rsidRPr="00094DB5">
        <w:rPr>
          <w:sz w:val="24"/>
          <w:szCs w:val="24"/>
        </w:rPr>
        <w:t xml:space="preserve">        public virtual string Text{ get; set; }</w:t>
      </w:r>
    </w:p>
    <w:p w:rsidR="00094DB5" w:rsidRPr="00094DB5" w:rsidRDefault="00094DB5" w:rsidP="00094DB5">
      <w:pPr>
        <w:rPr>
          <w:sz w:val="24"/>
          <w:szCs w:val="24"/>
        </w:rPr>
      </w:pPr>
      <w:r w:rsidRPr="00094DB5">
        <w:rPr>
          <w:sz w:val="24"/>
          <w:szCs w:val="24"/>
        </w:rPr>
        <w:t xml:space="preserve">        public virtual DateTime Date { get; set; }</w:t>
      </w:r>
    </w:p>
    <w:p w:rsidR="00481634" w:rsidRDefault="00471D70" w:rsidP="00094DB5">
      <w:pPr>
        <w:bidi/>
        <w:rPr>
          <w:rtl/>
        </w:rPr>
      </w:pPr>
      <w:r>
        <w:rPr>
          <w:b/>
          <w:sz w:val="24"/>
          <w:szCs w:val="24"/>
          <w:rtl/>
        </w:rPr>
        <w:t xml:space="preserve">מחלקת </w:t>
      </w:r>
      <w:r w:rsidR="00094DB5" w:rsidRPr="00094DB5">
        <w:rPr>
          <w:b/>
          <w:sz w:val="24"/>
          <w:szCs w:val="24"/>
        </w:rPr>
        <w:t>Treatment</w:t>
      </w:r>
    </w:p>
    <w:p w:rsidR="00481634" w:rsidRDefault="00471D70" w:rsidP="00094DB5">
      <w:pPr>
        <w:bidi/>
      </w:pPr>
      <w:r>
        <w:rPr>
          <w:sz w:val="24"/>
          <w:szCs w:val="24"/>
          <w:rtl/>
        </w:rPr>
        <w:t xml:space="preserve">מחלקה זו יורשת ממחלקת </w:t>
      </w:r>
      <w:r>
        <w:rPr>
          <w:sz w:val="24"/>
          <w:szCs w:val="24"/>
        </w:rPr>
        <w:t>Entity</w:t>
      </w:r>
      <w:r>
        <w:rPr>
          <w:sz w:val="24"/>
          <w:szCs w:val="24"/>
          <w:rtl/>
        </w:rPr>
        <w:t xml:space="preserve"> ומייצגת </w:t>
      </w:r>
      <w:r w:rsidR="00094DB5">
        <w:rPr>
          <w:rFonts w:hint="cs"/>
          <w:sz w:val="24"/>
          <w:szCs w:val="24"/>
          <w:rtl/>
        </w:rPr>
        <w:t>טיפול שבוצע</w:t>
      </w:r>
      <w:r>
        <w:rPr>
          <w:sz w:val="24"/>
          <w:szCs w:val="24"/>
          <w:rtl/>
        </w:rPr>
        <w:t xml:space="preserve">. היא מכילה </w:t>
      </w:r>
      <w:r w:rsidR="00094DB5">
        <w:rPr>
          <w:rFonts w:hint="cs"/>
          <w:sz w:val="24"/>
          <w:szCs w:val="24"/>
          <w:rtl/>
        </w:rPr>
        <w:t>שם הטיפול, מחיר הטיפול, מינון הטיפול (במידה ומדובר בתרופה), סוג הטיפול ו</w:t>
      </w:r>
      <w:r w:rsidR="005B4BA2">
        <w:rPr>
          <w:rFonts w:hint="cs"/>
          <w:sz w:val="24"/>
          <w:szCs w:val="24"/>
          <w:rtl/>
        </w:rPr>
        <w:t xml:space="preserve">דו"ח </w:t>
      </w:r>
      <w:r w:rsidR="00094DB5">
        <w:rPr>
          <w:rFonts w:hint="cs"/>
          <w:sz w:val="24"/>
          <w:szCs w:val="24"/>
          <w:rtl/>
        </w:rPr>
        <w:t>טיפול מכיל</w:t>
      </w:r>
      <w:r>
        <w:rPr>
          <w:sz w:val="24"/>
          <w:szCs w:val="24"/>
          <w:rtl/>
        </w:rPr>
        <w:t>. המחלקה בעלת התכונות הבאות:</w:t>
      </w:r>
    </w:p>
    <w:p w:rsidR="00481634" w:rsidRDefault="00481634"/>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Name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string Dose{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double Price { get; set; }</w:t>
      </w:r>
    </w:p>
    <w:p w:rsidR="00094DB5" w:rsidRPr="00094DB5" w:rsidRDefault="00094DB5" w:rsidP="00094DB5">
      <w:pPr>
        <w:autoSpaceDE w:val="0"/>
        <w:autoSpaceDN w:val="0"/>
        <w:adjustRightInd w:val="0"/>
        <w:spacing w:line="240" w:lineRule="auto"/>
        <w:rPr>
          <w:sz w:val="24"/>
          <w:szCs w:val="24"/>
        </w:rPr>
      </w:pPr>
      <w:r w:rsidRPr="00094DB5">
        <w:rPr>
          <w:sz w:val="24"/>
          <w:szCs w:val="24"/>
        </w:rPr>
        <w:t>public virtual TreatmentTypeDecode Type { get; set; }</w:t>
      </w:r>
    </w:p>
    <w:p w:rsidR="00481634" w:rsidRPr="00094DB5" w:rsidRDefault="00094DB5" w:rsidP="00094DB5">
      <w:pPr>
        <w:rPr>
          <w:sz w:val="24"/>
          <w:szCs w:val="24"/>
        </w:rPr>
      </w:pPr>
      <w:r w:rsidRPr="00094DB5">
        <w:rPr>
          <w:sz w:val="24"/>
          <w:szCs w:val="24"/>
        </w:rPr>
        <w:t>public virtual TreatmentReport ContainingTreatment { get; set; }</w:t>
      </w:r>
    </w:p>
    <w:p w:rsidR="00481634" w:rsidRDefault="00481634"/>
    <w:p w:rsidR="004674E5" w:rsidRDefault="004674E5" w:rsidP="004674E5">
      <w:pPr>
        <w:bidi/>
        <w:rPr>
          <w:rtl/>
        </w:rPr>
      </w:pPr>
      <w:r>
        <w:rPr>
          <w:b/>
          <w:sz w:val="24"/>
          <w:szCs w:val="24"/>
          <w:rtl/>
        </w:rPr>
        <w:t xml:space="preserve">מחלקת </w:t>
      </w:r>
      <w:r w:rsidRPr="004674E5">
        <w:rPr>
          <w:b/>
          <w:sz w:val="24"/>
          <w:szCs w:val="24"/>
        </w:rPr>
        <w:t>TreatmentReport</w:t>
      </w:r>
    </w:p>
    <w:p w:rsidR="004674E5" w:rsidRDefault="004674E5" w:rsidP="005B4BA2">
      <w:pPr>
        <w:bidi/>
      </w:pPr>
      <w:r>
        <w:rPr>
          <w:sz w:val="24"/>
          <w:szCs w:val="24"/>
          <w:rtl/>
        </w:rPr>
        <w:t xml:space="preserve">מחלקה זו יורשת ממחלקת </w:t>
      </w:r>
      <w:r>
        <w:rPr>
          <w:sz w:val="24"/>
          <w:szCs w:val="24"/>
        </w:rPr>
        <w:t>Entity</w:t>
      </w:r>
      <w:r>
        <w:rPr>
          <w:sz w:val="24"/>
          <w:szCs w:val="24"/>
          <w:rtl/>
        </w:rPr>
        <w:t xml:space="preserve"> ומייצגת </w:t>
      </w:r>
      <w:r>
        <w:rPr>
          <w:rFonts w:hint="cs"/>
          <w:sz w:val="24"/>
          <w:szCs w:val="24"/>
          <w:rtl/>
        </w:rPr>
        <w:t>דו"ח טיפול שבוצע</w:t>
      </w:r>
      <w:r>
        <w:rPr>
          <w:sz w:val="24"/>
          <w:szCs w:val="24"/>
          <w:rtl/>
        </w:rPr>
        <w:t>.</w:t>
      </w:r>
      <w:r w:rsidR="005B4BA2">
        <w:rPr>
          <w:rFonts w:hint="cs"/>
          <w:sz w:val="24"/>
          <w:szCs w:val="24"/>
          <w:rtl/>
        </w:rPr>
        <w:t xml:space="preserve"> היא מכילה רופא, בעל חיים, מדידות שבוצעו של בעל החיים, רשימת טיפולים, מחיר כולל, תאריך וסיכום טיפול</w:t>
      </w:r>
      <w:r>
        <w:rPr>
          <w:sz w:val="24"/>
          <w:szCs w:val="24"/>
          <w:rtl/>
        </w:rPr>
        <w:t>. המחלקה בעלת התכונות הבאות:</w:t>
      </w:r>
    </w:p>
    <w:p w:rsidR="004674E5" w:rsidRDefault="004674E5" w:rsidP="004674E5"/>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Doctor Doctor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 Animal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AnimalMeasurements AnimalMeasurements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IList&lt;Treatment&gt; Treatments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double TotalPrice { get; set; }</w:t>
      </w:r>
    </w:p>
    <w:p w:rsidR="004674E5"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DateTime Date{ get; set; }</w:t>
      </w:r>
    </w:p>
    <w:p w:rsidR="00481634" w:rsidRPr="004674E5" w:rsidRDefault="004674E5" w:rsidP="004674E5">
      <w:pPr>
        <w:autoSpaceDE w:val="0"/>
        <w:autoSpaceDN w:val="0"/>
        <w:adjustRightInd w:val="0"/>
        <w:spacing w:line="240" w:lineRule="auto"/>
        <w:rPr>
          <w:sz w:val="24"/>
          <w:szCs w:val="24"/>
        </w:rPr>
      </w:pPr>
      <w:r w:rsidRPr="004674E5">
        <w:rPr>
          <w:sz w:val="24"/>
          <w:szCs w:val="24"/>
        </w:rPr>
        <w:t xml:space="preserve">        public virtual string Summary { get; set; }</w:t>
      </w:r>
    </w:p>
    <w:p w:rsidR="00481634" w:rsidRPr="004674E5" w:rsidRDefault="00481634" w:rsidP="004674E5">
      <w:pPr>
        <w:autoSpaceDE w:val="0"/>
        <w:autoSpaceDN w:val="0"/>
        <w:adjustRightInd w:val="0"/>
        <w:spacing w:line="240" w:lineRule="auto"/>
        <w:rPr>
          <w:sz w:val="24"/>
          <w:szCs w:val="24"/>
        </w:rPr>
      </w:pPr>
    </w:p>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Pr>
        <w:bidi/>
      </w:pPr>
    </w:p>
    <w:p w:rsidR="00481634" w:rsidRDefault="00471D70">
      <w:pPr>
        <w:pStyle w:val="Heading1"/>
        <w:bidi/>
        <w:pPrChange w:id="920" w:author="Ron Gal" w:date="2017-03-05T23:21:00Z">
          <w:pPr>
            <w:bidi/>
          </w:pPr>
        </w:pPrChange>
      </w:pPr>
      <w:bookmarkStart w:id="921" w:name="_Toc476684175"/>
      <w:r>
        <w:rPr>
          <w:rtl/>
        </w:rPr>
        <w:t>פרויקט מיפויי הישויות (</w:t>
      </w:r>
      <w:r>
        <w:t>Maps</w:t>
      </w:r>
      <w:ins w:id="922" w:author="Ron Gal" w:date="2017-03-04T17:52:00Z">
        <w:r w:rsidR="00C11C47">
          <w:rPr>
            <w:rFonts w:hint="cs"/>
            <w:rtl/>
          </w:rPr>
          <w:t>)</w:t>
        </w:r>
      </w:ins>
      <w:bookmarkEnd w:id="921"/>
      <w:del w:id="923" w:author="Ron Gal" w:date="2017-03-04T17:52:00Z">
        <w:r w:rsidDel="00C11C47">
          <w:delText>)</w:delText>
        </w:r>
      </w:del>
    </w:p>
    <w:p w:rsidR="00481634" w:rsidRDefault="00481634">
      <w:pPr>
        <w:bidi/>
      </w:pPr>
    </w:p>
    <w:p w:rsidR="00481634" w:rsidRDefault="00471D70">
      <w:pPr>
        <w:bidi/>
      </w:pPr>
      <w:r>
        <w:rPr>
          <w:sz w:val="24"/>
          <w:szCs w:val="24"/>
          <w:rtl/>
        </w:rPr>
        <w:t>כדי ש-</w:t>
      </w:r>
      <w:r>
        <w:rPr>
          <w:sz w:val="24"/>
          <w:szCs w:val="24"/>
        </w:rPr>
        <w:t>Nhibernate</w:t>
      </w:r>
      <w:r>
        <w:rPr>
          <w:sz w:val="24"/>
          <w:szCs w:val="24"/>
          <w:rtl/>
        </w:rPr>
        <w:t xml:space="preserve"> ידע את הקשר בין המאפיינים במחלקות היישויות השונות ובין הטבלאות במסד הנתונים, יש להגדיר עבור כל ישות קובץ </w:t>
      </w:r>
      <w:r>
        <w:rPr>
          <w:sz w:val="24"/>
          <w:szCs w:val="24"/>
        </w:rPr>
        <w:t>XML</w:t>
      </w:r>
      <w:r>
        <w:rPr>
          <w:sz w:val="24"/>
          <w:szCs w:val="24"/>
          <w:rtl/>
        </w:rPr>
        <w:t xml:space="preserve"> המפרט את הקשרים הללו. קונפיגורציה בעזרת קבצי </w:t>
      </w:r>
      <w:r>
        <w:rPr>
          <w:sz w:val="24"/>
          <w:szCs w:val="24"/>
        </w:rPr>
        <w:t>XML</w:t>
      </w:r>
      <w:r>
        <w:rPr>
          <w:sz w:val="24"/>
          <w:szCs w:val="24"/>
          <w:rtl/>
        </w:rPr>
        <w:t xml:space="preserve"> איננה גמישה לשינויים (כמו </w:t>
      </w:r>
      <w:r>
        <w:rPr>
          <w:sz w:val="24"/>
          <w:szCs w:val="24"/>
        </w:rPr>
        <w:t>Auto-Refactoring</w:t>
      </w:r>
      <w:r>
        <w:rPr>
          <w:sz w:val="24"/>
          <w:szCs w:val="24"/>
          <w:rtl/>
        </w:rPr>
        <w:t xml:space="preserve"> למשל), מסורבלת ומאטה את קצב הפיתוח. לצורך כך יצרו פרוייקט קוד פתוח בשם </w:t>
      </w:r>
      <w:r>
        <w:rPr>
          <w:sz w:val="24"/>
          <w:szCs w:val="24"/>
        </w:rPr>
        <w:t>Fluent Nhibernate</w:t>
      </w:r>
      <w:r>
        <w:rPr>
          <w:sz w:val="24"/>
          <w:szCs w:val="24"/>
          <w:rtl/>
        </w:rPr>
        <w:t xml:space="preserve"> המאפשר להגדיר את הקשרים הללו בעזרת קוד.</w:t>
      </w:r>
    </w:p>
    <w:p w:rsidR="00481634" w:rsidRDefault="00471D70">
      <w:pPr>
        <w:bidi/>
      </w:pPr>
      <w:r>
        <w:rPr>
          <w:sz w:val="24"/>
          <w:szCs w:val="24"/>
          <w:rtl/>
        </w:rPr>
        <w:lastRenderedPageBreak/>
        <w:t xml:space="preserve">כל מחלקה בפרויקט זה, בזמן עליית המערכת, מתורגמת לקובץ </w:t>
      </w:r>
      <w:r>
        <w:rPr>
          <w:sz w:val="24"/>
          <w:szCs w:val="24"/>
        </w:rPr>
        <w:t>XML</w:t>
      </w:r>
      <w:r>
        <w:rPr>
          <w:sz w:val="24"/>
          <w:szCs w:val="24"/>
          <w:rtl/>
        </w:rPr>
        <w:t xml:space="preserve"> אשר נטען ב-</w:t>
      </w:r>
      <w:r>
        <w:rPr>
          <w:sz w:val="24"/>
          <w:szCs w:val="24"/>
        </w:rPr>
        <w:t>Nhibernate</w:t>
      </w:r>
      <w:r>
        <w:rPr>
          <w:sz w:val="24"/>
          <w:szCs w:val="24"/>
          <w:rtl/>
        </w:rPr>
        <w:t xml:space="preserve"> בצורה (כמעט) שקופה למתכנת. </w:t>
      </w:r>
      <w:r>
        <w:rPr>
          <w:sz w:val="24"/>
          <w:szCs w:val="24"/>
        </w:rPr>
        <w:t>Fluent Nhibernate</w:t>
      </w:r>
      <w:r>
        <w:rPr>
          <w:sz w:val="24"/>
          <w:szCs w:val="24"/>
          <w:rtl/>
        </w:rPr>
        <w:t xml:space="preserve"> מגדיר מחלקת בסיס גנרית בשם </w:t>
      </w:r>
      <w:r>
        <w:rPr>
          <w:sz w:val="24"/>
          <w:szCs w:val="24"/>
        </w:rPr>
        <w:t>ClassMap</w:t>
      </w:r>
      <w:r>
        <w:rPr>
          <w:sz w:val="24"/>
          <w:szCs w:val="24"/>
          <w:rtl/>
        </w:rPr>
        <w:t xml:space="preserve"> מסוג </w:t>
      </w:r>
      <w:r>
        <w:rPr>
          <w:sz w:val="24"/>
          <w:szCs w:val="24"/>
        </w:rPr>
        <w:t>T</w:t>
      </w:r>
      <w:r>
        <w:rPr>
          <w:sz w:val="24"/>
          <w:szCs w:val="24"/>
          <w:rtl/>
        </w:rPr>
        <w:t xml:space="preserve">, כאשר </w:t>
      </w:r>
      <w:r>
        <w:rPr>
          <w:sz w:val="24"/>
          <w:szCs w:val="24"/>
        </w:rPr>
        <w:t>T</w:t>
      </w:r>
      <w:r>
        <w:rPr>
          <w:sz w:val="24"/>
          <w:szCs w:val="24"/>
          <w:rtl/>
        </w:rPr>
        <w:t xml:space="preserve"> הוא סוג הישות אותה יש למפות.</w:t>
      </w:r>
    </w:p>
    <w:p w:rsidR="00481634" w:rsidRDefault="00471D70">
      <w:pPr>
        <w:bidi/>
      </w:pPr>
      <w:r>
        <w:rPr>
          <w:sz w:val="24"/>
          <w:szCs w:val="24"/>
          <w:rtl/>
        </w:rPr>
        <w:t>לכל ישות אשר הוגדרה בפרויקט ה-</w:t>
      </w:r>
      <w:r>
        <w:rPr>
          <w:sz w:val="24"/>
          <w:szCs w:val="24"/>
        </w:rPr>
        <w:t>Domain</w:t>
      </w:r>
      <w:r>
        <w:rPr>
          <w:sz w:val="24"/>
          <w:szCs w:val="24"/>
          <w:rtl/>
        </w:rPr>
        <w:t xml:space="preserve"> מוגדרת מחלקה בעלת שם זהה עם הסופית </w:t>
      </w:r>
      <w:r>
        <w:rPr>
          <w:sz w:val="24"/>
          <w:szCs w:val="24"/>
        </w:rPr>
        <w:t>Map</w:t>
      </w:r>
      <w:r>
        <w:rPr>
          <w:sz w:val="24"/>
          <w:szCs w:val="24"/>
          <w:rtl/>
        </w:rPr>
        <w:t xml:space="preserve">. בכל מחלקה כזו אנו נעזרים במספר פונקציות של </w:t>
      </w:r>
      <w:r>
        <w:rPr>
          <w:sz w:val="24"/>
          <w:szCs w:val="24"/>
        </w:rPr>
        <w:t>Fluent 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Id</w:t>
      </w:r>
      <w:r>
        <w:rPr>
          <w:sz w:val="24"/>
          <w:szCs w:val="24"/>
          <w:rtl/>
        </w:rPr>
        <w:t xml:space="preserve"> - לצורך הגדרת המאפיין הממפה מפתח הראשי בטבלה. על המאפיין במחלקה להיות מספר (</w:t>
      </w:r>
      <w:r>
        <w:rPr>
          <w:sz w:val="24"/>
          <w:szCs w:val="24"/>
        </w:rPr>
        <w:t>int</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Map</w:t>
      </w:r>
      <w:r>
        <w:rPr>
          <w:sz w:val="24"/>
          <w:szCs w:val="24"/>
          <w:rtl/>
        </w:rPr>
        <w:t xml:space="preserve"> - לצורך הגדרת המאפיין הממפה שדה כלשהו בטבלה אשר מכיל מידע על הישות. על המאפיין במחלקה להיות טיפוס פרימיטיבי כלשהו (</w:t>
      </w:r>
      <w:r>
        <w:rPr>
          <w:sz w:val="24"/>
          <w:szCs w:val="24"/>
        </w:rPr>
        <w:t>int, bool DateTime</w:t>
      </w:r>
      <w:r>
        <w:rPr>
          <w:sz w:val="24"/>
          <w:szCs w:val="24"/>
          <w:rtl/>
        </w:rPr>
        <w:t xml:space="preserve"> וכו').</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References</w:t>
      </w:r>
      <w:r>
        <w:rPr>
          <w:sz w:val="24"/>
          <w:szCs w:val="24"/>
          <w:rtl/>
        </w:rPr>
        <w:t xml:space="preserve"> - לצורך הגדרת מאפיין הממפה קשר מסוג </w:t>
      </w:r>
      <w:r>
        <w:rPr>
          <w:sz w:val="24"/>
          <w:szCs w:val="24"/>
        </w:rPr>
        <w:t>many-to-one</w:t>
      </w:r>
      <w:r>
        <w:rPr>
          <w:sz w:val="24"/>
          <w:szCs w:val="24"/>
          <w:rtl/>
        </w:rPr>
        <w:t xml:space="preserve">. על המאפיין להיות מצביע לישות אחרת אשר גם ממופה בעזרת </w:t>
      </w:r>
      <w:r>
        <w:rPr>
          <w:sz w:val="24"/>
          <w:szCs w:val="24"/>
        </w:rPr>
        <w:t>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HasMany</w:t>
      </w:r>
      <w:r>
        <w:rPr>
          <w:sz w:val="24"/>
          <w:szCs w:val="24"/>
          <w:rtl/>
        </w:rPr>
        <w:t xml:space="preserve"> - לצורך הגדרת מאפיין הממפה קשר מסוג </w:t>
      </w:r>
      <w:r>
        <w:rPr>
          <w:sz w:val="24"/>
          <w:szCs w:val="24"/>
        </w:rPr>
        <w:t>one-to-many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BD788B" w:rsidRDefault="00BD788B" w:rsidP="00BD788B">
      <w:pPr>
        <w:numPr>
          <w:ilvl w:val="0"/>
          <w:numId w:val="6"/>
        </w:numPr>
        <w:bidi/>
        <w:ind w:hanging="360"/>
        <w:contextualSpacing/>
        <w:rPr>
          <w:sz w:val="24"/>
          <w:szCs w:val="24"/>
        </w:rPr>
      </w:pPr>
      <w:r>
        <w:rPr>
          <w:sz w:val="24"/>
          <w:szCs w:val="24"/>
          <w:rtl/>
        </w:rPr>
        <w:t xml:space="preserve">הפונקציה </w:t>
      </w:r>
      <w:r>
        <w:rPr>
          <w:sz w:val="24"/>
          <w:szCs w:val="24"/>
        </w:rPr>
        <w:t>HasManyToMany</w:t>
      </w:r>
      <w:r>
        <w:rPr>
          <w:sz w:val="24"/>
          <w:szCs w:val="24"/>
          <w:rtl/>
        </w:rPr>
        <w:t xml:space="preserve"> - לצורך הגדרת מאפיין הממפה קשר מסוג </w:t>
      </w:r>
      <w:r>
        <w:rPr>
          <w:sz w:val="24"/>
          <w:szCs w:val="24"/>
        </w:rPr>
        <w:t>many-to-many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481634" w:rsidRDefault="00481634">
      <w:pPr>
        <w:bidi/>
        <w:rPr>
          <w:rtl/>
        </w:rPr>
      </w:pPr>
    </w:p>
    <w:p w:rsidR="00BD788B" w:rsidRDefault="00BD788B" w:rsidP="00BD788B">
      <w:pPr>
        <w:bidi/>
      </w:pPr>
    </w:p>
    <w:p w:rsidR="00481634" w:rsidRPr="005B4BA2" w:rsidRDefault="00471D70" w:rsidP="005B4BA2">
      <w:pPr>
        <w:bidi/>
        <w:rPr>
          <w:rFonts w:cstheme="minorBidi"/>
          <w:rtl/>
        </w:rPr>
      </w:pPr>
      <w:r>
        <w:rPr>
          <w:b/>
          <w:sz w:val="24"/>
          <w:szCs w:val="24"/>
          <w:rtl/>
        </w:rPr>
        <w:t xml:space="preserve">מחלקת </w:t>
      </w:r>
      <w:r w:rsidR="005B4BA2" w:rsidRPr="00632FE7">
        <w:rPr>
          <w:b/>
          <w:sz w:val="24"/>
          <w:szCs w:val="24"/>
        </w:rPr>
        <w:t>EntityMap</w:t>
      </w:r>
      <w:r w:rsidR="005B4BA2">
        <w:rPr>
          <w:rFonts w:ascii="Consolas" w:hAnsi="Consolas" w:cs="Consolas"/>
          <w:color w:val="2B91AF"/>
          <w:sz w:val="19"/>
          <w:szCs w:val="19"/>
          <w:highlight w:val="white"/>
        </w:rPr>
        <w:t xml:space="preserve"> </w:t>
      </w:r>
    </w:p>
    <w:p w:rsidR="00481634" w:rsidRDefault="00471D70" w:rsidP="00632FE7">
      <w:pPr>
        <w:bidi/>
      </w:pPr>
      <w:r>
        <w:rPr>
          <w:sz w:val="24"/>
          <w:szCs w:val="24"/>
          <w:rtl/>
        </w:rPr>
        <w:t>מחלקה</w:t>
      </w:r>
      <w:r w:rsidR="00632FE7">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sidR="00632FE7">
        <w:rPr>
          <w:rFonts w:hint="cs"/>
          <w:sz w:val="24"/>
          <w:szCs w:val="24"/>
          <w:rtl/>
        </w:rPr>
        <w:t xml:space="preserve">התכונה </w:t>
      </w:r>
      <w:r w:rsidR="00632FE7">
        <w:rPr>
          <w:sz w:val="24"/>
          <w:szCs w:val="24"/>
        </w:rPr>
        <w:t>Id</w:t>
      </w:r>
      <w:r w:rsidR="00632FE7">
        <w:rPr>
          <w:rFonts w:hint="cs"/>
          <w:sz w:val="24"/>
          <w:szCs w:val="24"/>
          <w:rtl/>
        </w:rPr>
        <w:t xml:space="preserve"> לעמודת </w:t>
      </w:r>
      <w:r w:rsidR="00632FE7">
        <w:rPr>
          <w:sz w:val="24"/>
          <w:szCs w:val="24"/>
        </w:rPr>
        <w:t>Id</w:t>
      </w:r>
      <w:r w:rsidR="00632FE7">
        <w:rPr>
          <w:rFonts w:hint="cs"/>
          <w:sz w:val="24"/>
          <w:szCs w:val="24"/>
          <w:rtl/>
        </w:rPr>
        <w:t xml:space="preserve"> עבור </w:t>
      </w:r>
      <w:r>
        <w:rPr>
          <w:sz w:val="24"/>
          <w:szCs w:val="24"/>
          <w:rtl/>
        </w:rPr>
        <w:t>מחלק</w:t>
      </w:r>
      <w:r w:rsidR="00632FE7">
        <w:rPr>
          <w:rFonts w:hint="cs"/>
          <w:sz w:val="24"/>
          <w:szCs w:val="24"/>
          <w:rtl/>
        </w:rPr>
        <w:t>ה</w:t>
      </w:r>
      <w:r>
        <w:rPr>
          <w:sz w:val="24"/>
          <w:szCs w:val="24"/>
          <w:rtl/>
        </w:rPr>
        <w:t xml:space="preserve"> </w:t>
      </w:r>
      <w:r w:rsidR="00632FE7">
        <w:rPr>
          <w:rFonts w:hint="cs"/>
          <w:sz w:val="24"/>
          <w:szCs w:val="24"/>
          <w:rtl/>
        </w:rPr>
        <w:t xml:space="preserve">מסוג של </w:t>
      </w:r>
      <w:r w:rsidR="00632FE7">
        <w:rPr>
          <w:sz w:val="24"/>
          <w:szCs w:val="24"/>
        </w:rPr>
        <w:t>Entity</w:t>
      </w:r>
      <w:r w:rsidR="00632FE7">
        <w:rPr>
          <w:rFonts w:hint="cs"/>
          <w:sz w:val="24"/>
          <w:szCs w:val="24"/>
          <w:rtl/>
        </w:rPr>
        <w:t xml:space="preserve"> במסד הנתונים</w:t>
      </w:r>
      <w:r>
        <w:rPr>
          <w:sz w:val="24"/>
          <w:szCs w:val="24"/>
          <w:rtl/>
        </w:rPr>
        <w:t>.</w:t>
      </w:r>
    </w:p>
    <w:p w:rsidR="00481634" w:rsidRDefault="00481634">
      <w:pPr>
        <w:bidi/>
      </w:pPr>
    </w:p>
    <w:p w:rsidR="00481634" w:rsidRDefault="00471D70" w:rsidP="005B4BA2">
      <w:pPr>
        <w:bidi/>
        <w:rPr>
          <w:rtl/>
        </w:rPr>
      </w:pPr>
      <w:r>
        <w:rPr>
          <w:b/>
          <w:sz w:val="24"/>
          <w:szCs w:val="24"/>
          <w:rtl/>
        </w:rPr>
        <w:t xml:space="preserve">מחלקת </w:t>
      </w:r>
      <w:r w:rsidR="005B4BA2" w:rsidRPr="00632FE7">
        <w:rPr>
          <w:b/>
          <w:sz w:val="24"/>
          <w:szCs w:val="24"/>
        </w:rPr>
        <w:t>DecodeMap</w:t>
      </w:r>
    </w:p>
    <w:p w:rsidR="00632FE7" w:rsidRDefault="00632FE7" w:rsidP="00632FE7">
      <w:pPr>
        <w:bidi/>
      </w:pPr>
      <w:r>
        <w:rPr>
          <w:sz w:val="24"/>
          <w:szCs w:val="24"/>
          <w:rtl/>
        </w:rPr>
        <w:t>מחלקה</w:t>
      </w:r>
      <w:r>
        <w:rPr>
          <w:rFonts w:hint="cs"/>
          <w:sz w:val="24"/>
          <w:szCs w:val="24"/>
          <w:rtl/>
        </w:rPr>
        <w:t xml:space="preserve"> אבסטרקטית</w:t>
      </w:r>
      <w:r>
        <w:rPr>
          <w:sz w:val="24"/>
          <w:szCs w:val="24"/>
          <w:rtl/>
        </w:rPr>
        <w:t xml:space="preserve">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w:t>
      </w:r>
      <w:r>
        <w:rPr>
          <w:rFonts w:hint="cs"/>
          <w:sz w:val="24"/>
          <w:szCs w:val="24"/>
          <w:rtl/>
        </w:rPr>
        <w:t xml:space="preserve">התכונה </w:t>
      </w:r>
      <w:r>
        <w:rPr>
          <w:sz w:val="24"/>
          <w:szCs w:val="24"/>
        </w:rPr>
        <w:t>Id</w:t>
      </w:r>
      <w:r>
        <w:rPr>
          <w:rFonts w:hint="cs"/>
          <w:sz w:val="24"/>
          <w:szCs w:val="24"/>
          <w:rtl/>
        </w:rPr>
        <w:t xml:space="preserve"> לעמודת </w:t>
      </w:r>
      <w:r>
        <w:rPr>
          <w:sz w:val="24"/>
          <w:szCs w:val="24"/>
        </w:rPr>
        <w:t>Id</w:t>
      </w:r>
      <w:r>
        <w:rPr>
          <w:rFonts w:hint="cs"/>
          <w:sz w:val="24"/>
          <w:szCs w:val="24"/>
          <w:rtl/>
        </w:rPr>
        <w:t xml:space="preserve"> ואת התכונה </w:t>
      </w:r>
      <w:r>
        <w:rPr>
          <w:sz w:val="24"/>
          <w:szCs w:val="24"/>
        </w:rPr>
        <w:t>Name</w:t>
      </w:r>
      <w:r>
        <w:rPr>
          <w:rFonts w:hint="cs"/>
          <w:sz w:val="24"/>
          <w:szCs w:val="24"/>
          <w:rtl/>
        </w:rPr>
        <w:t xml:space="preserve"> לעמודה </w:t>
      </w:r>
      <w:r>
        <w:rPr>
          <w:sz w:val="24"/>
          <w:szCs w:val="24"/>
        </w:rPr>
        <w:t>Name</w:t>
      </w:r>
      <w:r>
        <w:rPr>
          <w:rFonts w:hint="cs"/>
          <w:sz w:val="24"/>
          <w:szCs w:val="24"/>
          <w:rtl/>
        </w:rPr>
        <w:t xml:space="preserve"> עבור </w:t>
      </w:r>
      <w:r>
        <w:rPr>
          <w:sz w:val="24"/>
          <w:szCs w:val="24"/>
          <w:rtl/>
        </w:rPr>
        <w:t>מחלק</w:t>
      </w:r>
      <w:r>
        <w:rPr>
          <w:rFonts w:hint="cs"/>
          <w:sz w:val="24"/>
          <w:szCs w:val="24"/>
          <w:rtl/>
        </w:rPr>
        <w:t>ה</w:t>
      </w:r>
      <w:r>
        <w:rPr>
          <w:sz w:val="24"/>
          <w:szCs w:val="24"/>
          <w:rtl/>
        </w:rPr>
        <w:t xml:space="preserve"> </w:t>
      </w:r>
      <w:r>
        <w:rPr>
          <w:rFonts w:hint="cs"/>
          <w:sz w:val="24"/>
          <w:szCs w:val="24"/>
          <w:rtl/>
        </w:rPr>
        <w:t xml:space="preserve">מסוג של </w:t>
      </w:r>
      <w:r>
        <w:rPr>
          <w:rFonts w:hint="cs"/>
          <w:sz w:val="24"/>
          <w:szCs w:val="24"/>
        </w:rPr>
        <w:t>D</w:t>
      </w:r>
      <w:r>
        <w:rPr>
          <w:sz w:val="24"/>
          <w:szCs w:val="24"/>
        </w:rPr>
        <w:t>ecode</w:t>
      </w:r>
      <w:r>
        <w:rPr>
          <w:rFonts w:hint="cs"/>
          <w:sz w:val="24"/>
          <w:szCs w:val="24"/>
          <w:rtl/>
        </w:rPr>
        <w:t xml:space="preserve"> במסד הנתונים</w:t>
      </w:r>
      <w:r>
        <w:rPr>
          <w:sz w:val="24"/>
          <w:szCs w:val="24"/>
          <w:rtl/>
        </w:rPr>
        <w:t>.</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AnimalMeasurementsMap</w:t>
      </w:r>
    </w:p>
    <w:p w:rsidR="00481634" w:rsidRDefault="00471D70" w:rsidP="00632FE7">
      <w:pPr>
        <w:bidi/>
      </w:pPr>
      <w:r>
        <w:rPr>
          <w:sz w:val="24"/>
          <w:szCs w:val="24"/>
          <w:rtl/>
        </w:rPr>
        <w:t xml:space="preserve">מחלקה זו יורשת ממחלקת </w:t>
      </w:r>
      <w:r w:rsidR="00632FE7">
        <w:rPr>
          <w:sz w:val="24"/>
          <w:szCs w:val="24"/>
        </w:rPr>
        <w:t>EntityMap</w:t>
      </w:r>
      <w:r>
        <w:rPr>
          <w:sz w:val="24"/>
          <w:szCs w:val="24"/>
          <w:rtl/>
        </w:rPr>
        <w:t xml:space="preserve"> ומגדירה את הקשר בין מחלקת </w:t>
      </w:r>
      <w:r w:rsidR="00632FE7">
        <w:rPr>
          <w:sz w:val="24"/>
          <w:szCs w:val="24"/>
        </w:rPr>
        <w:t>AnimalMeasurement</w:t>
      </w:r>
      <w:r>
        <w:rPr>
          <w:sz w:val="24"/>
          <w:szCs w:val="24"/>
          <w:rtl/>
        </w:rPr>
        <w:t xml:space="preserve"> לטבלת </w:t>
      </w:r>
      <w:r w:rsidR="00632FE7">
        <w:rPr>
          <w:sz w:val="24"/>
          <w:szCs w:val="24"/>
        </w:rPr>
        <w:t>AnimalMeasurement</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AnimalTypeDecodeMap</w:t>
      </w:r>
    </w:p>
    <w:p w:rsidR="00481634" w:rsidRDefault="00471D70" w:rsidP="00632FE7">
      <w:pPr>
        <w:bidi/>
      </w:pPr>
      <w:r>
        <w:rPr>
          <w:sz w:val="24"/>
          <w:szCs w:val="24"/>
          <w:rtl/>
        </w:rPr>
        <w:t xml:space="preserve">מחלקה זו יורשת ממחלקת </w:t>
      </w:r>
      <w:r w:rsidR="00632FE7">
        <w:rPr>
          <w:sz w:val="24"/>
          <w:szCs w:val="24"/>
        </w:rPr>
        <w:t>DecodeMap</w:t>
      </w:r>
      <w:r>
        <w:rPr>
          <w:sz w:val="24"/>
          <w:szCs w:val="24"/>
          <w:rtl/>
        </w:rPr>
        <w:t xml:space="preserve"> ומגדירה את הקשר בין מחלקת </w:t>
      </w:r>
      <w:r w:rsidR="00632FE7">
        <w:rPr>
          <w:sz w:val="24"/>
          <w:szCs w:val="24"/>
        </w:rPr>
        <w:t>AnimalTypeDecode</w:t>
      </w:r>
      <w:r>
        <w:rPr>
          <w:sz w:val="24"/>
          <w:szCs w:val="24"/>
          <w:rtl/>
        </w:rPr>
        <w:t xml:space="preserve"> לטבלת </w:t>
      </w:r>
      <w:r w:rsidR="00632FE7">
        <w:rPr>
          <w:sz w:val="24"/>
          <w:szCs w:val="24"/>
        </w:rPr>
        <w:t>AnimalTypeDecode</w:t>
      </w:r>
      <w:r w:rsidR="00632FE7">
        <w:rPr>
          <w:sz w:val="24"/>
          <w:szCs w:val="24"/>
          <w:rtl/>
        </w:rPr>
        <w:t xml:space="preserve"> </w:t>
      </w:r>
      <w:r w:rsidR="00632FE7">
        <w:rPr>
          <w:rFonts w:hint="cs"/>
          <w:sz w:val="24"/>
          <w:szCs w:val="24"/>
          <w:rtl/>
        </w:rPr>
        <w:t>ב</w:t>
      </w:r>
      <w:r>
        <w:rPr>
          <w:sz w:val="24"/>
          <w:szCs w:val="24"/>
          <w:rtl/>
        </w:rPr>
        <w:t>מסד הנתונים.</w:t>
      </w:r>
    </w:p>
    <w:p w:rsidR="00481634" w:rsidRDefault="00481634">
      <w:pPr>
        <w:bidi/>
      </w:pPr>
    </w:p>
    <w:p w:rsidR="00481634" w:rsidRDefault="00471D70" w:rsidP="005B4BA2">
      <w:pPr>
        <w:bidi/>
      </w:pPr>
      <w:r>
        <w:rPr>
          <w:b/>
          <w:sz w:val="24"/>
          <w:szCs w:val="24"/>
          <w:rtl/>
        </w:rPr>
        <w:t xml:space="preserve">מחלקת </w:t>
      </w:r>
      <w:r w:rsidR="005B4BA2" w:rsidRPr="00632FE7">
        <w:rPr>
          <w:b/>
          <w:sz w:val="24"/>
          <w:szCs w:val="24"/>
        </w:rPr>
        <w:t>AnimalMap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Animal</w:t>
      </w:r>
      <w:r>
        <w:rPr>
          <w:rFonts w:hint="cs"/>
          <w:sz w:val="24"/>
          <w:szCs w:val="24"/>
          <w:rtl/>
        </w:rPr>
        <w:t xml:space="preserve"> </w:t>
      </w:r>
      <w:r>
        <w:rPr>
          <w:sz w:val="24"/>
          <w:szCs w:val="24"/>
          <w:rtl/>
        </w:rPr>
        <w:t xml:space="preserve">לטבלת </w:t>
      </w:r>
      <w:r>
        <w:rPr>
          <w:sz w:val="24"/>
          <w:szCs w:val="24"/>
        </w:rPr>
        <w:t>Animal</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DoctorMap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rFonts w:hint="cs"/>
          <w:sz w:val="24"/>
          <w:szCs w:val="24"/>
        </w:rPr>
        <w:t>D</w:t>
      </w:r>
      <w:r>
        <w:rPr>
          <w:sz w:val="24"/>
          <w:szCs w:val="24"/>
        </w:rPr>
        <w:t>octor</w:t>
      </w:r>
      <w:r>
        <w:rPr>
          <w:sz w:val="24"/>
          <w:szCs w:val="24"/>
          <w:rtl/>
        </w:rPr>
        <w:t xml:space="preserve"> לטבלת </w:t>
      </w:r>
      <w:r>
        <w:rPr>
          <w:sz w:val="24"/>
          <w:szCs w:val="24"/>
        </w:rPr>
        <w:t>Doctor</w:t>
      </w:r>
      <w:r>
        <w:rPr>
          <w:sz w:val="24"/>
          <w:szCs w:val="24"/>
          <w:rtl/>
        </w:rPr>
        <w:t xml:space="preserve"> </w:t>
      </w:r>
      <w:r>
        <w:rPr>
          <w:rFonts w:hint="cs"/>
          <w:sz w:val="24"/>
          <w:szCs w:val="24"/>
          <w:rtl/>
        </w:rPr>
        <w:t>ב</w:t>
      </w:r>
      <w:r>
        <w:rPr>
          <w:sz w:val="24"/>
          <w:szCs w:val="24"/>
          <w:rtl/>
        </w:rPr>
        <w:t>מסד הנתונים.</w:t>
      </w:r>
    </w:p>
    <w:p w:rsidR="00632FE7" w:rsidRDefault="00632FE7" w:rsidP="00632FE7">
      <w:pPr>
        <w:bidi/>
      </w:pPr>
    </w:p>
    <w:p w:rsidR="00481634" w:rsidRDefault="00471D70" w:rsidP="005B4BA2">
      <w:pPr>
        <w:bidi/>
      </w:pPr>
      <w:r>
        <w:rPr>
          <w:b/>
          <w:sz w:val="24"/>
          <w:szCs w:val="24"/>
          <w:rtl/>
        </w:rPr>
        <w:t xml:space="preserve">מחלקת </w:t>
      </w:r>
      <w:r w:rsidR="005B4BA2" w:rsidRPr="00632FE7">
        <w:rPr>
          <w:b/>
          <w:sz w:val="24"/>
          <w:szCs w:val="24"/>
        </w:rPr>
        <w:t>GenderDecodeMap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GenderDecode</w:t>
      </w:r>
      <w:r>
        <w:rPr>
          <w:sz w:val="24"/>
          <w:szCs w:val="24"/>
          <w:rtl/>
        </w:rPr>
        <w:t xml:space="preserve"> לטבלת </w:t>
      </w:r>
      <w:r>
        <w:rPr>
          <w:sz w:val="24"/>
          <w:szCs w:val="24"/>
        </w:rPr>
        <w:t>GenderDecode</w:t>
      </w:r>
      <w:r>
        <w:rPr>
          <w:sz w:val="24"/>
          <w:szCs w:val="24"/>
          <w:rtl/>
        </w:rPr>
        <w:t xml:space="preserve"> </w:t>
      </w:r>
      <w:r>
        <w:rPr>
          <w:rFonts w:hint="cs"/>
          <w:sz w:val="24"/>
          <w:szCs w:val="24"/>
          <w:rtl/>
        </w:rPr>
        <w:t>ב</w:t>
      </w:r>
      <w:r>
        <w:rPr>
          <w:sz w:val="24"/>
          <w:szCs w:val="24"/>
          <w:rtl/>
        </w:rPr>
        <w:t>מסד הנתונים.</w:t>
      </w:r>
    </w:p>
    <w:p w:rsidR="00632FE7" w:rsidRDefault="00632FE7" w:rsidP="005B4BA2">
      <w:pPr>
        <w:bidi/>
        <w:rPr>
          <w:b/>
          <w:sz w:val="24"/>
          <w:szCs w:val="24"/>
          <w:rtl/>
        </w:rPr>
      </w:pPr>
    </w:p>
    <w:p w:rsidR="00481634" w:rsidRDefault="00471D70" w:rsidP="00632FE7">
      <w:pPr>
        <w:bidi/>
        <w:rPr>
          <w:rtl/>
        </w:rPr>
      </w:pPr>
      <w:r>
        <w:rPr>
          <w:b/>
          <w:sz w:val="24"/>
          <w:szCs w:val="24"/>
          <w:rtl/>
        </w:rPr>
        <w:t xml:space="preserve">מחלקת </w:t>
      </w:r>
      <w:r w:rsidR="005B4BA2" w:rsidRPr="00632FE7">
        <w:rPr>
          <w:b/>
          <w:sz w:val="24"/>
          <w:szCs w:val="24"/>
        </w:rPr>
        <w:t>AddressMap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Address</w:t>
      </w:r>
      <w:r>
        <w:rPr>
          <w:sz w:val="24"/>
          <w:szCs w:val="24"/>
          <w:rtl/>
        </w:rPr>
        <w:t xml:space="preserve"> לטבלת </w:t>
      </w:r>
      <w:r>
        <w:rPr>
          <w:sz w:val="24"/>
          <w:szCs w:val="24"/>
        </w:rPr>
        <w:t>Address</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OwnerMap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Owner</w:t>
      </w:r>
      <w:r>
        <w:rPr>
          <w:sz w:val="24"/>
          <w:szCs w:val="24"/>
          <w:rtl/>
        </w:rPr>
        <w:t xml:space="preserve"> לטבלת </w:t>
      </w:r>
      <w:r>
        <w:rPr>
          <w:sz w:val="24"/>
          <w:szCs w:val="24"/>
        </w:rPr>
        <w:t>Owner</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RecommendationMap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Recommendation</w:t>
      </w:r>
      <w:r>
        <w:rPr>
          <w:sz w:val="24"/>
          <w:szCs w:val="24"/>
          <w:rtl/>
        </w:rPr>
        <w:t xml:space="preserve"> לטבלת </w:t>
      </w:r>
      <w:r>
        <w:rPr>
          <w:sz w:val="24"/>
          <w:szCs w:val="24"/>
        </w:rPr>
        <w:t>Recommendation</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TreatmentMap</w:t>
      </w:r>
    </w:p>
    <w:p w:rsidR="00632FE7" w:rsidRDefault="00632FE7" w:rsidP="00632FE7">
      <w:pPr>
        <w:bidi/>
        <w:rPr>
          <w:rtl/>
        </w:rPr>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w:t>
      </w:r>
      <w:r>
        <w:rPr>
          <w:sz w:val="24"/>
          <w:szCs w:val="24"/>
          <w:rtl/>
        </w:rPr>
        <w:t xml:space="preserve"> לטבלת </w:t>
      </w:r>
      <w:r>
        <w:rPr>
          <w:sz w:val="24"/>
          <w:szCs w:val="24"/>
        </w:rPr>
        <w:t>Treatment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TreatmentReportMap</w:t>
      </w:r>
    </w:p>
    <w:p w:rsidR="00632FE7" w:rsidRDefault="00632FE7" w:rsidP="00632FE7">
      <w:pPr>
        <w:bidi/>
      </w:pPr>
      <w:r>
        <w:rPr>
          <w:sz w:val="24"/>
          <w:szCs w:val="24"/>
          <w:rtl/>
        </w:rPr>
        <w:t xml:space="preserve">מחלקה זו יורשת ממחלקת </w:t>
      </w:r>
      <w:r>
        <w:rPr>
          <w:sz w:val="24"/>
          <w:szCs w:val="24"/>
        </w:rPr>
        <w:t>EntityMap</w:t>
      </w:r>
      <w:r>
        <w:rPr>
          <w:sz w:val="24"/>
          <w:szCs w:val="24"/>
          <w:rtl/>
        </w:rPr>
        <w:t xml:space="preserve"> ומגדירה את הקשר בין מחלקת </w:t>
      </w:r>
      <w:r>
        <w:rPr>
          <w:sz w:val="24"/>
          <w:szCs w:val="24"/>
        </w:rPr>
        <w:t>TreatmentReport</w:t>
      </w:r>
      <w:r>
        <w:rPr>
          <w:sz w:val="24"/>
          <w:szCs w:val="24"/>
          <w:rtl/>
        </w:rPr>
        <w:t xml:space="preserve"> לטבלת </w:t>
      </w:r>
      <w:r>
        <w:rPr>
          <w:sz w:val="24"/>
          <w:szCs w:val="24"/>
        </w:rPr>
        <w:t>TreatmentReport</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Default="00471D70" w:rsidP="005B4BA2">
      <w:pPr>
        <w:bidi/>
      </w:pPr>
      <w:r>
        <w:rPr>
          <w:b/>
          <w:sz w:val="24"/>
          <w:szCs w:val="24"/>
          <w:rtl/>
        </w:rPr>
        <w:t xml:space="preserve">מחלקת </w:t>
      </w:r>
      <w:r w:rsidR="005B4BA2" w:rsidRPr="00632FE7">
        <w:rPr>
          <w:b/>
          <w:sz w:val="24"/>
          <w:szCs w:val="24"/>
        </w:rPr>
        <w:t>TreatmentTypeDecodeMap</w:t>
      </w:r>
    </w:p>
    <w:p w:rsidR="00632FE7" w:rsidRDefault="00632FE7" w:rsidP="00632FE7">
      <w:pPr>
        <w:bidi/>
      </w:pPr>
      <w:r>
        <w:rPr>
          <w:sz w:val="24"/>
          <w:szCs w:val="24"/>
          <w:rtl/>
        </w:rPr>
        <w:t xml:space="preserve">מחלקה זו יורשת ממחלקת </w:t>
      </w:r>
      <w:r>
        <w:rPr>
          <w:sz w:val="24"/>
          <w:szCs w:val="24"/>
        </w:rPr>
        <w:t>DecodeMap</w:t>
      </w:r>
      <w:r>
        <w:rPr>
          <w:sz w:val="24"/>
          <w:szCs w:val="24"/>
          <w:rtl/>
        </w:rPr>
        <w:t xml:space="preserve"> ומגדירה את הקשר בין מחלקת </w:t>
      </w:r>
      <w:r>
        <w:rPr>
          <w:sz w:val="24"/>
          <w:szCs w:val="24"/>
        </w:rPr>
        <w:t>TreatmentTypeDecode</w:t>
      </w:r>
      <w:r>
        <w:rPr>
          <w:sz w:val="24"/>
          <w:szCs w:val="24"/>
          <w:rtl/>
        </w:rPr>
        <w:t xml:space="preserve"> לטבלת </w:t>
      </w:r>
      <w:r>
        <w:rPr>
          <w:sz w:val="24"/>
          <w:szCs w:val="24"/>
        </w:rPr>
        <w:t>TreatmentTypeDecode</w:t>
      </w:r>
      <w:r>
        <w:rPr>
          <w:sz w:val="24"/>
          <w:szCs w:val="24"/>
          <w:rtl/>
        </w:rPr>
        <w:t xml:space="preserve"> </w:t>
      </w:r>
      <w:r>
        <w:rPr>
          <w:rFonts w:hint="cs"/>
          <w:sz w:val="24"/>
          <w:szCs w:val="24"/>
          <w:rtl/>
        </w:rPr>
        <w:t>ב</w:t>
      </w:r>
      <w:r>
        <w:rPr>
          <w:sz w:val="24"/>
          <w:szCs w:val="24"/>
          <w:rtl/>
        </w:rPr>
        <w:t>מסד הנתונים.</w:t>
      </w:r>
    </w:p>
    <w:p w:rsidR="00481634" w:rsidRPr="00632FE7" w:rsidRDefault="00481634">
      <w:pPr>
        <w:bidi/>
      </w:pPr>
    </w:p>
    <w:p w:rsidR="00481634" w:rsidRPr="00C11C47" w:rsidRDefault="00471D70">
      <w:pPr>
        <w:pStyle w:val="Heading1"/>
        <w:bidi/>
        <w:rPr>
          <w:rPrChange w:id="924" w:author="Ron Gal" w:date="2017-03-04T17:52:00Z">
            <w:rPr/>
          </w:rPrChange>
        </w:rPr>
        <w:pPrChange w:id="925" w:author="Ron Gal" w:date="2017-03-05T23:21:00Z">
          <w:pPr>
            <w:bidi/>
          </w:pPr>
        </w:pPrChange>
      </w:pPr>
      <w:del w:id="926" w:author="Ron Gal" w:date="2017-03-04T17:56:00Z">
        <w:r w:rsidDel="00211E52">
          <w:rPr>
            <w:rtl/>
          </w:rPr>
          <w:delText xml:space="preserve">פרויקט </w:delText>
        </w:r>
      </w:del>
      <w:bookmarkStart w:id="927" w:name="_Toc476684176"/>
      <w:ins w:id="928" w:author="Ron Gal" w:date="2017-03-04T17:56:00Z">
        <w:r w:rsidR="00211E52">
          <w:rPr>
            <w:rFonts w:hint="cs"/>
            <w:rtl/>
          </w:rPr>
          <w:t>פרויקט הגישה ל</w:t>
        </w:r>
        <w:r w:rsidR="00211E52">
          <w:rPr>
            <w:rFonts w:hint="cs"/>
          </w:rPr>
          <w:t>DB</w:t>
        </w:r>
        <w:r w:rsidR="00211E52">
          <w:rPr>
            <w:rFonts w:hint="cs"/>
            <w:rtl/>
          </w:rPr>
          <w:t xml:space="preserve"> </w:t>
        </w:r>
      </w:ins>
      <w:del w:id="929" w:author="Ron Gal" w:date="2017-03-04T17:53:00Z">
        <w:r w:rsidDel="00FA561A">
          <w:rPr>
            <w:rtl/>
          </w:rPr>
          <w:delText>השירותים</w:delText>
        </w:r>
      </w:del>
      <w:del w:id="930" w:author="Ron Gal" w:date="2017-03-04T17:47:00Z">
        <w:r w:rsidDel="0052354F">
          <w:rPr>
            <w:rtl/>
          </w:rPr>
          <w:delText xml:space="preserve"> </w:delText>
        </w:r>
      </w:del>
      <w:del w:id="931" w:author="Ron Gal" w:date="2017-03-04T17:53:00Z">
        <w:r w:rsidDel="00FA561A">
          <w:rPr>
            <w:rtl/>
          </w:rPr>
          <w:delText>(</w:delText>
        </w:r>
      </w:del>
      <w:del w:id="932" w:author="Ron Gal" w:date="2017-03-04T14:24:00Z">
        <w:r w:rsidDel="004B53AE">
          <w:delText>PlaySimple)</w:delText>
        </w:r>
      </w:del>
      <w:ins w:id="933" w:author="Ron Gal" w:date="2017-03-04T17:56:00Z">
        <w:r w:rsidR="00211E52">
          <w:rPr>
            <w:rFonts w:hint="cs"/>
            <w:rtl/>
          </w:rPr>
          <w:t>(</w:t>
        </w:r>
        <w:r w:rsidR="00211E52">
          <w:rPr>
            <w:rFonts w:hint="cs"/>
          </w:rPr>
          <w:t>DAL</w:t>
        </w:r>
        <w:r w:rsidR="00211E52">
          <w:rPr>
            <w:rFonts w:hint="cs"/>
            <w:rtl/>
          </w:rPr>
          <w:t>)</w:t>
        </w:r>
      </w:ins>
      <w:bookmarkEnd w:id="927"/>
    </w:p>
    <w:p w:rsidR="005E277A" w:rsidRDefault="00471D70">
      <w:pPr>
        <w:bidi/>
        <w:pPrChange w:id="934" w:author="Ron Gal" w:date="2017-03-04T17:54:00Z">
          <w:pPr>
            <w:bidi/>
          </w:pPr>
        </w:pPrChange>
      </w:pPr>
      <w:r>
        <w:rPr>
          <w:sz w:val="24"/>
          <w:szCs w:val="24"/>
          <w:rtl/>
        </w:rPr>
        <w:t xml:space="preserve">פרויקט זה מהווה מימוש של שכבת </w:t>
      </w:r>
      <w:del w:id="935" w:author="Ron Gal" w:date="2017-03-04T17:53:00Z">
        <w:r w:rsidDel="00FA561A">
          <w:rPr>
            <w:sz w:val="24"/>
            <w:szCs w:val="24"/>
            <w:rtl/>
          </w:rPr>
          <w:delText>השירותים</w:delText>
        </w:r>
      </w:del>
      <w:ins w:id="936" w:author="Ron Gal" w:date="2017-03-04T17:53:00Z">
        <w:r w:rsidR="00FA561A">
          <w:rPr>
            <w:rFonts w:hint="cs"/>
            <w:sz w:val="24"/>
            <w:szCs w:val="24"/>
            <w:rtl/>
          </w:rPr>
          <w:t>הלוגיקה</w:t>
        </w:r>
      </w:ins>
      <w:r>
        <w:rPr>
          <w:sz w:val="24"/>
          <w:szCs w:val="24"/>
          <w:rtl/>
        </w:rPr>
        <w:t xml:space="preserve">. כל המחלקות בפרויקט זה נועדו, בצורה ישירה או עקיפה, כדי להנגיש את הפונקציונאליות הקיימת </w:t>
      </w:r>
      <w:del w:id="937" w:author="Ron Gal" w:date="2017-03-04T17:54:00Z">
        <w:r w:rsidDel="00FA561A">
          <w:rPr>
            <w:sz w:val="24"/>
            <w:szCs w:val="24"/>
            <w:rtl/>
          </w:rPr>
          <w:delText>בשכבת הלוגיקה ו</w:delText>
        </w:r>
      </w:del>
      <w:r>
        <w:rPr>
          <w:sz w:val="24"/>
          <w:szCs w:val="24"/>
          <w:rtl/>
        </w:rPr>
        <w:t xml:space="preserve">בשכבת הנתונים </w:t>
      </w:r>
      <w:del w:id="938" w:author="Ron Gal" w:date="2017-03-04T17:46:00Z">
        <w:r w:rsidDel="0052354F">
          <w:rPr>
            <w:sz w:val="24"/>
            <w:szCs w:val="24"/>
            <w:rtl/>
          </w:rPr>
          <w:delText>ל</w:delText>
        </w:r>
      </w:del>
      <w:del w:id="939" w:author="Ron Gal" w:date="2017-03-04T16:20:00Z">
        <w:r w:rsidDel="005E277A">
          <w:rPr>
            <w:sz w:val="24"/>
            <w:szCs w:val="24"/>
            <w:rtl/>
          </w:rPr>
          <w:delText>שכבת התצוגה</w:delText>
        </w:r>
      </w:del>
      <w:ins w:id="940" w:author="Ron Gal" w:date="2017-03-04T17:46:00Z">
        <w:r w:rsidR="0052354F">
          <w:rPr>
            <w:rFonts w:hint="cs"/>
            <w:sz w:val="24"/>
            <w:szCs w:val="24"/>
            <w:rtl/>
          </w:rPr>
          <w:t>לשכבת התצוגה</w:t>
        </w:r>
      </w:ins>
      <w:ins w:id="941" w:author="Ron Gal" w:date="2017-03-04T16:21:00Z">
        <w:r w:rsidR="000A49C2">
          <w:rPr>
            <w:rFonts w:hint="cs"/>
            <w:sz w:val="24"/>
            <w:szCs w:val="24"/>
            <w:rtl/>
          </w:rPr>
          <w:t xml:space="preserve">. </w:t>
        </w:r>
      </w:ins>
      <w:del w:id="942" w:author="Ron Gal" w:date="2017-03-04T16:21:00Z">
        <w:r w:rsidDel="000A49C2">
          <w:rPr>
            <w:sz w:val="24"/>
            <w:szCs w:val="24"/>
            <w:rtl/>
          </w:rPr>
          <w:delText xml:space="preserve">. </w:delText>
        </w:r>
      </w:del>
    </w:p>
    <w:p w:rsidR="00481634" w:rsidRDefault="00481634">
      <w:pPr>
        <w:bidi/>
      </w:pPr>
    </w:p>
    <w:p w:rsidR="00481634" w:rsidDel="00A5188F" w:rsidRDefault="00471D70">
      <w:pPr>
        <w:bidi/>
        <w:rPr>
          <w:moveFrom w:id="943" w:author="Ron Gal" w:date="2017-03-04T17:52:00Z"/>
        </w:rPr>
      </w:pPr>
      <w:moveFromRangeStart w:id="944" w:author="Ron Gal" w:date="2017-03-04T17:52:00Z" w:name="move476413258"/>
      <w:moveFrom w:id="945" w:author="Ron Gal" w:date="2017-03-04T17:52:00Z">
        <w:r w:rsidDel="00A5188F">
          <w:rPr>
            <w:sz w:val="28"/>
            <w:szCs w:val="28"/>
            <w:rtl/>
          </w:rPr>
          <w:t>נינג'קט (</w:t>
        </w:r>
        <w:r w:rsidDel="00A5188F">
          <w:rPr>
            <w:sz w:val="28"/>
            <w:szCs w:val="28"/>
          </w:rPr>
          <w:t>Ninject IoC Container</w:t>
        </w:r>
        <w:r w:rsidDel="00A5188F">
          <w:rPr>
            <w:sz w:val="28"/>
            <w:szCs w:val="28"/>
            <w:rtl/>
          </w:rPr>
          <w:t>)</w:t>
        </w:r>
      </w:moveFrom>
    </w:p>
    <w:p w:rsidR="00481634" w:rsidDel="00A5188F" w:rsidRDefault="00471D70">
      <w:pPr>
        <w:bidi/>
        <w:rPr>
          <w:moveFrom w:id="946" w:author="Ron Gal" w:date="2017-03-04T17:52:00Z"/>
        </w:rPr>
      </w:pPr>
      <w:moveFrom w:id="947" w:author="Ron Gal" w:date="2017-03-04T17:52:00Z">
        <w:r w:rsidDel="00A5188F">
          <w:rPr>
            <w:sz w:val="24"/>
            <w:szCs w:val="24"/>
            <w:rtl/>
          </w:rPr>
          <w:t xml:space="preserve">נינג'קט הוא פרויקט </w:t>
        </w:r>
        <w:r w:rsidDel="00A5188F">
          <w:rPr>
            <w:sz w:val="24"/>
            <w:szCs w:val="24"/>
          </w:rPr>
          <w:t>open source</w:t>
        </w:r>
        <w:r w:rsidDel="00A5188F">
          <w:rPr>
            <w:sz w:val="24"/>
            <w:szCs w:val="24"/>
            <w:rtl/>
          </w:rPr>
          <w:t xml:space="preserve"> שנועד להזרקת אובייקטים (והתלויות שלהם). אנו נשתמש בנינג'קט בכדי לממש את עקרון היפוך התלויות (</w:t>
        </w:r>
        <w:r w:rsidDel="00A5188F">
          <w:rPr>
            <w:sz w:val="24"/>
            <w:szCs w:val="24"/>
          </w:rPr>
          <w:t>Dependency Inversion</w:t>
        </w:r>
        <w:r w:rsidDel="00A5188F">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sidDel="00A5188F">
          <w:rPr>
            <w:sz w:val="24"/>
            <w:szCs w:val="24"/>
          </w:rPr>
          <w:t>Ninject</w:t>
        </w:r>
        <w:r w:rsidDel="00A5188F">
          <w:rPr>
            <w:sz w:val="24"/>
            <w:szCs w:val="24"/>
            <w:rtl/>
          </w:rPr>
          <w:t xml:space="preserve"> בעזרת התשתית של </w:t>
        </w:r>
        <w:r w:rsidDel="00A5188F">
          <w:rPr>
            <w:sz w:val="24"/>
            <w:szCs w:val="24"/>
          </w:rPr>
          <w:t>Web API</w:t>
        </w:r>
        <w:r w:rsidDel="00A5188F">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sidDel="00A5188F">
          <w:rPr>
            <w:sz w:val="24"/>
            <w:szCs w:val="24"/>
          </w:rPr>
          <w:t>Singleton</w:t>
        </w:r>
        <w:r w:rsidDel="00A5188F">
          <w:rPr>
            <w:sz w:val="24"/>
            <w:szCs w:val="24"/>
            <w:rtl/>
          </w:rPr>
          <w:t xml:space="preserve"> וכך בקשות נשנות לאותו אובייקט יחזירו את אותו עצם. ניתן גם להגדיר שאובייקט מסויים יהיה </w:t>
        </w:r>
        <w:r w:rsidDel="00A5188F">
          <w:rPr>
            <w:sz w:val="24"/>
            <w:szCs w:val="24"/>
          </w:rPr>
          <w:t>Singleton</w:t>
        </w:r>
        <w:r w:rsidDel="00A5188F">
          <w:rPr>
            <w:sz w:val="24"/>
            <w:szCs w:val="24"/>
            <w:rtl/>
          </w:rPr>
          <w:t xml:space="preserve"> ברמת הבקשה (נשתמש ביכולת זו לצורך ניהול ה-</w:t>
        </w:r>
        <w:r w:rsidDel="00A5188F">
          <w:rPr>
            <w:sz w:val="24"/>
            <w:szCs w:val="24"/>
          </w:rPr>
          <w:t>Session</w:t>
        </w:r>
        <w:r w:rsidDel="00A5188F">
          <w:rPr>
            <w:sz w:val="24"/>
            <w:szCs w:val="24"/>
            <w:rtl/>
          </w:rPr>
          <w:t xml:space="preserve"> של </w:t>
        </w:r>
        <w:r w:rsidDel="00A5188F">
          <w:rPr>
            <w:sz w:val="24"/>
            <w:szCs w:val="24"/>
          </w:rPr>
          <w:t>Nhibernate</w:t>
        </w:r>
        <w:r w:rsidDel="00A5188F">
          <w:rPr>
            <w:sz w:val="24"/>
            <w:szCs w:val="24"/>
            <w:rtl/>
          </w:rPr>
          <w:t>).</w:t>
        </w:r>
      </w:moveFrom>
    </w:p>
    <w:p w:rsidR="00481634" w:rsidDel="00A5188F" w:rsidRDefault="00481634">
      <w:pPr>
        <w:bidi/>
        <w:rPr>
          <w:moveFrom w:id="948" w:author="Ron Gal" w:date="2017-03-04T17:52:00Z"/>
        </w:rPr>
      </w:pPr>
    </w:p>
    <w:p w:rsidR="00481634" w:rsidDel="00A5188F" w:rsidRDefault="00471D70">
      <w:pPr>
        <w:bidi/>
        <w:rPr>
          <w:moveFrom w:id="949" w:author="Ron Gal" w:date="2017-03-04T17:52:00Z"/>
        </w:rPr>
      </w:pPr>
      <w:moveFrom w:id="950" w:author="Ron Gal" w:date="2017-03-04T17:52:00Z">
        <w:r w:rsidDel="00A5188F">
          <w:rPr>
            <w:b/>
            <w:sz w:val="24"/>
            <w:szCs w:val="24"/>
            <w:rtl/>
          </w:rPr>
          <w:t xml:space="preserve">מחלקת </w:t>
        </w:r>
        <w:r w:rsidDel="00A5188F">
          <w:rPr>
            <w:b/>
            <w:sz w:val="24"/>
            <w:szCs w:val="24"/>
          </w:rPr>
          <w:t>NinjectWebCommon</w:t>
        </w:r>
        <w:r w:rsidDel="00A5188F">
          <w:rPr>
            <w:b/>
            <w:sz w:val="24"/>
            <w:szCs w:val="24"/>
            <w:rtl/>
          </w:rPr>
          <w:t xml:space="preserve"> (תחת </w:t>
        </w:r>
        <w:r w:rsidDel="00A5188F">
          <w:rPr>
            <w:b/>
            <w:sz w:val="24"/>
            <w:szCs w:val="24"/>
          </w:rPr>
          <w:t>App_Start</w:t>
        </w:r>
        <w:r w:rsidDel="00A5188F">
          <w:rPr>
            <w:b/>
            <w:sz w:val="24"/>
            <w:szCs w:val="24"/>
            <w:rtl/>
          </w:rPr>
          <w:t>)</w:t>
        </w:r>
      </w:moveFrom>
    </w:p>
    <w:p w:rsidR="00481634" w:rsidDel="00A5188F" w:rsidRDefault="00471D70">
      <w:pPr>
        <w:bidi/>
        <w:rPr>
          <w:moveFrom w:id="951" w:author="Ron Gal" w:date="2017-03-04T17:52:00Z"/>
        </w:rPr>
      </w:pPr>
      <w:moveFrom w:id="952" w:author="Ron Gal" w:date="2017-03-04T17:52:00Z">
        <w:r w:rsidDel="00A5188F">
          <w:rPr>
            <w:sz w:val="24"/>
            <w:szCs w:val="24"/>
            <w:rtl/>
          </w:rPr>
          <w:t>מחלקה זו נוצרת באופן אוטומטית עם התקנת חבילת ה-</w:t>
        </w:r>
        <w:r w:rsidDel="00A5188F">
          <w:rPr>
            <w:sz w:val="24"/>
            <w:szCs w:val="24"/>
          </w:rPr>
          <w:t>Nuget</w:t>
        </w:r>
        <w:r w:rsidDel="00A5188F">
          <w:rPr>
            <w:sz w:val="24"/>
            <w:szCs w:val="24"/>
            <w:rtl/>
          </w:rPr>
          <w:t xml:space="preserve"> של </w:t>
        </w:r>
        <w:r w:rsidDel="00A5188F">
          <w:rPr>
            <w:sz w:val="24"/>
            <w:szCs w:val="24"/>
          </w:rPr>
          <w:t>Ninject</w:t>
        </w:r>
        <w:r w:rsidDel="00A5188F">
          <w:rPr>
            <w:sz w:val="24"/>
            <w:szCs w:val="24"/>
            <w:rtl/>
          </w:rPr>
          <w:t xml:space="preserve"> עבור </w:t>
        </w:r>
        <w:r w:rsidDel="00A5188F">
          <w:rPr>
            <w:sz w:val="24"/>
            <w:szCs w:val="24"/>
          </w:rPr>
          <w:t>Web API</w:t>
        </w:r>
        <w:r w:rsidDel="00A5188F">
          <w:rPr>
            <w:sz w:val="24"/>
            <w:szCs w:val="24"/>
            <w:rtl/>
          </w:rPr>
          <w:t xml:space="preserve">. היא מכילה את הפונקציונאליות הכרוכה באתחול של </w:t>
        </w:r>
        <w:r w:rsidDel="00A5188F">
          <w:rPr>
            <w:sz w:val="24"/>
            <w:szCs w:val="24"/>
          </w:rPr>
          <w:t>Ninject</w:t>
        </w:r>
        <w:r w:rsidDel="00A5188F">
          <w:rPr>
            <w:sz w:val="24"/>
            <w:szCs w:val="24"/>
            <w:rtl/>
          </w:rPr>
          <w:t xml:space="preserve"> ובניקוי הזכרון בעת עצירת הפרויקט. לא נפרט כאן על דרך פעולת מחלקה זו, יש לעיין באתר של </w:t>
        </w:r>
        <w:r w:rsidDel="00A5188F">
          <w:rPr>
            <w:sz w:val="24"/>
            <w:szCs w:val="24"/>
          </w:rPr>
          <w:t>Ninject</w:t>
        </w:r>
        <w:r w:rsidDel="00A5188F">
          <w:rPr>
            <w:sz w:val="24"/>
            <w:szCs w:val="24"/>
            <w:rtl/>
          </w:rPr>
          <w:t xml:space="preserve"> לפרטים נוספים. </w:t>
        </w:r>
      </w:moveFrom>
    </w:p>
    <w:p w:rsidR="00481634" w:rsidDel="00A5188F" w:rsidRDefault="00471D70">
      <w:pPr>
        <w:bidi/>
        <w:rPr>
          <w:moveFrom w:id="953" w:author="Ron Gal" w:date="2017-03-04T17:52:00Z"/>
        </w:rPr>
      </w:pPr>
      <w:moveFrom w:id="954" w:author="Ron Gal" w:date="2017-03-04T17:52:00Z">
        <w:r w:rsidDel="00A5188F">
          <w:rPr>
            <w:sz w:val="24"/>
            <w:szCs w:val="24"/>
            <w:rtl/>
          </w:rPr>
          <w:t xml:space="preserve">נעיר רק כי במחלקה זו תחת הפונקציה </w:t>
        </w:r>
        <w:r w:rsidDel="00A5188F">
          <w:rPr>
            <w:sz w:val="24"/>
            <w:szCs w:val="24"/>
          </w:rPr>
          <w:t>RegisterServices</w:t>
        </w:r>
        <w:r w:rsidDel="00A5188F">
          <w:rPr>
            <w:sz w:val="24"/>
            <w:szCs w:val="24"/>
            <w:rtl/>
          </w:rPr>
          <w:t xml:space="preserve"> נתאחל את מחלקת </w:t>
        </w:r>
        <w:r w:rsidDel="00A5188F">
          <w:rPr>
            <w:sz w:val="24"/>
            <w:szCs w:val="24"/>
          </w:rPr>
          <w:t>NinjectConfigurator</w:t>
        </w:r>
        <w:r w:rsidDel="00A5188F">
          <w:rPr>
            <w:sz w:val="24"/>
            <w:szCs w:val="24"/>
            <w:rtl/>
          </w:rPr>
          <w:t xml:space="preserve"> אשר תוסיף את כל האובייקטים הרלוונטים ל-</w:t>
        </w:r>
        <w:r w:rsidDel="00A5188F">
          <w:rPr>
            <w:sz w:val="24"/>
            <w:szCs w:val="24"/>
          </w:rPr>
          <w:t>IoC</w:t>
        </w:r>
        <w:r w:rsidDel="00A5188F">
          <w:rPr>
            <w:sz w:val="24"/>
            <w:szCs w:val="24"/>
            <w:rtl/>
          </w:rPr>
          <w:t xml:space="preserve">.  בנוסף, תחת הפונקציה </w:t>
        </w:r>
        <w:r w:rsidDel="00A5188F">
          <w:rPr>
            <w:sz w:val="24"/>
            <w:szCs w:val="24"/>
          </w:rPr>
          <w:t>Start</w:t>
        </w:r>
        <w:r w:rsidDel="00A5188F">
          <w:rPr>
            <w:sz w:val="24"/>
            <w:szCs w:val="24"/>
            <w:rtl/>
          </w:rPr>
          <w:t xml:space="preserve"> נגדיר ל-</w:t>
        </w:r>
        <w:r w:rsidDel="00A5188F">
          <w:rPr>
            <w:sz w:val="24"/>
            <w:szCs w:val="24"/>
          </w:rPr>
          <w:t>Web API</w:t>
        </w:r>
        <w:r w:rsidDel="00A5188F">
          <w:rPr>
            <w:sz w:val="24"/>
            <w:szCs w:val="24"/>
            <w:rtl/>
          </w:rPr>
          <w:t xml:space="preserve"> להשתמש ב-</w:t>
        </w:r>
        <w:r w:rsidDel="00A5188F">
          <w:rPr>
            <w:sz w:val="24"/>
            <w:szCs w:val="24"/>
          </w:rPr>
          <w:t>Ninject IoC</w:t>
        </w:r>
        <w:r w:rsidDel="00A5188F">
          <w:rPr>
            <w:sz w:val="24"/>
            <w:szCs w:val="24"/>
            <w:rtl/>
          </w:rPr>
          <w:t xml:space="preserve"> לצורך הזרקת אובייקטים בעזרת קביעת ה-</w:t>
        </w:r>
        <w:r w:rsidDel="00A5188F">
          <w:rPr>
            <w:sz w:val="24"/>
            <w:szCs w:val="24"/>
          </w:rPr>
          <w:t>DependencyResoler</w:t>
        </w:r>
        <w:r w:rsidDel="00A5188F">
          <w:rPr>
            <w:sz w:val="24"/>
            <w:szCs w:val="24"/>
            <w:rtl/>
          </w:rPr>
          <w:t xml:space="preserve"> של </w:t>
        </w:r>
        <w:r w:rsidDel="00A5188F">
          <w:rPr>
            <w:sz w:val="24"/>
            <w:szCs w:val="24"/>
          </w:rPr>
          <w:t>Web API</w:t>
        </w:r>
        <w:r w:rsidDel="00A5188F">
          <w:rPr>
            <w:sz w:val="24"/>
            <w:szCs w:val="24"/>
            <w:rtl/>
          </w:rPr>
          <w:t xml:space="preserve"> להיות אובייקט מסוג </w:t>
        </w:r>
        <w:r w:rsidDel="00A5188F">
          <w:rPr>
            <w:sz w:val="24"/>
            <w:szCs w:val="24"/>
          </w:rPr>
          <w:t>NinjectDependencyResoler.</w:t>
        </w:r>
      </w:moveFrom>
    </w:p>
    <w:p w:rsidR="00481634" w:rsidDel="00A5188F" w:rsidRDefault="00471D70">
      <w:pPr>
        <w:bidi/>
        <w:rPr>
          <w:moveFrom w:id="955" w:author="Ron Gal" w:date="2017-03-04T17:52:00Z"/>
        </w:rPr>
      </w:pPr>
      <w:moveFrom w:id="956" w:author="Ron Gal" w:date="2017-03-04T17:52:00Z">
        <w:r w:rsidDel="00A5188F">
          <w:rPr>
            <w:b/>
            <w:sz w:val="24"/>
            <w:szCs w:val="24"/>
          </w:rPr>
          <w:br/>
        </w:r>
        <w:r w:rsidDel="00A5188F">
          <w:rPr>
            <w:b/>
            <w:sz w:val="24"/>
            <w:szCs w:val="24"/>
            <w:rtl/>
          </w:rPr>
          <w:t xml:space="preserve">מחלקת </w:t>
        </w:r>
        <w:r w:rsidDel="00A5188F">
          <w:rPr>
            <w:b/>
            <w:sz w:val="24"/>
            <w:szCs w:val="24"/>
          </w:rPr>
          <w:t>NinjectDependencyResolver</w:t>
        </w:r>
      </w:moveFrom>
    </w:p>
    <w:p w:rsidR="00481634" w:rsidDel="00A5188F" w:rsidRDefault="00471D70">
      <w:pPr>
        <w:bidi/>
        <w:rPr>
          <w:moveFrom w:id="957" w:author="Ron Gal" w:date="2017-03-04T17:52:00Z"/>
        </w:rPr>
      </w:pPr>
      <w:moveFrom w:id="958" w:author="Ron Gal" w:date="2017-03-04T17:52:00Z">
        <w:r w:rsidDel="00A5188F">
          <w:rPr>
            <w:sz w:val="24"/>
            <w:szCs w:val="24"/>
            <w:rtl/>
          </w:rPr>
          <w:t xml:space="preserve">מחלקה זו מממשת את הממשק </w:t>
        </w:r>
        <w:r w:rsidDel="00A5188F">
          <w:rPr>
            <w:sz w:val="24"/>
            <w:szCs w:val="24"/>
          </w:rPr>
          <w:t>IDependencyResolver</w:t>
        </w:r>
        <w:r w:rsidDel="00A5188F">
          <w:rPr>
            <w:sz w:val="24"/>
            <w:szCs w:val="24"/>
            <w:rtl/>
          </w:rPr>
          <w:t xml:space="preserve"> של </w:t>
        </w:r>
        <w:r w:rsidDel="00A5188F">
          <w:rPr>
            <w:sz w:val="24"/>
            <w:szCs w:val="24"/>
          </w:rPr>
          <w:t>Net</w:t>
        </w:r>
        <w:r w:rsidDel="00A5188F">
          <w:rPr>
            <w:sz w:val="24"/>
            <w:szCs w:val="24"/>
            <w:rtl/>
          </w:rPr>
          <w:t>. ויודעת לתשאל את ה-</w:t>
        </w:r>
        <w:r w:rsidDel="00A5188F">
          <w:rPr>
            <w:sz w:val="24"/>
            <w:szCs w:val="24"/>
          </w:rPr>
          <w:t>IoC</w:t>
        </w:r>
        <w:r w:rsidDel="00A5188F">
          <w:rPr>
            <w:sz w:val="24"/>
            <w:szCs w:val="24"/>
            <w:rtl/>
          </w:rPr>
          <w:t xml:space="preserve"> לצורך שליפת אובייקט או רשימה של אובייקטים מממנו לפי סוג המחלקה מבוקש. המחלקה מכילה את הפונקציות הבאות:</w:t>
        </w:r>
      </w:moveFrom>
    </w:p>
    <w:p w:rsidR="00481634" w:rsidDel="00A5188F" w:rsidRDefault="00481634">
      <w:pPr>
        <w:bidi/>
        <w:rPr>
          <w:moveFrom w:id="959" w:author="Ron Gal" w:date="2017-03-04T17:52:00Z"/>
        </w:rPr>
      </w:pPr>
    </w:p>
    <w:p w:rsidR="00481634" w:rsidDel="00A5188F" w:rsidRDefault="00471D70">
      <w:pPr>
        <w:rPr>
          <w:moveFrom w:id="960" w:author="Ron Gal" w:date="2017-03-04T17:52:00Z"/>
        </w:rPr>
      </w:pPr>
      <w:moveFrom w:id="961" w:author="Ron Gal" w:date="2017-03-04T17:52:00Z">
        <w:r w:rsidDel="00A5188F">
          <w:rPr>
            <w:sz w:val="24"/>
            <w:szCs w:val="24"/>
          </w:rPr>
          <w:t>public object GetService(Type serviceType)</w:t>
        </w:r>
      </w:moveFrom>
    </w:p>
    <w:p w:rsidR="00481634" w:rsidDel="00A5188F" w:rsidRDefault="00481634">
      <w:pPr>
        <w:rPr>
          <w:moveFrom w:id="962" w:author="Ron Gal" w:date="2017-03-04T17:52:00Z"/>
        </w:rPr>
      </w:pPr>
    </w:p>
    <w:p w:rsidR="00481634" w:rsidDel="00A5188F" w:rsidRDefault="00471D70">
      <w:pPr>
        <w:rPr>
          <w:moveFrom w:id="963" w:author="Ron Gal" w:date="2017-03-04T17:52:00Z"/>
        </w:rPr>
      </w:pPr>
      <w:moveFrom w:id="964" w:author="Ron Gal" w:date="2017-03-04T17:52:00Z">
        <w:r w:rsidDel="00A5188F">
          <w:rPr>
            <w:sz w:val="24"/>
            <w:szCs w:val="24"/>
          </w:rPr>
          <w:t>public IEnumerable&lt;object&gt; GetServices(Type serviceType)</w:t>
        </w:r>
      </w:moveFrom>
    </w:p>
    <w:p w:rsidR="00481634" w:rsidDel="00A5188F" w:rsidRDefault="00481634">
      <w:pPr>
        <w:rPr>
          <w:moveFrom w:id="965" w:author="Ron Gal" w:date="2017-03-04T17:52:00Z"/>
        </w:rPr>
      </w:pPr>
    </w:p>
    <w:p w:rsidR="00481634" w:rsidDel="00A5188F" w:rsidRDefault="00471D70">
      <w:pPr>
        <w:rPr>
          <w:moveFrom w:id="966" w:author="Ron Gal" w:date="2017-03-04T17:52:00Z"/>
        </w:rPr>
      </w:pPr>
      <w:moveFrom w:id="967" w:author="Ron Gal" w:date="2017-03-04T17:52:00Z">
        <w:r w:rsidDel="00A5188F">
          <w:rPr>
            <w:sz w:val="24"/>
            <w:szCs w:val="24"/>
          </w:rPr>
          <w:t>public IDependencyScope BeginScope()</w:t>
        </w:r>
      </w:moveFrom>
    </w:p>
    <w:p w:rsidR="00481634" w:rsidDel="00A5188F" w:rsidRDefault="00481634">
      <w:pPr>
        <w:rPr>
          <w:moveFrom w:id="968" w:author="Ron Gal" w:date="2017-03-04T17:52:00Z"/>
        </w:rPr>
      </w:pPr>
    </w:p>
    <w:p w:rsidR="00481634" w:rsidDel="00A5188F" w:rsidRDefault="00471D70">
      <w:pPr>
        <w:rPr>
          <w:moveFrom w:id="969" w:author="Ron Gal" w:date="2017-03-04T17:52:00Z"/>
        </w:rPr>
      </w:pPr>
      <w:moveFrom w:id="970" w:author="Ron Gal" w:date="2017-03-04T17:52:00Z">
        <w:r w:rsidDel="00A5188F">
          <w:rPr>
            <w:sz w:val="24"/>
            <w:szCs w:val="24"/>
          </w:rPr>
          <w:t>public void Dispose()</w:t>
        </w:r>
      </w:moveFrom>
    </w:p>
    <w:p w:rsidR="00481634" w:rsidDel="00A5188F" w:rsidRDefault="00481634">
      <w:pPr>
        <w:rPr>
          <w:moveFrom w:id="971" w:author="Ron Gal" w:date="2017-03-04T17:52:00Z"/>
        </w:rPr>
      </w:pPr>
    </w:p>
    <w:p w:rsidR="00481634" w:rsidDel="00A5188F" w:rsidRDefault="00481634">
      <w:pPr>
        <w:bidi/>
        <w:rPr>
          <w:moveFrom w:id="972" w:author="Ron Gal" w:date="2017-03-04T17:52:00Z"/>
        </w:rPr>
      </w:pPr>
    </w:p>
    <w:p w:rsidR="00481634" w:rsidDel="00A5188F" w:rsidRDefault="00471D70">
      <w:pPr>
        <w:rPr>
          <w:moveFrom w:id="973" w:author="Ron Gal" w:date="2017-03-04T17:52:00Z"/>
        </w:rPr>
      </w:pPr>
      <w:moveFrom w:id="974" w:author="Ron Gal" w:date="2017-03-04T17:52:00Z">
        <w:r w:rsidDel="00A5188F">
          <w:br w:type="page"/>
        </w:r>
      </w:moveFrom>
    </w:p>
    <w:p w:rsidR="00481634" w:rsidDel="00A5188F" w:rsidRDefault="00481634">
      <w:pPr>
        <w:bidi/>
        <w:rPr>
          <w:moveFrom w:id="975" w:author="Ron Gal" w:date="2017-03-04T17:52:00Z"/>
        </w:rPr>
      </w:pPr>
    </w:p>
    <w:p w:rsidR="00481634" w:rsidDel="00A5188F" w:rsidRDefault="00471D70">
      <w:pPr>
        <w:bidi/>
        <w:rPr>
          <w:moveFrom w:id="976" w:author="Ron Gal" w:date="2017-03-04T17:52:00Z"/>
        </w:rPr>
      </w:pPr>
      <w:moveFrom w:id="977" w:author="Ron Gal" w:date="2017-03-04T17:52:00Z">
        <w:r w:rsidDel="00A5188F">
          <w:rPr>
            <w:b/>
            <w:sz w:val="24"/>
            <w:szCs w:val="24"/>
            <w:rtl/>
          </w:rPr>
          <w:t xml:space="preserve">מחלקת </w:t>
        </w:r>
        <w:r w:rsidDel="00A5188F">
          <w:rPr>
            <w:b/>
            <w:sz w:val="24"/>
            <w:szCs w:val="24"/>
          </w:rPr>
          <w:t>NinjectConfigurator</w:t>
        </w:r>
      </w:moveFrom>
    </w:p>
    <w:p w:rsidR="00481634" w:rsidDel="00A5188F" w:rsidRDefault="00471D70">
      <w:pPr>
        <w:bidi/>
        <w:rPr>
          <w:moveFrom w:id="978" w:author="Ron Gal" w:date="2017-03-04T17:52:00Z"/>
        </w:rPr>
      </w:pPr>
      <w:moveFrom w:id="979" w:author="Ron Gal" w:date="2017-03-04T17:52:00Z">
        <w:r w:rsidDel="00A5188F">
          <w:rPr>
            <w:sz w:val="24"/>
            <w:szCs w:val="24"/>
            <w:rtl/>
          </w:rPr>
          <w:t>מחלקה זו אחראית על רישום כל האובייקטים ב-</w:t>
        </w:r>
        <w:r w:rsidDel="00A5188F">
          <w:rPr>
            <w:sz w:val="24"/>
            <w:szCs w:val="24"/>
          </w:rPr>
          <w:t>Ninject IoC</w:t>
        </w:r>
        <w:r w:rsidDel="00A5188F">
          <w:rPr>
            <w:sz w:val="24"/>
            <w:szCs w:val="24"/>
            <w:rtl/>
          </w:rPr>
          <w:t xml:space="preserve"> בעזרת קריאה למתודה </w:t>
        </w:r>
        <w:r w:rsidDel="00A5188F">
          <w:rPr>
            <w:sz w:val="24"/>
            <w:szCs w:val="24"/>
          </w:rPr>
          <w:t>Configure</w:t>
        </w:r>
        <w:r w:rsidDel="00A5188F">
          <w:rPr>
            <w:sz w:val="24"/>
            <w:szCs w:val="24"/>
            <w:rtl/>
          </w:rPr>
          <w:t>. מתודה זו קוראת ל-</w:t>
        </w:r>
        <w:r w:rsidDel="00A5188F">
          <w:rPr>
            <w:sz w:val="24"/>
            <w:szCs w:val="24"/>
          </w:rPr>
          <w:t>AddBindings</w:t>
        </w:r>
        <w:r w:rsidDel="00A5188F">
          <w:rPr>
            <w:sz w:val="24"/>
            <w:szCs w:val="24"/>
            <w:rtl/>
          </w:rPr>
          <w:t xml:space="preserve"> אשר רושמת בפועל את כל סוגי המחלקות. בין המחלקות אשר יירשמו ב-</w:t>
        </w:r>
        <w:r w:rsidDel="00A5188F">
          <w:rPr>
            <w:sz w:val="24"/>
            <w:szCs w:val="24"/>
          </w:rPr>
          <w:t>IoC</w:t>
        </w:r>
        <w:r w:rsidDel="00A5188F">
          <w:rPr>
            <w:sz w:val="24"/>
            <w:szCs w:val="24"/>
            <w:rtl/>
          </w:rPr>
          <w:t xml:space="preserve"> יהיו ה-</w:t>
        </w:r>
        <w:r w:rsidDel="00A5188F">
          <w:rPr>
            <w:sz w:val="24"/>
            <w:szCs w:val="24"/>
          </w:rPr>
          <w:t>SessionFactory</w:t>
        </w:r>
        <w:r w:rsidDel="00A5188F">
          <w:rPr>
            <w:sz w:val="24"/>
            <w:szCs w:val="24"/>
            <w:rtl/>
          </w:rPr>
          <w:t xml:space="preserve"> של </w:t>
        </w:r>
        <w:r w:rsidDel="00A5188F">
          <w:rPr>
            <w:sz w:val="24"/>
            <w:szCs w:val="24"/>
          </w:rPr>
          <w:t>Nhibernate</w:t>
        </w:r>
        <w:r w:rsidDel="00A5188F">
          <w:rPr>
            <w:sz w:val="24"/>
            <w:szCs w:val="24"/>
            <w:rtl/>
          </w:rPr>
          <w:t xml:space="preserve"> - אובייקט אשר יודע לייצר עצמים מסוג </w:t>
        </w:r>
        <w:r w:rsidDel="00A5188F">
          <w:rPr>
            <w:sz w:val="24"/>
            <w:szCs w:val="24"/>
          </w:rPr>
          <w:t>Session</w:t>
        </w:r>
        <w:r w:rsidDel="00A5188F">
          <w:rPr>
            <w:sz w:val="24"/>
            <w:szCs w:val="24"/>
            <w:rtl/>
          </w:rPr>
          <w:t xml:space="preserve"> של </w:t>
        </w:r>
        <w:r w:rsidDel="00A5188F">
          <w:rPr>
            <w:sz w:val="24"/>
            <w:szCs w:val="24"/>
          </w:rPr>
          <w:t>Nhibernate</w:t>
        </w:r>
        <w:r w:rsidDel="00A5188F">
          <w:rPr>
            <w:sz w:val="24"/>
            <w:szCs w:val="24"/>
            <w:rtl/>
          </w:rPr>
          <w:t xml:space="preserve"> ומתודה אשר תייצר </w:t>
        </w:r>
        <w:r w:rsidDel="00A5188F">
          <w:rPr>
            <w:sz w:val="24"/>
            <w:szCs w:val="24"/>
          </w:rPr>
          <w:t>Session</w:t>
        </w:r>
        <w:r w:rsidDel="00A5188F">
          <w:rPr>
            <w:sz w:val="24"/>
            <w:szCs w:val="24"/>
            <w:rtl/>
          </w:rPr>
          <w:t xml:space="preserve"> ייחודי עבור כל בקשה. המחלקה מכילה את הפונקציות הבאות:</w:t>
        </w:r>
      </w:moveFrom>
    </w:p>
    <w:p w:rsidR="00481634" w:rsidDel="00A5188F" w:rsidRDefault="00481634">
      <w:pPr>
        <w:bidi/>
        <w:rPr>
          <w:moveFrom w:id="980" w:author="Ron Gal" w:date="2017-03-04T17:52:00Z"/>
        </w:rPr>
      </w:pPr>
    </w:p>
    <w:p w:rsidR="00481634" w:rsidDel="00A5188F" w:rsidRDefault="00471D70">
      <w:pPr>
        <w:rPr>
          <w:moveFrom w:id="981" w:author="Ron Gal" w:date="2017-03-04T17:52:00Z"/>
        </w:rPr>
      </w:pPr>
      <w:moveFrom w:id="982" w:author="Ron Gal" w:date="2017-03-04T17:52:00Z">
        <w:r w:rsidDel="00A5188F">
          <w:rPr>
            <w:sz w:val="24"/>
            <w:szCs w:val="24"/>
          </w:rPr>
          <w:t>public void Configure(IKernel container)</w:t>
        </w:r>
      </w:moveFrom>
    </w:p>
    <w:p w:rsidR="00481634" w:rsidDel="00A5188F" w:rsidRDefault="00481634">
      <w:pPr>
        <w:rPr>
          <w:moveFrom w:id="983" w:author="Ron Gal" w:date="2017-03-04T17:52:00Z"/>
        </w:rPr>
      </w:pPr>
    </w:p>
    <w:p w:rsidR="00481634" w:rsidDel="00A5188F" w:rsidRDefault="00471D70">
      <w:pPr>
        <w:rPr>
          <w:moveFrom w:id="984" w:author="Ron Gal" w:date="2017-03-04T17:52:00Z"/>
        </w:rPr>
      </w:pPr>
      <w:moveFrom w:id="985" w:author="Ron Gal" w:date="2017-03-04T17:52:00Z">
        <w:r w:rsidDel="00A5188F">
          <w:rPr>
            <w:sz w:val="24"/>
            <w:szCs w:val="24"/>
          </w:rPr>
          <w:t>public void AddBindings(IKernel container)</w:t>
        </w:r>
      </w:moveFrom>
    </w:p>
    <w:moveFromRangeEnd w:id="944"/>
    <w:p w:rsidR="00481634" w:rsidRDefault="00481634">
      <w:pPr>
        <w:bidi/>
      </w:pPr>
    </w:p>
    <w:p w:rsidR="00481634" w:rsidRDefault="00BD788B">
      <w:pPr>
        <w:pStyle w:val="Heading2"/>
        <w:bidi/>
        <w:rPr>
          <w:rtl/>
        </w:rPr>
        <w:pPrChange w:id="986" w:author="Ron Gal" w:date="2017-03-05T23:21:00Z">
          <w:pPr>
            <w:bidi/>
          </w:pPr>
        </w:pPrChange>
      </w:pPr>
      <w:del w:id="987" w:author="Ron Gal" w:date="2017-03-04T17:46:00Z">
        <w:r w:rsidDel="0052354F">
          <w:delText xml:space="preserve">Daos </w:delText>
        </w:r>
      </w:del>
      <w:bookmarkStart w:id="988" w:name="_Toc476684177"/>
      <w:ins w:id="989" w:author="Ron Gal" w:date="2017-03-04T17:46:00Z">
        <w:r w:rsidR="0052354F">
          <w:t xml:space="preserve">DAO </w:t>
        </w:r>
      </w:ins>
      <w:r>
        <w:t>(Data Access Objects)</w:t>
      </w:r>
      <w:bookmarkEnd w:id="988"/>
    </w:p>
    <w:p w:rsidR="00481634" w:rsidRDefault="00471D70" w:rsidP="00BD788B">
      <w:pPr>
        <w:bidi/>
      </w:pPr>
      <w:r>
        <w:rPr>
          <w:sz w:val="24"/>
          <w:szCs w:val="24"/>
          <w:rtl/>
        </w:rPr>
        <w:t xml:space="preserve">קבוצת מחלקות זו אחראית על מימוש שכבת הלוגיקה באתר. בהתאם לעקרונות המנחים בשכבת הלוגיקה, עבור כל ישות יוגדר </w:t>
      </w:r>
      <w:r w:rsidR="00BD788B">
        <w:rPr>
          <w:sz w:val="24"/>
          <w:szCs w:val="24"/>
        </w:rPr>
        <w:t>dao</w:t>
      </w:r>
      <w:r>
        <w:rPr>
          <w:sz w:val="24"/>
          <w:szCs w:val="24"/>
          <w:rtl/>
        </w:rPr>
        <w:t xml:space="preserve"> בודד אשר יכיל את הלוגיקה הקשורה באותה ישות. עבור כל מחלקה </w:t>
      </w:r>
      <w:r>
        <w:rPr>
          <w:sz w:val="24"/>
          <w:szCs w:val="24"/>
          <w:rtl/>
        </w:rPr>
        <w:lastRenderedPageBreak/>
        <w:t>בקבוצה זו יוגדר ממשק מתאים. ממשק זה ישומש בעת שליפת ה-</w:t>
      </w:r>
      <w:r w:rsidR="00BD788B">
        <w:rPr>
          <w:sz w:val="24"/>
          <w:szCs w:val="24"/>
        </w:rPr>
        <w:t>dao</w:t>
      </w:r>
      <w:r>
        <w:rPr>
          <w:sz w:val="24"/>
          <w:szCs w:val="24"/>
          <w:rtl/>
        </w:rPr>
        <w:t xml:space="preserve"> מה-</w:t>
      </w:r>
      <w:r>
        <w:rPr>
          <w:sz w:val="24"/>
          <w:szCs w:val="24"/>
        </w:rPr>
        <w:t>IoC</w:t>
      </w:r>
      <w:r>
        <w:rPr>
          <w:sz w:val="24"/>
          <w:szCs w:val="24"/>
          <w:rtl/>
        </w:rPr>
        <w:t>. שם כל ממשק מסוג זה יהיה כשם ה-</w:t>
      </w:r>
      <w:r w:rsidR="00BD788B">
        <w:rPr>
          <w:sz w:val="24"/>
          <w:szCs w:val="24"/>
        </w:rPr>
        <w:t>dao</w:t>
      </w:r>
      <w:r>
        <w:rPr>
          <w:sz w:val="24"/>
          <w:szCs w:val="24"/>
          <w:rtl/>
        </w:rPr>
        <w:t xml:space="preserve"> עם קידומת </w:t>
      </w:r>
      <w:r>
        <w:rPr>
          <w:sz w:val="24"/>
          <w:szCs w:val="24"/>
        </w:rPr>
        <w:t>I</w:t>
      </w:r>
      <w:r>
        <w:rPr>
          <w:sz w:val="24"/>
          <w:szCs w:val="24"/>
          <w:rtl/>
        </w:rPr>
        <w:t xml:space="preserve"> (לציון </w:t>
      </w:r>
      <w:r>
        <w:rPr>
          <w:sz w:val="24"/>
          <w:szCs w:val="24"/>
        </w:rPr>
        <w:t>Interface</w:t>
      </w:r>
      <w:r>
        <w:rPr>
          <w:sz w:val="24"/>
          <w:szCs w:val="24"/>
          <w:rtl/>
        </w:rPr>
        <w:t>) ויכיל חתימות זהות למתודות ב-</w:t>
      </w:r>
      <w:r w:rsidR="00BD788B">
        <w:rPr>
          <w:sz w:val="24"/>
          <w:szCs w:val="24"/>
        </w:rPr>
        <w:t>dao</w:t>
      </w:r>
      <w:r>
        <w:rPr>
          <w:sz w:val="24"/>
          <w:szCs w:val="24"/>
          <w:rtl/>
        </w:rPr>
        <w:t>.</w:t>
      </w:r>
    </w:p>
    <w:p w:rsidR="00481634" w:rsidRDefault="00481634">
      <w:pPr>
        <w:bidi/>
      </w:pPr>
    </w:p>
    <w:p w:rsidR="00481634" w:rsidRDefault="00471D70">
      <w:pPr>
        <w:bidi/>
      </w:pPr>
      <w:r>
        <w:rPr>
          <w:b/>
          <w:sz w:val="24"/>
          <w:szCs w:val="24"/>
          <w:rtl/>
        </w:rPr>
        <w:t>ממשק &lt;</w:t>
      </w:r>
      <w:r>
        <w:rPr>
          <w:b/>
          <w:sz w:val="24"/>
          <w:szCs w:val="24"/>
        </w:rPr>
        <w:t>IDatabaseAccess&lt;T</w:t>
      </w:r>
    </w:p>
    <w:p w:rsidR="00481634" w:rsidRDefault="00471D70">
      <w:pPr>
        <w:bidi/>
      </w:pPr>
      <w:r>
        <w:rPr>
          <w:sz w:val="24"/>
          <w:szCs w:val="24"/>
          <w:rtl/>
        </w:rPr>
        <w:t xml:space="preserve">ממשק זה מגדיר מתודות המאפשרות גישה למסד הנתונים עבור ישות מסוג </w:t>
      </w:r>
      <w:r>
        <w:rPr>
          <w:sz w:val="24"/>
          <w:szCs w:val="24"/>
        </w:rPr>
        <w:t>T</w:t>
      </w:r>
      <w:r>
        <w:rPr>
          <w:sz w:val="24"/>
          <w:szCs w:val="24"/>
          <w:rtl/>
        </w:rPr>
        <w:t xml:space="preserve"> כאשר </w:t>
      </w:r>
      <w:r>
        <w:rPr>
          <w:sz w:val="24"/>
          <w:szCs w:val="24"/>
        </w:rPr>
        <w:t>T</w:t>
      </w:r>
      <w:r>
        <w:rPr>
          <w:sz w:val="24"/>
          <w:szCs w:val="24"/>
          <w:rtl/>
        </w:rPr>
        <w:t xml:space="preserve"> יורשת  מ-</w:t>
      </w:r>
      <w:r>
        <w:rPr>
          <w:sz w:val="24"/>
          <w:szCs w:val="24"/>
        </w:rPr>
        <w:t>Entity</w:t>
      </w:r>
      <w:r>
        <w:rPr>
          <w:sz w:val="24"/>
          <w:szCs w:val="24"/>
          <w:rtl/>
        </w:rPr>
        <w:t xml:space="preserve">. באמצעות ממשק זה ניתן להכניס, לעדכן ולשלוף נתונים (בעזרת </w:t>
      </w:r>
      <w:r>
        <w:rPr>
          <w:sz w:val="24"/>
          <w:szCs w:val="24"/>
        </w:rPr>
        <w:t>Linq</w:t>
      </w:r>
      <w:r>
        <w:rPr>
          <w:sz w:val="24"/>
          <w:szCs w:val="24"/>
          <w:rtl/>
        </w:rPr>
        <w:t>) מבסיס הנתונים. ממשק זה מגדיר את הפעולות הבאות:</w:t>
      </w:r>
    </w:p>
    <w:p w:rsidR="00481634" w:rsidRDefault="00471D70">
      <w:r>
        <w:rPr>
          <w:sz w:val="24"/>
          <w:szCs w:val="24"/>
        </w:rPr>
        <w:t>void Update(int id, T entity);</w:t>
      </w:r>
    </w:p>
    <w:p w:rsidR="00481634" w:rsidRDefault="00481634"/>
    <w:p w:rsidR="00481634" w:rsidRDefault="00471D70">
      <w:r>
        <w:rPr>
          <w:sz w:val="24"/>
          <w:szCs w:val="24"/>
        </w:rPr>
        <w:t>T Save(T entity);</w:t>
      </w:r>
    </w:p>
    <w:p w:rsidR="00481634" w:rsidRDefault="00481634"/>
    <w:p w:rsidR="00481634" w:rsidRDefault="00471D70">
      <w:r>
        <w:rPr>
          <w:sz w:val="24"/>
          <w:szCs w:val="24"/>
        </w:rPr>
        <w:t>T Get(int id);</w:t>
      </w:r>
    </w:p>
    <w:p w:rsidR="00481634" w:rsidRDefault="00481634"/>
    <w:p w:rsidR="00481634" w:rsidRDefault="00471D70">
      <w:r>
        <w:rPr>
          <w:sz w:val="24"/>
          <w:szCs w:val="24"/>
        </w:rPr>
        <w:t>IQueryable&lt;T&gt; Query();</w:t>
      </w:r>
      <w:r>
        <w:rPr>
          <w:sz w:val="24"/>
          <w:szCs w:val="24"/>
        </w:rPr>
        <w:tab/>
      </w:r>
    </w:p>
    <w:p w:rsidR="00481634" w:rsidRDefault="00481634">
      <w:pPr>
        <w:bidi/>
      </w:pPr>
    </w:p>
    <w:p w:rsidR="00481634" w:rsidRDefault="00471D70">
      <w:pPr>
        <w:bidi/>
      </w:pPr>
      <w:r>
        <w:rPr>
          <w:b/>
          <w:sz w:val="24"/>
          <w:szCs w:val="24"/>
          <w:rtl/>
        </w:rPr>
        <w:t>מחלקת &lt;</w:t>
      </w:r>
      <w:r>
        <w:rPr>
          <w:b/>
          <w:sz w:val="24"/>
          <w:szCs w:val="24"/>
        </w:rPr>
        <w:t>DatabaseAccessBase&lt;T</w:t>
      </w:r>
    </w:p>
    <w:p w:rsidR="00481634" w:rsidDel="00A11CF2" w:rsidRDefault="00471D70">
      <w:pPr>
        <w:bidi/>
        <w:rPr>
          <w:del w:id="990" w:author="Ron Gal" w:date="2017-03-04T17:56:00Z"/>
        </w:rPr>
      </w:pPr>
      <w:r>
        <w:rPr>
          <w:sz w:val="24"/>
          <w:szCs w:val="24"/>
          <w:rtl/>
        </w:rPr>
        <w:t>מחלקה מופשטת זו מממשת את &lt;</w:t>
      </w:r>
      <w:r>
        <w:rPr>
          <w:sz w:val="24"/>
          <w:szCs w:val="24"/>
        </w:rPr>
        <w:t>IDatabaseAccess&lt;T</w:t>
      </w:r>
      <w:r>
        <w:rPr>
          <w:sz w:val="24"/>
          <w:szCs w:val="24"/>
          <w:rtl/>
        </w:rPr>
        <w:t xml:space="preserve"> בעזרת </w:t>
      </w:r>
      <w:r>
        <w:rPr>
          <w:sz w:val="24"/>
          <w:szCs w:val="24"/>
        </w:rPr>
        <w:t>Nhibernate</w:t>
      </w:r>
      <w:r>
        <w:rPr>
          <w:sz w:val="24"/>
          <w:szCs w:val="24"/>
          <w:rtl/>
        </w:rPr>
        <w:t xml:space="preserve">. כל </w:t>
      </w:r>
      <w:r>
        <w:rPr>
          <w:sz w:val="24"/>
          <w:szCs w:val="24"/>
        </w:rPr>
        <w:t>query processor</w:t>
      </w:r>
      <w:r>
        <w:rPr>
          <w:sz w:val="24"/>
          <w:szCs w:val="24"/>
          <w:rtl/>
        </w:rPr>
        <w:t xml:space="preserve"> יירש ממימוש מסויים של מחלקה זו. המחלקה תממש את המתודות של</w:t>
      </w:r>
      <w:r>
        <w:rPr>
          <w:sz w:val="24"/>
          <w:szCs w:val="24"/>
        </w:rPr>
        <w:t>IDatabaseAccess</w:t>
      </w:r>
    </w:p>
    <w:p w:rsidR="00481634" w:rsidRDefault="00471D70">
      <w:pPr>
        <w:bidi/>
        <w:pPrChange w:id="991" w:author="Ron Gal" w:date="2017-03-04T17:56:00Z">
          <w:pPr/>
        </w:pPrChange>
      </w:pPr>
      <w:del w:id="992" w:author="Ron Gal" w:date="2017-03-04T17:56:00Z">
        <w:r w:rsidDel="00A11CF2">
          <w:br w:type="page"/>
        </w:r>
      </w:del>
    </w:p>
    <w:p w:rsidR="00481634" w:rsidRDefault="00481634">
      <w:pPr>
        <w:bidi/>
      </w:pPr>
    </w:p>
    <w:p w:rsidR="00481634" w:rsidRDefault="00471D70" w:rsidP="004B53AE">
      <w:pPr>
        <w:bidi/>
      </w:pPr>
      <w:r>
        <w:rPr>
          <w:b/>
          <w:sz w:val="24"/>
          <w:szCs w:val="24"/>
          <w:rtl/>
        </w:rPr>
        <w:t xml:space="preserve">מחלקת </w:t>
      </w:r>
      <w:ins w:id="993" w:author="Ron Gal" w:date="2017-03-04T14:27:00Z">
        <w:r w:rsidR="004B53AE" w:rsidRPr="004B53AE">
          <w:rPr>
            <w:b/>
            <w:sz w:val="24"/>
            <w:szCs w:val="24"/>
            <w:rPrChange w:id="994" w:author="Ron Gal" w:date="2017-03-04T14:28:00Z">
              <w:rPr>
                <w:rFonts w:ascii="Consolas" w:hAnsi="Consolas" w:cs="Consolas"/>
                <w:color w:val="2B91AF"/>
                <w:sz w:val="19"/>
                <w:szCs w:val="19"/>
                <w:highlight w:val="white"/>
              </w:rPr>
            </w:rPrChange>
          </w:rPr>
          <w:t>AnimalsDao</w:t>
        </w:r>
        <w:r w:rsidR="004B53AE" w:rsidDel="004B53AE">
          <w:rPr>
            <w:b/>
            <w:sz w:val="24"/>
            <w:szCs w:val="24"/>
          </w:rPr>
          <w:t xml:space="preserve"> </w:t>
        </w:r>
      </w:ins>
      <w:del w:id="995" w:author="Ron Gal" w:date="2017-03-04T14:27:00Z">
        <w:r w:rsidDel="004B53AE">
          <w:rPr>
            <w:b/>
            <w:sz w:val="24"/>
            <w:szCs w:val="24"/>
          </w:rPr>
          <w:delText>CustomersQueryProcessor</w:delText>
        </w:r>
      </w:del>
    </w:p>
    <w:p w:rsidR="00481634" w:rsidRDefault="00471D70">
      <w:pPr>
        <w:bidi/>
        <w:pPrChange w:id="996" w:author="Ron Gal" w:date="2017-03-04T14:28:00Z">
          <w:pPr>
            <w:bidi/>
          </w:pPr>
        </w:pPrChange>
      </w:pPr>
      <w:r>
        <w:rPr>
          <w:sz w:val="24"/>
          <w:szCs w:val="24"/>
          <w:rtl/>
        </w:rPr>
        <w:t xml:space="preserve">מחלקה זו אחראית על ישות </w:t>
      </w:r>
      <w:del w:id="997" w:author="Ron Gal" w:date="2017-03-04T14:27:00Z">
        <w:r w:rsidDel="004B53AE">
          <w:rPr>
            <w:sz w:val="24"/>
            <w:szCs w:val="24"/>
            <w:rtl/>
          </w:rPr>
          <w:delText>הלקוח</w:delText>
        </w:r>
      </w:del>
      <w:ins w:id="998" w:author="Ron Gal" w:date="2017-03-04T14:27:00Z">
        <w:r w:rsidR="004B53AE">
          <w:rPr>
            <w:rFonts w:hint="cs"/>
            <w:sz w:val="24"/>
            <w:szCs w:val="24"/>
            <w:rtl/>
          </w:rPr>
          <w:t>הבע</w:t>
        </w:r>
      </w:ins>
      <w:ins w:id="999" w:author="Ron Gal" w:date="2017-03-04T14:28:00Z">
        <w:r w:rsidR="004B53AE">
          <w:rPr>
            <w:rFonts w:hint="cs"/>
            <w:sz w:val="24"/>
            <w:szCs w:val="24"/>
            <w:rtl/>
          </w:rPr>
          <w:t>"ח</w:t>
        </w:r>
      </w:ins>
      <w:r>
        <w:rPr>
          <w:sz w:val="24"/>
          <w:szCs w:val="24"/>
          <w:rtl/>
        </w:rPr>
        <w:t>. מחלקה זו יורשת מ&lt;</w:t>
      </w:r>
      <w:r>
        <w:rPr>
          <w:sz w:val="24"/>
          <w:szCs w:val="24"/>
        </w:rPr>
        <w:t>DBAccessBase&lt;</w:t>
      </w:r>
      <w:del w:id="1000" w:author="Ron Gal" w:date="2017-03-04T14:28:00Z">
        <w:r w:rsidDel="004B53AE">
          <w:rPr>
            <w:sz w:val="24"/>
            <w:szCs w:val="24"/>
          </w:rPr>
          <w:delText>Customer</w:delText>
        </w:r>
        <w:r w:rsidDel="004B53AE">
          <w:rPr>
            <w:sz w:val="24"/>
            <w:szCs w:val="24"/>
            <w:rtl/>
          </w:rPr>
          <w:delText xml:space="preserve"> </w:delText>
        </w:r>
      </w:del>
      <w:ins w:id="1001" w:author="Ron Gal" w:date="2017-03-04T14:28:00Z">
        <w:r w:rsidR="004B53AE">
          <w:rPr>
            <w:rFonts w:hint="cs"/>
            <w:sz w:val="24"/>
            <w:szCs w:val="24"/>
          </w:rPr>
          <w:t>A</w:t>
        </w:r>
        <w:r w:rsidR="004B53AE">
          <w:rPr>
            <w:sz w:val="24"/>
            <w:szCs w:val="24"/>
          </w:rPr>
          <w:t>nimal</w:t>
        </w:r>
        <w:r w:rsidR="004B53AE">
          <w:rPr>
            <w:sz w:val="24"/>
            <w:szCs w:val="24"/>
            <w:rtl/>
          </w:rPr>
          <w:t xml:space="preserve"> </w:t>
        </w:r>
      </w:ins>
      <w:r>
        <w:rPr>
          <w:sz w:val="24"/>
          <w:szCs w:val="24"/>
          <w:rtl/>
        </w:rPr>
        <w:t xml:space="preserve">ומממשת את הממשק </w:t>
      </w:r>
      <w:del w:id="1002" w:author="Ron Gal" w:date="2017-03-04T14:28:00Z">
        <w:r w:rsidDel="004B53AE">
          <w:rPr>
            <w:sz w:val="24"/>
            <w:szCs w:val="24"/>
          </w:rPr>
          <w:delText>ICustomersQueryProcessor</w:delText>
        </w:r>
      </w:del>
      <w:ins w:id="1003" w:author="Ron Gal" w:date="2017-03-04T14:28:00Z">
        <w:r w:rsidR="004B53AE">
          <w:rPr>
            <w:sz w:val="24"/>
            <w:szCs w:val="24"/>
          </w:rPr>
          <w:t>I</w:t>
        </w:r>
        <w:r w:rsidR="004B53AE" w:rsidRPr="004B53AE">
          <w:rPr>
            <w:sz w:val="24"/>
            <w:szCs w:val="24"/>
            <w:rPrChange w:id="1004" w:author="Ron Gal" w:date="2017-03-04T14:28:00Z">
              <w:rPr>
                <w:rFonts w:ascii="Consolas" w:hAnsi="Consolas" w:cs="Consolas"/>
                <w:color w:val="2B91AF"/>
                <w:sz w:val="19"/>
                <w:szCs w:val="19"/>
                <w:highlight w:val="white"/>
              </w:rPr>
            </w:rPrChange>
          </w:rPr>
          <w:t>AnimalsDao</w:t>
        </w:r>
      </w:ins>
      <w:r>
        <w:rPr>
          <w:sz w:val="24"/>
          <w:szCs w:val="24"/>
          <w:rtl/>
        </w:rPr>
        <w:t xml:space="preserve">. </w:t>
      </w:r>
      <w:ins w:id="1005" w:author="Ron Gal" w:date="2017-03-04T14:28:00Z">
        <w:r w:rsidR="00ED0DEE">
          <w:rPr>
            <w:rFonts w:hint="cs"/>
            <w:sz w:val="24"/>
            <w:szCs w:val="24"/>
            <w:rtl/>
          </w:rPr>
          <w:t xml:space="preserve">המחלקה </w:t>
        </w:r>
      </w:ins>
      <w:r>
        <w:rPr>
          <w:sz w:val="24"/>
          <w:szCs w:val="24"/>
          <w:rtl/>
        </w:rPr>
        <w:t>תבצע הכנס</w:t>
      </w:r>
      <w:ins w:id="1006" w:author="Ron Gal" w:date="2017-03-04T14:34:00Z">
        <w:r w:rsidR="00ED0DEE">
          <w:rPr>
            <w:rFonts w:hint="cs"/>
            <w:sz w:val="24"/>
            <w:szCs w:val="24"/>
            <w:rtl/>
          </w:rPr>
          <w:t>ה</w:t>
        </w:r>
      </w:ins>
      <w:r>
        <w:rPr>
          <w:sz w:val="24"/>
          <w:szCs w:val="24"/>
          <w:rtl/>
        </w:rPr>
        <w:t xml:space="preserve"> ועדכון של </w:t>
      </w:r>
      <w:del w:id="1007" w:author="Ron Gal" w:date="2017-03-04T14:28:00Z">
        <w:r w:rsidDel="00ED0DEE">
          <w:rPr>
            <w:sz w:val="24"/>
            <w:szCs w:val="24"/>
            <w:rtl/>
          </w:rPr>
          <w:delText xml:space="preserve">לקוחות </w:delText>
        </w:r>
      </w:del>
      <w:ins w:id="1008" w:author="Ron Gal" w:date="2017-03-04T14:28:00Z">
        <w:r w:rsidR="00ED0DEE">
          <w:rPr>
            <w:rFonts w:hint="cs"/>
            <w:sz w:val="24"/>
            <w:szCs w:val="24"/>
            <w:rtl/>
          </w:rPr>
          <w:t xml:space="preserve">בעלי חיים </w:t>
        </w:r>
      </w:ins>
      <w:r>
        <w:rPr>
          <w:sz w:val="24"/>
          <w:szCs w:val="24"/>
          <w:rtl/>
        </w:rPr>
        <w:t xml:space="preserve">במסד הנתונים. כמו כן, מחלקה זו גם אחראית על החזרת </w:t>
      </w:r>
      <w:ins w:id="1009" w:author="Ron Gal" w:date="2017-03-04T14:28:00Z">
        <w:r w:rsidR="00ED0DEE">
          <w:rPr>
            <w:rFonts w:hint="cs"/>
            <w:sz w:val="24"/>
            <w:szCs w:val="24"/>
            <w:rtl/>
          </w:rPr>
          <w:t xml:space="preserve">בעלי החיים </w:t>
        </w:r>
      </w:ins>
      <w:del w:id="1010" w:author="Ron Gal" w:date="2017-03-04T14:28:00Z">
        <w:r w:rsidDel="00ED0DEE">
          <w:rPr>
            <w:sz w:val="24"/>
            <w:szCs w:val="24"/>
            <w:rtl/>
          </w:rPr>
          <w:delText xml:space="preserve">הלקוחות </w:delText>
        </w:r>
      </w:del>
      <w:r>
        <w:rPr>
          <w:sz w:val="24"/>
          <w:szCs w:val="24"/>
          <w:rtl/>
        </w:rPr>
        <w:t>ממסד הנתונים בהתאם לפרמטרים האפשרים ממסכי המערכת השונים. המחלקה תכיל את הפעולות הבאות:</w:t>
      </w:r>
    </w:p>
    <w:p w:rsidR="00481634" w:rsidRDefault="00481634"/>
    <w:p w:rsidR="00ED0DEE" w:rsidRPr="00ED0DEE" w:rsidRDefault="00ED0DEE">
      <w:pPr>
        <w:rPr>
          <w:ins w:id="1011" w:author="Ron Gal" w:date="2017-03-04T14:30:00Z"/>
          <w:sz w:val="24"/>
          <w:szCs w:val="24"/>
          <w:rPrChange w:id="1012" w:author="Ron Gal" w:date="2017-03-04T14:30:00Z">
            <w:rPr>
              <w:ins w:id="1013" w:author="Ron Gal" w:date="2017-03-04T14:30:00Z"/>
              <w:rFonts w:ascii="Consolas" w:hAnsi="Consolas" w:cs="Consolas"/>
              <w:sz w:val="19"/>
              <w:szCs w:val="19"/>
              <w:highlight w:val="white"/>
            </w:rPr>
          </w:rPrChange>
        </w:rPr>
        <w:pPrChange w:id="1014" w:author="Ron Gal" w:date="2017-03-04T14:30:00Z">
          <w:pPr>
            <w:autoSpaceDE w:val="0"/>
            <w:autoSpaceDN w:val="0"/>
            <w:adjustRightInd w:val="0"/>
            <w:spacing w:line="240" w:lineRule="auto"/>
          </w:pPr>
        </w:pPrChange>
      </w:pPr>
      <w:ins w:id="1015" w:author="Ron Gal" w:date="2017-03-04T14:30:00Z">
        <w:r w:rsidRPr="00ED0DEE">
          <w:rPr>
            <w:sz w:val="24"/>
            <w:szCs w:val="24"/>
            <w:rPrChange w:id="1016" w:author="Ron Gal" w:date="2017-03-04T14:30:00Z">
              <w:rPr>
                <w:rFonts w:ascii="Consolas" w:hAnsi="Consolas" w:cs="Consolas"/>
                <w:sz w:val="19"/>
                <w:szCs w:val="19"/>
                <w:highlight w:val="white"/>
              </w:rPr>
            </w:rPrChange>
          </w:rPr>
          <w:t xml:space="preserve">        Animal GetAnimal(</w:t>
        </w:r>
        <w:r w:rsidRPr="00ED0DEE">
          <w:rPr>
            <w:sz w:val="24"/>
            <w:szCs w:val="24"/>
            <w:rPrChange w:id="1017" w:author="Ron Gal" w:date="2017-03-04T14:30:00Z">
              <w:rPr>
                <w:rFonts w:ascii="Consolas" w:hAnsi="Consolas" w:cs="Consolas"/>
                <w:color w:val="0000FF"/>
                <w:sz w:val="19"/>
                <w:szCs w:val="19"/>
                <w:highlight w:val="white"/>
              </w:rPr>
            </w:rPrChange>
          </w:rPr>
          <w:t>int</w:t>
        </w:r>
        <w:r w:rsidRPr="00ED0DEE">
          <w:rPr>
            <w:sz w:val="24"/>
            <w:szCs w:val="24"/>
            <w:rPrChange w:id="1018" w:author="Ron Gal" w:date="2017-03-04T14:30:00Z">
              <w:rPr>
                <w:rFonts w:ascii="Consolas" w:hAnsi="Consolas" w:cs="Consolas"/>
                <w:sz w:val="19"/>
                <w:szCs w:val="19"/>
                <w:highlight w:val="white"/>
              </w:rPr>
            </w:rPrChange>
          </w:rPr>
          <w:t xml:space="preserve"> id);</w:t>
        </w:r>
      </w:ins>
    </w:p>
    <w:p w:rsidR="00ED0DEE" w:rsidRPr="00ED0DEE" w:rsidRDefault="00ED0DEE">
      <w:pPr>
        <w:rPr>
          <w:ins w:id="1019" w:author="Ron Gal" w:date="2017-03-04T14:30:00Z"/>
          <w:sz w:val="24"/>
          <w:szCs w:val="24"/>
          <w:rPrChange w:id="1020" w:author="Ron Gal" w:date="2017-03-04T14:30:00Z">
            <w:rPr>
              <w:ins w:id="1021" w:author="Ron Gal" w:date="2017-03-04T14:30:00Z"/>
              <w:rFonts w:ascii="Consolas" w:hAnsi="Consolas" w:cs="Consolas"/>
              <w:sz w:val="19"/>
              <w:szCs w:val="19"/>
              <w:highlight w:val="white"/>
            </w:rPr>
          </w:rPrChange>
        </w:rPr>
        <w:pPrChange w:id="1022" w:author="Ron Gal" w:date="2017-03-04T14:30:00Z">
          <w:pPr>
            <w:autoSpaceDE w:val="0"/>
            <w:autoSpaceDN w:val="0"/>
            <w:adjustRightInd w:val="0"/>
            <w:spacing w:line="240" w:lineRule="auto"/>
          </w:pPr>
        </w:pPrChange>
      </w:pPr>
      <w:ins w:id="1023" w:author="Ron Gal" w:date="2017-03-04T14:30:00Z">
        <w:r w:rsidRPr="00ED0DEE">
          <w:rPr>
            <w:sz w:val="24"/>
            <w:szCs w:val="24"/>
            <w:rPrChange w:id="1024" w:author="Ron Gal" w:date="2017-03-04T14:30:00Z">
              <w:rPr>
                <w:rFonts w:ascii="Consolas" w:hAnsi="Consolas" w:cs="Consolas"/>
                <w:sz w:val="19"/>
                <w:szCs w:val="19"/>
                <w:highlight w:val="white"/>
              </w:rPr>
            </w:rPrChange>
          </w:rPr>
          <w:t xml:space="preserve">        Animal Save(</w:t>
        </w:r>
        <w:r w:rsidRPr="00ED0DEE">
          <w:rPr>
            <w:sz w:val="24"/>
            <w:szCs w:val="24"/>
            <w:rPrChange w:id="1025" w:author="Ron Gal" w:date="2017-03-04T14:30:00Z">
              <w:rPr>
                <w:rFonts w:ascii="Consolas" w:hAnsi="Consolas" w:cs="Consolas"/>
                <w:color w:val="2B91AF"/>
                <w:sz w:val="19"/>
                <w:szCs w:val="19"/>
                <w:highlight w:val="white"/>
              </w:rPr>
            </w:rPrChange>
          </w:rPr>
          <w:t>Animal</w:t>
        </w:r>
        <w:r w:rsidRPr="00ED0DEE">
          <w:rPr>
            <w:sz w:val="24"/>
            <w:szCs w:val="24"/>
            <w:rPrChange w:id="1026" w:author="Ron Gal" w:date="2017-03-04T14:30:00Z">
              <w:rPr>
                <w:rFonts w:ascii="Consolas" w:hAnsi="Consolas" w:cs="Consolas"/>
                <w:sz w:val="19"/>
                <w:szCs w:val="19"/>
                <w:highlight w:val="white"/>
              </w:rPr>
            </w:rPrChange>
          </w:rPr>
          <w:t xml:space="preserve"> animal, </w:t>
        </w:r>
        <w:r w:rsidRPr="00ED0DEE">
          <w:rPr>
            <w:sz w:val="24"/>
            <w:szCs w:val="24"/>
            <w:rPrChange w:id="1027" w:author="Ron Gal" w:date="2017-03-04T14:30:00Z">
              <w:rPr>
                <w:rFonts w:ascii="Consolas" w:hAnsi="Consolas" w:cs="Consolas"/>
                <w:color w:val="0000FF"/>
                <w:sz w:val="19"/>
                <w:szCs w:val="19"/>
                <w:highlight w:val="white"/>
              </w:rPr>
            </w:rPrChange>
          </w:rPr>
          <w:t>int</w:t>
        </w:r>
        <w:r w:rsidRPr="00ED0DEE">
          <w:rPr>
            <w:sz w:val="24"/>
            <w:szCs w:val="24"/>
            <w:rPrChange w:id="1028" w:author="Ron Gal" w:date="2017-03-04T14:30:00Z">
              <w:rPr>
                <w:rFonts w:ascii="Consolas" w:hAnsi="Consolas" w:cs="Consolas"/>
                <w:sz w:val="19"/>
                <w:szCs w:val="19"/>
                <w:highlight w:val="white"/>
              </w:rPr>
            </w:rPrChange>
          </w:rPr>
          <w:t xml:space="preserve"> cotnactId);</w:t>
        </w:r>
      </w:ins>
    </w:p>
    <w:p w:rsidR="00ED0DEE" w:rsidRPr="00ED0DEE" w:rsidRDefault="00ED0DEE">
      <w:pPr>
        <w:rPr>
          <w:ins w:id="1029" w:author="Ron Gal" w:date="2017-03-04T14:30:00Z"/>
          <w:sz w:val="24"/>
          <w:szCs w:val="24"/>
          <w:rPrChange w:id="1030" w:author="Ron Gal" w:date="2017-03-04T14:30:00Z">
            <w:rPr>
              <w:ins w:id="1031" w:author="Ron Gal" w:date="2017-03-04T14:30:00Z"/>
              <w:rFonts w:ascii="Consolas" w:hAnsi="Consolas" w:cs="Consolas"/>
              <w:sz w:val="19"/>
              <w:szCs w:val="19"/>
              <w:highlight w:val="white"/>
            </w:rPr>
          </w:rPrChange>
        </w:rPr>
        <w:pPrChange w:id="1032" w:author="Ron Gal" w:date="2017-03-04T14:30:00Z">
          <w:pPr>
            <w:autoSpaceDE w:val="0"/>
            <w:autoSpaceDN w:val="0"/>
            <w:adjustRightInd w:val="0"/>
            <w:spacing w:line="240" w:lineRule="auto"/>
          </w:pPr>
        </w:pPrChange>
      </w:pPr>
      <w:ins w:id="1033" w:author="Ron Gal" w:date="2017-03-04T14:30:00Z">
        <w:r w:rsidRPr="00ED0DEE">
          <w:rPr>
            <w:sz w:val="24"/>
            <w:szCs w:val="24"/>
            <w:rPrChange w:id="1034" w:author="Ron Gal" w:date="2017-03-04T14:30:00Z">
              <w:rPr>
                <w:rFonts w:ascii="Consolas" w:hAnsi="Consolas" w:cs="Consolas"/>
                <w:sz w:val="19"/>
                <w:szCs w:val="19"/>
                <w:highlight w:val="white"/>
              </w:rPr>
            </w:rPrChange>
          </w:rPr>
          <w:t xml:space="preserve">        Domain.Animal Get(</w:t>
        </w:r>
        <w:r w:rsidRPr="00ED0DEE">
          <w:rPr>
            <w:sz w:val="24"/>
            <w:szCs w:val="24"/>
            <w:rPrChange w:id="1035" w:author="Ron Gal" w:date="2017-03-04T14:30:00Z">
              <w:rPr>
                <w:rFonts w:ascii="Consolas" w:hAnsi="Consolas" w:cs="Consolas"/>
                <w:color w:val="0000FF"/>
                <w:sz w:val="19"/>
                <w:szCs w:val="19"/>
                <w:highlight w:val="white"/>
              </w:rPr>
            </w:rPrChange>
          </w:rPr>
          <w:t>int</w:t>
        </w:r>
        <w:r w:rsidRPr="00ED0DEE">
          <w:rPr>
            <w:sz w:val="24"/>
            <w:szCs w:val="24"/>
            <w:rPrChange w:id="1036" w:author="Ron Gal" w:date="2017-03-04T14:30:00Z">
              <w:rPr>
                <w:rFonts w:ascii="Consolas" w:hAnsi="Consolas" w:cs="Consolas"/>
                <w:sz w:val="19"/>
                <w:szCs w:val="19"/>
                <w:highlight w:val="white"/>
              </w:rPr>
            </w:rPrChange>
          </w:rPr>
          <w:t xml:space="preserve"> animalId);</w:t>
        </w:r>
      </w:ins>
    </w:p>
    <w:p w:rsidR="00ED0DEE" w:rsidRPr="00ED0DEE" w:rsidRDefault="00ED0DEE">
      <w:pPr>
        <w:rPr>
          <w:ins w:id="1037" w:author="Ron Gal" w:date="2017-03-04T14:30:00Z"/>
          <w:sz w:val="24"/>
          <w:szCs w:val="24"/>
          <w:rPrChange w:id="1038" w:author="Ron Gal" w:date="2017-03-04T14:30:00Z">
            <w:rPr>
              <w:ins w:id="1039" w:author="Ron Gal" w:date="2017-03-04T14:30:00Z"/>
              <w:rFonts w:ascii="Consolas" w:hAnsi="Consolas" w:cs="Consolas"/>
              <w:sz w:val="19"/>
              <w:szCs w:val="19"/>
              <w:highlight w:val="white"/>
            </w:rPr>
          </w:rPrChange>
        </w:rPr>
        <w:pPrChange w:id="1040" w:author="Ron Gal" w:date="2017-03-04T14:30:00Z">
          <w:pPr>
            <w:autoSpaceDE w:val="0"/>
            <w:autoSpaceDN w:val="0"/>
            <w:adjustRightInd w:val="0"/>
            <w:spacing w:line="240" w:lineRule="auto"/>
          </w:pPr>
        </w:pPrChange>
      </w:pPr>
      <w:ins w:id="1041" w:author="Ron Gal" w:date="2017-03-04T14:30:00Z">
        <w:r w:rsidRPr="00ED0DEE">
          <w:rPr>
            <w:sz w:val="24"/>
            <w:szCs w:val="24"/>
            <w:rPrChange w:id="1042" w:author="Ron Gal" w:date="2017-03-04T14:30:00Z">
              <w:rPr>
                <w:rFonts w:ascii="Consolas" w:hAnsi="Consolas" w:cs="Consolas"/>
                <w:sz w:val="19"/>
                <w:szCs w:val="19"/>
                <w:highlight w:val="white"/>
              </w:rPr>
            </w:rPrChange>
          </w:rPr>
          <w:t xml:space="preserve">        </w:t>
        </w:r>
        <w:r w:rsidRPr="00ED0DEE">
          <w:rPr>
            <w:sz w:val="24"/>
            <w:szCs w:val="24"/>
            <w:rPrChange w:id="1043" w:author="Ron Gal" w:date="2017-03-04T14:30:00Z">
              <w:rPr>
                <w:rFonts w:ascii="Consolas" w:hAnsi="Consolas" w:cs="Consolas"/>
                <w:color w:val="0000FF"/>
                <w:sz w:val="19"/>
                <w:szCs w:val="19"/>
                <w:highlight w:val="white"/>
              </w:rPr>
            </w:rPrChange>
          </w:rPr>
          <w:t>void</w:t>
        </w:r>
        <w:r w:rsidRPr="00ED0DEE">
          <w:rPr>
            <w:sz w:val="24"/>
            <w:szCs w:val="24"/>
            <w:rPrChange w:id="1044" w:author="Ron Gal" w:date="2017-03-04T14:30:00Z">
              <w:rPr>
                <w:rFonts w:ascii="Consolas" w:hAnsi="Consolas" w:cs="Consolas"/>
                <w:sz w:val="19"/>
                <w:szCs w:val="19"/>
                <w:highlight w:val="white"/>
              </w:rPr>
            </w:rPrChange>
          </w:rPr>
          <w:t xml:space="preserve"> AttachToDoctor(</w:t>
        </w:r>
        <w:r w:rsidRPr="00ED0DEE">
          <w:rPr>
            <w:sz w:val="24"/>
            <w:szCs w:val="24"/>
            <w:rPrChange w:id="1045" w:author="Ron Gal" w:date="2017-03-04T14:30:00Z">
              <w:rPr>
                <w:rFonts w:ascii="Consolas" w:hAnsi="Consolas" w:cs="Consolas"/>
                <w:color w:val="0000FF"/>
                <w:sz w:val="19"/>
                <w:szCs w:val="19"/>
                <w:highlight w:val="white"/>
              </w:rPr>
            </w:rPrChange>
          </w:rPr>
          <w:t>int</w:t>
        </w:r>
        <w:r w:rsidRPr="00ED0DEE">
          <w:rPr>
            <w:sz w:val="24"/>
            <w:szCs w:val="24"/>
            <w:rPrChange w:id="1046" w:author="Ron Gal" w:date="2017-03-04T14:30:00Z">
              <w:rPr>
                <w:rFonts w:ascii="Consolas" w:hAnsi="Consolas" w:cs="Consolas"/>
                <w:sz w:val="19"/>
                <w:szCs w:val="19"/>
                <w:highlight w:val="white"/>
              </w:rPr>
            </w:rPrChange>
          </w:rPr>
          <w:t xml:space="preserve"> vetId, </w:t>
        </w:r>
        <w:r w:rsidRPr="00ED0DEE">
          <w:rPr>
            <w:sz w:val="24"/>
            <w:szCs w:val="24"/>
            <w:rPrChange w:id="1047" w:author="Ron Gal" w:date="2017-03-04T14:30:00Z">
              <w:rPr>
                <w:rFonts w:ascii="Consolas" w:hAnsi="Consolas" w:cs="Consolas"/>
                <w:color w:val="0000FF"/>
                <w:sz w:val="19"/>
                <w:szCs w:val="19"/>
                <w:highlight w:val="white"/>
              </w:rPr>
            </w:rPrChange>
          </w:rPr>
          <w:t>int</w:t>
        </w:r>
        <w:r w:rsidRPr="00ED0DEE">
          <w:rPr>
            <w:sz w:val="24"/>
            <w:szCs w:val="24"/>
            <w:rPrChange w:id="1048" w:author="Ron Gal" w:date="2017-03-04T14:30:00Z">
              <w:rPr>
                <w:rFonts w:ascii="Consolas" w:hAnsi="Consolas" w:cs="Consolas"/>
                <w:sz w:val="19"/>
                <w:szCs w:val="19"/>
                <w:highlight w:val="white"/>
              </w:rPr>
            </w:rPrChange>
          </w:rPr>
          <w:t xml:space="preserve"> petId);</w:t>
        </w:r>
      </w:ins>
    </w:p>
    <w:p w:rsidR="00ED0DEE" w:rsidRPr="00ED0DEE" w:rsidRDefault="00ED0DEE">
      <w:pPr>
        <w:rPr>
          <w:ins w:id="1049" w:author="Ron Gal" w:date="2017-03-04T14:30:00Z"/>
          <w:sz w:val="24"/>
          <w:szCs w:val="24"/>
          <w:rPrChange w:id="1050" w:author="Ron Gal" w:date="2017-03-04T14:30:00Z">
            <w:rPr>
              <w:ins w:id="1051" w:author="Ron Gal" w:date="2017-03-04T14:30:00Z"/>
              <w:rFonts w:ascii="Consolas" w:hAnsi="Consolas" w:cs="Consolas"/>
              <w:sz w:val="19"/>
              <w:szCs w:val="19"/>
              <w:highlight w:val="white"/>
            </w:rPr>
          </w:rPrChange>
        </w:rPr>
        <w:pPrChange w:id="1052" w:author="Ron Gal" w:date="2017-03-04T14:30:00Z">
          <w:pPr>
            <w:autoSpaceDE w:val="0"/>
            <w:autoSpaceDN w:val="0"/>
            <w:adjustRightInd w:val="0"/>
            <w:spacing w:line="240" w:lineRule="auto"/>
          </w:pPr>
        </w:pPrChange>
      </w:pPr>
      <w:ins w:id="1053" w:author="Ron Gal" w:date="2017-03-04T14:30:00Z">
        <w:r w:rsidRPr="00ED0DEE">
          <w:rPr>
            <w:sz w:val="24"/>
            <w:szCs w:val="24"/>
            <w:rPrChange w:id="1054" w:author="Ron Gal" w:date="2017-03-04T14:30:00Z">
              <w:rPr>
                <w:rFonts w:ascii="Consolas" w:hAnsi="Consolas" w:cs="Consolas"/>
                <w:sz w:val="19"/>
                <w:szCs w:val="19"/>
                <w:highlight w:val="white"/>
              </w:rPr>
            </w:rPrChange>
          </w:rPr>
          <w:t xml:space="preserve">        </w:t>
        </w:r>
        <w:r w:rsidRPr="00ED0DEE">
          <w:rPr>
            <w:sz w:val="24"/>
            <w:szCs w:val="24"/>
            <w:rPrChange w:id="1055" w:author="Ron Gal" w:date="2017-03-04T14:30:00Z">
              <w:rPr>
                <w:rFonts w:ascii="Consolas" w:hAnsi="Consolas" w:cs="Consolas"/>
                <w:color w:val="0000FF"/>
                <w:sz w:val="19"/>
                <w:szCs w:val="19"/>
                <w:highlight w:val="white"/>
              </w:rPr>
            </w:rPrChange>
          </w:rPr>
          <w:t>void</w:t>
        </w:r>
        <w:r w:rsidRPr="00ED0DEE">
          <w:rPr>
            <w:sz w:val="24"/>
            <w:szCs w:val="24"/>
            <w:rPrChange w:id="1056" w:author="Ron Gal" w:date="2017-03-04T14:30:00Z">
              <w:rPr>
                <w:rFonts w:ascii="Consolas" w:hAnsi="Consolas" w:cs="Consolas"/>
                <w:sz w:val="19"/>
                <w:szCs w:val="19"/>
                <w:highlight w:val="white"/>
              </w:rPr>
            </w:rPrChange>
          </w:rPr>
          <w:t xml:space="preserve"> Update(</w:t>
        </w:r>
        <w:r w:rsidRPr="00ED0DEE">
          <w:rPr>
            <w:sz w:val="24"/>
            <w:szCs w:val="24"/>
            <w:rPrChange w:id="1057" w:author="Ron Gal" w:date="2017-03-04T14:30:00Z">
              <w:rPr>
                <w:rFonts w:ascii="Consolas" w:hAnsi="Consolas" w:cs="Consolas"/>
                <w:color w:val="0000FF"/>
                <w:sz w:val="19"/>
                <w:szCs w:val="19"/>
                <w:highlight w:val="white"/>
              </w:rPr>
            </w:rPrChange>
          </w:rPr>
          <w:t>int</w:t>
        </w:r>
        <w:r w:rsidRPr="00ED0DEE">
          <w:rPr>
            <w:sz w:val="24"/>
            <w:szCs w:val="24"/>
            <w:rPrChange w:id="1058" w:author="Ron Gal" w:date="2017-03-04T14:30:00Z">
              <w:rPr>
                <w:rFonts w:ascii="Consolas" w:hAnsi="Consolas" w:cs="Consolas"/>
                <w:sz w:val="19"/>
                <w:szCs w:val="19"/>
                <w:highlight w:val="white"/>
              </w:rPr>
            </w:rPrChange>
          </w:rPr>
          <w:t xml:space="preserve"> animalId, Domain.</w:t>
        </w:r>
        <w:r w:rsidRPr="00ED0DEE">
          <w:rPr>
            <w:sz w:val="24"/>
            <w:szCs w:val="24"/>
            <w:rPrChange w:id="1059" w:author="Ron Gal" w:date="2017-03-04T14:30:00Z">
              <w:rPr>
                <w:rFonts w:ascii="Consolas" w:hAnsi="Consolas" w:cs="Consolas"/>
                <w:color w:val="2B91AF"/>
                <w:sz w:val="19"/>
                <w:szCs w:val="19"/>
                <w:highlight w:val="white"/>
              </w:rPr>
            </w:rPrChange>
          </w:rPr>
          <w:t>Animal</w:t>
        </w:r>
        <w:r w:rsidRPr="00ED0DEE">
          <w:rPr>
            <w:sz w:val="24"/>
            <w:szCs w:val="24"/>
            <w:rPrChange w:id="1060" w:author="Ron Gal" w:date="2017-03-04T14:30:00Z">
              <w:rPr>
                <w:rFonts w:ascii="Consolas" w:hAnsi="Consolas" w:cs="Consolas"/>
                <w:sz w:val="19"/>
                <w:szCs w:val="19"/>
                <w:highlight w:val="white"/>
              </w:rPr>
            </w:rPrChange>
          </w:rPr>
          <w:t xml:space="preserve"> animal);</w:t>
        </w:r>
      </w:ins>
    </w:p>
    <w:p w:rsidR="00ED0DEE" w:rsidRPr="00ED0DEE" w:rsidRDefault="00ED0DEE">
      <w:pPr>
        <w:rPr>
          <w:ins w:id="1061" w:author="Ron Gal" w:date="2017-03-04T14:30:00Z"/>
          <w:sz w:val="24"/>
          <w:szCs w:val="24"/>
          <w:rPrChange w:id="1062" w:author="Ron Gal" w:date="2017-03-04T14:30:00Z">
            <w:rPr>
              <w:ins w:id="1063" w:author="Ron Gal" w:date="2017-03-04T14:30:00Z"/>
              <w:rFonts w:ascii="Consolas" w:hAnsi="Consolas" w:cs="Consolas"/>
              <w:sz w:val="19"/>
              <w:szCs w:val="19"/>
              <w:highlight w:val="white"/>
            </w:rPr>
          </w:rPrChange>
        </w:rPr>
        <w:pPrChange w:id="1064" w:author="Ron Gal" w:date="2017-03-04T14:30:00Z">
          <w:pPr>
            <w:autoSpaceDE w:val="0"/>
            <w:autoSpaceDN w:val="0"/>
            <w:adjustRightInd w:val="0"/>
            <w:spacing w:line="240" w:lineRule="auto"/>
          </w:pPr>
        </w:pPrChange>
      </w:pPr>
      <w:ins w:id="1065" w:author="Ron Gal" w:date="2017-03-04T14:30:00Z">
        <w:r w:rsidRPr="00ED0DEE">
          <w:rPr>
            <w:sz w:val="24"/>
            <w:szCs w:val="24"/>
            <w:rPrChange w:id="1066" w:author="Ron Gal" w:date="2017-03-04T14:30:00Z">
              <w:rPr>
                <w:rFonts w:ascii="Consolas" w:hAnsi="Consolas" w:cs="Consolas"/>
                <w:sz w:val="19"/>
                <w:szCs w:val="19"/>
                <w:highlight w:val="white"/>
              </w:rPr>
            </w:rPrChange>
          </w:rPr>
          <w:t xml:space="preserve">        </w:t>
        </w:r>
        <w:r w:rsidRPr="00ED0DEE">
          <w:rPr>
            <w:sz w:val="24"/>
            <w:szCs w:val="24"/>
            <w:rPrChange w:id="1067" w:author="Ron Gal" w:date="2017-03-04T14:30:00Z">
              <w:rPr>
                <w:rFonts w:ascii="Consolas" w:hAnsi="Consolas" w:cs="Consolas"/>
                <w:color w:val="2B91AF"/>
                <w:sz w:val="19"/>
                <w:szCs w:val="19"/>
                <w:highlight w:val="white"/>
              </w:rPr>
            </w:rPrChange>
          </w:rPr>
          <w:t xml:space="preserve">IQueryable&lt;Domain.Animal&gt; </w:t>
        </w:r>
        <w:r w:rsidRPr="00ED0DEE">
          <w:rPr>
            <w:sz w:val="24"/>
            <w:szCs w:val="24"/>
            <w:rPrChange w:id="1068" w:author="Ron Gal" w:date="2017-03-04T14:30:00Z">
              <w:rPr>
                <w:rFonts w:ascii="Consolas" w:hAnsi="Consolas" w:cs="Consolas"/>
                <w:sz w:val="19"/>
                <w:szCs w:val="19"/>
                <w:highlight w:val="white"/>
              </w:rPr>
            </w:rPrChange>
          </w:rPr>
          <w:t>Query();</w:t>
        </w:r>
      </w:ins>
    </w:p>
    <w:p w:rsidR="00481634" w:rsidRPr="00ED0DEE" w:rsidDel="00ED0DEE" w:rsidRDefault="00ED0DEE">
      <w:pPr>
        <w:rPr>
          <w:del w:id="1069" w:author="Ron Gal" w:date="2017-03-04T14:30:00Z"/>
          <w:sz w:val="24"/>
          <w:szCs w:val="24"/>
          <w:rPrChange w:id="1070" w:author="Ron Gal" w:date="2017-03-04T14:30:00Z">
            <w:rPr>
              <w:del w:id="1071" w:author="Ron Gal" w:date="2017-03-04T14:30:00Z"/>
            </w:rPr>
          </w:rPrChange>
        </w:rPr>
      </w:pPr>
      <w:ins w:id="1072" w:author="Ron Gal" w:date="2017-03-04T14:30:00Z">
        <w:r w:rsidRPr="00ED0DEE">
          <w:rPr>
            <w:sz w:val="24"/>
            <w:szCs w:val="24"/>
            <w:rPrChange w:id="1073" w:author="Ron Gal" w:date="2017-03-04T14:30:00Z">
              <w:rPr>
                <w:rFonts w:ascii="Consolas" w:hAnsi="Consolas" w:cs="Consolas"/>
                <w:sz w:val="19"/>
                <w:szCs w:val="19"/>
                <w:highlight w:val="white"/>
              </w:rPr>
            </w:rPrChange>
          </w:rPr>
          <w:t xml:space="preserve">        </w:t>
        </w:r>
        <w:r w:rsidRPr="00ED0DEE">
          <w:rPr>
            <w:sz w:val="24"/>
            <w:szCs w:val="24"/>
            <w:rPrChange w:id="1074" w:author="Ron Gal" w:date="2017-03-04T14:30:00Z">
              <w:rPr>
                <w:rFonts w:ascii="Consolas" w:hAnsi="Consolas" w:cs="Consolas"/>
                <w:color w:val="2B91AF"/>
                <w:sz w:val="19"/>
                <w:szCs w:val="19"/>
                <w:highlight w:val="white"/>
              </w:rPr>
            </w:rPrChange>
          </w:rPr>
          <w:t xml:space="preserve">List&lt;Animal&gt; </w:t>
        </w:r>
        <w:r w:rsidRPr="00ED0DEE">
          <w:rPr>
            <w:sz w:val="24"/>
            <w:szCs w:val="24"/>
            <w:rPrChange w:id="1075" w:author="Ron Gal" w:date="2017-03-04T14:30:00Z">
              <w:rPr>
                <w:rFonts w:ascii="Consolas" w:hAnsi="Consolas" w:cs="Consolas"/>
                <w:sz w:val="19"/>
                <w:szCs w:val="19"/>
                <w:highlight w:val="white"/>
              </w:rPr>
            </w:rPrChange>
          </w:rPr>
          <w:t>Search(</w:t>
        </w:r>
        <w:r w:rsidRPr="00ED0DEE">
          <w:rPr>
            <w:sz w:val="24"/>
            <w:szCs w:val="24"/>
            <w:rPrChange w:id="1076" w:author="Ron Gal" w:date="2017-03-04T14:30:00Z">
              <w:rPr>
                <w:rFonts w:ascii="Consolas" w:hAnsi="Consolas" w:cs="Consolas"/>
                <w:color w:val="0000FF"/>
                <w:sz w:val="19"/>
                <w:szCs w:val="19"/>
                <w:highlight w:val="white"/>
              </w:rPr>
            </w:rPrChange>
          </w:rPr>
          <w:t>int</w:t>
        </w:r>
        <w:r w:rsidRPr="00ED0DEE">
          <w:rPr>
            <w:sz w:val="24"/>
            <w:szCs w:val="24"/>
            <w:rPrChange w:id="1077" w:author="Ron Gal" w:date="2017-03-04T14:30:00Z">
              <w:rPr>
                <w:rFonts w:ascii="Consolas" w:hAnsi="Consolas" w:cs="Consolas"/>
                <w:sz w:val="19"/>
                <w:szCs w:val="19"/>
                <w:highlight w:val="white"/>
              </w:rPr>
            </w:rPrChange>
          </w:rPr>
          <w:t xml:space="preserve"> doctorId, </w:t>
        </w:r>
        <w:r w:rsidRPr="00ED0DEE">
          <w:rPr>
            <w:sz w:val="24"/>
            <w:szCs w:val="24"/>
            <w:rPrChange w:id="1078" w:author="Ron Gal" w:date="2017-03-04T14:30:00Z">
              <w:rPr>
                <w:rFonts w:ascii="Consolas" w:hAnsi="Consolas" w:cs="Consolas"/>
                <w:color w:val="0000FF"/>
                <w:sz w:val="19"/>
                <w:szCs w:val="19"/>
                <w:highlight w:val="white"/>
              </w:rPr>
            </w:rPrChange>
          </w:rPr>
          <w:t>int</w:t>
        </w:r>
        <w:r w:rsidRPr="00ED0DEE">
          <w:rPr>
            <w:sz w:val="24"/>
            <w:szCs w:val="24"/>
            <w:rPrChange w:id="1079" w:author="Ron Gal" w:date="2017-03-04T14:30:00Z">
              <w:rPr>
                <w:rFonts w:ascii="Consolas" w:hAnsi="Consolas" w:cs="Consolas"/>
                <w:sz w:val="19"/>
                <w:szCs w:val="19"/>
                <w:highlight w:val="white"/>
              </w:rPr>
            </w:rPrChange>
          </w:rPr>
          <w:t xml:space="preserve"> ownerId, </w:t>
        </w:r>
        <w:r w:rsidRPr="00ED0DEE">
          <w:rPr>
            <w:sz w:val="24"/>
            <w:szCs w:val="24"/>
            <w:rPrChange w:id="1080" w:author="Ron Gal" w:date="2017-03-04T14:30:00Z">
              <w:rPr>
                <w:rFonts w:ascii="Consolas" w:hAnsi="Consolas" w:cs="Consolas"/>
                <w:color w:val="0000FF"/>
                <w:sz w:val="19"/>
                <w:szCs w:val="19"/>
                <w:highlight w:val="white"/>
              </w:rPr>
            </w:rPrChange>
          </w:rPr>
          <w:t>int</w:t>
        </w:r>
        <w:r w:rsidRPr="00ED0DEE">
          <w:rPr>
            <w:sz w:val="24"/>
            <w:szCs w:val="24"/>
            <w:rPrChange w:id="1081" w:author="Ron Gal" w:date="2017-03-04T14:30:00Z">
              <w:rPr>
                <w:rFonts w:ascii="Consolas" w:hAnsi="Consolas" w:cs="Consolas"/>
                <w:sz w:val="19"/>
                <w:szCs w:val="19"/>
                <w:highlight w:val="white"/>
              </w:rPr>
            </w:rPrChange>
          </w:rPr>
          <w:t xml:space="preserve">? id, </w:t>
        </w:r>
        <w:r w:rsidRPr="00ED0DEE">
          <w:rPr>
            <w:sz w:val="24"/>
            <w:szCs w:val="24"/>
            <w:rPrChange w:id="1082" w:author="Ron Gal" w:date="2017-03-04T14:30:00Z">
              <w:rPr>
                <w:rFonts w:ascii="Consolas" w:hAnsi="Consolas" w:cs="Consolas"/>
                <w:color w:val="0000FF"/>
                <w:sz w:val="19"/>
                <w:szCs w:val="19"/>
                <w:highlight w:val="white"/>
              </w:rPr>
            </w:rPrChange>
          </w:rPr>
          <w:t>string</w:t>
        </w:r>
        <w:r w:rsidRPr="00ED0DEE">
          <w:rPr>
            <w:sz w:val="24"/>
            <w:szCs w:val="24"/>
            <w:rPrChange w:id="1083" w:author="Ron Gal" w:date="2017-03-04T14:30:00Z">
              <w:rPr>
                <w:rFonts w:ascii="Consolas" w:hAnsi="Consolas" w:cs="Consolas"/>
                <w:sz w:val="19"/>
                <w:szCs w:val="19"/>
                <w:highlight w:val="white"/>
              </w:rPr>
            </w:rPrChange>
          </w:rPr>
          <w:t xml:space="preserve"> animalName, </w:t>
        </w:r>
        <w:r w:rsidRPr="00ED0DEE">
          <w:rPr>
            <w:sz w:val="24"/>
            <w:szCs w:val="24"/>
            <w:rPrChange w:id="1084" w:author="Ron Gal" w:date="2017-03-04T14:30:00Z">
              <w:rPr>
                <w:rFonts w:ascii="Consolas" w:hAnsi="Consolas" w:cs="Consolas"/>
                <w:color w:val="0000FF"/>
                <w:sz w:val="19"/>
                <w:szCs w:val="19"/>
                <w:highlight w:val="white"/>
              </w:rPr>
            </w:rPrChange>
          </w:rPr>
          <w:t>string</w:t>
        </w:r>
        <w:r w:rsidRPr="00ED0DEE">
          <w:rPr>
            <w:sz w:val="24"/>
            <w:szCs w:val="24"/>
            <w:rPrChange w:id="1085" w:author="Ron Gal" w:date="2017-03-04T14:30:00Z">
              <w:rPr>
                <w:rFonts w:ascii="Consolas" w:hAnsi="Consolas" w:cs="Consolas"/>
                <w:sz w:val="19"/>
                <w:szCs w:val="19"/>
                <w:highlight w:val="white"/>
              </w:rPr>
            </w:rPrChange>
          </w:rPr>
          <w:t xml:space="preserve"> doctorName, </w:t>
        </w:r>
        <w:r w:rsidRPr="00ED0DEE">
          <w:rPr>
            <w:sz w:val="24"/>
            <w:szCs w:val="24"/>
            <w:rPrChange w:id="1086" w:author="Ron Gal" w:date="2017-03-04T14:30:00Z">
              <w:rPr>
                <w:rFonts w:ascii="Consolas" w:hAnsi="Consolas" w:cs="Consolas"/>
                <w:color w:val="0000FF"/>
                <w:sz w:val="19"/>
                <w:szCs w:val="19"/>
                <w:highlight w:val="white"/>
              </w:rPr>
            </w:rPrChange>
          </w:rPr>
          <w:t>string</w:t>
        </w:r>
        <w:r w:rsidRPr="00ED0DEE">
          <w:rPr>
            <w:sz w:val="24"/>
            <w:szCs w:val="24"/>
            <w:rPrChange w:id="1087" w:author="Ron Gal" w:date="2017-03-04T14:30:00Z">
              <w:rPr>
                <w:rFonts w:ascii="Consolas" w:hAnsi="Consolas" w:cs="Consolas"/>
                <w:sz w:val="19"/>
                <w:szCs w:val="19"/>
                <w:highlight w:val="white"/>
              </w:rPr>
            </w:rPrChange>
          </w:rPr>
          <w:t xml:space="preserve"> ownerName, </w:t>
        </w:r>
        <w:r w:rsidRPr="00ED0DEE">
          <w:rPr>
            <w:sz w:val="24"/>
            <w:szCs w:val="24"/>
            <w:rPrChange w:id="1088" w:author="Ron Gal" w:date="2017-03-04T14:30:00Z">
              <w:rPr>
                <w:rFonts w:ascii="Consolas" w:hAnsi="Consolas" w:cs="Consolas"/>
                <w:color w:val="0000FF"/>
                <w:sz w:val="19"/>
                <w:szCs w:val="19"/>
                <w:highlight w:val="white"/>
              </w:rPr>
            </w:rPrChange>
          </w:rPr>
          <w:t>int</w:t>
        </w:r>
        <w:r w:rsidRPr="00ED0DEE">
          <w:rPr>
            <w:sz w:val="24"/>
            <w:szCs w:val="24"/>
            <w:rPrChange w:id="1089" w:author="Ron Gal" w:date="2017-03-04T14:30:00Z">
              <w:rPr>
                <w:rFonts w:ascii="Consolas" w:hAnsi="Consolas" w:cs="Consolas"/>
                <w:sz w:val="19"/>
                <w:szCs w:val="19"/>
                <w:highlight w:val="white"/>
              </w:rPr>
            </w:rPrChange>
          </w:rPr>
          <w:t xml:space="preserve">? type, </w:t>
        </w:r>
        <w:r w:rsidRPr="00ED0DEE">
          <w:rPr>
            <w:sz w:val="24"/>
            <w:szCs w:val="24"/>
            <w:rPrChange w:id="1090" w:author="Ron Gal" w:date="2017-03-04T14:30:00Z">
              <w:rPr>
                <w:rFonts w:ascii="Consolas" w:hAnsi="Consolas" w:cs="Consolas"/>
                <w:color w:val="0000FF"/>
                <w:sz w:val="19"/>
                <w:szCs w:val="19"/>
                <w:highlight w:val="white"/>
              </w:rPr>
            </w:rPrChange>
          </w:rPr>
          <w:t>int</w:t>
        </w:r>
        <w:r w:rsidRPr="00ED0DEE">
          <w:rPr>
            <w:sz w:val="24"/>
            <w:szCs w:val="24"/>
            <w:rPrChange w:id="1091" w:author="Ron Gal" w:date="2017-03-04T14:30:00Z">
              <w:rPr>
                <w:rFonts w:ascii="Consolas" w:hAnsi="Consolas" w:cs="Consolas"/>
                <w:sz w:val="19"/>
                <w:szCs w:val="19"/>
                <w:highlight w:val="white"/>
              </w:rPr>
            </w:rPrChange>
          </w:rPr>
          <w:t>? gender);</w:t>
        </w:r>
        <w:r w:rsidDel="00ED0DEE">
          <w:rPr>
            <w:sz w:val="24"/>
            <w:szCs w:val="24"/>
          </w:rPr>
          <w:t xml:space="preserve"> </w:t>
        </w:r>
      </w:ins>
      <w:del w:id="1092" w:author="Ron Gal" w:date="2017-03-04T14:30:00Z">
        <w:r w:rsidR="00471D70" w:rsidDel="00ED0DEE">
          <w:rPr>
            <w:sz w:val="24"/>
            <w:szCs w:val="24"/>
          </w:rPr>
          <w:delText>IEnumerable&lt;DTOs.Customer&gt; Search(string firstName, string lastName, int? minAge, int? maxAge, int? region, int? customerId);</w:delText>
        </w:r>
      </w:del>
    </w:p>
    <w:p w:rsidR="00481634" w:rsidRPr="00ED0DEE" w:rsidDel="00ED0DEE" w:rsidRDefault="00481634">
      <w:pPr>
        <w:rPr>
          <w:del w:id="1093" w:author="Ron Gal" w:date="2017-03-04T14:30:00Z"/>
          <w:sz w:val="24"/>
          <w:szCs w:val="24"/>
          <w:rPrChange w:id="1094" w:author="Ron Gal" w:date="2017-03-04T14:30:00Z">
            <w:rPr>
              <w:del w:id="1095" w:author="Ron Gal" w:date="2017-03-04T14:30:00Z"/>
            </w:rPr>
          </w:rPrChange>
        </w:rPr>
      </w:pPr>
    </w:p>
    <w:p w:rsidR="00481634" w:rsidRPr="00ED0DEE" w:rsidDel="00ED0DEE" w:rsidRDefault="00471D70">
      <w:pPr>
        <w:rPr>
          <w:del w:id="1096" w:author="Ron Gal" w:date="2017-03-04T14:30:00Z"/>
          <w:sz w:val="24"/>
          <w:szCs w:val="24"/>
          <w:rPrChange w:id="1097" w:author="Ron Gal" w:date="2017-03-04T14:30:00Z">
            <w:rPr>
              <w:del w:id="1098" w:author="Ron Gal" w:date="2017-03-04T14:30:00Z"/>
            </w:rPr>
          </w:rPrChange>
        </w:rPr>
      </w:pPr>
      <w:del w:id="1099" w:author="Ron Gal" w:date="2017-03-04T14:30:00Z">
        <w:r w:rsidDel="00ED0DEE">
          <w:rPr>
            <w:sz w:val="24"/>
            <w:szCs w:val="24"/>
          </w:rPr>
          <w:delText>DTOs.Customer GetCustomer(int id);</w:delText>
        </w:r>
      </w:del>
    </w:p>
    <w:p w:rsidR="00481634" w:rsidRPr="00ED0DEE" w:rsidDel="00ED0DEE" w:rsidRDefault="00481634">
      <w:pPr>
        <w:rPr>
          <w:del w:id="1100" w:author="Ron Gal" w:date="2017-03-04T14:30:00Z"/>
          <w:sz w:val="24"/>
          <w:szCs w:val="24"/>
          <w:rPrChange w:id="1101" w:author="Ron Gal" w:date="2017-03-04T14:30:00Z">
            <w:rPr>
              <w:del w:id="1102" w:author="Ron Gal" w:date="2017-03-04T14:30:00Z"/>
            </w:rPr>
          </w:rPrChange>
        </w:rPr>
      </w:pPr>
    </w:p>
    <w:p w:rsidR="00481634" w:rsidRPr="00ED0DEE" w:rsidDel="00ED0DEE" w:rsidRDefault="00471D70">
      <w:pPr>
        <w:rPr>
          <w:del w:id="1103" w:author="Ron Gal" w:date="2017-03-04T14:30:00Z"/>
          <w:sz w:val="24"/>
          <w:szCs w:val="24"/>
          <w:rPrChange w:id="1104" w:author="Ron Gal" w:date="2017-03-04T14:30:00Z">
            <w:rPr>
              <w:del w:id="1105" w:author="Ron Gal" w:date="2017-03-04T14:30:00Z"/>
            </w:rPr>
          </w:rPrChange>
        </w:rPr>
      </w:pPr>
      <w:del w:id="1106" w:author="Ron Gal" w:date="2017-03-04T14:30:00Z">
        <w:r w:rsidDel="00ED0DEE">
          <w:rPr>
            <w:sz w:val="24"/>
            <w:szCs w:val="24"/>
          </w:rPr>
          <w:delText>DTOs.Customer Save(DTOs.Customer customer);</w:delText>
        </w:r>
      </w:del>
    </w:p>
    <w:p w:rsidR="00481634" w:rsidRPr="00ED0DEE" w:rsidDel="00ED0DEE" w:rsidRDefault="00481634">
      <w:pPr>
        <w:rPr>
          <w:del w:id="1107" w:author="Ron Gal" w:date="2017-03-04T14:30:00Z"/>
          <w:sz w:val="24"/>
          <w:szCs w:val="24"/>
          <w:rPrChange w:id="1108" w:author="Ron Gal" w:date="2017-03-04T14:30:00Z">
            <w:rPr>
              <w:del w:id="1109" w:author="Ron Gal" w:date="2017-03-04T14:30:00Z"/>
            </w:rPr>
          </w:rPrChange>
        </w:rPr>
      </w:pPr>
    </w:p>
    <w:p w:rsidR="00481634" w:rsidRPr="00ED0DEE" w:rsidDel="00ED0DEE" w:rsidRDefault="00471D70">
      <w:pPr>
        <w:rPr>
          <w:del w:id="1110" w:author="Ron Gal" w:date="2017-03-04T14:30:00Z"/>
          <w:sz w:val="24"/>
          <w:szCs w:val="24"/>
          <w:rPrChange w:id="1111" w:author="Ron Gal" w:date="2017-03-04T14:30:00Z">
            <w:rPr>
              <w:del w:id="1112" w:author="Ron Gal" w:date="2017-03-04T14:30:00Z"/>
            </w:rPr>
          </w:rPrChange>
        </w:rPr>
      </w:pPr>
      <w:del w:id="1113" w:author="Ron Gal" w:date="2017-03-04T14:30:00Z">
        <w:r w:rsidDel="00ED0DEE">
          <w:rPr>
            <w:sz w:val="24"/>
            <w:szCs w:val="24"/>
          </w:rPr>
          <w:delText>DTOs.Customer Update(int id, DTOs.Customer customer);</w:delText>
        </w:r>
      </w:del>
    </w:p>
    <w:p w:rsidR="00481634" w:rsidRPr="00ED0DEE" w:rsidDel="00ED0DEE" w:rsidRDefault="00481634">
      <w:pPr>
        <w:rPr>
          <w:del w:id="1114" w:author="Ron Gal" w:date="2017-03-04T14:30:00Z"/>
          <w:sz w:val="24"/>
          <w:szCs w:val="24"/>
          <w:rPrChange w:id="1115" w:author="Ron Gal" w:date="2017-03-04T14:30:00Z">
            <w:rPr>
              <w:del w:id="1116" w:author="Ron Gal" w:date="2017-03-04T14:30:00Z"/>
            </w:rPr>
          </w:rPrChange>
        </w:rPr>
      </w:pPr>
    </w:p>
    <w:p w:rsidR="00481634" w:rsidRPr="00ED0DEE" w:rsidDel="00ED0DEE" w:rsidRDefault="00471D70">
      <w:pPr>
        <w:rPr>
          <w:del w:id="1117" w:author="Ron Gal" w:date="2017-03-04T14:30:00Z"/>
          <w:sz w:val="24"/>
          <w:szCs w:val="24"/>
          <w:rPrChange w:id="1118" w:author="Ron Gal" w:date="2017-03-04T14:30:00Z">
            <w:rPr>
              <w:del w:id="1119" w:author="Ron Gal" w:date="2017-03-04T14:30:00Z"/>
            </w:rPr>
          </w:rPrChange>
        </w:rPr>
      </w:pPr>
      <w:del w:id="1120" w:author="Ron Gal" w:date="2017-03-04T14:30:00Z">
        <w:r w:rsidDel="00ED0DEE">
          <w:rPr>
            <w:sz w:val="24"/>
            <w:szCs w:val="24"/>
          </w:rPr>
          <w:delText>bool Exists(string username);</w:delText>
        </w:r>
      </w:del>
    </w:p>
    <w:p w:rsidR="00481634" w:rsidRPr="00ED0DEE" w:rsidRDefault="00481634">
      <w:pPr>
        <w:rPr>
          <w:sz w:val="24"/>
          <w:szCs w:val="24"/>
          <w:rPrChange w:id="1121" w:author="Ron Gal" w:date="2017-03-04T14:30:00Z">
            <w:rPr/>
          </w:rPrChange>
        </w:rPr>
        <w:pPrChange w:id="1122" w:author="Ron Gal" w:date="2017-03-04T14:30:00Z">
          <w:pPr>
            <w:bidi/>
          </w:pPr>
        </w:pPrChange>
      </w:pPr>
    </w:p>
    <w:p w:rsidR="00481634" w:rsidRDefault="00471D70" w:rsidP="00ED0DEE">
      <w:pPr>
        <w:bidi/>
      </w:pPr>
      <w:r>
        <w:rPr>
          <w:b/>
          <w:sz w:val="24"/>
          <w:szCs w:val="24"/>
          <w:rtl/>
        </w:rPr>
        <w:t xml:space="preserve">מחלקת </w:t>
      </w:r>
      <w:ins w:id="1123" w:author="Ron Gal" w:date="2017-03-04T14:35:00Z">
        <w:r w:rsidR="00ED0DEE" w:rsidRPr="00ED0DEE">
          <w:rPr>
            <w:b/>
            <w:sz w:val="24"/>
            <w:szCs w:val="24"/>
            <w:rPrChange w:id="1124" w:author="Ron Gal" w:date="2017-03-04T14:37:00Z">
              <w:rPr>
                <w:rFonts w:ascii="Consolas" w:hAnsi="Consolas" w:cs="Consolas"/>
                <w:color w:val="2B91AF"/>
                <w:sz w:val="19"/>
                <w:szCs w:val="19"/>
                <w:highlight w:val="white"/>
              </w:rPr>
            </w:rPrChange>
          </w:rPr>
          <w:t>DecodesDao</w:t>
        </w:r>
        <w:r w:rsidR="00ED0DEE" w:rsidDel="00ED0DEE">
          <w:rPr>
            <w:b/>
            <w:sz w:val="24"/>
            <w:szCs w:val="24"/>
          </w:rPr>
          <w:t xml:space="preserve"> </w:t>
        </w:r>
      </w:ins>
      <w:del w:id="1125" w:author="Ron Gal" w:date="2017-03-04T14:35:00Z">
        <w:r w:rsidDel="00ED0DEE">
          <w:rPr>
            <w:b/>
            <w:sz w:val="24"/>
            <w:szCs w:val="24"/>
          </w:rPr>
          <w:delText>EmployeesQueryProcessor</w:delText>
        </w:r>
      </w:del>
    </w:p>
    <w:p w:rsidR="00481634" w:rsidRDefault="00471D70">
      <w:pPr>
        <w:bidi/>
        <w:pPrChange w:id="1126" w:author="Ron Gal" w:date="2017-03-04T14:36:00Z">
          <w:pPr>
            <w:bidi/>
          </w:pPr>
        </w:pPrChange>
      </w:pPr>
      <w:r>
        <w:rPr>
          <w:sz w:val="24"/>
          <w:szCs w:val="24"/>
          <w:rtl/>
        </w:rPr>
        <w:t xml:space="preserve">מחלקה זו אחראית על </w:t>
      </w:r>
      <w:del w:id="1127" w:author="Ron Gal" w:date="2017-03-04T14:35:00Z">
        <w:r w:rsidDel="00ED0DEE">
          <w:rPr>
            <w:sz w:val="24"/>
            <w:szCs w:val="24"/>
            <w:rtl/>
          </w:rPr>
          <w:delText>ישות העובד</w:delText>
        </w:r>
      </w:del>
      <w:ins w:id="1128" w:author="Ron Gal" w:date="2017-03-04T14:35:00Z">
        <w:r w:rsidR="00ED0DEE">
          <w:rPr>
            <w:rFonts w:hint="cs"/>
            <w:sz w:val="24"/>
            <w:szCs w:val="24"/>
            <w:rtl/>
          </w:rPr>
          <w:t>כל טבלאות הפענוח</w:t>
        </w:r>
      </w:ins>
      <w:r>
        <w:rPr>
          <w:sz w:val="24"/>
          <w:szCs w:val="24"/>
          <w:rtl/>
        </w:rPr>
        <w:t xml:space="preserve">. מחלקה זו </w:t>
      </w:r>
      <w:del w:id="1129" w:author="Ron Gal" w:date="2017-03-04T14:35:00Z">
        <w:r w:rsidDel="00ED0DEE">
          <w:rPr>
            <w:sz w:val="24"/>
            <w:szCs w:val="24"/>
            <w:rtl/>
          </w:rPr>
          <w:delText>יורשת מ&lt;</w:delText>
        </w:r>
        <w:r w:rsidDel="00ED0DEE">
          <w:rPr>
            <w:sz w:val="24"/>
            <w:szCs w:val="24"/>
          </w:rPr>
          <w:delText>DBAccessBase&lt;Employee</w:delText>
        </w:r>
        <w:r w:rsidDel="00ED0DEE">
          <w:rPr>
            <w:sz w:val="24"/>
            <w:szCs w:val="24"/>
            <w:rtl/>
          </w:rPr>
          <w:delText xml:space="preserve"> ו</w:delText>
        </w:r>
      </w:del>
      <w:r>
        <w:rPr>
          <w:sz w:val="24"/>
          <w:szCs w:val="24"/>
          <w:rtl/>
        </w:rPr>
        <w:t xml:space="preserve">מממשת את הממשק </w:t>
      </w:r>
      <w:ins w:id="1130" w:author="Ron Gal" w:date="2017-03-04T14:35:00Z">
        <w:r w:rsidR="00ED0DEE" w:rsidRPr="00ED0DEE">
          <w:rPr>
            <w:sz w:val="24"/>
            <w:szCs w:val="24"/>
            <w:rPrChange w:id="1131" w:author="Ron Gal" w:date="2017-03-04T14:37:00Z">
              <w:rPr>
                <w:rFonts w:ascii="Consolas" w:hAnsi="Consolas" w:cs="Consolas"/>
                <w:color w:val="2B91AF"/>
                <w:sz w:val="19"/>
                <w:szCs w:val="19"/>
                <w:highlight w:val="white"/>
              </w:rPr>
            </w:rPrChange>
          </w:rPr>
          <w:t>IDecodesDao</w:t>
        </w:r>
        <w:r w:rsidR="00ED0DEE" w:rsidDel="00ED0DEE">
          <w:rPr>
            <w:sz w:val="24"/>
            <w:szCs w:val="24"/>
          </w:rPr>
          <w:t xml:space="preserve"> </w:t>
        </w:r>
      </w:ins>
      <w:del w:id="1132" w:author="Ron Gal" w:date="2017-03-04T14:35:00Z">
        <w:r w:rsidDel="00ED0DEE">
          <w:rPr>
            <w:sz w:val="24"/>
            <w:szCs w:val="24"/>
          </w:rPr>
          <w:delText>IEmployeesQueryProcessor</w:delText>
        </w:r>
      </w:del>
      <w:r>
        <w:rPr>
          <w:sz w:val="24"/>
          <w:szCs w:val="24"/>
          <w:rtl/>
        </w:rPr>
        <w:t xml:space="preserve">. </w:t>
      </w:r>
      <w:ins w:id="1133" w:author="Ron Gal" w:date="2017-03-04T14:35:00Z">
        <w:r w:rsidR="00ED0DEE">
          <w:rPr>
            <w:rFonts w:hint="cs"/>
            <w:sz w:val="24"/>
            <w:szCs w:val="24"/>
            <w:rtl/>
          </w:rPr>
          <w:t xml:space="preserve">המחלה מבצעת שליפות </w:t>
        </w:r>
      </w:ins>
      <w:del w:id="1134" w:author="Ron Gal" w:date="2017-03-04T14:36:00Z">
        <w:r w:rsidDel="00ED0DEE">
          <w:rPr>
            <w:sz w:val="24"/>
            <w:szCs w:val="24"/>
            <w:rtl/>
          </w:rPr>
          <w:delText>תבצע הכנסה, עדכון של עובדים במסד הנתונים</w:delText>
        </w:r>
      </w:del>
      <w:ins w:id="1135" w:author="Ron Gal" w:date="2017-03-04T14:36:00Z">
        <w:r w:rsidR="00ED0DEE">
          <w:rPr>
            <w:rFonts w:hint="cs"/>
            <w:sz w:val="24"/>
            <w:szCs w:val="24"/>
            <w:rtl/>
          </w:rPr>
          <w:t>מטבלאות הפיענוח השונות במערכת</w:t>
        </w:r>
      </w:ins>
      <w:r>
        <w:rPr>
          <w:sz w:val="24"/>
          <w:szCs w:val="24"/>
          <w:rtl/>
        </w:rPr>
        <w:t xml:space="preserve">. </w:t>
      </w:r>
      <w:del w:id="1136" w:author="Ron Gal" w:date="2017-03-04T14:36:00Z">
        <w:r w:rsidDel="00ED0DEE">
          <w:rPr>
            <w:sz w:val="24"/>
            <w:szCs w:val="24"/>
            <w:rtl/>
          </w:rPr>
          <w:delText xml:space="preserve">כמו כן מחלקה זו גם אחראית על החזרת העובדים ממסד הנתונים בהתאם לפרמטרים האפשרים ממסך חיפוש העובדים של מנהל. </w:delText>
        </w:r>
      </w:del>
      <w:r>
        <w:rPr>
          <w:sz w:val="24"/>
          <w:szCs w:val="24"/>
          <w:rtl/>
        </w:rPr>
        <w:t>המחלקה תכיל את הפעולות הבאות:</w:t>
      </w:r>
    </w:p>
    <w:p w:rsidR="00481634" w:rsidRDefault="00481634"/>
    <w:p w:rsidR="00ED0DEE" w:rsidRPr="00ED0DEE" w:rsidRDefault="00ED0DEE">
      <w:pPr>
        <w:rPr>
          <w:ins w:id="1137" w:author="Ron Gal" w:date="2017-03-04T14:37:00Z"/>
          <w:sz w:val="24"/>
          <w:szCs w:val="24"/>
          <w:rPrChange w:id="1138" w:author="Ron Gal" w:date="2017-03-04T14:37:00Z">
            <w:rPr>
              <w:ins w:id="1139" w:author="Ron Gal" w:date="2017-03-04T14:37:00Z"/>
              <w:rFonts w:ascii="Consolas" w:hAnsi="Consolas" w:cs="Consolas"/>
              <w:sz w:val="19"/>
              <w:szCs w:val="19"/>
              <w:highlight w:val="white"/>
            </w:rPr>
          </w:rPrChange>
        </w:rPr>
        <w:pPrChange w:id="1140" w:author="Ron Gal" w:date="2017-03-04T14:37:00Z">
          <w:pPr>
            <w:autoSpaceDE w:val="0"/>
            <w:autoSpaceDN w:val="0"/>
            <w:adjustRightInd w:val="0"/>
            <w:spacing w:line="240" w:lineRule="auto"/>
          </w:pPr>
        </w:pPrChange>
      </w:pPr>
      <w:ins w:id="1141" w:author="Ron Gal" w:date="2017-03-04T14:37:00Z">
        <w:r w:rsidRPr="00ED0DEE">
          <w:rPr>
            <w:sz w:val="24"/>
            <w:szCs w:val="24"/>
            <w:rPrChange w:id="1142" w:author="Ron Gal" w:date="2017-03-04T14:37:00Z">
              <w:rPr>
                <w:rFonts w:ascii="Consolas" w:hAnsi="Consolas" w:cs="Consolas"/>
                <w:sz w:val="19"/>
                <w:szCs w:val="19"/>
                <w:highlight w:val="white"/>
              </w:rPr>
            </w:rPrChange>
          </w:rPr>
          <w:t xml:space="preserve">        IEnumerable&lt;T&gt; Query&lt;T&gt;() </w:t>
        </w:r>
        <w:r w:rsidRPr="00ED0DEE">
          <w:rPr>
            <w:sz w:val="24"/>
            <w:szCs w:val="24"/>
            <w:rPrChange w:id="1143" w:author="Ron Gal" w:date="2017-03-04T14:37:00Z">
              <w:rPr>
                <w:rFonts w:ascii="Consolas" w:hAnsi="Consolas" w:cs="Consolas"/>
                <w:color w:val="0000FF"/>
                <w:sz w:val="19"/>
                <w:szCs w:val="19"/>
                <w:highlight w:val="white"/>
              </w:rPr>
            </w:rPrChange>
          </w:rPr>
          <w:t>where</w:t>
        </w:r>
        <w:r w:rsidRPr="00ED0DEE">
          <w:rPr>
            <w:sz w:val="24"/>
            <w:szCs w:val="24"/>
            <w:rPrChange w:id="1144" w:author="Ron Gal" w:date="2017-03-04T14:37:00Z">
              <w:rPr>
                <w:rFonts w:ascii="Consolas" w:hAnsi="Consolas" w:cs="Consolas"/>
                <w:sz w:val="19"/>
                <w:szCs w:val="19"/>
                <w:highlight w:val="white"/>
              </w:rPr>
            </w:rPrChange>
          </w:rPr>
          <w:t xml:space="preserve"> T : </w:t>
        </w:r>
        <w:r w:rsidRPr="00ED0DEE">
          <w:rPr>
            <w:sz w:val="24"/>
            <w:szCs w:val="24"/>
            <w:rPrChange w:id="1145" w:author="Ron Gal" w:date="2017-03-04T14:37:00Z">
              <w:rPr>
                <w:rFonts w:ascii="Consolas" w:hAnsi="Consolas" w:cs="Consolas"/>
                <w:color w:val="2B91AF"/>
                <w:sz w:val="19"/>
                <w:szCs w:val="19"/>
                <w:highlight w:val="white"/>
              </w:rPr>
            </w:rPrChange>
          </w:rPr>
          <w:t>Decode</w:t>
        </w:r>
        <w:r w:rsidRPr="00ED0DEE">
          <w:rPr>
            <w:sz w:val="24"/>
            <w:szCs w:val="24"/>
            <w:rPrChange w:id="1146" w:author="Ron Gal" w:date="2017-03-04T14:37:00Z">
              <w:rPr>
                <w:rFonts w:ascii="Consolas" w:hAnsi="Consolas" w:cs="Consolas"/>
                <w:sz w:val="19"/>
                <w:szCs w:val="19"/>
                <w:highlight w:val="white"/>
              </w:rPr>
            </w:rPrChange>
          </w:rPr>
          <w:t>;</w:t>
        </w:r>
      </w:ins>
    </w:p>
    <w:p w:rsidR="00ED0DEE" w:rsidRPr="00ED0DEE" w:rsidRDefault="00ED0DEE">
      <w:pPr>
        <w:rPr>
          <w:ins w:id="1147" w:author="Ron Gal" w:date="2017-03-04T14:37:00Z"/>
          <w:sz w:val="24"/>
          <w:szCs w:val="24"/>
          <w:rPrChange w:id="1148" w:author="Ron Gal" w:date="2017-03-04T14:37:00Z">
            <w:rPr>
              <w:ins w:id="1149" w:author="Ron Gal" w:date="2017-03-04T14:37:00Z"/>
              <w:rFonts w:ascii="Consolas" w:hAnsi="Consolas" w:cs="Consolas"/>
              <w:sz w:val="19"/>
              <w:szCs w:val="19"/>
              <w:highlight w:val="white"/>
            </w:rPr>
          </w:rPrChange>
        </w:rPr>
        <w:pPrChange w:id="1150" w:author="Ron Gal" w:date="2017-03-04T14:37:00Z">
          <w:pPr>
            <w:autoSpaceDE w:val="0"/>
            <w:autoSpaceDN w:val="0"/>
            <w:adjustRightInd w:val="0"/>
            <w:spacing w:line="240" w:lineRule="auto"/>
          </w:pPr>
        </w:pPrChange>
      </w:pPr>
      <w:ins w:id="1151" w:author="Ron Gal" w:date="2017-03-04T14:37:00Z">
        <w:r w:rsidRPr="00ED0DEE">
          <w:rPr>
            <w:sz w:val="24"/>
            <w:szCs w:val="24"/>
            <w:rPrChange w:id="1152" w:author="Ron Gal" w:date="2017-03-04T14:37:00Z">
              <w:rPr>
                <w:rFonts w:ascii="Consolas" w:hAnsi="Consolas" w:cs="Consolas"/>
                <w:sz w:val="19"/>
                <w:szCs w:val="19"/>
                <w:highlight w:val="white"/>
              </w:rPr>
            </w:rPrChange>
          </w:rPr>
          <w:t xml:space="preserve">        T Get&lt;T&gt;(</w:t>
        </w:r>
        <w:r w:rsidRPr="00ED0DEE">
          <w:rPr>
            <w:sz w:val="24"/>
            <w:szCs w:val="24"/>
            <w:rPrChange w:id="1153" w:author="Ron Gal" w:date="2017-03-04T14:37:00Z">
              <w:rPr>
                <w:rFonts w:ascii="Consolas" w:hAnsi="Consolas" w:cs="Consolas"/>
                <w:color w:val="0000FF"/>
                <w:sz w:val="19"/>
                <w:szCs w:val="19"/>
                <w:highlight w:val="white"/>
              </w:rPr>
            </w:rPrChange>
          </w:rPr>
          <w:t>string</w:t>
        </w:r>
        <w:r w:rsidRPr="00ED0DEE">
          <w:rPr>
            <w:sz w:val="24"/>
            <w:szCs w:val="24"/>
            <w:rPrChange w:id="1154" w:author="Ron Gal" w:date="2017-03-04T14:37:00Z">
              <w:rPr>
                <w:rFonts w:ascii="Consolas" w:hAnsi="Consolas" w:cs="Consolas"/>
                <w:sz w:val="19"/>
                <w:szCs w:val="19"/>
                <w:highlight w:val="white"/>
              </w:rPr>
            </w:rPrChange>
          </w:rPr>
          <w:t xml:space="preserve"> name) </w:t>
        </w:r>
        <w:r w:rsidRPr="00ED0DEE">
          <w:rPr>
            <w:sz w:val="24"/>
            <w:szCs w:val="24"/>
            <w:rPrChange w:id="1155" w:author="Ron Gal" w:date="2017-03-04T14:37:00Z">
              <w:rPr>
                <w:rFonts w:ascii="Consolas" w:hAnsi="Consolas" w:cs="Consolas"/>
                <w:color w:val="0000FF"/>
                <w:sz w:val="19"/>
                <w:szCs w:val="19"/>
                <w:highlight w:val="white"/>
              </w:rPr>
            </w:rPrChange>
          </w:rPr>
          <w:t>where</w:t>
        </w:r>
        <w:r w:rsidRPr="00ED0DEE">
          <w:rPr>
            <w:sz w:val="24"/>
            <w:szCs w:val="24"/>
            <w:rPrChange w:id="1156" w:author="Ron Gal" w:date="2017-03-04T14:37:00Z">
              <w:rPr>
                <w:rFonts w:ascii="Consolas" w:hAnsi="Consolas" w:cs="Consolas"/>
                <w:sz w:val="19"/>
                <w:szCs w:val="19"/>
                <w:highlight w:val="white"/>
              </w:rPr>
            </w:rPrChange>
          </w:rPr>
          <w:t xml:space="preserve"> T : </w:t>
        </w:r>
        <w:r w:rsidRPr="00ED0DEE">
          <w:rPr>
            <w:sz w:val="24"/>
            <w:szCs w:val="24"/>
            <w:rPrChange w:id="1157" w:author="Ron Gal" w:date="2017-03-04T14:37:00Z">
              <w:rPr>
                <w:rFonts w:ascii="Consolas" w:hAnsi="Consolas" w:cs="Consolas"/>
                <w:color w:val="2B91AF"/>
                <w:sz w:val="19"/>
                <w:szCs w:val="19"/>
                <w:highlight w:val="white"/>
              </w:rPr>
            </w:rPrChange>
          </w:rPr>
          <w:t>Decode</w:t>
        </w:r>
        <w:r w:rsidRPr="00ED0DEE">
          <w:rPr>
            <w:sz w:val="24"/>
            <w:szCs w:val="24"/>
            <w:rPrChange w:id="1158" w:author="Ron Gal" w:date="2017-03-04T14:37:00Z">
              <w:rPr>
                <w:rFonts w:ascii="Consolas" w:hAnsi="Consolas" w:cs="Consolas"/>
                <w:sz w:val="19"/>
                <w:szCs w:val="19"/>
                <w:highlight w:val="white"/>
              </w:rPr>
            </w:rPrChange>
          </w:rPr>
          <w:t>;</w:t>
        </w:r>
      </w:ins>
    </w:p>
    <w:p w:rsidR="00481634" w:rsidRPr="00ED0DEE" w:rsidDel="00ED0DEE" w:rsidRDefault="00ED0DEE" w:rsidP="00ED0DEE">
      <w:pPr>
        <w:rPr>
          <w:del w:id="1159" w:author="Ron Gal" w:date="2017-03-04T14:37:00Z"/>
          <w:sz w:val="24"/>
          <w:szCs w:val="24"/>
          <w:rPrChange w:id="1160" w:author="Ron Gal" w:date="2017-03-04T14:37:00Z">
            <w:rPr>
              <w:del w:id="1161" w:author="Ron Gal" w:date="2017-03-04T14:37:00Z"/>
            </w:rPr>
          </w:rPrChange>
        </w:rPr>
      </w:pPr>
      <w:ins w:id="1162" w:author="Ron Gal" w:date="2017-03-04T14:37:00Z">
        <w:r w:rsidRPr="00ED0DEE">
          <w:rPr>
            <w:sz w:val="24"/>
            <w:szCs w:val="24"/>
            <w:rPrChange w:id="1163" w:author="Ron Gal" w:date="2017-03-04T14:37:00Z">
              <w:rPr>
                <w:rFonts w:ascii="Consolas" w:hAnsi="Consolas" w:cs="Consolas"/>
                <w:sz w:val="19"/>
                <w:szCs w:val="19"/>
                <w:highlight w:val="white"/>
              </w:rPr>
            </w:rPrChange>
          </w:rPr>
          <w:t xml:space="preserve">        T Get&lt;T&gt;(</w:t>
        </w:r>
        <w:r w:rsidRPr="00ED0DEE">
          <w:rPr>
            <w:sz w:val="24"/>
            <w:szCs w:val="24"/>
            <w:rPrChange w:id="1164" w:author="Ron Gal" w:date="2017-03-04T14:37:00Z">
              <w:rPr>
                <w:rFonts w:ascii="Consolas" w:hAnsi="Consolas" w:cs="Consolas"/>
                <w:color w:val="0000FF"/>
                <w:sz w:val="19"/>
                <w:szCs w:val="19"/>
                <w:highlight w:val="white"/>
              </w:rPr>
            </w:rPrChange>
          </w:rPr>
          <w:t>int</w:t>
        </w:r>
        <w:r w:rsidRPr="00ED0DEE">
          <w:rPr>
            <w:sz w:val="24"/>
            <w:szCs w:val="24"/>
            <w:rPrChange w:id="1165" w:author="Ron Gal" w:date="2017-03-04T14:37:00Z">
              <w:rPr>
                <w:rFonts w:ascii="Consolas" w:hAnsi="Consolas" w:cs="Consolas"/>
                <w:sz w:val="19"/>
                <w:szCs w:val="19"/>
                <w:highlight w:val="white"/>
              </w:rPr>
            </w:rPrChange>
          </w:rPr>
          <w:t xml:space="preserve">? id) </w:t>
        </w:r>
        <w:r w:rsidRPr="00ED0DEE">
          <w:rPr>
            <w:sz w:val="24"/>
            <w:szCs w:val="24"/>
            <w:rPrChange w:id="1166" w:author="Ron Gal" w:date="2017-03-04T14:37:00Z">
              <w:rPr>
                <w:rFonts w:ascii="Consolas" w:hAnsi="Consolas" w:cs="Consolas"/>
                <w:color w:val="0000FF"/>
                <w:sz w:val="19"/>
                <w:szCs w:val="19"/>
                <w:highlight w:val="white"/>
              </w:rPr>
            </w:rPrChange>
          </w:rPr>
          <w:t>where</w:t>
        </w:r>
        <w:r w:rsidRPr="00ED0DEE">
          <w:rPr>
            <w:sz w:val="24"/>
            <w:szCs w:val="24"/>
            <w:rPrChange w:id="1167" w:author="Ron Gal" w:date="2017-03-04T14:37:00Z">
              <w:rPr>
                <w:rFonts w:ascii="Consolas" w:hAnsi="Consolas" w:cs="Consolas"/>
                <w:sz w:val="19"/>
                <w:szCs w:val="19"/>
                <w:highlight w:val="white"/>
              </w:rPr>
            </w:rPrChange>
          </w:rPr>
          <w:t xml:space="preserve"> T : </w:t>
        </w:r>
        <w:r w:rsidRPr="00ED0DEE">
          <w:rPr>
            <w:sz w:val="24"/>
            <w:szCs w:val="24"/>
            <w:rPrChange w:id="1168" w:author="Ron Gal" w:date="2017-03-04T14:37:00Z">
              <w:rPr>
                <w:rFonts w:ascii="Consolas" w:hAnsi="Consolas" w:cs="Consolas"/>
                <w:color w:val="2B91AF"/>
                <w:sz w:val="19"/>
                <w:szCs w:val="19"/>
                <w:highlight w:val="white"/>
              </w:rPr>
            </w:rPrChange>
          </w:rPr>
          <w:t>Decode</w:t>
        </w:r>
        <w:r w:rsidRPr="00ED0DEE">
          <w:rPr>
            <w:sz w:val="24"/>
            <w:szCs w:val="24"/>
            <w:rPrChange w:id="1169" w:author="Ron Gal" w:date="2017-03-04T14:37:00Z">
              <w:rPr>
                <w:rFonts w:ascii="Consolas" w:hAnsi="Consolas" w:cs="Consolas"/>
                <w:sz w:val="19"/>
                <w:szCs w:val="19"/>
                <w:highlight w:val="white"/>
              </w:rPr>
            </w:rPrChange>
          </w:rPr>
          <w:t>;</w:t>
        </w:r>
        <w:r w:rsidDel="00ED0DEE">
          <w:rPr>
            <w:sz w:val="24"/>
            <w:szCs w:val="24"/>
          </w:rPr>
          <w:t xml:space="preserve"> </w:t>
        </w:r>
      </w:ins>
      <w:del w:id="1170" w:author="Ron Gal" w:date="2017-03-04T14:37:00Z">
        <w:r w:rsidR="00471D70" w:rsidDel="00ED0DEE">
          <w:rPr>
            <w:sz w:val="24"/>
            <w:szCs w:val="24"/>
          </w:rPr>
          <w:delText xml:space="preserve">IEnumerable&lt;DTOs.Employee&gt; Search(string firstName, string lastName, </w:delText>
        </w:r>
        <w:r w:rsidR="00471D70" w:rsidDel="00ED0DEE">
          <w:rPr>
            <w:sz w:val="24"/>
            <w:szCs w:val="24"/>
          </w:rPr>
          <w:tab/>
          <w:delText>string eMail, int? id);</w:delText>
        </w:r>
      </w:del>
    </w:p>
    <w:p w:rsidR="00481634" w:rsidRPr="00ED0DEE" w:rsidDel="00ED0DEE" w:rsidRDefault="00481634">
      <w:pPr>
        <w:rPr>
          <w:del w:id="1171" w:author="Ron Gal" w:date="2017-03-04T14:37:00Z"/>
          <w:sz w:val="24"/>
          <w:szCs w:val="24"/>
          <w:rPrChange w:id="1172" w:author="Ron Gal" w:date="2017-03-04T14:37:00Z">
            <w:rPr>
              <w:del w:id="1173" w:author="Ron Gal" w:date="2017-03-04T14:37:00Z"/>
            </w:rPr>
          </w:rPrChange>
        </w:rPr>
      </w:pPr>
    </w:p>
    <w:p w:rsidR="00481634" w:rsidRPr="00ED0DEE" w:rsidDel="00ED0DEE" w:rsidRDefault="00471D70">
      <w:pPr>
        <w:rPr>
          <w:del w:id="1174" w:author="Ron Gal" w:date="2017-03-04T14:37:00Z"/>
          <w:sz w:val="24"/>
          <w:szCs w:val="24"/>
          <w:rPrChange w:id="1175" w:author="Ron Gal" w:date="2017-03-04T14:37:00Z">
            <w:rPr>
              <w:del w:id="1176" w:author="Ron Gal" w:date="2017-03-04T14:37:00Z"/>
            </w:rPr>
          </w:rPrChange>
        </w:rPr>
      </w:pPr>
      <w:del w:id="1177" w:author="Ron Gal" w:date="2017-03-04T14:37:00Z">
        <w:r w:rsidDel="00ED0DEE">
          <w:rPr>
            <w:sz w:val="24"/>
            <w:szCs w:val="24"/>
          </w:rPr>
          <w:delText xml:space="preserve"> DTOs.Employee GetEmployee(int id);</w:delText>
        </w:r>
      </w:del>
    </w:p>
    <w:p w:rsidR="00481634" w:rsidRPr="00ED0DEE" w:rsidDel="00ED0DEE" w:rsidRDefault="00481634">
      <w:pPr>
        <w:rPr>
          <w:del w:id="1178" w:author="Ron Gal" w:date="2017-03-04T14:37:00Z"/>
          <w:sz w:val="24"/>
          <w:szCs w:val="24"/>
          <w:rPrChange w:id="1179" w:author="Ron Gal" w:date="2017-03-04T14:37:00Z">
            <w:rPr>
              <w:del w:id="1180" w:author="Ron Gal" w:date="2017-03-04T14:37:00Z"/>
            </w:rPr>
          </w:rPrChange>
        </w:rPr>
      </w:pPr>
    </w:p>
    <w:p w:rsidR="00481634" w:rsidRPr="00ED0DEE" w:rsidDel="00ED0DEE" w:rsidRDefault="00471D70">
      <w:pPr>
        <w:rPr>
          <w:del w:id="1181" w:author="Ron Gal" w:date="2017-03-04T14:37:00Z"/>
          <w:sz w:val="24"/>
          <w:szCs w:val="24"/>
          <w:rPrChange w:id="1182" w:author="Ron Gal" w:date="2017-03-04T14:37:00Z">
            <w:rPr>
              <w:del w:id="1183" w:author="Ron Gal" w:date="2017-03-04T14:37:00Z"/>
            </w:rPr>
          </w:rPrChange>
        </w:rPr>
      </w:pPr>
      <w:del w:id="1184" w:author="Ron Gal" w:date="2017-03-04T14:37:00Z">
        <w:r w:rsidDel="00ED0DEE">
          <w:rPr>
            <w:sz w:val="24"/>
            <w:szCs w:val="24"/>
          </w:rPr>
          <w:delText>DTOs.Employee Save(DTOs.Employee employee);</w:delText>
        </w:r>
      </w:del>
    </w:p>
    <w:p w:rsidR="00481634" w:rsidRPr="00ED0DEE" w:rsidDel="00ED0DEE" w:rsidRDefault="00481634">
      <w:pPr>
        <w:rPr>
          <w:del w:id="1185" w:author="Ron Gal" w:date="2017-03-04T14:37:00Z"/>
          <w:sz w:val="24"/>
          <w:szCs w:val="24"/>
          <w:rPrChange w:id="1186" w:author="Ron Gal" w:date="2017-03-04T14:37:00Z">
            <w:rPr>
              <w:del w:id="1187" w:author="Ron Gal" w:date="2017-03-04T14:37:00Z"/>
            </w:rPr>
          </w:rPrChange>
        </w:rPr>
      </w:pPr>
    </w:p>
    <w:p w:rsidR="00481634" w:rsidRPr="00ED0DEE" w:rsidDel="00ED0DEE" w:rsidRDefault="00471D70">
      <w:pPr>
        <w:rPr>
          <w:del w:id="1188" w:author="Ron Gal" w:date="2017-03-04T14:37:00Z"/>
          <w:sz w:val="24"/>
          <w:szCs w:val="24"/>
          <w:rPrChange w:id="1189" w:author="Ron Gal" w:date="2017-03-04T14:37:00Z">
            <w:rPr>
              <w:del w:id="1190" w:author="Ron Gal" w:date="2017-03-04T14:37:00Z"/>
            </w:rPr>
          </w:rPrChange>
        </w:rPr>
      </w:pPr>
      <w:del w:id="1191" w:author="Ron Gal" w:date="2017-03-04T14:37:00Z">
        <w:r w:rsidDel="00ED0DEE">
          <w:rPr>
            <w:sz w:val="24"/>
            <w:szCs w:val="24"/>
          </w:rPr>
          <w:delText>DTOs.Employee Update(int id, DTOs.Employee employee);</w:delText>
        </w:r>
      </w:del>
    </w:p>
    <w:p w:rsidR="00481634" w:rsidRPr="00ED0DEE" w:rsidDel="00ED0DEE" w:rsidRDefault="00481634">
      <w:pPr>
        <w:rPr>
          <w:del w:id="1192" w:author="Ron Gal" w:date="2017-03-04T14:37:00Z"/>
          <w:sz w:val="24"/>
          <w:szCs w:val="24"/>
          <w:rPrChange w:id="1193" w:author="Ron Gal" w:date="2017-03-04T14:37:00Z">
            <w:rPr>
              <w:del w:id="1194" w:author="Ron Gal" w:date="2017-03-04T14:37:00Z"/>
            </w:rPr>
          </w:rPrChange>
        </w:rPr>
      </w:pPr>
    </w:p>
    <w:p w:rsidR="00481634" w:rsidRPr="00ED0DEE" w:rsidDel="00ED0DEE" w:rsidRDefault="00471D70">
      <w:pPr>
        <w:rPr>
          <w:del w:id="1195" w:author="Ron Gal" w:date="2017-03-04T14:37:00Z"/>
          <w:sz w:val="24"/>
          <w:szCs w:val="24"/>
          <w:rPrChange w:id="1196" w:author="Ron Gal" w:date="2017-03-04T14:37:00Z">
            <w:rPr>
              <w:del w:id="1197" w:author="Ron Gal" w:date="2017-03-04T14:37:00Z"/>
            </w:rPr>
          </w:rPrChange>
        </w:rPr>
      </w:pPr>
      <w:del w:id="1198" w:author="Ron Gal" w:date="2017-03-04T14:37:00Z">
        <w:r w:rsidDel="00ED0DEE">
          <w:rPr>
            <w:sz w:val="24"/>
            <w:szCs w:val="24"/>
          </w:rPr>
          <w:delText>void Delete(int id);</w:delText>
        </w:r>
      </w:del>
    </w:p>
    <w:p w:rsidR="00481634" w:rsidRPr="00ED0DEE" w:rsidRDefault="00481634">
      <w:pPr>
        <w:rPr>
          <w:sz w:val="24"/>
          <w:szCs w:val="24"/>
          <w:rPrChange w:id="1199" w:author="Ron Gal" w:date="2017-03-04T14:37:00Z">
            <w:rPr/>
          </w:rPrChange>
        </w:rPr>
      </w:pPr>
    </w:p>
    <w:p w:rsidR="00481634" w:rsidRDefault="00481634">
      <w:pPr>
        <w:bidi/>
      </w:pPr>
    </w:p>
    <w:p w:rsidR="00481634" w:rsidRDefault="00471D70" w:rsidP="00ED0DEE">
      <w:pPr>
        <w:bidi/>
      </w:pPr>
      <w:r>
        <w:rPr>
          <w:b/>
          <w:sz w:val="24"/>
          <w:szCs w:val="24"/>
          <w:rtl/>
        </w:rPr>
        <w:t xml:space="preserve">מחלקת </w:t>
      </w:r>
      <w:ins w:id="1200" w:author="Ron Gal" w:date="2017-03-04T14:39:00Z">
        <w:r w:rsidR="00ED0DEE" w:rsidRPr="002C5F7C">
          <w:rPr>
            <w:b/>
            <w:sz w:val="24"/>
            <w:szCs w:val="24"/>
            <w:rPrChange w:id="1201" w:author="Ron Gal" w:date="2017-03-04T14:42:00Z">
              <w:rPr>
                <w:rFonts w:ascii="Consolas" w:hAnsi="Consolas" w:cs="Consolas"/>
                <w:color w:val="2B91AF"/>
                <w:sz w:val="19"/>
                <w:szCs w:val="19"/>
                <w:highlight w:val="white"/>
              </w:rPr>
            </w:rPrChange>
          </w:rPr>
          <w:t>PersonDao</w:t>
        </w:r>
      </w:ins>
      <w:ins w:id="1202" w:author="Ron Gal" w:date="2017-03-04T14:42:00Z">
        <w:r w:rsidR="002C5F7C">
          <w:rPr>
            <w:b/>
            <w:sz w:val="24"/>
            <w:szCs w:val="24"/>
          </w:rPr>
          <w:t>&lt;T&gt;</w:t>
        </w:r>
      </w:ins>
      <w:ins w:id="1203" w:author="Ron Gal" w:date="2017-03-04T14:39:00Z">
        <w:r w:rsidR="00ED0DEE" w:rsidDel="00ED0DEE">
          <w:rPr>
            <w:b/>
            <w:sz w:val="24"/>
            <w:szCs w:val="24"/>
          </w:rPr>
          <w:t xml:space="preserve"> </w:t>
        </w:r>
      </w:ins>
      <w:del w:id="1204" w:author="Ron Gal" w:date="2017-03-04T14:38:00Z">
        <w:r w:rsidDel="00ED0DEE">
          <w:rPr>
            <w:b/>
            <w:sz w:val="24"/>
            <w:szCs w:val="24"/>
          </w:rPr>
          <w:delText>FieldsQueryProcessor</w:delText>
        </w:r>
      </w:del>
    </w:p>
    <w:p w:rsidR="00481634" w:rsidRDefault="00471D70">
      <w:pPr>
        <w:bidi/>
        <w:pPrChange w:id="1205" w:author="Ron Gal" w:date="2017-03-04T14:42:00Z">
          <w:pPr>
            <w:bidi/>
          </w:pPr>
        </w:pPrChange>
      </w:pPr>
      <w:r>
        <w:rPr>
          <w:sz w:val="24"/>
          <w:szCs w:val="24"/>
          <w:rtl/>
        </w:rPr>
        <w:t xml:space="preserve">מחלקה </w:t>
      </w:r>
      <w:ins w:id="1206" w:author="Ron Gal" w:date="2017-03-04T14:39:00Z">
        <w:r w:rsidR="00ED0DEE">
          <w:rPr>
            <w:rFonts w:hint="cs"/>
            <w:sz w:val="24"/>
            <w:szCs w:val="24"/>
            <w:rtl/>
          </w:rPr>
          <w:t xml:space="preserve">אבסטרקטית </w:t>
        </w:r>
      </w:ins>
      <w:r>
        <w:rPr>
          <w:sz w:val="24"/>
          <w:szCs w:val="24"/>
          <w:rtl/>
        </w:rPr>
        <w:t xml:space="preserve">זו אחראית על </w:t>
      </w:r>
      <w:ins w:id="1207" w:author="Ron Gal" w:date="2017-03-04T14:40:00Z">
        <w:r w:rsidR="002C5F7C">
          <w:rPr>
            <w:rFonts w:hint="cs"/>
            <w:sz w:val="24"/>
            <w:szCs w:val="24"/>
            <w:rtl/>
          </w:rPr>
          <w:t xml:space="preserve">עדכון </w:t>
        </w:r>
      </w:ins>
      <w:del w:id="1208" w:author="Ron Gal" w:date="2017-03-04T14:39:00Z">
        <w:r w:rsidDel="00ED0DEE">
          <w:rPr>
            <w:sz w:val="24"/>
            <w:szCs w:val="24"/>
            <w:rtl/>
          </w:rPr>
          <w:delText>ישות המגרש</w:delText>
        </w:r>
      </w:del>
      <w:ins w:id="1209" w:author="Ron Gal" w:date="2017-03-04T14:39:00Z">
        <w:r w:rsidR="00ED0DEE">
          <w:rPr>
            <w:rFonts w:hint="cs"/>
            <w:sz w:val="24"/>
            <w:szCs w:val="24"/>
            <w:rtl/>
          </w:rPr>
          <w:t>חשבונות משתמשים</w:t>
        </w:r>
      </w:ins>
      <w:r>
        <w:rPr>
          <w:sz w:val="24"/>
          <w:szCs w:val="24"/>
          <w:rtl/>
        </w:rPr>
        <w:t xml:space="preserve">. </w:t>
      </w:r>
      <w:ins w:id="1210" w:author="Ron Gal" w:date="2017-03-04T14:41:00Z">
        <w:r w:rsidR="002C5F7C">
          <w:rPr>
            <w:sz w:val="24"/>
            <w:szCs w:val="24"/>
            <w:rtl/>
          </w:rPr>
          <w:t>מחלקה זו יורשת מ&lt;</w:t>
        </w:r>
        <w:r w:rsidR="002C5F7C">
          <w:rPr>
            <w:sz w:val="24"/>
            <w:szCs w:val="24"/>
          </w:rPr>
          <w:t>DBAccessBase&lt;</w:t>
        </w:r>
      </w:ins>
      <w:ins w:id="1211" w:author="Ron Gal" w:date="2017-03-04T14:42:00Z">
        <w:r w:rsidR="002C5F7C">
          <w:rPr>
            <w:sz w:val="24"/>
            <w:szCs w:val="24"/>
          </w:rPr>
          <w:t>T</w:t>
        </w:r>
      </w:ins>
      <w:ins w:id="1212" w:author="Ron Gal" w:date="2017-03-04T14:41:00Z">
        <w:r w:rsidR="002C5F7C">
          <w:rPr>
            <w:sz w:val="24"/>
            <w:szCs w:val="24"/>
            <w:rtl/>
          </w:rPr>
          <w:t xml:space="preserve"> ומממשת</w:t>
        </w:r>
        <w:r w:rsidR="002C5F7C" w:rsidDel="002C5F7C">
          <w:rPr>
            <w:sz w:val="24"/>
            <w:szCs w:val="24"/>
            <w:rtl/>
          </w:rPr>
          <w:t xml:space="preserve"> </w:t>
        </w:r>
      </w:ins>
      <w:del w:id="1213" w:author="Ron Gal" w:date="2017-03-04T14:41:00Z">
        <w:r w:rsidDel="002C5F7C">
          <w:rPr>
            <w:sz w:val="24"/>
            <w:szCs w:val="24"/>
            <w:rtl/>
          </w:rPr>
          <w:delText xml:space="preserve">מחלקה זו </w:delText>
        </w:r>
      </w:del>
      <w:del w:id="1214" w:author="Ron Gal" w:date="2017-03-04T14:40:00Z">
        <w:r w:rsidDel="002C5F7C">
          <w:rPr>
            <w:sz w:val="24"/>
            <w:szCs w:val="24"/>
            <w:rtl/>
          </w:rPr>
          <w:delText>יורשת מ&lt;</w:delText>
        </w:r>
        <w:r w:rsidDel="002C5F7C">
          <w:rPr>
            <w:sz w:val="24"/>
            <w:szCs w:val="24"/>
          </w:rPr>
          <w:delText>DBAccessBase&lt;Field</w:delText>
        </w:r>
        <w:r w:rsidDel="002C5F7C">
          <w:rPr>
            <w:sz w:val="24"/>
            <w:szCs w:val="24"/>
            <w:rtl/>
          </w:rPr>
          <w:delText xml:space="preserve"> ו</w:delText>
        </w:r>
      </w:del>
      <w:del w:id="1215" w:author="Ron Gal" w:date="2017-03-04T14:41:00Z">
        <w:r w:rsidDel="002C5F7C">
          <w:rPr>
            <w:sz w:val="24"/>
            <w:szCs w:val="24"/>
            <w:rtl/>
          </w:rPr>
          <w:delText xml:space="preserve">מממשת </w:delText>
        </w:r>
      </w:del>
      <w:r>
        <w:rPr>
          <w:sz w:val="24"/>
          <w:szCs w:val="24"/>
          <w:rtl/>
        </w:rPr>
        <w:t xml:space="preserve">את הממשק </w:t>
      </w:r>
      <w:ins w:id="1216" w:author="Ron Gal" w:date="2017-03-04T14:40:00Z">
        <w:r w:rsidR="002C5F7C" w:rsidRPr="002C5F7C">
          <w:rPr>
            <w:sz w:val="24"/>
            <w:szCs w:val="24"/>
            <w:rPrChange w:id="1217" w:author="Ron Gal" w:date="2017-03-04T14:42:00Z">
              <w:rPr>
                <w:rFonts w:ascii="Consolas" w:hAnsi="Consolas" w:cs="Consolas"/>
                <w:color w:val="2B91AF"/>
                <w:sz w:val="19"/>
                <w:szCs w:val="19"/>
                <w:highlight w:val="white"/>
              </w:rPr>
            </w:rPrChange>
          </w:rPr>
          <w:t>IPersonDao</w:t>
        </w:r>
        <w:r w:rsidR="002C5F7C" w:rsidDel="002C5F7C">
          <w:rPr>
            <w:sz w:val="24"/>
            <w:szCs w:val="24"/>
          </w:rPr>
          <w:t xml:space="preserve"> </w:t>
        </w:r>
      </w:ins>
      <w:del w:id="1218" w:author="Ron Gal" w:date="2017-03-04T14:40:00Z">
        <w:r w:rsidDel="002C5F7C">
          <w:rPr>
            <w:sz w:val="24"/>
            <w:szCs w:val="24"/>
          </w:rPr>
          <w:delText>IFieldsQueryProcessor</w:delText>
        </w:r>
      </w:del>
      <w:r>
        <w:rPr>
          <w:sz w:val="24"/>
          <w:szCs w:val="24"/>
          <w:rtl/>
        </w:rPr>
        <w:t xml:space="preserve">. </w:t>
      </w:r>
      <w:ins w:id="1219" w:author="Ron Gal" w:date="2017-03-04T14:40:00Z">
        <w:r w:rsidR="002C5F7C">
          <w:rPr>
            <w:rFonts w:hint="cs"/>
            <w:sz w:val="24"/>
            <w:szCs w:val="24"/>
            <w:rtl/>
          </w:rPr>
          <w:t>המחל</w:t>
        </w:r>
      </w:ins>
      <w:ins w:id="1220" w:author="Ron Gal" w:date="2017-03-04T14:42:00Z">
        <w:r w:rsidR="002C5F7C">
          <w:rPr>
            <w:rFonts w:hint="cs"/>
            <w:sz w:val="24"/>
            <w:szCs w:val="24"/>
            <w:rtl/>
          </w:rPr>
          <w:t>ק</w:t>
        </w:r>
      </w:ins>
      <w:ins w:id="1221" w:author="Ron Gal" w:date="2017-03-04T14:40:00Z">
        <w:r w:rsidR="002C5F7C">
          <w:rPr>
            <w:rFonts w:hint="cs"/>
            <w:sz w:val="24"/>
            <w:szCs w:val="24"/>
            <w:rtl/>
          </w:rPr>
          <w:t xml:space="preserve">ה </w:t>
        </w:r>
      </w:ins>
      <w:r>
        <w:rPr>
          <w:sz w:val="24"/>
          <w:szCs w:val="24"/>
          <w:rtl/>
        </w:rPr>
        <w:t>תבצע</w:t>
      </w:r>
      <w:del w:id="1222" w:author="Ron Gal" w:date="2017-03-04T14:40:00Z">
        <w:r w:rsidDel="002C5F7C">
          <w:rPr>
            <w:sz w:val="24"/>
            <w:szCs w:val="24"/>
            <w:rtl/>
          </w:rPr>
          <w:delText xml:space="preserve"> הכנסה,</w:delText>
        </w:r>
      </w:del>
      <w:r>
        <w:rPr>
          <w:sz w:val="24"/>
          <w:szCs w:val="24"/>
          <w:rtl/>
        </w:rPr>
        <w:t xml:space="preserve"> עדכון </w:t>
      </w:r>
      <w:del w:id="1223" w:author="Ron Gal" w:date="2017-03-04T14:41:00Z">
        <w:r w:rsidDel="002C5F7C">
          <w:rPr>
            <w:sz w:val="24"/>
            <w:szCs w:val="24"/>
            <w:rtl/>
          </w:rPr>
          <w:delText xml:space="preserve">של מגרש </w:delText>
        </w:r>
      </w:del>
      <w:ins w:id="1224" w:author="Ron Gal" w:date="2017-03-04T14:41:00Z">
        <w:r w:rsidR="002C5F7C">
          <w:rPr>
            <w:rFonts w:hint="cs"/>
            <w:sz w:val="24"/>
            <w:szCs w:val="24"/>
            <w:rtl/>
          </w:rPr>
          <w:t xml:space="preserve">של פרטי משתמש </w:t>
        </w:r>
      </w:ins>
      <w:r>
        <w:rPr>
          <w:sz w:val="24"/>
          <w:szCs w:val="24"/>
          <w:rtl/>
        </w:rPr>
        <w:t xml:space="preserve">במסד הנתונים. </w:t>
      </w:r>
      <w:del w:id="1225" w:author="Ron Gal" w:date="2017-03-04T14:41:00Z">
        <w:r w:rsidDel="002C5F7C">
          <w:rPr>
            <w:sz w:val="24"/>
            <w:szCs w:val="24"/>
            <w:rtl/>
          </w:rPr>
          <w:delText xml:space="preserve">כמו כן, מחלקה זו גם אחראית על החזרת המגרשים ממסד הנתונים בהתאם לפרמטרים האפשרים ממסכי המערכת השונים. </w:delText>
        </w:r>
      </w:del>
      <w:r>
        <w:rPr>
          <w:sz w:val="24"/>
          <w:szCs w:val="24"/>
          <w:rtl/>
        </w:rPr>
        <w:t>המחלקה תכיל את הפעולות הבאות:</w:t>
      </w:r>
    </w:p>
    <w:p w:rsidR="00481634" w:rsidRDefault="00481634">
      <w:pPr>
        <w:bidi/>
      </w:pPr>
    </w:p>
    <w:p w:rsidR="00481634" w:rsidRPr="002C5F7C" w:rsidDel="002C5F7C" w:rsidRDefault="002C5F7C">
      <w:pPr>
        <w:rPr>
          <w:del w:id="1226" w:author="Ron Gal" w:date="2017-03-04T14:42:00Z"/>
          <w:sz w:val="24"/>
          <w:szCs w:val="24"/>
          <w:rPrChange w:id="1227" w:author="Ron Gal" w:date="2017-03-04T14:42:00Z">
            <w:rPr>
              <w:del w:id="1228" w:author="Ron Gal" w:date="2017-03-04T14:42:00Z"/>
            </w:rPr>
          </w:rPrChange>
        </w:rPr>
      </w:pPr>
      <w:ins w:id="1229" w:author="Ron Gal" w:date="2017-03-04T14:42:00Z">
        <w:r w:rsidRPr="002C5F7C">
          <w:rPr>
            <w:sz w:val="24"/>
            <w:szCs w:val="24"/>
            <w:rPrChange w:id="1230" w:author="Ron Gal" w:date="2017-03-04T14:42:00Z">
              <w:rPr>
                <w:rFonts w:ascii="Consolas" w:hAnsi="Consolas" w:cs="Consolas"/>
                <w:color w:val="0000FF"/>
                <w:sz w:val="19"/>
                <w:szCs w:val="19"/>
                <w:highlight w:val="white"/>
              </w:rPr>
            </w:rPrChange>
          </w:rPr>
          <w:t>bool</w:t>
        </w:r>
        <w:r w:rsidRPr="002C5F7C">
          <w:rPr>
            <w:sz w:val="24"/>
            <w:szCs w:val="24"/>
            <w:rPrChange w:id="1231" w:author="Ron Gal" w:date="2017-03-04T14:42:00Z">
              <w:rPr>
                <w:rFonts w:ascii="Consolas" w:hAnsi="Consolas" w:cs="Consolas"/>
                <w:sz w:val="19"/>
                <w:szCs w:val="19"/>
                <w:highlight w:val="white"/>
              </w:rPr>
            </w:rPrChange>
          </w:rPr>
          <w:t xml:space="preserve"> UpdateProfile(</w:t>
        </w:r>
        <w:r w:rsidRPr="002C5F7C">
          <w:rPr>
            <w:sz w:val="24"/>
            <w:szCs w:val="24"/>
            <w:rPrChange w:id="1232" w:author="Ron Gal" w:date="2017-03-04T14:42:00Z">
              <w:rPr>
                <w:rFonts w:ascii="Consolas" w:hAnsi="Consolas" w:cs="Consolas"/>
                <w:color w:val="0000FF"/>
                <w:sz w:val="19"/>
                <w:szCs w:val="19"/>
                <w:highlight w:val="white"/>
              </w:rPr>
            </w:rPrChange>
          </w:rPr>
          <w:t>int</w:t>
        </w:r>
        <w:r w:rsidRPr="002C5F7C">
          <w:rPr>
            <w:sz w:val="24"/>
            <w:szCs w:val="24"/>
            <w:rPrChange w:id="1233" w:author="Ron Gal" w:date="2017-03-04T14:42:00Z">
              <w:rPr>
                <w:rFonts w:ascii="Consolas" w:hAnsi="Consolas" w:cs="Consolas"/>
                <w:sz w:val="19"/>
                <w:szCs w:val="19"/>
                <w:highlight w:val="white"/>
              </w:rPr>
            </w:rPrChange>
          </w:rPr>
          <w:t xml:space="preserve"> id, </w:t>
        </w:r>
        <w:r w:rsidRPr="002C5F7C">
          <w:rPr>
            <w:sz w:val="24"/>
            <w:szCs w:val="24"/>
            <w:rPrChange w:id="1234" w:author="Ron Gal" w:date="2017-03-04T14:42:00Z">
              <w:rPr>
                <w:rFonts w:ascii="Consolas" w:hAnsi="Consolas" w:cs="Consolas"/>
                <w:color w:val="2B91AF"/>
                <w:sz w:val="19"/>
                <w:szCs w:val="19"/>
                <w:highlight w:val="white"/>
              </w:rPr>
            </w:rPrChange>
          </w:rPr>
          <w:t>PersonLogin</w:t>
        </w:r>
        <w:r w:rsidRPr="002C5F7C">
          <w:rPr>
            <w:sz w:val="24"/>
            <w:szCs w:val="24"/>
            <w:rPrChange w:id="1235" w:author="Ron Gal" w:date="2017-03-04T14:42:00Z">
              <w:rPr>
                <w:rFonts w:ascii="Consolas" w:hAnsi="Consolas" w:cs="Consolas"/>
                <w:sz w:val="19"/>
                <w:szCs w:val="19"/>
                <w:highlight w:val="white"/>
              </w:rPr>
            </w:rPrChange>
          </w:rPr>
          <w:t xml:space="preserve"> entity);</w:t>
        </w:r>
        <w:r w:rsidDel="002C5F7C">
          <w:rPr>
            <w:sz w:val="24"/>
            <w:szCs w:val="24"/>
          </w:rPr>
          <w:t xml:space="preserve"> </w:t>
        </w:r>
      </w:ins>
      <w:del w:id="1236" w:author="Ron Gal" w:date="2017-03-04T14:42:00Z">
        <w:r w:rsidR="00471D70" w:rsidDel="002C5F7C">
          <w:rPr>
            <w:sz w:val="24"/>
            <w:szCs w:val="24"/>
          </w:rPr>
          <w:delText>IEnumerable&lt;DTOs.Field&gt; Search(int? pageNum, int? fieldId, string fieldName, int? typeId);</w:delText>
        </w:r>
      </w:del>
    </w:p>
    <w:p w:rsidR="00481634" w:rsidRPr="002C5F7C" w:rsidDel="002C5F7C" w:rsidRDefault="00481634">
      <w:pPr>
        <w:rPr>
          <w:del w:id="1237" w:author="Ron Gal" w:date="2017-03-04T14:42:00Z"/>
          <w:sz w:val="24"/>
          <w:szCs w:val="24"/>
          <w:rPrChange w:id="1238" w:author="Ron Gal" w:date="2017-03-04T14:42:00Z">
            <w:rPr>
              <w:del w:id="1239" w:author="Ron Gal" w:date="2017-03-04T14:42:00Z"/>
            </w:rPr>
          </w:rPrChange>
        </w:rPr>
      </w:pPr>
    </w:p>
    <w:p w:rsidR="00481634" w:rsidRPr="002C5F7C" w:rsidDel="002C5F7C" w:rsidRDefault="00471D70">
      <w:pPr>
        <w:rPr>
          <w:del w:id="1240" w:author="Ron Gal" w:date="2017-03-04T14:42:00Z"/>
          <w:sz w:val="24"/>
          <w:szCs w:val="24"/>
          <w:rPrChange w:id="1241" w:author="Ron Gal" w:date="2017-03-04T14:42:00Z">
            <w:rPr>
              <w:del w:id="1242" w:author="Ron Gal" w:date="2017-03-04T14:42:00Z"/>
            </w:rPr>
          </w:rPrChange>
        </w:rPr>
      </w:pPr>
      <w:del w:id="1243" w:author="Ron Gal" w:date="2017-03-04T14:42:00Z">
        <w:r w:rsidDel="002C5F7C">
          <w:rPr>
            <w:sz w:val="24"/>
            <w:szCs w:val="24"/>
          </w:rPr>
          <w:delText>DTOs.Field GetField(int id);</w:delText>
        </w:r>
      </w:del>
    </w:p>
    <w:p w:rsidR="00481634" w:rsidRPr="002C5F7C" w:rsidDel="002C5F7C" w:rsidRDefault="00481634">
      <w:pPr>
        <w:rPr>
          <w:del w:id="1244" w:author="Ron Gal" w:date="2017-03-04T14:42:00Z"/>
          <w:sz w:val="24"/>
          <w:szCs w:val="24"/>
          <w:rPrChange w:id="1245" w:author="Ron Gal" w:date="2017-03-04T14:42:00Z">
            <w:rPr>
              <w:del w:id="1246" w:author="Ron Gal" w:date="2017-03-04T14:42:00Z"/>
            </w:rPr>
          </w:rPrChange>
        </w:rPr>
      </w:pPr>
    </w:p>
    <w:p w:rsidR="00481634" w:rsidRPr="002C5F7C" w:rsidDel="002C5F7C" w:rsidRDefault="00471D70">
      <w:pPr>
        <w:rPr>
          <w:del w:id="1247" w:author="Ron Gal" w:date="2017-03-04T14:42:00Z"/>
          <w:sz w:val="24"/>
          <w:szCs w:val="24"/>
          <w:rPrChange w:id="1248" w:author="Ron Gal" w:date="2017-03-04T14:42:00Z">
            <w:rPr>
              <w:del w:id="1249" w:author="Ron Gal" w:date="2017-03-04T14:42:00Z"/>
            </w:rPr>
          </w:rPrChange>
        </w:rPr>
      </w:pPr>
      <w:del w:id="1250" w:author="Ron Gal" w:date="2017-03-04T14:42:00Z">
        <w:r w:rsidDel="002C5F7C">
          <w:rPr>
            <w:sz w:val="24"/>
            <w:szCs w:val="24"/>
          </w:rPr>
          <w:delText>DTOs.Field Save(DTOs.Field field);</w:delText>
        </w:r>
      </w:del>
    </w:p>
    <w:p w:rsidR="00481634" w:rsidRPr="002C5F7C" w:rsidDel="002C5F7C" w:rsidRDefault="00481634">
      <w:pPr>
        <w:rPr>
          <w:del w:id="1251" w:author="Ron Gal" w:date="2017-03-04T14:42:00Z"/>
          <w:sz w:val="24"/>
          <w:szCs w:val="24"/>
          <w:rPrChange w:id="1252" w:author="Ron Gal" w:date="2017-03-04T14:42:00Z">
            <w:rPr>
              <w:del w:id="1253" w:author="Ron Gal" w:date="2017-03-04T14:42:00Z"/>
            </w:rPr>
          </w:rPrChange>
        </w:rPr>
      </w:pPr>
    </w:p>
    <w:p w:rsidR="00481634" w:rsidRPr="002C5F7C" w:rsidDel="002C5F7C" w:rsidRDefault="00471D70">
      <w:pPr>
        <w:rPr>
          <w:del w:id="1254" w:author="Ron Gal" w:date="2017-03-04T14:42:00Z"/>
          <w:sz w:val="24"/>
          <w:szCs w:val="24"/>
          <w:rPrChange w:id="1255" w:author="Ron Gal" w:date="2017-03-04T14:42:00Z">
            <w:rPr>
              <w:del w:id="1256" w:author="Ron Gal" w:date="2017-03-04T14:42:00Z"/>
            </w:rPr>
          </w:rPrChange>
        </w:rPr>
      </w:pPr>
      <w:del w:id="1257" w:author="Ron Gal" w:date="2017-03-04T14:42:00Z">
        <w:r w:rsidDel="002C5F7C">
          <w:rPr>
            <w:sz w:val="24"/>
            <w:szCs w:val="24"/>
          </w:rPr>
          <w:delText>DTOs.Field Update(int id, DTOs.Field field);</w:delText>
        </w:r>
      </w:del>
    </w:p>
    <w:p w:rsidR="00481634" w:rsidRPr="002C5F7C" w:rsidDel="002C5F7C" w:rsidRDefault="00481634">
      <w:pPr>
        <w:rPr>
          <w:del w:id="1258" w:author="Ron Gal" w:date="2017-03-04T14:42:00Z"/>
          <w:sz w:val="24"/>
          <w:szCs w:val="24"/>
          <w:rPrChange w:id="1259" w:author="Ron Gal" w:date="2017-03-04T14:42:00Z">
            <w:rPr>
              <w:del w:id="1260" w:author="Ron Gal" w:date="2017-03-04T14:42:00Z"/>
            </w:rPr>
          </w:rPrChange>
        </w:rPr>
      </w:pPr>
    </w:p>
    <w:p w:rsidR="00481634" w:rsidRPr="002C5F7C" w:rsidDel="002C5F7C" w:rsidRDefault="00471D70">
      <w:pPr>
        <w:rPr>
          <w:del w:id="1261" w:author="Ron Gal" w:date="2017-03-04T14:42:00Z"/>
          <w:sz w:val="24"/>
          <w:szCs w:val="24"/>
          <w:rPrChange w:id="1262" w:author="Ron Gal" w:date="2017-03-04T14:42:00Z">
            <w:rPr>
              <w:del w:id="1263" w:author="Ron Gal" w:date="2017-03-04T14:42:00Z"/>
            </w:rPr>
          </w:rPrChange>
        </w:rPr>
      </w:pPr>
      <w:del w:id="1264" w:author="Ron Gal" w:date="2017-03-04T14:42:00Z">
        <w:r w:rsidDel="002C5F7C">
          <w:rPr>
            <w:sz w:val="24"/>
            <w:szCs w:val="24"/>
          </w:rPr>
          <w:delText>void Delete(int id);</w:delText>
        </w:r>
      </w:del>
    </w:p>
    <w:p w:rsidR="00481634" w:rsidRPr="002C5F7C" w:rsidRDefault="00481634">
      <w:pPr>
        <w:rPr>
          <w:sz w:val="24"/>
          <w:szCs w:val="24"/>
          <w:rPrChange w:id="1265" w:author="Ron Gal" w:date="2017-03-04T14:42:00Z">
            <w:rPr/>
          </w:rPrChange>
        </w:rPr>
      </w:pPr>
    </w:p>
    <w:p w:rsidR="00481634" w:rsidRDefault="00481634">
      <w:pPr>
        <w:bidi/>
      </w:pPr>
    </w:p>
    <w:p w:rsidR="00481634" w:rsidRDefault="00471D70" w:rsidP="002C5F7C">
      <w:pPr>
        <w:bidi/>
      </w:pPr>
      <w:r>
        <w:rPr>
          <w:b/>
          <w:sz w:val="24"/>
          <w:szCs w:val="24"/>
          <w:rtl/>
        </w:rPr>
        <w:t xml:space="preserve">מחלקת </w:t>
      </w:r>
      <w:ins w:id="1266" w:author="Ron Gal" w:date="2017-03-04T14:43:00Z">
        <w:r w:rsidR="002C5F7C" w:rsidRPr="002C5F7C">
          <w:rPr>
            <w:b/>
            <w:sz w:val="24"/>
            <w:szCs w:val="24"/>
            <w:rPrChange w:id="1267" w:author="Ron Gal" w:date="2017-03-04T14:43:00Z">
              <w:rPr>
                <w:rFonts w:ascii="Consolas" w:hAnsi="Consolas" w:cs="Consolas"/>
                <w:color w:val="2B91AF"/>
                <w:sz w:val="19"/>
                <w:szCs w:val="19"/>
                <w:highlight w:val="white"/>
              </w:rPr>
            </w:rPrChange>
          </w:rPr>
          <w:t>DoctorsDao</w:t>
        </w:r>
        <w:r w:rsidR="002C5F7C" w:rsidDel="002C5F7C">
          <w:rPr>
            <w:b/>
            <w:sz w:val="24"/>
            <w:szCs w:val="24"/>
          </w:rPr>
          <w:t xml:space="preserve"> </w:t>
        </w:r>
      </w:ins>
      <w:del w:id="1268" w:author="Ron Gal" w:date="2017-03-04T14:43:00Z">
        <w:r w:rsidDel="002C5F7C">
          <w:rPr>
            <w:b/>
            <w:sz w:val="24"/>
            <w:szCs w:val="24"/>
          </w:rPr>
          <w:delText>OrdersQueryProcessor</w:delText>
        </w:r>
      </w:del>
    </w:p>
    <w:p w:rsidR="00481634" w:rsidRDefault="00471D70">
      <w:pPr>
        <w:bidi/>
        <w:pPrChange w:id="1269" w:author="Ron Gal" w:date="2017-03-04T14:46:00Z">
          <w:pPr>
            <w:bidi/>
          </w:pPr>
        </w:pPrChange>
      </w:pPr>
      <w:r>
        <w:rPr>
          <w:sz w:val="24"/>
          <w:szCs w:val="24"/>
          <w:rtl/>
        </w:rPr>
        <w:t xml:space="preserve">מחלקה זו אחראית על יישות </w:t>
      </w:r>
      <w:del w:id="1270" w:author="Ron Gal" w:date="2017-03-04T14:43:00Z">
        <w:r w:rsidDel="002C5F7C">
          <w:rPr>
            <w:sz w:val="24"/>
            <w:szCs w:val="24"/>
            <w:rtl/>
          </w:rPr>
          <w:delText>ההזמנה</w:delText>
        </w:r>
      </w:del>
      <w:ins w:id="1271" w:author="Ron Gal" w:date="2017-03-04T14:43:00Z">
        <w:r w:rsidR="002C5F7C">
          <w:rPr>
            <w:rFonts w:hint="cs"/>
            <w:sz w:val="24"/>
            <w:szCs w:val="24"/>
            <w:rtl/>
          </w:rPr>
          <w:t>הרופא</w:t>
        </w:r>
      </w:ins>
      <w:r>
        <w:rPr>
          <w:sz w:val="24"/>
          <w:szCs w:val="24"/>
          <w:rtl/>
        </w:rPr>
        <w:t>. מחלקה זו יורשת מ</w:t>
      </w:r>
      <w:ins w:id="1272" w:author="Ron Gal" w:date="2017-03-04T14:43:00Z">
        <w:r w:rsidR="002C5F7C">
          <w:rPr>
            <w:sz w:val="24"/>
            <w:szCs w:val="24"/>
          </w:rPr>
          <w:t xml:space="preserve"> </w:t>
        </w:r>
        <w:r w:rsidR="002C5F7C" w:rsidRPr="002C5F7C">
          <w:rPr>
            <w:sz w:val="24"/>
            <w:szCs w:val="24"/>
            <w:rPrChange w:id="1273" w:author="Ron Gal" w:date="2017-03-04T14:43:00Z">
              <w:rPr>
                <w:rFonts w:ascii="Consolas" w:hAnsi="Consolas" w:cs="Consolas"/>
                <w:color w:val="2B91AF"/>
                <w:sz w:val="19"/>
                <w:szCs w:val="19"/>
                <w:highlight w:val="white"/>
              </w:rPr>
            </w:rPrChange>
          </w:rPr>
          <w:t>PersonDao</w:t>
        </w:r>
        <w:r w:rsidR="002C5F7C" w:rsidRPr="002C5F7C">
          <w:rPr>
            <w:sz w:val="24"/>
            <w:szCs w:val="24"/>
            <w:rPrChange w:id="1274" w:author="Ron Gal" w:date="2017-03-04T14:43:00Z">
              <w:rPr>
                <w:rFonts w:ascii="Consolas" w:hAnsi="Consolas" w:cs="Consolas"/>
                <w:sz w:val="19"/>
                <w:szCs w:val="19"/>
                <w:highlight w:val="white"/>
              </w:rPr>
            </w:rPrChange>
          </w:rPr>
          <w:t>&lt;Domain.</w:t>
        </w:r>
        <w:r w:rsidR="002C5F7C" w:rsidRPr="002C5F7C">
          <w:rPr>
            <w:sz w:val="24"/>
            <w:szCs w:val="24"/>
            <w:rPrChange w:id="1275" w:author="Ron Gal" w:date="2017-03-04T14:43:00Z">
              <w:rPr>
                <w:rFonts w:ascii="Consolas" w:hAnsi="Consolas" w:cs="Consolas"/>
                <w:color w:val="2B91AF"/>
                <w:sz w:val="19"/>
                <w:szCs w:val="19"/>
                <w:highlight w:val="white"/>
              </w:rPr>
            </w:rPrChange>
          </w:rPr>
          <w:t>Doctor</w:t>
        </w:r>
        <w:r w:rsidR="002C5F7C" w:rsidRPr="002C5F7C">
          <w:rPr>
            <w:sz w:val="24"/>
            <w:szCs w:val="24"/>
            <w:rPrChange w:id="1276" w:author="Ron Gal" w:date="2017-03-04T14:43:00Z">
              <w:rPr>
                <w:rFonts w:ascii="Consolas" w:hAnsi="Consolas" w:cs="Consolas"/>
                <w:sz w:val="19"/>
                <w:szCs w:val="19"/>
                <w:highlight w:val="white"/>
              </w:rPr>
            </w:rPrChange>
          </w:rPr>
          <w:t>&gt;</w:t>
        </w:r>
        <w:r w:rsidR="002C5F7C" w:rsidDel="002C5F7C">
          <w:rPr>
            <w:sz w:val="24"/>
            <w:szCs w:val="24"/>
            <w:rtl/>
          </w:rPr>
          <w:t xml:space="preserve"> </w:t>
        </w:r>
        <w:r w:rsidR="002C5F7C">
          <w:rPr>
            <w:rFonts w:hint="cs"/>
            <w:sz w:val="24"/>
            <w:szCs w:val="24"/>
            <w:rtl/>
          </w:rPr>
          <w:t>ו</w:t>
        </w:r>
      </w:ins>
      <w:del w:id="1277" w:author="Ron Gal" w:date="2017-03-04T14:43:00Z">
        <w:r w:rsidDel="002C5F7C">
          <w:rPr>
            <w:sz w:val="24"/>
            <w:szCs w:val="24"/>
            <w:rtl/>
          </w:rPr>
          <w:delText>&lt;</w:delText>
        </w:r>
        <w:r w:rsidDel="002C5F7C">
          <w:rPr>
            <w:sz w:val="24"/>
            <w:szCs w:val="24"/>
          </w:rPr>
          <w:delText>DBAccessBase&lt;Order</w:delText>
        </w:r>
        <w:r w:rsidDel="002C5F7C">
          <w:rPr>
            <w:sz w:val="24"/>
            <w:szCs w:val="24"/>
            <w:rtl/>
          </w:rPr>
          <w:delText xml:space="preserve"> ו</w:delText>
        </w:r>
      </w:del>
      <w:r>
        <w:rPr>
          <w:sz w:val="24"/>
          <w:szCs w:val="24"/>
          <w:rtl/>
        </w:rPr>
        <w:t xml:space="preserve">מממשת את הממשק </w:t>
      </w:r>
      <w:ins w:id="1278" w:author="Ron Gal" w:date="2017-03-04T14:43:00Z">
        <w:r w:rsidR="002C5F7C" w:rsidRPr="002C5F7C">
          <w:rPr>
            <w:sz w:val="24"/>
            <w:szCs w:val="24"/>
            <w:rPrChange w:id="1279" w:author="Ron Gal" w:date="2017-03-04T14:43:00Z">
              <w:rPr>
                <w:rFonts w:ascii="Consolas" w:hAnsi="Consolas" w:cs="Consolas"/>
                <w:color w:val="2B91AF"/>
                <w:sz w:val="19"/>
                <w:szCs w:val="19"/>
                <w:highlight w:val="white"/>
              </w:rPr>
            </w:rPrChange>
          </w:rPr>
          <w:t>IDoctorsDao</w:t>
        </w:r>
        <w:r w:rsidR="002C5F7C" w:rsidDel="002C5F7C">
          <w:rPr>
            <w:sz w:val="24"/>
            <w:szCs w:val="24"/>
          </w:rPr>
          <w:t xml:space="preserve"> </w:t>
        </w:r>
      </w:ins>
      <w:del w:id="1280" w:author="Ron Gal" w:date="2017-03-04T14:43:00Z">
        <w:r w:rsidDel="002C5F7C">
          <w:rPr>
            <w:sz w:val="24"/>
            <w:szCs w:val="24"/>
          </w:rPr>
          <w:delText>IOrdersQueryProcessor</w:delText>
        </w:r>
      </w:del>
      <w:r>
        <w:rPr>
          <w:sz w:val="24"/>
          <w:szCs w:val="24"/>
          <w:rtl/>
        </w:rPr>
        <w:t xml:space="preserve">. </w:t>
      </w:r>
      <w:ins w:id="1281" w:author="Ron Gal" w:date="2017-03-04T14:43:00Z">
        <w:r w:rsidR="002C5F7C">
          <w:rPr>
            <w:rFonts w:hint="cs"/>
            <w:sz w:val="24"/>
            <w:szCs w:val="24"/>
            <w:rtl/>
          </w:rPr>
          <w:t xml:space="preserve">המחלקה </w:t>
        </w:r>
      </w:ins>
      <w:r>
        <w:rPr>
          <w:sz w:val="24"/>
          <w:szCs w:val="24"/>
          <w:rtl/>
        </w:rPr>
        <w:t>תבצע הכנסה</w:t>
      </w:r>
      <w:ins w:id="1282" w:author="Ron Gal" w:date="2017-03-04T14:45:00Z">
        <w:r w:rsidR="002C5F7C">
          <w:rPr>
            <w:rFonts w:hint="cs"/>
            <w:sz w:val="24"/>
            <w:szCs w:val="24"/>
            <w:rtl/>
          </w:rPr>
          <w:t xml:space="preserve"> ו</w:t>
        </w:r>
      </w:ins>
      <w:del w:id="1283" w:author="Ron Gal" w:date="2017-03-04T14:45:00Z">
        <w:r w:rsidDel="002C5F7C">
          <w:rPr>
            <w:sz w:val="24"/>
            <w:szCs w:val="24"/>
            <w:rtl/>
          </w:rPr>
          <w:delText xml:space="preserve">, </w:delText>
        </w:r>
      </w:del>
      <w:r>
        <w:rPr>
          <w:sz w:val="24"/>
          <w:szCs w:val="24"/>
          <w:rtl/>
        </w:rPr>
        <w:t xml:space="preserve">עדכון של </w:t>
      </w:r>
      <w:del w:id="1284" w:author="Ron Gal" w:date="2017-03-04T14:46:00Z">
        <w:r w:rsidDel="002C5F7C">
          <w:rPr>
            <w:sz w:val="24"/>
            <w:szCs w:val="24"/>
            <w:rtl/>
          </w:rPr>
          <w:delText xml:space="preserve">הזמנה </w:delText>
        </w:r>
      </w:del>
      <w:ins w:id="1285" w:author="Ron Gal" w:date="2017-03-04T14:46:00Z">
        <w:r w:rsidR="002C5F7C">
          <w:rPr>
            <w:rFonts w:hint="cs"/>
            <w:sz w:val="24"/>
            <w:szCs w:val="24"/>
            <w:rtl/>
          </w:rPr>
          <w:t xml:space="preserve">רופא </w:t>
        </w:r>
      </w:ins>
      <w:r>
        <w:rPr>
          <w:sz w:val="24"/>
          <w:szCs w:val="24"/>
          <w:rtl/>
        </w:rPr>
        <w:t xml:space="preserve">במסד הנתונים. כמו כן, מחלקה זו אחראית על החזרת </w:t>
      </w:r>
      <w:del w:id="1286" w:author="Ron Gal" w:date="2017-03-04T14:46:00Z">
        <w:r w:rsidDel="002C5F7C">
          <w:rPr>
            <w:sz w:val="24"/>
            <w:szCs w:val="24"/>
            <w:rtl/>
          </w:rPr>
          <w:delText xml:space="preserve">ההזמנות </w:delText>
        </w:r>
      </w:del>
      <w:ins w:id="1287" w:author="Ron Gal" w:date="2017-03-04T14:46:00Z">
        <w:r w:rsidR="002C5F7C">
          <w:rPr>
            <w:rFonts w:hint="cs"/>
            <w:sz w:val="24"/>
            <w:szCs w:val="24"/>
            <w:rtl/>
          </w:rPr>
          <w:t>הרופאים</w:t>
        </w:r>
        <w:r w:rsidR="002C5F7C">
          <w:rPr>
            <w:sz w:val="24"/>
            <w:szCs w:val="24"/>
            <w:rtl/>
          </w:rPr>
          <w:t xml:space="preserve"> </w:t>
        </w:r>
      </w:ins>
      <w:r>
        <w:rPr>
          <w:sz w:val="24"/>
          <w:szCs w:val="24"/>
          <w:rtl/>
        </w:rPr>
        <w:t>בהתאם לפרמטרים האפשרים ממסכי המערכת השונים. המחלקה תכיל את הפעולות הבאות:</w:t>
      </w:r>
    </w:p>
    <w:p w:rsidR="002C5F7C" w:rsidRPr="002C5F7C" w:rsidRDefault="002C5F7C">
      <w:pPr>
        <w:rPr>
          <w:ins w:id="1288" w:author="Ron Gal" w:date="2017-03-04T14:46:00Z"/>
          <w:sz w:val="24"/>
          <w:szCs w:val="24"/>
          <w:rPrChange w:id="1289" w:author="Ron Gal" w:date="2017-03-04T14:46:00Z">
            <w:rPr>
              <w:ins w:id="1290" w:author="Ron Gal" w:date="2017-03-04T14:46:00Z"/>
              <w:rFonts w:ascii="Consolas" w:hAnsi="Consolas" w:cs="Consolas"/>
              <w:sz w:val="19"/>
              <w:szCs w:val="19"/>
              <w:highlight w:val="white"/>
            </w:rPr>
          </w:rPrChange>
        </w:rPr>
        <w:pPrChange w:id="1291" w:author="Ron Gal" w:date="2017-03-04T14:46:00Z">
          <w:pPr>
            <w:autoSpaceDE w:val="0"/>
            <w:autoSpaceDN w:val="0"/>
            <w:adjustRightInd w:val="0"/>
            <w:spacing w:line="240" w:lineRule="auto"/>
          </w:pPr>
        </w:pPrChange>
      </w:pPr>
      <w:ins w:id="1292" w:author="Ron Gal" w:date="2017-03-04T14:46:00Z">
        <w:r>
          <w:rPr>
            <w:sz w:val="24"/>
            <w:szCs w:val="24"/>
          </w:rPr>
          <w:t xml:space="preserve">        </w:t>
        </w:r>
        <w:r w:rsidRPr="002C5F7C">
          <w:rPr>
            <w:sz w:val="24"/>
            <w:szCs w:val="24"/>
            <w:rPrChange w:id="1293" w:author="Ron Gal" w:date="2017-03-04T14:46:00Z">
              <w:rPr>
                <w:rFonts w:ascii="Consolas" w:hAnsi="Consolas" w:cs="Consolas"/>
                <w:color w:val="2B91AF"/>
                <w:sz w:val="19"/>
                <w:szCs w:val="19"/>
                <w:highlight w:val="white"/>
              </w:rPr>
            </w:rPrChange>
          </w:rPr>
          <w:t xml:space="preserve">Doctor </w:t>
        </w:r>
        <w:r w:rsidRPr="002C5F7C">
          <w:rPr>
            <w:sz w:val="24"/>
            <w:szCs w:val="24"/>
            <w:rPrChange w:id="1294" w:author="Ron Gal" w:date="2017-03-04T14:46:00Z">
              <w:rPr>
                <w:rFonts w:ascii="Consolas" w:hAnsi="Consolas" w:cs="Consolas"/>
                <w:sz w:val="19"/>
                <w:szCs w:val="19"/>
                <w:highlight w:val="white"/>
              </w:rPr>
            </w:rPrChange>
          </w:rPr>
          <w:t>GetDoctor(</w:t>
        </w:r>
        <w:r w:rsidRPr="002C5F7C">
          <w:rPr>
            <w:sz w:val="24"/>
            <w:szCs w:val="24"/>
            <w:rPrChange w:id="1295" w:author="Ron Gal" w:date="2017-03-04T14:46:00Z">
              <w:rPr>
                <w:rFonts w:ascii="Consolas" w:hAnsi="Consolas" w:cs="Consolas"/>
                <w:color w:val="0000FF"/>
                <w:sz w:val="19"/>
                <w:szCs w:val="19"/>
                <w:highlight w:val="white"/>
              </w:rPr>
            </w:rPrChange>
          </w:rPr>
          <w:t>int</w:t>
        </w:r>
        <w:r w:rsidRPr="002C5F7C">
          <w:rPr>
            <w:sz w:val="24"/>
            <w:szCs w:val="24"/>
            <w:rPrChange w:id="1296" w:author="Ron Gal" w:date="2017-03-04T14:46:00Z">
              <w:rPr>
                <w:rFonts w:ascii="Consolas" w:hAnsi="Consolas" w:cs="Consolas"/>
                <w:sz w:val="19"/>
                <w:szCs w:val="19"/>
                <w:highlight w:val="white"/>
              </w:rPr>
            </w:rPrChange>
          </w:rPr>
          <w:t xml:space="preserve"> id);</w:t>
        </w:r>
      </w:ins>
    </w:p>
    <w:p w:rsidR="002C5F7C" w:rsidRPr="002C5F7C" w:rsidRDefault="002C5F7C">
      <w:pPr>
        <w:rPr>
          <w:ins w:id="1297" w:author="Ron Gal" w:date="2017-03-04T14:46:00Z"/>
          <w:sz w:val="24"/>
          <w:szCs w:val="24"/>
          <w:rPrChange w:id="1298" w:author="Ron Gal" w:date="2017-03-04T14:46:00Z">
            <w:rPr>
              <w:ins w:id="1299" w:author="Ron Gal" w:date="2017-03-04T14:46:00Z"/>
              <w:rFonts w:ascii="Consolas" w:hAnsi="Consolas" w:cs="Consolas"/>
              <w:sz w:val="19"/>
              <w:szCs w:val="19"/>
              <w:highlight w:val="white"/>
            </w:rPr>
          </w:rPrChange>
        </w:rPr>
        <w:pPrChange w:id="1300" w:author="Ron Gal" w:date="2017-03-04T14:46:00Z">
          <w:pPr>
            <w:autoSpaceDE w:val="0"/>
            <w:autoSpaceDN w:val="0"/>
            <w:adjustRightInd w:val="0"/>
            <w:spacing w:line="240" w:lineRule="auto"/>
          </w:pPr>
        </w:pPrChange>
      </w:pPr>
      <w:ins w:id="1301" w:author="Ron Gal" w:date="2017-03-04T14:46:00Z">
        <w:r w:rsidRPr="002C5F7C">
          <w:rPr>
            <w:sz w:val="24"/>
            <w:szCs w:val="24"/>
            <w:rPrChange w:id="1302" w:author="Ron Gal" w:date="2017-03-04T14:46:00Z">
              <w:rPr>
                <w:rFonts w:ascii="Consolas" w:hAnsi="Consolas" w:cs="Consolas"/>
                <w:sz w:val="19"/>
                <w:szCs w:val="19"/>
                <w:highlight w:val="white"/>
              </w:rPr>
            </w:rPrChange>
          </w:rPr>
          <w:t xml:space="preserve">        Domain.Doctor Get(</w:t>
        </w:r>
        <w:r w:rsidRPr="002C5F7C">
          <w:rPr>
            <w:sz w:val="24"/>
            <w:szCs w:val="24"/>
            <w:rPrChange w:id="1303" w:author="Ron Gal" w:date="2017-03-04T14:46:00Z">
              <w:rPr>
                <w:rFonts w:ascii="Consolas" w:hAnsi="Consolas" w:cs="Consolas"/>
                <w:color w:val="0000FF"/>
                <w:sz w:val="19"/>
                <w:szCs w:val="19"/>
                <w:highlight w:val="white"/>
              </w:rPr>
            </w:rPrChange>
          </w:rPr>
          <w:t>int</w:t>
        </w:r>
        <w:r w:rsidRPr="002C5F7C">
          <w:rPr>
            <w:sz w:val="24"/>
            <w:szCs w:val="24"/>
            <w:rPrChange w:id="1304" w:author="Ron Gal" w:date="2017-03-04T14:46:00Z">
              <w:rPr>
                <w:rFonts w:ascii="Consolas" w:hAnsi="Consolas" w:cs="Consolas"/>
                <w:sz w:val="19"/>
                <w:szCs w:val="19"/>
                <w:highlight w:val="white"/>
              </w:rPr>
            </w:rPrChange>
          </w:rPr>
          <w:t xml:space="preserve"> id);</w:t>
        </w:r>
      </w:ins>
    </w:p>
    <w:p w:rsidR="002C5F7C" w:rsidRPr="002C5F7C" w:rsidRDefault="002C5F7C">
      <w:pPr>
        <w:rPr>
          <w:ins w:id="1305" w:author="Ron Gal" w:date="2017-03-04T14:46:00Z"/>
          <w:sz w:val="24"/>
          <w:szCs w:val="24"/>
          <w:rPrChange w:id="1306" w:author="Ron Gal" w:date="2017-03-04T14:46:00Z">
            <w:rPr>
              <w:ins w:id="1307" w:author="Ron Gal" w:date="2017-03-04T14:46:00Z"/>
              <w:rFonts w:ascii="Consolas" w:hAnsi="Consolas" w:cs="Consolas"/>
              <w:sz w:val="19"/>
              <w:szCs w:val="19"/>
              <w:highlight w:val="white"/>
            </w:rPr>
          </w:rPrChange>
        </w:rPr>
        <w:pPrChange w:id="1308" w:author="Ron Gal" w:date="2017-03-04T14:46:00Z">
          <w:pPr>
            <w:autoSpaceDE w:val="0"/>
            <w:autoSpaceDN w:val="0"/>
            <w:adjustRightInd w:val="0"/>
            <w:spacing w:line="240" w:lineRule="auto"/>
          </w:pPr>
        </w:pPrChange>
      </w:pPr>
      <w:ins w:id="1309" w:author="Ron Gal" w:date="2017-03-04T14:46:00Z">
        <w:r w:rsidRPr="002C5F7C">
          <w:rPr>
            <w:sz w:val="24"/>
            <w:szCs w:val="24"/>
            <w:rPrChange w:id="1310" w:author="Ron Gal" w:date="2017-03-04T14:46:00Z">
              <w:rPr>
                <w:rFonts w:ascii="Consolas" w:hAnsi="Consolas" w:cs="Consolas"/>
                <w:sz w:val="19"/>
                <w:szCs w:val="19"/>
                <w:highlight w:val="white"/>
              </w:rPr>
            </w:rPrChange>
          </w:rPr>
          <w:t xml:space="preserve">        Doctor Save(</w:t>
        </w:r>
        <w:r w:rsidRPr="002C5F7C">
          <w:rPr>
            <w:sz w:val="24"/>
            <w:szCs w:val="24"/>
            <w:rPrChange w:id="1311" w:author="Ron Gal" w:date="2017-03-04T14:46:00Z">
              <w:rPr>
                <w:rFonts w:ascii="Consolas" w:hAnsi="Consolas" w:cs="Consolas"/>
                <w:color w:val="2B91AF"/>
                <w:sz w:val="19"/>
                <w:szCs w:val="19"/>
                <w:highlight w:val="white"/>
              </w:rPr>
            </w:rPrChange>
          </w:rPr>
          <w:t>PersonLogin</w:t>
        </w:r>
        <w:r w:rsidRPr="002C5F7C">
          <w:rPr>
            <w:sz w:val="24"/>
            <w:szCs w:val="24"/>
            <w:rPrChange w:id="1312" w:author="Ron Gal" w:date="2017-03-04T14:46:00Z">
              <w:rPr>
                <w:rFonts w:ascii="Consolas" w:hAnsi="Consolas" w:cs="Consolas"/>
                <w:sz w:val="19"/>
                <w:szCs w:val="19"/>
                <w:highlight w:val="white"/>
              </w:rPr>
            </w:rPrChange>
          </w:rPr>
          <w:t xml:space="preserve"> doctor);</w:t>
        </w:r>
      </w:ins>
    </w:p>
    <w:p w:rsidR="002C5F7C" w:rsidRPr="002C5F7C" w:rsidRDefault="002C5F7C">
      <w:pPr>
        <w:rPr>
          <w:ins w:id="1313" w:author="Ron Gal" w:date="2017-03-04T14:46:00Z"/>
          <w:sz w:val="24"/>
          <w:szCs w:val="24"/>
          <w:rPrChange w:id="1314" w:author="Ron Gal" w:date="2017-03-04T14:46:00Z">
            <w:rPr>
              <w:ins w:id="1315" w:author="Ron Gal" w:date="2017-03-04T14:46:00Z"/>
              <w:rFonts w:ascii="Consolas" w:hAnsi="Consolas" w:cs="Consolas"/>
              <w:sz w:val="19"/>
              <w:szCs w:val="19"/>
              <w:highlight w:val="white"/>
            </w:rPr>
          </w:rPrChange>
        </w:rPr>
        <w:pPrChange w:id="1316" w:author="Ron Gal" w:date="2017-03-04T14:46:00Z">
          <w:pPr>
            <w:autoSpaceDE w:val="0"/>
            <w:autoSpaceDN w:val="0"/>
            <w:adjustRightInd w:val="0"/>
            <w:spacing w:line="240" w:lineRule="auto"/>
          </w:pPr>
        </w:pPrChange>
      </w:pPr>
      <w:ins w:id="1317" w:author="Ron Gal" w:date="2017-03-04T14:46:00Z">
        <w:r w:rsidRPr="002C5F7C">
          <w:rPr>
            <w:sz w:val="24"/>
            <w:szCs w:val="24"/>
            <w:rPrChange w:id="1318" w:author="Ron Gal" w:date="2017-03-04T14:46:00Z">
              <w:rPr>
                <w:rFonts w:ascii="Consolas" w:hAnsi="Consolas" w:cs="Consolas"/>
                <w:sz w:val="19"/>
                <w:szCs w:val="19"/>
                <w:highlight w:val="white"/>
              </w:rPr>
            </w:rPrChange>
          </w:rPr>
          <w:t xml:space="preserve">        Doctor Update(</w:t>
        </w:r>
        <w:r w:rsidRPr="002C5F7C">
          <w:rPr>
            <w:sz w:val="24"/>
            <w:szCs w:val="24"/>
            <w:rPrChange w:id="1319" w:author="Ron Gal" w:date="2017-03-04T14:46:00Z">
              <w:rPr>
                <w:rFonts w:ascii="Consolas" w:hAnsi="Consolas" w:cs="Consolas"/>
                <w:color w:val="0000FF"/>
                <w:sz w:val="19"/>
                <w:szCs w:val="19"/>
                <w:highlight w:val="white"/>
              </w:rPr>
            </w:rPrChange>
          </w:rPr>
          <w:t>int</w:t>
        </w:r>
        <w:r w:rsidRPr="002C5F7C">
          <w:rPr>
            <w:sz w:val="24"/>
            <w:szCs w:val="24"/>
            <w:rPrChange w:id="1320" w:author="Ron Gal" w:date="2017-03-04T14:46:00Z">
              <w:rPr>
                <w:rFonts w:ascii="Consolas" w:hAnsi="Consolas" w:cs="Consolas"/>
                <w:sz w:val="19"/>
                <w:szCs w:val="19"/>
                <w:highlight w:val="white"/>
              </w:rPr>
            </w:rPrChange>
          </w:rPr>
          <w:t xml:space="preserve"> id, </w:t>
        </w:r>
        <w:r w:rsidRPr="002C5F7C">
          <w:rPr>
            <w:sz w:val="24"/>
            <w:szCs w:val="24"/>
            <w:rPrChange w:id="1321" w:author="Ron Gal" w:date="2017-03-04T14:46:00Z">
              <w:rPr>
                <w:rFonts w:ascii="Consolas" w:hAnsi="Consolas" w:cs="Consolas"/>
                <w:color w:val="2B91AF"/>
                <w:sz w:val="19"/>
                <w:szCs w:val="19"/>
                <w:highlight w:val="white"/>
              </w:rPr>
            </w:rPrChange>
          </w:rPr>
          <w:t>Doctor</w:t>
        </w:r>
        <w:r w:rsidRPr="002C5F7C">
          <w:rPr>
            <w:sz w:val="24"/>
            <w:szCs w:val="24"/>
            <w:rPrChange w:id="1322" w:author="Ron Gal" w:date="2017-03-04T14:46:00Z">
              <w:rPr>
                <w:rFonts w:ascii="Consolas" w:hAnsi="Consolas" w:cs="Consolas"/>
                <w:sz w:val="19"/>
                <w:szCs w:val="19"/>
                <w:highlight w:val="white"/>
              </w:rPr>
            </w:rPrChange>
          </w:rPr>
          <w:t xml:space="preserve"> doctor);</w:t>
        </w:r>
      </w:ins>
    </w:p>
    <w:p w:rsidR="002C5F7C" w:rsidRPr="002C5F7C" w:rsidRDefault="002C5F7C">
      <w:pPr>
        <w:rPr>
          <w:ins w:id="1323" w:author="Ron Gal" w:date="2017-03-04T14:46:00Z"/>
          <w:sz w:val="24"/>
          <w:szCs w:val="24"/>
          <w:rPrChange w:id="1324" w:author="Ron Gal" w:date="2017-03-04T14:46:00Z">
            <w:rPr>
              <w:ins w:id="1325" w:author="Ron Gal" w:date="2017-03-04T14:46:00Z"/>
              <w:rFonts w:ascii="Consolas" w:hAnsi="Consolas" w:cs="Consolas"/>
              <w:sz w:val="19"/>
              <w:szCs w:val="19"/>
              <w:highlight w:val="white"/>
            </w:rPr>
          </w:rPrChange>
        </w:rPr>
        <w:pPrChange w:id="1326" w:author="Ron Gal" w:date="2017-03-04T14:46:00Z">
          <w:pPr>
            <w:autoSpaceDE w:val="0"/>
            <w:autoSpaceDN w:val="0"/>
            <w:adjustRightInd w:val="0"/>
            <w:spacing w:line="240" w:lineRule="auto"/>
          </w:pPr>
        </w:pPrChange>
      </w:pPr>
      <w:ins w:id="1327" w:author="Ron Gal" w:date="2017-03-04T14:46:00Z">
        <w:r w:rsidRPr="002C5F7C">
          <w:rPr>
            <w:sz w:val="24"/>
            <w:szCs w:val="24"/>
            <w:rPrChange w:id="1328" w:author="Ron Gal" w:date="2017-03-04T14:46:00Z">
              <w:rPr>
                <w:rFonts w:ascii="Consolas" w:hAnsi="Consolas" w:cs="Consolas"/>
                <w:sz w:val="19"/>
                <w:szCs w:val="19"/>
                <w:highlight w:val="white"/>
              </w:rPr>
            </w:rPrChange>
          </w:rPr>
          <w:t xml:space="preserve">        </w:t>
        </w:r>
        <w:r w:rsidRPr="002C5F7C">
          <w:rPr>
            <w:sz w:val="24"/>
            <w:szCs w:val="24"/>
            <w:rPrChange w:id="1329" w:author="Ron Gal" w:date="2017-03-04T14:46:00Z">
              <w:rPr>
                <w:rFonts w:ascii="Consolas" w:hAnsi="Consolas" w:cs="Consolas"/>
                <w:color w:val="0000FF"/>
                <w:sz w:val="19"/>
                <w:szCs w:val="19"/>
                <w:highlight w:val="white"/>
              </w:rPr>
            </w:rPrChange>
          </w:rPr>
          <w:t>bool</w:t>
        </w:r>
        <w:r w:rsidRPr="002C5F7C">
          <w:rPr>
            <w:sz w:val="24"/>
            <w:szCs w:val="24"/>
            <w:rPrChange w:id="1330" w:author="Ron Gal" w:date="2017-03-04T14:46:00Z">
              <w:rPr>
                <w:rFonts w:ascii="Consolas" w:hAnsi="Consolas" w:cs="Consolas"/>
                <w:sz w:val="19"/>
                <w:szCs w:val="19"/>
                <w:highlight w:val="white"/>
              </w:rPr>
            </w:rPrChange>
          </w:rPr>
          <w:t xml:space="preserve"> Exists(</w:t>
        </w:r>
        <w:r w:rsidRPr="002C5F7C">
          <w:rPr>
            <w:sz w:val="24"/>
            <w:szCs w:val="24"/>
            <w:rPrChange w:id="1331" w:author="Ron Gal" w:date="2017-03-04T14:46:00Z">
              <w:rPr>
                <w:rFonts w:ascii="Consolas" w:hAnsi="Consolas" w:cs="Consolas"/>
                <w:color w:val="0000FF"/>
                <w:sz w:val="19"/>
                <w:szCs w:val="19"/>
                <w:highlight w:val="white"/>
              </w:rPr>
            </w:rPrChange>
          </w:rPr>
          <w:t>string</w:t>
        </w:r>
        <w:r w:rsidRPr="002C5F7C">
          <w:rPr>
            <w:sz w:val="24"/>
            <w:szCs w:val="24"/>
            <w:rPrChange w:id="1332" w:author="Ron Gal" w:date="2017-03-04T14:46:00Z">
              <w:rPr>
                <w:rFonts w:ascii="Consolas" w:hAnsi="Consolas" w:cs="Consolas"/>
                <w:sz w:val="19"/>
                <w:szCs w:val="19"/>
                <w:highlight w:val="white"/>
              </w:rPr>
            </w:rPrChange>
          </w:rPr>
          <w:t xml:space="preserve"> username);</w:t>
        </w:r>
      </w:ins>
    </w:p>
    <w:p w:rsidR="002C5F7C" w:rsidRPr="002C5F7C" w:rsidRDefault="002C5F7C">
      <w:pPr>
        <w:rPr>
          <w:ins w:id="1333" w:author="Ron Gal" w:date="2017-03-04T14:46:00Z"/>
          <w:sz w:val="24"/>
          <w:szCs w:val="24"/>
          <w:rPrChange w:id="1334" w:author="Ron Gal" w:date="2017-03-04T14:46:00Z">
            <w:rPr>
              <w:ins w:id="1335" w:author="Ron Gal" w:date="2017-03-04T14:46:00Z"/>
              <w:rFonts w:ascii="Consolas" w:hAnsi="Consolas" w:cs="Consolas"/>
              <w:sz w:val="19"/>
              <w:szCs w:val="19"/>
              <w:highlight w:val="white"/>
            </w:rPr>
          </w:rPrChange>
        </w:rPr>
        <w:pPrChange w:id="1336" w:author="Ron Gal" w:date="2017-03-04T14:46:00Z">
          <w:pPr>
            <w:autoSpaceDE w:val="0"/>
            <w:autoSpaceDN w:val="0"/>
            <w:adjustRightInd w:val="0"/>
            <w:spacing w:line="240" w:lineRule="auto"/>
          </w:pPr>
        </w:pPrChange>
      </w:pPr>
      <w:ins w:id="1337" w:author="Ron Gal" w:date="2017-03-04T14:46:00Z">
        <w:r w:rsidRPr="002C5F7C">
          <w:rPr>
            <w:sz w:val="24"/>
            <w:szCs w:val="24"/>
            <w:rPrChange w:id="1338" w:author="Ron Gal" w:date="2017-03-04T14:46:00Z">
              <w:rPr>
                <w:rFonts w:ascii="Consolas" w:hAnsi="Consolas" w:cs="Consolas"/>
                <w:sz w:val="19"/>
                <w:szCs w:val="19"/>
                <w:highlight w:val="white"/>
              </w:rPr>
            </w:rPrChange>
          </w:rPr>
          <w:t xml:space="preserve">        </w:t>
        </w:r>
        <w:r w:rsidRPr="002C5F7C">
          <w:rPr>
            <w:sz w:val="24"/>
            <w:szCs w:val="24"/>
            <w:rPrChange w:id="1339" w:author="Ron Gal" w:date="2017-03-04T14:46:00Z">
              <w:rPr>
                <w:rFonts w:ascii="Consolas" w:hAnsi="Consolas" w:cs="Consolas"/>
                <w:color w:val="2B91AF"/>
                <w:sz w:val="19"/>
                <w:szCs w:val="19"/>
                <w:highlight w:val="white"/>
              </w:rPr>
            </w:rPrChange>
          </w:rPr>
          <w:t>IEnumerable</w:t>
        </w:r>
        <w:r w:rsidRPr="002C5F7C">
          <w:rPr>
            <w:sz w:val="24"/>
            <w:szCs w:val="24"/>
            <w:rPrChange w:id="1340" w:author="Ron Gal" w:date="2017-03-04T14:46:00Z">
              <w:rPr>
                <w:rFonts w:ascii="Consolas" w:hAnsi="Consolas" w:cs="Consolas"/>
                <w:sz w:val="19"/>
                <w:szCs w:val="19"/>
                <w:highlight w:val="white"/>
              </w:rPr>
            </w:rPrChange>
          </w:rPr>
          <w:t>&lt;Doctor&gt; Search(</w:t>
        </w:r>
        <w:r w:rsidRPr="002C5F7C">
          <w:rPr>
            <w:sz w:val="24"/>
            <w:szCs w:val="24"/>
            <w:rPrChange w:id="1341" w:author="Ron Gal" w:date="2017-03-04T14:46:00Z">
              <w:rPr>
                <w:rFonts w:ascii="Consolas" w:hAnsi="Consolas" w:cs="Consolas"/>
                <w:color w:val="0000FF"/>
                <w:sz w:val="19"/>
                <w:szCs w:val="19"/>
                <w:highlight w:val="white"/>
              </w:rPr>
            </w:rPrChange>
          </w:rPr>
          <w:t>string</w:t>
        </w:r>
        <w:r w:rsidRPr="002C5F7C">
          <w:rPr>
            <w:sz w:val="24"/>
            <w:szCs w:val="24"/>
            <w:rPrChange w:id="1342" w:author="Ron Gal" w:date="2017-03-04T14:46:00Z">
              <w:rPr>
                <w:rFonts w:ascii="Consolas" w:hAnsi="Consolas" w:cs="Consolas"/>
                <w:sz w:val="19"/>
                <w:szCs w:val="19"/>
                <w:highlight w:val="white"/>
              </w:rPr>
            </w:rPrChange>
          </w:rPr>
          <w:t xml:space="preserve"> firstName, </w:t>
        </w:r>
        <w:r w:rsidRPr="002C5F7C">
          <w:rPr>
            <w:sz w:val="24"/>
            <w:szCs w:val="24"/>
            <w:rPrChange w:id="1343" w:author="Ron Gal" w:date="2017-03-04T14:46:00Z">
              <w:rPr>
                <w:rFonts w:ascii="Consolas" w:hAnsi="Consolas" w:cs="Consolas"/>
                <w:color w:val="0000FF"/>
                <w:sz w:val="19"/>
                <w:szCs w:val="19"/>
                <w:highlight w:val="white"/>
              </w:rPr>
            </w:rPrChange>
          </w:rPr>
          <w:t>string</w:t>
        </w:r>
        <w:r w:rsidRPr="002C5F7C">
          <w:rPr>
            <w:sz w:val="24"/>
            <w:szCs w:val="24"/>
            <w:rPrChange w:id="1344" w:author="Ron Gal" w:date="2017-03-04T14:46:00Z">
              <w:rPr>
                <w:rFonts w:ascii="Consolas" w:hAnsi="Consolas" w:cs="Consolas"/>
                <w:sz w:val="19"/>
                <w:szCs w:val="19"/>
                <w:highlight w:val="white"/>
              </w:rPr>
            </w:rPrChange>
          </w:rPr>
          <w:t xml:space="preserve"> lastName, </w:t>
        </w:r>
        <w:r w:rsidRPr="002C5F7C">
          <w:rPr>
            <w:sz w:val="24"/>
            <w:szCs w:val="24"/>
            <w:rPrChange w:id="1345" w:author="Ron Gal" w:date="2017-03-04T14:46:00Z">
              <w:rPr>
                <w:rFonts w:ascii="Consolas" w:hAnsi="Consolas" w:cs="Consolas"/>
                <w:color w:val="0000FF"/>
                <w:sz w:val="19"/>
                <w:szCs w:val="19"/>
                <w:highlight w:val="white"/>
              </w:rPr>
            </w:rPrChange>
          </w:rPr>
          <w:t>string</w:t>
        </w:r>
        <w:r w:rsidRPr="002C5F7C">
          <w:rPr>
            <w:sz w:val="24"/>
            <w:szCs w:val="24"/>
            <w:rPrChange w:id="1346" w:author="Ron Gal" w:date="2017-03-04T14:46:00Z">
              <w:rPr>
                <w:rFonts w:ascii="Consolas" w:hAnsi="Consolas" w:cs="Consolas"/>
                <w:sz w:val="19"/>
                <w:szCs w:val="19"/>
                <w:highlight w:val="white"/>
              </w:rPr>
            </w:rPrChange>
          </w:rPr>
          <w:t xml:space="preserve"> address, </w:t>
        </w:r>
        <w:r w:rsidRPr="002C5F7C">
          <w:rPr>
            <w:sz w:val="24"/>
            <w:szCs w:val="24"/>
            <w:rPrChange w:id="1347" w:author="Ron Gal" w:date="2017-03-04T14:46:00Z">
              <w:rPr>
                <w:rFonts w:ascii="Consolas" w:hAnsi="Consolas" w:cs="Consolas"/>
                <w:color w:val="0000FF"/>
                <w:sz w:val="19"/>
                <w:szCs w:val="19"/>
                <w:highlight w:val="white"/>
              </w:rPr>
            </w:rPrChange>
          </w:rPr>
          <w:t>int</w:t>
        </w:r>
        <w:r w:rsidRPr="002C5F7C">
          <w:rPr>
            <w:sz w:val="24"/>
            <w:szCs w:val="24"/>
            <w:rPrChange w:id="1348" w:author="Ron Gal" w:date="2017-03-04T14:46:00Z">
              <w:rPr>
                <w:rFonts w:ascii="Consolas" w:hAnsi="Consolas" w:cs="Consolas"/>
                <w:sz w:val="19"/>
                <w:szCs w:val="19"/>
                <w:highlight w:val="white"/>
              </w:rPr>
            </w:rPrChange>
          </w:rPr>
          <w:t>? id);</w:t>
        </w:r>
      </w:ins>
    </w:p>
    <w:p w:rsidR="00481634" w:rsidRPr="002C5F7C" w:rsidDel="002C5F7C" w:rsidRDefault="002C5F7C" w:rsidP="002C5F7C">
      <w:pPr>
        <w:rPr>
          <w:del w:id="1349" w:author="Ron Gal" w:date="2017-03-04T14:46:00Z"/>
          <w:sz w:val="24"/>
          <w:szCs w:val="24"/>
          <w:rPrChange w:id="1350" w:author="Ron Gal" w:date="2017-03-04T14:46:00Z">
            <w:rPr>
              <w:del w:id="1351" w:author="Ron Gal" w:date="2017-03-04T14:46:00Z"/>
            </w:rPr>
          </w:rPrChange>
        </w:rPr>
      </w:pPr>
      <w:ins w:id="1352" w:author="Ron Gal" w:date="2017-03-04T14:46:00Z">
        <w:r w:rsidRPr="002C5F7C">
          <w:rPr>
            <w:sz w:val="24"/>
            <w:szCs w:val="24"/>
            <w:rPrChange w:id="1353" w:author="Ron Gal" w:date="2017-03-04T14:46:00Z">
              <w:rPr>
                <w:rFonts w:ascii="Consolas" w:hAnsi="Consolas" w:cs="Consolas"/>
                <w:sz w:val="19"/>
                <w:szCs w:val="19"/>
                <w:highlight w:val="white"/>
              </w:rPr>
            </w:rPrChange>
          </w:rPr>
          <w:t xml:space="preserve">        Doctor AddRecommendation(</w:t>
        </w:r>
        <w:r w:rsidRPr="002C5F7C">
          <w:rPr>
            <w:sz w:val="24"/>
            <w:szCs w:val="24"/>
            <w:rPrChange w:id="1354" w:author="Ron Gal" w:date="2017-03-04T14:46:00Z">
              <w:rPr>
                <w:rFonts w:ascii="Consolas" w:hAnsi="Consolas" w:cs="Consolas"/>
                <w:color w:val="0000FF"/>
                <w:sz w:val="19"/>
                <w:szCs w:val="19"/>
                <w:highlight w:val="white"/>
              </w:rPr>
            </w:rPrChange>
          </w:rPr>
          <w:t>string</w:t>
        </w:r>
        <w:r w:rsidRPr="002C5F7C">
          <w:rPr>
            <w:sz w:val="24"/>
            <w:szCs w:val="24"/>
            <w:rPrChange w:id="1355" w:author="Ron Gal" w:date="2017-03-04T14:46:00Z">
              <w:rPr>
                <w:rFonts w:ascii="Consolas" w:hAnsi="Consolas" w:cs="Consolas"/>
                <w:sz w:val="19"/>
                <w:szCs w:val="19"/>
                <w:highlight w:val="white"/>
              </w:rPr>
            </w:rPrChange>
          </w:rPr>
          <w:t xml:space="preserve"> recommendation, </w:t>
        </w:r>
        <w:r w:rsidRPr="002C5F7C">
          <w:rPr>
            <w:sz w:val="24"/>
            <w:szCs w:val="24"/>
            <w:rPrChange w:id="1356" w:author="Ron Gal" w:date="2017-03-04T14:46:00Z">
              <w:rPr>
                <w:rFonts w:ascii="Consolas" w:hAnsi="Consolas" w:cs="Consolas"/>
                <w:color w:val="0000FF"/>
                <w:sz w:val="19"/>
                <w:szCs w:val="19"/>
                <w:highlight w:val="white"/>
              </w:rPr>
            </w:rPrChange>
          </w:rPr>
          <w:t>int</w:t>
        </w:r>
        <w:r w:rsidRPr="002C5F7C">
          <w:rPr>
            <w:sz w:val="24"/>
            <w:szCs w:val="24"/>
            <w:rPrChange w:id="1357" w:author="Ron Gal" w:date="2017-03-04T14:46:00Z">
              <w:rPr>
                <w:rFonts w:ascii="Consolas" w:hAnsi="Consolas" w:cs="Consolas"/>
                <w:sz w:val="19"/>
                <w:szCs w:val="19"/>
                <w:highlight w:val="white"/>
              </w:rPr>
            </w:rPrChange>
          </w:rPr>
          <w:t xml:space="preserve"> vetId, </w:t>
        </w:r>
        <w:r w:rsidRPr="002C5F7C">
          <w:rPr>
            <w:sz w:val="24"/>
            <w:szCs w:val="24"/>
            <w:rPrChange w:id="1358" w:author="Ron Gal" w:date="2017-03-04T14:46:00Z">
              <w:rPr>
                <w:rFonts w:ascii="Consolas" w:hAnsi="Consolas" w:cs="Consolas"/>
                <w:color w:val="0000FF"/>
                <w:sz w:val="19"/>
                <w:szCs w:val="19"/>
                <w:highlight w:val="white"/>
              </w:rPr>
            </w:rPrChange>
          </w:rPr>
          <w:t>int</w:t>
        </w:r>
        <w:r w:rsidRPr="002C5F7C">
          <w:rPr>
            <w:sz w:val="24"/>
            <w:szCs w:val="24"/>
            <w:rPrChange w:id="1359" w:author="Ron Gal" w:date="2017-03-04T14:46:00Z">
              <w:rPr>
                <w:rFonts w:ascii="Consolas" w:hAnsi="Consolas" w:cs="Consolas"/>
                <w:sz w:val="19"/>
                <w:szCs w:val="19"/>
                <w:highlight w:val="white"/>
              </w:rPr>
            </w:rPrChange>
          </w:rPr>
          <w:t xml:space="preserve"> ownerId);</w:t>
        </w:r>
        <w:r w:rsidDel="002C5F7C">
          <w:rPr>
            <w:sz w:val="24"/>
            <w:szCs w:val="24"/>
          </w:rPr>
          <w:t xml:space="preserve"> </w:t>
        </w:r>
      </w:ins>
      <w:del w:id="1360" w:author="Ron Gal" w:date="2017-03-04T14:46:00Z">
        <w:r w:rsidR="00471D70" w:rsidDel="002C5F7C">
          <w:rPr>
            <w:sz w:val="24"/>
            <w:szCs w:val="24"/>
          </w:rPr>
          <w:delText>List&lt;DTOs.Order&gt; Search(int? orderId, int? ownerId, string ownerName, int?[] orderStatusIds, int? fieldId, string fieldName, DateTime? startDate, DateTime? endDate);</w:delText>
        </w:r>
      </w:del>
    </w:p>
    <w:p w:rsidR="00481634" w:rsidRPr="002C5F7C" w:rsidDel="002C5F7C" w:rsidRDefault="00481634">
      <w:pPr>
        <w:rPr>
          <w:del w:id="1361" w:author="Ron Gal" w:date="2017-03-04T14:46:00Z"/>
          <w:sz w:val="24"/>
          <w:szCs w:val="24"/>
          <w:rPrChange w:id="1362" w:author="Ron Gal" w:date="2017-03-04T14:46:00Z">
            <w:rPr>
              <w:del w:id="1363" w:author="Ron Gal" w:date="2017-03-04T14:46:00Z"/>
            </w:rPr>
          </w:rPrChange>
        </w:rPr>
      </w:pPr>
    </w:p>
    <w:p w:rsidR="00481634" w:rsidRPr="002C5F7C" w:rsidDel="002C5F7C" w:rsidRDefault="00471D70">
      <w:pPr>
        <w:rPr>
          <w:del w:id="1364" w:author="Ron Gal" w:date="2017-03-04T14:46:00Z"/>
          <w:sz w:val="24"/>
          <w:szCs w:val="24"/>
          <w:rPrChange w:id="1365" w:author="Ron Gal" w:date="2017-03-04T14:46:00Z">
            <w:rPr>
              <w:del w:id="1366" w:author="Ron Gal" w:date="2017-03-04T14:46:00Z"/>
            </w:rPr>
          </w:rPrChange>
        </w:rPr>
      </w:pPr>
      <w:del w:id="1367" w:author="Ron Gal" w:date="2017-03-04T14:46:00Z">
        <w:r w:rsidDel="002C5F7C">
          <w:rPr>
            <w:sz w:val="24"/>
            <w:szCs w:val="24"/>
          </w:rPr>
          <w:delText>DTOs.Order GetOrder(int id);</w:delText>
        </w:r>
      </w:del>
    </w:p>
    <w:p w:rsidR="00481634" w:rsidRPr="002C5F7C" w:rsidDel="002C5F7C" w:rsidRDefault="00481634">
      <w:pPr>
        <w:rPr>
          <w:del w:id="1368" w:author="Ron Gal" w:date="2017-03-04T14:46:00Z"/>
          <w:sz w:val="24"/>
          <w:szCs w:val="24"/>
          <w:rPrChange w:id="1369" w:author="Ron Gal" w:date="2017-03-04T14:46:00Z">
            <w:rPr>
              <w:del w:id="1370" w:author="Ron Gal" w:date="2017-03-04T14:46:00Z"/>
            </w:rPr>
          </w:rPrChange>
        </w:rPr>
      </w:pPr>
    </w:p>
    <w:p w:rsidR="00481634" w:rsidRPr="002C5F7C" w:rsidDel="002C5F7C" w:rsidRDefault="00471D70">
      <w:pPr>
        <w:rPr>
          <w:del w:id="1371" w:author="Ron Gal" w:date="2017-03-04T14:46:00Z"/>
          <w:sz w:val="24"/>
          <w:szCs w:val="24"/>
          <w:rPrChange w:id="1372" w:author="Ron Gal" w:date="2017-03-04T14:46:00Z">
            <w:rPr>
              <w:del w:id="1373" w:author="Ron Gal" w:date="2017-03-04T14:46:00Z"/>
            </w:rPr>
          </w:rPrChange>
        </w:rPr>
      </w:pPr>
      <w:del w:id="1374" w:author="Ron Gal" w:date="2017-03-04T14:46:00Z">
        <w:r w:rsidDel="002C5F7C">
          <w:rPr>
            <w:sz w:val="24"/>
            <w:szCs w:val="24"/>
          </w:rPr>
          <w:delText>DTOs.Order Save(DTOs.Order order);</w:delText>
        </w:r>
      </w:del>
    </w:p>
    <w:p w:rsidR="00481634" w:rsidRPr="002C5F7C" w:rsidDel="002C5F7C" w:rsidRDefault="00481634">
      <w:pPr>
        <w:rPr>
          <w:del w:id="1375" w:author="Ron Gal" w:date="2017-03-04T14:46:00Z"/>
          <w:sz w:val="24"/>
          <w:szCs w:val="24"/>
          <w:rPrChange w:id="1376" w:author="Ron Gal" w:date="2017-03-04T14:46:00Z">
            <w:rPr>
              <w:del w:id="1377" w:author="Ron Gal" w:date="2017-03-04T14:46:00Z"/>
            </w:rPr>
          </w:rPrChange>
        </w:rPr>
      </w:pPr>
    </w:p>
    <w:p w:rsidR="00481634" w:rsidRPr="002C5F7C" w:rsidDel="002C5F7C" w:rsidRDefault="00471D70">
      <w:pPr>
        <w:rPr>
          <w:del w:id="1378" w:author="Ron Gal" w:date="2017-03-04T14:46:00Z"/>
          <w:sz w:val="24"/>
          <w:szCs w:val="24"/>
          <w:rPrChange w:id="1379" w:author="Ron Gal" w:date="2017-03-04T14:46:00Z">
            <w:rPr>
              <w:del w:id="1380" w:author="Ron Gal" w:date="2017-03-04T14:46:00Z"/>
            </w:rPr>
          </w:rPrChange>
        </w:rPr>
      </w:pPr>
      <w:del w:id="1381" w:author="Ron Gal" w:date="2017-03-04T14:46:00Z">
        <w:r w:rsidDel="002C5F7C">
          <w:rPr>
            <w:sz w:val="24"/>
            <w:szCs w:val="24"/>
          </w:rPr>
          <w:delText>DTOs.Order Update(int id, DTOs.Order order);</w:delText>
        </w:r>
      </w:del>
    </w:p>
    <w:p w:rsidR="00481634" w:rsidRPr="002C5F7C" w:rsidDel="002C5F7C" w:rsidRDefault="00481634">
      <w:pPr>
        <w:rPr>
          <w:del w:id="1382" w:author="Ron Gal" w:date="2017-03-04T14:46:00Z"/>
          <w:sz w:val="24"/>
          <w:szCs w:val="24"/>
          <w:rPrChange w:id="1383" w:author="Ron Gal" w:date="2017-03-04T14:46:00Z">
            <w:rPr>
              <w:del w:id="1384" w:author="Ron Gal" w:date="2017-03-04T14:46:00Z"/>
            </w:rPr>
          </w:rPrChange>
        </w:rPr>
      </w:pPr>
    </w:p>
    <w:p w:rsidR="00481634" w:rsidRPr="002C5F7C" w:rsidDel="002C5F7C" w:rsidRDefault="00471D70">
      <w:pPr>
        <w:rPr>
          <w:del w:id="1385" w:author="Ron Gal" w:date="2017-03-04T14:46:00Z"/>
          <w:sz w:val="24"/>
          <w:szCs w:val="24"/>
          <w:rPrChange w:id="1386" w:author="Ron Gal" w:date="2017-03-04T14:46:00Z">
            <w:rPr>
              <w:del w:id="1387" w:author="Ron Gal" w:date="2017-03-04T14:46:00Z"/>
            </w:rPr>
          </w:rPrChange>
        </w:rPr>
      </w:pPr>
      <w:del w:id="1388" w:author="Ron Gal" w:date="2017-03-04T14:46:00Z">
        <w:r w:rsidDel="002C5F7C">
          <w:rPr>
            <w:sz w:val="24"/>
            <w:szCs w:val="24"/>
          </w:rPr>
          <w:delText>List&lt;DTOs.Order&gt; SearchOptionalOrders(int? fieldId, string fieldName, int? fieldTypeId, DateTime date);</w:delText>
        </w:r>
      </w:del>
    </w:p>
    <w:p w:rsidR="00481634" w:rsidRPr="002C5F7C" w:rsidDel="002C5F7C" w:rsidRDefault="00481634">
      <w:pPr>
        <w:rPr>
          <w:del w:id="1389" w:author="Ron Gal" w:date="2017-03-04T14:46:00Z"/>
          <w:sz w:val="24"/>
          <w:szCs w:val="24"/>
          <w:rPrChange w:id="1390" w:author="Ron Gal" w:date="2017-03-04T14:46:00Z">
            <w:rPr>
              <w:del w:id="1391" w:author="Ron Gal" w:date="2017-03-04T14:46:00Z"/>
            </w:rPr>
          </w:rPrChange>
        </w:rPr>
      </w:pPr>
    </w:p>
    <w:p w:rsidR="00481634" w:rsidRPr="002C5F7C" w:rsidRDefault="00471D70">
      <w:pPr>
        <w:rPr>
          <w:sz w:val="24"/>
          <w:szCs w:val="24"/>
          <w:rPrChange w:id="1392" w:author="Ron Gal" w:date="2017-03-04T14:46:00Z">
            <w:rPr/>
          </w:rPrChange>
        </w:rPr>
      </w:pPr>
      <w:del w:id="1393" w:author="Ron Gal" w:date="2017-03-04T14:46:00Z">
        <w:r w:rsidDel="002C5F7C">
          <w:rPr>
            <w:sz w:val="24"/>
            <w:szCs w:val="24"/>
          </w:rPr>
          <w:delText>IEnumerable&lt;DTOs.Order&gt; SearchAvailableOrdersToJoin(int? ownerId, string ownerName, int? orderId, int? orderStatusId, int? fieldId, string fieldName, DateTime? startDate, DateTime? endDate);</w:delText>
        </w:r>
      </w:del>
    </w:p>
    <w:p w:rsidR="00481634" w:rsidRDefault="00481634"/>
    <w:p w:rsidR="00481634" w:rsidRDefault="00481634"/>
    <w:p w:rsidR="00481634" w:rsidRDefault="00481634">
      <w:pPr>
        <w:bidi/>
      </w:pPr>
    </w:p>
    <w:p w:rsidR="00481634" w:rsidRDefault="00471D70" w:rsidP="00A27D69">
      <w:pPr>
        <w:bidi/>
      </w:pPr>
      <w:r>
        <w:rPr>
          <w:b/>
          <w:sz w:val="24"/>
          <w:szCs w:val="24"/>
          <w:rtl/>
        </w:rPr>
        <w:t xml:space="preserve">מחלקת </w:t>
      </w:r>
      <w:ins w:id="1394" w:author="Ron Gal" w:date="2017-03-04T14:57:00Z">
        <w:r w:rsidR="00A27D69" w:rsidRPr="00A27D69">
          <w:rPr>
            <w:b/>
            <w:sz w:val="24"/>
            <w:szCs w:val="24"/>
            <w:rPrChange w:id="1395" w:author="Ron Gal" w:date="2017-03-04T14:59:00Z">
              <w:rPr>
                <w:rFonts w:ascii="Consolas" w:hAnsi="Consolas" w:cs="Consolas"/>
                <w:color w:val="2B91AF"/>
                <w:sz w:val="19"/>
                <w:szCs w:val="19"/>
                <w:highlight w:val="white"/>
              </w:rPr>
            </w:rPrChange>
          </w:rPr>
          <w:t>OwnersDao</w:t>
        </w:r>
        <w:r w:rsidR="00A27D69" w:rsidDel="00A27D69">
          <w:rPr>
            <w:b/>
            <w:sz w:val="24"/>
            <w:szCs w:val="24"/>
          </w:rPr>
          <w:t xml:space="preserve"> </w:t>
        </w:r>
      </w:ins>
      <w:del w:id="1396" w:author="Ron Gal" w:date="2017-03-04T14:57:00Z">
        <w:r w:rsidDel="00A27D69">
          <w:rPr>
            <w:b/>
            <w:sz w:val="24"/>
            <w:szCs w:val="24"/>
          </w:rPr>
          <w:delText>ComplaintsQueryProcessor</w:delText>
        </w:r>
      </w:del>
    </w:p>
    <w:p w:rsidR="00481634" w:rsidRPr="00A27D69" w:rsidRDefault="00471D70">
      <w:pPr>
        <w:bidi/>
        <w:rPr>
          <w:sz w:val="24"/>
          <w:szCs w:val="24"/>
          <w:rPrChange w:id="1397" w:author="Ron Gal" w:date="2017-03-04T14:59:00Z">
            <w:rPr/>
          </w:rPrChange>
        </w:rPr>
        <w:pPrChange w:id="1398" w:author="Ron Gal" w:date="2017-03-04T14:59:00Z">
          <w:pPr>
            <w:bidi/>
          </w:pPr>
        </w:pPrChange>
      </w:pPr>
      <w:r>
        <w:rPr>
          <w:sz w:val="24"/>
          <w:szCs w:val="24"/>
          <w:rtl/>
        </w:rPr>
        <w:t xml:space="preserve">מחלקה זו אחראית על ישות </w:t>
      </w:r>
      <w:del w:id="1399" w:author="Ron Gal" w:date="2017-03-04T14:57:00Z">
        <w:r w:rsidDel="00A27D69">
          <w:rPr>
            <w:sz w:val="24"/>
            <w:szCs w:val="24"/>
            <w:rtl/>
          </w:rPr>
          <w:delText>התלונה</w:delText>
        </w:r>
      </w:del>
      <w:ins w:id="1400" w:author="Ron Gal" w:date="2017-03-04T14:57:00Z">
        <w:r w:rsidR="00A27D69">
          <w:rPr>
            <w:rFonts w:hint="cs"/>
            <w:sz w:val="24"/>
            <w:szCs w:val="24"/>
            <w:rtl/>
          </w:rPr>
          <w:t>הבעלים</w:t>
        </w:r>
      </w:ins>
      <w:r>
        <w:rPr>
          <w:sz w:val="24"/>
          <w:szCs w:val="24"/>
          <w:rtl/>
        </w:rPr>
        <w:t>. מחלקה זו יורשת מ</w:t>
      </w:r>
      <w:ins w:id="1401" w:author="Ron Gal" w:date="2017-03-04T14:57:00Z">
        <w:r w:rsidR="00A27D69" w:rsidDel="00A27D69">
          <w:rPr>
            <w:sz w:val="24"/>
            <w:szCs w:val="24"/>
            <w:rtl/>
          </w:rPr>
          <w:t xml:space="preserve"> </w:t>
        </w:r>
      </w:ins>
      <w:del w:id="1402" w:author="Ron Gal" w:date="2017-03-04T14:57:00Z">
        <w:r w:rsidDel="00A27D69">
          <w:rPr>
            <w:sz w:val="24"/>
            <w:szCs w:val="24"/>
            <w:rtl/>
          </w:rPr>
          <w:delText>&lt;</w:delText>
        </w:r>
        <w:r w:rsidDel="00A27D69">
          <w:rPr>
            <w:sz w:val="24"/>
            <w:szCs w:val="24"/>
          </w:rPr>
          <w:delText>DBAccessBase&lt;Complaint</w:delText>
        </w:r>
      </w:del>
      <w:ins w:id="1403" w:author="Ron Gal" w:date="2017-03-04T14:57:00Z">
        <w:r w:rsidR="00A27D69" w:rsidRPr="00A27D69">
          <w:rPr>
            <w:sz w:val="24"/>
            <w:szCs w:val="24"/>
            <w:rPrChange w:id="1404" w:author="Ron Gal" w:date="2017-03-04T14:59:00Z">
              <w:rPr>
                <w:rFonts w:ascii="Consolas" w:hAnsi="Consolas" w:cs="Consolas"/>
                <w:color w:val="2B91AF"/>
                <w:sz w:val="19"/>
                <w:szCs w:val="19"/>
                <w:highlight w:val="white"/>
              </w:rPr>
            </w:rPrChange>
          </w:rPr>
          <w:t xml:space="preserve"> PersonDao</w:t>
        </w:r>
        <w:r w:rsidR="00A27D69" w:rsidRPr="00A27D69">
          <w:rPr>
            <w:sz w:val="24"/>
            <w:szCs w:val="24"/>
            <w:rPrChange w:id="1405" w:author="Ron Gal" w:date="2017-03-04T14:59:00Z">
              <w:rPr>
                <w:rFonts w:ascii="Consolas" w:hAnsi="Consolas" w:cs="Consolas"/>
                <w:sz w:val="19"/>
                <w:szCs w:val="19"/>
                <w:highlight w:val="white"/>
              </w:rPr>
            </w:rPrChange>
          </w:rPr>
          <w:t>&lt;Domain.</w:t>
        </w:r>
        <w:r w:rsidR="00A27D69" w:rsidRPr="00A27D69">
          <w:rPr>
            <w:sz w:val="24"/>
            <w:szCs w:val="24"/>
            <w:rPrChange w:id="1406" w:author="Ron Gal" w:date="2017-03-04T14:59:00Z">
              <w:rPr>
                <w:rFonts w:ascii="Consolas" w:hAnsi="Consolas" w:cs="Consolas"/>
                <w:color w:val="2B91AF"/>
                <w:sz w:val="19"/>
                <w:szCs w:val="19"/>
                <w:highlight w:val="white"/>
              </w:rPr>
            </w:rPrChange>
          </w:rPr>
          <w:t>Owner</w:t>
        </w:r>
        <w:r w:rsidR="00A27D69" w:rsidRPr="00A27D69">
          <w:rPr>
            <w:sz w:val="24"/>
            <w:szCs w:val="24"/>
            <w:rPrChange w:id="1407" w:author="Ron Gal" w:date="2017-03-04T14:59:00Z">
              <w:rPr>
                <w:rFonts w:ascii="Consolas" w:hAnsi="Consolas" w:cs="Consolas"/>
                <w:sz w:val="19"/>
                <w:szCs w:val="19"/>
                <w:highlight w:val="white"/>
              </w:rPr>
            </w:rPrChange>
          </w:rPr>
          <w:t>&gt;</w:t>
        </w:r>
      </w:ins>
      <w:r>
        <w:rPr>
          <w:sz w:val="24"/>
          <w:szCs w:val="24"/>
          <w:rtl/>
        </w:rPr>
        <w:t xml:space="preserve"> ומממשת את הממשק </w:t>
      </w:r>
      <w:ins w:id="1408" w:author="Ron Gal" w:date="2017-03-04T14:58:00Z">
        <w:r w:rsidR="00A27D69" w:rsidRPr="00A27D69">
          <w:rPr>
            <w:sz w:val="24"/>
            <w:szCs w:val="24"/>
            <w:rPrChange w:id="1409" w:author="Ron Gal" w:date="2017-03-04T14:59:00Z">
              <w:rPr>
                <w:rFonts w:ascii="Consolas" w:hAnsi="Consolas" w:cs="Consolas"/>
                <w:color w:val="2B91AF"/>
                <w:sz w:val="19"/>
                <w:szCs w:val="19"/>
                <w:highlight w:val="white"/>
              </w:rPr>
            </w:rPrChange>
          </w:rPr>
          <w:t>IOwnersDao</w:t>
        </w:r>
        <w:r w:rsidR="00A27D69" w:rsidDel="00A27D69">
          <w:rPr>
            <w:sz w:val="24"/>
            <w:szCs w:val="24"/>
          </w:rPr>
          <w:t xml:space="preserve"> </w:t>
        </w:r>
      </w:ins>
      <w:del w:id="1410" w:author="Ron Gal" w:date="2017-03-04T14:58:00Z">
        <w:r w:rsidDel="00A27D69">
          <w:rPr>
            <w:sz w:val="24"/>
            <w:szCs w:val="24"/>
          </w:rPr>
          <w:delText>IComplaintsQueryProcessor</w:delText>
        </w:r>
      </w:del>
      <w:r>
        <w:rPr>
          <w:sz w:val="24"/>
          <w:szCs w:val="24"/>
          <w:rtl/>
        </w:rPr>
        <w:t xml:space="preserve">. </w:t>
      </w:r>
      <w:ins w:id="1411" w:author="Ron Gal" w:date="2017-03-04T14:58:00Z">
        <w:r w:rsidR="00A27D69">
          <w:rPr>
            <w:rFonts w:hint="cs"/>
            <w:sz w:val="24"/>
            <w:szCs w:val="24"/>
            <w:rtl/>
          </w:rPr>
          <w:t xml:space="preserve">המחלה </w:t>
        </w:r>
      </w:ins>
      <w:del w:id="1412" w:author="Ron Gal" w:date="2017-03-04T14:58:00Z">
        <w:r w:rsidDel="00A27D69">
          <w:rPr>
            <w:sz w:val="24"/>
            <w:szCs w:val="24"/>
            <w:rtl/>
          </w:rPr>
          <w:delText xml:space="preserve">תבצע </w:delText>
        </w:r>
      </w:del>
      <w:ins w:id="1413" w:author="Ron Gal" w:date="2017-03-04T14:58:00Z">
        <w:r w:rsidR="00A27D69">
          <w:rPr>
            <w:rFonts w:hint="cs"/>
            <w:sz w:val="24"/>
            <w:szCs w:val="24"/>
            <w:rtl/>
          </w:rPr>
          <w:t xml:space="preserve">מבצעת </w:t>
        </w:r>
      </w:ins>
      <w:r>
        <w:rPr>
          <w:sz w:val="24"/>
          <w:szCs w:val="24"/>
          <w:rtl/>
        </w:rPr>
        <w:t>הכנסה</w:t>
      </w:r>
      <w:del w:id="1414" w:author="Ron Gal" w:date="2017-03-04T14:58:00Z">
        <w:r w:rsidDel="00A27D69">
          <w:rPr>
            <w:sz w:val="24"/>
            <w:szCs w:val="24"/>
            <w:rtl/>
          </w:rPr>
          <w:delText>,</w:delText>
        </w:r>
      </w:del>
      <w:r>
        <w:rPr>
          <w:sz w:val="24"/>
          <w:szCs w:val="24"/>
          <w:rtl/>
        </w:rPr>
        <w:t xml:space="preserve"> </w:t>
      </w:r>
      <w:ins w:id="1415" w:author="Ron Gal" w:date="2017-03-04T14:58:00Z">
        <w:r w:rsidR="00A27D69">
          <w:rPr>
            <w:rFonts w:hint="cs"/>
            <w:sz w:val="24"/>
            <w:szCs w:val="24"/>
            <w:rtl/>
          </w:rPr>
          <w:t>ו</w:t>
        </w:r>
      </w:ins>
      <w:r>
        <w:rPr>
          <w:sz w:val="24"/>
          <w:szCs w:val="24"/>
          <w:rtl/>
        </w:rPr>
        <w:t xml:space="preserve">עדכון של </w:t>
      </w:r>
      <w:del w:id="1416" w:author="Ron Gal" w:date="2017-03-04T14:58:00Z">
        <w:r w:rsidDel="00A27D69">
          <w:rPr>
            <w:sz w:val="24"/>
            <w:szCs w:val="24"/>
            <w:rtl/>
          </w:rPr>
          <w:delText xml:space="preserve">תלונה </w:delText>
        </w:r>
      </w:del>
      <w:ins w:id="1417" w:author="Ron Gal" w:date="2017-03-04T14:58:00Z">
        <w:r w:rsidR="00A27D69">
          <w:rPr>
            <w:rFonts w:hint="cs"/>
            <w:sz w:val="24"/>
            <w:szCs w:val="24"/>
            <w:rtl/>
          </w:rPr>
          <w:t>בעלים</w:t>
        </w:r>
        <w:r w:rsidR="00A27D69">
          <w:rPr>
            <w:sz w:val="24"/>
            <w:szCs w:val="24"/>
            <w:rtl/>
          </w:rPr>
          <w:t xml:space="preserve"> </w:t>
        </w:r>
      </w:ins>
      <w:r>
        <w:rPr>
          <w:sz w:val="24"/>
          <w:szCs w:val="24"/>
          <w:rtl/>
        </w:rPr>
        <w:t xml:space="preserve">במסד הנתונים. כמו כן, מחלקה זו אחראית על החזרת </w:t>
      </w:r>
      <w:del w:id="1418" w:author="Ron Gal" w:date="2017-03-04T14:58:00Z">
        <w:r w:rsidDel="00A27D69">
          <w:rPr>
            <w:sz w:val="24"/>
            <w:szCs w:val="24"/>
            <w:rtl/>
          </w:rPr>
          <w:delText xml:space="preserve">התלונות </w:delText>
        </w:r>
      </w:del>
      <w:ins w:id="1419" w:author="Ron Gal" w:date="2017-03-04T14:58:00Z">
        <w:r w:rsidR="00A27D69">
          <w:rPr>
            <w:rFonts w:hint="cs"/>
            <w:sz w:val="24"/>
            <w:szCs w:val="24"/>
            <w:rtl/>
          </w:rPr>
          <w:t xml:space="preserve">הבעלים </w:t>
        </w:r>
      </w:ins>
      <w:r>
        <w:rPr>
          <w:sz w:val="24"/>
          <w:szCs w:val="24"/>
          <w:rtl/>
        </w:rPr>
        <w:t>בהתאם לפרמטרים האפשרים ממסכי המערכת השונים. המחלקה תכיל את הפעולות הבאות:</w:t>
      </w:r>
    </w:p>
    <w:p w:rsidR="00A27D69" w:rsidRPr="00A27D69" w:rsidRDefault="00A27D69">
      <w:pPr>
        <w:rPr>
          <w:ins w:id="1420" w:author="Ron Gal" w:date="2017-03-04T14:59:00Z"/>
          <w:sz w:val="24"/>
          <w:szCs w:val="24"/>
          <w:rPrChange w:id="1421" w:author="Ron Gal" w:date="2017-03-04T14:59:00Z">
            <w:rPr>
              <w:ins w:id="1422" w:author="Ron Gal" w:date="2017-03-04T14:59:00Z"/>
              <w:rFonts w:ascii="Consolas" w:hAnsi="Consolas" w:cs="Consolas"/>
              <w:sz w:val="19"/>
              <w:szCs w:val="19"/>
              <w:highlight w:val="white"/>
            </w:rPr>
          </w:rPrChange>
        </w:rPr>
        <w:pPrChange w:id="1423" w:author="Ron Gal" w:date="2017-03-04T14:59:00Z">
          <w:pPr>
            <w:autoSpaceDE w:val="0"/>
            <w:autoSpaceDN w:val="0"/>
            <w:adjustRightInd w:val="0"/>
            <w:spacing w:line="240" w:lineRule="auto"/>
          </w:pPr>
        </w:pPrChange>
      </w:pPr>
      <w:ins w:id="1424" w:author="Ron Gal" w:date="2017-03-04T14:59:00Z">
        <w:r w:rsidRPr="00A27D69">
          <w:rPr>
            <w:sz w:val="24"/>
            <w:szCs w:val="24"/>
            <w:rPrChange w:id="1425" w:author="Ron Gal" w:date="2017-03-04T14:59:00Z">
              <w:rPr>
                <w:rFonts w:ascii="Consolas" w:hAnsi="Consolas" w:cs="Consolas"/>
                <w:sz w:val="19"/>
                <w:szCs w:val="19"/>
                <w:highlight w:val="white"/>
              </w:rPr>
            </w:rPrChange>
          </w:rPr>
          <w:t xml:space="preserve">        Domain.Owner Get(</w:t>
        </w:r>
        <w:r w:rsidRPr="00A27D69">
          <w:rPr>
            <w:sz w:val="24"/>
            <w:szCs w:val="24"/>
            <w:rPrChange w:id="1426" w:author="Ron Gal" w:date="2017-03-04T14:59:00Z">
              <w:rPr>
                <w:rFonts w:ascii="Consolas" w:hAnsi="Consolas" w:cs="Consolas"/>
                <w:color w:val="0000FF"/>
                <w:sz w:val="19"/>
                <w:szCs w:val="19"/>
                <w:highlight w:val="white"/>
              </w:rPr>
            </w:rPrChange>
          </w:rPr>
          <w:t>int</w:t>
        </w:r>
        <w:r w:rsidRPr="00A27D69">
          <w:rPr>
            <w:sz w:val="24"/>
            <w:szCs w:val="24"/>
            <w:rPrChange w:id="1427" w:author="Ron Gal" w:date="2017-03-04T14:59:00Z">
              <w:rPr>
                <w:rFonts w:ascii="Consolas" w:hAnsi="Consolas" w:cs="Consolas"/>
                <w:sz w:val="19"/>
                <w:szCs w:val="19"/>
                <w:highlight w:val="white"/>
              </w:rPr>
            </w:rPrChange>
          </w:rPr>
          <w:t xml:space="preserve"> id);</w:t>
        </w:r>
      </w:ins>
    </w:p>
    <w:p w:rsidR="00A27D69" w:rsidRPr="00A27D69" w:rsidRDefault="00A27D69">
      <w:pPr>
        <w:rPr>
          <w:ins w:id="1428" w:author="Ron Gal" w:date="2017-03-04T14:59:00Z"/>
          <w:sz w:val="24"/>
          <w:szCs w:val="24"/>
          <w:rPrChange w:id="1429" w:author="Ron Gal" w:date="2017-03-04T14:59:00Z">
            <w:rPr>
              <w:ins w:id="1430" w:author="Ron Gal" w:date="2017-03-04T14:59:00Z"/>
              <w:rFonts w:ascii="Consolas" w:hAnsi="Consolas" w:cs="Consolas"/>
              <w:sz w:val="19"/>
              <w:szCs w:val="19"/>
              <w:highlight w:val="white"/>
            </w:rPr>
          </w:rPrChange>
        </w:rPr>
        <w:pPrChange w:id="1431" w:author="Ron Gal" w:date="2017-03-04T14:59:00Z">
          <w:pPr>
            <w:autoSpaceDE w:val="0"/>
            <w:autoSpaceDN w:val="0"/>
            <w:adjustRightInd w:val="0"/>
            <w:spacing w:line="240" w:lineRule="auto"/>
          </w:pPr>
        </w:pPrChange>
      </w:pPr>
      <w:ins w:id="1432" w:author="Ron Gal" w:date="2017-03-04T14:59:00Z">
        <w:r w:rsidRPr="00A27D69">
          <w:rPr>
            <w:sz w:val="24"/>
            <w:szCs w:val="24"/>
            <w:rPrChange w:id="1433" w:author="Ron Gal" w:date="2017-03-04T14:59:00Z">
              <w:rPr>
                <w:rFonts w:ascii="Consolas" w:hAnsi="Consolas" w:cs="Consolas"/>
                <w:sz w:val="19"/>
                <w:szCs w:val="19"/>
                <w:highlight w:val="white"/>
              </w:rPr>
            </w:rPrChange>
          </w:rPr>
          <w:t xml:space="preserve">        Owner Save(</w:t>
        </w:r>
        <w:r w:rsidRPr="00A27D69">
          <w:rPr>
            <w:sz w:val="24"/>
            <w:szCs w:val="24"/>
            <w:rPrChange w:id="1434" w:author="Ron Gal" w:date="2017-03-04T14:59:00Z">
              <w:rPr>
                <w:rFonts w:ascii="Consolas" w:hAnsi="Consolas" w:cs="Consolas"/>
                <w:color w:val="2B91AF"/>
                <w:sz w:val="19"/>
                <w:szCs w:val="19"/>
                <w:highlight w:val="white"/>
              </w:rPr>
            </w:rPrChange>
          </w:rPr>
          <w:t>PersonLogin</w:t>
        </w:r>
        <w:r w:rsidRPr="00A27D69">
          <w:rPr>
            <w:sz w:val="24"/>
            <w:szCs w:val="24"/>
            <w:rPrChange w:id="1435" w:author="Ron Gal" w:date="2017-03-04T14:59:00Z">
              <w:rPr>
                <w:rFonts w:ascii="Consolas" w:hAnsi="Consolas" w:cs="Consolas"/>
                <w:sz w:val="19"/>
                <w:szCs w:val="19"/>
                <w:highlight w:val="white"/>
              </w:rPr>
            </w:rPrChange>
          </w:rPr>
          <w:t xml:space="preserve"> owner);</w:t>
        </w:r>
      </w:ins>
    </w:p>
    <w:p w:rsidR="00A27D69" w:rsidRDefault="00A27D69">
      <w:pPr>
        <w:rPr>
          <w:ins w:id="1436" w:author="Ron Gal" w:date="2017-03-04T14:59:00Z"/>
          <w:sz w:val="24"/>
          <w:szCs w:val="24"/>
        </w:rPr>
        <w:pPrChange w:id="1437" w:author="Ron Gal" w:date="2017-03-04T14:59:00Z">
          <w:pPr>
            <w:bidi/>
          </w:pPr>
        </w:pPrChange>
      </w:pPr>
      <w:ins w:id="1438" w:author="Ron Gal" w:date="2017-03-04T14:59:00Z">
        <w:r w:rsidRPr="00A27D69">
          <w:rPr>
            <w:sz w:val="24"/>
            <w:szCs w:val="24"/>
            <w:rPrChange w:id="1439" w:author="Ron Gal" w:date="2017-03-04T14:59:00Z">
              <w:rPr>
                <w:rFonts w:ascii="Consolas" w:hAnsi="Consolas" w:cs="Consolas"/>
                <w:sz w:val="19"/>
                <w:szCs w:val="19"/>
                <w:highlight w:val="white"/>
              </w:rPr>
            </w:rPrChange>
          </w:rPr>
          <w:t xml:space="preserve">        </w:t>
        </w:r>
        <w:r w:rsidRPr="00A27D69">
          <w:rPr>
            <w:sz w:val="24"/>
            <w:szCs w:val="24"/>
            <w:rPrChange w:id="1440" w:author="Ron Gal" w:date="2017-03-04T14:59:00Z">
              <w:rPr>
                <w:rFonts w:ascii="Consolas" w:hAnsi="Consolas" w:cs="Consolas"/>
                <w:color w:val="0000FF"/>
                <w:sz w:val="19"/>
                <w:szCs w:val="19"/>
                <w:highlight w:val="white"/>
              </w:rPr>
            </w:rPrChange>
          </w:rPr>
          <w:t>bool</w:t>
        </w:r>
        <w:r w:rsidRPr="00A27D69">
          <w:rPr>
            <w:sz w:val="24"/>
            <w:szCs w:val="24"/>
            <w:rPrChange w:id="1441" w:author="Ron Gal" w:date="2017-03-04T14:59:00Z">
              <w:rPr>
                <w:rFonts w:ascii="Consolas" w:hAnsi="Consolas" w:cs="Consolas"/>
                <w:sz w:val="19"/>
                <w:szCs w:val="19"/>
                <w:highlight w:val="white"/>
              </w:rPr>
            </w:rPrChange>
          </w:rPr>
          <w:t xml:space="preserve"> Exists(</w:t>
        </w:r>
        <w:r w:rsidRPr="00A27D69">
          <w:rPr>
            <w:sz w:val="24"/>
            <w:szCs w:val="24"/>
            <w:rPrChange w:id="1442" w:author="Ron Gal" w:date="2017-03-04T14:59:00Z">
              <w:rPr>
                <w:rFonts w:ascii="Consolas" w:hAnsi="Consolas" w:cs="Consolas"/>
                <w:color w:val="0000FF"/>
                <w:sz w:val="19"/>
                <w:szCs w:val="19"/>
                <w:highlight w:val="white"/>
              </w:rPr>
            </w:rPrChange>
          </w:rPr>
          <w:t>string</w:t>
        </w:r>
        <w:r w:rsidRPr="00A27D69">
          <w:rPr>
            <w:sz w:val="24"/>
            <w:szCs w:val="24"/>
            <w:rPrChange w:id="1443" w:author="Ron Gal" w:date="2017-03-04T14:59:00Z">
              <w:rPr>
                <w:rFonts w:ascii="Consolas" w:hAnsi="Consolas" w:cs="Consolas"/>
                <w:sz w:val="19"/>
                <w:szCs w:val="19"/>
                <w:highlight w:val="white"/>
              </w:rPr>
            </w:rPrChange>
          </w:rPr>
          <w:t xml:space="preserve"> username);</w:t>
        </w:r>
        <w:r w:rsidDel="00A27D69">
          <w:rPr>
            <w:sz w:val="24"/>
            <w:szCs w:val="24"/>
          </w:rPr>
          <w:t xml:space="preserve"> </w:t>
        </w:r>
      </w:ins>
    </w:p>
    <w:p w:rsidR="00481634" w:rsidDel="00A27D69" w:rsidRDefault="00471D70">
      <w:pPr>
        <w:bidi/>
        <w:rPr>
          <w:del w:id="1444" w:author="Ron Gal" w:date="2017-03-04T14:59:00Z"/>
        </w:rPr>
        <w:pPrChange w:id="1445" w:author="Ron Gal" w:date="2017-03-04T14:59:00Z">
          <w:pPr/>
        </w:pPrChange>
      </w:pPr>
      <w:del w:id="1446" w:author="Ron Gal" w:date="2017-03-04T14:59:00Z">
        <w:r w:rsidDel="00A27D69">
          <w:rPr>
            <w:sz w:val="24"/>
            <w:szCs w:val="24"/>
          </w:rPr>
          <w:delText>IEnumerable&lt;DTOs.Complaint&gt; Search(int? customerId, DateTime? fromDate, DateTime? untilDate, int? complaintType);</w:delText>
        </w:r>
      </w:del>
    </w:p>
    <w:p w:rsidR="00481634" w:rsidDel="00A27D69" w:rsidRDefault="00481634">
      <w:pPr>
        <w:bidi/>
        <w:rPr>
          <w:del w:id="1447" w:author="Ron Gal" w:date="2017-03-04T14:59:00Z"/>
        </w:rPr>
        <w:pPrChange w:id="1448" w:author="Ron Gal" w:date="2017-03-04T14:59:00Z">
          <w:pPr/>
        </w:pPrChange>
      </w:pPr>
    </w:p>
    <w:p w:rsidR="00481634" w:rsidDel="00A27D69" w:rsidRDefault="00471D70">
      <w:pPr>
        <w:bidi/>
        <w:rPr>
          <w:del w:id="1449" w:author="Ron Gal" w:date="2017-03-04T14:59:00Z"/>
        </w:rPr>
        <w:pPrChange w:id="1450" w:author="Ron Gal" w:date="2017-03-04T14:59:00Z">
          <w:pPr/>
        </w:pPrChange>
      </w:pPr>
      <w:del w:id="1451" w:author="Ron Gal" w:date="2017-03-04T14:59:00Z">
        <w:r w:rsidDel="00A27D69">
          <w:rPr>
            <w:sz w:val="24"/>
            <w:szCs w:val="24"/>
          </w:rPr>
          <w:delText>DTOs.Complaint GetComplaint(int id);</w:delText>
        </w:r>
      </w:del>
    </w:p>
    <w:p w:rsidR="00481634" w:rsidDel="00A27D69" w:rsidRDefault="00481634">
      <w:pPr>
        <w:bidi/>
        <w:rPr>
          <w:del w:id="1452" w:author="Ron Gal" w:date="2017-03-04T14:59:00Z"/>
        </w:rPr>
        <w:pPrChange w:id="1453" w:author="Ron Gal" w:date="2017-03-04T14:59:00Z">
          <w:pPr/>
        </w:pPrChange>
      </w:pPr>
    </w:p>
    <w:p w:rsidR="00481634" w:rsidDel="00A27D69" w:rsidRDefault="00471D70">
      <w:pPr>
        <w:bidi/>
        <w:rPr>
          <w:del w:id="1454" w:author="Ron Gal" w:date="2017-03-04T14:59:00Z"/>
        </w:rPr>
        <w:pPrChange w:id="1455" w:author="Ron Gal" w:date="2017-03-04T14:59:00Z">
          <w:pPr/>
        </w:pPrChange>
      </w:pPr>
      <w:del w:id="1456" w:author="Ron Gal" w:date="2017-03-04T14:59:00Z">
        <w:r w:rsidDel="00A27D69">
          <w:rPr>
            <w:sz w:val="24"/>
            <w:szCs w:val="24"/>
          </w:rPr>
          <w:delText>DTOs.Complaint Save(DTOs.Complaint complaint);</w:delText>
        </w:r>
      </w:del>
    </w:p>
    <w:p w:rsidR="00481634" w:rsidDel="00A27D69" w:rsidRDefault="00471D70">
      <w:pPr>
        <w:bidi/>
        <w:rPr>
          <w:del w:id="1457" w:author="Ron Gal" w:date="2017-03-04T14:59:00Z"/>
        </w:rPr>
        <w:pPrChange w:id="1458" w:author="Ron Gal" w:date="2017-03-04T14:59:00Z">
          <w:pPr>
            <w:bidi/>
          </w:pPr>
        </w:pPrChange>
      </w:pPr>
      <w:del w:id="1459" w:author="Ron Gal" w:date="2017-03-04T14:59:00Z">
        <w:r w:rsidDel="00A27D69">
          <w:rPr>
            <w:b/>
            <w:sz w:val="24"/>
            <w:szCs w:val="24"/>
            <w:rtl/>
          </w:rPr>
          <w:delText xml:space="preserve">מחלקת </w:delText>
        </w:r>
      </w:del>
      <w:del w:id="1460" w:author="Ron Gal" w:date="2017-03-04T14:57:00Z">
        <w:r w:rsidDel="00A27D69">
          <w:rPr>
            <w:b/>
            <w:sz w:val="24"/>
            <w:szCs w:val="24"/>
          </w:rPr>
          <w:delText>ReviewsQueryProcessor</w:delText>
        </w:r>
      </w:del>
    </w:p>
    <w:p w:rsidR="00481634" w:rsidDel="00A27D69" w:rsidRDefault="00471D70">
      <w:pPr>
        <w:bidi/>
        <w:rPr>
          <w:del w:id="1461" w:author="Ron Gal" w:date="2017-03-04T14:59:00Z"/>
        </w:rPr>
      </w:pPr>
      <w:del w:id="1462" w:author="Ron Gal" w:date="2017-03-04T14:59:00Z">
        <w:r w:rsidDel="00A27D69">
          <w:rPr>
            <w:sz w:val="24"/>
            <w:szCs w:val="24"/>
            <w:rtl/>
          </w:rPr>
          <w:delText xml:space="preserve">המחלקה אחראית על הישות חוות דעת של לקוחות על לקוחות אחרים. מחלקה זו יורשת </w:delText>
        </w:r>
      </w:del>
    </w:p>
    <w:p w:rsidR="00481634" w:rsidDel="00A27D69" w:rsidRDefault="00471D70">
      <w:pPr>
        <w:bidi/>
        <w:rPr>
          <w:del w:id="1463" w:author="Ron Gal" w:date="2017-03-04T14:59:00Z"/>
        </w:rPr>
      </w:pPr>
      <w:del w:id="1464" w:author="Ron Gal" w:date="2017-03-04T14:59:00Z">
        <w:r w:rsidDel="00A27D69">
          <w:rPr>
            <w:sz w:val="24"/>
            <w:szCs w:val="24"/>
            <w:rtl/>
          </w:rPr>
          <w:delText>מ &lt;</w:delText>
        </w:r>
        <w:r w:rsidDel="00A27D69">
          <w:rPr>
            <w:sz w:val="24"/>
            <w:szCs w:val="24"/>
          </w:rPr>
          <w:delText>DBAccessBase&lt;Review</w:delText>
        </w:r>
        <w:r w:rsidDel="00A27D69">
          <w:rPr>
            <w:sz w:val="24"/>
            <w:szCs w:val="24"/>
            <w:rtl/>
          </w:rPr>
          <w:delText xml:space="preserve"> ומממשת את הממשק </w:delText>
        </w:r>
        <w:r w:rsidDel="00A27D69">
          <w:rPr>
            <w:sz w:val="24"/>
            <w:szCs w:val="24"/>
          </w:rPr>
          <w:delText>IReviewsQueryProcessor</w:delText>
        </w:r>
        <w:r w:rsidDel="00A27D69">
          <w:rPr>
            <w:sz w:val="24"/>
            <w:szCs w:val="24"/>
            <w:rtl/>
          </w:rPr>
          <w:delText>. תבצע הכנסה, עדכון של חוות דעת במסד הנתונים. כמו כן, המחלקה תבצע שליפה של הישויות ממסד הנתונים בהתאם לפרמטרים האפשרים ממסכי המערכת השונים.</w:delText>
        </w:r>
      </w:del>
    </w:p>
    <w:p w:rsidR="00481634" w:rsidDel="00A27D69" w:rsidRDefault="00481634">
      <w:pPr>
        <w:bidi/>
        <w:rPr>
          <w:del w:id="1465" w:author="Ron Gal" w:date="2017-03-04T14:59:00Z"/>
        </w:rPr>
      </w:pPr>
    </w:p>
    <w:p w:rsidR="00481634" w:rsidDel="00A27D69" w:rsidRDefault="00471D70">
      <w:pPr>
        <w:rPr>
          <w:del w:id="1466" w:author="Ron Gal" w:date="2017-03-04T14:59:00Z"/>
        </w:rPr>
      </w:pPr>
      <w:del w:id="1467" w:author="Ron Gal" w:date="2017-03-04T14:59:00Z">
        <w:r w:rsidDel="00A27D69">
          <w:rPr>
            <w:sz w:val="24"/>
            <w:szCs w:val="24"/>
          </w:rPr>
          <w:delText>IEnumerable&lt;DTOs.Review&gt; Search(int reviewedCustomerId);</w:delText>
        </w:r>
      </w:del>
    </w:p>
    <w:p w:rsidR="00481634" w:rsidDel="00A27D69" w:rsidRDefault="00481634">
      <w:pPr>
        <w:rPr>
          <w:del w:id="1468" w:author="Ron Gal" w:date="2017-03-04T14:59:00Z"/>
        </w:rPr>
      </w:pPr>
    </w:p>
    <w:p w:rsidR="00481634" w:rsidDel="00A27D69" w:rsidRDefault="00471D70">
      <w:pPr>
        <w:rPr>
          <w:del w:id="1469" w:author="Ron Gal" w:date="2017-03-04T14:59:00Z"/>
        </w:rPr>
      </w:pPr>
      <w:del w:id="1470" w:author="Ron Gal" w:date="2017-03-04T14:59:00Z">
        <w:r w:rsidDel="00A27D69">
          <w:rPr>
            <w:sz w:val="24"/>
            <w:szCs w:val="24"/>
          </w:rPr>
          <w:delText>DTOs.Review GetReview(int id);</w:delText>
        </w:r>
      </w:del>
    </w:p>
    <w:p w:rsidR="00481634" w:rsidDel="00A27D69" w:rsidRDefault="00481634">
      <w:pPr>
        <w:rPr>
          <w:del w:id="1471" w:author="Ron Gal" w:date="2017-03-04T14:59:00Z"/>
        </w:rPr>
      </w:pPr>
    </w:p>
    <w:p w:rsidR="00481634" w:rsidDel="00A27D69" w:rsidRDefault="00471D70">
      <w:pPr>
        <w:rPr>
          <w:del w:id="1472" w:author="Ron Gal" w:date="2017-03-04T14:59:00Z"/>
        </w:rPr>
      </w:pPr>
      <w:del w:id="1473" w:author="Ron Gal" w:date="2017-03-04T14:59:00Z">
        <w:r w:rsidDel="00A27D69">
          <w:rPr>
            <w:sz w:val="24"/>
            <w:szCs w:val="24"/>
          </w:rPr>
          <w:delText>DTOs.Review Save(DTOs.Review review);</w:delText>
        </w:r>
      </w:del>
    </w:p>
    <w:p w:rsidR="00481634" w:rsidDel="00A27D69" w:rsidRDefault="00481634">
      <w:pPr>
        <w:rPr>
          <w:del w:id="1474" w:author="Ron Gal" w:date="2017-03-04T14:59:00Z"/>
        </w:rPr>
      </w:pPr>
    </w:p>
    <w:p w:rsidR="00481634" w:rsidDel="00A27D69" w:rsidRDefault="00471D70">
      <w:pPr>
        <w:rPr>
          <w:del w:id="1475" w:author="Ron Gal" w:date="2017-03-04T14:59:00Z"/>
        </w:rPr>
      </w:pPr>
      <w:del w:id="1476" w:author="Ron Gal" w:date="2017-03-04T14:59:00Z">
        <w:r w:rsidDel="00A27D69">
          <w:rPr>
            <w:sz w:val="24"/>
            <w:szCs w:val="24"/>
          </w:rPr>
          <w:delText>DTOs.Review Update(int id, DTOs.Review review);</w:delText>
        </w:r>
      </w:del>
    </w:p>
    <w:p w:rsidR="00481634" w:rsidRDefault="00481634"/>
    <w:p w:rsidR="00481634" w:rsidRDefault="00471D70" w:rsidP="00A27D69">
      <w:pPr>
        <w:bidi/>
      </w:pPr>
      <w:r>
        <w:rPr>
          <w:b/>
          <w:sz w:val="24"/>
          <w:szCs w:val="24"/>
          <w:rtl/>
        </w:rPr>
        <w:t xml:space="preserve">מחלקת </w:t>
      </w:r>
      <w:ins w:id="1477" w:author="Ron Gal" w:date="2017-03-04T14:57:00Z">
        <w:r w:rsidR="00A27D69" w:rsidRPr="00A27D69">
          <w:rPr>
            <w:b/>
            <w:sz w:val="24"/>
            <w:szCs w:val="24"/>
            <w:rPrChange w:id="1478" w:author="Ron Gal" w:date="2017-03-04T14:59:00Z">
              <w:rPr>
                <w:rFonts w:ascii="Consolas" w:hAnsi="Consolas" w:cs="Consolas"/>
                <w:color w:val="2B91AF"/>
                <w:sz w:val="19"/>
                <w:szCs w:val="19"/>
                <w:highlight w:val="white"/>
              </w:rPr>
            </w:rPrChange>
          </w:rPr>
          <w:t>TreatmentsDao</w:t>
        </w:r>
        <w:r w:rsidR="00A27D69" w:rsidDel="00A27D69">
          <w:rPr>
            <w:b/>
            <w:sz w:val="24"/>
            <w:szCs w:val="24"/>
          </w:rPr>
          <w:t xml:space="preserve"> </w:t>
        </w:r>
      </w:ins>
      <w:del w:id="1479" w:author="Ron Gal" w:date="2017-03-04T14:57:00Z">
        <w:r w:rsidDel="00A27D69">
          <w:rPr>
            <w:b/>
            <w:sz w:val="24"/>
            <w:szCs w:val="24"/>
          </w:rPr>
          <w:delText>ParticipantsQueryProcessor</w:delText>
        </w:r>
      </w:del>
    </w:p>
    <w:p w:rsidR="00A27D69" w:rsidRPr="0010413E" w:rsidRDefault="00471D70" w:rsidP="00A27D69">
      <w:pPr>
        <w:bidi/>
        <w:rPr>
          <w:ins w:id="1480" w:author="Ron Gal" w:date="2017-03-04T15:04:00Z"/>
          <w:sz w:val="24"/>
          <w:szCs w:val="24"/>
        </w:rPr>
      </w:pPr>
      <w:r>
        <w:rPr>
          <w:sz w:val="24"/>
          <w:szCs w:val="24"/>
          <w:rtl/>
        </w:rPr>
        <w:t xml:space="preserve">מחלקה זו אחראית על ישות </w:t>
      </w:r>
      <w:del w:id="1481" w:author="Ron Gal" w:date="2017-03-04T15:00:00Z">
        <w:r w:rsidDel="00A27D69">
          <w:rPr>
            <w:sz w:val="24"/>
            <w:szCs w:val="24"/>
            <w:rtl/>
          </w:rPr>
          <w:delText xml:space="preserve">ההצטרפות </w:delText>
        </w:r>
      </w:del>
      <w:ins w:id="1482" w:author="Ron Gal" w:date="2017-03-04T15:00:00Z">
        <w:r w:rsidR="00A27D69">
          <w:rPr>
            <w:rFonts w:hint="cs"/>
            <w:sz w:val="24"/>
            <w:szCs w:val="24"/>
            <w:rtl/>
          </w:rPr>
          <w:t>דו"ח הטיפול</w:t>
        </w:r>
      </w:ins>
      <w:del w:id="1483" w:author="Ron Gal" w:date="2017-03-04T15:00:00Z">
        <w:r w:rsidDel="00A27D69">
          <w:rPr>
            <w:sz w:val="24"/>
            <w:szCs w:val="24"/>
            <w:rtl/>
          </w:rPr>
          <w:delText>להזמנה</w:delText>
        </w:r>
      </w:del>
      <w:r>
        <w:rPr>
          <w:sz w:val="24"/>
          <w:szCs w:val="24"/>
          <w:rtl/>
        </w:rPr>
        <w:t xml:space="preserve">. מחלקה זו יורשת מ </w:t>
      </w:r>
      <w:r>
        <w:rPr>
          <w:sz w:val="24"/>
          <w:szCs w:val="24"/>
          <w:rtl/>
        </w:rPr>
        <w:br/>
      </w:r>
      <w:del w:id="1484" w:author="Ron Gal" w:date="2017-03-04T15:00:00Z">
        <w:r w:rsidDel="00A27D69">
          <w:rPr>
            <w:sz w:val="24"/>
            <w:szCs w:val="24"/>
            <w:rtl/>
          </w:rPr>
          <w:delText>&lt;</w:delText>
        </w:r>
        <w:r w:rsidDel="00A27D69">
          <w:rPr>
            <w:sz w:val="24"/>
            <w:szCs w:val="24"/>
          </w:rPr>
          <w:delText>DBAccessBase&lt;Participants</w:delText>
        </w:r>
        <w:r w:rsidDel="00A27D69">
          <w:rPr>
            <w:sz w:val="24"/>
            <w:szCs w:val="24"/>
            <w:rtl/>
          </w:rPr>
          <w:delText xml:space="preserve"> </w:delText>
        </w:r>
      </w:del>
      <w:ins w:id="1485" w:author="Ron Gal" w:date="2017-03-04T15:00:00Z">
        <w:r w:rsidR="00A27D69" w:rsidRPr="00A27D69">
          <w:rPr>
            <w:sz w:val="24"/>
            <w:szCs w:val="24"/>
            <w:rPrChange w:id="1486" w:author="Ron Gal" w:date="2017-03-04T15:00:00Z">
              <w:rPr>
                <w:rFonts w:ascii="Consolas" w:hAnsi="Consolas" w:cs="Consolas"/>
                <w:color w:val="2B91AF"/>
                <w:sz w:val="19"/>
                <w:szCs w:val="19"/>
                <w:highlight w:val="white"/>
              </w:rPr>
            </w:rPrChange>
          </w:rPr>
          <w:t>DBAccessBase</w:t>
        </w:r>
        <w:r w:rsidR="00A27D69" w:rsidRPr="00A27D69">
          <w:rPr>
            <w:sz w:val="24"/>
            <w:szCs w:val="24"/>
            <w:rPrChange w:id="1487" w:author="Ron Gal" w:date="2017-03-04T15:00:00Z">
              <w:rPr>
                <w:rFonts w:ascii="Consolas" w:hAnsi="Consolas" w:cs="Consolas"/>
                <w:sz w:val="19"/>
                <w:szCs w:val="19"/>
                <w:highlight w:val="white"/>
              </w:rPr>
            </w:rPrChange>
          </w:rPr>
          <w:t>&lt;Domain.</w:t>
        </w:r>
        <w:r w:rsidR="00A27D69" w:rsidRPr="00A27D69">
          <w:rPr>
            <w:sz w:val="24"/>
            <w:szCs w:val="24"/>
            <w:rPrChange w:id="1488" w:author="Ron Gal" w:date="2017-03-04T15:00:00Z">
              <w:rPr>
                <w:rFonts w:ascii="Consolas" w:hAnsi="Consolas" w:cs="Consolas"/>
                <w:color w:val="2B91AF"/>
                <w:sz w:val="19"/>
                <w:szCs w:val="19"/>
                <w:highlight w:val="white"/>
              </w:rPr>
            </w:rPrChange>
          </w:rPr>
          <w:t>TreatmentReport</w:t>
        </w:r>
        <w:r w:rsidR="00A27D69" w:rsidRPr="00A27D69">
          <w:rPr>
            <w:sz w:val="24"/>
            <w:szCs w:val="24"/>
            <w:rPrChange w:id="1489" w:author="Ron Gal" w:date="2017-03-04T15:00:00Z">
              <w:rPr>
                <w:rFonts w:ascii="Consolas" w:hAnsi="Consolas" w:cs="Consolas"/>
                <w:sz w:val="19"/>
                <w:szCs w:val="19"/>
                <w:highlight w:val="white"/>
              </w:rPr>
            </w:rPrChange>
          </w:rPr>
          <w:t>&gt;</w:t>
        </w:r>
        <w:r w:rsidR="00A27D69">
          <w:rPr>
            <w:rFonts w:hint="cs"/>
            <w:sz w:val="24"/>
            <w:szCs w:val="24"/>
            <w:rtl/>
          </w:rPr>
          <w:t xml:space="preserve"> </w:t>
        </w:r>
      </w:ins>
      <w:r>
        <w:rPr>
          <w:sz w:val="24"/>
          <w:szCs w:val="24"/>
          <w:rtl/>
        </w:rPr>
        <w:t xml:space="preserve">ומממשת את הממשק </w:t>
      </w:r>
      <w:ins w:id="1490" w:author="Ron Gal" w:date="2017-03-04T15:00:00Z">
        <w:r w:rsidR="00A27D69" w:rsidRPr="00A27D69">
          <w:rPr>
            <w:sz w:val="24"/>
            <w:szCs w:val="24"/>
            <w:rPrChange w:id="1491" w:author="Ron Gal" w:date="2017-03-04T15:00:00Z">
              <w:rPr>
                <w:rFonts w:ascii="Consolas" w:hAnsi="Consolas" w:cs="Consolas"/>
                <w:color w:val="2B91AF"/>
                <w:sz w:val="19"/>
                <w:szCs w:val="19"/>
                <w:highlight w:val="white"/>
              </w:rPr>
            </w:rPrChange>
          </w:rPr>
          <w:t>ITreatmentsDao</w:t>
        </w:r>
      </w:ins>
      <w:del w:id="1492" w:author="Ron Gal" w:date="2017-03-04T15:00:00Z">
        <w:r w:rsidDel="00A27D69">
          <w:rPr>
            <w:sz w:val="24"/>
            <w:szCs w:val="24"/>
          </w:rPr>
          <w:delText>IParticipantsQueryProcessor</w:delText>
        </w:r>
      </w:del>
      <w:r>
        <w:rPr>
          <w:sz w:val="24"/>
          <w:szCs w:val="24"/>
          <w:rtl/>
        </w:rPr>
        <w:t>. תבצע הכנסה, עדכון ושליפה של הישות במסד הנתונים בהתאם לפרמטרים האפשרים ממסכי המערכת השונים.</w:t>
      </w:r>
      <w:ins w:id="1493" w:author="Ron Gal" w:date="2017-03-04T15:04:00Z">
        <w:r w:rsidR="00A27D69" w:rsidRPr="00A27D69">
          <w:rPr>
            <w:sz w:val="24"/>
            <w:szCs w:val="24"/>
            <w:rtl/>
          </w:rPr>
          <w:t xml:space="preserve"> </w:t>
        </w:r>
        <w:r w:rsidR="00A27D69">
          <w:rPr>
            <w:sz w:val="24"/>
            <w:szCs w:val="24"/>
            <w:rtl/>
          </w:rPr>
          <w:t>המחלקה תכיל את הפעולות הבאות:</w:t>
        </w:r>
      </w:ins>
    </w:p>
    <w:p w:rsidR="00481634" w:rsidRPr="00A27D69" w:rsidRDefault="00481634">
      <w:pPr>
        <w:bidi/>
        <w:rPr>
          <w:sz w:val="24"/>
          <w:szCs w:val="24"/>
          <w:rPrChange w:id="1494" w:author="Ron Gal" w:date="2017-03-04T15:04:00Z">
            <w:rPr/>
          </w:rPrChange>
        </w:rPr>
        <w:pPrChange w:id="1495" w:author="Ron Gal" w:date="2017-03-04T15:01:00Z">
          <w:pPr>
            <w:bidi/>
          </w:pPr>
        </w:pPrChange>
      </w:pPr>
    </w:p>
    <w:p w:rsidR="00A27D69" w:rsidRPr="00A27D69" w:rsidRDefault="00A27D69">
      <w:pPr>
        <w:rPr>
          <w:ins w:id="1496" w:author="Ron Gal" w:date="2017-03-04T15:01:00Z"/>
          <w:sz w:val="24"/>
          <w:szCs w:val="24"/>
          <w:rPrChange w:id="1497" w:author="Ron Gal" w:date="2017-03-04T15:01:00Z">
            <w:rPr>
              <w:ins w:id="1498" w:author="Ron Gal" w:date="2017-03-04T15:01:00Z"/>
              <w:rFonts w:ascii="Consolas" w:hAnsi="Consolas" w:cs="Consolas"/>
              <w:sz w:val="19"/>
              <w:szCs w:val="19"/>
              <w:highlight w:val="white"/>
            </w:rPr>
          </w:rPrChange>
        </w:rPr>
        <w:pPrChange w:id="1499" w:author="Ron Gal" w:date="2017-03-04T15:01:00Z">
          <w:pPr>
            <w:autoSpaceDE w:val="0"/>
            <w:autoSpaceDN w:val="0"/>
            <w:adjustRightInd w:val="0"/>
            <w:spacing w:line="240" w:lineRule="auto"/>
          </w:pPr>
        </w:pPrChange>
      </w:pPr>
      <w:ins w:id="1500" w:author="Ron Gal" w:date="2017-03-04T15:01:00Z">
        <w:r w:rsidRPr="00A27D69">
          <w:rPr>
            <w:sz w:val="24"/>
            <w:szCs w:val="24"/>
            <w:rPrChange w:id="1501" w:author="Ron Gal" w:date="2017-03-04T15:01:00Z">
              <w:rPr>
                <w:rFonts w:ascii="Consolas" w:hAnsi="Consolas" w:cs="Consolas"/>
                <w:sz w:val="19"/>
                <w:szCs w:val="19"/>
                <w:highlight w:val="white"/>
              </w:rPr>
            </w:rPrChange>
          </w:rPr>
          <w:t xml:space="preserve">        TreatmentReport Save(</w:t>
        </w:r>
        <w:r w:rsidRPr="00A27D69">
          <w:rPr>
            <w:sz w:val="24"/>
            <w:szCs w:val="24"/>
            <w:rPrChange w:id="1502" w:author="Ron Gal" w:date="2017-03-04T15:01:00Z">
              <w:rPr>
                <w:rFonts w:ascii="Consolas" w:hAnsi="Consolas" w:cs="Consolas"/>
                <w:color w:val="2B91AF"/>
                <w:sz w:val="19"/>
                <w:szCs w:val="19"/>
                <w:highlight w:val="white"/>
              </w:rPr>
            </w:rPrChange>
          </w:rPr>
          <w:t>TreatmentReport</w:t>
        </w:r>
        <w:r w:rsidRPr="00A27D69">
          <w:rPr>
            <w:sz w:val="24"/>
            <w:szCs w:val="24"/>
            <w:rPrChange w:id="1503" w:author="Ron Gal" w:date="2017-03-04T15:01:00Z">
              <w:rPr>
                <w:rFonts w:ascii="Consolas" w:hAnsi="Consolas" w:cs="Consolas"/>
                <w:sz w:val="19"/>
                <w:szCs w:val="19"/>
                <w:highlight w:val="white"/>
              </w:rPr>
            </w:rPrChange>
          </w:rPr>
          <w:t xml:space="preserve"> treatment, </w:t>
        </w:r>
        <w:r w:rsidRPr="00A27D69">
          <w:rPr>
            <w:sz w:val="24"/>
            <w:szCs w:val="24"/>
            <w:rPrChange w:id="1504" w:author="Ron Gal" w:date="2017-03-04T15:01:00Z">
              <w:rPr>
                <w:rFonts w:ascii="Consolas" w:hAnsi="Consolas" w:cs="Consolas"/>
                <w:color w:val="0000FF"/>
                <w:sz w:val="19"/>
                <w:szCs w:val="19"/>
                <w:highlight w:val="white"/>
              </w:rPr>
            </w:rPrChange>
          </w:rPr>
          <w:t>int</w:t>
        </w:r>
        <w:r w:rsidRPr="00A27D69">
          <w:rPr>
            <w:sz w:val="24"/>
            <w:szCs w:val="24"/>
            <w:rPrChange w:id="1505" w:author="Ron Gal" w:date="2017-03-04T15:01:00Z">
              <w:rPr>
                <w:rFonts w:ascii="Consolas" w:hAnsi="Consolas" w:cs="Consolas"/>
                <w:sz w:val="19"/>
                <w:szCs w:val="19"/>
                <w:highlight w:val="white"/>
              </w:rPr>
            </w:rPrChange>
          </w:rPr>
          <w:t xml:space="preserve"> cotnactId);</w:t>
        </w:r>
      </w:ins>
    </w:p>
    <w:p w:rsidR="00A27D69" w:rsidRPr="00A27D69" w:rsidRDefault="00A27D69">
      <w:pPr>
        <w:rPr>
          <w:ins w:id="1506" w:author="Ron Gal" w:date="2017-03-04T15:01:00Z"/>
          <w:sz w:val="24"/>
          <w:szCs w:val="24"/>
          <w:rPrChange w:id="1507" w:author="Ron Gal" w:date="2017-03-04T15:01:00Z">
            <w:rPr>
              <w:ins w:id="1508" w:author="Ron Gal" w:date="2017-03-04T15:01:00Z"/>
              <w:rFonts w:ascii="Consolas" w:hAnsi="Consolas" w:cs="Consolas"/>
              <w:sz w:val="19"/>
              <w:szCs w:val="19"/>
              <w:highlight w:val="white"/>
            </w:rPr>
          </w:rPrChange>
        </w:rPr>
        <w:pPrChange w:id="1509" w:author="Ron Gal" w:date="2017-03-04T15:01:00Z">
          <w:pPr>
            <w:autoSpaceDE w:val="0"/>
            <w:autoSpaceDN w:val="0"/>
            <w:adjustRightInd w:val="0"/>
            <w:spacing w:line="240" w:lineRule="auto"/>
          </w:pPr>
        </w:pPrChange>
      </w:pPr>
      <w:ins w:id="1510" w:author="Ron Gal" w:date="2017-03-04T15:01:00Z">
        <w:r w:rsidRPr="00A27D69">
          <w:rPr>
            <w:sz w:val="24"/>
            <w:szCs w:val="24"/>
            <w:rPrChange w:id="1511" w:author="Ron Gal" w:date="2017-03-04T15:01:00Z">
              <w:rPr>
                <w:rFonts w:ascii="Consolas" w:hAnsi="Consolas" w:cs="Consolas"/>
                <w:sz w:val="19"/>
                <w:szCs w:val="19"/>
                <w:highlight w:val="white"/>
              </w:rPr>
            </w:rPrChange>
          </w:rPr>
          <w:t xml:space="preserve">        </w:t>
        </w:r>
        <w:r w:rsidRPr="00A27D69">
          <w:rPr>
            <w:sz w:val="24"/>
            <w:szCs w:val="24"/>
            <w:rPrChange w:id="1512" w:author="Ron Gal" w:date="2017-03-04T15:01:00Z">
              <w:rPr>
                <w:rFonts w:ascii="Consolas" w:hAnsi="Consolas" w:cs="Consolas"/>
                <w:color w:val="2B91AF"/>
                <w:sz w:val="19"/>
                <w:szCs w:val="19"/>
                <w:highlight w:val="white"/>
              </w:rPr>
            </w:rPrChange>
          </w:rPr>
          <w:t>IQueryable&lt;Domain.TreatmentReport&gt; Query();</w:t>
        </w:r>
      </w:ins>
    </w:p>
    <w:p w:rsidR="00481634" w:rsidRPr="00A27D69" w:rsidDel="00A27D69" w:rsidRDefault="00A27D69" w:rsidP="00A27D69">
      <w:pPr>
        <w:rPr>
          <w:del w:id="1513" w:author="Ron Gal" w:date="2017-03-04T15:01:00Z"/>
          <w:sz w:val="24"/>
          <w:szCs w:val="24"/>
          <w:rPrChange w:id="1514" w:author="Ron Gal" w:date="2017-03-04T15:01:00Z">
            <w:rPr>
              <w:del w:id="1515" w:author="Ron Gal" w:date="2017-03-04T15:01:00Z"/>
            </w:rPr>
          </w:rPrChange>
        </w:rPr>
      </w:pPr>
      <w:ins w:id="1516" w:author="Ron Gal" w:date="2017-03-04T15:01:00Z">
        <w:r w:rsidRPr="00A27D69">
          <w:rPr>
            <w:sz w:val="24"/>
            <w:szCs w:val="24"/>
            <w:rPrChange w:id="1517" w:author="Ron Gal" w:date="2017-03-04T15:01:00Z">
              <w:rPr>
                <w:rFonts w:ascii="Consolas" w:hAnsi="Consolas" w:cs="Consolas"/>
                <w:sz w:val="19"/>
                <w:szCs w:val="19"/>
                <w:highlight w:val="white"/>
              </w:rPr>
            </w:rPrChange>
          </w:rPr>
          <w:lastRenderedPageBreak/>
          <w:t xml:space="preserve">        TreatmentReport Get(</w:t>
        </w:r>
        <w:r w:rsidRPr="00A27D69">
          <w:rPr>
            <w:sz w:val="24"/>
            <w:szCs w:val="24"/>
            <w:rPrChange w:id="1518" w:author="Ron Gal" w:date="2017-03-04T15:01:00Z">
              <w:rPr>
                <w:rFonts w:ascii="Consolas" w:hAnsi="Consolas" w:cs="Consolas"/>
                <w:color w:val="0000FF"/>
                <w:sz w:val="19"/>
                <w:szCs w:val="19"/>
                <w:highlight w:val="white"/>
              </w:rPr>
            </w:rPrChange>
          </w:rPr>
          <w:t>int</w:t>
        </w:r>
        <w:r w:rsidRPr="00A27D69">
          <w:rPr>
            <w:sz w:val="24"/>
            <w:szCs w:val="24"/>
            <w:rPrChange w:id="1519" w:author="Ron Gal" w:date="2017-03-04T15:01:00Z">
              <w:rPr>
                <w:rFonts w:ascii="Consolas" w:hAnsi="Consolas" w:cs="Consolas"/>
                <w:sz w:val="19"/>
                <w:szCs w:val="19"/>
                <w:highlight w:val="white"/>
              </w:rPr>
            </w:rPrChange>
          </w:rPr>
          <w:t xml:space="preserve"> treatmentId, </w:t>
        </w:r>
        <w:r w:rsidRPr="00A27D69">
          <w:rPr>
            <w:sz w:val="24"/>
            <w:szCs w:val="24"/>
            <w:rPrChange w:id="1520" w:author="Ron Gal" w:date="2017-03-04T15:01:00Z">
              <w:rPr>
                <w:rFonts w:ascii="Consolas" w:hAnsi="Consolas" w:cs="Consolas"/>
                <w:color w:val="0000FF"/>
                <w:sz w:val="19"/>
                <w:szCs w:val="19"/>
                <w:highlight w:val="white"/>
              </w:rPr>
            </w:rPrChange>
          </w:rPr>
          <w:t>int</w:t>
        </w:r>
        <w:r w:rsidRPr="00A27D69">
          <w:rPr>
            <w:sz w:val="24"/>
            <w:szCs w:val="24"/>
            <w:rPrChange w:id="1521" w:author="Ron Gal" w:date="2017-03-04T15:01:00Z">
              <w:rPr>
                <w:rFonts w:ascii="Consolas" w:hAnsi="Consolas" w:cs="Consolas"/>
                <w:sz w:val="19"/>
                <w:szCs w:val="19"/>
                <w:highlight w:val="white"/>
              </w:rPr>
            </w:rPrChange>
          </w:rPr>
          <w:t xml:space="preserve"> petId);</w:t>
        </w:r>
      </w:ins>
      <w:del w:id="1522" w:author="Ron Gal" w:date="2017-03-04T15:01:00Z">
        <w:r w:rsidR="00471D70" w:rsidDel="00A27D69">
          <w:rPr>
            <w:sz w:val="24"/>
            <w:szCs w:val="24"/>
          </w:rPr>
          <w:delText>IEnumerable&lt;DTOs.Participant&gt; Search(int? customerId, int? ownerId, int?[] statusIds, string ownerName, int? orderId, int? fieldId, string fieldName, DateTime? fromDate, DateTime? untilDate);</w:delText>
        </w:r>
      </w:del>
    </w:p>
    <w:p w:rsidR="00481634" w:rsidRPr="00A27D69" w:rsidDel="00A27D69" w:rsidRDefault="00481634">
      <w:pPr>
        <w:rPr>
          <w:del w:id="1523" w:author="Ron Gal" w:date="2017-03-04T15:01:00Z"/>
          <w:sz w:val="24"/>
          <w:szCs w:val="24"/>
          <w:rPrChange w:id="1524" w:author="Ron Gal" w:date="2017-03-04T15:01:00Z">
            <w:rPr>
              <w:del w:id="1525" w:author="Ron Gal" w:date="2017-03-04T15:01:00Z"/>
            </w:rPr>
          </w:rPrChange>
        </w:rPr>
      </w:pPr>
    </w:p>
    <w:p w:rsidR="00481634" w:rsidRPr="00A27D69" w:rsidDel="00A27D69" w:rsidRDefault="00471D70">
      <w:pPr>
        <w:rPr>
          <w:del w:id="1526" w:author="Ron Gal" w:date="2017-03-04T15:01:00Z"/>
          <w:sz w:val="24"/>
          <w:szCs w:val="24"/>
          <w:rPrChange w:id="1527" w:author="Ron Gal" w:date="2017-03-04T15:01:00Z">
            <w:rPr>
              <w:del w:id="1528" w:author="Ron Gal" w:date="2017-03-04T15:01:00Z"/>
            </w:rPr>
          </w:rPrChange>
        </w:rPr>
      </w:pPr>
      <w:del w:id="1529" w:author="Ron Gal" w:date="2017-03-04T15:01:00Z">
        <w:r w:rsidDel="00A27D69">
          <w:rPr>
            <w:sz w:val="24"/>
            <w:szCs w:val="24"/>
          </w:rPr>
          <w:delText>DTOs.Participant GetParticipant(int id);</w:delText>
        </w:r>
      </w:del>
    </w:p>
    <w:p w:rsidR="00481634" w:rsidRPr="00A27D69" w:rsidDel="00A27D69" w:rsidRDefault="00481634">
      <w:pPr>
        <w:rPr>
          <w:del w:id="1530" w:author="Ron Gal" w:date="2017-03-04T15:01:00Z"/>
          <w:sz w:val="24"/>
          <w:szCs w:val="24"/>
          <w:rPrChange w:id="1531" w:author="Ron Gal" w:date="2017-03-04T15:01:00Z">
            <w:rPr>
              <w:del w:id="1532" w:author="Ron Gal" w:date="2017-03-04T15:01:00Z"/>
            </w:rPr>
          </w:rPrChange>
        </w:rPr>
      </w:pPr>
    </w:p>
    <w:p w:rsidR="00481634" w:rsidRPr="00A27D69" w:rsidDel="00A27D69" w:rsidRDefault="00471D70">
      <w:pPr>
        <w:rPr>
          <w:del w:id="1533" w:author="Ron Gal" w:date="2017-03-04T15:01:00Z"/>
          <w:sz w:val="24"/>
          <w:szCs w:val="24"/>
          <w:rPrChange w:id="1534" w:author="Ron Gal" w:date="2017-03-04T15:01:00Z">
            <w:rPr>
              <w:del w:id="1535" w:author="Ron Gal" w:date="2017-03-04T15:01:00Z"/>
            </w:rPr>
          </w:rPrChange>
        </w:rPr>
      </w:pPr>
      <w:del w:id="1536" w:author="Ron Gal" w:date="2017-03-04T15:01:00Z">
        <w:r w:rsidDel="00A27D69">
          <w:rPr>
            <w:sz w:val="24"/>
            <w:szCs w:val="24"/>
          </w:rPr>
          <w:delText>DTOs.Participant Save(DTOs.Participant participant);</w:delText>
        </w:r>
      </w:del>
    </w:p>
    <w:p w:rsidR="00481634" w:rsidRPr="00A27D69" w:rsidDel="00A27D69" w:rsidRDefault="00481634">
      <w:pPr>
        <w:rPr>
          <w:del w:id="1537" w:author="Ron Gal" w:date="2017-03-04T15:01:00Z"/>
          <w:sz w:val="24"/>
          <w:szCs w:val="24"/>
          <w:rPrChange w:id="1538" w:author="Ron Gal" w:date="2017-03-04T15:01:00Z">
            <w:rPr>
              <w:del w:id="1539" w:author="Ron Gal" w:date="2017-03-04T15:01:00Z"/>
            </w:rPr>
          </w:rPrChange>
        </w:rPr>
      </w:pPr>
    </w:p>
    <w:p w:rsidR="00481634" w:rsidRPr="00A27D69" w:rsidDel="00A27D69" w:rsidRDefault="00471D70">
      <w:pPr>
        <w:rPr>
          <w:del w:id="1540" w:author="Ron Gal" w:date="2017-03-04T15:01:00Z"/>
          <w:sz w:val="24"/>
          <w:szCs w:val="24"/>
          <w:rPrChange w:id="1541" w:author="Ron Gal" w:date="2017-03-04T15:01:00Z">
            <w:rPr>
              <w:del w:id="1542" w:author="Ron Gal" w:date="2017-03-04T15:01:00Z"/>
            </w:rPr>
          </w:rPrChange>
        </w:rPr>
      </w:pPr>
      <w:del w:id="1543" w:author="Ron Gal" w:date="2017-03-04T15:01:00Z">
        <w:r w:rsidDel="00A27D69">
          <w:rPr>
            <w:sz w:val="24"/>
            <w:szCs w:val="24"/>
          </w:rPr>
          <w:delText>DTOs.Participant Update(int id, DTOs.Participant participant);</w:delText>
        </w:r>
      </w:del>
    </w:p>
    <w:p w:rsidR="00481634" w:rsidRPr="00A27D69" w:rsidDel="00A27D69" w:rsidRDefault="00481634">
      <w:pPr>
        <w:rPr>
          <w:del w:id="1544" w:author="Ron Gal" w:date="2017-03-04T15:01:00Z"/>
          <w:sz w:val="24"/>
          <w:szCs w:val="24"/>
          <w:rPrChange w:id="1545" w:author="Ron Gal" w:date="2017-03-04T15:01:00Z">
            <w:rPr>
              <w:del w:id="1546" w:author="Ron Gal" w:date="2017-03-04T15:01:00Z"/>
            </w:rPr>
          </w:rPrChange>
        </w:rPr>
      </w:pPr>
    </w:p>
    <w:p w:rsidR="00A27D69" w:rsidRDefault="00471D70">
      <w:pPr>
        <w:rPr>
          <w:ins w:id="1547" w:author="Ron Gal" w:date="2017-03-04T15:00:00Z"/>
          <w:sz w:val="24"/>
          <w:szCs w:val="24"/>
        </w:rPr>
      </w:pPr>
      <w:del w:id="1548" w:author="Ron Gal" w:date="2017-03-04T15:01:00Z">
        <w:r w:rsidDel="00A27D69">
          <w:rPr>
            <w:sz w:val="24"/>
            <w:szCs w:val="24"/>
          </w:rPr>
          <w:delText>void Delete(int id);</w:delText>
        </w:r>
      </w:del>
    </w:p>
    <w:p w:rsidR="00A27D69" w:rsidRDefault="00A27D69" w:rsidP="00A27D69">
      <w:pPr>
        <w:bidi/>
        <w:rPr>
          <w:ins w:id="1549" w:author="Ron Gal" w:date="2017-03-04T15:00:00Z"/>
        </w:rPr>
      </w:pPr>
      <w:ins w:id="1550" w:author="Ron Gal" w:date="2017-03-04T15:00:00Z">
        <w:r>
          <w:rPr>
            <w:b/>
            <w:sz w:val="24"/>
            <w:szCs w:val="24"/>
            <w:rtl/>
          </w:rPr>
          <w:t xml:space="preserve">מחלקת </w:t>
        </w:r>
        <w:r w:rsidRPr="0010413E">
          <w:rPr>
            <w:b/>
            <w:sz w:val="24"/>
            <w:szCs w:val="24"/>
          </w:rPr>
          <w:t>ReportsDao</w:t>
        </w:r>
        <w:r w:rsidDel="00A27D69">
          <w:rPr>
            <w:b/>
            <w:sz w:val="24"/>
            <w:szCs w:val="24"/>
          </w:rPr>
          <w:t xml:space="preserve"> </w:t>
        </w:r>
      </w:ins>
    </w:p>
    <w:p w:rsidR="00A27D69" w:rsidRPr="0010413E" w:rsidRDefault="00A27D69">
      <w:pPr>
        <w:bidi/>
        <w:rPr>
          <w:ins w:id="1551" w:author="Ron Gal" w:date="2017-03-04T15:04:00Z"/>
          <w:sz w:val="24"/>
          <w:szCs w:val="24"/>
        </w:rPr>
        <w:pPrChange w:id="1552" w:author="Ron Gal" w:date="2017-03-04T15:05:00Z">
          <w:pPr>
            <w:bidi/>
          </w:pPr>
        </w:pPrChange>
      </w:pPr>
      <w:ins w:id="1553" w:author="Ron Gal" w:date="2017-03-04T15:02:00Z">
        <w:r>
          <w:rPr>
            <w:rFonts w:hint="cs"/>
            <w:sz w:val="24"/>
            <w:szCs w:val="24"/>
            <w:rtl/>
          </w:rPr>
          <w:t xml:space="preserve">מחלקה זו היא מיוחדת מהבחינה שהיא אינה אחראית על ישות מסוימת, אלא על ייצוא דו"חות מכל הסוגים. </w:t>
        </w:r>
      </w:ins>
      <w:ins w:id="1554" w:author="Ron Gal" w:date="2017-03-04T15:03:00Z">
        <w:r>
          <w:rPr>
            <w:rFonts w:hint="cs"/>
            <w:sz w:val="24"/>
            <w:szCs w:val="24"/>
            <w:rtl/>
          </w:rPr>
          <w:t xml:space="preserve">היא משתמשת בפונקציה </w:t>
        </w:r>
        <w:r>
          <w:rPr>
            <w:sz w:val="24"/>
            <w:szCs w:val="24"/>
          </w:rPr>
          <w:t>Query</w:t>
        </w:r>
        <w:r>
          <w:rPr>
            <w:rFonts w:hint="cs"/>
            <w:sz w:val="24"/>
            <w:szCs w:val="24"/>
            <w:rtl/>
          </w:rPr>
          <w:t xml:space="preserve"> שמיוצאת על ידי </w:t>
        </w:r>
        <w:r w:rsidRPr="00A27D69">
          <w:rPr>
            <w:sz w:val="24"/>
            <w:szCs w:val="24"/>
            <w:rPrChange w:id="1555" w:author="Ron Gal" w:date="2017-03-04T15:05:00Z">
              <w:rPr>
                <w:b/>
                <w:sz w:val="24"/>
                <w:szCs w:val="24"/>
              </w:rPr>
            </w:rPrChange>
          </w:rPr>
          <w:t>TreatmentsDao</w:t>
        </w:r>
        <w:r>
          <w:rPr>
            <w:rFonts w:hint="cs"/>
            <w:sz w:val="24"/>
            <w:szCs w:val="24"/>
            <w:rtl/>
          </w:rPr>
          <w:t xml:space="preserve"> ו</w:t>
        </w:r>
        <w:r w:rsidRPr="00A27D69">
          <w:rPr>
            <w:sz w:val="24"/>
            <w:szCs w:val="24"/>
            <w:rPrChange w:id="1556" w:author="Ron Gal" w:date="2017-03-04T15:05:00Z">
              <w:rPr>
                <w:b/>
                <w:sz w:val="24"/>
                <w:szCs w:val="24"/>
              </w:rPr>
            </w:rPrChange>
          </w:rPr>
          <w:t xml:space="preserve"> AnimalsDao</w:t>
        </w:r>
        <w:r w:rsidRPr="00A27D69">
          <w:rPr>
            <w:sz w:val="24"/>
            <w:szCs w:val="24"/>
            <w:rtl/>
            <w:rPrChange w:id="1557" w:author="Ron Gal" w:date="2017-03-04T15:05:00Z">
              <w:rPr>
                <w:b/>
                <w:sz w:val="24"/>
                <w:szCs w:val="24"/>
                <w:rtl/>
              </w:rPr>
            </w:rPrChange>
          </w:rPr>
          <w:t xml:space="preserve"> כדי לבצע שאילתות מסובכות </w:t>
        </w:r>
        <w:r>
          <w:rPr>
            <w:rFonts w:hint="cs"/>
            <w:sz w:val="24"/>
            <w:szCs w:val="24"/>
            <w:rtl/>
          </w:rPr>
          <w:t xml:space="preserve">יותר. המחלקה מממשת את הממשק </w:t>
        </w:r>
      </w:ins>
      <w:ins w:id="1558" w:author="Ron Gal" w:date="2017-03-04T15:04:00Z">
        <w:r w:rsidRPr="00A27D69">
          <w:rPr>
            <w:sz w:val="24"/>
            <w:szCs w:val="24"/>
            <w:rPrChange w:id="1559" w:author="Ron Gal" w:date="2017-03-04T15:05:00Z">
              <w:rPr>
                <w:rFonts w:ascii="Consolas" w:hAnsi="Consolas" w:cs="Consolas"/>
                <w:color w:val="2B91AF"/>
                <w:sz w:val="19"/>
                <w:szCs w:val="19"/>
                <w:highlight w:val="white"/>
              </w:rPr>
            </w:rPrChange>
          </w:rPr>
          <w:t>IReportsDao</w:t>
        </w:r>
        <w:r w:rsidRPr="00A27D69">
          <w:rPr>
            <w:sz w:val="24"/>
            <w:szCs w:val="24"/>
            <w:rtl/>
            <w:rPrChange w:id="1560"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1561" w:author="Ron Gal" w:date="2017-03-04T15:05:00Z">
              <w:rPr>
                <w:rFonts w:ascii="Consolas" w:hAnsi="Consolas" w:cs="Times New Roman" w:hint="eastAsia"/>
                <w:color w:val="2B91AF"/>
                <w:sz w:val="19"/>
                <w:szCs w:val="19"/>
                <w:rtl/>
              </w:rPr>
            </w:rPrChange>
          </w:rPr>
          <w:t>ואחראית</w:t>
        </w:r>
        <w:r w:rsidRPr="00A27D69">
          <w:rPr>
            <w:sz w:val="24"/>
            <w:szCs w:val="24"/>
            <w:rtl/>
            <w:rPrChange w:id="1562"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1563" w:author="Ron Gal" w:date="2017-03-04T15:05:00Z">
              <w:rPr>
                <w:rFonts w:ascii="Consolas" w:hAnsi="Consolas" w:cs="Times New Roman" w:hint="eastAsia"/>
                <w:color w:val="2B91AF"/>
                <w:sz w:val="19"/>
                <w:szCs w:val="19"/>
                <w:rtl/>
              </w:rPr>
            </w:rPrChange>
          </w:rPr>
          <w:t>אך</w:t>
        </w:r>
        <w:r w:rsidRPr="00A27D69">
          <w:rPr>
            <w:sz w:val="24"/>
            <w:szCs w:val="24"/>
            <w:rtl/>
            <w:rPrChange w:id="1564"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1565" w:author="Ron Gal" w:date="2017-03-04T15:05:00Z">
              <w:rPr>
                <w:rFonts w:ascii="Consolas" w:hAnsi="Consolas" w:cs="Times New Roman" w:hint="eastAsia"/>
                <w:color w:val="2B91AF"/>
                <w:sz w:val="19"/>
                <w:szCs w:val="19"/>
                <w:rtl/>
              </w:rPr>
            </w:rPrChange>
          </w:rPr>
          <w:t>ורק</w:t>
        </w:r>
        <w:r w:rsidRPr="00A27D69">
          <w:rPr>
            <w:sz w:val="24"/>
            <w:szCs w:val="24"/>
            <w:rtl/>
            <w:rPrChange w:id="1566"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1567" w:author="Ron Gal" w:date="2017-03-04T15:05:00Z">
              <w:rPr>
                <w:rFonts w:ascii="Consolas" w:hAnsi="Consolas" w:cs="Times New Roman" w:hint="eastAsia"/>
                <w:color w:val="2B91AF"/>
                <w:sz w:val="19"/>
                <w:szCs w:val="19"/>
                <w:rtl/>
              </w:rPr>
            </w:rPrChange>
          </w:rPr>
          <w:t>על</w:t>
        </w:r>
        <w:r w:rsidRPr="00A27D69">
          <w:rPr>
            <w:sz w:val="24"/>
            <w:szCs w:val="24"/>
            <w:rtl/>
            <w:rPrChange w:id="1568"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1569" w:author="Ron Gal" w:date="2017-03-04T15:05:00Z">
              <w:rPr>
                <w:rFonts w:ascii="Consolas" w:hAnsi="Consolas" w:cs="Times New Roman" w:hint="eastAsia"/>
                <w:color w:val="2B91AF"/>
                <w:sz w:val="19"/>
                <w:szCs w:val="19"/>
                <w:rtl/>
              </w:rPr>
            </w:rPrChange>
          </w:rPr>
          <w:t>ייצוא</w:t>
        </w:r>
        <w:r w:rsidRPr="00A27D69">
          <w:rPr>
            <w:sz w:val="24"/>
            <w:szCs w:val="24"/>
            <w:rtl/>
            <w:rPrChange w:id="1570"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1571" w:author="Ron Gal" w:date="2017-03-04T15:05:00Z">
              <w:rPr>
                <w:rFonts w:ascii="Consolas" w:hAnsi="Consolas" w:cs="Times New Roman" w:hint="eastAsia"/>
                <w:color w:val="2B91AF"/>
                <w:sz w:val="19"/>
                <w:szCs w:val="19"/>
                <w:rtl/>
              </w:rPr>
            </w:rPrChange>
          </w:rPr>
          <w:t>מידע</w:t>
        </w:r>
        <w:r w:rsidRPr="00A27D69">
          <w:rPr>
            <w:sz w:val="24"/>
            <w:szCs w:val="24"/>
            <w:rtl/>
            <w:rPrChange w:id="1572" w:author="Ron Gal" w:date="2017-03-04T15:05:00Z">
              <w:rPr>
                <w:rFonts w:ascii="Consolas" w:hAnsi="Consolas" w:cs="Times New Roman"/>
                <w:color w:val="2B91AF"/>
                <w:sz w:val="19"/>
                <w:szCs w:val="19"/>
                <w:rtl/>
              </w:rPr>
            </w:rPrChange>
          </w:rPr>
          <w:t xml:space="preserve"> </w:t>
        </w:r>
        <w:r w:rsidRPr="00A27D69">
          <w:rPr>
            <w:rFonts w:hint="eastAsia"/>
            <w:sz w:val="24"/>
            <w:szCs w:val="24"/>
            <w:rtl/>
            <w:rPrChange w:id="1573" w:author="Ron Gal" w:date="2017-03-04T15:05:00Z">
              <w:rPr>
                <w:rFonts w:ascii="Consolas" w:hAnsi="Consolas" w:cs="Times New Roman" w:hint="eastAsia"/>
                <w:color w:val="2B91AF"/>
                <w:sz w:val="19"/>
                <w:szCs w:val="19"/>
                <w:rtl/>
              </w:rPr>
            </w:rPrChange>
          </w:rPr>
          <w:t>לדו</w:t>
        </w:r>
        <w:r w:rsidRPr="00A27D69">
          <w:rPr>
            <w:sz w:val="24"/>
            <w:szCs w:val="24"/>
            <w:rtl/>
            <w:rPrChange w:id="1574" w:author="Ron Gal" w:date="2017-03-04T15:05:00Z">
              <w:rPr>
                <w:rFonts w:ascii="Consolas" w:hAnsi="Consolas" w:cs="Times New Roman"/>
                <w:color w:val="2B91AF"/>
                <w:sz w:val="19"/>
                <w:szCs w:val="19"/>
                <w:rtl/>
              </w:rPr>
            </w:rPrChange>
          </w:rPr>
          <w:t>"</w:t>
        </w:r>
        <w:r w:rsidRPr="00A27D69">
          <w:rPr>
            <w:rFonts w:hint="eastAsia"/>
            <w:sz w:val="24"/>
            <w:szCs w:val="24"/>
            <w:rtl/>
            <w:rPrChange w:id="1575" w:author="Ron Gal" w:date="2017-03-04T15:05:00Z">
              <w:rPr>
                <w:rFonts w:ascii="Consolas" w:hAnsi="Consolas" w:cs="Courier New" w:hint="eastAsia"/>
                <w:color w:val="2B91AF"/>
                <w:sz w:val="19"/>
                <w:szCs w:val="19"/>
                <w:rtl/>
              </w:rPr>
            </w:rPrChange>
          </w:rPr>
          <w:t>חות</w:t>
        </w:r>
        <w:r w:rsidRPr="00A27D69">
          <w:rPr>
            <w:sz w:val="24"/>
            <w:szCs w:val="24"/>
            <w:rtl/>
            <w:rPrChange w:id="1576" w:author="Ron Gal" w:date="2017-03-04T15:05:00Z">
              <w:rPr>
                <w:rFonts w:ascii="Consolas" w:hAnsi="Consolas" w:cs="Courier New"/>
                <w:color w:val="2B91AF"/>
                <w:sz w:val="19"/>
                <w:szCs w:val="19"/>
                <w:rtl/>
              </w:rPr>
            </w:rPrChange>
          </w:rPr>
          <w:t>.</w:t>
        </w:r>
        <w:r w:rsidRPr="00A27D69">
          <w:rPr>
            <w:sz w:val="24"/>
            <w:szCs w:val="24"/>
            <w:rtl/>
          </w:rPr>
          <w:t xml:space="preserve"> </w:t>
        </w:r>
        <w:r>
          <w:rPr>
            <w:sz w:val="24"/>
            <w:szCs w:val="24"/>
            <w:rtl/>
          </w:rPr>
          <w:t>המחלקה תכיל את הפעולות הבאות:</w:t>
        </w:r>
      </w:ins>
    </w:p>
    <w:p w:rsidR="00A27D69" w:rsidRPr="00A27D69" w:rsidRDefault="00A27D69">
      <w:pPr>
        <w:rPr>
          <w:ins w:id="1577" w:author="Ron Gal" w:date="2017-03-04T15:02:00Z"/>
          <w:sz w:val="24"/>
          <w:szCs w:val="24"/>
          <w:rtl/>
        </w:rPr>
        <w:pPrChange w:id="1578" w:author="Ron Gal" w:date="2017-03-04T15:05:00Z">
          <w:pPr>
            <w:bidi/>
          </w:pPr>
        </w:pPrChange>
      </w:pPr>
    </w:p>
    <w:p w:rsidR="00A27D69" w:rsidRPr="00A27D69" w:rsidRDefault="00A27D69">
      <w:pPr>
        <w:rPr>
          <w:ins w:id="1579" w:author="Ron Gal" w:date="2017-03-04T15:00:00Z"/>
          <w:sz w:val="24"/>
          <w:szCs w:val="24"/>
          <w:rPrChange w:id="1580" w:author="Ron Gal" w:date="2017-03-04T15:05:00Z">
            <w:rPr>
              <w:ins w:id="1581" w:author="Ron Gal" w:date="2017-03-04T15:00:00Z"/>
            </w:rPr>
          </w:rPrChange>
        </w:rPr>
        <w:pPrChange w:id="1582" w:author="Ron Gal" w:date="2017-03-04T15:05:00Z">
          <w:pPr>
            <w:bidi/>
          </w:pPr>
        </w:pPrChange>
      </w:pPr>
    </w:p>
    <w:p w:rsidR="00A27D69" w:rsidRPr="00A27D69" w:rsidRDefault="00A27D69">
      <w:pPr>
        <w:rPr>
          <w:ins w:id="1583" w:author="Ron Gal" w:date="2017-03-04T15:04:00Z"/>
          <w:sz w:val="24"/>
          <w:szCs w:val="24"/>
          <w:rPrChange w:id="1584" w:author="Ron Gal" w:date="2017-03-04T15:05:00Z">
            <w:rPr>
              <w:ins w:id="1585" w:author="Ron Gal" w:date="2017-03-04T15:04:00Z"/>
              <w:rFonts w:ascii="Consolas" w:hAnsi="Consolas" w:cs="Consolas"/>
              <w:sz w:val="19"/>
              <w:szCs w:val="19"/>
              <w:highlight w:val="white"/>
            </w:rPr>
          </w:rPrChange>
        </w:rPr>
        <w:pPrChange w:id="1586" w:author="Ron Gal" w:date="2017-03-04T15:05:00Z">
          <w:pPr>
            <w:autoSpaceDE w:val="0"/>
            <w:autoSpaceDN w:val="0"/>
            <w:adjustRightInd w:val="0"/>
            <w:spacing w:line="240" w:lineRule="auto"/>
          </w:pPr>
        </w:pPrChange>
      </w:pPr>
      <w:ins w:id="1587" w:author="Ron Gal" w:date="2017-03-04T15:04:00Z">
        <w:r w:rsidRPr="00A27D69">
          <w:rPr>
            <w:sz w:val="24"/>
            <w:szCs w:val="24"/>
            <w:rPrChange w:id="1588" w:author="Ron Gal" w:date="2017-03-04T15:05:00Z">
              <w:rPr>
                <w:rFonts w:ascii="Consolas" w:hAnsi="Consolas" w:cs="Consolas"/>
                <w:color w:val="2B91AF"/>
                <w:sz w:val="19"/>
                <w:szCs w:val="19"/>
                <w:highlight w:val="white"/>
              </w:rPr>
            </w:rPrChange>
          </w:rPr>
          <w:t xml:space="preserve">IEnumerable&lt;FinanceReport&gt; </w:t>
        </w:r>
        <w:r w:rsidRPr="00A27D69">
          <w:rPr>
            <w:sz w:val="24"/>
            <w:szCs w:val="24"/>
            <w:rPrChange w:id="1589" w:author="Ron Gal" w:date="2017-03-04T15:05:00Z">
              <w:rPr>
                <w:rFonts w:ascii="Consolas" w:hAnsi="Consolas" w:cs="Consolas"/>
                <w:sz w:val="19"/>
                <w:szCs w:val="19"/>
                <w:highlight w:val="white"/>
              </w:rPr>
            </w:rPrChange>
          </w:rPr>
          <w:t>GetFinanceReport(</w:t>
        </w:r>
        <w:r w:rsidRPr="00A27D69">
          <w:rPr>
            <w:sz w:val="24"/>
            <w:szCs w:val="24"/>
            <w:rPrChange w:id="1590" w:author="Ron Gal" w:date="2017-03-04T15:05:00Z">
              <w:rPr>
                <w:rFonts w:ascii="Consolas" w:hAnsi="Consolas" w:cs="Consolas"/>
                <w:color w:val="2B91AF"/>
                <w:sz w:val="19"/>
                <w:szCs w:val="19"/>
                <w:highlight w:val="white"/>
              </w:rPr>
            </w:rPrChange>
          </w:rPr>
          <w:t>DateTime</w:t>
        </w:r>
        <w:r w:rsidRPr="00A27D69">
          <w:rPr>
            <w:sz w:val="24"/>
            <w:szCs w:val="24"/>
            <w:rPrChange w:id="1591" w:author="Ron Gal" w:date="2017-03-04T15:05:00Z">
              <w:rPr>
                <w:rFonts w:ascii="Consolas" w:hAnsi="Consolas" w:cs="Consolas"/>
                <w:sz w:val="19"/>
                <w:szCs w:val="19"/>
                <w:highlight w:val="white"/>
              </w:rPr>
            </w:rPrChange>
          </w:rPr>
          <w:t xml:space="preserve">? startDate, </w:t>
        </w:r>
        <w:r w:rsidRPr="00A27D69">
          <w:rPr>
            <w:sz w:val="24"/>
            <w:szCs w:val="24"/>
            <w:rPrChange w:id="1592" w:author="Ron Gal" w:date="2017-03-04T15:05:00Z">
              <w:rPr>
                <w:rFonts w:ascii="Consolas" w:hAnsi="Consolas" w:cs="Consolas"/>
                <w:color w:val="2B91AF"/>
                <w:sz w:val="19"/>
                <w:szCs w:val="19"/>
                <w:highlight w:val="white"/>
              </w:rPr>
            </w:rPrChange>
          </w:rPr>
          <w:t>DateTime</w:t>
        </w:r>
        <w:r w:rsidRPr="00A27D69">
          <w:rPr>
            <w:sz w:val="24"/>
            <w:szCs w:val="24"/>
            <w:rPrChange w:id="1593" w:author="Ron Gal" w:date="2017-03-04T15:05:00Z">
              <w:rPr>
                <w:rFonts w:ascii="Consolas" w:hAnsi="Consolas" w:cs="Consolas"/>
                <w:sz w:val="19"/>
                <w:szCs w:val="19"/>
                <w:highlight w:val="white"/>
              </w:rPr>
            </w:rPrChange>
          </w:rPr>
          <w:t xml:space="preserve">? endDate, </w:t>
        </w:r>
        <w:r w:rsidRPr="00A27D69">
          <w:rPr>
            <w:sz w:val="24"/>
            <w:szCs w:val="24"/>
            <w:rPrChange w:id="1594" w:author="Ron Gal" w:date="2017-03-04T15:05:00Z">
              <w:rPr>
                <w:rFonts w:ascii="Consolas" w:hAnsi="Consolas" w:cs="Consolas"/>
                <w:color w:val="0000FF"/>
                <w:sz w:val="19"/>
                <w:szCs w:val="19"/>
                <w:highlight w:val="white"/>
              </w:rPr>
            </w:rPrChange>
          </w:rPr>
          <w:t>int</w:t>
        </w:r>
        <w:r w:rsidRPr="00A27D69">
          <w:rPr>
            <w:sz w:val="24"/>
            <w:szCs w:val="24"/>
            <w:rPrChange w:id="1595" w:author="Ron Gal" w:date="2017-03-04T15:05:00Z">
              <w:rPr>
                <w:rFonts w:ascii="Consolas" w:hAnsi="Consolas" w:cs="Consolas"/>
                <w:sz w:val="19"/>
                <w:szCs w:val="19"/>
                <w:highlight w:val="white"/>
              </w:rPr>
            </w:rPrChange>
          </w:rPr>
          <w:t xml:space="preserve">? datePart, </w:t>
        </w:r>
        <w:r w:rsidRPr="00A27D69">
          <w:rPr>
            <w:sz w:val="24"/>
            <w:szCs w:val="24"/>
            <w:rPrChange w:id="1596" w:author="Ron Gal" w:date="2017-03-04T15:05:00Z">
              <w:rPr>
                <w:rFonts w:ascii="Consolas" w:hAnsi="Consolas" w:cs="Consolas"/>
                <w:color w:val="0000FF"/>
                <w:sz w:val="19"/>
                <w:szCs w:val="19"/>
                <w:highlight w:val="white"/>
              </w:rPr>
            </w:rPrChange>
          </w:rPr>
          <w:t>int</w:t>
        </w:r>
        <w:r w:rsidRPr="00A27D69">
          <w:rPr>
            <w:sz w:val="24"/>
            <w:szCs w:val="24"/>
            <w:rPrChange w:id="1597" w:author="Ron Gal" w:date="2017-03-04T15:05:00Z">
              <w:rPr>
                <w:rFonts w:ascii="Consolas" w:hAnsi="Consolas" w:cs="Consolas"/>
                <w:sz w:val="19"/>
                <w:szCs w:val="19"/>
                <w:highlight w:val="white"/>
              </w:rPr>
            </w:rPrChange>
          </w:rPr>
          <w:t xml:space="preserve"> doctorId, </w:t>
        </w:r>
        <w:r w:rsidRPr="00A27D69">
          <w:rPr>
            <w:sz w:val="24"/>
            <w:szCs w:val="24"/>
            <w:rPrChange w:id="1598" w:author="Ron Gal" w:date="2017-03-04T15:05:00Z">
              <w:rPr>
                <w:rFonts w:ascii="Consolas" w:hAnsi="Consolas" w:cs="Consolas"/>
                <w:color w:val="0000FF"/>
                <w:sz w:val="19"/>
                <w:szCs w:val="19"/>
                <w:highlight w:val="white"/>
              </w:rPr>
            </w:rPrChange>
          </w:rPr>
          <w:t>int</w:t>
        </w:r>
        <w:r w:rsidRPr="00A27D69">
          <w:rPr>
            <w:sz w:val="24"/>
            <w:szCs w:val="24"/>
            <w:rPrChange w:id="1599" w:author="Ron Gal" w:date="2017-03-04T15:05:00Z">
              <w:rPr>
                <w:rFonts w:ascii="Consolas" w:hAnsi="Consolas" w:cs="Consolas"/>
                <w:sz w:val="19"/>
                <w:szCs w:val="19"/>
                <w:highlight w:val="white"/>
              </w:rPr>
            </w:rPrChange>
          </w:rPr>
          <w:t xml:space="preserve"> ownerId);</w:t>
        </w:r>
      </w:ins>
    </w:p>
    <w:p w:rsidR="00A27D69" w:rsidRPr="00A27D69" w:rsidRDefault="00A27D69">
      <w:pPr>
        <w:rPr>
          <w:ins w:id="1600" w:author="Ron Gal" w:date="2017-03-04T15:04:00Z"/>
          <w:sz w:val="24"/>
          <w:szCs w:val="24"/>
          <w:rPrChange w:id="1601" w:author="Ron Gal" w:date="2017-03-04T15:05:00Z">
            <w:rPr>
              <w:ins w:id="1602" w:author="Ron Gal" w:date="2017-03-04T15:04:00Z"/>
              <w:rFonts w:ascii="Consolas" w:hAnsi="Consolas" w:cs="Consolas"/>
              <w:sz w:val="19"/>
              <w:szCs w:val="19"/>
              <w:highlight w:val="white"/>
            </w:rPr>
          </w:rPrChange>
        </w:rPr>
        <w:pPrChange w:id="1603" w:author="Ron Gal" w:date="2017-03-04T15:05:00Z">
          <w:pPr>
            <w:autoSpaceDE w:val="0"/>
            <w:autoSpaceDN w:val="0"/>
            <w:adjustRightInd w:val="0"/>
            <w:spacing w:line="240" w:lineRule="auto"/>
          </w:pPr>
        </w:pPrChange>
      </w:pPr>
      <w:ins w:id="1604" w:author="Ron Gal" w:date="2017-03-04T15:04:00Z">
        <w:r w:rsidRPr="00A27D69">
          <w:rPr>
            <w:sz w:val="24"/>
            <w:szCs w:val="24"/>
            <w:rPrChange w:id="1605" w:author="Ron Gal" w:date="2017-03-04T15:05:00Z">
              <w:rPr>
                <w:rFonts w:ascii="Consolas" w:hAnsi="Consolas" w:cs="Consolas"/>
                <w:color w:val="2B91AF"/>
                <w:sz w:val="19"/>
                <w:szCs w:val="19"/>
                <w:highlight w:val="white"/>
              </w:rPr>
            </w:rPrChange>
          </w:rPr>
          <w:t xml:space="preserve">IEnumerable&lt;ItemUsageReport&gt; </w:t>
        </w:r>
        <w:r w:rsidRPr="00A27D69">
          <w:rPr>
            <w:sz w:val="24"/>
            <w:szCs w:val="24"/>
            <w:rPrChange w:id="1606" w:author="Ron Gal" w:date="2017-03-04T15:05:00Z">
              <w:rPr>
                <w:rFonts w:ascii="Consolas" w:hAnsi="Consolas" w:cs="Consolas"/>
                <w:sz w:val="19"/>
                <w:szCs w:val="19"/>
                <w:highlight w:val="white"/>
              </w:rPr>
            </w:rPrChange>
          </w:rPr>
          <w:t>GetPerItemReport(</w:t>
        </w:r>
        <w:r w:rsidRPr="00A27D69">
          <w:rPr>
            <w:sz w:val="24"/>
            <w:szCs w:val="24"/>
            <w:rPrChange w:id="1607" w:author="Ron Gal" w:date="2017-03-04T15:05:00Z">
              <w:rPr>
                <w:rFonts w:ascii="Consolas" w:hAnsi="Consolas" w:cs="Consolas"/>
                <w:color w:val="2B91AF"/>
                <w:sz w:val="19"/>
                <w:szCs w:val="19"/>
                <w:highlight w:val="white"/>
              </w:rPr>
            </w:rPrChange>
          </w:rPr>
          <w:t>DateTime</w:t>
        </w:r>
        <w:r w:rsidRPr="00A27D69">
          <w:rPr>
            <w:sz w:val="24"/>
            <w:szCs w:val="24"/>
            <w:rPrChange w:id="1608" w:author="Ron Gal" w:date="2017-03-04T15:05:00Z">
              <w:rPr>
                <w:rFonts w:ascii="Consolas" w:hAnsi="Consolas" w:cs="Consolas"/>
                <w:sz w:val="19"/>
                <w:szCs w:val="19"/>
                <w:highlight w:val="white"/>
              </w:rPr>
            </w:rPrChange>
          </w:rPr>
          <w:t xml:space="preserve">? startDate, </w:t>
        </w:r>
        <w:r w:rsidRPr="00A27D69">
          <w:rPr>
            <w:sz w:val="24"/>
            <w:szCs w:val="24"/>
            <w:rPrChange w:id="1609" w:author="Ron Gal" w:date="2017-03-04T15:05:00Z">
              <w:rPr>
                <w:rFonts w:ascii="Consolas" w:hAnsi="Consolas" w:cs="Consolas"/>
                <w:color w:val="2B91AF"/>
                <w:sz w:val="19"/>
                <w:szCs w:val="19"/>
                <w:highlight w:val="white"/>
              </w:rPr>
            </w:rPrChange>
          </w:rPr>
          <w:t>DateTime</w:t>
        </w:r>
        <w:r w:rsidRPr="00A27D69">
          <w:rPr>
            <w:sz w:val="24"/>
            <w:szCs w:val="24"/>
            <w:rPrChange w:id="1610" w:author="Ron Gal" w:date="2017-03-04T15:05:00Z">
              <w:rPr>
                <w:rFonts w:ascii="Consolas" w:hAnsi="Consolas" w:cs="Consolas"/>
                <w:sz w:val="19"/>
                <w:szCs w:val="19"/>
                <w:highlight w:val="white"/>
              </w:rPr>
            </w:rPrChange>
          </w:rPr>
          <w:t xml:space="preserve">? endDate, </w:t>
        </w:r>
        <w:r w:rsidRPr="00A27D69">
          <w:rPr>
            <w:sz w:val="24"/>
            <w:szCs w:val="24"/>
            <w:rPrChange w:id="1611" w:author="Ron Gal" w:date="2017-03-04T15:05:00Z">
              <w:rPr>
                <w:rFonts w:ascii="Consolas" w:hAnsi="Consolas" w:cs="Consolas"/>
                <w:color w:val="0000FF"/>
                <w:sz w:val="19"/>
                <w:szCs w:val="19"/>
                <w:highlight w:val="white"/>
              </w:rPr>
            </w:rPrChange>
          </w:rPr>
          <w:t>int</w:t>
        </w:r>
        <w:r w:rsidRPr="00A27D69">
          <w:rPr>
            <w:sz w:val="24"/>
            <w:szCs w:val="24"/>
            <w:rPrChange w:id="1612" w:author="Ron Gal" w:date="2017-03-04T15:05:00Z">
              <w:rPr>
                <w:rFonts w:ascii="Consolas" w:hAnsi="Consolas" w:cs="Consolas"/>
                <w:sz w:val="19"/>
                <w:szCs w:val="19"/>
                <w:highlight w:val="white"/>
              </w:rPr>
            </w:rPrChange>
          </w:rPr>
          <w:t xml:space="preserve">? datePart, </w:t>
        </w:r>
        <w:r w:rsidRPr="00A27D69">
          <w:rPr>
            <w:sz w:val="24"/>
            <w:szCs w:val="24"/>
            <w:rPrChange w:id="1613" w:author="Ron Gal" w:date="2017-03-04T15:05:00Z">
              <w:rPr>
                <w:rFonts w:ascii="Consolas" w:hAnsi="Consolas" w:cs="Consolas"/>
                <w:color w:val="0000FF"/>
                <w:sz w:val="19"/>
                <w:szCs w:val="19"/>
                <w:highlight w:val="white"/>
              </w:rPr>
            </w:rPrChange>
          </w:rPr>
          <w:t>int</w:t>
        </w:r>
        <w:r w:rsidRPr="00A27D69">
          <w:rPr>
            <w:sz w:val="24"/>
            <w:szCs w:val="24"/>
            <w:rPrChange w:id="1614" w:author="Ron Gal" w:date="2017-03-04T15:05:00Z">
              <w:rPr>
                <w:rFonts w:ascii="Consolas" w:hAnsi="Consolas" w:cs="Consolas"/>
                <w:sz w:val="19"/>
                <w:szCs w:val="19"/>
                <w:highlight w:val="white"/>
              </w:rPr>
            </w:rPrChange>
          </w:rPr>
          <w:t xml:space="preserve"> doctorId, </w:t>
        </w:r>
        <w:r w:rsidRPr="00A27D69">
          <w:rPr>
            <w:sz w:val="24"/>
            <w:szCs w:val="24"/>
            <w:rPrChange w:id="1615" w:author="Ron Gal" w:date="2017-03-04T15:05:00Z">
              <w:rPr>
                <w:rFonts w:ascii="Consolas" w:hAnsi="Consolas" w:cs="Consolas"/>
                <w:color w:val="0000FF"/>
                <w:sz w:val="19"/>
                <w:szCs w:val="19"/>
                <w:highlight w:val="white"/>
              </w:rPr>
            </w:rPrChange>
          </w:rPr>
          <w:t>string</w:t>
        </w:r>
        <w:r w:rsidRPr="00A27D69">
          <w:rPr>
            <w:sz w:val="24"/>
            <w:szCs w:val="24"/>
            <w:rPrChange w:id="1616" w:author="Ron Gal" w:date="2017-03-04T15:05:00Z">
              <w:rPr>
                <w:rFonts w:ascii="Consolas" w:hAnsi="Consolas" w:cs="Consolas"/>
                <w:sz w:val="19"/>
                <w:szCs w:val="19"/>
                <w:highlight w:val="white"/>
              </w:rPr>
            </w:rPrChange>
          </w:rPr>
          <w:t xml:space="preserve"> itemName);</w:t>
        </w:r>
      </w:ins>
    </w:p>
    <w:p w:rsidR="00A27D69" w:rsidRPr="00A27D69" w:rsidRDefault="00A27D69">
      <w:pPr>
        <w:rPr>
          <w:ins w:id="1617" w:author="Ron Gal" w:date="2017-03-04T15:04:00Z"/>
          <w:sz w:val="24"/>
          <w:szCs w:val="24"/>
          <w:rPrChange w:id="1618" w:author="Ron Gal" w:date="2017-03-04T15:05:00Z">
            <w:rPr>
              <w:ins w:id="1619" w:author="Ron Gal" w:date="2017-03-04T15:04:00Z"/>
              <w:rFonts w:ascii="Consolas" w:hAnsi="Consolas" w:cs="Consolas"/>
              <w:sz w:val="19"/>
              <w:szCs w:val="19"/>
              <w:highlight w:val="white"/>
            </w:rPr>
          </w:rPrChange>
        </w:rPr>
        <w:pPrChange w:id="1620" w:author="Ron Gal" w:date="2017-03-04T15:05:00Z">
          <w:pPr>
            <w:autoSpaceDE w:val="0"/>
            <w:autoSpaceDN w:val="0"/>
            <w:adjustRightInd w:val="0"/>
            <w:spacing w:line="240" w:lineRule="auto"/>
          </w:pPr>
        </w:pPrChange>
      </w:pPr>
      <w:ins w:id="1621" w:author="Ron Gal" w:date="2017-03-04T15:04:00Z">
        <w:r w:rsidRPr="00A27D69">
          <w:rPr>
            <w:sz w:val="24"/>
            <w:szCs w:val="24"/>
            <w:rPrChange w:id="1622" w:author="Ron Gal" w:date="2017-03-04T15:05:00Z">
              <w:rPr>
                <w:rFonts w:ascii="Consolas" w:hAnsi="Consolas" w:cs="Consolas"/>
                <w:color w:val="2B91AF"/>
                <w:sz w:val="19"/>
                <w:szCs w:val="19"/>
                <w:highlight w:val="white"/>
              </w:rPr>
            </w:rPrChange>
          </w:rPr>
          <w:t xml:space="preserve">IEnumerable&lt;AnimalTypeReport&gt; </w:t>
        </w:r>
        <w:r w:rsidRPr="00A27D69">
          <w:rPr>
            <w:sz w:val="24"/>
            <w:szCs w:val="24"/>
            <w:rPrChange w:id="1623" w:author="Ron Gal" w:date="2017-03-04T15:05:00Z">
              <w:rPr>
                <w:rFonts w:ascii="Consolas" w:hAnsi="Consolas" w:cs="Consolas"/>
                <w:sz w:val="19"/>
                <w:szCs w:val="19"/>
                <w:highlight w:val="white"/>
              </w:rPr>
            </w:rPrChange>
          </w:rPr>
          <w:t>GetPerTypeReport(</w:t>
        </w:r>
        <w:r w:rsidRPr="00A27D69">
          <w:rPr>
            <w:sz w:val="24"/>
            <w:szCs w:val="24"/>
            <w:rPrChange w:id="1624" w:author="Ron Gal" w:date="2017-03-04T15:05:00Z">
              <w:rPr>
                <w:rFonts w:ascii="Consolas" w:hAnsi="Consolas" w:cs="Consolas"/>
                <w:color w:val="2B91AF"/>
                <w:sz w:val="19"/>
                <w:szCs w:val="19"/>
                <w:highlight w:val="white"/>
              </w:rPr>
            </w:rPrChange>
          </w:rPr>
          <w:t>DateTime</w:t>
        </w:r>
        <w:r w:rsidRPr="00A27D69">
          <w:rPr>
            <w:sz w:val="24"/>
            <w:szCs w:val="24"/>
            <w:rPrChange w:id="1625" w:author="Ron Gal" w:date="2017-03-04T15:05:00Z">
              <w:rPr>
                <w:rFonts w:ascii="Consolas" w:hAnsi="Consolas" w:cs="Consolas"/>
                <w:sz w:val="19"/>
                <w:szCs w:val="19"/>
                <w:highlight w:val="white"/>
              </w:rPr>
            </w:rPrChange>
          </w:rPr>
          <w:t xml:space="preserve">? startDate, </w:t>
        </w:r>
        <w:r w:rsidRPr="00A27D69">
          <w:rPr>
            <w:sz w:val="24"/>
            <w:szCs w:val="24"/>
            <w:rPrChange w:id="1626" w:author="Ron Gal" w:date="2017-03-04T15:05:00Z">
              <w:rPr>
                <w:rFonts w:ascii="Consolas" w:hAnsi="Consolas" w:cs="Consolas"/>
                <w:color w:val="2B91AF"/>
                <w:sz w:val="19"/>
                <w:szCs w:val="19"/>
                <w:highlight w:val="white"/>
              </w:rPr>
            </w:rPrChange>
          </w:rPr>
          <w:t>DateTime</w:t>
        </w:r>
        <w:r w:rsidRPr="00A27D69">
          <w:rPr>
            <w:sz w:val="24"/>
            <w:szCs w:val="24"/>
            <w:rPrChange w:id="1627" w:author="Ron Gal" w:date="2017-03-04T15:05:00Z">
              <w:rPr>
                <w:rFonts w:ascii="Consolas" w:hAnsi="Consolas" w:cs="Consolas"/>
                <w:sz w:val="19"/>
                <w:szCs w:val="19"/>
                <w:highlight w:val="white"/>
              </w:rPr>
            </w:rPrChange>
          </w:rPr>
          <w:t xml:space="preserve">? endDate, </w:t>
        </w:r>
        <w:r w:rsidRPr="00A27D69">
          <w:rPr>
            <w:sz w:val="24"/>
            <w:szCs w:val="24"/>
            <w:rPrChange w:id="1628" w:author="Ron Gal" w:date="2017-03-04T15:05:00Z">
              <w:rPr>
                <w:rFonts w:ascii="Consolas" w:hAnsi="Consolas" w:cs="Consolas"/>
                <w:color w:val="0000FF"/>
                <w:sz w:val="19"/>
                <w:szCs w:val="19"/>
                <w:highlight w:val="white"/>
              </w:rPr>
            </w:rPrChange>
          </w:rPr>
          <w:t>int</w:t>
        </w:r>
        <w:r w:rsidRPr="00A27D69">
          <w:rPr>
            <w:sz w:val="24"/>
            <w:szCs w:val="24"/>
            <w:rPrChange w:id="1629" w:author="Ron Gal" w:date="2017-03-04T15:05:00Z">
              <w:rPr>
                <w:rFonts w:ascii="Consolas" w:hAnsi="Consolas" w:cs="Consolas"/>
                <w:sz w:val="19"/>
                <w:szCs w:val="19"/>
                <w:highlight w:val="white"/>
              </w:rPr>
            </w:rPrChange>
          </w:rPr>
          <w:t>? datePart,</w:t>
        </w:r>
      </w:ins>
      <w:ins w:id="1630" w:author="Ron Gal" w:date="2017-03-04T15:05:00Z">
        <w:r>
          <w:rPr>
            <w:sz w:val="24"/>
            <w:szCs w:val="24"/>
          </w:rPr>
          <w:t xml:space="preserve"> </w:t>
        </w:r>
      </w:ins>
      <w:ins w:id="1631" w:author="Ron Gal" w:date="2017-03-04T15:04:00Z">
        <w:r w:rsidRPr="00A27D69">
          <w:rPr>
            <w:sz w:val="24"/>
            <w:szCs w:val="24"/>
            <w:rPrChange w:id="1632" w:author="Ron Gal" w:date="2017-03-04T15:05:00Z">
              <w:rPr>
                <w:rFonts w:ascii="Consolas" w:hAnsi="Consolas" w:cs="Consolas"/>
                <w:sz w:val="19"/>
                <w:szCs w:val="19"/>
                <w:highlight w:val="white"/>
              </w:rPr>
            </w:rPrChange>
          </w:rPr>
          <w:t xml:space="preserve"> </w:t>
        </w:r>
        <w:r w:rsidRPr="00A27D69">
          <w:rPr>
            <w:sz w:val="24"/>
            <w:szCs w:val="24"/>
            <w:rPrChange w:id="1633" w:author="Ron Gal" w:date="2017-03-04T15:05:00Z">
              <w:rPr>
                <w:rFonts w:ascii="Consolas" w:hAnsi="Consolas" w:cs="Consolas"/>
                <w:color w:val="0000FF"/>
                <w:sz w:val="19"/>
                <w:szCs w:val="19"/>
                <w:highlight w:val="white"/>
              </w:rPr>
            </w:rPrChange>
          </w:rPr>
          <w:t>int</w:t>
        </w:r>
        <w:r w:rsidRPr="00A27D69">
          <w:rPr>
            <w:sz w:val="24"/>
            <w:szCs w:val="24"/>
            <w:rPrChange w:id="1634" w:author="Ron Gal" w:date="2017-03-04T15:05:00Z">
              <w:rPr>
                <w:rFonts w:ascii="Consolas" w:hAnsi="Consolas" w:cs="Consolas"/>
                <w:sz w:val="19"/>
                <w:szCs w:val="19"/>
                <w:highlight w:val="white"/>
              </w:rPr>
            </w:rPrChange>
          </w:rPr>
          <w:t xml:space="preserve"> doctorId, </w:t>
        </w:r>
        <w:r w:rsidRPr="00A27D69">
          <w:rPr>
            <w:sz w:val="24"/>
            <w:szCs w:val="24"/>
            <w:rPrChange w:id="1635" w:author="Ron Gal" w:date="2017-03-04T15:05:00Z">
              <w:rPr>
                <w:rFonts w:ascii="Consolas" w:hAnsi="Consolas" w:cs="Consolas"/>
                <w:color w:val="0000FF"/>
                <w:sz w:val="19"/>
                <w:szCs w:val="19"/>
                <w:highlight w:val="white"/>
              </w:rPr>
            </w:rPrChange>
          </w:rPr>
          <w:t>int</w:t>
        </w:r>
        <w:r w:rsidRPr="00A27D69">
          <w:rPr>
            <w:sz w:val="24"/>
            <w:szCs w:val="24"/>
            <w:rPrChange w:id="1636" w:author="Ron Gal" w:date="2017-03-04T15:05:00Z">
              <w:rPr>
                <w:rFonts w:ascii="Consolas" w:hAnsi="Consolas" w:cs="Consolas"/>
                <w:sz w:val="19"/>
                <w:szCs w:val="19"/>
                <w:highlight w:val="white"/>
              </w:rPr>
            </w:rPrChange>
          </w:rPr>
          <w:t>? animalType);</w:t>
        </w:r>
      </w:ins>
    </w:p>
    <w:p w:rsidR="00A27D69" w:rsidRPr="00A27D69" w:rsidRDefault="00A27D69">
      <w:pPr>
        <w:rPr>
          <w:ins w:id="1637" w:author="Ron Gal" w:date="2017-03-04T15:04:00Z"/>
          <w:sz w:val="24"/>
          <w:szCs w:val="24"/>
          <w:rPrChange w:id="1638" w:author="Ron Gal" w:date="2017-03-04T15:05:00Z">
            <w:rPr>
              <w:ins w:id="1639" w:author="Ron Gal" w:date="2017-03-04T15:04:00Z"/>
              <w:rFonts w:ascii="Consolas" w:hAnsi="Consolas" w:cs="Consolas"/>
              <w:sz w:val="19"/>
              <w:szCs w:val="19"/>
              <w:highlight w:val="white"/>
            </w:rPr>
          </w:rPrChange>
        </w:rPr>
        <w:pPrChange w:id="1640" w:author="Ron Gal" w:date="2017-03-04T15:05:00Z">
          <w:pPr>
            <w:autoSpaceDE w:val="0"/>
            <w:autoSpaceDN w:val="0"/>
            <w:adjustRightInd w:val="0"/>
            <w:spacing w:line="240" w:lineRule="auto"/>
          </w:pPr>
        </w:pPrChange>
      </w:pPr>
      <w:ins w:id="1641" w:author="Ron Gal" w:date="2017-03-04T15:04:00Z">
        <w:r w:rsidRPr="00A27D69">
          <w:rPr>
            <w:sz w:val="24"/>
            <w:szCs w:val="24"/>
            <w:rPrChange w:id="1642" w:author="Ron Gal" w:date="2017-03-04T15:05:00Z">
              <w:rPr>
                <w:rFonts w:ascii="Consolas" w:hAnsi="Consolas" w:cs="Consolas"/>
                <w:color w:val="2B91AF"/>
                <w:sz w:val="19"/>
                <w:szCs w:val="19"/>
                <w:highlight w:val="white"/>
              </w:rPr>
            </w:rPrChange>
          </w:rPr>
          <w:t xml:space="preserve">IEnumerable&lt;AnimalNameReport&gt; </w:t>
        </w:r>
        <w:r w:rsidRPr="00A27D69">
          <w:rPr>
            <w:sz w:val="24"/>
            <w:szCs w:val="24"/>
            <w:rPrChange w:id="1643" w:author="Ron Gal" w:date="2017-03-04T15:05:00Z">
              <w:rPr>
                <w:rFonts w:ascii="Consolas" w:hAnsi="Consolas" w:cs="Consolas"/>
                <w:sz w:val="19"/>
                <w:szCs w:val="19"/>
                <w:highlight w:val="white"/>
              </w:rPr>
            </w:rPrChange>
          </w:rPr>
          <w:t>GetPerAnimalReport(</w:t>
        </w:r>
        <w:r w:rsidRPr="00A27D69">
          <w:rPr>
            <w:sz w:val="24"/>
            <w:szCs w:val="24"/>
            <w:rPrChange w:id="1644" w:author="Ron Gal" w:date="2017-03-04T15:05:00Z">
              <w:rPr>
                <w:rFonts w:ascii="Consolas" w:hAnsi="Consolas" w:cs="Consolas"/>
                <w:color w:val="2B91AF"/>
                <w:sz w:val="19"/>
                <w:szCs w:val="19"/>
                <w:highlight w:val="white"/>
              </w:rPr>
            </w:rPrChange>
          </w:rPr>
          <w:t>DateTime</w:t>
        </w:r>
        <w:r w:rsidRPr="00A27D69">
          <w:rPr>
            <w:sz w:val="24"/>
            <w:szCs w:val="24"/>
            <w:rPrChange w:id="1645" w:author="Ron Gal" w:date="2017-03-04T15:05:00Z">
              <w:rPr>
                <w:rFonts w:ascii="Consolas" w:hAnsi="Consolas" w:cs="Consolas"/>
                <w:sz w:val="19"/>
                <w:szCs w:val="19"/>
                <w:highlight w:val="white"/>
              </w:rPr>
            </w:rPrChange>
          </w:rPr>
          <w:t xml:space="preserve">? startDate, </w:t>
        </w:r>
        <w:r w:rsidRPr="00A27D69">
          <w:rPr>
            <w:sz w:val="24"/>
            <w:szCs w:val="24"/>
            <w:rPrChange w:id="1646" w:author="Ron Gal" w:date="2017-03-04T15:05:00Z">
              <w:rPr>
                <w:rFonts w:ascii="Consolas" w:hAnsi="Consolas" w:cs="Consolas"/>
                <w:color w:val="2B91AF"/>
                <w:sz w:val="19"/>
                <w:szCs w:val="19"/>
                <w:highlight w:val="white"/>
              </w:rPr>
            </w:rPrChange>
          </w:rPr>
          <w:t>DateTime</w:t>
        </w:r>
        <w:r w:rsidRPr="00A27D69">
          <w:rPr>
            <w:sz w:val="24"/>
            <w:szCs w:val="24"/>
            <w:rPrChange w:id="1647" w:author="Ron Gal" w:date="2017-03-04T15:05:00Z">
              <w:rPr>
                <w:rFonts w:ascii="Consolas" w:hAnsi="Consolas" w:cs="Consolas"/>
                <w:sz w:val="19"/>
                <w:szCs w:val="19"/>
                <w:highlight w:val="white"/>
              </w:rPr>
            </w:rPrChange>
          </w:rPr>
          <w:t xml:space="preserve">? endDate, </w:t>
        </w:r>
        <w:r w:rsidRPr="00A27D69">
          <w:rPr>
            <w:sz w:val="24"/>
            <w:szCs w:val="24"/>
            <w:rPrChange w:id="1648" w:author="Ron Gal" w:date="2017-03-04T15:05:00Z">
              <w:rPr>
                <w:rFonts w:ascii="Consolas" w:hAnsi="Consolas" w:cs="Consolas"/>
                <w:color w:val="0000FF"/>
                <w:sz w:val="19"/>
                <w:szCs w:val="19"/>
                <w:highlight w:val="white"/>
              </w:rPr>
            </w:rPrChange>
          </w:rPr>
          <w:t>int</w:t>
        </w:r>
        <w:r w:rsidRPr="00A27D69">
          <w:rPr>
            <w:sz w:val="24"/>
            <w:szCs w:val="24"/>
            <w:rPrChange w:id="1649" w:author="Ron Gal" w:date="2017-03-04T15:05:00Z">
              <w:rPr>
                <w:rFonts w:ascii="Consolas" w:hAnsi="Consolas" w:cs="Consolas"/>
                <w:sz w:val="19"/>
                <w:szCs w:val="19"/>
                <w:highlight w:val="white"/>
              </w:rPr>
            </w:rPrChange>
          </w:rPr>
          <w:t xml:space="preserve">? datePart, </w:t>
        </w:r>
        <w:r w:rsidRPr="00A27D69">
          <w:rPr>
            <w:sz w:val="24"/>
            <w:szCs w:val="24"/>
            <w:rPrChange w:id="1650" w:author="Ron Gal" w:date="2017-03-04T15:05:00Z">
              <w:rPr>
                <w:rFonts w:ascii="Consolas" w:hAnsi="Consolas" w:cs="Consolas"/>
                <w:color w:val="0000FF"/>
                <w:sz w:val="19"/>
                <w:szCs w:val="19"/>
                <w:highlight w:val="white"/>
              </w:rPr>
            </w:rPrChange>
          </w:rPr>
          <w:t>int</w:t>
        </w:r>
        <w:r w:rsidRPr="00A27D69">
          <w:rPr>
            <w:sz w:val="24"/>
            <w:szCs w:val="24"/>
            <w:rPrChange w:id="1651" w:author="Ron Gal" w:date="2017-03-04T15:05:00Z">
              <w:rPr>
                <w:rFonts w:ascii="Consolas" w:hAnsi="Consolas" w:cs="Consolas"/>
                <w:sz w:val="19"/>
                <w:szCs w:val="19"/>
                <w:highlight w:val="white"/>
              </w:rPr>
            </w:rPrChange>
          </w:rPr>
          <w:t xml:space="preserve"> ownerId, </w:t>
        </w:r>
        <w:r w:rsidRPr="00A27D69">
          <w:rPr>
            <w:sz w:val="24"/>
            <w:szCs w:val="24"/>
            <w:rPrChange w:id="1652" w:author="Ron Gal" w:date="2017-03-04T15:05:00Z">
              <w:rPr>
                <w:rFonts w:ascii="Consolas" w:hAnsi="Consolas" w:cs="Consolas"/>
                <w:color w:val="0000FF"/>
                <w:sz w:val="19"/>
                <w:szCs w:val="19"/>
                <w:highlight w:val="white"/>
              </w:rPr>
            </w:rPrChange>
          </w:rPr>
          <w:t>int</w:t>
        </w:r>
        <w:r w:rsidRPr="00A27D69">
          <w:rPr>
            <w:sz w:val="24"/>
            <w:szCs w:val="24"/>
            <w:rPrChange w:id="1653" w:author="Ron Gal" w:date="2017-03-04T15:05:00Z">
              <w:rPr>
                <w:rFonts w:ascii="Consolas" w:hAnsi="Consolas" w:cs="Consolas"/>
                <w:sz w:val="19"/>
                <w:szCs w:val="19"/>
                <w:highlight w:val="white"/>
              </w:rPr>
            </w:rPrChange>
          </w:rPr>
          <w:t>? animalId);</w:t>
        </w:r>
      </w:ins>
    </w:p>
    <w:p w:rsidR="00A27D69" w:rsidRPr="00A27D69" w:rsidRDefault="00A27D69">
      <w:pPr>
        <w:rPr>
          <w:sz w:val="24"/>
          <w:szCs w:val="24"/>
          <w:rPrChange w:id="1654" w:author="Ron Gal" w:date="2017-03-04T15:05:00Z">
            <w:rPr/>
          </w:rPrChange>
        </w:rPr>
      </w:pPr>
      <w:ins w:id="1655" w:author="Ron Gal" w:date="2017-03-04T15:04:00Z">
        <w:r w:rsidRPr="00A27D69">
          <w:rPr>
            <w:sz w:val="24"/>
            <w:szCs w:val="24"/>
            <w:rPrChange w:id="1656" w:author="Ron Gal" w:date="2017-03-04T15:05:00Z">
              <w:rPr>
                <w:rFonts w:ascii="Consolas" w:hAnsi="Consolas" w:cs="Consolas"/>
                <w:color w:val="2B91AF"/>
                <w:sz w:val="19"/>
                <w:szCs w:val="19"/>
                <w:highlight w:val="white"/>
              </w:rPr>
            </w:rPrChange>
          </w:rPr>
          <w:t xml:space="preserve">IEnumerable&lt;VisitsReport&gt; </w:t>
        </w:r>
        <w:r w:rsidRPr="00A27D69">
          <w:rPr>
            <w:sz w:val="24"/>
            <w:szCs w:val="24"/>
            <w:rPrChange w:id="1657" w:author="Ron Gal" w:date="2017-03-04T15:05:00Z">
              <w:rPr>
                <w:rFonts w:ascii="Consolas" w:hAnsi="Consolas" w:cs="Consolas"/>
                <w:sz w:val="19"/>
                <w:szCs w:val="19"/>
                <w:highlight w:val="white"/>
              </w:rPr>
            </w:rPrChange>
          </w:rPr>
          <w:t>GetVisitsReport(</w:t>
        </w:r>
        <w:r w:rsidRPr="00A27D69">
          <w:rPr>
            <w:sz w:val="24"/>
            <w:szCs w:val="24"/>
            <w:rPrChange w:id="1658" w:author="Ron Gal" w:date="2017-03-04T15:05:00Z">
              <w:rPr>
                <w:rFonts w:ascii="Consolas" w:hAnsi="Consolas" w:cs="Consolas"/>
                <w:color w:val="0000FF"/>
                <w:sz w:val="19"/>
                <w:szCs w:val="19"/>
                <w:highlight w:val="white"/>
              </w:rPr>
            </w:rPrChange>
          </w:rPr>
          <w:t>int</w:t>
        </w:r>
        <w:r w:rsidRPr="00A27D69">
          <w:rPr>
            <w:sz w:val="24"/>
            <w:szCs w:val="24"/>
            <w:rPrChange w:id="1659" w:author="Ron Gal" w:date="2017-03-04T15:05:00Z">
              <w:rPr>
                <w:rFonts w:ascii="Consolas" w:hAnsi="Consolas" w:cs="Consolas"/>
                <w:sz w:val="19"/>
                <w:szCs w:val="19"/>
                <w:highlight w:val="white"/>
              </w:rPr>
            </w:rPrChange>
          </w:rPr>
          <w:t xml:space="preserve">? time, </w:t>
        </w:r>
        <w:r w:rsidRPr="00A27D69">
          <w:rPr>
            <w:sz w:val="24"/>
            <w:szCs w:val="24"/>
            <w:rPrChange w:id="1660" w:author="Ron Gal" w:date="2017-03-04T15:05:00Z">
              <w:rPr>
                <w:rFonts w:ascii="Consolas" w:hAnsi="Consolas" w:cs="Consolas"/>
                <w:color w:val="0000FF"/>
                <w:sz w:val="19"/>
                <w:szCs w:val="19"/>
                <w:highlight w:val="white"/>
              </w:rPr>
            </w:rPrChange>
          </w:rPr>
          <w:t>int</w:t>
        </w:r>
        <w:r w:rsidRPr="00A27D69">
          <w:rPr>
            <w:sz w:val="24"/>
            <w:szCs w:val="24"/>
            <w:rPrChange w:id="1661" w:author="Ron Gal" w:date="2017-03-04T15:05:00Z">
              <w:rPr>
                <w:rFonts w:ascii="Consolas" w:hAnsi="Consolas" w:cs="Consolas"/>
                <w:sz w:val="19"/>
                <w:szCs w:val="19"/>
                <w:highlight w:val="white"/>
              </w:rPr>
            </w:rPrChange>
          </w:rPr>
          <w:t xml:space="preserve"> doctorId, </w:t>
        </w:r>
        <w:r w:rsidRPr="00A27D69">
          <w:rPr>
            <w:sz w:val="24"/>
            <w:szCs w:val="24"/>
            <w:rPrChange w:id="1662" w:author="Ron Gal" w:date="2017-03-04T15:05:00Z">
              <w:rPr>
                <w:rFonts w:ascii="Consolas" w:hAnsi="Consolas" w:cs="Consolas"/>
                <w:color w:val="0000FF"/>
                <w:sz w:val="19"/>
                <w:szCs w:val="19"/>
                <w:highlight w:val="white"/>
              </w:rPr>
            </w:rPrChange>
          </w:rPr>
          <w:t>int</w:t>
        </w:r>
        <w:r w:rsidRPr="00A27D69">
          <w:rPr>
            <w:sz w:val="24"/>
            <w:szCs w:val="24"/>
            <w:rPrChange w:id="1663" w:author="Ron Gal" w:date="2017-03-04T15:05:00Z">
              <w:rPr>
                <w:rFonts w:ascii="Consolas" w:hAnsi="Consolas" w:cs="Consolas"/>
                <w:sz w:val="19"/>
                <w:szCs w:val="19"/>
                <w:highlight w:val="white"/>
              </w:rPr>
            </w:rPrChange>
          </w:rPr>
          <w:t xml:space="preserve"> ownerId);</w:t>
        </w:r>
      </w:ins>
    </w:p>
    <w:p w:rsidR="00481634" w:rsidDel="004666B9" w:rsidRDefault="00471D70">
      <w:pPr>
        <w:bidi/>
        <w:rPr>
          <w:del w:id="1664" w:author="Ron Gal" w:date="2017-03-04T17:51:00Z"/>
        </w:rPr>
      </w:pPr>
      <w:del w:id="1665" w:author="Ron Gal" w:date="2017-03-04T17:51:00Z">
        <w:r w:rsidDel="004666B9">
          <w:rPr>
            <w:sz w:val="28"/>
            <w:szCs w:val="28"/>
            <w:rtl/>
          </w:rPr>
          <w:delText>קונטרולרים (</w:delText>
        </w:r>
        <w:r w:rsidDel="004666B9">
          <w:rPr>
            <w:sz w:val="28"/>
            <w:szCs w:val="28"/>
          </w:rPr>
          <w:delText>Controllers)</w:delText>
        </w:r>
      </w:del>
    </w:p>
    <w:p w:rsidR="00481634" w:rsidDel="004666B9" w:rsidRDefault="00471D70">
      <w:pPr>
        <w:bidi/>
        <w:rPr>
          <w:del w:id="1666" w:author="Ron Gal" w:date="2017-03-04T17:51:00Z"/>
          <w:rtl/>
        </w:rPr>
        <w:pPrChange w:id="1667" w:author="Ron Gal" w:date="2017-03-04T15:21:00Z">
          <w:pPr>
            <w:bidi/>
          </w:pPr>
        </w:pPrChange>
      </w:pPr>
      <w:del w:id="1668" w:author="Ron Gal" w:date="2017-03-04T17:51:00Z">
        <w:r w:rsidDel="004666B9">
          <w:rPr>
            <w:sz w:val="24"/>
            <w:szCs w:val="24"/>
            <w:rtl/>
          </w:rPr>
          <w:delText xml:space="preserve">קבוצת מחלקות זו אחראית על חשיפת השירותים המוצעים באתר בממשק </w:delText>
        </w:r>
        <w:r w:rsidDel="004666B9">
          <w:rPr>
            <w:sz w:val="24"/>
            <w:szCs w:val="24"/>
          </w:rPr>
          <w:delText>REST</w:delText>
        </w:r>
        <w:r w:rsidDel="004666B9">
          <w:rPr>
            <w:sz w:val="24"/>
            <w:szCs w:val="24"/>
            <w:rtl/>
          </w:rPr>
          <w:delText>. כאשר נשלחת בקשה לשרת נבחרת הפונקציה בקונטרולר הרלוונטי בהתאם ל-</w:delText>
        </w:r>
        <w:r w:rsidDel="004666B9">
          <w:rPr>
            <w:sz w:val="24"/>
            <w:szCs w:val="24"/>
          </w:rPr>
          <w:delText>HTTP Verb</w:delText>
        </w:r>
        <w:r w:rsidDel="004666B9">
          <w:rPr>
            <w:sz w:val="24"/>
            <w:szCs w:val="24"/>
            <w:rtl/>
          </w:rPr>
          <w:delText xml:space="preserve"> בהתאם לשמות וערכי הפרמטרים של הבקשה. מגנון זה מובנה בתוך </w:delText>
        </w:r>
        <w:r w:rsidDel="004666B9">
          <w:rPr>
            <w:sz w:val="24"/>
            <w:szCs w:val="24"/>
          </w:rPr>
          <w:delText>Web API</w:delText>
        </w:r>
        <w:r w:rsidDel="004666B9">
          <w:rPr>
            <w:sz w:val="24"/>
            <w:szCs w:val="24"/>
            <w:rtl/>
          </w:rPr>
          <w:delText xml:space="preserve">. כתובת כל קונטרולר היא שמו ללא הסופית </w:delText>
        </w:r>
        <w:r w:rsidDel="004666B9">
          <w:rPr>
            <w:sz w:val="24"/>
            <w:szCs w:val="24"/>
          </w:rPr>
          <w:delText>Controller</w:delText>
        </w:r>
        <w:r w:rsidDel="004666B9">
          <w:rPr>
            <w:sz w:val="24"/>
            <w:szCs w:val="24"/>
            <w:rtl/>
          </w:rPr>
          <w:delText xml:space="preserve">, כלומר הכתובת היחסית של </w:delText>
        </w:r>
      </w:del>
      <w:del w:id="1669" w:author="Ron Gal" w:date="2017-03-04T15:21:00Z">
        <w:r w:rsidDel="000F3A1E">
          <w:rPr>
            <w:sz w:val="24"/>
            <w:szCs w:val="24"/>
          </w:rPr>
          <w:delText>OrdersController</w:delText>
        </w:r>
        <w:r w:rsidDel="000F3A1E">
          <w:rPr>
            <w:sz w:val="24"/>
            <w:szCs w:val="24"/>
            <w:rtl/>
          </w:rPr>
          <w:delText xml:space="preserve"> </w:delText>
        </w:r>
      </w:del>
      <w:del w:id="1670" w:author="Ron Gal" w:date="2017-03-04T17:51:00Z">
        <w:r w:rsidDel="004666B9">
          <w:rPr>
            <w:sz w:val="24"/>
            <w:szCs w:val="24"/>
            <w:rtl/>
          </w:rPr>
          <w:delText xml:space="preserve">תהיה </w:delText>
        </w:r>
        <w:r w:rsidDel="004666B9">
          <w:rPr>
            <w:sz w:val="24"/>
            <w:szCs w:val="24"/>
          </w:rPr>
          <w:delText>api/</w:delText>
        </w:r>
      </w:del>
      <w:del w:id="1671" w:author="Ron Gal" w:date="2017-03-04T15:21:00Z">
        <w:r w:rsidDel="000F3A1E">
          <w:rPr>
            <w:sz w:val="24"/>
            <w:szCs w:val="24"/>
          </w:rPr>
          <w:delText>orders</w:delText>
        </w:r>
      </w:del>
      <w:del w:id="1672" w:author="Ron Gal" w:date="2017-03-04T17:51:00Z">
        <w:r w:rsidDel="004666B9">
          <w:rPr>
            <w:sz w:val="24"/>
            <w:szCs w:val="24"/>
            <w:rtl/>
          </w:rPr>
          <w:delText>/, אם נשלח בקשה ל-</w:delText>
        </w:r>
        <w:r w:rsidDel="004666B9">
          <w:rPr>
            <w:sz w:val="24"/>
            <w:szCs w:val="24"/>
          </w:rPr>
          <w:delText>api/</w:delText>
        </w:r>
      </w:del>
      <w:del w:id="1673" w:author="Ron Gal" w:date="2017-03-04T15:21:00Z">
        <w:r w:rsidDel="000F3A1E">
          <w:rPr>
            <w:sz w:val="24"/>
            <w:szCs w:val="24"/>
          </w:rPr>
          <w:delText>orders</w:delText>
        </w:r>
      </w:del>
      <w:del w:id="1674" w:author="Ron Gal" w:date="2017-03-04T17:51:00Z">
        <w:r w:rsidDel="004666B9">
          <w:rPr>
            <w:sz w:val="24"/>
            <w:szCs w:val="24"/>
            <w:rtl/>
          </w:rPr>
          <w:delText xml:space="preserve">/3 עם פועל </w:delText>
        </w:r>
        <w:r w:rsidDel="004666B9">
          <w:rPr>
            <w:sz w:val="24"/>
            <w:szCs w:val="24"/>
          </w:rPr>
          <w:delText>HTTP</w:delText>
        </w:r>
        <w:r w:rsidDel="004666B9">
          <w:rPr>
            <w:sz w:val="24"/>
            <w:szCs w:val="24"/>
            <w:rtl/>
          </w:rPr>
          <w:delText xml:space="preserve"> מסוג </w:delText>
        </w:r>
        <w:r w:rsidDel="004666B9">
          <w:rPr>
            <w:sz w:val="24"/>
            <w:szCs w:val="24"/>
          </w:rPr>
          <w:delText>Get</w:delText>
        </w:r>
        <w:r w:rsidDel="004666B9">
          <w:rPr>
            <w:sz w:val="24"/>
            <w:szCs w:val="24"/>
            <w:rtl/>
          </w:rPr>
          <w:delText xml:space="preserve"> הפונקציה שתופעל בשרת תהיה (</w:delText>
        </w:r>
        <w:r w:rsidDel="004666B9">
          <w:rPr>
            <w:sz w:val="24"/>
            <w:szCs w:val="24"/>
          </w:rPr>
          <w:delText>Get(int id</w:delText>
        </w:r>
        <w:r w:rsidDel="004666B9">
          <w:rPr>
            <w:sz w:val="24"/>
            <w:szCs w:val="24"/>
            <w:rtl/>
          </w:rPr>
          <w:delText xml:space="preserve"> כאשר </w:delText>
        </w:r>
        <w:r w:rsidDel="004666B9">
          <w:rPr>
            <w:sz w:val="24"/>
            <w:szCs w:val="24"/>
          </w:rPr>
          <w:delText>id</w:delText>
        </w:r>
        <w:r w:rsidDel="004666B9">
          <w:rPr>
            <w:sz w:val="24"/>
            <w:szCs w:val="24"/>
            <w:rtl/>
          </w:rPr>
          <w:delText xml:space="preserve"> יקבל את הערך 3. חשוב להדגיש כי במחלקות אלו לא תתבצע לוגיקה, אלא הן יכילו </w:delText>
        </w:r>
      </w:del>
      <w:del w:id="1675" w:author="Ron Gal" w:date="2017-03-04T15:21:00Z">
        <w:r w:rsidDel="000F3A1E">
          <w:rPr>
            <w:sz w:val="24"/>
            <w:szCs w:val="24"/>
          </w:rPr>
          <w:delText>query processors</w:delText>
        </w:r>
      </w:del>
      <w:del w:id="1676" w:author="Ron Gal" w:date="2017-03-04T17:51:00Z">
        <w:r w:rsidDel="004666B9">
          <w:rPr>
            <w:sz w:val="24"/>
            <w:szCs w:val="24"/>
            <w:rtl/>
          </w:rPr>
          <w:delText xml:space="preserve"> מתאימים אשר יבצעו את הלוגיקה עבורן.</w:delText>
        </w:r>
      </w:del>
    </w:p>
    <w:p w:rsidR="00481634" w:rsidDel="004666B9" w:rsidRDefault="00481634">
      <w:pPr>
        <w:bidi/>
        <w:rPr>
          <w:del w:id="1677" w:author="Ron Gal" w:date="2017-03-04T17:51:00Z"/>
        </w:rPr>
      </w:pPr>
    </w:p>
    <w:p w:rsidR="00481634" w:rsidDel="004666B9" w:rsidRDefault="00471D70" w:rsidP="000F3A1E">
      <w:pPr>
        <w:bidi/>
        <w:rPr>
          <w:del w:id="1678" w:author="Ron Gal" w:date="2017-03-04T17:51:00Z"/>
        </w:rPr>
      </w:pPr>
      <w:del w:id="1679" w:author="Ron Gal" w:date="2017-03-04T17:51:00Z">
        <w:r w:rsidDel="004666B9">
          <w:rPr>
            <w:b/>
            <w:sz w:val="24"/>
            <w:szCs w:val="24"/>
            <w:rtl/>
          </w:rPr>
          <w:delText xml:space="preserve">מחלקת </w:delText>
        </w:r>
      </w:del>
      <w:del w:id="1680" w:author="Ron Gal" w:date="2017-03-04T15:22:00Z">
        <w:r w:rsidDel="000F3A1E">
          <w:rPr>
            <w:b/>
            <w:sz w:val="24"/>
            <w:szCs w:val="24"/>
          </w:rPr>
          <w:delText>CustomersController</w:delText>
        </w:r>
      </w:del>
    </w:p>
    <w:p w:rsidR="00481634" w:rsidDel="004666B9" w:rsidRDefault="00471D70">
      <w:pPr>
        <w:bidi/>
        <w:rPr>
          <w:del w:id="1681" w:author="Ron Gal" w:date="2017-03-04T17:51:00Z"/>
          <w:rtl/>
        </w:rPr>
        <w:pPrChange w:id="1682" w:author="Ron Gal" w:date="2017-03-04T15:38:00Z">
          <w:pPr>
            <w:bidi/>
          </w:pPr>
        </w:pPrChange>
      </w:pPr>
      <w:del w:id="1683" w:author="Ron Gal" w:date="2017-03-04T17:51:00Z">
        <w:r w:rsidDel="004666B9">
          <w:rPr>
            <w:sz w:val="24"/>
            <w:szCs w:val="24"/>
            <w:rtl/>
          </w:rPr>
          <w:delText>הקונטרולר יבצע פעולות חיפוש ושינוי פרטים</w:delText>
        </w:r>
      </w:del>
      <w:del w:id="1684" w:author="Ron Gal" w:date="2017-03-04T15:38:00Z">
        <w:r w:rsidDel="0096291C">
          <w:rPr>
            <w:sz w:val="24"/>
            <w:szCs w:val="24"/>
            <w:rtl/>
          </w:rPr>
          <w:delText>, חיפוש והקפאת לקוחות</w:delText>
        </w:r>
      </w:del>
      <w:del w:id="1685" w:author="Ron Gal" w:date="2017-03-04T17:51:00Z">
        <w:r w:rsidDel="004666B9">
          <w:rPr>
            <w:sz w:val="24"/>
            <w:szCs w:val="24"/>
            <w:rtl/>
          </w:rPr>
          <w:delText>. המחלקה תכיל את הפעולות הבאות:</w:delText>
        </w:r>
      </w:del>
    </w:p>
    <w:p w:rsidR="00481634" w:rsidDel="004666B9" w:rsidRDefault="00481634">
      <w:pPr>
        <w:bidi/>
        <w:rPr>
          <w:del w:id="1686" w:author="Ron Gal" w:date="2017-03-04T17:51:00Z"/>
        </w:rPr>
      </w:pPr>
    </w:p>
    <w:p w:rsidR="00481634" w:rsidRPr="000F3A1E" w:rsidDel="000F3A1E" w:rsidRDefault="00471D70">
      <w:pPr>
        <w:rPr>
          <w:del w:id="1687" w:author="Ron Gal" w:date="2017-03-04T15:22:00Z"/>
          <w:sz w:val="24"/>
          <w:szCs w:val="24"/>
          <w:rPrChange w:id="1688" w:author="Ron Gal" w:date="2017-03-04T15:37:00Z">
            <w:rPr>
              <w:del w:id="1689" w:author="Ron Gal" w:date="2017-03-04T15:22:00Z"/>
            </w:rPr>
          </w:rPrChange>
        </w:rPr>
      </w:pPr>
      <w:del w:id="1690" w:author="Ron Gal" w:date="2017-03-04T15:22:00Z">
        <w:r w:rsidDel="000F3A1E">
          <w:rPr>
            <w:sz w:val="24"/>
            <w:szCs w:val="24"/>
          </w:rPr>
          <w:delText xml:space="preserve"> IEnumerable&lt;DTOs.Customer&gt; Search(string firstName, string lastName, int? minAge, int? maxAge, int? regionId, int? customerId);</w:delText>
        </w:r>
      </w:del>
    </w:p>
    <w:p w:rsidR="00481634" w:rsidRPr="000F3A1E" w:rsidDel="000F3A1E" w:rsidRDefault="00481634">
      <w:pPr>
        <w:rPr>
          <w:del w:id="1691" w:author="Ron Gal" w:date="2017-03-04T15:22:00Z"/>
          <w:sz w:val="24"/>
          <w:szCs w:val="24"/>
          <w:rPrChange w:id="1692" w:author="Ron Gal" w:date="2017-03-04T15:37:00Z">
            <w:rPr>
              <w:del w:id="1693" w:author="Ron Gal" w:date="2017-03-04T15:22:00Z"/>
            </w:rPr>
          </w:rPrChange>
        </w:rPr>
      </w:pPr>
    </w:p>
    <w:p w:rsidR="00481634" w:rsidRPr="000F3A1E" w:rsidDel="000F3A1E" w:rsidRDefault="00471D70">
      <w:pPr>
        <w:rPr>
          <w:del w:id="1694" w:author="Ron Gal" w:date="2017-03-04T15:22:00Z"/>
          <w:sz w:val="24"/>
          <w:szCs w:val="24"/>
          <w:rPrChange w:id="1695" w:author="Ron Gal" w:date="2017-03-04T15:37:00Z">
            <w:rPr>
              <w:del w:id="1696" w:author="Ron Gal" w:date="2017-03-04T15:22:00Z"/>
            </w:rPr>
          </w:rPrChange>
        </w:rPr>
      </w:pPr>
      <w:del w:id="1697" w:author="Ron Gal" w:date="2017-03-04T15:22:00Z">
        <w:r w:rsidDel="000F3A1E">
          <w:rPr>
            <w:sz w:val="24"/>
            <w:szCs w:val="24"/>
          </w:rPr>
          <w:delText>DTOs.Customer Get(int id);</w:delText>
        </w:r>
      </w:del>
    </w:p>
    <w:p w:rsidR="00481634" w:rsidRPr="000F3A1E" w:rsidDel="000F3A1E" w:rsidRDefault="00481634">
      <w:pPr>
        <w:rPr>
          <w:del w:id="1698" w:author="Ron Gal" w:date="2017-03-04T15:22:00Z"/>
          <w:sz w:val="24"/>
          <w:szCs w:val="24"/>
          <w:rPrChange w:id="1699" w:author="Ron Gal" w:date="2017-03-04T15:37:00Z">
            <w:rPr>
              <w:del w:id="1700" w:author="Ron Gal" w:date="2017-03-04T15:22:00Z"/>
            </w:rPr>
          </w:rPrChange>
        </w:rPr>
      </w:pPr>
    </w:p>
    <w:p w:rsidR="00481634" w:rsidRPr="000F3A1E" w:rsidDel="000F3A1E" w:rsidRDefault="00471D70">
      <w:pPr>
        <w:rPr>
          <w:del w:id="1701" w:author="Ron Gal" w:date="2017-03-04T15:22:00Z"/>
          <w:sz w:val="24"/>
          <w:szCs w:val="24"/>
          <w:rPrChange w:id="1702" w:author="Ron Gal" w:date="2017-03-04T15:37:00Z">
            <w:rPr>
              <w:del w:id="1703" w:author="Ron Gal" w:date="2017-03-04T15:22:00Z"/>
            </w:rPr>
          </w:rPrChange>
        </w:rPr>
      </w:pPr>
      <w:del w:id="1704" w:author="Ron Gal" w:date="2017-03-04T15:22:00Z">
        <w:r w:rsidDel="000F3A1E">
          <w:rPr>
            <w:sz w:val="24"/>
            <w:szCs w:val="24"/>
          </w:rPr>
          <w:delText>DTOs.Customer Save([FromBody]DTOs.Customer customer);</w:delText>
        </w:r>
      </w:del>
    </w:p>
    <w:p w:rsidR="00481634" w:rsidRPr="000F3A1E" w:rsidDel="000F3A1E" w:rsidRDefault="00481634">
      <w:pPr>
        <w:rPr>
          <w:del w:id="1705" w:author="Ron Gal" w:date="2017-03-04T15:22:00Z"/>
          <w:sz w:val="24"/>
          <w:szCs w:val="24"/>
          <w:rPrChange w:id="1706" w:author="Ron Gal" w:date="2017-03-04T15:37:00Z">
            <w:rPr>
              <w:del w:id="1707" w:author="Ron Gal" w:date="2017-03-04T15:22:00Z"/>
            </w:rPr>
          </w:rPrChange>
        </w:rPr>
      </w:pPr>
    </w:p>
    <w:p w:rsidR="00481634" w:rsidRPr="000F3A1E" w:rsidDel="000F3A1E" w:rsidRDefault="00471D70">
      <w:pPr>
        <w:rPr>
          <w:del w:id="1708" w:author="Ron Gal" w:date="2017-03-04T15:22:00Z"/>
          <w:sz w:val="24"/>
          <w:szCs w:val="24"/>
          <w:rPrChange w:id="1709" w:author="Ron Gal" w:date="2017-03-04T15:37:00Z">
            <w:rPr>
              <w:del w:id="1710" w:author="Ron Gal" w:date="2017-03-04T15:22:00Z"/>
            </w:rPr>
          </w:rPrChange>
        </w:rPr>
      </w:pPr>
      <w:del w:id="1711" w:author="Ron Gal" w:date="2017-03-04T15:22:00Z">
        <w:r w:rsidDel="000F3A1E">
          <w:rPr>
            <w:sz w:val="24"/>
            <w:szCs w:val="24"/>
          </w:rPr>
          <w:delText>DTOs.Customer Update(int id, [FromBody]DTOs.Customer customer);</w:delText>
        </w:r>
      </w:del>
    </w:p>
    <w:p w:rsidR="000F3A1E" w:rsidRPr="000F3A1E" w:rsidDel="004666B9" w:rsidRDefault="000F3A1E">
      <w:pPr>
        <w:rPr>
          <w:del w:id="1712" w:author="Ron Gal" w:date="2017-03-04T17:51:00Z"/>
          <w:sz w:val="24"/>
          <w:szCs w:val="24"/>
          <w:rPrChange w:id="1713" w:author="Ron Gal" w:date="2017-03-04T15:37:00Z">
            <w:rPr>
              <w:del w:id="1714" w:author="Ron Gal" w:date="2017-03-04T17:51:00Z"/>
            </w:rPr>
          </w:rPrChange>
        </w:rPr>
      </w:pPr>
    </w:p>
    <w:p w:rsidR="00481634" w:rsidDel="004666B9" w:rsidRDefault="00481634">
      <w:pPr>
        <w:rPr>
          <w:del w:id="1715" w:author="Ron Gal" w:date="2017-03-04T17:51:00Z"/>
        </w:rPr>
      </w:pPr>
    </w:p>
    <w:p w:rsidR="00481634" w:rsidDel="004666B9" w:rsidRDefault="00471D70">
      <w:pPr>
        <w:bidi/>
        <w:rPr>
          <w:del w:id="1716" w:author="Ron Gal" w:date="2017-03-04T17:51:00Z"/>
        </w:rPr>
      </w:pPr>
      <w:del w:id="1717" w:author="Ron Gal" w:date="2017-03-04T17:51:00Z">
        <w:r w:rsidDel="004666B9">
          <w:rPr>
            <w:b/>
            <w:sz w:val="24"/>
            <w:szCs w:val="24"/>
            <w:rtl/>
          </w:rPr>
          <w:delText xml:space="preserve">מחלקת </w:delText>
        </w:r>
        <w:r w:rsidDel="004666B9">
          <w:rPr>
            <w:b/>
            <w:sz w:val="24"/>
            <w:szCs w:val="24"/>
          </w:rPr>
          <w:delText>LoginController</w:delText>
        </w:r>
      </w:del>
    </w:p>
    <w:p w:rsidR="00481634" w:rsidDel="004666B9" w:rsidRDefault="00471D70">
      <w:pPr>
        <w:bidi/>
        <w:rPr>
          <w:del w:id="1718" w:author="Ron Gal" w:date="2017-03-04T17:51:00Z"/>
        </w:rPr>
      </w:pPr>
      <w:del w:id="1719" w:author="Ron Gal" w:date="2017-03-04T17:51:00Z">
        <w:r w:rsidDel="004666B9">
          <w:rPr>
            <w:sz w:val="24"/>
            <w:szCs w:val="24"/>
            <w:rtl/>
          </w:rPr>
          <w:delText>הקונטרולר יבצע הרשמה והתחברות למערכת, תחזיר ללקוח את נתוני הלקוח המתחבר. המחלקה תזרוק שגיאות מתאימות של הרשאות במקרה של אי הצלחה. תכיל את הפועלות הבאות:</w:delText>
        </w:r>
      </w:del>
    </w:p>
    <w:p w:rsidR="00481634" w:rsidRPr="0096291C" w:rsidDel="0096291C" w:rsidRDefault="00471D70">
      <w:pPr>
        <w:rPr>
          <w:del w:id="1720" w:author="Ron Gal" w:date="2017-03-04T15:37:00Z"/>
          <w:sz w:val="24"/>
          <w:szCs w:val="24"/>
          <w:rPrChange w:id="1721" w:author="Ron Gal" w:date="2017-03-04T15:38:00Z">
            <w:rPr>
              <w:del w:id="1722" w:author="Ron Gal" w:date="2017-03-04T15:37:00Z"/>
            </w:rPr>
          </w:rPrChange>
        </w:rPr>
      </w:pPr>
      <w:del w:id="1723" w:author="Ron Gal" w:date="2017-03-04T15:37:00Z">
        <w:r w:rsidDel="0096291C">
          <w:rPr>
            <w:sz w:val="24"/>
            <w:szCs w:val="24"/>
          </w:rPr>
          <w:delText>LoginResponse Login(UserCredentials credentials)</w:delText>
        </w:r>
      </w:del>
    </w:p>
    <w:p w:rsidR="00481634" w:rsidRPr="0096291C" w:rsidDel="004666B9" w:rsidRDefault="00471D70">
      <w:pPr>
        <w:rPr>
          <w:del w:id="1724" w:author="Ron Gal" w:date="2017-03-04T17:51:00Z"/>
          <w:sz w:val="24"/>
          <w:szCs w:val="24"/>
          <w:rPrChange w:id="1725" w:author="Ron Gal" w:date="2017-03-04T15:38:00Z">
            <w:rPr>
              <w:del w:id="1726" w:author="Ron Gal" w:date="2017-03-04T17:51:00Z"/>
            </w:rPr>
          </w:rPrChange>
        </w:rPr>
      </w:pPr>
      <w:del w:id="1727" w:author="Ron Gal" w:date="2017-03-04T17:51:00Z">
        <w:r w:rsidDel="004666B9">
          <w:rPr>
            <w:sz w:val="24"/>
            <w:szCs w:val="24"/>
          </w:rPr>
          <w:delText xml:space="preserve"> </w:delText>
        </w:r>
      </w:del>
    </w:p>
    <w:p w:rsidR="00481634" w:rsidRPr="0096291C" w:rsidDel="0096291C" w:rsidRDefault="00471D70">
      <w:pPr>
        <w:rPr>
          <w:del w:id="1728" w:author="Ron Gal" w:date="2017-03-04T15:38:00Z"/>
          <w:sz w:val="24"/>
          <w:szCs w:val="24"/>
          <w:rPrChange w:id="1729" w:author="Ron Gal" w:date="2017-03-04T15:38:00Z">
            <w:rPr>
              <w:del w:id="1730" w:author="Ron Gal" w:date="2017-03-04T15:38:00Z"/>
            </w:rPr>
          </w:rPrChange>
        </w:rPr>
      </w:pPr>
      <w:del w:id="1731" w:author="Ron Gal" w:date="2017-03-04T15:38:00Z">
        <w:r w:rsidDel="0096291C">
          <w:rPr>
            <w:sz w:val="24"/>
            <w:szCs w:val="24"/>
          </w:rPr>
          <w:delText>RegistrationReponse Registration(DTOs.Customer customer)</w:delText>
        </w:r>
      </w:del>
    </w:p>
    <w:p w:rsidR="00481634" w:rsidRPr="0096291C" w:rsidDel="004666B9" w:rsidRDefault="00481634">
      <w:pPr>
        <w:rPr>
          <w:del w:id="1732" w:author="Ron Gal" w:date="2017-03-04T17:51:00Z"/>
          <w:sz w:val="24"/>
          <w:szCs w:val="24"/>
          <w:rPrChange w:id="1733" w:author="Ron Gal" w:date="2017-03-04T15:38:00Z">
            <w:rPr>
              <w:del w:id="1734" w:author="Ron Gal" w:date="2017-03-04T17:51:00Z"/>
            </w:rPr>
          </w:rPrChange>
        </w:rPr>
      </w:pPr>
    </w:p>
    <w:p w:rsidR="00481634" w:rsidDel="004666B9" w:rsidRDefault="00471D70">
      <w:pPr>
        <w:rPr>
          <w:del w:id="1735" w:author="Ron Gal" w:date="2017-03-04T17:51:00Z"/>
        </w:rPr>
      </w:pPr>
      <w:del w:id="1736" w:author="Ron Gal" w:date="2017-03-04T17:51:00Z">
        <w:r w:rsidDel="004666B9">
          <w:br w:type="page"/>
        </w:r>
      </w:del>
    </w:p>
    <w:p w:rsidR="00481634" w:rsidDel="004666B9" w:rsidRDefault="00481634">
      <w:pPr>
        <w:rPr>
          <w:del w:id="1737" w:author="Ron Gal" w:date="2017-03-04T17:51:00Z"/>
        </w:rPr>
      </w:pPr>
    </w:p>
    <w:p w:rsidR="00481634" w:rsidDel="004666B9" w:rsidRDefault="00471D70" w:rsidP="0096291C">
      <w:pPr>
        <w:bidi/>
        <w:rPr>
          <w:del w:id="1738" w:author="Ron Gal" w:date="2017-03-04T17:51:00Z"/>
        </w:rPr>
      </w:pPr>
      <w:del w:id="1739" w:author="Ron Gal" w:date="2017-03-04T17:51:00Z">
        <w:r w:rsidDel="004666B9">
          <w:rPr>
            <w:b/>
            <w:sz w:val="24"/>
            <w:szCs w:val="24"/>
            <w:rtl/>
          </w:rPr>
          <w:delText xml:space="preserve">מחלקת </w:delText>
        </w:r>
      </w:del>
      <w:del w:id="1740" w:author="Ron Gal" w:date="2017-03-04T15:38:00Z">
        <w:r w:rsidDel="0096291C">
          <w:rPr>
            <w:b/>
            <w:sz w:val="24"/>
            <w:szCs w:val="24"/>
          </w:rPr>
          <w:delText>EmployeesController</w:delText>
        </w:r>
      </w:del>
    </w:p>
    <w:p w:rsidR="00481634" w:rsidDel="004666B9" w:rsidRDefault="00471D70">
      <w:pPr>
        <w:bidi/>
        <w:rPr>
          <w:del w:id="1741" w:author="Ron Gal" w:date="2017-03-04T17:51:00Z"/>
        </w:rPr>
        <w:pPrChange w:id="1742" w:author="Ron Gal" w:date="2017-03-04T15:40:00Z">
          <w:pPr>
            <w:bidi/>
          </w:pPr>
        </w:pPrChange>
      </w:pPr>
      <w:del w:id="1743" w:author="Ron Gal" w:date="2017-03-04T17:51:00Z">
        <w:r w:rsidDel="004666B9">
          <w:rPr>
            <w:sz w:val="24"/>
            <w:szCs w:val="24"/>
            <w:rtl/>
          </w:rPr>
          <w:delText xml:space="preserve">הקונטרולר יבצע את הפעולות הקשורות לטיפול </w:delText>
        </w:r>
      </w:del>
      <w:del w:id="1744" w:author="Ron Gal" w:date="2017-03-04T15:39:00Z">
        <w:r w:rsidDel="0096291C">
          <w:rPr>
            <w:sz w:val="24"/>
            <w:szCs w:val="24"/>
            <w:rtl/>
          </w:rPr>
          <w:delText>במשתמשים מסוג עובדים: שליפה, הוספה, שינוי ומחיקה</w:delText>
        </w:r>
      </w:del>
      <w:del w:id="1745" w:author="Ron Gal" w:date="2017-03-04T17:51:00Z">
        <w:r w:rsidDel="004666B9">
          <w:rPr>
            <w:sz w:val="24"/>
            <w:szCs w:val="24"/>
            <w:rtl/>
          </w:rPr>
          <w:delText>. המחלקה תכיל את הפעולות הבאות:</w:delText>
        </w:r>
      </w:del>
    </w:p>
    <w:p w:rsidR="00481634" w:rsidDel="004666B9" w:rsidRDefault="00481634">
      <w:pPr>
        <w:bidi/>
        <w:rPr>
          <w:del w:id="1746" w:author="Ron Gal" w:date="2017-03-04T17:51:00Z"/>
        </w:rPr>
      </w:pPr>
    </w:p>
    <w:p w:rsidR="00481634" w:rsidRPr="0096291C" w:rsidDel="0096291C" w:rsidRDefault="00471D70">
      <w:pPr>
        <w:rPr>
          <w:del w:id="1747" w:author="Ron Gal" w:date="2017-03-04T15:39:00Z"/>
          <w:sz w:val="24"/>
          <w:szCs w:val="24"/>
          <w:rPrChange w:id="1748" w:author="Ron Gal" w:date="2017-03-04T15:39:00Z">
            <w:rPr>
              <w:del w:id="1749" w:author="Ron Gal" w:date="2017-03-04T15:39:00Z"/>
            </w:rPr>
          </w:rPrChange>
        </w:rPr>
      </w:pPr>
      <w:del w:id="1750" w:author="Ron Gal" w:date="2017-03-04T15:39:00Z">
        <w:r w:rsidDel="0096291C">
          <w:rPr>
            <w:sz w:val="24"/>
            <w:szCs w:val="24"/>
          </w:rPr>
          <w:delText>public IEnumerable&lt;DTOs.Employee&gt; Search(string firstName, string lastName, int eMail, int id);</w:delText>
        </w:r>
      </w:del>
    </w:p>
    <w:p w:rsidR="00481634" w:rsidRPr="0096291C" w:rsidDel="0096291C" w:rsidRDefault="00481634">
      <w:pPr>
        <w:rPr>
          <w:del w:id="1751" w:author="Ron Gal" w:date="2017-03-04T15:39:00Z"/>
          <w:sz w:val="24"/>
          <w:szCs w:val="24"/>
          <w:rPrChange w:id="1752" w:author="Ron Gal" w:date="2017-03-04T15:39:00Z">
            <w:rPr>
              <w:del w:id="1753" w:author="Ron Gal" w:date="2017-03-04T15:39:00Z"/>
            </w:rPr>
          </w:rPrChange>
        </w:rPr>
      </w:pPr>
    </w:p>
    <w:p w:rsidR="00481634" w:rsidRPr="0096291C" w:rsidDel="0096291C" w:rsidRDefault="00471D70">
      <w:pPr>
        <w:rPr>
          <w:del w:id="1754" w:author="Ron Gal" w:date="2017-03-04T15:39:00Z"/>
          <w:sz w:val="24"/>
          <w:szCs w:val="24"/>
          <w:rPrChange w:id="1755" w:author="Ron Gal" w:date="2017-03-04T15:39:00Z">
            <w:rPr>
              <w:del w:id="1756" w:author="Ron Gal" w:date="2017-03-04T15:39:00Z"/>
            </w:rPr>
          </w:rPrChange>
        </w:rPr>
      </w:pPr>
      <w:del w:id="1757" w:author="Ron Gal" w:date="2017-03-04T15:39:00Z">
        <w:r w:rsidDel="0096291C">
          <w:rPr>
            <w:sz w:val="24"/>
            <w:szCs w:val="24"/>
          </w:rPr>
          <w:delText>public DTOs.Employee Get(int id);</w:delText>
        </w:r>
      </w:del>
    </w:p>
    <w:p w:rsidR="00481634" w:rsidRPr="0096291C" w:rsidDel="0096291C" w:rsidRDefault="00481634">
      <w:pPr>
        <w:rPr>
          <w:del w:id="1758" w:author="Ron Gal" w:date="2017-03-04T15:39:00Z"/>
          <w:sz w:val="24"/>
          <w:szCs w:val="24"/>
          <w:rPrChange w:id="1759" w:author="Ron Gal" w:date="2017-03-04T15:39:00Z">
            <w:rPr>
              <w:del w:id="1760" w:author="Ron Gal" w:date="2017-03-04T15:39:00Z"/>
            </w:rPr>
          </w:rPrChange>
        </w:rPr>
      </w:pPr>
    </w:p>
    <w:p w:rsidR="00481634" w:rsidRPr="0096291C" w:rsidDel="0096291C" w:rsidRDefault="00471D70">
      <w:pPr>
        <w:rPr>
          <w:del w:id="1761" w:author="Ron Gal" w:date="2017-03-04T15:39:00Z"/>
          <w:sz w:val="24"/>
          <w:szCs w:val="24"/>
          <w:rPrChange w:id="1762" w:author="Ron Gal" w:date="2017-03-04T15:39:00Z">
            <w:rPr>
              <w:del w:id="1763" w:author="Ron Gal" w:date="2017-03-04T15:39:00Z"/>
            </w:rPr>
          </w:rPrChange>
        </w:rPr>
      </w:pPr>
      <w:del w:id="1764" w:author="Ron Gal" w:date="2017-03-04T15:39:00Z">
        <w:r w:rsidDel="0096291C">
          <w:rPr>
            <w:sz w:val="24"/>
            <w:szCs w:val="24"/>
          </w:rPr>
          <w:delText>public DTOs.Employee Save(DTOs.Employees employees);</w:delText>
        </w:r>
      </w:del>
    </w:p>
    <w:p w:rsidR="00481634" w:rsidRPr="0096291C" w:rsidDel="0096291C" w:rsidRDefault="00481634">
      <w:pPr>
        <w:rPr>
          <w:del w:id="1765" w:author="Ron Gal" w:date="2017-03-04T15:39:00Z"/>
          <w:sz w:val="24"/>
          <w:szCs w:val="24"/>
          <w:rPrChange w:id="1766" w:author="Ron Gal" w:date="2017-03-04T15:39:00Z">
            <w:rPr>
              <w:del w:id="1767" w:author="Ron Gal" w:date="2017-03-04T15:39:00Z"/>
            </w:rPr>
          </w:rPrChange>
        </w:rPr>
      </w:pPr>
    </w:p>
    <w:p w:rsidR="00481634" w:rsidRPr="0096291C" w:rsidDel="0096291C" w:rsidRDefault="00471D70">
      <w:pPr>
        <w:rPr>
          <w:del w:id="1768" w:author="Ron Gal" w:date="2017-03-04T15:39:00Z"/>
          <w:sz w:val="24"/>
          <w:szCs w:val="24"/>
          <w:rPrChange w:id="1769" w:author="Ron Gal" w:date="2017-03-04T15:39:00Z">
            <w:rPr>
              <w:del w:id="1770" w:author="Ron Gal" w:date="2017-03-04T15:39:00Z"/>
            </w:rPr>
          </w:rPrChange>
        </w:rPr>
      </w:pPr>
      <w:del w:id="1771" w:author="Ron Gal" w:date="2017-03-04T15:39:00Z">
        <w:r w:rsidDel="0096291C">
          <w:rPr>
            <w:sz w:val="24"/>
            <w:szCs w:val="24"/>
          </w:rPr>
          <w:delText>public DTOs.Employee Update(int id, DTOs.Employees employees);</w:delText>
        </w:r>
      </w:del>
    </w:p>
    <w:p w:rsidR="00481634" w:rsidRPr="0096291C" w:rsidDel="0096291C" w:rsidRDefault="00481634">
      <w:pPr>
        <w:rPr>
          <w:del w:id="1772" w:author="Ron Gal" w:date="2017-03-04T15:39:00Z"/>
          <w:sz w:val="24"/>
          <w:szCs w:val="24"/>
          <w:rPrChange w:id="1773" w:author="Ron Gal" w:date="2017-03-04T15:39:00Z">
            <w:rPr>
              <w:del w:id="1774" w:author="Ron Gal" w:date="2017-03-04T15:39:00Z"/>
            </w:rPr>
          </w:rPrChange>
        </w:rPr>
      </w:pPr>
    </w:p>
    <w:p w:rsidR="00481634" w:rsidRPr="0096291C" w:rsidDel="0096291C" w:rsidRDefault="00471D70">
      <w:pPr>
        <w:rPr>
          <w:del w:id="1775" w:author="Ron Gal" w:date="2017-03-04T15:39:00Z"/>
          <w:sz w:val="24"/>
          <w:szCs w:val="24"/>
          <w:rPrChange w:id="1776" w:author="Ron Gal" w:date="2017-03-04T15:39:00Z">
            <w:rPr>
              <w:del w:id="1777" w:author="Ron Gal" w:date="2017-03-04T15:39:00Z"/>
            </w:rPr>
          </w:rPrChange>
        </w:rPr>
      </w:pPr>
      <w:del w:id="1778" w:author="Ron Gal" w:date="2017-03-04T15:39:00Z">
        <w:r w:rsidDel="0096291C">
          <w:rPr>
            <w:sz w:val="24"/>
            <w:szCs w:val="24"/>
          </w:rPr>
          <w:delText>public void Delete(int id);</w:delText>
        </w:r>
      </w:del>
    </w:p>
    <w:p w:rsidR="0096291C" w:rsidRPr="0096291C" w:rsidDel="004666B9" w:rsidRDefault="0096291C">
      <w:pPr>
        <w:rPr>
          <w:del w:id="1779" w:author="Ron Gal" w:date="2017-03-04T17:51:00Z"/>
          <w:sz w:val="24"/>
          <w:szCs w:val="24"/>
          <w:rPrChange w:id="1780" w:author="Ron Gal" w:date="2017-03-04T15:39:00Z">
            <w:rPr>
              <w:del w:id="1781" w:author="Ron Gal" w:date="2017-03-04T17:51:00Z"/>
            </w:rPr>
          </w:rPrChange>
        </w:rPr>
        <w:pPrChange w:id="1782" w:author="Ron Gal" w:date="2017-03-04T15:39:00Z">
          <w:pPr>
            <w:bidi/>
          </w:pPr>
        </w:pPrChange>
      </w:pPr>
    </w:p>
    <w:p w:rsidR="00481634" w:rsidDel="004666B9" w:rsidRDefault="00471D70" w:rsidP="0096291C">
      <w:pPr>
        <w:bidi/>
        <w:rPr>
          <w:del w:id="1783" w:author="Ron Gal" w:date="2017-03-04T17:51:00Z"/>
        </w:rPr>
      </w:pPr>
      <w:del w:id="1784" w:author="Ron Gal" w:date="2017-03-04T17:51:00Z">
        <w:r w:rsidDel="004666B9">
          <w:rPr>
            <w:b/>
            <w:sz w:val="24"/>
            <w:szCs w:val="24"/>
            <w:rtl/>
          </w:rPr>
          <w:delText xml:space="preserve">מחלקת </w:delText>
        </w:r>
      </w:del>
      <w:del w:id="1785" w:author="Ron Gal" w:date="2017-03-04T15:42:00Z">
        <w:r w:rsidDel="0096291C">
          <w:rPr>
            <w:b/>
            <w:sz w:val="24"/>
            <w:szCs w:val="24"/>
          </w:rPr>
          <w:delText>FieldsController</w:delText>
        </w:r>
      </w:del>
    </w:p>
    <w:p w:rsidR="00481634" w:rsidDel="004666B9" w:rsidRDefault="00471D70">
      <w:pPr>
        <w:bidi/>
        <w:rPr>
          <w:del w:id="1786" w:author="Ron Gal" w:date="2017-03-04T17:51:00Z"/>
        </w:rPr>
        <w:pPrChange w:id="1787" w:author="Ron Gal" w:date="2017-03-04T15:44:00Z">
          <w:pPr>
            <w:bidi/>
          </w:pPr>
        </w:pPrChange>
      </w:pPr>
      <w:del w:id="1788" w:author="Ron Gal" w:date="2017-03-04T17:51:00Z">
        <w:r w:rsidDel="004666B9">
          <w:rPr>
            <w:sz w:val="24"/>
            <w:szCs w:val="24"/>
            <w:rtl/>
          </w:rPr>
          <w:delText xml:space="preserve">הקונטרולר יבצע את הפעולות הקשורות לטיפול </w:delText>
        </w:r>
      </w:del>
      <w:del w:id="1789" w:author="Ron Gal" w:date="2017-03-04T15:44:00Z">
        <w:r w:rsidDel="0096291C">
          <w:rPr>
            <w:sz w:val="24"/>
            <w:szCs w:val="24"/>
            <w:rtl/>
          </w:rPr>
          <w:delText>במגרשים: שליפה, הוספה, שינוי ומחיקה</w:delText>
        </w:r>
      </w:del>
      <w:del w:id="1790" w:author="Ron Gal" w:date="2017-03-04T17:51:00Z">
        <w:r w:rsidDel="004666B9">
          <w:rPr>
            <w:sz w:val="24"/>
            <w:szCs w:val="24"/>
            <w:rtl/>
          </w:rPr>
          <w:delText>. המחלקה תכיל את הפעולות הבאות:</w:delText>
        </w:r>
      </w:del>
    </w:p>
    <w:p w:rsidR="00481634" w:rsidDel="004666B9" w:rsidRDefault="00481634">
      <w:pPr>
        <w:bidi/>
        <w:rPr>
          <w:del w:id="1791" w:author="Ron Gal" w:date="2017-03-04T17:51:00Z"/>
        </w:rPr>
      </w:pPr>
    </w:p>
    <w:p w:rsidR="00481634" w:rsidRPr="0096291C" w:rsidDel="0096291C" w:rsidRDefault="00471D70">
      <w:pPr>
        <w:rPr>
          <w:del w:id="1792" w:author="Ron Gal" w:date="2017-03-04T15:44:00Z"/>
          <w:sz w:val="24"/>
          <w:szCs w:val="24"/>
          <w:rPrChange w:id="1793" w:author="Ron Gal" w:date="2017-03-04T15:44:00Z">
            <w:rPr>
              <w:del w:id="1794" w:author="Ron Gal" w:date="2017-03-04T15:44:00Z"/>
            </w:rPr>
          </w:rPrChange>
        </w:rPr>
      </w:pPr>
      <w:del w:id="1795" w:author="Ron Gal" w:date="2017-03-04T15:44:00Z">
        <w:r w:rsidDel="0096291C">
          <w:rPr>
            <w:sz w:val="24"/>
            <w:szCs w:val="24"/>
          </w:rPr>
          <w:delText>IEnumerable&lt;DTOs.Employee&gt; Search(string firstName, string lastName, string eMail, int? id)</w:delText>
        </w:r>
      </w:del>
    </w:p>
    <w:p w:rsidR="00481634" w:rsidRPr="0096291C" w:rsidDel="0096291C" w:rsidRDefault="00481634">
      <w:pPr>
        <w:rPr>
          <w:del w:id="1796" w:author="Ron Gal" w:date="2017-03-04T15:44:00Z"/>
          <w:sz w:val="24"/>
          <w:szCs w:val="24"/>
          <w:rPrChange w:id="1797" w:author="Ron Gal" w:date="2017-03-04T15:44:00Z">
            <w:rPr>
              <w:del w:id="1798" w:author="Ron Gal" w:date="2017-03-04T15:44:00Z"/>
            </w:rPr>
          </w:rPrChange>
        </w:rPr>
      </w:pPr>
    </w:p>
    <w:p w:rsidR="00481634" w:rsidRPr="0096291C" w:rsidDel="0096291C" w:rsidRDefault="00471D70">
      <w:pPr>
        <w:rPr>
          <w:del w:id="1799" w:author="Ron Gal" w:date="2017-03-04T15:44:00Z"/>
          <w:sz w:val="24"/>
          <w:szCs w:val="24"/>
          <w:rPrChange w:id="1800" w:author="Ron Gal" w:date="2017-03-04T15:44:00Z">
            <w:rPr>
              <w:del w:id="1801" w:author="Ron Gal" w:date="2017-03-04T15:44:00Z"/>
            </w:rPr>
          </w:rPrChange>
        </w:rPr>
      </w:pPr>
      <w:del w:id="1802" w:author="Ron Gal" w:date="2017-03-04T15:44:00Z">
        <w:r w:rsidDel="0096291C">
          <w:rPr>
            <w:sz w:val="24"/>
            <w:szCs w:val="24"/>
          </w:rPr>
          <w:delText>DTOs.Employee Get(int id)</w:delText>
        </w:r>
      </w:del>
    </w:p>
    <w:p w:rsidR="00481634" w:rsidRPr="0096291C" w:rsidDel="0096291C" w:rsidRDefault="00481634">
      <w:pPr>
        <w:rPr>
          <w:del w:id="1803" w:author="Ron Gal" w:date="2017-03-04T15:44:00Z"/>
          <w:sz w:val="24"/>
          <w:szCs w:val="24"/>
          <w:rPrChange w:id="1804" w:author="Ron Gal" w:date="2017-03-04T15:44:00Z">
            <w:rPr>
              <w:del w:id="1805" w:author="Ron Gal" w:date="2017-03-04T15:44:00Z"/>
            </w:rPr>
          </w:rPrChange>
        </w:rPr>
      </w:pPr>
    </w:p>
    <w:p w:rsidR="00481634" w:rsidRPr="0096291C" w:rsidDel="0096291C" w:rsidRDefault="00471D70">
      <w:pPr>
        <w:rPr>
          <w:del w:id="1806" w:author="Ron Gal" w:date="2017-03-04T15:44:00Z"/>
          <w:sz w:val="24"/>
          <w:szCs w:val="24"/>
          <w:rPrChange w:id="1807" w:author="Ron Gal" w:date="2017-03-04T15:44:00Z">
            <w:rPr>
              <w:del w:id="1808" w:author="Ron Gal" w:date="2017-03-04T15:44:00Z"/>
            </w:rPr>
          </w:rPrChange>
        </w:rPr>
      </w:pPr>
      <w:del w:id="1809" w:author="Ron Gal" w:date="2017-03-04T15:44:00Z">
        <w:r w:rsidDel="0096291C">
          <w:rPr>
            <w:sz w:val="24"/>
            <w:szCs w:val="24"/>
          </w:rPr>
          <w:delText>DTOs.Employee Save([FromBody]DTOs.Employee employee)</w:delText>
        </w:r>
      </w:del>
    </w:p>
    <w:p w:rsidR="00481634" w:rsidRPr="0096291C" w:rsidDel="0096291C" w:rsidRDefault="00481634">
      <w:pPr>
        <w:rPr>
          <w:del w:id="1810" w:author="Ron Gal" w:date="2017-03-04T15:44:00Z"/>
          <w:sz w:val="24"/>
          <w:szCs w:val="24"/>
          <w:rPrChange w:id="1811" w:author="Ron Gal" w:date="2017-03-04T15:44:00Z">
            <w:rPr>
              <w:del w:id="1812" w:author="Ron Gal" w:date="2017-03-04T15:44:00Z"/>
            </w:rPr>
          </w:rPrChange>
        </w:rPr>
      </w:pPr>
    </w:p>
    <w:p w:rsidR="00481634" w:rsidRPr="0096291C" w:rsidDel="0096291C" w:rsidRDefault="00471D70">
      <w:pPr>
        <w:rPr>
          <w:del w:id="1813" w:author="Ron Gal" w:date="2017-03-04T15:44:00Z"/>
          <w:sz w:val="24"/>
          <w:szCs w:val="24"/>
          <w:rPrChange w:id="1814" w:author="Ron Gal" w:date="2017-03-04T15:44:00Z">
            <w:rPr>
              <w:del w:id="1815" w:author="Ron Gal" w:date="2017-03-04T15:44:00Z"/>
            </w:rPr>
          </w:rPrChange>
        </w:rPr>
      </w:pPr>
      <w:del w:id="1816" w:author="Ron Gal" w:date="2017-03-04T15:44:00Z">
        <w:r w:rsidDel="0096291C">
          <w:rPr>
            <w:sz w:val="24"/>
            <w:szCs w:val="24"/>
          </w:rPr>
          <w:delText>DTOs.Employee Update([FromUri]int id, [FromBody]DTOs.Employee employee)</w:delText>
        </w:r>
      </w:del>
    </w:p>
    <w:p w:rsidR="00481634" w:rsidRPr="0096291C" w:rsidDel="0096291C" w:rsidRDefault="00481634">
      <w:pPr>
        <w:rPr>
          <w:del w:id="1817" w:author="Ron Gal" w:date="2017-03-04T15:44:00Z"/>
          <w:sz w:val="24"/>
          <w:szCs w:val="24"/>
          <w:rPrChange w:id="1818" w:author="Ron Gal" w:date="2017-03-04T15:44:00Z">
            <w:rPr>
              <w:del w:id="1819" w:author="Ron Gal" w:date="2017-03-04T15:44:00Z"/>
            </w:rPr>
          </w:rPrChange>
        </w:rPr>
      </w:pPr>
    </w:p>
    <w:p w:rsidR="00481634" w:rsidRPr="0096291C" w:rsidDel="0096291C" w:rsidRDefault="00471D70">
      <w:pPr>
        <w:rPr>
          <w:del w:id="1820" w:author="Ron Gal" w:date="2017-03-04T15:44:00Z"/>
          <w:sz w:val="24"/>
          <w:szCs w:val="24"/>
          <w:rPrChange w:id="1821" w:author="Ron Gal" w:date="2017-03-04T15:44:00Z">
            <w:rPr>
              <w:del w:id="1822" w:author="Ron Gal" w:date="2017-03-04T15:44:00Z"/>
            </w:rPr>
          </w:rPrChange>
        </w:rPr>
      </w:pPr>
      <w:del w:id="1823" w:author="Ron Gal" w:date="2017-03-04T15:44:00Z">
        <w:r w:rsidDel="0096291C">
          <w:rPr>
            <w:sz w:val="24"/>
            <w:szCs w:val="24"/>
          </w:rPr>
          <w:delText>void Delete([FromUri]int id)</w:delText>
        </w:r>
      </w:del>
    </w:p>
    <w:p w:rsidR="00481634" w:rsidRPr="0096291C" w:rsidDel="004666B9" w:rsidRDefault="00481634">
      <w:pPr>
        <w:rPr>
          <w:del w:id="1824" w:author="Ron Gal" w:date="2017-03-04T17:51:00Z"/>
          <w:sz w:val="24"/>
          <w:szCs w:val="24"/>
          <w:rPrChange w:id="1825" w:author="Ron Gal" w:date="2017-03-04T15:44:00Z">
            <w:rPr>
              <w:del w:id="1826" w:author="Ron Gal" w:date="2017-03-04T17:51:00Z"/>
            </w:rPr>
          </w:rPrChange>
        </w:rPr>
      </w:pPr>
    </w:p>
    <w:p w:rsidR="00481634" w:rsidDel="004666B9" w:rsidRDefault="00481634">
      <w:pPr>
        <w:bidi/>
        <w:rPr>
          <w:del w:id="1827" w:author="Ron Gal" w:date="2017-03-04T17:51:00Z"/>
        </w:rPr>
      </w:pPr>
    </w:p>
    <w:p w:rsidR="00481634" w:rsidDel="004666B9" w:rsidRDefault="00481634">
      <w:pPr>
        <w:bidi/>
        <w:rPr>
          <w:del w:id="1828" w:author="Ron Gal" w:date="2017-03-04T17:51:00Z"/>
        </w:rPr>
      </w:pPr>
    </w:p>
    <w:p w:rsidR="00481634" w:rsidDel="004666B9" w:rsidRDefault="00481634">
      <w:pPr>
        <w:bidi/>
        <w:rPr>
          <w:del w:id="1829" w:author="Ron Gal" w:date="2017-03-04T17:51:00Z"/>
        </w:rPr>
      </w:pPr>
    </w:p>
    <w:p w:rsidR="00481634" w:rsidDel="004666B9" w:rsidRDefault="00471D70">
      <w:pPr>
        <w:rPr>
          <w:del w:id="1830" w:author="Ron Gal" w:date="2017-03-04T17:51:00Z"/>
        </w:rPr>
      </w:pPr>
      <w:del w:id="1831" w:author="Ron Gal" w:date="2017-03-04T17:51:00Z">
        <w:r w:rsidDel="004666B9">
          <w:br w:type="page"/>
        </w:r>
      </w:del>
    </w:p>
    <w:p w:rsidR="00481634" w:rsidDel="004666B9" w:rsidRDefault="00481634">
      <w:pPr>
        <w:bidi/>
        <w:rPr>
          <w:del w:id="1832" w:author="Ron Gal" w:date="2017-03-04T17:51:00Z"/>
        </w:rPr>
      </w:pPr>
    </w:p>
    <w:p w:rsidR="00481634" w:rsidDel="004666B9" w:rsidRDefault="00471D70" w:rsidP="0096291C">
      <w:pPr>
        <w:bidi/>
        <w:rPr>
          <w:del w:id="1833" w:author="Ron Gal" w:date="2017-03-04T17:51:00Z"/>
        </w:rPr>
      </w:pPr>
      <w:del w:id="1834" w:author="Ron Gal" w:date="2017-03-04T17:51:00Z">
        <w:r w:rsidDel="004666B9">
          <w:rPr>
            <w:b/>
            <w:sz w:val="24"/>
            <w:szCs w:val="24"/>
            <w:rtl/>
          </w:rPr>
          <w:delText xml:space="preserve">מחלקת </w:delText>
        </w:r>
      </w:del>
      <w:del w:id="1835" w:author="Ron Gal" w:date="2017-03-04T15:42:00Z">
        <w:r w:rsidDel="0096291C">
          <w:rPr>
            <w:b/>
            <w:sz w:val="24"/>
            <w:szCs w:val="24"/>
          </w:rPr>
          <w:delText>OrdersController</w:delText>
        </w:r>
      </w:del>
    </w:p>
    <w:p w:rsidR="00481634" w:rsidRPr="0096291C" w:rsidDel="0096291C" w:rsidRDefault="00471D70">
      <w:pPr>
        <w:bidi/>
        <w:rPr>
          <w:del w:id="1836" w:author="Ron Gal" w:date="2017-03-04T15:44:00Z"/>
        </w:rPr>
        <w:pPrChange w:id="1837" w:author="Ron Gal" w:date="2017-03-04T15:43:00Z">
          <w:pPr>
            <w:bidi/>
          </w:pPr>
        </w:pPrChange>
      </w:pPr>
      <w:del w:id="1838" w:author="Ron Gal" w:date="2017-03-04T17:51:00Z">
        <w:r w:rsidDel="004666B9">
          <w:rPr>
            <w:sz w:val="24"/>
            <w:szCs w:val="24"/>
            <w:rtl/>
          </w:rPr>
          <w:delText xml:space="preserve">הקונטרולר יבצע את כלל </w:delText>
        </w:r>
      </w:del>
      <w:del w:id="1839" w:author="Ron Gal" w:date="2017-03-04T15:42:00Z">
        <w:r w:rsidDel="0096291C">
          <w:rPr>
            <w:sz w:val="24"/>
            <w:szCs w:val="24"/>
            <w:rtl/>
          </w:rPr>
          <w:delText xml:space="preserve">הפועלות הקשורות להזמנה ובניהן הפעולות </w:delText>
        </w:r>
      </w:del>
      <w:del w:id="1840" w:author="Ron Gal" w:date="2017-03-04T17:51:00Z">
        <w:r w:rsidDel="004666B9">
          <w:rPr>
            <w:sz w:val="24"/>
            <w:szCs w:val="24"/>
            <w:rtl/>
          </w:rPr>
          <w:delText xml:space="preserve">קשורות </w:delText>
        </w:r>
      </w:del>
      <w:del w:id="1841" w:author="Ron Gal" w:date="2017-03-04T15:43:00Z">
        <w:r w:rsidDel="0096291C">
          <w:rPr>
            <w:sz w:val="24"/>
            <w:szCs w:val="24"/>
            <w:rtl/>
          </w:rPr>
          <w:delText>להצטרפות שחקנים אחרים להזמנה קיימת</w:delText>
        </w:r>
      </w:del>
      <w:del w:id="1842" w:author="Ron Gal" w:date="2017-03-04T17:51:00Z">
        <w:r w:rsidDel="004666B9">
          <w:rPr>
            <w:sz w:val="24"/>
            <w:szCs w:val="24"/>
            <w:rtl/>
          </w:rPr>
          <w:delText>.</w:delText>
        </w:r>
      </w:del>
    </w:p>
    <w:p w:rsidR="00481634" w:rsidRPr="0096291C" w:rsidDel="0096291C" w:rsidRDefault="00471D70">
      <w:pPr>
        <w:rPr>
          <w:del w:id="1843" w:author="Ron Gal" w:date="2017-03-04T15:43:00Z"/>
          <w:sz w:val="24"/>
          <w:szCs w:val="24"/>
          <w:rPrChange w:id="1844" w:author="Ron Gal" w:date="2017-03-04T15:43:00Z">
            <w:rPr>
              <w:del w:id="1845" w:author="Ron Gal" w:date="2017-03-04T15:43:00Z"/>
            </w:rPr>
          </w:rPrChange>
        </w:rPr>
      </w:pPr>
      <w:del w:id="1846" w:author="Ron Gal" w:date="2017-03-04T15:43:00Z">
        <w:r w:rsidDel="0096291C">
          <w:rPr>
            <w:sz w:val="24"/>
            <w:szCs w:val="24"/>
          </w:rPr>
          <w:delText>List&lt;DTOs.Order&gt; SearchMyOrders(int? orderId, int? orderStatusId, int? fieldId, string fieldName, DateTime? fromDate, DateTime? untilDate);</w:delText>
        </w:r>
      </w:del>
    </w:p>
    <w:p w:rsidR="00481634" w:rsidRPr="0096291C" w:rsidDel="0096291C" w:rsidRDefault="00481634">
      <w:pPr>
        <w:rPr>
          <w:del w:id="1847" w:author="Ron Gal" w:date="2017-03-04T15:43:00Z"/>
          <w:sz w:val="24"/>
          <w:szCs w:val="24"/>
          <w:rPrChange w:id="1848" w:author="Ron Gal" w:date="2017-03-04T15:43:00Z">
            <w:rPr>
              <w:del w:id="1849" w:author="Ron Gal" w:date="2017-03-04T15:43:00Z"/>
            </w:rPr>
          </w:rPrChange>
        </w:rPr>
        <w:pPrChange w:id="1850" w:author="Ron Gal" w:date="2017-03-04T15:43:00Z">
          <w:pPr>
            <w:ind w:left="1440"/>
          </w:pPr>
        </w:pPrChange>
      </w:pPr>
    </w:p>
    <w:p w:rsidR="00481634" w:rsidRPr="0096291C" w:rsidDel="0096291C" w:rsidRDefault="00471D70">
      <w:pPr>
        <w:rPr>
          <w:del w:id="1851" w:author="Ron Gal" w:date="2017-03-04T15:43:00Z"/>
          <w:sz w:val="24"/>
          <w:szCs w:val="24"/>
          <w:rPrChange w:id="1852" w:author="Ron Gal" w:date="2017-03-04T15:43:00Z">
            <w:rPr>
              <w:del w:id="1853" w:author="Ron Gal" w:date="2017-03-04T15:43:00Z"/>
            </w:rPr>
          </w:rPrChange>
        </w:rPr>
      </w:pPr>
      <w:del w:id="1854" w:author="Ron Gal" w:date="2017-03-04T15:43:00Z">
        <w:r w:rsidDel="0096291C">
          <w:rPr>
            <w:sz w:val="24"/>
            <w:szCs w:val="24"/>
          </w:rPr>
          <w:delText>List&lt;DTOs.Order&gt; Search(int? orderId, int? ownerId, string ownerName, int? orderStatusId, int? fieldId, string fieldName, DateTime? fromDate, DateTime? untilDate);</w:delText>
        </w:r>
      </w:del>
    </w:p>
    <w:p w:rsidR="00481634" w:rsidRPr="0096291C" w:rsidDel="0096291C" w:rsidRDefault="00471D70">
      <w:pPr>
        <w:rPr>
          <w:del w:id="1855" w:author="Ron Gal" w:date="2017-03-04T15:43:00Z"/>
          <w:sz w:val="24"/>
          <w:szCs w:val="24"/>
          <w:rPrChange w:id="1856" w:author="Ron Gal" w:date="2017-03-04T15:43:00Z">
            <w:rPr>
              <w:del w:id="1857" w:author="Ron Gal" w:date="2017-03-04T15:43:00Z"/>
            </w:rPr>
          </w:rPrChange>
        </w:rPr>
        <w:pPrChange w:id="1858" w:author="Ron Gal" w:date="2017-03-04T15:43:00Z">
          <w:pPr>
            <w:ind w:left="1440"/>
          </w:pPr>
        </w:pPrChange>
      </w:pPr>
      <w:del w:id="1859" w:author="Ron Gal" w:date="2017-03-04T15:43:00Z">
        <w:r w:rsidDel="0096291C">
          <w:rPr>
            <w:sz w:val="24"/>
            <w:szCs w:val="24"/>
          </w:rPr>
          <w:delText xml:space="preserve"> </w:delText>
        </w:r>
      </w:del>
    </w:p>
    <w:p w:rsidR="00481634" w:rsidRPr="0096291C" w:rsidDel="0096291C" w:rsidRDefault="00471D70">
      <w:pPr>
        <w:rPr>
          <w:del w:id="1860" w:author="Ron Gal" w:date="2017-03-04T15:43:00Z"/>
          <w:sz w:val="24"/>
          <w:szCs w:val="24"/>
          <w:rPrChange w:id="1861" w:author="Ron Gal" w:date="2017-03-04T15:43:00Z">
            <w:rPr>
              <w:del w:id="1862" w:author="Ron Gal" w:date="2017-03-04T15:43:00Z"/>
            </w:rPr>
          </w:rPrChange>
        </w:rPr>
      </w:pPr>
      <w:del w:id="1863" w:author="Ron Gal" w:date="2017-03-04T15:43:00Z">
        <w:r w:rsidDel="0096291C">
          <w:rPr>
            <w:sz w:val="24"/>
            <w:szCs w:val="24"/>
          </w:rPr>
          <w:delText>List&lt;DTOs.Order&gt; SearchAvailableOrdersToJoin(int? ownerId, string ownerName, int? orderId, int? orderStatusId, int? fieldId, string fieldName, DateTime? fromDate, DateTime? untilDate);</w:delText>
        </w:r>
      </w:del>
    </w:p>
    <w:p w:rsidR="00481634" w:rsidRPr="0096291C" w:rsidDel="0096291C" w:rsidRDefault="00481634">
      <w:pPr>
        <w:rPr>
          <w:del w:id="1864" w:author="Ron Gal" w:date="2017-03-04T15:43:00Z"/>
          <w:sz w:val="24"/>
          <w:szCs w:val="24"/>
          <w:rPrChange w:id="1865" w:author="Ron Gal" w:date="2017-03-04T15:43:00Z">
            <w:rPr>
              <w:del w:id="1866" w:author="Ron Gal" w:date="2017-03-04T15:43:00Z"/>
            </w:rPr>
          </w:rPrChange>
        </w:rPr>
        <w:pPrChange w:id="1867" w:author="Ron Gal" w:date="2017-03-04T15:43:00Z">
          <w:pPr>
            <w:ind w:left="1440"/>
          </w:pPr>
        </w:pPrChange>
      </w:pPr>
    </w:p>
    <w:p w:rsidR="00481634" w:rsidRPr="0096291C" w:rsidDel="0096291C" w:rsidRDefault="00471D70">
      <w:pPr>
        <w:rPr>
          <w:del w:id="1868" w:author="Ron Gal" w:date="2017-03-04T15:43:00Z"/>
          <w:sz w:val="24"/>
          <w:szCs w:val="24"/>
          <w:rPrChange w:id="1869" w:author="Ron Gal" w:date="2017-03-04T15:43:00Z">
            <w:rPr>
              <w:del w:id="1870" w:author="Ron Gal" w:date="2017-03-04T15:43:00Z"/>
            </w:rPr>
          </w:rPrChange>
        </w:rPr>
      </w:pPr>
      <w:del w:id="1871" w:author="Ron Gal" w:date="2017-03-04T15:43:00Z">
        <w:r w:rsidDel="0096291C">
          <w:rPr>
            <w:sz w:val="24"/>
            <w:szCs w:val="24"/>
          </w:rPr>
          <w:delText>DTOs.Order Get(int id);</w:delText>
        </w:r>
      </w:del>
    </w:p>
    <w:p w:rsidR="00481634" w:rsidRPr="0096291C" w:rsidDel="0096291C" w:rsidRDefault="00481634">
      <w:pPr>
        <w:rPr>
          <w:del w:id="1872" w:author="Ron Gal" w:date="2017-03-04T15:43:00Z"/>
          <w:sz w:val="24"/>
          <w:szCs w:val="24"/>
          <w:rPrChange w:id="1873" w:author="Ron Gal" w:date="2017-03-04T15:43:00Z">
            <w:rPr>
              <w:del w:id="1874" w:author="Ron Gal" w:date="2017-03-04T15:43:00Z"/>
            </w:rPr>
          </w:rPrChange>
        </w:rPr>
        <w:pPrChange w:id="1875" w:author="Ron Gal" w:date="2017-03-04T15:43:00Z">
          <w:pPr>
            <w:ind w:left="1440"/>
          </w:pPr>
        </w:pPrChange>
      </w:pPr>
    </w:p>
    <w:p w:rsidR="00481634" w:rsidRPr="0096291C" w:rsidDel="0096291C" w:rsidRDefault="00471D70">
      <w:pPr>
        <w:rPr>
          <w:del w:id="1876" w:author="Ron Gal" w:date="2017-03-04T15:43:00Z"/>
          <w:sz w:val="24"/>
          <w:szCs w:val="24"/>
          <w:rPrChange w:id="1877" w:author="Ron Gal" w:date="2017-03-04T15:43:00Z">
            <w:rPr>
              <w:del w:id="1878" w:author="Ron Gal" w:date="2017-03-04T15:43:00Z"/>
            </w:rPr>
          </w:rPrChange>
        </w:rPr>
      </w:pPr>
      <w:del w:id="1879" w:author="Ron Gal" w:date="2017-03-04T15:43:00Z">
        <w:r w:rsidDel="0096291C">
          <w:rPr>
            <w:sz w:val="24"/>
            <w:szCs w:val="24"/>
          </w:rPr>
          <w:delText>DTOs.Order Save([FromBody]DTOs.Order order);</w:delText>
        </w:r>
      </w:del>
    </w:p>
    <w:p w:rsidR="00481634" w:rsidRPr="0096291C" w:rsidDel="0096291C" w:rsidRDefault="00481634">
      <w:pPr>
        <w:rPr>
          <w:del w:id="1880" w:author="Ron Gal" w:date="2017-03-04T15:43:00Z"/>
          <w:sz w:val="24"/>
          <w:szCs w:val="24"/>
          <w:rPrChange w:id="1881" w:author="Ron Gal" w:date="2017-03-04T15:43:00Z">
            <w:rPr>
              <w:del w:id="1882" w:author="Ron Gal" w:date="2017-03-04T15:43:00Z"/>
            </w:rPr>
          </w:rPrChange>
        </w:rPr>
        <w:pPrChange w:id="1883" w:author="Ron Gal" w:date="2017-03-04T15:43:00Z">
          <w:pPr>
            <w:ind w:left="1440"/>
          </w:pPr>
        </w:pPrChange>
      </w:pPr>
    </w:p>
    <w:p w:rsidR="00481634" w:rsidRPr="0096291C" w:rsidDel="0096291C" w:rsidRDefault="00471D70">
      <w:pPr>
        <w:rPr>
          <w:del w:id="1884" w:author="Ron Gal" w:date="2017-03-04T15:43:00Z"/>
          <w:sz w:val="24"/>
          <w:szCs w:val="24"/>
          <w:rPrChange w:id="1885" w:author="Ron Gal" w:date="2017-03-04T15:43:00Z">
            <w:rPr>
              <w:del w:id="1886" w:author="Ron Gal" w:date="2017-03-04T15:43:00Z"/>
            </w:rPr>
          </w:rPrChange>
        </w:rPr>
      </w:pPr>
      <w:del w:id="1887" w:author="Ron Gal" w:date="2017-03-04T15:43:00Z">
        <w:r w:rsidDel="0096291C">
          <w:rPr>
            <w:sz w:val="24"/>
            <w:szCs w:val="24"/>
          </w:rPr>
          <w:delText>DTOs.Order Update([FromUri]int id, [FromBody]DTOs.Order order);</w:delText>
        </w:r>
      </w:del>
    </w:p>
    <w:p w:rsidR="00481634" w:rsidRPr="0096291C" w:rsidDel="0096291C" w:rsidRDefault="00481634">
      <w:pPr>
        <w:rPr>
          <w:del w:id="1888" w:author="Ron Gal" w:date="2017-03-04T15:43:00Z"/>
          <w:sz w:val="24"/>
          <w:szCs w:val="24"/>
          <w:rPrChange w:id="1889" w:author="Ron Gal" w:date="2017-03-04T15:43:00Z">
            <w:rPr>
              <w:del w:id="1890" w:author="Ron Gal" w:date="2017-03-04T15:43:00Z"/>
            </w:rPr>
          </w:rPrChange>
        </w:rPr>
        <w:pPrChange w:id="1891" w:author="Ron Gal" w:date="2017-03-04T15:43:00Z">
          <w:pPr>
            <w:ind w:left="1440"/>
          </w:pPr>
        </w:pPrChange>
      </w:pPr>
    </w:p>
    <w:p w:rsidR="00481634" w:rsidRPr="0096291C" w:rsidDel="0096291C" w:rsidRDefault="00471D70">
      <w:pPr>
        <w:rPr>
          <w:del w:id="1892" w:author="Ron Gal" w:date="2017-03-04T15:43:00Z"/>
          <w:sz w:val="24"/>
          <w:szCs w:val="24"/>
          <w:rPrChange w:id="1893" w:author="Ron Gal" w:date="2017-03-04T15:43:00Z">
            <w:rPr>
              <w:del w:id="1894" w:author="Ron Gal" w:date="2017-03-04T15:43:00Z"/>
            </w:rPr>
          </w:rPrChange>
        </w:rPr>
      </w:pPr>
      <w:del w:id="1895" w:author="Ron Gal" w:date="2017-03-04T15:43:00Z">
        <w:r w:rsidDel="0096291C">
          <w:rPr>
            <w:sz w:val="24"/>
            <w:szCs w:val="24"/>
          </w:rPr>
          <w:delText>IEnumerable&lt;DTOs.Participant&gt; SearchParticipants(int orderId, int? customerId);</w:delText>
        </w:r>
      </w:del>
    </w:p>
    <w:p w:rsidR="00481634" w:rsidRPr="0096291C" w:rsidDel="0096291C" w:rsidRDefault="00481634">
      <w:pPr>
        <w:rPr>
          <w:del w:id="1896" w:author="Ron Gal" w:date="2017-03-04T15:43:00Z"/>
          <w:sz w:val="24"/>
          <w:szCs w:val="24"/>
          <w:rPrChange w:id="1897" w:author="Ron Gal" w:date="2017-03-04T15:43:00Z">
            <w:rPr>
              <w:del w:id="1898" w:author="Ron Gal" w:date="2017-03-04T15:43:00Z"/>
            </w:rPr>
          </w:rPrChange>
        </w:rPr>
        <w:pPrChange w:id="1899" w:author="Ron Gal" w:date="2017-03-04T15:43:00Z">
          <w:pPr>
            <w:ind w:left="1440"/>
          </w:pPr>
        </w:pPrChange>
      </w:pPr>
    </w:p>
    <w:p w:rsidR="00481634" w:rsidRPr="0096291C" w:rsidDel="0096291C" w:rsidRDefault="00471D70">
      <w:pPr>
        <w:rPr>
          <w:del w:id="1900" w:author="Ron Gal" w:date="2017-03-04T15:43:00Z"/>
          <w:sz w:val="24"/>
          <w:szCs w:val="24"/>
          <w:rPrChange w:id="1901" w:author="Ron Gal" w:date="2017-03-04T15:43:00Z">
            <w:rPr>
              <w:del w:id="1902" w:author="Ron Gal" w:date="2017-03-04T15:43:00Z"/>
            </w:rPr>
          </w:rPrChange>
        </w:rPr>
      </w:pPr>
      <w:del w:id="1903" w:author="Ron Gal" w:date="2017-03-04T15:43:00Z">
        <w:r w:rsidDel="0096291C">
          <w:rPr>
            <w:sz w:val="24"/>
            <w:szCs w:val="24"/>
          </w:rPr>
          <w:delText>List&lt;DTOs.Order&gt; SearchAvailableOrders(int? fieldId, string fieldName, int? fieldType, DateTime? date);</w:delText>
        </w:r>
      </w:del>
    </w:p>
    <w:p w:rsidR="00481634" w:rsidRPr="0096291C" w:rsidDel="0096291C" w:rsidRDefault="00481634">
      <w:pPr>
        <w:rPr>
          <w:del w:id="1904" w:author="Ron Gal" w:date="2017-03-04T15:43:00Z"/>
          <w:sz w:val="24"/>
          <w:szCs w:val="24"/>
          <w:rPrChange w:id="1905" w:author="Ron Gal" w:date="2017-03-04T15:43:00Z">
            <w:rPr>
              <w:del w:id="1906" w:author="Ron Gal" w:date="2017-03-04T15:43:00Z"/>
            </w:rPr>
          </w:rPrChange>
        </w:rPr>
        <w:pPrChange w:id="1907" w:author="Ron Gal" w:date="2017-03-04T15:43:00Z">
          <w:pPr>
            <w:ind w:left="1440"/>
          </w:pPr>
        </w:pPrChange>
      </w:pPr>
    </w:p>
    <w:p w:rsidR="00481634" w:rsidRPr="0096291C" w:rsidDel="0096291C" w:rsidRDefault="00471D70">
      <w:pPr>
        <w:rPr>
          <w:del w:id="1908" w:author="Ron Gal" w:date="2017-03-04T15:43:00Z"/>
          <w:sz w:val="24"/>
          <w:szCs w:val="24"/>
          <w:rPrChange w:id="1909" w:author="Ron Gal" w:date="2017-03-04T15:43:00Z">
            <w:rPr>
              <w:del w:id="1910" w:author="Ron Gal" w:date="2017-03-04T15:43:00Z"/>
            </w:rPr>
          </w:rPrChange>
        </w:rPr>
      </w:pPr>
      <w:del w:id="1911" w:author="Ron Gal" w:date="2017-03-04T15:43:00Z">
        <w:r w:rsidDel="0096291C">
          <w:rPr>
            <w:sz w:val="24"/>
            <w:szCs w:val="24"/>
          </w:rPr>
          <w:delText>List&lt;DTOs.Order&gt; SearchOptionalsOrders(int? orderId, int? fieldId, int? fieldType, DateTime? date);</w:delText>
        </w:r>
      </w:del>
    </w:p>
    <w:p w:rsidR="00481634" w:rsidRPr="0096291C" w:rsidDel="0096291C" w:rsidRDefault="00481634">
      <w:pPr>
        <w:rPr>
          <w:del w:id="1912" w:author="Ron Gal" w:date="2017-03-04T15:43:00Z"/>
          <w:sz w:val="24"/>
          <w:szCs w:val="24"/>
          <w:rPrChange w:id="1913" w:author="Ron Gal" w:date="2017-03-04T15:43:00Z">
            <w:rPr>
              <w:del w:id="1914" w:author="Ron Gal" w:date="2017-03-04T15:43:00Z"/>
            </w:rPr>
          </w:rPrChange>
        </w:rPr>
      </w:pPr>
    </w:p>
    <w:p w:rsidR="00481634" w:rsidRPr="0096291C" w:rsidDel="0096291C" w:rsidRDefault="00471D70">
      <w:pPr>
        <w:rPr>
          <w:del w:id="1915" w:author="Ron Gal" w:date="2017-03-04T15:43:00Z"/>
          <w:sz w:val="24"/>
          <w:szCs w:val="24"/>
          <w:rPrChange w:id="1916" w:author="Ron Gal" w:date="2017-03-04T15:43:00Z">
            <w:rPr>
              <w:del w:id="1917" w:author="Ron Gal" w:date="2017-03-04T15:43:00Z"/>
            </w:rPr>
          </w:rPrChange>
        </w:rPr>
      </w:pPr>
      <w:del w:id="1918" w:author="Ron Gal" w:date="2017-03-04T15:43:00Z">
        <w:r w:rsidDel="0096291C">
          <w:rPr>
            <w:sz w:val="24"/>
            <w:szCs w:val="24"/>
          </w:rPr>
          <w:delText>DTOs.Order UpdatePraticipant([FromUri]int id, [FromBody]DTOs.Participant participant);</w:delText>
        </w:r>
      </w:del>
    </w:p>
    <w:p w:rsidR="00481634" w:rsidRPr="0096291C" w:rsidDel="0096291C" w:rsidRDefault="00481634">
      <w:pPr>
        <w:rPr>
          <w:del w:id="1919" w:author="Ron Gal" w:date="2017-03-04T15:43:00Z"/>
          <w:sz w:val="24"/>
          <w:szCs w:val="24"/>
          <w:rPrChange w:id="1920" w:author="Ron Gal" w:date="2017-03-04T15:43:00Z">
            <w:rPr>
              <w:del w:id="1921" w:author="Ron Gal" w:date="2017-03-04T15:43:00Z"/>
            </w:rPr>
          </w:rPrChange>
        </w:rPr>
        <w:pPrChange w:id="1922" w:author="Ron Gal" w:date="2017-03-04T15:43:00Z">
          <w:pPr>
            <w:ind w:left="1440"/>
          </w:pPr>
        </w:pPrChange>
      </w:pPr>
    </w:p>
    <w:p w:rsidR="00481634" w:rsidRPr="0096291C" w:rsidDel="0096291C" w:rsidRDefault="00471D70">
      <w:pPr>
        <w:rPr>
          <w:del w:id="1923" w:author="Ron Gal" w:date="2017-03-04T15:43:00Z"/>
          <w:sz w:val="24"/>
          <w:szCs w:val="24"/>
          <w:rPrChange w:id="1924" w:author="Ron Gal" w:date="2017-03-04T15:43:00Z">
            <w:rPr>
              <w:del w:id="1925" w:author="Ron Gal" w:date="2017-03-04T15:43:00Z"/>
            </w:rPr>
          </w:rPrChange>
        </w:rPr>
      </w:pPr>
      <w:del w:id="1926" w:author="Ron Gal" w:date="2017-03-04T15:43:00Z">
        <w:r w:rsidDel="0096291C">
          <w:rPr>
            <w:sz w:val="24"/>
            <w:szCs w:val="24"/>
          </w:rPr>
          <w:delText>DTOs.Participant JoinToOrder(int? orderId);</w:delText>
        </w:r>
      </w:del>
    </w:p>
    <w:p w:rsidR="00481634" w:rsidRPr="0096291C" w:rsidDel="0096291C" w:rsidRDefault="00481634">
      <w:pPr>
        <w:rPr>
          <w:del w:id="1927" w:author="Ron Gal" w:date="2017-03-04T15:43:00Z"/>
          <w:sz w:val="24"/>
          <w:szCs w:val="24"/>
          <w:rPrChange w:id="1928" w:author="Ron Gal" w:date="2017-03-04T15:43:00Z">
            <w:rPr>
              <w:del w:id="1929" w:author="Ron Gal" w:date="2017-03-04T15:43:00Z"/>
            </w:rPr>
          </w:rPrChange>
        </w:rPr>
        <w:pPrChange w:id="1930" w:author="Ron Gal" w:date="2017-03-04T15:43:00Z">
          <w:pPr>
            <w:ind w:left="1440"/>
          </w:pPr>
        </w:pPrChange>
      </w:pPr>
    </w:p>
    <w:p w:rsidR="0096291C" w:rsidRPr="0096291C" w:rsidDel="0096291C" w:rsidRDefault="0096291C">
      <w:pPr>
        <w:rPr>
          <w:del w:id="1931" w:author="Ron Gal" w:date="2017-03-04T15:44:00Z"/>
          <w:sz w:val="24"/>
          <w:szCs w:val="24"/>
          <w:rPrChange w:id="1932" w:author="Ron Gal" w:date="2017-03-04T15:43:00Z">
            <w:rPr>
              <w:del w:id="1933" w:author="Ron Gal" w:date="2017-03-04T15:44:00Z"/>
            </w:rPr>
          </w:rPrChange>
        </w:rPr>
        <w:pPrChange w:id="1934" w:author="Ron Gal" w:date="2017-03-04T15:43:00Z">
          <w:pPr>
            <w:ind w:left="1440"/>
          </w:pPr>
        </w:pPrChange>
      </w:pPr>
    </w:p>
    <w:p w:rsidR="00481634" w:rsidDel="0096291C" w:rsidRDefault="00471D70">
      <w:pPr>
        <w:rPr>
          <w:del w:id="1935" w:author="Ron Gal" w:date="2017-03-04T15:44:00Z"/>
        </w:rPr>
      </w:pPr>
      <w:del w:id="1936" w:author="Ron Gal" w:date="2017-03-04T15:44:00Z">
        <w:r w:rsidDel="0096291C">
          <w:rPr>
            <w:sz w:val="28"/>
            <w:szCs w:val="28"/>
          </w:rPr>
          <w:delText xml:space="preserve"> </w:delText>
        </w:r>
        <w:r w:rsidDel="0096291C">
          <w:rPr>
            <w:sz w:val="28"/>
            <w:szCs w:val="28"/>
          </w:rPr>
          <w:tab/>
          <w:delText xml:space="preserve"> </w:delText>
        </w:r>
        <w:r w:rsidDel="0096291C">
          <w:rPr>
            <w:sz w:val="28"/>
            <w:szCs w:val="28"/>
          </w:rPr>
          <w:tab/>
        </w:r>
      </w:del>
    </w:p>
    <w:p w:rsidR="00481634" w:rsidDel="0096291C" w:rsidRDefault="00481634">
      <w:pPr>
        <w:rPr>
          <w:del w:id="1937" w:author="Ron Gal" w:date="2017-03-04T15:44:00Z"/>
        </w:rPr>
        <w:pPrChange w:id="1938" w:author="Ron Gal" w:date="2017-03-04T15:44:00Z">
          <w:pPr>
            <w:bidi/>
          </w:pPr>
        </w:pPrChange>
      </w:pPr>
    </w:p>
    <w:p w:rsidR="00481634" w:rsidDel="004666B9" w:rsidRDefault="00471D70">
      <w:pPr>
        <w:rPr>
          <w:del w:id="1939" w:author="Ron Gal" w:date="2017-03-04T17:51:00Z"/>
        </w:rPr>
      </w:pPr>
      <w:del w:id="1940" w:author="Ron Gal" w:date="2017-03-04T15:44:00Z">
        <w:r w:rsidDel="0096291C">
          <w:br w:type="page"/>
        </w:r>
      </w:del>
    </w:p>
    <w:p w:rsidR="00481634" w:rsidDel="004666B9" w:rsidRDefault="00481634">
      <w:pPr>
        <w:bidi/>
        <w:rPr>
          <w:del w:id="1941" w:author="Ron Gal" w:date="2017-03-04T17:51:00Z"/>
        </w:rPr>
      </w:pPr>
    </w:p>
    <w:p w:rsidR="00481634" w:rsidDel="004666B9" w:rsidRDefault="00471D70" w:rsidP="0096291C">
      <w:pPr>
        <w:bidi/>
        <w:rPr>
          <w:del w:id="1942" w:author="Ron Gal" w:date="2017-03-04T17:51:00Z"/>
        </w:rPr>
      </w:pPr>
      <w:del w:id="1943" w:author="Ron Gal" w:date="2017-03-04T17:51:00Z">
        <w:r w:rsidDel="004666B9">
          <w:rPr>
            <w:b/>
            <w:sz w:val="24"/>
            <w:szCs w:val="24"/>
            <w:rtl/>
          </w:rPr>
          <w:delText xml:space="preserve">מחלקת </w:delText>
        </w:r>
      </w:del>
      <w:del w:id="1944" w:author="Ron Gal" w:date="2017-03-04T15:40:00Z">
        <w:r w:rsidDel="0096291C">
          <w:rPr>
            <w:b/>
            <w:sz w:val="24"/>
            <w:szCs w:val="24"/>
          </w:rPr>
          <w:delText>ReportsController</w:delText>
        </w:r>
      </w:del>
    </w:p>
    <w:p w:rsidR="00481634" w:rsidDel="004666B9" w:rsidRDefault="00471D70">
      <w:pPr>
        <w:bidi/>
        <w:rPr>
          <w:del w:id="1945" w:author="Ron Gal" w:date="2017-03-04T17:51:00Z"/>
        </w:rPr>
        <w:pPrChange w:id="1946" w:author="Ron Gal" w:date="2017-03-04T15:40:00Z">
          <w:pPr>
            <w:bidi/>
          </w:pPr>
        </w:pPrChange>
      </w:pPr>
      <w:del w:id="1947" w:author="Ron Gal" w:date="2017-03-04T17:51:00Z">
        <w:r w:rsidDel="004666B9">
          <w:rPr>
            <w:sz w:val="24"/>
            <w:szCs w:val="24"/>
            <w:rtl/>
          </w:rPr>
          <w:delText xml:space="preserve">הקונטרולר יבצע את הפקת כלל הדוחות, יחזיר </w:delText>
        </w:r>
      </w:del>
      <w:del w:id="1948" w:author="Ron Gal" w:date="2017-03-04T15:40:00Z">
        <w:r w:rsidDel="0096291C">
          <w:rPr>
            <w:sz w:val="24"/>
            <w:szCs w:val="24"/>
            <w:rtl/>
          </w:rPr>
          <w:delText>לעובד או למנהל</w:delText>
        </w:r>
      </w:del>
      <w:del w:id="1949" w:author="Ron Gal" w:date="2017-03-04T17:51:00Z">
        <w:r w:rsidDel="004666B9">
          <w:rPr>
            <w:sz w:val="24"/>
            <w:szCs w:val="24"/>
            <w:rtl/>
          </w:rPr>
          <w:delText xml:space="preserve"> את הדוחות ע"פ הפרמטרים המתקבלים לכל דו"ח. המחלקה תכיל את הפעולות הבאות:</w:delText>
        </w:r>
      </w:del>
    </w:p>
    <w:p w:rsidR="00481634" w:rsidDel="004666B9" w:rsidRDefault="00481634">
      <w:pPr>
        <w:bidi/>
        <w:rPr>
          <w:del w:id="1950" w:author="Ron Gal" w:date="2017-03-04T17:51:00Z"/>
        </w:rPr>
      </w:pPr>
    </w:p>
    <w:p w:rsidR="0096291C" w:rsidRPr="0096291C" w:rsidDel="004666B9" w:rsidRDefault="0096291C">
      <w:pPr>
        <w:rPr>
          <w:del w:id="1951" w:author="Ron Gal" w:date="2017-03-04T17:51:00Z"/>
          <w:sz w:val="24"/>
          <w:szCs w:val="24"/>
          <w:rtl/>
        </w:rPr>
        <w:pPrChange w:id="1952" w:author="Ron Gal" w:date="2017-03-04T15:42:00Z">
          <w:pPr>
            <w:ind w:firstLine="720"/>
          </w:pPr>
        </w:pPrChange>
      </w:pPr>
      <w:del w:id="1953" w:author="Ron Gal" w:date="2017-03-04T17:51:00Z">
        <w:r w:rsidRPr="0096291C" w:rsidDel="004666B9">
          <w:rPr>
            <w:sz w:val="24"/>
            <w:szCs w:val="24"/>
            <w:rPrChange w:id="1954"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955" w:author="Ron Gal" w:date="2017-03-04T15:42:00Z">
              <w:rPr>
                <w:rFonts w:ascii="Consolas" w:hAnsi="Consolas" w:cs="Consolas"/>
                <w:sz w:val="19"/>
                <w:szCs w:val="19"/>
                <w:highlight w:val="white"/>
              </w:rPr>
            </w:rPrChange>
          </w:rPr>
          <w:delText xml:space="preserve"> </w:delText>
        </w:r>
        <w:r w:rsidRPr="0096291C" w:rsidDel="004666B9">
          <w:rPr>
            <w:sz w:val="24"/>
            <w:szCs w:val="24"/>
            <w:rPrChange w:id="1956"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957" w:author="Ron Gal" w:date="2017-03-04T15:42:00Z">
              <w:rPr>
                <w:rFonts w:ascii="Consolas" w:hAnsi="Consolas" w:cs="Consolas"/>
                <w:sz w:val="19"/>
                <w:szCs w:val="19"/>
                <w:highlight w:val="white"/>
              </w:rPr>
            </w:rPrChange>
          </w:rPr>
          <w:delText>&lt;</w:delText>
        </w:r>
        <w:r w:rsidRPr="0096291C" w:rsidDel="004666B9">
          <w:rPr>
            <w:sz w:val="24"/>
            <w:szCs w:val="24"/>
            <w:rPrChange w:id="1958" w:author="Ron Gal" w:date="2017-03-04T15:42:00Z">
              <w:rPr>
                <w:rFonts w:ascii="Consolas" w:hAnsi="Consolas" w:cs="Consolas"/>
                <w:color w:val="2B91AF"/>
                <w:sz w:val="19"/>
                <w:szCs w:val="19"/>
                <w:highlight w:val="white"/>
              </w:rPr>
            </w:rPrChange>
          </w:rPr>
          <w:delText>FinanceReport</w:delText>
        </w:r>
        <w:r w:rsidRPr="0096291C" w:rsidDel="004666B9">
          <w:rPr>
            <w:sz w:val="24"/>
            <w:szCs w:val="24"/>
            <w:rPrChange w:id="1959" w:author="Ron Gal" w:date="2017-03-04T15:42:00Z">
              <w:rPr>
                <w:rFonts w:ascii="Consolas" w:hAnsi="Consolas" w:cs="Consolas"/>
                <w:sz w:val="19"/>
                <w:szCs w:val="19"/>
                <w:highlight w:val="white"/>
              </w:rPr>
            </w:rPrChange>
          </w:rPr>
          <w:delText>&gt; Finance([</w:delText>
        </w:r>
        <w:r w:rsidRPr="0096291C" w:rsidDel="004666B9">
          <w:rPr>
            <w:sz w:val="24"/>
            <w:szCs w:val="24"/>
            <w:rPrChange w:id="1960"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961" w:author="Ron Gal" w:date="2017-03-04T15:42:00Z">
              <w:rPr>
                <w:rFonts w:ascii="Consolas" w:hAnsi="Consolas" w:cs="Consolas"/>
                <w:sz w:val="19"/>
                <w:szCs w:val="19"/>
                <w:highlight w:val="white"/>
              </w:rPr>
            </w:rPrChange>
          </w:rPr>
          <w:delText>]</w:delText>
        </w:r>
        <w:r w:rsidRPr="0096291C" w:rsidDel="004666B9">
          <w:rPr>
            <w:sz w:val="24"/>
            <w:szCs w:val="24"/>
            <w:rPrChange w:id="1962"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963"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964"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965" w:author="Ron Gal" w:date="2017-03-04T15:42:00Z">
              <w:rPr>
                <w:rFonts w:ascii="Consolas" w:hAnsi="Consolas" w:cs="Consolas"/>
                <w:sz w:val="19"/>
                <w:szCs w:val="19"/>
                <w:highlight w:val="white"/>
              </w:rPr>
            </w:rPrChange>
          </w:rPr>
          <w:delText>, [</w:delText>
        </w:r>
        <w:r w:rsidRPr="0096291C" w:rsidDel="004666B9">
          <w:rPr>
            <w:sz w:val="24"/>
            <w:szCs w:val="24"/>
            <w:rPrChange w:id="1966"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967" w:author="Ron Gal" w:date="2017-03-04T15:42:00Z">
              <w:rPr>
                <w:rFonts w:ascii="Consolas" w:hAnsi="Consolas" w:cs="Consolas"/>
                <w:sz w:val="19"/>
                <w:szCs w:val="19"/>
                <w:highlight w:val="white"/>
              </w:rPr>
            </w:rPrChange>
          </w:rPr>
          <w:delText>]</w:delText>
        </w:r>
        <w:r w:rsidRPr="0096291C" w:rsidDel="004666B9">
          <w:rPr>
            <w:sz w:val="24"/>
            <w:szCs w:val="24"/>
            <w:rPrChange w:id="1968"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969"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970"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971" w:author="Ron Gal" w:date="2017-03-04T15:42:00Z">
              <w:rPr>
                <w:rFonts w:ascii="Consolas" w:hAnsi="Consolas" w:cs="Consolas"/>
                <w:sz w:val="19"/>
                <w:szCs w:val="19"/>
                <w:highlight w:val="white"/>
              </w:rPr>
            </w:rPrChange>
          </w:rPr>
          <w:delText xml:space="preserve">, </w:delText>
        </w:r>
        <w:r w:rsidRPr="0096291C" w:rsidDel="004666B9">
          <w:rPr>
            <w:sz w:val="24"/>
            <w:szCs w:val="24"/>
            <w:rPrChange w:id="1972"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973"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974"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975" w:author="Ron Gal" w:date="2017-03-04T15:42:00Z">
              <w:rPr>
                <w:rFonts w:ascii="Consolas" w:hAnsi="Consolas" w:cs="Consolas"/>
                <w:sz w:val="19"/>
                <w:szCs w:val="19"/>
                <w:highlight w:val="white"/>
              </w:rPr>
            </w:rPrChange>
          </w:rPr>
          <w:delText>)</w:delText>
        </w:r>
      </w:del>
    </w:p>
    <w:p w:rsidR="0096291C" w:rsidRPr="0096291C" w:rsidDel="004666B9" w:rsidRDefault="0096291C">
      <w:pPr>
        <w:rPr>
          <w:del w:id="1976" w:author="Ron Gal" w:date="2017-03-04T17:51:00Z"/>
          <w:sz w:val="24"/>
          <w:szCs w:val="24"/>
          <w:rtl/>
        </w:rPr>
        <w:pPrChange w:id="1977" w:author="Ron Gal" w:date="2017-03-04T15:42:00Z">
          <w:pPr>
            <w:ind w:firstLine="720"/>
          </w:pPr>
        </w:pPrChange>
      </w:pPr>
      <w:del w:id="1978" w:author="Ron Gal" w:date="2017-03-04T17:51:00Z">
        <w:r w:rsidRPr="0096291C" w:rsidDel="004666B9">
          <w:rPr>
            <w:sz w:val="24"/>
            <w:szCs w:val="24"/>
            <w:rPrChange w:id="1979"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1980" w:author="Ron Gal" w:date="2017-03-04T15:42:00Z">
              <w:rPr>
                <w:rFonts w:ascii="Consolas" w:hAnsi="Consolas" w:cs="Consolas"/>
                <w:sz w:val="19"/>
                <w:szCs w:val="19"/>
                <w:highlight w:val="white"/>
              </w:rPr>
            </w:rPrChange>
          </w:rPr>
          <w:delText xml:space="preserve"> </w:delText>
        </w:r>
        <w:r w:rsidRPr="0096291C" w:rsidDel="004666B9">
          <w:rPr>
            <w:sz w:val="24"/>
            <w:szCs w:val="24"/>
            <w:rPrChange w:id="1981"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1982" w:author="Ron Gal" w:date="2017-03-04T15:42:00Z">
              <w:rPr>
                <w:rFonts w:ascii="Consolas" w:hAnsi="Consolas" w:cs="Consolas"/>
                <w:sz w:val="19"/>
                <w:szCs w:val="19"/>
                <w:highlight w:val="white"/>
              </w:rPr>
            </w:rPrChange>
          </w:rPr>
          <w:delText>&lt;</w:delText>
        </w:r>
        <w:r w:rsidRPr="0096291C" w:rsidDel="004666B9">
          <w:rPr>
            <w:sz w:val="24"/>
            <w:szCs w:val="24"/>
            <w:rPrChange w:id="1983" w:author="Ron Gal" w:date="2017-03-04T15:42:00Z">
              <w:rPr>
                <w:rFonts w:ascii="Consolas" w:hAnsi="Consolas" w:cs="Consolas"/>
                <w:color w:val="2B91AF"/>
                <w:sz w:val="19"/>
                <w:szCs w:val="19"/>
                <w:highlight w:val="white"/>
              </w:rPr>
            </w:rPrChange>
          </w:rPr>
          <w:delText>ItemUsageReport</w:delText>
        </w:r>
        <w:r w:rsidRPr="0096291C" w:rsidDel="004666B9">
          <w:rPr>
            <w:sz w:val="24"/>
            <w:szCs w:val="24"/>
            <w:rPrChange w:id="1984" w:author="Ron Gal" w:date="2017-03-04T15:42:00Z">
              <w:rPr>
                <w:rFonts w:ascii="Consolas" w:hAnsi="Consolas" w:cs="Consolas"/>
                <w:sz w:val="19"/>
                <w:szCs w:val="19"/>
                <w:highlight w:val="white"/>
              </w:rPr>
            </w:rPrChange>
          </w:rPr>
          <w:delText>&gt; PerItem([</w:delText>
        </w:r>
        <w:r w:rsidRPr="0096291C" w:rsidDel="004666B9">
          <w:rPr>
            <w:sz w:val="24"/>
            <w:szCs w:val="24"/>
            <w:rPrChange w:id="1985"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986" w:author="Ron Gal" w:date="2017-03-04T15:42:00Z">
              <w:rPr>
                <w:rFonts w:ascii="Consolas" w:hAnsi="Consolas" w:cs="Consolas"/>
                <w:sz w:val="19"/>
                <w:szCs w:val="19"/>
                <w:highlight w:val="white"/>
              </w:rPr>
            </w:rPrChange>
          </w:rPr>
          <w:delText>]</w:delText>
        </w:r>
        <w:r w:rsidRPr="0096291C" w:rsidDel="004666B9">
          <w:rPr>
            <w:sz w:val="24"/>
            <w:szCs w:val="24"/>
            <w:rPrChange w:id="1987"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988"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1989"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990" w:author="Ron Gal" w:date="2017-03-04T15:42:00Z">
              <w:rPr>
                <w:rFonts w:ascii="Consolas" w:hAnsi="Consolas" w:cs="Consolas"/>
                <w:sz w:val="19"/>
                <w:szCs w:val="19"/>
                <w:highlight w:val="white"/>
              </w:rPr>
            </w:rPrChange>
          </w:rPr>
          <w:delText>, [</w:delText>
        </w:r>
        <w:r w:rsidRPr="0096291C" w:rsidDel="004666B9">
          <w:rPr>
            <w:sz w:val="24"/>
            <w:szCs w:val="24"/>
            <w:rPrChange w:id="1991"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1992" w:author="Ron Gal" w:date="2017-03-04T15:42:00Z">
              <w:rPr>
                <w:rFonts w:ascii="Consolas" w:hAnsi="Consolas" w:cs="Consolas"/>
                <w:sz w:val="19"/>
                <w:szCs w:val="19"/>
                <w:highlight w:val="white"/>
              </w:rPr>
            </w:rPrChange>
          </w:rPr>
          <w:delText>]</w:delText>
        </w:r>
        <w:r w:rsidRPr="0096291C" w:rsidDel="004666B9">
          <w:rPr>
            <w:sz w:val="24"/>
            <w:szCs w:val="24"/>
            <w:rPrChange w:id="1993"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1994"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1995"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1996" w:author="Ron Gal" w:date="2017-03-04T15:42:00Z">
              <w:rPr>
                <w:rFonts w:ascii="Consolas" w:hAnsi="Consolas" w:cs="Consolas"/>
                <w:sz w:val="19"/>
                <w:szCs w:val="19"/>
                <w:highlight w:val="white"/>
              </w:rPr>
            </w:rPrChange>
          </w:rPr>
          <w:delText xml:space="preserve">, </w:delText>
        </w:r>
        <w:r w:rsidRPr="0096291C" w:rsidDel="004666B9">
          <w:rPr>
            <w:sz w:val="24"/>
            <w:szCs w:val="24"/>
            <w:rPrChange w:id="1997"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1998"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1999"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00" w:author="Ron Gal" w:date="2017-03-04T15:42:00Z">
              <w:rPr>
                <w:rFonts w:ascii="Consolas" w:hAnsi="Consolas" w:cs="Consolas"/>
                <w:sz w:val="19"/>
                <w:szCs w:val="19"/>
                <w:highlight w:val="white"/>
              </w:rPr>
            </w:rPrChange>
          </w:rPr>
          <w:delText xml:space="preserve">, </w:delText>
        </w:r>
        <w:r w:rsidRPr="0096291C" w:rsidDel="004666B9">
          <w:rPr>
            <w:sz w:val="24"/>
            <w:szCs w:val="24"/>
            <w:rPrChange w:id="2001" w:author="Ron Gal" w:date="2017-03-04T15:42:00Z">
              <w:rPr>
                <w:rFonts w:ascii="Consolas" w:hAnsi="Consolas" w:cs="Consolas"/>
                <w:color w:val="0000FF"/>
                <w:sz w:val="19"/>
                <w:szCs w:val="19"/>
                <w:highlight w:val="white"/>
              </w:rPr>
            </w:rPrChange>
          </w:rPr>
          <w:delText>string</w:delText>
        </w:r>
        <w:r w:rsidRPr="0096291C" w:rsidDel="004666B9">
          <w:rPr>
            <w:sz w:val="24"/>
            <w:szCs w:val="24"/>
            <w:rPrChange w:id="2002" w:author="Ron Gal" w:date="2017-03-04T15:42:00Z">
              <w:rPr>
                <w:rFonts w:ascii="Consolas" w:hAnsi="Consolas" w:cs="Consolas"/>
                <w:sz w:val="19"/>
                <w:szCs w:val="19"/>
                <w:highlight w:val="white"/>
              </w:rPr>
            </w:rPrChange>
          </w:rPr>
          <w:delText xml:space="preserve"> itemName = </w:delText>
        </w:r>
        <w:r w:rsidRPr="0096291C" w:rsidDel="004666B9">
          <w:rPr>
            <w:sz w:val="24"/>
            <w:szCs w:val="24"/>
            <w:rPrChange w:id="2003" w:author="Ron Gal" w:date="2017-03-04T15:42:00Z">
              <w:rPr>
                <w:rFonts w:ascii="Consolas" w:hAnsi="Consolas" w:cs="Consolas"/>
                <w:color w:val="A31515"/>
                <w:sz w:val="19"/>
                <w:szCs w:val="19"/>
                <w:highlight w:val="white"/>
              </w:rPr>
            </w:rPrChange>
          </w:rPr>
          <w:delText>""</w:delText>
        </w:r>
        <w:r w:rsidRPr="0096291C" w:rsidDel="004666B9">
          <w:rPr>
            <w:sz w:val="24"/>
            <w:szCs w:val="24"/>
            <w:rPrChange w:id="2004" w:author="Ron Gal" w:date="2017-03-04T15:42:00Z">
              <w:rPr>
                <w:rFonts w:ascii="Consolas" w:hAnsi="Consolas" w:cs="Consolas"/>
                <w:sz w:val="19"/>
                <w:szCs w:val="19"/>
                <w:highlight w:val="white"/>
              </w:rPr>
            </w:rPrChange>
          </w:rPr>
          <w:delText>)</w:delText>
        </w:r>
      </w:del>
    </w:p>
    <w:p w:rsidR="0096291C" w:rsidRPr="0096291C" w:rsidDel="004666B9" w:rsidRDefault="0096291C">
      <w:pPr>
        <w:rPr>
          <w:del w:id="2005" w:author="Ron Gal" w:date="2017-03-04T17:51:00Z"/>
          <w:sz w:val="24"/>
          <w:szCs w:val="24"/>
          <w:rtl/>
        </w:rPr>
        <w:pPrChange w:id="2006" w:author="Ron Gal" w:date="2017-03-04T15:42:00Z">
          <w:pPr>
            <w:ind w:firstLine="720"/>
          </w:pPr>
        </w:pPrChange>
      </w:pPr>
      <w:del w:id="2007" w:author="Ron Gal" w:date="2017-03-04T17:51:00Z">
        <w:r w:rsidRPr="0096291C" w:rsidDel="004666B9">
          <w:rPr>
            <w:sz w:val="24"/>
            <w:szCs w:val="24"/>
            <w:rPrChange w:id="2008"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2009" w:author="Ron Gal" w:date="2017-03-04T15:42:00Z">
              <w:rPr>
                <w:rFonts w:ascii="Consolas" w:hAnsi="Consolas" w:cs="Consolas"/>
                <w:sz w:val="19"/>
                <w:szCs w:val="19"/>
                <w:highlight w:val="white"/>
              </w:rPr>
            </w:rPrChange>
          </w:rPr>
          <w:delText xml:space="preserve"> </w:delText>
        </w:r>
        <w:r w:rsidRPr="0096291C" w:rsidDel="004666B9">
          <w:rPr>
            <w:sz w:val="24"/>
            <w:szCs w:val="24"/>
            <w:rPrChange w:id="2010"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2011" w:author="Ron Gal" w:date="2017-03-04T15:42:00Z">
              <w:rPr>
                <w:rFonts w:ascii="Consolas" w:hAnsi="Consolas" w:cs="Consolas"/>
                <w:sz w:val="19"/>
                <w:szCs w:val="19"/>
                <w:highlight w:val="white"/>
              </w:rPr>
            </w:rPrChange>
          </w:rPr>
          <w:delText>&lt;</w:delText>
        </w:r>
        <w:r w:rsidRPr="0096291C" w:rsidDel="004666B9">
          <w:rPr>
            <w:sz w:val="24"/>
            <w:szCs w:val="24"/>
            <w:rPrChange w:id="2012" w:author="Ron Gal" w:date="2017-03-04T15:42:00Z">
              <w:rPr>
                <w:rFonts w:ascii="Consolas" w:hAnsi="Consolas" w:cs="Consolas"/>
                <w:color w:val="2B91AF"/>
                <w:sz w:val="19"/>
                <w:szCs w:val="19"/>
                <w:highlight w:val="white"/>
              </w:rPr>
            </w:rPrChange>
          </w:rPr>
          <w:delText>AnimalTypeReport</w:delText>
        </w:r>
        <w:r w:rsidRPr="0096291C" w:rsidDel="004666B9">
          <w:rPr>
            <w:sz w:val="24"/>
            <w:szCs w:val="24"/>
            <w:rPrChange w:id="2013" w:author="Ron Gal" w:date="2017-03-04T15:42:00Z">
              <w:rPr>
                <w:rFonts w:ascii="Consolas" w:hAnsi="Consolas" w:cs="Consolas"/>
                <w:sz w:val="19"/>
                <w:szCs w:val="19"/>
                <w:highlight w:val="white"/>
              </w:rPr>
            </w:rPrChange>
          </w:rPr>
          <w:delText>&gt; PerType([</w:delText>
        </w:r>
        <w:r w:rsidRPr="0096291C" w:rsidDel="004666B9">
          <w:rPr>
            <w:sz w:val="24"/>
            <w:szCs w:val="24"/>
            <w:rPrChange w:id="2014"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2015" w:author="Ron Gal" w:date="2017-03-04T15:42:00Z">
              <w:rPr>
                <w:rFonts w:ascii="Consolas" w:hAnsi="Consolas" w:cs="Consolas"/>
                <w:sz w:val="19"/>
                <w:szCs w:val="19"/>
                <w:highlight w:val="white"/>
              </w:rPr>
            </w:rPrChange>
          </w:rPr>
          <w:delText>]</w:delText>
        </w:r>
        <w:r w:rsidRPr="0096291C" w:rsidDel="004666B9">
          <w:rPr>
            <w:sz w:val="24"/>
            <w:szCs w:val="24"/>
            <w:rPrChange w:id="2016"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2017"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2018"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19" w:author="Ron Gal" w:date="2017-03-04T15:42:00Z">
              <w:rPr>
                <w:rFonts w:ascii="Consolas" w:hAnsi="Consolas" w:cs="Consolas"/>
                <w:sz w:val="19"/>
                <w:szCs w:val="19"/>
                <w:highlight w:val="white"/>
              </w:rPr>
            </w:rPrChange>
          </w:rPr>
          <w:delText>, [</w:delText>
        </w:r>
        <w:r w:rsidRPr="0096291C" w:rsidDel="004666B9">
          <w:rPr>
            <w:sz w:val="24"/>
            <w:szCs w:val="24"/>
            <w:rPrChange w:id="2020"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2021" w:author="Ron Gal" w:date="2017-03-04T15:42:00Z">
              <w:rPr>
                <w:rFonts w:ascii="Consolas" w:hAnsi="Consolas" w:cs="Consolas"/>
                <w:sz w:val="19"/>
                <w:szCs w:val="19"/>
                <w:highlight w:val="white"/>
              </w:rPr>
            </w:rPrChange>
          </w:rPr>
          <w:delText>]</w:delText>
        </w:r>
        <w:r w:rsidRPr="0096291C" w:rsidDel="004666B9">
          <w:rPr>
            <w:sz w:val="24"/>
            <w:szCs w:val="24"/>
            <w:rPrChange w:id="2022"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2023"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2024"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25" w:author="Ron Gal" w:date="2017-03-04T15:42:00Z">
              <w:rPr>
                <w:rFonts w:ascii="Consolas" w:hAnsi="Consolas" w:cs="Consolas"/>
                <w:sz w:val="19"/>
                <w:szCs w:val="19"/>
                <w:highlight w:val="white"/>
              </w:rPr>
            </w:rPrChange>
          </w:rPr>
          <w:delText xml:space="preserve">, </w:delText>
        </w:r>
        <w:r w:rsidRPr="0096291C" w:rsidDel="004666B9">
          <w:rPr>
            <w:sz w:val="24"/>
            <w:szCs w:val="24"/>
            <w:rPrChange w:id="2026"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2027"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2028"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29" w:author="Ron Gal" w:date="2017-03-04T15:42:00Z">
              <w:rPr>
                <w:rFonts w:ascii="Consolas" w:hAnsi="Consolas" w:cs="Consolas"/>
                <w:sz w:val="19"/>
                <w:szCs w:val="19"/>
                <w:highlight w:val="white"/>
              </w:rPr>
            </w:rPrChange>
          </w:rPr>
          <w:delText xml:space="preserve">, </w:delText>
        </w:r>
        <w:r w:rsidRPr="0096291C" w:rsidDel="004666B9">
          <w:rPr>
            <w:sz w:val="24"/>
            <w:szCs w:val="24"/>
            <w:rPrChange w:id="2030"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2031" w:author="Ron Gal" w:date="2017-03-04T15:42:00Z">
              <w:rPr>
                <w:rFonts w:ascii="Consolas" w:hAnsi="Consolas" w:cs="Consolas"/>
                <w:sz w:val="19"/>
                <w:szCs w:val="19"/>
                <w:highlight w:val="white"/>
              </w:rPr>
            </w:rPrChange>
          </w:rPr>
          <w:delText xml:space="preserve">? animalType = </w:delText>
        </w:r>
        <w:r w:rsidRPr="0096291C" w:rsidDel="004666B9">
          <w:rPr>
            <w:sz w:val="24"/>
            <w:szCs w:val="24"/>
            <w:rPrChange w:id="2032"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33" w:author="Ron Gal" w:date="2017-03-04T15:42:00Z">
              <w:rPr>
                <w:rFonts w:ascii="Consolas" w:hAnsi="Consolas" w:cs="Consolas"/>
                <w:sz w:val="19"/>
                <w:szCs w:val="19"/>
                <w:highlight w:val="white"/>
              </w:rPr>
            </w:rPrChange>
          </w:rPr>
          <w:delText>)</w:delText>
        </w:r>
      </w:del>
    </w:p>
    <w:p w:rsidR="00481634" w:rsidRPr="0096291C" w:rsidDel="0096291C" w:rsidRDefault="0096291C">
      <w:pPr>
        <w:rPr>
          <w:del w:id="2034" w:author="Ron Gal" w:date="2017-03-04T15:40:00Z"/>
          <w:sz w:val="24"/>
          <w:szCs w:val="24"/>
          <w:rPrChange w:id="2035" w:author="Ron Gal" w:date="2017-03-04T15:42:00Z">
            <w:rPr>
              <w:del w:id="2036" w:author="Ron Gal" w:date="2017-03-04T15:40:00Z"/>
            </w:rPr>
          </w:rPrChange>
        </w:rPr>
        <w:pPrChange w:id="2037" w:author="Ron Gal" w:date="2017-03-04T15:42:00Z">
          <w:pPr>
            <w:ind w:firstLine="720"/>
          </w:pPr>
        </w:pPrChange>
      </w:pPr>
      <w:del w:id="2038" w:author="Ron Gal" w:date="2017-03-04T17:51:00Z">
        <w:r w:rsidRPr="0096291C" w:rsidDel="004666B9">
          <w:rPr>
            <w:sz w:val="24"/>
            <w:szCs w:val="24"/>
            <w:rPrChange w:id="2039" w:author="Ron Gal" w:date="2017-03-04T15:42:00Z">
              <w:rPr>
                <w:rFonts w:ascii="Consolas" w:hAnsi="Consolas" w:cs="Consolas"/>
                <w:color w:val="0000FF"/>
                <w:sz w:val="19"/>
                <w:szCs w:val="19"/>
                <w:highlight w:val="white"/>
              </w:rPr>
            </w:rPrChange>
          </w:rPr>
          <w:delText>public</w:delText>
        </w:r>
        <w:r w:rsidRPr="0096291C" w:rsidDel="004666B9">
          <w:rPr>
            <w:sz w:val="24"/>
            <w:szCs w:val="24"/>
            <w:rPrChange w:id="2040" w:author="Ron Gal" w:date="2017-03-04T15:42:00Z">
              <w:rPr>
                <w:rFonts w:ascii="Consolas" w:hAnsi="Consolas" w:cs="Consolas"/>
                <w:sz w:val="19"/>
                <w:szCs w:val="19"/>
                <w:highlight w:val="white"/>
              </w:rPr>
            </w:rPrChange>
          </w:rPr>
          <w:delText xml:space="preserve"> </w:delText>
        </w:r>
        <w:r w:rsidRPr="0096291C" w:rsidDel="004666B9">
          <w:rPr>
            <w:sz w:val="24"/>
            <w:szCs w:val="24"/>
            <w:rPrChange w:id="2041" w:author="Ron Gal" w:date="2017-03-04T15:42:00Z">
              <w:rPr>
                <w:rFonts w:ascii="Consolas" w:hAnsi="Consolas" w:cs="Consolas"/>
                <w:color w:val="2B91AF"/>
                <w:sz w:val="19"/>
                <w:szCs w:val="19"/>
                <w:highlight w:val="white"/>
              </w:rPr>
            </w:rPrChange>
          </w:rPr>
          <w:delText>List</w:delText>
        </w:r>
        <w:r w:rsidRPr="0096291C" w:rsidDel="004666B9">
          <w:rPr>
            <w:sz w:val="24"/>
            <w:szCs w:val="24"/>
            <w:rPrChange w:id="2042" w:author="Ron Gal" w:date="2017-03-04T15:42:00Z">
              <w:rPr>
                <w:rFonts w:ascii="Consolas" w:hAnsi="Consolas" w:cs="Consolas"/>
                <w:sz w:val="19"/>
                <w:szCs w:val="19"/>
                <w:highlight w:val="white"/>
              </w:rPr>
            </w:rPrChange>
          </w:rPr>
          <w:delText>&lt;</w:delText>
        </w:r>
        <w:r w:rsidRPr="0096291C" w:rsidDel="004666B9">
          <w:rPr>
            <w:sz w:val="24"/>
            <w:szCs w:val="24"/>
            <w:rPrChange w:id="2043" w:author="Ron Gal" w:date="2017-03-04T15:42:00Z">
              <w:rPr>
                <w:rFonts w:ascii="Consolas" w:hAnsi="Consolas" w:cs="Consolas"/>
                <w:color w:val="2B91AF"/>
                <w:sz w:val="19"/>
                <w:szCs w:val="19"/>
                <w:highlight w:val="white"/>
              </w:rPr>
            </w:rPrChange>
          </w:rPr>
          <w:delText>AnimalNameReport</w:delText>
        </w:r>
        <w:r w:rsidRPr="0096291C" w:rsidDel="004666B9">
          <w:rPr>
            <w:sz w:val="24"/>
            <w:szCs w:val="24"/>
            <w:rPrChange w:id="2044" w:author="Ron Gal" w:date="2017-03-04T15:42:00Z">
              <w:rPr>
                <w:rFonts w:ascii="Consolas" w:hAnsi="Consolas" w:cs="Consolas"/>
                <w:sz w:val="19"/>
                <w:szCs w:val="19"/>
                <w:highlight w:val="white"/>
              </w:rPr>
            </w:rPrChange>
          </w:rPr>
          <w:delText>&gt; PerAnimal([</w:delText>
        </w:r>
        <w:r w:rsidRPr="0096291C" w:rsidDel="004666B9">
          <w:rPr>
            <w:sz w:val="24"/>
            <w:szCs w:val="24"/>
            <w:rPrChange w:id="2045"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2046" w:author="Ron Gal" w:date="2017-03-04T15:42:00Z">
              <w:rPr>
                <w:rFonts w:ascii="Consolas" w:hAnsi="Consolas" w:cs="Consolas"/>
                <w:sz w:val="19"/>
                <w:szCs w:val="19"/>
                <w:highlight w:val="white"/>
              </w:rPr>
            </w:rPrChange>
          </w:rPr>
          <w:delText>]</w:delText>
        </w:r>
        <w:r w:rsidRPr="0096291C" w:rsidDel="004666B9">
          <w:rPr>
            <w:sz w:val="24"/>
            <w:szCs w:val="24"/>
            <w:rPrChange w:id="2047"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2048" w:author="Ron Gal" w:date="2017-03-04T15:42:00Z">
              <w:rPr>
                <w:rFonts w:ascii="Consolas" w:hAnsi="Consolas" w:cs="Consolas"/>
                <w:sz w:val="19"/>
                <w:szCs w:val="19"/>
                <w:highlight w:val="white"/>
              </w:rPr>
            </w:rPrChange>
          </w:rPr>
          <w:delText xml:space="preserve">? startDate = </w:delText>
        </w:r>
        <w:r w:rsidRPr="0096291C" w:rsidDel="004666B9">
          <w:rPr>
            <w:sz w:val="24"/>
            <w:szCs w:val="24"/>
            <w:rPrChange w:id="2049"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50" w:author="Ron Gal" w:date="2017-03-04T15:42:00Z">
              <w:rPr>
                <w:rFonts w:ascii="Consolas" w:hAnsi="Consolas" w:cs="Consolas"/>
                <w:sz w:val="19"/>
                <w:szCs w:val="19"/>
                <w:highlight w:val="white"/>
              </w:rPr>
            </w:rPrChange>
          </w:rPr>
          <w:delText>, [</w:delText>
        </w:r>
        <w:r w:rsidRPr="0096291C" w:rsidDel="004666B9">
          <w:rPr>
            <w:sz w:val="24"/>
            <w:szCs w:val="24"/>
            <w:rPrChange w:id="2051" w:author="Ron Gal" w:date="2017-03-04T15:42:00Z">
              <w:rPr>
                <w:rFonts w:ascii="Consolas" w:hAnsi="Consolas" w:cs="Consolas"/>
                <w:color w:val="2B91AF"/>
                <w:sz w:val="19"/>
                <w:szCs w:val="19"/>
                <w:highlight w:val="white"/>
              </w:rPr>
            </w:rPrChange>
          </w:rPr>
          <w:delText>DateTimeParameter</w:delText>
        </w:r>
        <w:r w:rsidRPr="0096291C" w:rsidDel="004666B9">
          <w:rPr>
            <w:sz w:val="24"/>
            <w:szCs w:val="24"/>
            <w:rPrChange w:id="2052" w:author="Ron Gal" w:date="2017-03-04T15:42:00Z">
              <w:rPr>
                <w:rFonts w:ascii="Consolas" w:hAnsi="Consolas" w:cs="Consolas"/>
                <w:sz w:val="19"/>
                <w:szCs w:val="19"/>
                <w:highlight w:val="white"/>
              </w:rPr>
            </w:rPrChange>
          </w:rPr>
          <w:delText>]</w:delText>
        </w:r>
        <w:r w:rsidRPr="0096291C" w:rsidDel="004666B9">
          <w:rPr>
            <w:sz w:val="24"/>
            <w:szCs w:val="24"/>
            <w:rPrChange w:id="2053" w:author="Ron Gal" w:date="2017-03-04T15:42:00Z">
              <w:rPr>
                <w:rFonts w:ascii="Consolas" w:hAnsi="Consolas" w:cs="Consolas"/>
                <w:color w:val="2B91AF"/>
                <w:sz w:val="19"/>
                <w:szCs w:val="19"/>
                <w:highlight w:val="white"/>
              </w:rPr>
            </w:rPrChange>
          </w:rPr>
          <w:delText>DateTime</w:delText>
        </w:r>
        <w:r w:rsidRPr="0096291C" w:rsidDel="004666B9">
          <w:rPr>
            <w:sz w:val="24"/>
            <w:szCs w:val="24"/>
            <w:rPrChange w:id="2054" w:author="Ron Gal" w:date="2017-03-04T15:42:00Z">
              <w:rPr>
                <w:rFonts w:ascii="Consolas" w:hAnsi="Consolas" w:cs="Consolas"/>
                <w:sz w:val="19"/>
                <w:szCs w:val="19"/>
                <w:highlight w:val="white"/>
              </w:rPr>
            </w:rPrChange>
          </w:rPr>
          <w:delText xml:space="preserve">? endDate = </w:delText>
        </w:r>
        <w:r w:rsidRPr="0096291C" w:rsidDel="004666B9">
          <w:rPr>
            <w:sz w:val="24"/>
            <w:szCs w:val="24"/>
            <w:rPrChange w:id="2055"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56" w:author="Ron Gal" w:date="2017-03-04T15:42:00Z">
              <w:rPr>
                <w:rFonts w:ascii="Consolas" w:hAnsi="Consolas" w:cs="Consolas"/>
                <w:sz w:val="19"/>
                <w:szCs w:val="19"/>
                <w:highlight w:val="white"/>
              </w:rPr>
            </w:rPrChange>
          </w:rPr>
          <w:delText xml:space="preserve">, </w:delText>
        </w:r>
        <w:r w:rsidRPr="0096291C" w:rsidDel="004666B9">
          <w:rPr>
            <w:sz w:val="24"/>
            <w:szCs w:val="24"/>
            <w:rPrChange w:id="2057"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2058" w:author="Ron Gal" w:date="2017-03-04T15:42:00Z">
              <w:rPr>
                <w:rFonts w:ascii="Consolas" w:hAnsi="Consolas" w:cs="Consolas"/>
                <w:sz w:val="19"/>
                <w:szCs w:val="19"/>
                <w:highlight w:val="white"/>
              </w:rPr>
            </w:rPrChange>
          </w:rPr>
          <w:delText xml:space="preserve">? datePart = </w:delText>
        </w:r>
        <w:r w:rsidRPr="0096291C" w:rsidDel="004666B9">
          <w:rPr>
            <w:sz w:val="24"/>
            <w:szCs w:val="24"/>
            <w:rPrChange w:id="2059"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60" w:author="Ron Gal" w:date="2017-03-04T15:42:00Z">
              <w:rPr>
                <w:rFonts w:ascii="Consolas" w:hAnsi="Consolas" w:cs="Consolas"/>
                <w:sz w:val="19"/>
                <w:szCs w:val="19"/>
                <w:highlight w:val="white"/>
              </w:rPr>
            </w:rPrChange>
          </w:rPr>
          <w:delText xml:space="preserve">, </w:delText>
        </w:r>
        <w:r w:rsidRPr="0096291C" w:rsidDel="004666B9">
          <w:rPr>
            <w:sz w:val="24"/>
            <w:szCs w:val="24"/>
            <w:rPrChange w:id="2061" w:author="Ron Gal" w:date="2017-03-04T15:42:00Z">
              <w:rPr>
                <w:rFonts w:ascii="Consolas" w:hAnsi="Consolas" w:cs="Consolas"/>
                <w:color w:val="0000FF"/>
                <w:sz w:val="19"/>
                <w:szCs w:val="19"/>
                <w:highlight w:val="white"/>
              </w:rPr>
            </w:rPrChange>
          </w:rPr>
          <w:delText>int</w:delText>
        </w:r>
        <w:r w:rsidRPr="0096291C" w:rsidDel="004666B9">
          <w:rPr>
            <w:sz w:val="24"/>
            <w:szCs w:val="24"/>
            <w:rPrChange w:id="2062" w:author="Ron Gal" w:date="2017-03-04T15:42:00Z">
              <w:rPr>
                <w:rFonts w:ascii="Consolas" w:hAnsi="Consolas" w:cs="Consolas"/>
                <w:sz w:val="19"/>
                <w:szCs w:val="19"/>
                <w:highlight w:val="white"/>
              </w:rPr>
            </w:rPrChange>
          </w:rPr>
          <w:delText xml:space="preserve">? animalId = </w:delText>
        </w:r>
        <w:r w:rsidRPr="0096291C" w:rsidDel="004666B9">
          <w:rPr>
            <w:sz w:val="24"/>
            <w:szCs w:val="24"/>
            <w:rPrChange w:id="2063" w:author="Ron Gal" w:date="2017-03-04T15:42:00Z">
              <w:rPr>
                <w:rFonts w:ascii="Consolas" w:hAnsi="Consolas" w:cs="Consolas"/>
                <w:color w:val="0000FF"/>
                <w:sz w:val="19"/>
                <w:szCs w:val="19"/>
                <w:highlight w:val="white"/>
              </w:rPr>
            </w:rPrChange>
          </w:rPr>
          <w:delText>null</w:delText>
        </w:r>
        <w:r w:rsidRPr="0096291C" w:rsidDel="004666B9">
          <w:rPr>
            <w:sz w:val="24"/>
            <w:szCs w:val="24"/>
            <w:rPrChange w:id="2064" w:author="Ron Gal" w:date="2017-03-04T15:42:00Z">
              <w:rPr>
                <w:rFonts w:ascii="Consolas" w:hAnsi="Consolas" w:cs="Consolas"/>
                <w:sz w:val="19"/>
                <w:szCs w:val="19"/>
                <w:highlight w:val="white"/>
              </w:rPr>
            </w:rPrChange>
          </w:rPr>
          <w:delText>)</w:delText>
        </w:r>
      </w:del>
      <w:del w:id="2065" w:author="Ron Gal" w:date="2017-03-04T15:40:00Z">
        <w:r w:rsidR="00471D70" w:rsidRPr="0096291C" w:rsidDel="0096291C">
          <w:rPr>
            <w:sz w:val="24"/>
            <w:szCs w:val="24"/>
          </w:rPr>
          <w:delText>List&lt;OffendingCustomersReport&gt; GetOffendingCustomersReport(DateTime? fromDate, DateTime? untilDate, int? complaintType)</w:delText>
        </w:r>
      </w:del>
    </w:p>
    <w:p w:rsidR="00481634" w:rsidRPr="0096291C" w:rsidDel="0096291C" w:rsidRDefault="00481634">
      <w:pPr>
        <w:rPr>
          <w:del w:id="2066" w:author="Ron Gal" w:date="2017-03-04T15:40:00Z"/>
          <w:sz w:val="24"/>
          <w:szCs w:val="24"/>
          <w:rPrChange w:id="2067" w:author="Ron Gal" w:date="2017-03-04T15:42:00Z">
            <w:rPr>
              <w:del w:id="2068" w:author="Ron Gal" w:date="2017-03-04T15:40:00Z"/>
            </w:rPr>
          </w:rPrChange>
        </w:rPr>
        <w:pPrChange w:id="2069" w:author="Ron Gal" w:date="2017-03-04T15:42:00Z">
          <w:pPr>
            <w:ind w:firstLine="720"/>
          </w:pPr>
        </w:pPrChange>
      </w:pPr>
    </w:p>
    <w:p w:rsidR="00481634" w:rsidRPr="0096291C" w:rsidDel="0096291C" w:rsidRDefault="00471D70">
      <w:pPr>
        <w:rPr>
          <w:del w:id="2070" w:author="Ron Gal" w:date="2017-03-04T15:40:00Z"/>
          <w:sz w:val="24"/>
          <w:szCs w:val="24"/>
          <w:rPrChange w:id="2071" w:author="Ron Gal" w:date="2017-03-04T15:42:00Z">
            <w:rPr>
              <w:del w:id="2072" w:author="Ron Gal" w:date="2017-03-04T15:40:00Z"/>
            </w:rPr>
          </w:rPrChange>
        </w:rPr>
        <w:pPrChange w:id="2073" w:author="Ron Gal" w:date="2017-03-04T15:42:00Z">
          <w:pPr>
            <w:ind w:firstLine="720"/>
          </w:pPr>
        </w:pPrChange>
      </w:pPr>
      <w:del w:id="2074" w:author="Ron Gal" w:date="2017-03-04T15:40:00Z">
        <w:r w:rsidRPr="0096291C" w:rsidDel="0096291C">
          <w:rPr>
            <w:sz w:val="24"/>
            <w:szCs w:val="24"/>
          </w:rPr>
          <w:delText>List&lt;CustomersActivityReport&gt; GetCustomersActivityReport(string firstName, string lastName, int? minAge, int? maxAge, DateTime? fromDate, DateTime? untilDate)</w:delText>
        </w:r>
      </w:del>
    </w:p>
    <w:p w:rsidR="00481634" w:rsidRPr="0096291C" w:rsidDel="0096291C" w:rsidRDefault="00481634">
      <w:pPr>
        <w:rPr>
          <w:del w:id="2075" w:author="Ron Gal" w:date="2017-03-04T15:40:00Z"/>
          <w:sz w:val="24"/>
          <w:szCs w:val="24"/>
          <w:rPrChange w:id="2076" w:author="Ron Gal" w:date="2017-03-04T15:42:00Z">
            <w:rPr>
              <w:del w:id="2077" w:author="Ron Gal" w:date="2017-03-04T15:40:00Z"/>
            </w:rPr>
          </w:rPrChange>
        </w:rPr>
        <w:pPrChange w:id="2078" w:author="Ron Gal" w:date="2017-03-04T15:42:00Z">
          <w:pPr>
            <w:ind w:firstLine="720"/>
          </w:pPr>
        </w:pPrChange>
      </w:pPr>
    </w:p>
    <w:p w:rsidR="00481634" w:rsidRPr="0096291C" w:rsidDel="0096291C" w:rsidRDefault="00471D70">
      <w:pPr>
        <w:rPr>
          <w:del w:id="2079" w:author="Ron Gal" w:date="2017-03-04T15:40:00Z"/>
          <w:sz w:val="24"/>
          <w:szCs w:val="24"/>
          <w:rPrChange w:id="2080" w:author="Ron Gal" w:date="2017-03-04T15:42:00Z">
            <w:rPr>
              <w:del w:id="2081" w:author="Ron Gal" w:date="2017-03-04T15:40:00Z"/>
            </w:rPr>
          </w:rPrChange>
        </w:rPr>
        <w:pPrChange w:id="2082" w:author="Ron Gal" w:date="2017-03-04T15:42:00Z">
          <w:pPr>
            <w:ind w:firstLine="720"/>
          </w:pPr>
        </w:pPrChange>
      </w:pPr>
      <w:del w:id="2083" w:author="Ron Gal" w:date="2017-03-04T15:40:00Z">
        <w:r w:rsidRPr="0096291C" w:rsidDel="0096291C">
          <w:rPr>
            <w:sz w:val="24"/>
            <w:szCs w:val="24"/>
          </w:rPr>
          <w:delText>List&lt;UsingFieldsReport&gt; GetUsingFieldsReport(string fieldName, int? fieldId, DateTime? fromDate, DateTime? untilDate)</w:delText>
        </w:r>
      </w:del>
    </w:p>
    <w:p w:rsidR="0096291C" w:rsidRPr="0096291C" w:rsidDel="004666B9" w:rsidRDefault="0096291C">
      <w:pPr>
        <w:rPr>
          <w:del w:id="2084" w:author="Ron Gal" w:date="2017-03-04T17:51:00Z"/>
          <w:sz w:val="24"/>
          <w:szCs w:val="24"/>
          <w:rPrChange w:id="2085" w:author="Ron Gal" w:date="2017-03-04T15:42:00Z">
            <w:rPr>
              <w:del w:id="2086" w:author="Ron Gal" w:date="2017-03-04T17:51:00Z"/>
            </w:rPr>
          </w:rPrChange>
        </w:rPr>
        <w:pPrChange w:id="2087" w:author="Ron Gal" w:date="2017-03-04T15:42:00Z">
          <w:pPr>
            <w:ind w:firstLine="720"/>
          </w:pPr>
        </w:pPrChange>
      </w:pPr>
    </w:p>
    <w:p w:rsidR="00481634" w:rsidDel="0096291C" w:rsidRDefault="00471D70">
      <w:pPr>
        <w:bidi/>
        <w:rPr>
          <w:del w:id="2088" w:author="Ron Gal" w:date="2017-03-04T15:42:00Z"/>
        </w:rPr>
      </w:pPr>
      <w:del w:id="2089" w:author="Ron Gal" w:date="2017-03-04T15:42:00Z">
        <w:r w:rsidDel="0096291C">
          <w:rPr>
            <w:sz w:val="28"/>
            <w:szCs w:val="28"/>
            <w:rtl/>
          </w:rPr>
          <w:delText xml:space="preserve">מחלקת </w:delText>
        </w:r>
        <w:r w:rsidDel="0096291C">
          <w:rPr>
            <w:sz w:val="28"/>
            <w:szCs w:val="28"/>
          </w:rPr>
          <w:delText>ReviewsController</w:delText>
        </w:r>
      </w:del>
    </w:p>
    <w:p w:rsidR="00481634" w:rsidDel="0096291C" w:rsidRDefault="00471D70">
      <w:pPr>
        <w:bidi/>
        <w:rPr>
          <w:del w:id="2090" w:author="Ron Gal" w:date="2017-03-04T15:42:00Z"/>
        </w:rPr>
      </w:pPr>
      <w:del w:id="2091" w:author="Ron Gal" w:date="2017-03-04T15:42:00Z">
        <w:r w:rsidDel="0096291C">
          <w:rPr>
            <w:sz w:val="24"/>
            <w:szCs w:val="24"/>
            <w:rtl/>
          </w:rPr>
          <w:delText>הקונטרולר יבצע את כלל הפועלות הקשורות להזנת חוות דעת של לקוחות על לקחות אחרים.  המחלקה תכיל את הפעולות הבאות:</w:delText>
        </w:r>
      </w:del>
    </w:p>
    <w:p w:rsidR="00481634" w:rsidDel="0096291C" w:rsidRDefault="00471D70">
      <w:pPr>
        <w:rPr>
          <w:del w:id="2092" w:author="Ron Gal" w:date="2017-03-04T15:42:00Z"/>
        </w:rPr>
      </w:pPr>
      <w:del w:id="2093" w:author="Ron Gal" w:date="2017-03-04T15:42:00Z">
        <w:r w:rsidDel="0096291C">
          <w:rPr>
            <w:sz w:val="28"/>
            <w:szCs w:val="28"/>
          </w:rPr>
          <w:delText>List&lt;DTOs.Review&gt; Search(int? customerId = null)</w:delText>
        </w:r>
      </w:del>
    </w:p>
    <w:p w:rsidR="00481634" w:rsidDel="0096291C" w:rsidRDefault="00481634">
      <w:pPr>
        <w:rPr>
          <w:del w:id="2094" w:author="Ron Gal" w:date="2017-03-04T15:42:00Z"/>
        </w:rPr>
      </w:pPr>
    </w:p>
    <w:p w:rsidR="00481634" w:rsidDel="0096291C" w:rsidRDefault="00471D70">
      <w:pPr>
        <w:rPr>
          <w:del w:id="2095" w:author="Ron Gal" w:date="2017-03-04T15:42:00Z"/>
        </w:rPr>
      </w:pPr>
      <w:del w:id="2096" w:author="Ron Gal" w:date="2017-03-04T15:42:00Z">
        <w:r w:rsidDel="0096291C">
          <w:rPr>
            <w:sz w:val="28"/>
            <w:szCs w:val="28"/>
          </w:rPr>
          <w:delText>DTOs.Review Get(int id)</w:delText>
        </w:r>
      </w:del>
    </w:p>
    <w:p w:rsidR="00481634" w:rsidDel="0096291C" w:rsidRDefault="00481634">
      <w:pPr>
        <w:rPr>
          <w:del w:id="2097" w:author="Ron Gal" w:date="2017-03-04T15:42:00Z"/>
        </w:rPr>
      </w:pPr>
    </w:p>
    <w:p w:rsidR="00481634" w:rsidDel="0096291C" w:rsidRDefault="00471D70">
      <w:pPr>
        <w:rPr>
          <w:del w:id="2098" w:author="Ron Gal" w:date="2017-03-04T15:42:00Z"/>
        </w:rPr>
      </w:pPr>
      <w:del w:id="2099" w:author="Ron Gal" w:date="2017-03-04T15:42:00Z">
        <w:r w:rsidDel="0096291C">
          <w:rPr>
            <w:sz w:val="28"/>
            <w:szCs w:val="28"/>
          </w:rPr>
          <w:delText>DTOs.Review Save([FromBody]DTOs.Review Review)</w:delText>
        </w:r>
      </w:del>
    </w:p>
    <w:p w:rsidR="00481634" w:rsidDel="0096291C" w:rsidRDefault="00481634">
      <w:pPr>
        <w:rPr>
          <w:del w:id="2100" w:author="Ron Gal" w:date="2017-03-04T15:42:00Z"/>
        </w:rPr>
      </w:pPr>
    </w:p>
    <w:p w:rsidR="00481634" w:rsidDel="0096291C" w:rsidRDefault="00471D70">
      <w:pPr>
        <w:rPr>
          <w:del w:id="2101" w:author="Ron Gal" w:date="2017-03-04T15:42:00Z"/>
        </w:rPr>
      </w:pPr>
      <w:del w:id="2102" w:author="Ron Gal" w:date="2017-03-04T15:42:00Z">
        <w:r w:rsidDel="0096291C">
          <w:rPr>
            <w:sz w:val="28"/>
            <w:szCs w:val="28"/>
          </w:rPr>
          <w:delText>DTOs.Review Update([FromUri]int id, [FromBody]DTOs.Review Review)</w:delText>
        </w:r>
      </w:del>
    </w:p>
    <w:p w:rsidR="00481634" w:rsidDel="0096291C" w:rsidRDefault="00481634">
      <w:pPr>
        <w:rPr>
          <w:del w:id="2103" w:author="Ron Gal" w:date="2017-03-04T15:42:00Z"/>
        </w:rPr>
      </w:pPr>
    </w:p>
    <w:p w:rsidR="00481634" w:rsidDel="0096291C" w:rsidRDefault="00471D70">
      <w:pPr>
        <w:bidi/>
        <w:rPr>
          <w:del w:id="2104" w:author="Ron Gal" w:date="2017-03-04T15:42:00Z"/>
        </w:rPr>
      </w:pPr>
      <w:del w:id="2105" w:author="Ron Gal" w:date="2017-03-04T15:42:00Z">
        <w:r w:rsidDel="0096291C">
          <w:rPr>
            <w:sz w:val="28"/>
            <w:szCs w:val="28"/>
            <w:rtl/>
          </w:rPr>
          <w:delText xml:space="preserve">מחלקת </w:delText>
        </w:r>
        <w:r w:rsidDel="0096291C">
          <w:rPr>
            <w:sz w:val="28"/>
            <w:szCs w:val="28"/>
          </w:rPr>
          <w:delText>ComplaintsController</w:delText>
        </w:r>
      </w:del>
    </w:p>
    <w:p w:rsidR="00481634" w:rsidDel="0096291C" w:rsidRDefault="00471D70">
      <w:pPr>
        <w:bidi/>
        <w:rPr>
          <w:del w:id="2106" w:author="Ron Gal" w:date="2017-03-04T15:42:00Z"/>
        </w:rPr>
      </w:pPr>
      <w:del w:id="2107" w:author="Ron Gal" w:date="2017-03-04T15:42:00Z">
        <w:r w:rsidDel="0096291C">
          <w:rPr>
            <w:sz w:val="24"/>
            <w:szCs w:val="24"/>
            <w:rtl/>
          </w:rPr>
          <w:delText>הקונטרולר יבצע את כלל הפועלות הקשורות להזנת תלונות לקוחות על לקחות אחרים.  המחלקה תכיל את הפעולות הבאות:</w:delText>
        </w:r>
      </w:del>
    </w:p>
    <w:p w:rsidR="00481634" w:rsidDel="0096291C" w:rsidRDefault="00471D70">
      <w:pPr>
        <w:rPr>
          <w:del w:id="2108" w:author="Ron Gal" w:date="2017-03-04T15:42:00Z"/>
        </w:rPr>
      </w:pPr>
      <w:del w:id="2109" w:author="Ron Gal" w:date="2017-03-04T15:42:00Z">
        <w:r w:rsidDel="0096291C">
          <w:rPr>
            <w:sz w:val="28"/>
            <w:szCs w:val="28"/>
          </w:rPr>
          <w:delText>ComplaintsController(IComplaintsQueryProcessor ComplaintsQueryProcessor);</w:delText>
        </w:r>
      </w:del>
    </w:p>
    <w:p w:rsidR="00481634" w:rsidDel="0096291C" w:rsidRDefault="00481634">
      <w:pPr>
        <w:rPr>
          <w:del w:id="2110" w:author="Ron Gal" w:date="2017-03-04T15:42:00Z"/>
        </w:rPr>
      </w:pPr>
    </w:p>
    <w:p w:rsidR="00481634" w:rsidDel="0096291C" w:rsidRDefault="00471D70">
      <w:pPr>
        <w:rPr>
          <w:del w:id="2111" w:author="Ron Gal" w:date="2017-03-04T15:42:00Z"/>
        </w:rPr>
      </w:pPr>
      <w:del w:id="2112" w:author="Ron Gal" w:date="2017-03-04T15:42:00Z">
        <w:r w:rsidDel="0096291C">
          <w:rPr>
            <w:sz w:val="28"/>
            <w:szCs w:val="28"/>
          </w:rPr>
          <w:delText>List&lt;DTOs.Complaint&gt; Search(int? customerId = null);</w:delText>
        </w:r>
      </w:del>
    </w:p>
    <w:p w:rsidR="00481634" w:rsidDel="0096291C" w:rsidRDefault="00481634">
      <w:pPr>
        <w:rPr>
          <w:del w:id="2113" w:author="Ron Gal" w:date="2017-03-04T15:42:00Z"/>
        </w:rPr>
      </w:pPr>
    </w:p>
    <w:p w:rsidR="00481634" w:rsidDel="0096291C" w:rsidRDefault="00471D70">
      <w:pPr>
        <w:rPr>
          <w:del w:id="2114" w:author="Ron Gal" w:date="2017-03-04T15:42:00Z"/>
        </w:rPr>
      </w:pPr>
      <w:del w:id="2115" w:author="Ron Gal" w:date="2017-03-04T15:42:00Z">
        <w:r w:rsidDel="0096291C">
          <w:rPr>
            <w:sz w:val="28"/>
            <w:szCs w:val="28"/>
          </w:rPr>
          <w:delText>DTOs.Complaint Get(int id);</w:delText>
        </w:r>
      </w:del>
    </w:p>
    <w:p w:rsidR="00481634" w:rsidDel="0096291C" w:rsidRDefault="00481634">
      <w:pPr>
        <w:rPr>
          <w:del w:id="2116" w:author="Ron Gal" w:date="2017-03-04T15:42:00Z"/>
        </w:rPr>
      </w:pPr>
    </w:p>
    <w:p w:rsidR="00481634" w:rsidDel="0096291C" w:rsidRDefault="00471D70">
      <w:pPr>
        <w:rPr>
          <w:del w:id="2117" w:author="Ron Gal" w:date="2017-03-04T15:42:00Z"/>
        </w:rPr>
      </w:pPr>
      <w:del w:id="2118" w:author="Ron Gal" w:date="2017-03-04T15:42:00Z">
        <w:r w:rsidDel="0096291C">
          <w:rPr>
            <w:sz w:val="28"/>
            <w:szCs w:val="28"/>
          </w:rPr>
          <w:delText>DTOs.Complaint Save([FromBody]DTOs.Complaint complaint);</w:delText>
        </w:r>
      </w:del>
    </w:p>
    <w:p w:rsidR="00481634" w:rsidDel="0096291C" w:rsidRDefault="00481634">
      <w:pPr>
        <w:bidi/>
        <w:rPr>
          <w:del w:id="2119" w:author="Ron Gal" w:date="2017-03-04T15:42:00Z"/>
        </w:rPr>
      </w:pPr>
    </w:p>
    <w:p w:rsidR="00481634" w:rsidDel="0096291C" w:rsidRDefault="00471D70">
      <w:pPr>
        <w:bidi/>
        <w:rPr>
          <w:del w:id="2120" w:author="Ron Gal" w:date="2017-03-04T15:42:00Z"/>
        </w:rPr>
      </w:pPr>
      <w:del w:id="2121" w:author="Ron Gal" w:date="2017-03-04T15:42:00Z">
        <w:r w:rsidDel="0096291C">
          <w:rPr>
            <w:b/>
            <w:color w:val="FFFFFF"/>
            <w:sz w:val="28"/>
            <w:szCs w:val="28"/>
          </w:rPr>
          <w:delText>sd</w:delText>
        </w:r>
        <w:r w:rsidDel="0096291C">
          <w:rPr>
            <w:sz w:val="28"/>
            <w:szCs w:val="28"/>
            <w:rtl/>
          </w:rPr>
          <w:delText xml:space="preserve">מחלקת </w:delText>
        </w:r>
        <w:r w:rsidDel="0096291C">
          <w:rPr>
            <w:sz w:val="28"/>
            <w:szCs w:val="28"/>
          </w:rPr>
          <w:delText>ParticipantsController</w:delText>
        </w:r>
      </w:del>
    </w:p>
    <w:p w:rsidR="00481634" w:rsidDel="0096291C" w:rsidRDefault="00471D70">
      <w:pPr>
        <w:bidi/>
        <w:rPr>
          <w:del w:id="2122" w:author="Ron Gal" w:date="2017-03-04T15:42:00Z"/>
        </w:rPr>
      </w:pPr>
      <w:del w:id="2123" w:author="Ron Gal" w:date="2017-03-04T15:42:00Z">
        <w:r w:rsidDel="0096291C">
          <w:rPr>
            <w:sz w:val="24"/>
            <w:szCs w:val="24"/>
            <w:rtl/>
          </w:rPr>
          <w:delText>הקונטרולר יבצע פועלות הקשורות להצטרפות של לקוחות להזמנות של לקחות אחרים. המחלקה תכיל את הפעולות הבאות:</w:delText>
        </w:r>
      </w:del>
    </w:p>
    <w:p w:rsidR="00481634" w:rsidDel="0096291C" w:rsidRDefault="00481634">
      <w:pPr>
        <w:bidi/>
        <w:rPr>
          <w:del w:id="2124" w:author="Ron Gal" w:date="2017-03-04T15:42:00Z"/>
        </w:rPr>
      </w:pPr>
    </w:p>
    <w:p w:rsidR="00481634" w:rsidDel="0096291C" w:rsidRDefault="00471D70">
      <w:pPr>
        <w:rPr>
          <w:del w:id="2125" w:author="Ron Gal" w:date="2017-03-04T15:42:00Z"/>
        </w:rPr>
      </w:pPr>
      <w:del w:id="2126" w:author="Ron Gal" w:date="2017-03-04T15:42:00Z">
        <w:r w:rsidDel="0096291C">
          <w:rPr>
            <w:sz w:val="28"/>
            <w:szCs w:val="28"/>
          </w:rPr>
          <w:delText>List&lt;DTOs.Participant&gt; SearchParticipants(int? ownerId, string ownerName, int? orderId, int? invitationStatusId, int? fieldIdl, string fieldName, DateTime? fromDate, DateTime? untilDate);</w:delText>
        </w:r>
      </w:del>
    </w:p>
    <w:p w:rsidR="00481634" w:rsidDel="0096291C" w:rsidRDefault="00481634">
      <w:pPr>
        <w:rPr>
          <w:del w:id="2127" w:author="Ron Gal" w:date="2017-03-04T15:42:00Z"/>
        </w:rPr>
      </w:pPr>
    </w:p>
    <w:p w:rsidR="00481634" w:rsidDel="0096291C" w:rsidRDefault="00471D70">
      <w:pPr>
        <w:rPr>
          <w:del w:id="2128" w:author="Ron Gal" w:date="2017-03-04T15:42:00Z"/>
        </w:rPr>
      </w:pPr>
      <w:del w:id="2129" w:author="Ron Gal" w:date="2017-03-04T15:42:00Z">
        <w:r w:rsidDel="0096291C">
          <w:rPr>
            <w:sz w:val="28"/>
            <w:szCs w:val="28"/>
          </w:rPr>
          <w:delText>DTOs.Participant Get(int id);</w:delText>
        </w:r>
      </w:del>
    </w:p>
    <w:p w:rsidR="00481634" w:rsidDel="0096291C" w:rsidRDefault="00481634">
      <w:pPr>
        <w:rPr>
          <w:del w:id="2130" w:author="Ron Gal" w:date="2017-03-04T15:42:00Z"/>
        </w:rPr>
      </w:pPr>
    </w:p>
    <w:p w:rsidR="00481634" w:rsidDel="0096291C" w:rsidRDefault="00471D70">
      <w:pPr>
        <w:rPr>
          <w:del w:id="2131" w:author="Ron Gal" w:date="2017-03-04T15:42:00Z"/>
        </w:rPr>
      </w:pPr>
      <w:del w:id="2132" w:author="Ron Gal" w:date="2017-03-04T15:42:00Z">
        <w:r w:rsidDel="0096291C">
          <w:rPr>
            <w:sz w:val="28"/>
            <w:szCs w:val="28"/>
          </w:rPr>
          <w:delText>DTOs.Participant Save([FromBody]DTOs.Participant Participant);</w:delText>
        </w:r>
      </w:del>
    </w:p>
    <w:p w:rsidR="00481634" w:rsidDel="0096291C" w:rsidRDefault="00481634">
      <w:pPr>
        <w:rPr>
          <w:del w:id="2133" w:author="Ron Gal" w:date="2017-03-04T15:42:00Z"/>
        </w:rPr>
      </w:pPr>
    </w:p>
    <w:p w:rsidR="00481634" w:rsidDel="0096291C" w:rsidRDefault="00471D70">
      <w:pPr>
        <w:rPr>
          <w:del w:id="2134" w:author="Ron Gal" w:date="2017-03-04T15:42:00Z"/>
        </w:rPr>
      </w:pPr>
      <w:del w:id="2135" w:author="Ron Gal" w:date="2017-03-04T15:42:00Z">
        <w:r w:rsidDel="0096291C">
          <w:rPr>
            <w:sz w:val="28"/>
            <w:szCs w:val="28"/>
          </w:rPr>
          <w:delText>DTOs.Participant Update([FromUri]int id, [FromBody]DTOs.Participant Participant);</w:delText>
        </w:r>
      </w:del>
    </w:p>
    <w:p w:rsidR="00481634" w:rsidDel="0096291C" w:rsidRDefault="00481634">
      <w:pPr>
        <w:rPr>
          <w:del w:id="2136" w:author="Ron Gal" w:date="2017-03-04T15:42:00Z"/>
        </w:rPr>
      </w:pPr>
    </w:p>
    <w:p w:rsidR="00481634" w:rsidDel="0096291C" w:rsidRDefault="00471D70">
      <w:pPr>
        <w:rPr>
          <w:del w:id="2137" w:author="Ron Gal" w:date="2017-03-04T15:42:00Z"/>
        </w:rPr>
      </w:pPr>
      <w:del w:id="2138" w:author="Ron Gal" w:date="2017-03-04T15:42:00Z">
        <w:r w:rsidDel="0096291C">
          <w:rPr>
            <w:sz w:val="28"/>
            <w:szCs w:val="28"/>
          </w:rPr>
          <w:delText>void Delete([FromUri]int id);</w:delText>
        </w:r>
      </w:del>
    </w:p>
    <w:p w:rsidR="00481634" w:rsidDel="0096291C" w:rsidRDefault="00471D70">
      <w:pPr>
        <w:rPr>
          <w:del w:id="2139" w:author="Ron Gal" w:date="2017-03-04T15:42:00Z"/>
        </w:rPr>
      </w:pPr>
      <w:del w:id="2140" w:author="Ron Gal" w:date="2017-03-04T15:42:00Z">
        <w:r w:rsidDel="0096291C">
          <w:br w:type="page"/>
        </w:r>
      </w:del>
    </w:p>
    <w:p w:rsidR="00481634" w:rsidDel="004666B9" w:rsidRDefault="00481634">
      <w:pPr>
        <w:rPr>
          <w:del w:id="2141" w:author="Ron Gal" w:date="2017-03-04T17:51:00Z"/>
        </w:rPr>
      </w:pPr>
    </w:p>
    <w:p w:rsidR="00481634" w:rsidDel="004666B9" w:rsidRDefault="00471D70">
      <w:pPr>
        <w:bidi/>
        <w:rPr>
          <w:del w:id="2142" w:author="Ron Gal" w:date="2017-03-04T17:50:00Z"/>
        </w:rPr>
      </w:pPr>
      <w:del w:id="2143" w:author="Ron Gal" w:date="2017-03-04T17:50:00Z">
        <w:r w:rsidDel="004666B9">
          <w:rPr>
            <w:sz w:val="28"/>
            <w:szCs w:val="28"/>
            <w:rtl/>
          </w:rPr>
          <w:delText>ולידטורים (</w:delText>
        </w:r>
        <w:r w:rsidDel="004666B9">
          <w:rPr>
            <w:sz w:val="28"/>
            <w:szCs w:val="28"/>
          </w:rPr>
          <w:delText>Validators)</w:delText>
        </w:r>
      </w:del>
    </w:p>
    <w:p w:rsidR="00481634" w:rsidDel="004666B9" w:rsidRDefault="00471D70">
      <w:pPr>
        <w:bidi/>
        <w:rPr>
          <w:del w:id="2144" w:author="Ron Gal" w:date="2017-03-04T17:50:00Z"/>
        </w:rPr>
      </w:pPr>
      <w:del w:id="2145" w:author="Ron Gal" w:date="2017-03-04T17:50:00Z">
        <w:r w:rsidDel="004666B9">
          <w:rPr>
            <w:sz w:val="24"/>
            <w:szCs w:val="24"/>
            <w:rtl/>
          </w:rPr>
          <w:delTex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delText>
        </w:r>
        <w:r w:rsidDel="004666B9">
          <w:rPr>
            <w:sz w:val="24"/>
            <w:szCs w:val="24"/>
          </w:rPr>
          <w:delText>Http Status</w:delText>
        </w:r>
        <w:r w:rsidDel="004666B9">
          <w:rPr>
            <w:sz w:val="24"/>
            <w:szCs w:val="24"/>
            <w:rtl/>
          </w:rPr>
          <w:delText xml:space="preserve"> 403 - המייצג בקשה לא תקינה. כל ולידטור יורש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ומממש את ה-</w:delText>
        </w:r>
        <w:r w:rsidDel="004666B9">
          <w:rPr>
            <w:sz w:val="24"/>
            <w:szCs w:val="24"/>
          </w:rPr>
          <w:delText>Template Method</w:delText>
        </w:r>
        <w:r w:rsidDel="004666B9">
          <w:rPr>
            <w:sz w:val="24"/>
            <w:szCs w:val="24"/>
            <w:rtl/>
          </w:rPr>
          <w:delText xml:space="preserve"> בשם </w:delText>
        </w:r>
        <w:r w:rsidDel="004666B9">
          <w:rPr>
            <w:sz w:val="24"/>
            <w:szCs w:val="24"/>
          </w:rPr>
          <w:delText>IsValid</w:delText>
        </w:r>
        <w:r w:rsidDel="004666B9">
          <w:rPr>
            <w:sz w:val="24"/>
            <w:szCs w:val="24"/>
            <w:rtl/>
          </w:rPr>
          <w:delText xml:space="preserve"> - מתודה זו מקבלת את ערך השדה ומחזירה אינדיקציה האם הערך תקין או לא. אינדיקציה זו נשמרת על אובייקט בקשת הלקוח לצורך שימוש בזמן מאוחר יותר.</w:delText>
        </w:r>
      </w:del>
    </w:p>
    <w:p w:rsidR="00481634" w:rsidDel="004666B9" w:rsidRDefault="00481634">
      <w:pPr>
        <w:bidi/>
        <w:rPr>
          <w:del w:id="2146" w:author="Ron Gal" w:date="2017-03-04T17:50:00Z"/>
        </w:rPr>
      </w:pPr>
    </w:p>
    <w:p w:rsidR="00481634" w:rsidDel="004666B9" w:rsidRDefault="00471D70">
      <w:pPr>
        <w:bidi/>
        <w:rPr>
          <w:del w:id="2147" w:author="Ron Gal" w:date="2017-03-04T17:50:00Z"/>
        </w:rPr>
      </w:pPr>
      <w:del w:id="2148" w:author="Ron Gal" w:date="2017-03-04T17:50:00Z">
        <w:r w:rsidDel="004666B9">
          <w:rPr>
            <w:b/>
            <w:sz w:val="24"/>
            <w:szCs w:val="24"/>
            <w:rtl/>
          </w:rPr>
          <w:delText xml:space="preserve">מחלקת </w:delText>
        </w:r>
        <w:r w:rsidDel="004666B9">
          <w:rPr>
            <w:b/>
            <w:sz w:val="24"/>
            <w:szCs w:val="24"/>
          </w:rPr>
          <w:delText>AboveAttribute</w:delText>
        </w:r>
      </w:del>
    </w:p>
    <w:p w:rsidR="00481634" w:rsidDel="004666B9" w:rsidRDefault="00471D70">
      <w:pPr>
        <w:bidi/>
        <w:rPr>
          <w:del w:id="2149" w:author="Ron Gal" w:date="2017-03-04T17:50:00Z"/>
        </w:rPr>
      </w:pPr>
      <w:del w:id="2150"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נומרית גדול מערך מינימאלי מסויים.</w:delText>
        </w:r>
      </w:del>
    </w:p>
    <w:p w:rsidR="00481634" w:rsidDel="004666B9" w:rsidRDefault="00481634">
      <w:pPr>
        <w:bidi/>
        <w:rPr>
          <w:del w:id="2151" w:author="Ron Gal" w:date="2017-03-04T17:50:00Z"/>
        </w:rPr>
      </w:pPr>
    </w:p>
    <w:p w:rsidR="00481634" w:rsidDel="004666B9" w:rsidRDefault="00471D70">
      <w:pPr>
        <w:bidi/>
        <w:rPr>
          <w:del w:id="2152" w:author="Ron Gal" w:date="2017-03-04T17:50:00Z"/>
        </w:rPr>
      </w:pPr>
      <w:del w:id="2153" w:author="Ron Gal" w:date="2017-03-04T17:50:00Z">
        <w:r w:rsidDel="004666B9">
          <w:rPr>
            <w:b/>
            <w:sz w:val="24"/>
            <w:szCs w:val="24"/>
            <w:rtl/>
          </w:rPr>
          <w:delText xml:space="preserve">מחלקת </w:delText>
        </w:r>
        <w:r w:rsidDel="004666B9">
          <w:rPr>
            <w:b/>
            <w:sz w:val="24"/>
            <w:szCs w:val="24"/>
          </w:rPr>
          <w:delText>ExistsInDBAttribute</w:delText>
        </w:r>
      </w:del>
    </w:p>
    <w:p w:rsidR="00481634" w:rsidDel="004666B9" w:rsidRDefault="00471D70">
      <w:pPr>
        <w:bidi/>
        <w:rPr>
          <w:del w:id="2154" w:author="Ron Gal" w:date="2017-03-04T17:50:00Z"/>
        </w:rPr>
        <w:pPrChange w:id="2155" w:author="Ron Gal" w:date="2017-03-04T16:08:00Z">
          <w:pPr>
            <w:bidi/>
          </w:pPr>
        </w:pPrChange>
      </w:pPr>
      <w:del w:id="2156"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xml:space="preserve">. ולידטור זה משמש לאכיפה שערך תכונה מייצג ישות שקיימת במסד הנתונים. למשל הולידטור משמש לוידוא </w:delText>
        </w:r>
      </w:del>
      <w:del w:id="2157" w:author="Ron Gal" w:date="2017-03-04T15:46:00Z">
        <w:r w:rsidDel="00110E29">
          <w:rPr>
            <w:sz w:val="24"/>
            <w:szCs w:val="24"/>
            <w:rtl/>
          </w:rPr>
          <w:delText xml:space="preserve">שמשתמש </w:delText>
        </w:r>
      </w:del>
      <w:del w:id="2158" w:author="Ron Gal" w:date="2017-03-04T16:08:00Z">
        <w:r w:rsidDel="00F3722B">
          <w:rPr>
            <w:sz w:val="24"/>
            <w:szCs w:val="24"/>
            <w:rtl/>
          </w:rPr>
          <w:delText xml:space="preserve">אכן קיים בעת </w:delText>
        </w:r>
      </w:del>
      <w:del w:id="2159" w:author="Ron Gal" w:date="2017-03-04T15:46:00Z">
        <w:r w:rsidDel="00213013">
          <w:rPr>
            <w:sz w:val="24"/>
            <w:szCs w:val="24"/>
            <w:rtl/>
          </w:rPr>
          <w:delText>הגשת תלונה עליו</w:delText>
        </w:r>
      </w:del>
      <w:del w:id="2160" w:author="Ron Gal" w:date="2017-03-04T16:08:00Z">
        <w:r w:rsidDel="00F3722B">
          <w:rPr>
            <w:sz w:val="24"/>
            <w:szCs w:val="24"/>
            <w:rtl/>
          </w:rPr>
          <w:delText>.</w:delText>
        </w:r>
      </w:del>
    </w:p>
    <w:p w:rsidR="00481634" w:rsidDel="004666B9" w:rsidRDefault="00481634">
      <w:pPr>
        <w:bidi/>
        <w:rPr>
          <w:del w:id="2161" w:author="Ron Gal" w:date="2017-03-04T17:50:00Z"/>
        </w:rPr>
      </w:pPr>
    </w:p>
    <w:p w:rsidR="00481634" w:rsidDel="004666B9" w:rsidRDefault="00471D70">
      <w:pPr>
        <w:bidi/>
        <w:rPr>
          <w:del w:id="2162" w:author="Ron Gal" w:date="2017-03-04T17:50:00Z"/>
        </w:rPr>
      </w:pPr>
      <w:del w:id="2163" w:author="Ron Gal" w:date="2017-03-04T17:50:00Z">
        <w:r w:rsidDel="004666B9">
          <w:rPr>
            <w:b/>
            <w:sz w:val="24"/>
            <w:szCs w:val="24"/>
            <w:rtl/>
          </w:rPr>
          <w:delText xml:space="preserve">מחלקת </w:delText>
        </w:r>
        <w:r w:rsidDel="004666B9">
          <w:rPr>
            <w:b/>
            <w:sz w:val="24"/>
            <w:szCs w:val="24"/>
          </w:rPr>
          <w:delText>IsEnumOfTypeAttribute</w:delText>
        </w:r>
      </w:del>
    </w:p>
    <w:p w:rsidR="00481634" w:rsidDel="004666B9" w:rsidRDefault="00471D70">
      <w:pPr>
        <w:bidi/>
        <w:rPr>
          <w:del w:id="2164" w:author="Ron Gal" w:date="2017-03-04T17:50:00Z"/>
        </w:rPr>
        <w:pPrChange w:id="2165" w:author="Ron Gal" w:date="2017-03-04T15:45:00Z">
          <w:pPr>
            <w:bidi/>
          </w:pPr>
        </w:pPrChange>
      </w:pPr>
      <w:del w:id="2166"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xml:space="preserve">. ולידטור זה משמש לאכיפה שערך תכונה המייצג ערך פענוח שקיים במסד הנתונים. למשל הולידטור משמש לוידוא שהערך </w:delText>
        </w:r>
      </w:del>
      <w:del w:id="2167" w:author="Ron Gal" w:date="2017-03-04T15:45:00Z">
        <w:r w:rsidDel="00817880">
          <w:rPr>
            <w:sz w:val="24"/>
            <w:szCs w:val="24"/>
            <w:rtl/>
          </w:rPr>
          <w:delText xml:space="preserve">'חיפה' </w:delText>
        </w:r>
      </w:del>
      <w:del w:id="2168" w:author="Ron Gal" w:date="2017-03-04T17:50:00Z">
        <w:r w:rsidDel="004666B9">
          <w:rPr>
            <w:sz w:val="24"/>
            <w:szCs w:val="24"/>
            <w:rtl/>
          </w:rPr>
          <w:delText xml:space="preserve">אכן נמצא ברשימת פיענוח </w:delText>
        </w:r>
      </w:del>
      <w:del w:id="2169" w:author="Ron Gal" w:date="2017-03-04T15:45:00Z">
        <w:r w:rsidDel="00817880">
          <w:rPr>
            <w:sz w:val="24"/>
            <w:szCs w:val="24"/>
            <w:rtl/>
          </w:rPr>
          <w:delText xml:space="preserve">האיזורים - </w:delText>
        </w:r>
        <w:r w:rsidDel="00817880">
          <w:rPr>
            <w:sz w:val="24"/>
            <w:szCs w:val="24"/>
          </w:rPr>
          <w:delText>RegionDecode</w:delText>
        </w:r>
        <w:r w:rsidDel="00817880">
          <w:rPr>
            <w:sz w:val="24"/>
            <w:szCs w:val="24"/>
            <w:rtl/>
          </w:rPr>
          <w:delText>.</w:delText>
        </w:r>
      </w:del>
    </w:p>
    <w:p w:rsidR="00481634" w:rsidDel="004666B9" w:rsidRDefault="00481634">
      <w:pPr>
        <w:bidi/>
        <w:rPr>
          <w:del w:id="2170" w:author="Ron Gal" w:date="2017-03-04T17:50:00Z"/>
        </w:rPr>
      </w:pPr>
    </w:p>
    <w:p w:rsidR="00481634" w:rsidDel="00EC1DDE" w:rsidRDefault="00471D70">
      <w:pPr>
        <w:bidi/>
        <w:rPr>
          <w:del w:id="2171" w:author="Ron Gal" w:date="2017-03-04T15:53:00Z"/>
        </w:rPr>
      </w:pPr>
      <w:del w:id="2172" w:author="Ron Gal" w:date="2017-03-04T15:53:00Z">
        <w:r w:rsidDel="00EC1DDE">
          <w:rPr>
            <w:b/>
            <w:sz w:val="24"/>
            <w:szCs w:val="24"/>
            <w:rtl/>
          </w:rPr>
          <w:delText xml:space="preserve">מחלקת </w:delText>
        </w:r>
        <w:r w:rsidDel="00EC1DDE">
          <w:rPr>
            <w:b/>
            <w:sz w:val="24"/>
            <w:szCs w:val="24"/>
          </w:rPr>
          <w:delText>ListExistsInDbAttribute</w:delText>
        </w:r>
      </w:del>
    </w:p>
    <w:p w:rsidR="00481634" w:rsidDel="00EC1DDE" w:rsidRDefault="00471D70">
      <w:pPr>
        <w:bidi/>
        <w:rPr>
          <w:del w:id="2173" w:author="Ron Gal" w:date="2017-03-04T15:53:00Z"/>
        </w:rPr>
      </w:pPr>
      <w:del w:id="2174" w:author="Ron Gal" w:date="2017-03-04T15:53:00Z">
        <w:r w:rsidDel="00EC1DDE">
          <w:rPr>
            <w:sz w:val="24"/>
            <w:szCs w:val="24"/>
            <w:rtl/>
          </w:rPr>
          <w:delText xml:space="preserve">מחלקה זו יורשת מהמחלקה </w:delText>
        </w:r>
        <w:r w:rsidDel="00EC1DDE">
          <w:rPr>
            <w:sz w:val="24"/>
            <w:szCs w:val="24"/>
          </w:rPr>
          <w:delText>ValidationAttribute</w:delText>
        </w:r>
        <w:r w:rsidDel="00EC1DDE">
          <w:rPr>
            <w:sz w:val="24"/>
            <w:szCs w:val="24"/>
            <w:rtl/>
          </w:rPr>
          <w:delText xml:space="preserve"> של </w:delText>
        </w:r>
        <w:r w:rsidDel="00EC1DDE">
          <w:rPr>
            <w:sz w:val="24"/>
            <w:szCs w:val="24"/>
          </w:rPr>
          <w:delText>Net</w:delText>
        </w:r>
        <w:r w:rsidDel="00EC1DDE">
          <w:rPr>
            <w:sz w:val="24"/>
            <w:szCs w:val="24"/>
            <w:rtl/>
          </w:rPr>
          <w:delText xml:space="preserve">. ודורסת את המתודה </w:delText>
        </w:r>
        <w:r w:rsidDel="00EC1DDE">
          <w:rPr>
            <w:sz w:val="24"/>
            <w:szCs w:val="24"/>
          </w:rPr>
          <w:delText>IsValid</w:delText>
        </w:r>
        <w:r w:rsidDel="00EC1DDE">
          <w:rPr>
            <w:sz w:val="24"/>
            <w:szCs w:val="24"/>
            <w:rtl/>
          </w:rPr>
          <w:delText xml:space="preserve">. ולידטור זה משמש לאכיפה שערך תכונה מייצג רשימה של ישויות שקיימות במסד הנתונים. </w:delText>
        </w:r>
      </w:del>
    </w:p>
    <w:p w:rsidR="00481634" w:rsidDel="00EC1DDE" w:rsidRDefault="00481634">
      <w:pPr>
        <w:bidi/>
        <w:rPr>
          <w:del w:id="2175" w:author="Ron Gal" w:date="2017-03-04T15:53:00Z"/>
        </w:rPr>
      </w:pPr>
    </w:p>
    <w:p w:rsidR="00481634" w:rsidDel="004666B9" w:rsidRDefault="00471D70">
      <w:pPr>
        <w:bidi/>
        <w:rPr>
          <w:del w:id="2176" w:author="Ron Gal" w:date="2017-03-04T17:50:00Z"/>
        </w:rPr>
      </w:pPr>
      <w:del w:id="2177" w:author="Ron Gal" w:date="2017-03-04T17:50:00Z">
        <w:r w:rsidDel="004666B9">
          <w:rPr>
            <w:b/>
            <w:sz w:val="24"/>
            <w:szCs w:val="24"/>
            <w:rtl/>
          </w:rPr>
          <w:delText xml:space="preserve">מחלקת </w:delText>
        </w:r>
        <w:r w:rsidDel="004666B9">
          <w:rPr>
            <w:b/>
            <w:sz w:val="24"/>
            <w:szCs w:val="24"/>
          </w:rPr>
          <w:delText>NotInFutureAttribute</w:delText>
        </w:r>
      </w:del>
    </w:p>
    <w:p w:rsidR="00481634" w:rsidDel="004666B9" w:rsidRDefault="00471D70">
      <w:pPr>
        <w:bidi/>
        <w:rPr>
          <w:del w:id="2178" w:author="Ron Gal" w:date="2017-03-04T17:50:00Z"/>
        </w:rPr>
      </w:pPr>
      <w:del w:id="2179"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מסוג תאריך אינו בזמן העתיד.</w:delText>
        </w:r>
      </w:del>
    </w:p>
    <w:p w:rsidR="00481634" w:rsidDel="004666B9" w:rsidRDefault="00481634">
      <w:pPr>
        <w:bidi/>
        <w:rPr>
          <w:del w:id="2180" w:author="Ron Gal" w:date="2017-03-04T17:50:00Z"/>
        </w:rPr>
      </w:pPr>
    </w:p>
    <w:p w:rsidR="00481634" w:rsidDel="004666B9" w:rsidRDefault="00471D70">
      <w:pPr>
        <w:bidi/>
        <w:rPr>
          <w:del w:id="2181" w:author="Ron Gal" w:date="2017-03-04T17:50:00Z"/>
        </w:rPr>
      </w:pPr>
      <w:del w:id="2182" w:author="Ron Gal" w:date="2017-03-04T17:50:00Z">
        <w:r w:rsidDel="004666B9">
          <w:rPr>
            <w:b/>
            <w:sz w:val="24"/>
            <w:szCs w:val="24"/>
            <w:rtl/>
          </w:rPr>
          <w:delText xml:space="preserve">מחלקת </w:delText>
        </w:r>
        <w:r w:rsidDel="004666B9">
          <w:rPr>
            <w:b/>
            <w:sz w:val="24"/>
            <w:szCs w:val="24"/>
          </w:rPr>
          <w:delText>NotInPastAttribute</w:delText>
        </w:r>
      </w:del>
    </w:p>
    <w:p w:rsidR="00481634" w:rsidDel="004666B9" w:rsidRDefault="00471D70">
      <w:pPr>
        <w:bidi/>
        <w:rPr>
          <w:del w:id="2183" w:author="Ron Gal" w:date="2017-03-04T17:50:00Z"/>
        </w:rPr>
      </w:pPr>
      <w:del w:id="2184" w:author="Ron Gal" w:date="2017-03-04T17:50:00Z">
        <w:r w:rsidDel="004666B9">
          <w:rPr>
            <w:sz w:val="24"/>
            <w:szCs w:val="24"/>
            <w:rtl/>
          </w:rPr>
          <w:delText xml:space="preserve">מחלקה זו יורשת מהמחלקה </w:delText>
        </w:r>
        <w:r w:rsidDel="004666B9">
          <w:rPr>
            <w:sz w:val="24"/>
            <w:szCs w:val="24"/>
          </w:rPr>
          <w:delText>ValidationAttribute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ודורסת את המתודה </w:delText>
        </w:r>
        <w:r w:rsidDel="004666B9">
          <w:rPr>
            <w:sz w:val="24"/>
            <w:szCs w:val="24"/>
          </w:rPr>
          <w:delText>IsValid</w:delText>
        </w:r>
        <w:r w:rsidDel="004666B9">
          <w:rPr>
            <w:sz w:val="24"/>
            <w:szCs w:val="24"/>
            <w:rtl/>
          </w:rPr>
          <w:delText>. ולידטור זה משמש לאכיפה שערך תכונה מסוג תאריך אינו בזמן העבר.</w:delText>
        </w:r>
      </w:del>
    </w:p>
    <w:p w:rsidR="00481634" w:rsidDel="004666B9" w:rsidRDefault="00481634">
      <w:pPr>
        <w:bidi/>
        <w:rPr>
          <w:del w:id="2185" w:author="Ron Gal" w:date="2017-03-04T17:51:00Z"/>
        </w:rPr>
      </w:pPr>
    </w:p>
    <w:p w:rsidR="00481634" w:rsidDel="004666B9" w:rsidRDefault="00481634">
      <w:pPr>
        <w:bidi/>
        <w:rPr>
          <w:del w:id="2186" w:author="Ron Gal" w:date="2017-03-04T17:51:00Z"/>
        </w:rPr>
      </w:pPr>
    </w:p>
    <w:p w:rsidR="00481634" w:rsidDel="004666B9" w:rsidRDefault="00471D70">
      <w:pPr>
        <w:rPr>
          <w:del w:id="2187" w:author="Ron Gal" w:date="2017-03-04T17:51:00Z"/>
        </w:rPr>
      </w:pPr>
      <w:del w:id="2188" w:author="Ron Gal" w:date="2017-03-04T17:51:00Z">
        <w:r w:rsidDel="004666B9">
          <w:br w:type="page"/>
        </w:r>
      </w:del>
    </w:p>
    <w:p w:rsidR="00481634" w:rsidDel="004666B9" w:rsidRDefault="00481634">
      <w:pPr>
        <w:bidi/>
        <w:rPr>
          <w:del w:id="2189" w:author="Ron Gal" w:date="2017-03-04T17:51:00Z"/>
        </w:rPr>
      </w:pPr>
    </w:p>
    <w:p w:rsidR="00481634" w:rsidDel="004666B9" w:rsidRDefault="00471D70">
      <w:pPr>
        <w:bidi/>
        <w:rPr>
          <w:del w:id="2190" w:author="Ron Gal" w:date="2017-03-04T17:51:00Z"/>
        </w:rPr>
      </w:pPr>
      <w:del w:id="2191" w:author="Ron Gal" w:date="2017-03-04T17:51:00Z">
        <w:r w:rsidDel="004666B9">
          <w:rPr>
            <w:sz w:val="28"/>
            <w:szCs w:val="28"/>
            <w:rtl/>
          </w:rPr>
          <w:delText>פילטרים (</w:delText>
        </w:r>
        <w:r w:rsidDel="004666B9">
          <w:rPr>
            <w:sz w:val="28"/>
            <w:szCs w:val="28"/>
          </w:rPr>
          <w:delText>Filters)</w:delText>
        </w:r>
      </w:del>
    </w:p>
    <w:p w:rsidR="00481634" w:rsidDel="004666B9" w:rsidRDefault="00471D70">
      <w:pPr>
        <w:bidi/>
        <w:rPr>
          <w:del w:id="2192" w:author="Ron Gal" w:date="2017-03-04T17:51:00Z"/>
        </w:rPr>
      </w:pPr>
      <w:del w:id="2193" w:author="Ron Gal" w:date="2017-03-04T17:51:00Z">
        <w:r w:rsidDel="004666B9">
          <w:rPr>
            <w:sz w:val="24"/>
            <w:szCs w:val="24"/>
            <w:rtl/>
          </w:rPr>
          <w:delTex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delText>
        </w:r>
        <w:r w:rsidDel="004666B9">
          <w:rPr>
            <w:sz w:val="24"/>
            <w:szCs w:val="24"/>
          </w:rPr>
          <w:delText>ActionFilterAttribute</w:delText>
        </w:r>
        <w:r w:rsidDel="004666B9">
          <w:rPr>
            <w:sz w:val="24"/>
            <w:szCs w:val="24"/>
            <w:rtl/>
          </w:rPr>
          <w:delText xml:space="preserve"> של </w:delText>
        </w:r>
        <w:r w:rsidDel="004666B9">
          <w:rPr>
            <w:sz w:val="24"/>
            <w:szCs w:val="24"/>
          </w:rPr>
          <w:delText>Net</w:delText>
        </w:r>
        <w:r w:rsidDel="004666B9">
          <w:rPr>
            <w:sz w:val="24"/>
            <w:szCs w:val="24"/>
            <w:rtl/>
          </w:rPr>
          <w:delText xml:space="preserve">. ויכול לממש שתי </w:delText>
        </w:r>
        <w:r w:rsidDel="004666B9">
          <w:rPr>
            <w:sz w:val="24"/>
            <w:szCs w:val="24"/>
          </w:rPr>
          <w:delText>Template Methods</w:delText>
        </w:r>
        <w:r w:rsidDel="004666B9">
          <w:rPr>
            <w:sz w:val="24"/>
            <w:szCs w:val="24"/>
            <w:rtl/>
          </w:rPr>
          <w:delText>:</w:delText>
        </w:r>
      </w:del>
    </w:p>
    <w:p w:rsidR="00481634" w:rsidDel="004666B9" w:rsidRDefault="00471D70">
      <w:pPr>
        <w:numPr>
          <w:ilvl w:val="0"/>
          <w:numId w:val="14"/>
        </w:numPr>
        <w:bidi/>
        <w:ind w:hanging="360"/>
        <w:contextualSpacing/>
        <w:rPr>
          <w:del w:id="2194" w:author="Ron Gal" w:date="2017-03-04T17:51:00Z"/>
          <w:sz w:val="24"/>
          <w:szCs w:val="24"/>
        </w:rPr>
      </w:pPr>
      <w:del w:id="2195" w:author="Ron Gal" w:date="2017-03-04T17:51:00Z">
        <w:r w:rsidDel="004666B9">
          <w:rPr>
            <w:sz w:val="24"/>
            <w:szCs w:val="24"/>
            <w:rtl/>
          </w:rPr>
          <w:delText xml:space="preserve">המתודה </w:delText>
        </w:r>
        <w:r w:rsidDel="004666B9">
          <w:rPr>
            <w:sz w:val="24"/>
            <w:szCs w:val="24"/>
          </w:rPr>
          <w:delText>OnActionExecuting</w:delText>
        </w:r>
        <w:r w:rsidDel="004666B9">
          <w:rPr>
            <w:sz w:val="24"/>
            <w:szCs w:val="24"/>
            <w:rtl/>
          </w:rPr>
          <w:delText xml:space="preserve"> - קוד אשר יתבצע לפני הפעולה בקונטרולר הרלוונטי.</w:delText>
        </w:r>
      </w:del>
    </w:p>
    <w:p w:rsidR="00481634" w:rsidDel="004666B9" w:rsidRDefault="00471D70">
      <w:pPr>
        <w:numPr>
          <w:ilvl w:val="0"/>
          <w:numId w:val="14"/>
        </w:numPr>
        <w:bidi/>
        <w:ind w:hanging="360"/>
        <w:contextualSpacing/>
        <w:rPr>
          <w:del w:id="2196" w:author="Ron Gal" w:date="2017-03-04T17:51:00Z"/>
          <w:sz w:val="24"/>
          <w:szCs w:val="24"/>
        </w:rPr>
      </w:pPr>
      <w:del w:id="2197" w:author="Ron Gal" w:date="2017-03-04T17:51:00Z">
        <w:r w:rsidDel="004666B9">
          <w:rPr>
            <w:sz w:val="24"/>
            <w:szCs w:val="24"/>
            <w:rtl/>
          </w:rPr>
          <w:delText xml:space="preserve">המתודה </w:delText>
        </w:r>
        <w:r w:rsidDel="004666B9">
          <w:rPr>
            <w:sz w:val="24"/>
            <w:szCs w:val="24"/>
          </w:rPr>
          <w:delText>OnActionExecuted</w:delText>
        </w:r>
        <w:r w:rsidDel="004666B9">
          <w:rPr>
            <w:sz w:val="24"/>
            <w:szCs w:val="24"/>
            <w:rtl/>
          </w:rPr>
          <w:delText xml:space="preserve"> - קוד אשר יתבצע לאחר הפעולה בקונטורלר הרלוונטי.</w:delText>
        </w:r>
      </w:del>
    </w:p>
    <w:p w:rsidR="00481634" w:rsidDel="004666B9" w:rsidRDefault="00481634">
      <w:pPr>
        <w:bidi/>
        <w:rPr>
          <w:del w:id="2198" w:author="Ron Gal" w:date="2017-03-04T17:51:00Z"/>
        </w:rPr>
      </w:pPr>
    </w:p>
    <w:p w:rsidR="00481634" w:rsidDel="004666B9" w:rsidRDefault="00471D70">
      <w:pPr>
        <w:bidi/>
        <w:rPr>
          <w:del w:id="2199" w:author="Ron Gal" w:date="2017-03-04T17:51:00Z"/>
        </w:rPr>
      </w:pPr>
      <w:del w:id="2200" w:author="Ron Gal" w:date="2017-03-04T17:51:00Z">
        <w:r w:rsidDel="004666B9">
          <w:rPr>
            <w:b/>
            <w:sz w:val="24"/>
            <w:szCs w:val="24"/>
            <w:rtl/>
          </w:rPr>
          <w:delText xml:space="preserve">מחלקת </w:delText>
        </w:r>
        <w:r w:rsidDel="004666B9">
          <w:rPr>
            <w:b/>
            <w:sz w:val="24"/>
            <w:szCs w:val="24"/>
          </w:rPr>
          <w:delText>GlobalAuthorizationFilter</w:delText>
        </w:r>
      </w:del>
    </w:p>
    <w:p w:rsidR="00481634" w:rsidDel="004666B9" w:rsidRDefault="00471D70">
      <w:pPr>
        <w:bidi/>
        <w:rPr>
          <w:del w:id="2201" w:author="Ron Gal" w:date="2017-03-04T17:51:00Z"/>
        </w:rPr>
        <w:pPrChange w:id="2202" w:author="Ron Gal" w:date="2017-03-04T16:09:00Z">
          <w:pPr>
            <w:bidi/>
          </w:pPr>
        </w:pPrChange>
      </w:pPr>
      <w:del w:id="2203" w:author="Ron Gal" w:date="2017-03-04T17:51:00Z">
        <w:r w:rsidDel="004666B9">
          <w:rPr>
            <w:sz w:val="24"/>
            <w:szCs w:val="24"/>
            <w:rtl/>
          </w:rPr>
          <w:delText>פילטר זה מופעל לפני כל בקשה לשרת ומקבל את פרטי המשתמש (שם וסיסמה), ומאמתת אותם מול מסד הנתונים. אם הנתונים אומתו בהצלחה ישמרו הרשאות המשתמש (</w:delText>
        </w:r>
      </w:del>
      <w:del w:id="2204" w:author="Ron Gal" w:date="2017-03-04T16:09:00Z">
        <w:r w:rsidDel="00694F4E">
          <w:rPr>
            <w:sz w:val="24"/>
            <w:szCs w:val="24"/>
            <w:rtl/>
          </w:rPr>
          <w:delText>משתמש, עובד, מנהל</w:delText>
        </w:r>
      </w:del>
      <w:del w:id="2205" w:author="Ron Gal" w:date="2017-03-04T17:51:00Z">
        <w:r w:rsidDel="004666B9">
          <w:rPr>
            <w:sz w:val="24"/>
            <w:szCs w:val="24"/>
            <w:rtl/>
          </w:rPr>
          <w:delText xml:space="preserve">) על הבקשה לצורך וידוא ההרשאות בקונטרולר. אם אימות הנתונים נכשל, תוחזר תשובת שגיאה עם </w:delText>
        </w:r>
        <w:r w:rsidDel="004666B9">
          <w:rPr>
            <w:sz w:val="24"/>
            <w:szCs w:val="24"/>
          </w:rPr>
          <w:delText>Http Status</w:delText>
        </w:r>
        <w:r w:rsidDel="004666B9">
          <w:rPr>
            <w:sz w:val="24"/>
            <w:szCs w:val="24"/>
            <w:rtl/>
          </w:rPr>
          <w:delText xml:space="preserve"> 401 - המייצג שגיאת הרשאות.</w:delText>
        </w:r>
      </w:del>
    </w:p>
    <w:p w:rsidR="00481634" w:rsidDel="004666B9" w:rsidRDefault="00481634">
      <w:pPr>
        <w:bidi/>
        <w:rPr>
          <w:del w:id="2206" w:author="Ron Gal" w:date="2017-03-04T17:51:00Z"/>
        </w:rPr>
      </w:pPr>
    </w:p>
    <w:p w:rsidR="00481634" w:rsidDel="004666B9" w:rsidRDefault="00471D70">
      <w:pPr>
        <w:bidi/>
        <w:rPr>
          <w:del w:id="2207" w:author="Ron Gal" w:date="2017-03-04T17:51:00Z"/>
        </w:rPr>
      </w:pPr>
      <w:del w:id="2208" w:author="Ron Gal" w:date="2017-03-04T17:51:00Z">
        <w:r w:rsidDel="004666B9">
          <w:rPr>
            <w:b/>
            <w:sz w:val="24"/>
            <w:szCs w:val="24"/>
            <w:rtl/>
          </w:rPr>
          <w:delText xml:space="preserve">מחלקת </w:delText>
        </w:r>
        <w:r w:rsidDel="004666B9">
          <w:rPr>
            <w:b/>
            <w:sz w:val="24"/>
            <w:szCs w:val="24"/>
          </w:rPr>
          <w:delText>ValidateModelAttribute</w:delText>
        </w:r>
      </w:del>
    </w:p>
    <w:p w:rsidR="00481634" w:rsidDel="004666B9" w:rsidRDefault="00471D70">
      <w:pPr>
        <w:bidi/>
        <w:rPr>
          <w:del w:id="2209" w:author="Ron Gal" w:date="2017-03-04T17:51:00Z"/>
        </w:rPr>
        <w:pPrChange w:id="2210" w:author="Ron Gal" w:date="2017-03-04T16:10:00Z">
          <w:pPr>
            <w:bidi/>
          </w:pPr>
        </w:pPrChange>
      </w:pPr>
      <w:del w:id="2211" w:author="Ron Gal" w:date="2017-03-04T17:51:00Z">
        <w:r w:rsidDel="004666B9">
          <w:rPr>
            <w:sz w:val="24"/>
            <w:szCs w:val="24"/>
            <w:rtl/>
          </w:rPr>
          <w:delText xml:space="preserve">פילטר זה מופעל לפני כל בקשה לשרת ומוודא אם לפחות אחד מהולידטורים מצא נתונים לא תקין בבקשה. אם נמצאו נתונים לא תקינים תוחזר תשובה שגיאה עם </w:delText>
        </w:r>
        <w:r w:rsidDel="004666B9">
          <w:rPr>
            <w:sz w:val="24"/>
            <w:szCs w:val="24"/>
          </w:rPr>
          <w:delText>Http Status</w:delText>
        </w:r>
        <w:r w:rsidDel="004666B9">
          <w:rPr>
            <w:sz w:val="24"/>
            <w:szCs w:val="24"/>
            <w:rtl/>
          </w:rPr>
          <w:delText xml:space="preserve"> </w:delText>
        </w:r>
      </w:del>
      <w:del w:id="2212" w:author="Ron Gal" w:date="2017-03-04T16:10:00Z">
        <w:r w:rsidDel="007E4D19">
          <w:rPr>
            <w:sz w:val="24"/>
            <w:szCs w:val="24"/>
            <w:rtl/>
          </w:rPr>
          <w:delText xml:space="preserve">403 </w:delText>
        </w:r>
      </w:del>
      <w:del w:id="2213" w:author="Ron Gal" w:date="2017-03-04T17:51:00Z">
        <w:r w:rsidDel="004666B9">
          <w:rPr>
            <w:sz w:val="24"/>
            <w:szCs w:val="24"/>
            <w:rtl/>
          </w:rPr>
          <w:delText>- המייצג בקשה לא תקינה.</w:delText>
        </w:r>
      </w:del>
    </w:p>
    <w:p w:rsidR="00481634" w:rsidDel="004666B9" w:rsidRDefault="00481634">
      <w:pPr>
        <w:bidi/>
        <w:rPr>
          <w:del w:id="2214" w:author="Ron Gal" w:date="2017-03-04T17:51:00Z"/>
        </w:rPr>
      </w:pPr>
    </w:p>
    <w:p w:rsidR="00481634" w:rsidDel="004666B9" w:rsidRDefault="00471D70">
      <w:pPr>
        <w:bidi/>
        <w:rPr>
          <w:del w:id="2215" w:author="Ron Gal" w:date="2017-03-04T17:51:00Z"/>
        </w:rPr>
      </w:pPr>
      <w:del w:id="2216" w:author="Ron Gal" w:date="2017-03-04T17:51:00Z">
        <w:r w:rsidDel="004666B9">
          <w:rPr>
            <w:b/>
            <w:sz w:val="24"/>
            <w:szCs w:val="24"/>
            <w:rtl/>
          </w:rPr>
          <w:delText xml:space="preserve">מחלקת </w:delText>
        </w:r>
        <w:r w:rsidDel="004666B9">
          <w:rPr>
            <w:b/>
            <w:sz w:val="24"/>
            <w:szCs w:val="24"/>
          </w:rPr>
          <w:delText>TransactionFilterAttribute</w:delText>
        </w:r>
      </w:del>
    </w:p>
    <w:p w:rsidR="00481634" w:rsidDel="004666B9" w:rsidRDefault="00471D70">
      <w:pPr>
        <w:bidi/>
        <w:rPr>
          <w:del w:id="2217" w:author="Ron Gal" w:date="2017-03-04T17:51:00Z"/>
        </w:rPr>
      </w:pPr>
      <w:del w:id="2218" w:author="Ron Gal" w:date="2017-03-04T17:51:00Z">
        <w:r w:rsidDel="004666B9">
          <w:rPr>
            <w:sz w:val="24"/>
            <w:szCs w:val="24"/>
            <w:rtl/>
          </w:rPr>
          <w:delText xml:space="preserve">פילטר זה מופעל לפני כל בקשה לשרת ואחראי על יצירת </w:delText>
        </w:r>
        <w:r w:rsidDel="004666B9">
          <w:rPr>
            <w:sz w:val="24"/>
            <w:szCs w:val="24"/>
          </w:rPr>
          <w:delText>Session</w:delText>
        </w:r>
        <w:r w:rsidDel="004666B9">
          <w:rPr>
            <w:sz w:val="24"/>
            <w:szCs w:val="24"/>
            <w:rtl/>
          </w:rPr>
          <w:delText xml:space="preserve"> של </w:delText>
        </w:r>
        <w:r w:rsidDel="004666B9">
          <w:rPr>
            <w:sz w:val="24"/>
            <w:szCs w:val="24"/>
          </w:rPr>
          <w:delText>Nhibernate</w:delText>
        </w:r>
        <w:r w:rsidDel="004666B9">
          <w:rPr>
            <w:sz w:val="24"/>
            <w:szCs w:val="24"/>
            <w:rtl/>
          </w:rPr>
          <w:delText>. בנוסף, פילטר זה מופעל לאחר סיום כל בקשה בשרת ואחראי על שמירת הנתונים במסד הנתונים במידה והבקשה הסתיימה בהצלחה (</w:delText>
        </w:r>
        <w:r w:rsidDel="004666B9">
          <w:rPr>
            <w:sz w:val="24"/>
            <w:szCs w:val="24"/>
          </w:rPr>
          <w:delText>Commit</w:delText>
        </w:r>
        <w:r w:rsidDel="004666B9">
          <w:rPr>
            <w:sz w:val="24"/>
            <w:szCs w:val="24"/>
            <w:rtl/>
          </w:rPr>
          <w:delText>) או גלגול הנתונים לאחור במידה ואירעה שגיאה (</w:delText>
        </w:r>
        <w:r w:rsidDel="004666B9">
          <w:rPr>
            <w:sz w:val="24"/>
            <w:szCs w:val="24"/>
          </w:rPr>
          <w:delText>Rollback</w:delText>
        </w:r>
        <w:r w:rsidDel="004666B9">
          <w:rPr>
            <w:sz w:val="24"/>
            <w:szCs w:val="24"/>
            <w:rtl/>
          </w:rPr>
          <w:delText>).</w:delText>
        </w:r>
      </w:del>
    </w:p>
    <w:p w:rsidR="00481634" w:rsidDel="004666B9" w:rsidRDefault="00481634">
      <w:pPr>
        <w:bidi/>
        <w:rPr>
          <w:del w:id="2219" w:author="Ron Gal" w:date="2017-03-04T17:51:00Z"/>
        </w:rPr>
      </w:pPr>
    </w:p>
    <w:p w:rsidR="00481634" w:rsidDel="004666B9" w:rsidRDefault="00481634">
      <w:pPr>
        <w:bidi/>
        <w:rPr>
          <w:del w:id="2220" w:author="Ron Gal" w:date="2017-03-04T17:51:00Z"/>
        </w:rPr>
      </w:pPr>
    </w:p>
    <w:p w:rsidR="00481634" w:rsidRDefault="00471D70">
      <w:del w:id="2221" w:author="Ron Gal" w:date="2017-03-04T17:51:00Z">
        <w:r w:rsidDel="004666B9">
          <w:br w:type="page"/>
        </w:r>
      </w:del>
    </w:p>
    <w:p w:rsidR="00A11CF2" w:rsidRDefault="00A11CF2">
      <w:pPr>
        <w:rPr>
          <w:ins w:id="2222" w:author="Ron Gal" w:date="2017-03-04T17:57:00Z"/>
          <w:rtl/>
        </w:rPr>
      </w:pPr>
      <w:ins w:id="2223" w:author="Ron Gal" w:date="2017-03-04T17:57:00Z">
        <w:r>
          <w:rPr>
            <w:rtl/>
          </w:rPr>
          <w:br w:type="page"/>
        </w:r>
      </w:ins>
    </w:p>
    <w:p w:rsidR="00481634" w:rsidRDefault="00481634">
      <w:pPr>
        <w:bidi/>
      </w:pPr>
    </w:p>
    <w:p w:rsidR="00FA676B" w:rsidRDefault="00FA676B">
      <w:pPr>
        <w:pStyle w:val="Heading1"/>
        <w:bidi/>
        <w:rPr>
          <w:ins w:id="2224" w:author="Ron Gal" w:date="2017-03-04T17:48:00Z"/>
        </w:rPr>
        <w:pPrChange w:id="2225" w:author="Ron Gal" w:date="2017-03-05T23:21:00Z">
          <w:pPr>
            <w:bidi/>
          </w:pPr>
        </w:pPrChange>
      </w:pPr>
      <w:bookmarkStart w:id="2226" w:name="_Toc476684178"/>
      <w:ins w:id="2227" w:author="Ron Gal" w:date="2017-03-04T17:48:00Z">
        <w:r>
          <w:rPr>
            <w:rtl/>
          </w:rPr>
          <w:t xml:space="preserve">פרוייקט </w:t>
        </w:r>
        <w:r>
          <w:rPr>
            <w:rFonts w:hint="cs"/>
            <w:rtl/>
          </w:rPr>
          <w:t>האובייקטים ללקוח</w:t>
        </w:r>
        <w:r>
          <w:rPr>
            <w:rtl/>
          </w:rPr>
          <w:t xml:space="preserve"> (</w:t>
        </w:r>
        <w:r>
          <w:rPr>
            <w:rFonts w:hint="cs"/>
          </w:rPr>
          <w:t>DTO</w:t>
        </w:r>
        <w:r>
          <w:rPr>
            <w:rtl/>
          </w:rPr>
          <w:t>)</w:t>
        </w:r>
        <w:bookmarkEnd w:id="2226"/>
      </w:ins>
    </w:p>
    <w:p w:rsidR="00481634" w:rsidDel="00FA676B" w:rsidRDefault="00FA676B">
      <w:pPr>
        <w:bidi/>
        <w:rPr>
          <w:del w:id="2228" w:author="Ron Gal" w:date="2017-03-04T17:48:00Z"/>
        </w:rPr>
        <w:pPrChange w:id="2229" w:author="Ron Gal" w:date="2017-03-04T17:48:00Z">
          <w:pPr>
            <w:bidi/>
          </w:pPr>
        </w:pPrChange>
      </w:pPr>
      <w:ins w:id="2230" w:author="Ron Gal" w:date="2017-03-04T17:48:00Z">
        <w:r>
          <w:rPr>
            <w:rFonts w:hint="cs"/>
            <w:sz w:val="28"/>
            <w:szCs w:val="28"/>
            <w:rtl/>
          </w:rPr>
          <w:t xml:space="preserve">פרויקט זה מכיל </w:t>
        </w:r>
      </w:ins>
      <w:del w:id="2231" w:author="Ron Gal" w:date="2017-03-04T17:48:00Z">
        <w:r w:rsidR="00471D70" w:rsidDel="00FA676B">
          <w:rPr>
            <w:sz w:val="28"/>
            <w:szCs w:val="28"/>
            <w:rtl/>
          </w:rPr>
          <w:delText>מחלקות מעבר (</w:delText>
        </w:r>
        <w:r w:rsidR="00471D70" w:rsidDel="00FA676B">
          <w:rPr>
            <w:sz w:val="28"/>
            <w:szCs w:val="28"/>
          </w:rPr>
          <w:delText>Dtos)</w:delText>
        </w:r>
      </w:del>
    </w:p>
    <w:p w:rsidR="00481634" w:rsidRDefault="00471D70">
      <w:pPr>
        <w:bidi/>
        <w:pPrChange w:id="2232" w:author="Ron Gal" w:date="2017-03-04T17:48:00Z">
          <w:pPr>
            <w:bidi/>
          </w:pPr>
        </w:pPrChange>
      </w:pPr>
      <w:r>
        <w:rPr>
          <w:sz w:val="24"/>
          <w:szCs w:val="24"/>
          <w:rtl/>
        </w:rPr>
        <w:t xml:space="preserve">קבוצת מחלקות </w:t>
      </w:r>
      <w:ins w:id="2233" w:author="Ron Gal" w:date="2017-03-04T17:48:00Z">
        <w:r w:rsidR="00FA676B">
          <w:rPr>
            <w:rFonts w:hint="cs"/>
            <w:sz w:val="24"/>
            <w:szCs w:val="24"/>
            <w:rtl/>
          </w:rPr>
          <w:t xml:space="preserve">אשר </w:t>
        </w:r>
      </w:ins>
      <w:del w:id="2234" w:author="Ron Gal" w:date="2017-03-04T17:48:00Z">
        <w:r w:rsidDel="00FA676B">
          <w:rPr>
            <w:sz w:val="24"/>
            <w:szCs w:val="24"/>
            <w:rtl/>
          </w:rPr>
          <w:delText xml:space="preserve">זו </w:delText>
        </w:r>
      </w:del>
      <w:r>
        <w:rPr>
          <w:sz w:val="24"/>
          <w:szCs w:val="24"/>
          <w:rtl/>
        </w:rPr>
        <w:t>מהווה ייצוג של הישויות אשר נשלחות מהלקוח לשכבת השירותים ובחזרה. אובייקטי המעבר נועדו לצורך יצירת הבדל ברור בין ישויות מערכת ויצוגן עבור הלקוח. להפרדה זו מספר יתרונות:</w:t>
      </w:r>
    </w:p>
    <w:p w:rsidR="00481634" w:rsidRDefault="00471D70">
      <w:pPr>
        <w:numPr>
          <w:ilvl w:val="0"/>
          <w:numId w:val="11"/>
        </w:numPr>
        <w:bidi/>
        <w:ind w:hanging="360"/>
        <w:contextualSpacing/>
        <w:rPr>
          <w:sz w:val="24"/>
          <w:szCs w:val="24"/>
        </w:rPr>
      </w:pPr>
      <w:r>
        <w:rPr>
          <w:sz w:val="24"/>
          <w:szCs w:val="24"/>
          <w:rtl/>
        </w:rPr>
        <w:t>מניעת שליחת נתונים זדוניים לשרת (</w:t>
      </w:r>
      <w:r>
        <w:rPr>
          <w:sz w:val="24"/>
          <w:szCs w:val="24"/>
        </w:rPr>
        <w:t>Over posting</w:t>
      </w:r>
      <w:r>
        <w:rPr>
          <w:sz w:val="24"/>
          <w:szCs w:val="24"/>
          <w:rtl/>
        </w:rPr>
        <w:t xml:space="preserve">). בעיה זו מתעוררת למשל, כאשר יש צורך לחשוף שירות המאפשר עדכון ישות מסויימת. אם חתימת הפונקציה תכיל את הישות עצמה הממופה למסד הנתונים, משתמש זדוני יוכל לשלוח לעדכן מאפיין שאינו אמור לעדכן ובכך לפגום במידע אחר במסד הנתונים. כאשר מוגדר </w:t>
      </w:r>
      <w:r>
        <w:rPr>
          <w:sz w:val="24"/>
          <w:szCs w:val="24"/>
        </w:rPr>
        <w:t>Dto</w:t>
      </w:r>
      <w:r>
        <w:rPr>
          <w:sz w:val="24"/>
          <w:szCs w:val="24"/>
          <w:rtl/>
        </w:rPr>
        <w:t xml:space="preserve"> שדותיו הם שדות אשר אמורים להישלח באופן מפורש מהלקוח אל השרת ולהיפך.</w:t>
      </w:r>
    </w:p>
    <w:p w:rsidR="00481634" w:rsidRDefault="00471D70">
      <w:pPr>
        <w:numPr>
          <w:ilvl w:val="0"/>
          <w:numId w:val="11"/>
        </w:numPr>
        <w:bidi/>
        <w:ind w:hanging="360"/>
        <w:contextualSpacing/>
        <w:rPr>
          <w:sz w:val="24"/>
          <w:szCs w:val="24"/>
        </w:rPr>
      </w:pPr>
      <w:r>
        <w:rPr>
          <w:sz w:val="24"/>
          <w:szCs w:val="24"/>
          <w:rtl/>
        </w:rPr>
        <w:t xml:space="preserve">הקטנת תעבורת הרשת. המידע אשר מוחזר ללקוח ינורמל וייצג באופן מדוייק את השדות הרלוונטים לתצוגה בלבד. </w:t>
      </w:r>
    </w:p>
    <w:p w:rsidR="00481634" w:rsidRDefault="00481634">
      <w:pPr>
        <w:bidi/>
      </w:pPr>
    </w:p>
    <w:p w:rsidR="00F52774" w:rsidRDefault="00F52774">
      <w:pPr>
        <w:pStyle w:val="Heading2"/>
        <w:bidi/>
        <w:rPr>
          <w:ins w:id="2235" w:author="Ron Gal" w:date="2017-03-05T23:22:00Z"/>
          <w:rtl/>
        </w:rPr>
        <w:pPrChange w:id="2236" w:author="Ron Gal" w:date="2017-03-05T23:22:00Z">
          <w:pPr>
            <w:bidi/>
          </w:pPr>
        </w:pPrChange>
      </w:pPr>
      <w:bookmarkStart w:id="2237" w:name="_Toc476684179"/>
      <w:ins w:id="2238" w:author="Ron Gal" w:date="2017-03-05T23:22:00Z">
        <w:r>
          <w:rPr>
            <w:rFonts w:hint="cs"/>
            <w:rtl/>
          </w:rPr>
          <w:t xml:space="preserve">מחלקות </w:t>
        </w:r>
        <w:r>
          <w:rPr>
            <w:rFonts w:hint="cs"/>
          </w:rPr>
          <w:t>DTO</w:t>
        </w:r>
        <w:r>
          <w:t>s</w:t>
        </w:r>
        <w:bookmarkEnd w:id="2237"/>
      </w:ins>
    </w:p>
    <w:p w:rsidR="00481634" w:rsidRDefault="00471D70">
      <w:pPr>
        <w:bidi/>
        <w:pPrChange w:id="2239" w:author="Ron Gal" w:date="2017-03-05T23:22:00Z">
          <w:pPr>
            <w:bidi/>
          </w:pPr>
        </w:pPrChange>
      </w:pPr>
      <w:r>
        <w:rPr>
          <w:sz w:val="24"/>
          <w:szCs w:val="24"/>
          <w:rtl/>
        </w:rPr>
        <w:t xml:space="preserve">כל מחלקה בקבוצה זו אחראית על הגדרת תקינות כל מאפייניה בעזרת ולידטורים. מעל כל מאפיין יופיעו הולידטורים המגדירים את תקינות המידע, כך למשל מחרוזת המייצגת סיסמה חייבת להיות בעלת שמונה תווים לפחות כאשר כל תו הינו מספר או אות באנגלית. יש לציין שהולידטורים הרלוונטים מופעלים באופן אוטומטי בעת הגעת כל בקשה לשרת כחלק מהתשתית של </w:t>
      </w:r>
      <w:r>
        <w:rPr>
          <w:sz w:val="24"/>
          <w:szCs w:val="24"/>
        </w:rPr>
        <w:t>Web API</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מחלקה מופשטת זו מהווה בסיס לכל מחלקות המעבר האחרות, פרט למחלקות המייצגות דוחות אשר אינן מבוססות על ישות ממסד הנתונים. למחלקה זו שני משתני טיפוס גנריים המגדירים את סוג מחלקת המעבר וסוג הישות ה-</w:t>
      </w:r>
      <w:r>
        <w:rPr>
          <w:sz w:val="24"/>
          <w:szCs w:val="24"/>
        </w:rPr>
        <w:t>Domain</w:t>
      </w:r>
      <w:r>
        <w:rPr>
          <w:sz w:val="24"/>
          <w:szCs w:val="24"/>
          <w:rtl/>
        </w:rPr>
        <w:t xml:space="preserve"> שמחלקת המעבר מקושרת אליה. במחלקה זו מוגדר המזהה אשר יוכל בכל </w:t>
      </w:r>
      <w:r>
        <w:rPr>
          <w:sz w:val="24"/>
          <w:szCs w:val="24"/>
        </w:rPr>
        <w:t>Dto</w:t>
      </w:r>
      <w:r>
        <w:rPr>
          <w:sz w:val="24"/>
          <w:szCs w:val="24"/>
          <w:rtl/>
        </w:rPr>
        <w:t xml:space="preserve"> המייצג ישות במערכת. בנוסף, מוגדרת חתימה מופשטת של פונקציה מסוג </w:t>
      </w:r>
      <w:r>
        <w:rPr>
          <w:sz w:val="24"/>
          <w:szCs w:val="24"/>
        </w:rPr>
        <w:t>Factory Method</w:t>
      </w:r>
      <w:r>
        <w:rPr>
          <w:sz w:val="24"/>
          <w:szCs w:val="24"/>
          <w:rtl/>
        </w:rPr>
        <w:t xml:space="preserve"> לצורך אתחול כל שדות האובייקט לפי שדות הישות מסד הנתונים המתאימה. המחלקה בעלת התכונות הבאות: </w:t>
      </w:r>
    </w:p>
    <w:p w:rsidR="00481634" w:rsidRDefault="00481634"/>
    <w:p w:rsidR="00481634" w:rsidRDefault="00471D70">
      <w:r>
        <w:rPr>
          <w:sz w:val="24"/>
          <w:szCs w:val="24"/>
        </w:rPr>
        <w:t>public int Id { get; set; }</w:t>
      </w:r>
    </w:p>
    <w:p w:rsidR="00481634" w:rsidRDefault="00481634"/>
    <w:p w:rsidR="00481634" w:rsidRDefault="00471D70">
      <w:r>
        <w:rPr>
          <w:sz w:val="24"/>
          <w:szCs w:val="24"/>
        </w:rPr>
        <w:t>public abstract TDTO Initialize(TDomain domain);</w:t>
      </w:r>
    </w:p>
    <w:p w:rsidR="00481634" w:rsidRDefault="00481634">
      <w:pPr>
        <w:bidi/>
      </w:pPr>
    </w:p>
    <w:p w:rsidR="00EA16CA" w:rsidRPr="00EA16CA" w:rsidRDefault="00EA16CA" w:rsidP="00EA16CA">
      <w:pPr>
        <w:bidi/>
        <w:rPr>
          <w:ins w:id="2240" w:author="Ron Gal" w:date="2017-03-04T18:29:00Z"/>
          <w:b/>
          <w:sz w:val="24"/>
          <w:szCs w:val="24"/>
        </w:rPr>
      </w:pPr>
      <w:ins w:id="2241" w:author="Ron Gal" w:date="2017-03-04T18:29:00Z">
        <w:r w:rsidRPr="00EA16CA">
          <w:rPr>
            <w:b/>
            <w:sz w:val="24"/>
            <w:szCs w:val="24"/>
            <w:rtl/>
          </w:rPr>
          <w:t xml:space="preserve">מחלקת </w:t>
        </w:r>
        <w:r w:rsidRPr="00EA16CA">
          <w:rPr>
            <w:b/>
            <w:sz w:val="24"/>
            <w:szCs w:val="24"/>
          </w:rPr>
          <w:t>Address</w:t>
        </w:r>
      </w:ins>
    </w:p>
    <w:p w:rsidR="00EA16CA" w:rsidRPr="00EA16CA" w:rsidRDefault="00EA16CA" w:rsidP="00EA16CA">
      <w:pPr>
        <w:bidi/>
        <w:rPr>
          <w:ins w:id="2242" w:author="Ron Gal" w:date="2017-03-04T18:29:00Z"/>
          <w:b/>
          <w:sz w:val="24"/>
          <w:szCs w:val="24"/>
        </w:rPr>
      </w:pPr>
      <w:ins w:id="2243"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כתובת.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244" w:author="Ron Gal" w:date="2017-03-04T18:29:00Z"/>
          <w:b/>
          <w:sz w:val="24"/>
          <w:szCs w:val="24"/>
        </w:rPr>
      </w:pPr>
    </w:p>
    <w:p w:rsidR="00EA16CA" w:rsidRPr="00EA16CA" w:rsidRDefault="00EA16CA">
      <w:pPr>
        <w:rPr>
          <w:ins w:id="2245" w:author="Ron Gal" w:date="2017-03-04T18:29:00Z"/>
          <w:sz w:val="24"/>
          <w:szCs w:val="24"/>
          <w:rPrChange w:id="2246" w:author="Ron Gal" w:date="2017-03-04T18:29:00Z">
            <w:rPr>
              <w:ins w:id="2247" w:author="Ron Gal" w:date="2017-03-04T18:29:00Z"/>
              <w:b/>
              <w:sz w:val="24"/>
              <w:szCs w:val="24"/>
            </w:rPr>
          </w:rPrChange>
        </w:rPr>
        <w:pPrChange w:id="2248" w:author="Ron Gal" w:date="2017-03-04T18:29:00Z">
          <w:pPr>
            <w:bidi/>
          </w:pPr>
        </w:pPrChange>
      </w:pPr>
      <w:ins w:id="2249" w:author="Ron Gal" w:date="2017-03-04T18:29:00Z">
        <w:r w:rsidRPr="00EA16CA">
          <w:rPr>
            <w:sz w:val="24"/>
            <w:szCs w:val="24"/>
            <w:rPrChange w:id="2250" w:author="Ron Gal" w:date="2017-03-04T18:29:00Z">
              <w:rPr>
                <w:b/>
                <w:sz w:val="24"/>
                <w:szCs w:val="24"/>
              </w:rPr>
            </w:rPrChange>
          </w:rPr>
          <w:t>public string Country { get; set; }</w:t>
        </w:r>
      </w:ins>
    </w:p>
    <w:p w:rsidR="00EA16CA" w:rsidRPr="00EA16CA" w:rsidRDefault="00EA16CA">
      <w:pPr>
        <w:rPr>
          <w:ins w:id="2251" w:author="Ron Gal" w:date="2017-03-04T18:29:00Z"/>
          <w:sz w:val="24"/>
          <w:szCs w:val="24"/>
          <w:rPrChange w:id="2252" w:author="Ron Gal" w:date="2017-03-04T18:29:00Z">
            <w:rPr>
              <w:ins w:id="2253" w:author="Ron Gal" w:date="2017-03-04T18:29:00Z"/>
              <w:b/>
              <w:sz w:val="24"/>
              <w:szCs w:val="24"/>
            </w:rPr>
          </w:rPrChange>
        </w:rPr>
        <w:pPrChange w:id="2254" w:author="Ron Gal" w:date="2017-03-04T18:29:00Z">
          <w:pPr>
            <w:bidi/>
          </w:pPr>
        </w:pPrChange>
      </w:pPr>
      <w:ins w:id="2255" w:author="Ron Gal" w:date="2017-03-04T18:29:00Z">
        <w:r w:rsidRPr="00EA16CA">
          <w:rPr>
            <w:sz w:val="24"/>
            <w:szCs w:val="24"/>
            <w:rPrChange w:id="2256" w:author="Ron Gal" w:date="2017-03-04T18:29:00Z">
              <w:rPr>
                <w:b/>
                <w:sz w:val="24"/>
                <w:szCs w:val="24"/>
              </w:rPr>
            </w:rPrChange>
          </w:rPr>
          <w:t>public string City { get; set; }</w:t>
        </w:r>
      </w:ins>
    </w:p>
    <w:p w:rsidR="00EA16CA" w:rsidRPr="00EA16CA" w:rsidRDefault="00EA16CA">
      <w:pPr>
        <w:rPr>
          <w:ins w:id="2257" w:author="Ron Gal" w:date="2017-03-04T18:29:00Z"/>
          <w:sz w:val="24"/>
          <w:szCs w:val="24"/>
          <w:rPrChange w:id="2258" w:author="Ron Gal" w:date="2017-03-04T18:29:00Z">
            <w:rPr>
              <w:ins w:id="2259" w:author="Ron Gal" w:date="2017-03-04T18:29:00Z"/>
              <w:b/>
              <w:sz w:val="24"/>
              <w:szCs w:val="24"/>
            </w:rPr>
          </w:rPrChange>
        </w:rPr>
        <w:pPrChange w:id="2260" w:author="Ron Gal" w:date="2017-03-04T18:29:00Z">
          <w:pPr>
            <w:bidi/>
          </w:pPr>
        </w:pPrChange>
      </w:pPr>
      <w:ins w:id="2261" w:author="Ron Gal" w:date="2017-03-04T18:29:00Z">
        <w:r w:rsidRPr="00EA16CA">
          <w:rPr>
            <w:sz w:val="24"/>
            <w:szCs w:val="24"/>
            <w:rPrChange w:id="2262" w:author="Ron Gal" w:date="2017-03-04T18:29:00Z">
              <w:rPr>
                <w:b/>
                <w:sz w:val="24"/>
                <w:szCs w:val="24"/>
              </w:rPr>
            </w:rPrChange>
          </w:rPr>
          <w:lastRenderedPageBreak/>
          <w:t>public string StreetName { get; set; }</w:t>
        </w:r>
      </w:ins>
    </w:p>
    <w:p w:rsidR="00EA16CA" w:rsidRPr="00EA16CA" w:rsidRDefault="00EA16CA">
      <w:pPr>
        <w:rPr>
          <w:ins w:id="2263" w:author="Ron Gal" w:date="2017-03-04T18:29:00Z"/>
          <w:sz w:val="24"/>
          <w:szCs w:val="24"/>
          <w:rPrChange w:id="2264" w:author="Ron Gal" w:date="2017-03-04T18:29:00Z">
            <w:rPr>
              <w:ins w:id="2265" w:author="Ron Gal" w:date="2017-03-04T18:29:00Z"/>
              <w:b/>
              <w:sz w:val="24"/>
              <w:szCs w:val="24"/>
            </w:rPr>
          </w:rPrChange>
        </w:rPr>
        <w:pPrChange w:id="2266" w:author="Ron Gal" w:date="2017-03-04T18:29:00Z">
          <w:pPr>
            <w:bidi/>
          </w:pPr>
        </w:pPrChange>
      </w:pPr>
      <w:ins w:id="2267" w:author="Ron Gal" w:date="2017-03-04T18:29:00Z">
        <w:r w:rsidRPr="00EA16CA">
          <w:rPr>
            <w:sz w:val="24"/>
            <w:szCs w:val="24"/>
            <w:rPrChange w:id="2268" w:author="Ron Gal" w:date="2017-03-04T18:29:00Z">
              <w:rPr>
                <w:b/>
                <w:sz w:val="24"/>
                <w:szCs w:val="24"/>
              </w:rPr>
            </w:rPrChange>
          </w:rPr>
          <w:t>public int StreetNumber { get; set; }</w:t>
        </w:r>
      </w:ins>
    </w:p>
    <w:p w:rsidR="00EA16CA" w:rsidRPr="00EA16CA" w:rsidRDefault="00EA16CA" w:rsidP="00EA16CA">
      <w:pPr>
        <w:bidi/>
        <w:rPr>
          <w:ins w:id="2269" w:author="Ron Gal" w:date="2017-03-04T18:29:00Z"/>
          <w:b/>
          <w:sz w:val="24"/>
          <w:szCs w:val="24"/>
        </w:rPr>
      </w:pPr>
      <w:ins w:id="2270" w:author="Ron Gal" w:date="2017-03-04T18:29:00Z">
        <w:r w:rsidRPr="00EA16CA">
          <w:rPr>
            <w:b/>
            <w:sz w:val="24"/>
            <w:szCs w:val="24"/>
            <w:rtl/>
          </w:rPr>
          <w:t xml:space="preserve">מחלקת </w:t>
        </w:r>
        <w:r w:rsidRPr="00EA16CA">
          <w:rPr>
            <w:b/>
            <w:sz w:val="24"/>
            <w:szCs w:val="24"/>
          </w:rPr>
          <w:t>Animal</w:t>
        </w:r>
      </w:ins>
    </w:p>
    <w:p w:rsidR="00EA16CA" w:rsidRPr="00EA16CA" w:rsidRDefault="00EA16CA" w:rsidP="00EA16CA">
      <w:pPr>
        <w:bidi/>
        <w:rPr>
          <w:ins w:id="2271" w:author="Ron Gal" w:date="2017-03-04T18:29:00Z"/>
          <w:b/>
          <w:sz w:val="24"/>
          <w:szCs w:val="24"/>
        </w:rPr>
      </w:pPr>
      <w:ins w:id="2272"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2273" w:author="Ron Gal" w:date="2017-03-04T18:29:00Z"/>
          <w:sz w:val="24"/>
          <w:szCs w:val="24"/>
          <w:rPrChange w:id="2274" w:author="Ron Gal" w:date="2017-03-04T18:29:00Z">
            <w:rPr>
              <w:ins w:id="2275" w:author="Ron Gal" w:date="2017-03-04T18:29:00Z"/>
              <w:b/>
              <w:sz w:val="24"/>
              <w:szCs w:val="24"/>
            </w:rPr>
          </w:rPrChange>
        </w:rPr>
        <w:pPrChange w:id="2276" w:author="Ron Gal" w:date="2017-03-04T18:29:00Z">
          <w:pPr>
            <w:bidi/>
          </w:pPr>
        </w:pPrChange>
      </w:pPr>
    </w:p>
    <w:p w:rsidR="00EA16CA" w:rsidRPr="00EA16CA" w:rsidRDefault="00EA16CA">
      <w:pPr>
        <w:rPr>
          <w:ins w:id="2277" w:author="Ron Gal" w:date="2017-03-04T18:29:00Z"/>
          <w:sz w:val="24"/>
          <w:szCs w:val="24"/>
          <w:rPrChange w:id="2278" w:author="Ron Gal" w:date="2017-03-04T18:29:00Z">
            <w:rPr>
              <w:ins w:id="2279" w:author="Ron Gal" w:date="2017-03-04T18:29:00Z"/>
              <w:b/>
              <w:sz w:val="24"/>
              <w:szCs w:val="24"/>
            </w:rPr>
          </w:rPrChange>
        </w:rPr>
        <w:pPrChange w:id="2280" w:author="Ron Gal" w:date="2017-03-04T18:29:00Z">
          <w:pPr>
            <w:bidi/>
          </w:pPr>
        </w:pPrChange>
      </w:pPr>
      <w:ins w:id="2281" w:author="Ron Gal" w:date="2017-03-04T18:29:00Z">
        <w:r w:rsidRPr="00EA16CA">
          <w:rPr>
            <w:sz w:val="24"/>
            <w:szCs w:val="24"/>
            <w:rPrChange w:id="2282" w:author="Ron Gal" w:date="2017-03-04T18:29:00Z">
              <w:rPr>
                <w:b/>
                <w:sz w:val="24"/>
                <w:szCs w:val="24"/>
              </w:rPr>
            </w:rPrChange>
          </w:rPr>
          <w:t>public string Name { get; set; }</w:t>
        </w:r>
      </w:ins>
    </w:p>
    <w:p w:rsidR="00EA16CA" w:rsidRPr="00EA16CA" w:rsidRDefault="00EA16CA">
      <w:pPr>
        <w:rPr>
          <w:ins w:id="2283" w:author="Ron Gal" w:date="2017-03-04T18:29:00Z"/>
          <w:sz w:val="24"/>
          <w:szCs w:val="24"/>
          <w:rPrChange w:id="2284" w:author="Ron Gal" w:date="2017-03-04T18:29:00Z">
            <w:rPr>
              <w:ins w:id="2285" w:author="Ron Gal" w:date="2017-03-04T18:29:00Z"/>
              <w:b/>
              <w:sz w:val="24"/>
              <w:szCs w:val="24"/>
            </w:rPr>
          </w:rPrChange>
        </w:rPr>
        <w:pPrChange w:id="2286" w:author="Ron Gal" w:date="2017-03-04T18:29:00Z">
          <w:pPr>
            <w:bidi/>
          </w:pPr>
        </w:pPrChange>
      </w:pPr>
      <w:ins w:id="2287" w:author="Ron Gal" w:date="2017-03-04T18:29:00Z">
        <w:r w:rsidRPr="00EA16CA">
          <w:rPr>
            <w:sz w:val="24"/>
            <w:szCs w:val="24"/>
            <w:rPrChange w:id="2288" w:author="Ron Gal" w:date="2017-03-04T18:29:00Z">
              <w:rPr>
                <w:b/>
                <w:sz w:val="24"/>
                <w:szCs w:val="24"/>
              </w:rPr>
            </w:rPrChange>
          </w:rPr>
          <w:t>public string OwnerName { get; set; }</w:t>
        </w:r>
      </w:ins>
    </w:p>
    <w:p w:rsidR="00EA16CA" w:rsidRPr="00EA16CA" w:rsidRDefault="00EA16CA">
      <w:pPr>
        <w:rPr>
          <w:ins w:id="2289" w:author="Ron Gal" w:date="2017-03-04T18:29:00Z"/>
          <w:sz w:val="24"/>
          <w:szCs w:val="24"/>
          <w:rPrChange w:id="2290" w:author="Ron Gal" w:date="2017-03-04T18:29:00Z">
            <w:rPr>
              <w:ins w:id="2291" w:author="Ron Gal" w:date="2017-03-04T18:29:00Z"/>
              <w:b/>
              <w:sz w:val="24"/>
              <w:szCs w:val="24"/>
            </w:rPr>
          </w:rPrChange>
        </w:rPr>
        <w:pPrChange w:id="2292" w:author="Ron Gal" w:date="2017-03-04T18:29:00Z">
          <w:pPr>
            <w:bidi/>
          </w:pPr>
        </w:pPrChange>
      </w:pPr>
      <w:ins w:id="2293" w:author="Ron Gal" w:date="2017-03-04T18:29:00Z">
        <w:r w:rsidRPr="00EA16CA">
          <w:rPr>
            <w:sz w:val="24"/>
            <w:szCs w:val="24"/>
            <w:rPrChange w:id="2294" w:author="Ron Gal" w:date="2017-03-04T18:29:00Z">
              <w:rPr>
                <w:b/>
                <w:sz w:val="24"/>
                <w:szCs w:val="24"/>
              </w:rPr>
            </w:rPrChange>
          </w:rPr>
          <w:t>public string DoctorName { get; set; }</w:t>
        </w:r>
      </w:ins>
    </w:p>
    <w:p w:rsidR="00EA16CA" w:rsidRPr="00EA16CA" w:rsidRDefault="00EA16CA">
      <w:pPr>
        <w:rPr>
          <w:ins w:id="2295" w:author="Ron Gal" w:date="2017-03-04T18:29:00Z"/>
          <w:sz w:val="24"/>
          <w:szCs w:val="24"/>
          <w:rPrChange w:id="2296" w:author="Ron Gal" w:date="2017-03-04T18:29:00Z">
            <w:rPr>
              <w:ins w:id="2297" w:author="Ron Gal" w:date="2017-03-04T18:29:00Z"/>
              <w:b/>
              <w:sz w:val="24"/>
              <w:szCs w:val="24"/>
            </w:rPr>
          </w:rPrChange>
        </w:rPr>
        <w:pPrChange w:id="2298" w:author="Ron Gal" w:date="2017-03-04T18:29:00Z">
          <w:pPr>
            <w:bidi/>
          </w:pPr>
        </w:pPrChange>
      </w:pPr>
      <w:ins w:id="2299" w:author="Ron Gal" w:date="2017-03-04T18:29:00Z">
        <w:r w:rsidRPr="00EA16CA">
          <w:rPr>
            <w:sz w:val="24"/>
            <w:szCs w:val="24"/>
            <w:rPrChange w:id="2300" w:author="Ron Gal" w:date="2017-03-04T18:29:00Z">
              <w:rPr>
                <w:b/>
                <w:sz w:val="24"/>
                <w:szCs w:val="24"/>
              </w:rPr>
            </w:rPrChange>
          </w:rPr>
          <w:t>public int Type { get; set; }</w:t>
        </w:r>
      </w:ins>
    </w:p>
    <w:p w:rsidR="00EA16CA" w:rsidRPr="00EA16CA" w:rsidRDefault="00EA16CA">
      <w:pPr>
        <w:rPr>
          <w:ins w:id="2301" w:author="Ron Gal" w:date="2017-03-04T18:29:00Z"/>
          <w:sz w:val="24"/>
          <w:szCs w:val="24"/>
          <w:rPrChange w:id="2302" w:author="Ron Gal" w:date="2017-03-04T18:29:00Z">
            <w:rPr>
              <w:ins w:id="2303" w:author="Ron Gal" w:date="2017-03-04T18:29:00Z"/>
              <w:b/>
              <w:sz w:val="24"/>
              <w:szCs w:val="24"/>
            </w:rPr>
          </w:rPrChange>
        </w:rPr>
        <w:pPrChange w:id="2304" w:author="Ron Gal" w:date="2017-03-04T18:29:00Z">
          <w:pPr>
            <w:bidi/>
          </w:pPr>
        </w:pPrChange>
      </w:pPr>
      <w:ins w:id="2305" w:author="Ron Gal" w:date="2017-03-04T18:29:00Z">
        <w:r w:rsidRPr="00EA16CA">
          <w:rPr>
            <w:sz w:val="24"/>
            <w:szCs w:val="24"/>
            <w:rPrChange w:id="2306" w:author="Ron Gal" w:date="2017-03-04T18:29:00Z">
              <w:rPr>
                <w:b/>
                <w:sz w:val="24"/>
                <w:szCs w:val="24"/>
              </w:rPr>
            </w:rPrChange>
          </w:rPr>
          <w:t>public DateTime DateOfBirth { get; set; }</w:t>
        </w:r>
      </w:ins>
    </w:p>
    <w:p w:rsidR="00EA16CA" w:rsidRPr="00EA16CA" w:rsidRDefault="00EA16CA">
      <w:pPr>
        <w:rPr>
          <w:ins w:id="2307" w:author="Ron Gal" w:date="2017-03-04T18:29:00Z"/>
          <w:sz w:val="24"/>
          <w:szCs w:val="24"/>
          <w:rPrChange w:id="2308" w:author="Ron Gal" w:date="2017-03-04T18:29:00Z">
            <w:rPr>
              <w:ins w:id="2309" w:author="Ron Gal" w:date="2017-03-04T18:29:00Z"/>
              <w:b/>
              <w:sz w:val="24"/>
              <w:szCs w:val="24"/>
            </w:rPr>
          </w:rPrChange>
        </w:rPr>
        <w:pPrChange w:id="2310" w:author="Ron Gal" w:date="2017-03-04T18:29:00Z">
          <w:pPr>
            <w:bidi/>
          </w:pPr>
        </w:pPrChange>
      </w:pPr>
      <w:ins w:id="2311" w:author="Ron Gal" w:date="2017-03-04T18:29:00Z">
        <w:r w:rsidRPr="00EA16CA">
          <w:rPr>
            <w:sz w:val="24"/>
            <w:szCs w:val="24"/>
            <w:rPrChange w:id="2312" w:author="Ron Gal" w:date="2017-03-04T18:29:00Z">
              <w:rPr>
                <w:b/>
                <w:sz w:val="24"/>
                <w:szCs w:val="24"/>
              </w:rPr>
            </w:rPrChange>
          </w:rPr>
          <w:t>public int Gender { get; set; }</w:t>
        </w:r>
      </w:ins>
    </w:p>
    <w:p w:rsidR="00EA16CA" w:rsidRPr="00EA16CA" w:rsidRDefault="00EA16CA">
      <w:pPr>
        <w:rPr>
          <w:ins w:id="2313" w:author="Ron Gal" w:date="2017-03-04T18:29:00Z"/>
          <w:sz w:val="24"/>
          <w:szCs w:val="24"/>
          <w:rPrChange w:id="2314" w:author="Ron Gal" w:date="2017-03-04T18:29:00Z">
            <w:rPr>
              <w:ins w:id="2315" w:author="Ron Gal" w:date="2017-03-04T18:29:00Z"/>
              <w:b/>
              <w:sz w:val="24"/>
              <w:szCs w:val="24"/>
            </w:rPr>
          </w:rPrChange>
        </w:rPr>
        <w:pPrChange w:id="2316" w:author="Ron Gal" w:date="2017-03-04T18:29:00Z">
          <w:pPr>
            <w:bidi/>
          </w:pPr>
        </w:pPrChange>
      </w:pPr>
      <w:ins w:id="2317" w:author="Ron Gal" w:date="2017-03-04T18:29:00Z">
        <w:r w:rsidRPr="00EA16CA">
          <w:rPr>
            <w:sz w:val="24"/>
            <w:szCs w:val="24"/>
            <w:rPrChange w:id="2318" w:author="Ron Gal" w:date="2017-03-04T18:29:00Z">
              <w:rPr>
                <w:b/>
                <w:sz w:val="24"/>
                <w:szCs w:val="24"/>
              </w:rPr>
            </w:rPrChange>
          </w:rPr>
          <w:t>public DateTime? NextVisit { get; set; }</w:t>
        </w:r>
      </w:ins>
    </w:p>
    <w:p w:rsidR="00EA16CA" w:rsidRPr="00EA16CA" w:rsidRDefault="00EA16CA">
      <w:pPr>
        <w:rPr>
          <w:ins w:id="2319" w:author="Ron Gal" w:date="2017-03-04T18:29:00Z"/>
          <w:sz w:val="24"/>
          <w:szCs w:val="24"/>
          <w:rPrChange w:id="2320" w:author="Ron Gal" w:date="2017-03-04T18:29:00Z">
            <w:rPr>
              <w:ins w:id="2321" w:author="Ron Gal" w:date="2017-03-04T18:29:00Z"/>
              <w:b/>
              <w:sz w:val="24"/>
              <w:szCs w:val="24"/>
            </w:rPr>
          </w:rPrChange>
        </w:rPr>
        <w:pPrChange w:id="2322" w:author="Ron Gal" w:date="2017-03-04T18:29:00Z">
          <w:pPr>
            <w:bidi/>
          </w:pPr>
        </w:pPrChange>
      </w:pPr>
      <w:ins w:id="2323" w:author="Ron Gal" w:date="2017-03-04T18:29:00Z">
        <w:r w:rsidRPr="00EA16CA">
          <w:rPr>
            <w:sz w:val="24"/>
            <w:szCs w:val="24"/>
            <w:rPrChange w:id="2324" w:author="Ron Gal" w:date="2017-03-04T18:29:00Z">
              <w:rPr>
                <w:b/>
                <w:sz w:val="24"/>
                <w:szCs w:val="24"/>
              </w:rPr>
            </w:rPrChange>
          </w:rPr>
          <w:t>public string Notes { get; set; }</w:t>
        </w:r>
      </w:ins>
    </w:p>
    <w:p w:rsidR="00EA16CA" w:rsidRPr="00EA16CA" w:rsidRDefault="00EA16CA">
      <w:pPr>
        <w:rPr>
          <w:ins w:id="2325" w:author="Ron Gal" w:date="2017-03-04T18:29:00Z"/>
          <w:sz w:val="24"/>
          <w:szCs w:val="24"/>
          <w:rPrChange w:id="2326" w:author="Ron Gal" w:date="2017-03-04T18:29:00Z">
            <w:rPr>
              <w:ins w:id="2327" w:author="Ron Gal" w:date="2017-03-04T18:29:00Z"/>
              <w:b/>
              <w:sz w:val="24"/>
              <w:szCs w:val="24"/>
            </w:rPr>
          </w:rPrChange>
        </w:rPr>
        <w:pPrChange w:id="2328" w:author="Ron Gal" w:date="2017-03-04T18:29:00Z">
          <w:pPr>
            <w:bidi/>
          </w:pPr>
        </w:pPrChange>
      </w:pPr>
      <w:ins w:id="2329" w:author="Ron Gal" w:date="2017-03-04T18:29:00Z">
        <w:r w:rsidRPr="00EA16CA">
          <w:rPr>
            <w:sz w:val="24"/>
            <w:szCs w:val="24"/>
            <w:rPrChange w:id="2330" w:author="Ron Gal" w:date="2017-03-04T18:29:00Z">
              <w:rPr>
                <w:b/>
                <w:sz w:val="24"/>
                <w:szCs w:val="24"/>
              </w:rPr>
            </w:rPrChange>
          </w:rPr>
          <w:t>public double Weight { get; set; }</w:t>
        </w:r>
      </w:ins>
    </w:p>
    <w:p w:rsidR="00EA16CA" w:rsidRPr="00EA16CA" w:rsidRDefault="00EA16CA">
      <w:pPr>
        <w:rPr>
          <w:ins w:id="2331" w:author="Ron Gal" w:date="2017-03-04T18:29:00Z"/>
          <w:sz w:val="24"/>
          <w:szCs w:val="24"/>
          <w:rPrChange w:id="2332" w:author="Ron Gal" w:date="2017-03-04T18:29:00Z">
            <w:rPr>
              <w:ins w:id="2333" w:author="Ron Gal" w:date="2017-03-04T18:29:00Z"/>
              <w:b/>
              <w:sz w:val="24"/>
              <w:szCs w:val="24"/>
            </w:rPr>
          </w:rPrChange>
        </w:rPr>
        <w:pPrChange w:id="2334" w:author="Ron Gal" w:date="2017-03-04T18:29:00Z">
          <w:pPr>
            <w:bidi/>
          </w:pPr>
        </w:pPrChange>
      </w:pPr>
      <w:ins w:id="2335" w:author="Ron Gal" w:date="2017-03-04T18:29:00Z">
        <w:r w:rsidRPr="00EA16CA">
          <w:rPr>
            <w:sz w:val="24"/>
            <w:szCs w:val="24"/>
            <w:rPrChange w:id="2336" w:author="Ron Gal" w:date="2017-03-04T18:29:00Z">
              <w:rPr>
                <w:b/>
                <w:sz w:val="24"/>
                <w:szCs w:val="24"/>
              </w:rPr>
            </w:rPrChange>
          </w:rPr>
          <w:t>public string ChipNumber { get; set; }</w:t>
        </w:r>
      </w:ins>
    </w:p>
    <w:p w:rsidR="00EA16CA" w:rsidRPr="00EA16CA" w:rsidRDefault="00EA16CA">
      <w:pPr>
        <w:rPr>
          <w:ins w:id="2337" w:author="Ron Gal" w:date="2017-03-04T18:29:00Z"/>
          <w:sz w:val="24"/>
          <w:szCs w:val="24"/>
          <w:rPrChange w:id="2338" w:author="Ron Gal" w:date="2017-03-04T18:29:00Z">
            <w:rPr>
              <w:ins w:id="2339" w:author="Ron Gal" w:date="2017-03-04T18:29:00Z"/>
              <w:b/>
              <w:sz w:val="24"/>
              <w:szCs w:val="24"/>
            </w:rPr>
          </w:rPrChange>
        </w:rPr>
        <w:pPrChange w:id="2340" w:author="Ron Gal" w:date="2017-03-04T18:29:00Z">
          <w:pPr>
            <w:bidi/>
          </w:pPr>
        </w:pPrChange>
      </w:pPr>
      <w:ins w:id="2341" w:author="Ron Gal" w:date="2017-03-04T18:29:00Z">
        <w:r w:rsidRPr="00EA16CA">
          <w:rPr>
            <w:sz w:val="24"/>
            <w:szCs w:val="24"/>
            <w:rPrChange w:id="2342" w:author="Ron Gal" w:date="2017-03-04T18:29:00Z">
              <w:rPr>
                <w:b/>
                <w:sz w:val="24"/>
                <w:szCs w:val="24"/>
              </w:rPr>
            </w:rPrChange>
          </w:rPr>
          <w:t>public string Color { get; set; }</w:t>
        </w:r>
      </w:ins>
    </w:p>
    <w:p w:rsidR="00EA16CA" w:rsidRPr="00EA16CA" w:rsidRDefault="00EA16CA">
      <w:pPr>
        <w:rPr>
          <w:ins w:id="2343" w:author="Ron Gal" w:date="2017-03-04T18:29:00Z"/>
          <w:sz w:val="24"/>
          <w:szCs w:val="24"/>
          <w:rPrChange w:id="2344" w:author="Ron Gal" w:date="2017-03-04T18:29:00Z">
            <w:rPr>
              <w:ins w:id="2345" w:author="Ron Gal" w:date="2017-03-04T18:29:00Z"/>
              <w:b/>
              <w:sz w:val="24"/>
              <w:szCs w:val="24"/>
            </w:rPr>
          </w:rPrChange>
        </w:rPr>
        <w:pPrChange w:id="2346" w:author="Ron Gal" w:date="2017-03-04T18:29:00Z">
          <w:pPr>
            <w:bidi/>
          </w:pPr>
        </w:pPrChange>
      </w:pPr>
      <w:ins w:id="2347" w:author="Ron Gal" w:date="2017-03-04T18:29:00Z">
        <w:r w:rsidRPr="00EA16CA">
          <w:rPr>
            <w:sz w:val="24"/>
            <w:szCs w:val="24"/>
            <w:rPrChange w:id="2348" w:author="Ron Gal" w:date="2017-03-04T18:29:00Z">
              <w:rPr>
                <w:b/>
                <w:sz w:val="24"/>
                <w:szCs w:val="24"/>
              </w:rPr>
            </w:rPrChange>
          </w:rPr>
          <w:t>public string OwnerPhone { get; set; }</w:t>
        </w:r>
      </w:ins>
    </w:p>
    <w:p w:rsidR="00EA16CA" w:rsidRPr="00EA16CA" w:rsidRDefault="00EA16CA">
      <w:pPr>
        <w:rPr>
          <w:ins w:id="2349" w:author="Ron Gal" w:date="2017-03-04T18:29:00Z"/>
          <w:sz w:val="24"/>
          <w:szCs w:val="24"/>
          <w:rPrChange w:id="2350" w:author="Ron Gal" w:date="2017-03-04T18:29:00Z">
            <w:rPr>
              <w:ins w:id="2351" w:author="Ron Gal" w:date="2017-03-04T18:29:00Z"/>
              <w:b/>
              <w:sz w:val="24"/>
              <w:szCs w:val="24"/>
            </w:rPr>
          </w:rPrChange>
        </w:rPr>
        <w:pPrChange w:id="2352" w:author="Ron Gal" w:date="2017-03-04T18:29:00Z">
          <w:pPr>
            <w:bidi/>
          </w:pPr>
        </w:pPrChange>
      </w:pPr>
      <w:ins w:id="2353" w:author="Ron Gal" w:date="2017-03-04T18:29:00Z">
        <w:r w:rsidRPr="00EA16CA">
          <w:rPr>
            <w:sz w:val="24"/>
            <w:szCs w:val="24"/>
            <w:rPrChange w:id="2354" w:author="Ron Gal" w:date="2017-03-04T18:29:00Z">
              <w:rPr>
                <w:b/>
                <w:sz w:val="24"/>
                <w:szCs w:val="24"/>
              </w:rPr>
            </w:rPrChange>
          </w:rPr>
          <w:t>public IEnumerable&lt;Treatment&gt; Treatments { get; set; }</w:t>
        </w:r>
      </w:ins>
    </w:p>
    <w:p w:rsidR="00EA16CA" w:rsidRPr="00EA16CA" w:rsidRDefault="00EA16CA">
      <w:pPr>
        <w:rPr>
          <w:ins w:id="2355" w:author="Ron Gal" w:date="2017-03-04T18:29:00Z"/>
          <w:sz w:val="24"/>
          <w:szCs w:val="24"/>
          <w:rPrChange w:id="2356" w:author="Ron Gal" w:date="2017-03-04T18:29:00Z">
            <w:rPr>
              <w:ins w:id="2357" w:author="Ron Gal" w:date="2017-03-04T18:29:00Z"/>
              <w:b/>
              <w:sz w:val="24"/>
              <w:szCs w:val="24"/>
            </w:rPr>
          </w:rPrChange>
        </w:rPr>
        <w:pPrChange w:id="2358" w:author="Ron Gal" w:date="2017-03-04T18:29:00Z">
          <w:pPr>
            <w:bidi/>
          </w:pPr>
        </w:pPrChange>
      </w:pPr>
      <w:ins w:id="2359" w:author="Ron Gal" w:date="2017-03-04T18:29:00Z">
        <w:r w:rsidRPr="00EA16CA">
          <w:rPr>
            <w:sz w:val="24"/>
            <w:szCs w:val="24"/>
            <w:rPrChange w:id="2360" w:author="Ron Gal" w:date="2017-03-04T18:29:00Z">
              <w:rPr>
                <w:b/>
                <w:sz w:val="24"/>
                <w:szCs w:val="24"/>
              </w:rPr>
            </w:rPrChange>
          </w:rPr>
          <w:t>public IEnumerable&lt;Vaccine&gt; Vaccines { get; set; }</w:t>
        </w:r>
      </w:ins>
    </w:p>
    <w:p w:rsidR="00EA16CA" w:rsidRPr="00EA16CA" w:rsidRDefault="00EA16CA">
      <w:pPr>
        <w:rPr>
          <w:ins w:id="2361" w:author="Ron Gal" w:date="2017-03-04T18:29:00Z"/>
          <w:sz w:val="24"/>
          <w:szCs w:val="24"/>
          <w:rPrChange w:id="2362" w:author="Ron Gal" w:date="2017-03-04T18:29:00Z">
            <w:rPr>
              <w:ins w:id="2363" w:author="Ron Gal" w:date="2017-03-04T18:29:00Z"/>
              <w:b/>
              <w:sz w:val="24"/>
              <w:szCs w:val="24"/>
            </w:rPr>
          </w:rPrChange>
        </w:rPr>
        <w:pPrChange w:id="2364" w:author="Ron Gal" w:date="2017-03-04T18:29:00Z">
          <w:pPr>
            <w:bidi/>
          </w:pPr>
        </w:pPrChange>
      </w:pPr>
      <w:ins w:id="2365" w:author="Ron Gal" w:date="2017-03-04T18:29:00Z">
        <w:r w:rsidRPr="00EA16CA">
          <w:rPr>
            <w:sz w:val="24"/>
            <w:szCs w:val="24"/>
            <w:rPrChange w:id="2366" w:author="Ron Gal" w:date="2017-03-04T18:29:00Z">
              <w:rPr>
                <w:b/>
                <w:sz w:val="24"/>
                <w:szCs w:val="24"/>
              </w:rPr>
            </w:rPrChange>
          </w:rPr>
          <w:t>public IEnumerable&lt;Medication&gt; Medications { get; set; }</w:t>
        </w:r>
      </w:ins>
    </w:p>
    <w:p w:rsidR="00EA16CA" w:rsidRPr="00EA16CA" w:rsidRDefault="00EA16CA">
      <w:pPr>
        <w:rPr>
          <w:ins w:id="2367" w:author="Ron Gal" w:date="2017-03-04T18:29:00Z"/>
          <w:sz w:val="24"/>
          <w:szCs w:val="24"/>
          <w:rPrChange w:id="2368" w:author="Ron Gal" w:date="2017-03-04T18:29:00Z">
            <w:rPr>
              <w:ins w:id="2369" w:author="Ron Gal" w:date="2017-03-04T18:29:00Z"/>
              <w:b/>
              <w:sz w:val="24"/>
              <w:szCs w:val="24"/>
            </w:rPr>
          </w:rPrChange>
        </w:rPr>
        <w:pPrChange w:id="2370" w:author="Ron Gal" w:date="2017-03-04T18:29:00Z">
          <w:pPr>
            <w:bidi/>
          </w:pPr>
        </w:pPrChange>
      </w:pPr>
      <w:ins w:id="2371" w:author="Ron Gal" w:date="2017-03-04T18:29:00Z">
        <w:r w:rsidRPr="00EA16CA">
          <w:rPr>
            <w:sz w:val="24"/>
            <w:szCs w:val="24"/>
            <w:rPrChange w:id="2372" w:author="Ron Gal" w:date="2017-03-04T18:29:00Z">
              <w:rPr>
                <w:b/>
                <w:sz w:val="24"/>
                <w:szCs w:val="24"/>
              </w:rPr>
            </w:rPrChange>
          </w:rPr>
          <w:t>public IEnumerable&lt;TreatmentReport&gt; TreatmentSummaries { get; set; }</w:t>
        </w:r>
      </w:ins>
    </w:p>
    <w:p w:rsidR="00EA16CA" w:rsidRPr="00EA16CA" w:rsidRDefault="00EA16CA">
      <w:pPr>
        <w:rPr>
          <w:ins w:id="2373" w:author="Ron Gal" w:date="2017-03-04T18:29:00Z"/>
          <w:sz w:val="24"/>
          <w:szCs w:val="24"/>
          <w:rPrChange w:id="2374" w:author="Ron Gal" w:date="2017-03-04T18:29:00Z">
            <w:rPr>
              <w:ins w:id="2375" w:author="Ron Gal" w:date="2017-03-04T18:29:00Z"/>
              <w:b/>
              <w:sz w:val="24"/>
              <w:szCs w:val="24"/>
            </w:rPr>
          </w:rPrChange>
        </w:rPr>
        <w:pPrChange w:id="2376" w:author="Ron Gal" w:date="2017-03-04T18:29:00Z">
          <w:pPr>
            <w:bidi/>
          </w:pPr>
        </w:pPrChange>
      </w:pPr>
      <w:ins w:id="2377" w:author="Ron Gal" w:date="2017-03-04T18:29:00Z">
        <w:r w:rsidRPr="00EA16CA">
          <w:rPr>
            <w:sz w:val="24"/>
            <w:szCs w:val="24"/>
            <w:rPrChange w:id="2378" w:author="Ron Gal" w:date="2017-03-04T18:29:00Z">
              <w:rPr>
                <w:b/>
                <w:sz w:val="24"/>
                <w:szCs w:val="24"/>
              </w:rPr>
            </w:rPrChange>
          </w:rPr>
          <w:t>public IEnumerable&lt;AnimalMeasurements&gt; AnimalMeasurements { get; set; }</w:t>
        </w:r>
      </w:ins>
    </w:p>
    <w:p w:rsidR="00EA16CA" w:rsidRPr="00EA16CA" w:rsidRDefault="00EA16CA" w:rsidP="00EA16CA">
      <w:pPr>
        <w:bidi/>
        <w:rPr>
          <w:ins w:id="2379" w:author="Ron Gal" w:date="2017-03-04T18:29:00Z"/>
          <w:b/>
          <w:sz w:val="24"/>
          <w:szCs w:val="24"/>
        </w:rPr>
      </w:pPr>
    </w:p>
    <w:p w:rsidR="00EA16CA" w:rsidRPr="00EA16CA" w:rsidRDefault="00EA16CA" w:rsidP="00EA16CA">
      <w:pPr>
        <w:bidi/>
        <w:rPr>
          <w:ins w:id="2380" w:author="Ron Gal" w:date="2017-03-04T18:29:00Z"/>
          <w:b/>
          <w:sz w:val="24"/>
          <w:szCs w:val="24"/>
        </w:rPr>
      </w:pPr>
      <w:ins w:id="2381" w:author="Ron Gal" w:date="2017-03-04T18:29:00Z">
        <w:r w:rsidRPr="00EA16CA">
          <w:rPr>
            <w:b/>
            <w:sz w:val="24"/>
            <w:szCs w:val="24"/>
            <w:rtl/>
          </w:rPr>
          <w:t xml:space="preserve">מחלקת </w:t>
        </w:r>
        <w:r w:rsidRPr="00EA16CA">
          <w:rPr>
            <w:b/>
            <w:sz w:val="24"/>
            <w:szCs w:val="24"/>
          </w:rPr>
          <w:t>AnimalMeasurements</w:t>
        </w:r>
      </w:ins>
    </w:p>
    <w:p w:rsidR="00EA16CA" w:rsidRPr="00EA16CA" w:rsidRDefault="00EA16CA" w:rsidP="00EA16CA">
      <w:pPr>
        <w:bidi/>
        <w:rPr>
          <w:ins w:id="2382" w:author="Ron Gal" w:date="2017-03-04T18:29:00Z"/>
          <w:b/>
          <w:sz w:val="24"/>
          <w:szCs w:val="24"/>
        </w:rPr>
      </w:pPr>
      <w:ins w:id="2383"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מדידות של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2384" w:author="Ron Gal" w:date="2017-03-04T18:29:00Z"/>
          <w:sz w:val="24"/>
          <w:szCs w:val="24"/>
          <w:rPrChange w:id="2385" w:author="Ron Gal" w:date="2017-03-04T18:29:00Z">
            <w:rPr>
              <w:ins w:id="2386" w:author="Ron Gal" w:date="2017-03-04T18:29:00Z"/>
              <w:b/>
              <w:sz w:val="24"/>
              <w:szCs w:val="24"/>
            </w:rPr>
          </w:rPrChange>
        </w:rPr>
        <w:pPrChange w:id="2387" w:author="Ron Gal" w:date="2017-03-04T18:29:00Z">
          <w:pPr>
            <w:bidi/>
          </w:pPr>
        </w:pPrChange>
      </w:pPr>
    </w:p>
    <w:p w:rsidR="00EA16CA" w:rsidRPr="00EA16CA" w:rsidRDefault="00EA16CA">
      <w:pPr>
        <w:rPr>
          <w:ins w:id="2388" w:author="Ron Gal" w:date="2017-03-04T18:29:00Z"/>
          <w:sz w:val="24"/>
          <w:szCs w:val="24"/>
          <w:rPrChange w:id="2389" w:author="Ron Gal" w:date="2017-03-04T18:29:00Z">
            <w:rPr>
              <w:ins w:id="2390" w:author="Ron Gal" w:date="2017-03-04T18:29:00Z"/>
              <w:b/>
              <w:sz w:val="24"/>
              <w:szCs w:val="24"/>
            </w:rPr>
          </w:rPrChange>
        </w:rPr>
        <w:pPrChange w:id="2391" w:author="Ron Gal" w:date="2017-03-04T18:29:00Z">
          <w:pPr>
            <w:bidi/>
          </w:pPr>
        </w:pPrChange>
      </w:pPr>
      <w:ins w:id="2392" w:author="Ron Gal" w:date="2017-03-04T18:29:00Z">
        <w:r w:rsidRPr="00EA16CA">
          <w:rPr>
            <w:sz w:val="24"/>
            <w:szCs w:val="24"/>
            <w:rtl/>
            <w:rPrChange w:id="2393" w:author="Ron Gal" w:date="2017-03-04T18:29:00Z">
              <w:rPr>
                <w:b/>
                <w:sz w:val="24"/>
                <w:szCs w:val="24"/>
                <w:rtl/>
              </w:rPr>
            </w:rPrChange>
          </w:rPr>
          <w:t xml:space="preserve">        </w:t>
        </w:r>
        <w:r w:rsidRPr="00EA16CA">
          <w:rPr>
            <w:sz w:val="24"/>
            <w:szCs w:val="24"/>
            <w:rPrChange w:id="2394" w:author="Ron Gal" w:date="2017-03-04T18:29:00Z">
              <w:rPr>
                <w:b/>
                <w:sz w:val="24"/>
                <w:szCs w:val="24"/>
              </w:rPr>
            </w:rPrChange>
          </w:rPr>
          <w:t>public int Pulse { get; set; }</w:t>
        </w:r>
      </w:ins>
    </w:p>
    <w:p w:rsidR="00EA16CA" w:rsidRPr="00EA16CA" w:rsidRDefault="00EA16CA">
      <w:pPr>
        <w:rPr>
          <w:ins w:id="2395" w:author="Ron Gal" w:date="2017-03-04T18:29:00Z"/>
          <w:sz w:val="24"/>
          <w:szCs w:val="24"/>
          <w:rPrChange w:id="2396" w:author="Ron Gal" w:date="2017-03-04T18:29:00Z">
            <w:rPr>
              <w:ins w:id="2397" w:author="Ron Gal" w:date="2017-03-04T18:29:00Z"/>
              <w:b/>
              <w:sz w:val="24"/>
              <w:szCs w:val="24"/>
            </w:rPr>
          </w:rPrChange>
        </w:rPr>
        <w:pPrChange w:id="2398" w:author="Ron Gal" w:date="2017-03-04T18:29:00Z">
          <w:pPr>
            <w:bidi/>
          </w:pPr>
        </w:pPrChange>
      </w:pPr>
      <w:ins w:id="2399" w:author="Ron Gal" w:date="2017-03-04T18:29:00Z">
        <w:r w:rsidRPr="00EA16CA">
          <w:rPr>
            <w:sz w:val="24"/>
            <w:szCs w:val="24"/>
            <w:rtl/>
            <w:rPrChange w:id="2400" w:author="Ron Gal" w:date="2017-03-04T18:29:00Z">
              <w:rPr>
                <w:b/>
                <w:sz w:val="24"/>
                <w:szCs w:val="24"/>
                <w:rtl/>
              </w:rPr>
            </w:rPrChange>
          </w:rPr>
          <w:t xml:space="preserve">        </w:t>
        </w:r>
        <w:r w:rsidRPr="00EA16CA">
          <w:rPr>
            <w:sz w:val="24"/>
            <w:szCs w:val="24"/>
            <w:rPrChange w:id="2401" w:author="Ron Gal" w:date="2017-03-04T18:29:00Z">
              <w:rPr>
                <w:b/>
                <w:sz w:val="24"/>
                <w:szCs w:val="24"/>
              </w:rPr>
            </w:rPrChange>
          </w:rPr>
          <w:t>public double Temperature { get; set; }</w:t>
        </w:r>
      </w:ins>
    </w:p>
    <w:p w:rsidR="00EA16CA" w:rsidRPr="00EA16CA" w:rsidRDefault="00EA16CA">
      <w:pPr>
        <w:rPr>
          <w:ins w:id="2402" w:author="Ron Gal" w:date="2017-03-04T18:29:00Z"/>
          <w:sz w:val="24"/>
          <w:szCs w:val="24"/>
          <w:rPrChange w:id="2403" w:author="Ron Gal" w:date="2017-03-04T18:29:00Z">
            <w:rPr>
              <w:ins w:id="2404" w:author="Ron Gal" w:date="2017-03-04T18:29:00Z"/>
              <w:b/>
              <w:sz w:val="24"/>
              <w:szCs w:val="24"/>
            </w:rPr>
          </w:rPrChange>
        </w:rPr>
        <w:pPrChange w:id="2405" w:author="Ron Gal" w:date="2017-03-04T18:29:00Z">
          <w:pPr>
            <w:bidi/>
          </w:pPr>
        </w:pPrChange>
      </w:pPr>
      <w:ins w:id="2406" w:author="Ron Gal" w:date="2017-03-04T18:29:00Z">
        <w:r w:rsidRPr="00EA16CA">
          <w:rPr>
            <w:sz w:val="24"/>
            <w:szCs w:val="24"/>
            <w:rtl/>
            <w:rPrChange w:id="2407" w:author="Ron Gal" w:date="2017-03-04T18:29:00Z">
              <w:rPr>
                <w:b/>
                <w:sz w:val="24"/>
                <w:szCs w:val="24"/>
                <w:rtl/>
              </w:rPr>
            </w:rPrChange>
          </w:rPr>
          <w:t xml:space="preserve">        </w:t>
        </w:r>
        <w:r w:rsidRPr="00EA16CA">
          <w:rPr>
            <w:sz w:val="24"/>
            <w:szCs w:val="24"/>
            <w:rPrChange w:id="2408" w:author="Ron Gal" w:date="2017-03-04T18:29:00Z">
              <w:rPr>
                <w:b/>
                <w:sz w:val="24"/>
                <w:szCs w:val="24"/>
              </w:rPr>
            </w:rPrChange>
          </w:rPr>
          <w:t>public double Weight { get; set; }</w:t>
        </w:r>
      </w:ins>
    </w:p>
    <w:p w:rsidR="00EA16CA" w:rsidRPr="00EA16CA" w:rsidRDefault="00EA16CA">
      <w:pPr>
        <w:rPr>
          <w:ins w:id="2409" w:author="Ron Gal" w:date="2017-03-04T18:29:00Z"/>
          <w:sz w:val="24"/>
          <w:szCs w:val="24"/>
          <w:rPrChange w:id="2410" w:author="Ron Gal" w:date="2017-03-04T18:29:00Z">
            <w:rPr>
              <w:ins w:id="2411" w:author="Ron Gal" w:date="2017-03-04T18:29:00Z"/>
              <w:b/>
              <w:sz w:val="24"/>
              <w:szCs w:val="24"/>
            </w:rPr>
          </w:rPrChange>
        </w:rPr>
        <w:pPrChange w:id="2412" w:author="Ron Gal" w:date="2017-03-04T18:29:00Z">
          <w:pPr>
            <w:bidi/>
          </w:pPr>
        </w:pPrChange>
      </w:pPr>
      <w:ins w:id="2413" w:author="Ron Gal" w:date="2017-03-04T18:29:00Z">
        <w:r w:rsidRPr="00EA16CA">
          <w:rPr>
            <w:sz w:val="24"/>
            <w:szCs w:val="24"/>
            <w:rtl/>
            <w:rPrChange w:id="2414" w:author="Ron Gal" w:date="2017-03-04T18:29:00Z">
              <w:rPr>
                <w:b/>
                <w:sz w:val="24"/>
                <w:szCs w:val="24"/>
                <w:rtl/>
              </w:rPr>
            </w:rPrChange>
          </w:rPr>
          <w:t xml:space="preserve">        </w:t>
        </w:r>
        <w:r w:rsidRPr="00EA16CA">
          <w:rPr>
            <w:sz w:val="24"/>
            <w:szCs w:val="24"/>
            <w:rPrChange w:id="2415" w:author="Ron Gal" w:date="2017-03-04T18:29:00Z">
              <w:rPr>
                <w:b/>
                <w:sz w:val="24"/>
                <w:szCs w:val="24"/>
              </w:rPr>
            </w:rPrChange>
          </w:rPr>
          <w:t>public int SystolicBloodPressure { get; set; }</w:t>
        </w:r>
      </w:ins>
    </w:p>
    <w:p w:rsidR="00EA16CA" w:rsidRPr="00EA16CA" w:rsidRDefault="00EA16CA">
      <w:pPr>
        <w:rPr>
          <w:ins w:id="2416" w:author="Ron Gal" w:date="2017-03-04T18:29:00Z"/>
          <w:sz w:val="24"/>
          <w:szCs w:val="24"/>
          <w:rPrChange w:id="2417" w:author="Ron Gal" w:date="2017-03-04T18:29:00Z">
            <w:rPr>
              <w:ins w:id="2418" w:author="Ron Gal" w:date="2017-03-04T18:29:00Z"/>
              <w:b/>
              <w:sz w:val="24"/>
              <w:szCs w:val="24"/>
            </w:rPr>
          </w:rPrChange>
        </w:rPr>
        <w:pPrChange w:id="2419" w:author="Ron Gal" w:date="2017-03-04T18:29:00Z">
          <w:pPr>
            <w:bidi/>
          </w:pPr>
        </w:pPrChange>
      </w:pPr>
      <w:ins w:id="2420" w:author="Ron Gal" w:date="2017-03-04T18:29:00Z">
        <w:r w:rsidRPr="00EA16CA">
          <w:rPr>
            <w:sz w:val="24"/>
            <w:szCs w:val="24"/>
            <w:rtl/>
            <w:rPrChange w:id="2421" w:author="Ron Gal" w:date="2017-03-04T18:29:00Z">
              <w:rPr>
                <w:b/>
                <w:sz w:val="24"/>
                <w:szCs w:val="24"/>
                <w:rtl/>
              </w:rPr>
            </w:rPrChange>
          </w:rPr>
          <w:t xml:space="preserve">        </w:t>
        </w:r>
        <w:r w:rsidRPr="00EA16CA">
          <w:rPr>
            <w:sz w:val="24"/>
            <w:szCs w:val="24"/>
            <w:rPrChange w:id="2422" w:author="Ron Gal" w:date="2017-03-04T18:29:00Z">
              <w:rPr>
                <w:b/>
                <w:sz w:val="24"/>
                <w:szCs w:val="24"/>
              </w:rPr>
            </w:rPrChange>
          </w:rPr>
          <w:t>public int DiastolicBloodPressure { get; set; }</w:t>
        </w:r>
      </w:ins>
    </w:p>
    <w:p w:rsidR="00EA16CA" w:rsidRPr="00EA16CA" w:rsidRDefault="00EA16CA" w:rsidP="00EA16CA">
      <w:pPr>
        <w:bidi/>
        <w:rPr>
          <w:ins w:id="2423" w:author="Ron Gal" w:date="2017-03-04T18:29:00Z"/>
          <w:b/>
          <w:sz w:val="24"/>
          <w:szCs w:val="24"/>
        </w:rPr>
      </w:pPr>
    </w:p>
    <w:p w:rsidR="00EA16CA" w:rsidRPr="00EA16CA" w:rsidRDefault="00EA16CA" w:rsidP="00EA16CA">
      <w:pPr>
        <w:bidi/>
        <w:rPr>
          <w:ins w:id="2424" w:author="Ron Gal" w:date="2017-03-04T18:29:00Z"/>
          <w:b/>
          <w:sz w:val="24"/>
          <w:szCs w:val="24"/>
        </w:rPr>
      </w:pPr>
      <w:ins w:id="2425" w:author="Ron Gal" w:date="2017-03-04T18:29:00Z">
        <w:r w:rsidRPr="00EA16CA">
          <w:rPr>
            <w:b/>
            <w:sz w:val="24"/>
            <w:szCs w:val="24"/>
            <w:rtl/>
          </w:rPr>
          <w:t xml:space="preserve">מחלקת </w:t>
        </w:r>
        <w:r w:rsidRPr="00EA16CA">
          <w:rPr>
            <w:b/>
            <w:sz w:val="24"/>
            <w:szCs w:val="24"/>
          </w:rPr>
          <w:t>AnimalNameReport</w:t>
        </w:r>
      </w:ins>
    </w:p>
    <w:p w:rsidR="00EA16CA" w:rsidRPr="00EA16CA" w:rsidRDefault="00EA16CA" w:rsidP="00EA16CA">
      <w:pPr>
        <w:bidi/>
        <w:rPr>
          <w:ins w:id="2426" w:author="Ron Gal" w:date="2017-03-04T18:29:00Z"/>
          <w:b/>
          <w:sz w:val="24"/>
          <w:szCs w:val="24"/>
        </w:rPr>
      </w:pPr>
      <w:ins w:id="2427" w:author="Ron Gal" w:date="2017-03-04T18:29:00Z">
        <w:r w:rsidRPr="00EA16CA">
          <w:rPr>
            <w:b/>
            <w:sz w:val="24"/>
            <w:szCs w:val="24"/>
            <w:rtl/>
          </w:rPr>
          <w:t xml:space="preserve">מחלקה זו יורשת ממחלקת </w:t>
        </w:r>
        <w:r w:rsidRPr="00EA16CA">
          <w:rPr>
            <w:b/>
            <w:sz w:val="24"/>
            <w:szCs w:val="24"/>
          </w:rPr>
          <w:t>FinanceReport</w:t>
        </w:r>
        <w:r w:rsidRPr="00EA16CA">
          <w:rPr>
            <w:b/>
            <w:sz w:val="24"/>
            <w:szCs w:val="24"/>
            <w:rtl/>
          </w:rPr>
          <w:t xml:space="preserve"> ומייצגת אובייקט מעבר של דו"ח הוצאות לפי בע"ח. המחלקה היא בעלת התכונות הבאות:</w:t>
        </w:r>
      </w:ins>
    </w:p>
    <w:p w:rsidR="00EA16CA" w:rsidRPr="00EA16CA" w:rsidRDefault="00EA16CA" w:rsidP="00EA16CA">
      <w:pPr>
        <w:bidi/>
        <w:rPr>
          <w:ins w:id="2428" w:author="Ron Gal" w:date="2017-03-04T18:29:00Z"/>
          <w:b/>
          <w:sz w:val="24"/>
          <w:szCs w:val="24"/>
        </w:rPr>
      </w:pPr>
    </w:p>
    <w:p w:rsidR="00EA16CA" w:rsidRPr="00EA16CA" w:rsidRDefault="00EA16CA">
      <w:pPr>
        <w:rPr>
          <w:ins w:id="2429" w:author="Ron Gal" w:date="2017-03-04T18:29:00Z"/>
          <w:sz w:val="24"/>
          <w:szCs w:val="24"/>
          <w:rPrChange w:id="2430" w:author="Ron Gal" w:date="2017-03-04T18:30:00Z">
            <w:rPr>
              <w:ins w:id="2431" w:author="Ron Gal" w:date="2017-03-04T18:29:00Z"/>
              <w:b/>
              <w:sz w:val="24"/>
              <w:szCs w:val="24"/>
            </w:rPr>
          </w:rPrChange>
        </w:rPr>
        <w:pPrChange w:id="2432" w:author="Ron Gal" w:date="2017-03-04T18:30:00Z">
          <w:pPr>
            <w:bidi/>
          </w:pPr>
        </w:pPrChange>
      </w:pPr>
      <w:ins w:id="2433" w:author="Ron Gal" w:date="2017-03-04T18:29:00Z">
        <w:r w:rsidRPr="00EA16CA">
          <w:rPr>
            <w:sz w:val="24"/>
            <w:szCs w:val="24"/>
            <w:rPrChange w:id="2434" w:author="Ron Gal" w:date="2017-03-04T18:30:00Z">
              <w:rPr>
                <w:b/>
                <w:sz w:val="24"/>
                <w:szCs w:val="24"/>
              </w:rPr>
            </w:rPrChange>
          </w:rPr>
          <w:t>public string AnimalName { get; set; }</w:t>
        </w:r>
      </w:ins>
    </w:p>
    <w:p w:rsidR="00EA16CA" w:rsidRPr="00EA16CA" w:rsidRDefault="00EA16CA" w:rsidP="00EA16CA">
      <w:pPr>
        <w:bidi/>
        <w:rPr>
          <w:ins w:id="2435" w:author="Ron Gal" w:date="2017-03-04T18:29:00Z"/>
          <w:b/>
          <w:sz w:val="24"/>
          <w:szCs w:val="24"/>
        </w:rPr>
      </w:pPr>
      <w:ins w:id="2436" w:author="Ron Gal" w:date="2017-03-04T18:29:00Z">
        <w:r w:rsidRPr="00EA16CA">
          <w:rPr>
            <w:b/>
            <w:sz w:val="24"/>
            <w:szCs w:val="24"/>
            <w:rtl/>
          </w:rPr>
          <w:t xml:space="preserve">מחלקת </w:t>
        </w:r>
        <w:r w:rsidRPr="00EA16CA">
          <w:rPr>
            <w:b/>
            <w:sz w:val="24"/>
            <w:szCs w:val="24"/>
          </w:rPr>
          <w:t>AnimalTypeReport</w:t>
        </w:r>
      </w:ins>
    </w:p>
    <w:p w:rsidR="00EA16CA" w:rsidRPr="00EA16CA" w:rsidRDefault="00EA16CA" w:rsidP="00EA16CA">
      <w:pPr>
        <w:bidi/>
        <w:rPr>
          <w:ins w:id="2437" w:author="Ron Gal" w:date="2017-03-04T18:29:00Z"/>
          <w:b/>
          <w:sz w:val="24"/>
          <w:szCs w:val="24"/>
        </w:rPr>
      </w:pPr>
      <w:ins w:id="2438" w:author="Ron Gal" w:date="2017-03-04T18:29:00Z">
        <w:r w:rsidRPr="00EA16CA">
          <w:rPr>
            <w:b/>
            <w:sz w:val="24"/>
            <w:szCs w:val="24"/>
            <w:rtl/>
          </w:rPr>
          <w:lastRenderedPageBreak/>
          <w:t xml:space="preserve">מחלקה זו יורשת ממחלקת  </w:t>
        </w:r>
        <w:r w:rsidRPr="00EA16CA">
          <w:rPr>
            <w:b/>
            <w:sz w:val="24"/>
            <w:szCs w:val="24"/>
          </w:rPr>
          <w:t>FinanceReport</w:t>
        </w:r>
      </w:ins>
      <w:ins w:id="2439" w:author="Ron Gal" w:date="2017-03-04T18:30:00Z">
        <w:r>
          <w:rPr>
            <w:rFonts w:hint="cs"/>
            <w:b/>
            <w:sz w:val="24"/>
            <w:szCs w:val="24"/>
            <w:rtl/>
          </w:rPr>
          <w:t xml:space="preserve"> </w:t>
        </w:r>
      </w:ins>
      <w:ins w:id="2440" w:author="Ron Gal" w:date="2017-03-04T18:29:00Z">
        <w:r w:rsidRPr="00EA16CA">
          <w:rPr>
            <w:b/>
            <w:sz w:val="24"/>
            <w:szCs w:val="24"/>
            <w:rtl/>
          </w:rPr>
          <w:t xml:space="preserve">ומייצגת אובייקט מעבר של דו"ח הוצאות לפי סוג בע"ח.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441" w:author="Ron Gal" w:date="2017-03-04T18:29:00Z"/>
          <w:b/>
          <w:sz w:val="24"/>
          <w:szCs w:val="24"/>
        </w:rPr>
      </w:pPr>
    </w:p>
    <w:p w:rsidR="00EA16CA" w:rsidRPr="00EA16CA" w:rsidRDefault="00EA16CA">
      <w:pPr>
        <w:rPr>
          <w:ins w:id="2442" w:author="Ron Gal" w:date="2017-03-04T18:29:00Z"/>
          <w:sz w:val="24"/>
          <w:szCs w:val="24"/>
          <w:rtl/>
          <w:rPrChange w:id="2443" w:author="Ron Gal" w:date="2017-03-04T18:30:00Z">
            <w:rPr>
              <w:ins w:id="2444" w:author="Ron Gal" w:date="2017-03-04T18:29:00Z"/>
              <w:b/>
              <w:sz w:val="24"/>
              <w:szCs w:val="24"/>
              <w:rtl/>
            </w:rPr>
          </w:rPrChange>
        </w:rPr>
        <w:pPrChange w:id="2445" w:author="Ron Gal" w:date="2017-03-04T18:30:00Z">
          <w:pPr>
            <w:bidi/>
          </w:pPr>
        </w:pPrChange>
      </w:pPr>
      <w:ins w:id="2446" w:author="Ron Gal" w:date="2017-03-04T18:29:00Z">
        <w:r w:rsidRPr="00EA16CA">
          <w:rPr>
            <w:sz w:val="24"/>
            <w:szCs w:val="24"/>
            <w:rPrChange w:id="2447" w:author="Ron Gal" w:date="2017-03-04T18:30:00Z">
              <w:rPr>
                <w:b/>
                <w:sz w:val="24"/>
                <w:szCs w:val="24"/>
              </w:rPr>
            </w:rPrChange>
          </w:rPr>
          <w:t>public string AnimalType{ get; set; }</w:t>
        </w:r>
      </w:ins>
    </w:p>
    <w:p w:rsidR="00EA16CA" w:rsidRPr="00EA16CA" w:rsidRDefault="00EA16CA" w:rsidP="00EA16CA">
      <w:pPr>
        <w:bidi/>
        <w:rPr>
          <w:ins w:id="2448" w:author="Ron Gal" w:date="2017-03-04T18:29:00Z"/>
          <w:b/>
          <w:sz w:val="24"/>
          <w:szCs w:val="24"/>
        </w:rPr>
      </w:pPr>
    </w:p>
    <w:p w:rsidR="00EA16CA" w:rsidRPr="00EA16CA" w:rsidRDefault="00EA16CA" w:rsidP="00EA16CA">
      <w:pPr>
        <w:bidi/>
        <w:rPr>
          <w:ins w:id="2449" w:author="Ron Gal" w:date="2017-03-04T18:29:00Z"/>
          <w:b/>
          <w:sz w:val="24"/>
          <w:szCs w:val="24"/>
        </w:rPr>
      </w:pPr>
      <w:ins w:id="2450" w:author="Ron Gal" w:date="2017-03-04T18:29:00Z">
        <w:r w:rsidRPr="00EA16CA">
          <w:rPr>
            <w:b/>
            <w:sz w:val="24"/>
            <w:szCs w:val="24"/>
            <w:rtl/>
          </w:rPr>
          <w:t xml:space="preserve">מחלקת </w:t>
        </w:r>
        <w:r w:rsidRPr="00EA16CA">
          <w:rPr>
            <w:b/>
            <w:sz w:val="24"/>
            <w:szCs w:val="24"/>
          </w:rPr>
          <w:t>Doctor</w:t>
        </w:r>
      </w:ins>
    </w:p>
    <w:p w:rsidR="00EA16CA" w:rsidRPr="00EA16CA" w:rsidRDefault="00EA16CA" w:rsidP="00EA16CA">
      <w:pPr>
        <w:bidi/>
        <w:rPr>
          <w:ins w:id="2451" w:author="Ron Gal" w:date="2017-03-04T18:29:00Z"/>
          <w:b/>
          <w:sz w:val="24"/>
          <w:szCs w:val="24"/>
        </w:rPr>
      </w:pPr>
      <w:ins w:id="2452"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רופא.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2453" w:author="Ron Gal" w:date="2017-03-04T18:29:00Z"/>
          <w:sz w:val="24"/>
          <w:szCs w:val="24"/>
          <w:rPrChange w:id="2454" w:author="Ron Gal" w:date="2017-03-04T18:29:00Z">
            <w:rPr>
              <w:ins w:id="2455" w:author="Ron Gal" w:date="2017-03-04T18:29:00Z"/>
              <w:b/>
              <w:sz w:val="24"/>
              <w:szCs w:val="24"/>
            </w:rPr>
          </w:rPrChange>
        </w:rPr>
        <w:pPrChange w:id="2456" w:author="Ron Gal" w:date="2017-03-04T18:29:00Z">
          <w:pPr>
            <w:bidi/>
          </w:pPr>
        </w:pPrChange>
      </w:pPr>
    </w:p>
    <w:p w:rsidR="00EA16CA" w:rsidRPr="00EA16CA" w:rsidRDefault="00EA16CA">
      <w:pPr>
        <w:rPr>
          <w:ins w:id="2457" w:author="Ron Gal" w:date="2017-03-04T18:29:00Z"/>
          <w:sz w:val="24"/>
          <w:szCs w:val="24"/>
          <w:rPrChange w:id="2458" w:author="Ron Gal" w:date="2017-03-04T18:29:00Z">
            <w:rPr>
              <w:ins w:id="2459" w:author="Ron Gal" w:date="2017-03-04T18:29:00Z"/>
              <w:b/>
              <w:sz w:val="24"/>
              <w:szCs w:val="24"/>
            </w:rPr>
          </w:rPrChange>
        </w:rPr>
        <w:pPrChange w:id="2460" w:author="Ron Gal" w:date="2017-03-04T18:29:00Z">
          <w:pPr>
            <w:bidi/>
          </w:pPr>
        </w:pPrChange>
      </w:pPr>
      <w:ins w:id="2461" w:author="Ron Gal" w:date="2017-03-04T18:29:00Z">
        <w:r w:rsidRPr="00EA16CA">
          <w:rPr>
            <w:sz w:val="24"/>
            <w:szCs w:val="24"/>
            <w:rPrChange w:id="2462" w:author="Ron Gal" w:date="2017-03-04T18:29:00Z">
              <w:rPr>
                <w:b/>
                <w:sz w:val="24"/>
                <w:szCs w:val="24"/>
              </w:rPr>
            </w:rPrChange>
          </w:rPr>
          <w:t>public string Email { get; set; }</w:t>
        </w:r>
      </w:ins>
    </w:p>
    <w:p w:rsidR="00EA16CA" w:rsidRPr="00EA16CA" w:rsidRDefault="00EA16CA">
      <w:pPr>
        <w:rPr>
          <w:ins w:id="2463" w:author="Ron Gal" w:date="2017-03-04T18:29:00Z"/>
          <w:sz w:val="24"/>
          <w:szCs w:val="24"/>
          <w:rPrChange w:id="2464" w:author="Ron Gal" w:date="2017-03-04T18:29:00Z">
            <w:rPr>
              <w:ins w:id="2465" w:author="Ron Gal" w:date="2017-03-04T18:29:00Z"/>
              <w:b/>
              <w:sz w:val="24"/>
              <w:szCs w:val="24"/>
            </w:rPr>
          </w:rPrChange>
        </w:rPr>
        <w:pPrChange w:id="2466" w:author="Ron Gal" w:date="2017-03-04T18:29:00Z">
          <w:pPr>
            <w:bidi/>
          </w:pPr>
        </w:pPrChange>
      </w:pPr>
      <w:ins w:id="2467" w:author="Ron Gal" w:date="2017-03-04T18:29:00Z">
        <w:r w:rsidRPr="00EA16CA">
          <w:rPr>
            <w:sz w:val="24"/>
            <w:szCs w:val="24"/>
            <w:rPrChange w:id="2468" w:author="Ron Gal" w:date="2017-03-04T18:29:00Z">
              <w:rPr>
                <w:b/>
                <w:sz w:val="24"/>
                <w:szCs w:val="24"/>
              </w:rPr>
            </w:rPrChange>
          </w:rPr>
          <w:t>public string Password { get; set; }</w:t>
        </w:r>
      </w:ins>
    </w:p>
    <w:p w:rsidR="00EA16CA" w:rsidRPr="00EA16CA" w:rsidRDefault="00EA16CA">
      <w:pPr>
        <w:rPr>
          <w:ins w:id="2469" w:author="Ron Gal" w:date="2017-03-04T18:29:00Z"/>
          <w:sz w:val="24"/>
          <w:szCs w:val="24"/>
          <w:rPrChange w:id="2470" w:author="Ron Gal" w:date="2017-03-04T18:29:00Z">
            <w:rPr>
              <w:ins w:id="2471" w:author="Ron Gal" w:date="2017-03-04T18:29:00Z"/>
              <w:b/>
              <w:sz w:val="24"/>
              <w:szCs w:val="24"/>
            </w:rPr>
          </w:rPrChange>
        </w:rPr>
        <w:pPrChange w:id="2472" w:author="Ron Gal" w:date="2017-03-04T18:29:00Z">
          <w:pPr>
            <w:bidi/>
          </w:pPr>
        </w:pPrChange>
      </w:pPr>
      <w:ins w:id="2473" w:author="Ron Gal" w:date="2017-03-04T18:29:00Z">
        <w:r w:rsidRPr="00EA16CA">
          <w:rPr>
            <w:sz w:val="24"/>
            <w:szCs w:val="24"/>
            <w:rPrChange w:id="2474" w:author="Ron Gal" w:date="2017-03-04T18:29:00Z">
              <w:rPr>
                <w:b/>
                <w:sz w:val="24"/>
                <w:szCs w:val="24"/>
              </w:rPr>
            </w:rPrChange>
          </w:rPr>
          <w:t>public string FirstName { get; set; }</w:t>
        </w:r>
      </w:ins>
    </w:p>
    <w:p w:rsidR="00EA16CA" w:rsidRPr="00EA16CA" w:rsidRDefault="00EA16CA">
      <w:pPr>
        <w:rPr>
          <w:ins w:id="2475" w:author="Ron Gal" w:date="2017-03-04T18:29:00Z"/>
          <w:sz w:val="24"/>
          <w:szCs w:val="24"/>
          <w:rPrChange w:id="2476" w:author="Ron Gal" w:date="2017-03-04T18:29:00Z">
            <w:rPr>
              <w:ins w:id="2477" w:author="Ron Gal" w:date="2017-03-04T18:29:00Z"/>
              <w:b/>
              <w:sz w:val="24"/>
              <w:szCs w:val="24"/>
            </w:rPr>
          </w:rPrChange>
        </w:rPr>
        <w:pPrChange w:id="2478" w:author="Ron Gal" w:date="2017-03-04T18:29:00Z">
          <w:pPr>
            <w:bidi/>
          </w:pPr>
        </w:pPrChange>
      </w:pPr>
      <w:ins w:id="2479" w:author="Ron Gal" w:date="2017-03-04T18:29:00Z">
        <w:r w:rsidRPr="00EA16CA">
          <w:rPr>
            <w:sz w:val="24"/>
            <w:szCs w:val="24"/>
            <w:rPrChange w:id="2480" w:author="Ron Gal" w:date="2017-03-04T18:29:00Z">
              <w:rPr>
                <w:b/>
                <w:sz w:val="24"/>
                <w:szCs w:val="24"/>
              </w:rPr>
            </w:rPrChange>
          </w:rPr>
          <w:t>public string LastName { get; set; }</w:t>
        </w:r>
      </w:ins>
    </w:p>
    <w:p w:rsidR="00EA16CA" w:rsidRPr="00EA16CA" w:rsidRDefault="00EA16CA">
      <w:pPr>
        <w:rPr>
          <w:ins w:id="2481" w:author="Ron Gal" w:date="2017-03-04T18:29:00Z"/>
          <w:sz w:val="24"/>
          <w:szCs w:val="24"/>
          <w:rPrChange w:id="2482" w:author="Ron Gal" w:date="2017-03-04T18:29:00Z">
            <w:rPr>
              <w:ins w:id="2483" w:author="Ron Gal" w:date="2017-03-04T18:29:00Z"/>
              <w:b/>
              <w:sz w:val="24"/>
              <w:szCs w:val="24"/>
            </w:rPr>
          </w:rPrChange>
        </w:rPr>
        <w:pPrChange w:id="2484" w:author="Ron Gal" w:date="2017-03-04T18:29:00Z">
          <w:pPr>
            <w:bidi/>
          </w:pPr>
        </w:pPrChange>
      </w:pPr>
      <w:ins w:id="2485" w:author="Ron Gal" w:date="2017-03-04T18:29:00Z">
        <w:r w:rsidRPr="00EA16CA">
          <w:rPr>
            <w:sz w:val="24"/>
            <w:szCs w:val="24"/>
            <w:rPrChange w:id="2486" w:author="Ron Gal" w:date="2017-03-04T18:29:00Z">
              <w:rPr>
                <w:b/>
                <w:sz w:val="24"/>
                <w:szCs w:val="24"/>
              </w:rPr>
            </w:rPrChange>
          </w:rPr>
          <w:t>public DateTime BirthDate { get; set; }</w:t>
        </w:r>
      </w:ins>
    </w:p>
    <w:p w:rsidR="00EA16CA" w:rsidRPr="00EA16CA" w:rsidRDefault="00EA16CA">
      <w:pPr>
        <w:rPr>
          <w:ins w:id="2487" w:author="Ron Gal" w:date="2017-03-04T18:29:00Z"/>
          <w:sz w:val="24"/>
          <w:szCs w:val="24"/>
          <w:rPrChange w:id="2488" w:author="Ron Gal" w:date="2017-03-04T18:29:00Z">
            <w:rPr>
              <w:ins w:id="2489" w:author="Ron Gal" w:date="2017-03-04T18:29:00Z"/>
              <w:b/>
              <w:sz w:val="24"/>
              <w:szCs w:val="24"/>
            </w:rPr>
          </w:rPrChange>
        </w:rPr>
        <w:pPrChange w:id="2490" w:author="Ron Gal" w:date="2017-03-04T18:29:00Z">
          <w:pPr>
            <w:bidi/>
          </w:pPr>
        </w:pPrChange>
      </w:pPr>
      <w:ins w:id="2491" w:author="Ron Gal" w:date="2017-03-04T18:29:00Z">
        <w:r w:rsidRPr="00EA16CA">
          <w:rPr>
            <w:sz w:val="24"/>
            <w:szCs w:val="24"/>
            <w:rPrChange w:id="2492" w:author="Ron Gal" w:date="2017-03-04T18:29:00Z">
              <w:rPr>
                <w:b/>
                <w:sz w:val="24"/>
                <w:szCs w:val="24"/>
              </w:rPr>
            </w:rPrChange>
          </w:rPr>
          <w:t>public Address Address { get; set; }</w:t>
        </w:r>
      </w:ins>
    </w:p>
    <w:p w:rsidR="00EA16CA" w:rsidRPr="00EA16CA" w:rsidRDefault="00EA16CA">
      <w:pPr>
        <w:rPr>
          <w:ins w:id="2493" w:author="Ron Gal" w:date="2017-03-04T18:29:00Z"/>
          <w:sz w:val="24"/>
          <w:szCs w:val="24"/>
          <w:rPrChange w:id="2494" w:author="Ron Gal" w:date="2017-03-04T18:29:00Z">
            <w:rPr>
              <w:ins w:id="2495" w:author="Ron Gal" w:date="2017-03-04T18:29:00Z"/>
              <w:b/>
              <w:sz w:val="24"/>
              <w:szCs w:val="24"/>
            </w:rPr>
          </w:rPrChange>
        </w:rPr>
        <w:pPrChange w:id="2496" w:author="Ron Gal" w:date="2017-03-04T18:29:00Z">
          <w:pPr>
            <w:bidi/>
          </w:pPr>
        </w:pPrChange>
      </w:pPr>
      <w:ins w:id="2497" w:author="Ron Gal" w:date="2017-03-04T18:29:00Z">
        <w:r w:rsidRPr="00EA16CA">
          <w:rPr>
            <w:sz w:val="24"/>
            <w:szCs w:val="24"/>
            <w:rPrChange w:id="2498" w:author="Ron Gal" w:date="2017-03-04T18:29:00Z">
              <w:rPr>
                <w:b/>
                <w:sz w:val="24"/>
                <w:szCs w:val="24"/>
              </w:rPr>
            </w:rPrChange>
          </w:rPr>
          <w:t>public string DoctorCode { get; set; }</w:t>
        </w:r>
      </w:ins>
    </w:p>
    <w:p w:rsidR="00EA16CA" w:rsidRPr="00EA16CA" w:rsidRDefault="00EA16CA">
      <w:pPr>
        <w:rPr>
          <w:ins w:id="2499" w:author="Ron Gal" w:date="2017-03-04T18:29:00Z"/>
          <w:sz w:val="24"/>
          <w:szCs w:val="24"/>
          <w:rPrChange w:id="2500" w:author="Ron Gal" w:date="2017-03-04T18:29:00Z">
            <w:rPr>
              <w:ins w:id="2501" w:author="Ron Gal" w:date="2017-03-04T18:29:00Z"/>
              <w:b/>
              <w:sz w:val="24"/>
              <w:szCs w:val="24"/>
            </w:rPr>
          </w:rPrChange>
        </w:rPr>
        <w:pPrChange w:id="2502" w:author="Ron Gal" w:date="2017-03-04T18:29:00Z">
          <w:pPr>
            <w:bidi/>
          </w:pPr>
        </w:pPrChange>
      </w:pPr>
      <w:ins w:id="2503" w:author="Ron Gal" w:date="2017-03-04T18:29:00Z">
        <w:r w:rsidRPr="00EA16CA">
          <w:rPr>
            <w:sz w:val="24"/>
            <w:szCs w:val="24"/>
            <w:rPrChange w:id="2504" w:author="Ron Gal" w:date="2017-03-04T18:29:00Z">
              <w:rPr>
                <w:b/>
                <w:sz w:val="24"/>
                <w:szCs w:val="24"/>
              </w:rPr>
            </w:rPrChange>
          </w:rPr>
          <w:t>public string AddressToDispaly { get; set; }</w:t>
        </w:r>
      </w:ins>
    </w:p>
    <w:p w:rsidR="00EA16CA" w:rsidRPr="00EA16CA" w:rsidRDefault="00EA16CA">
      <w:pPr>
        <w:rPr>
          <w:ins w:id="2505" w:author="Ron Gal" w:date="2017-03-04T18:29:00Z"/>
          <w:sz w:val="24"/>
          <w:szCs w:val="24"/>
          <w:rPrChange w:id="2506" w:author="Ron Gal" w:date="2017-03-04T18:29:00Z">
            <w:rPr>
              <w:ins w:id="2507" w:author="Ron Gal" w:date="2017-03-04T18:29:00Z"/>
              <w:b/>
              <w:sz w:val="24"/>
              <w:szCs w:val="24"/>
            </w:rPr>
          </w:rPrChange>
        </w:rPr>
        <w:pPrChange w:id="2508" w:author="Ron Gal" w:date="2017-03-04T18:29:00Z">
          <w:pPr>
            <w:bidi/>
          </w:pPr>
        </w:pPrChange>
      </w:pPr>
      <w:ins w:id="2509" w:author="Ron Gal" w:date="2017-03-04T18:29:00Z">
        <w:r w:rsidRPr="00EA16CA">
          <w:rPr>
            <w:sz w:val="24"/>
            <w:szCs w:val="24"/>
            <w:rPrChange w:id="2510" w:author="Ron Gal" w:date="2017-03-04T18:29:00Z">
              <w:rPr>
                <w:b/>
                <w:sz w:val="24"/>
                <w:szCs w:val="24"/>
              </w:rPr>
            </w:rPrChange>
          </w:rPr>
          <w:t>public  string Notes { get; set; }</w:t>
        </w:r>
      </w:ins>
    </w:p>
    <w:p w:rsidR="00EA16CA" w:rsidRPr="00EA16CA" w:rsidRDefault="00EA16CA">
      <w:pPr>
        <w:rPr>
          <w:ins w:id="2511" w:author="Ron Gal" w:date="2017-03-04T18:29:00Z"/>
          <w:sz w:val="24"/>
          <w:szCs w:val="24"/>
          <w:rPrChange w:id="2512" w:author="Ron Gal" w:date="2017-03-04T18:29:00Z">
            <w:rPr>
              <w:ins w:id="2513" w:author="Ron Gal" w:date="2017-03-04T18:29:00Z"/>
              <w:b/>
              <w:sz w:val="24"/>
              <w:szCs w:val="24"/>
            </w:rPr>
          </w:rPrChange>
        </w:rPr>
        <w:pPrChange w:id="2514" w:author="Ron Gal" w:date="2017-03-04T18:29:00Z">
          <w:pPr>
            <w:bidi/>
          </w:pPr>
        </w:pPrChange>
      </w:pPr>
      <w:ins w:id="2515" w:author="Ron Gal" w:date="2017-03-04T18:29:00Z">
        <w:r w:rsidRPr="00EA16CA">
          <w:rPr>
            <w:sz w:val="24"/>
            <w:szCs w:val="24"/>
            <w:rPrChange w:id="2516" w:author="Ron Gal" w:date="2017-03-04T18:29:00Z">
              <w:rPr>
                <w:b/>
                <w:sz w:val="24"/>
                <w:szCs w:val="24"/>
              </w:rPr>
            </w:rPrChange>
          </w:rPr>
          <w:t>public string OpeningHours { get; set; }</w:t>
        </w:r>
      </w:ins>
    </w:p>
    <w:p w:rsidR="00EA16CA" w:rsidRPr="00EA16CA" w:rsidRDefault="00EA16CA">
      <w:pPr>
        <w:rPr>
          <w:ins w:id="2517" w:author="Ron Gal" w:date="2017-03-04T18:29:00Z"/>
          <w:sz w:val="24"/>
          <w:szCs w:val="24"/>
          <w:rPrChange w:id="2518" w:author="Ron Gal" w:date="2017-03-04T18:29:00Z">
            <w:rPr>
              <w:ins w:id="2519" w:author="Ron Gal" w:date="2017-03-04T18:29:00Z"/>
              <w:b/>
              <w:sz w:val="24"/>
              <w:szCs w:val="24"/>
            </w:rPr>
          </w:rPrChange>
        </w:rPr>
        <w:pPrChange w:id="2520" w:author="Ron Gal" w:date="2017-03-04T18:29:00Z">
          <w:pPr>
            <w:bidi/>
          </w:pPr>
        </w:pPrChange>
      </w:pPr>
      <w:ins w:id="2521" w:author="Ron Gal" w:date="2017-03-04T18:29:00Z">
        <w:r w:rsidRPr="00EA16CA">
          <w:rPr>
            <w:sz w:val="24"/>
            <w:szCs w:val="24"/>
            <w:rPrChange w:id="2522" w:author="Ron Gal" w:date="2017-03-04T18:29:00Z">
              <w:rPr>
                <w:b/>
                <w:sz w:val="24"/>
                <w:szCs w:val="24"/>
              </w:rPr>
            </w:rPrChange>
          </w:rPr>
          <w:t>public string Phone { get; set; }</w:t>
        </w:r>
      </w:ins>
    </w:p>
    <w:p w:rsidR="00EA16CA" w:rsidRPr="00EA16CA" w:rsidRDefault="00EA16CA">
      <w:pPr>
        <w:rPr>
          <w:ins w:id="2523" w:author="Ron Gal" w:date="2017-03-04T18:29:00Z"/>
          <w:sz w:val="24"/>
          <w:szCs w:val="24"/>
          <w:rPrChange w:id="2524" w:author="Ron Gal" w:date="2017-03-04T18:29:00Z">
            <w:rPr>
              <w:ins w:id="2525" w:author="Ron Gal" w:date="2017-03-04T18:29:00Z"/>
              <w:b/>
              <w:sz w:val="24"/>
              <w:szCs w:val="24"/>
            </w:rPr>
          </w:rPrChange>
        </w:rPr>
        <w:pPrChange w:id="2526" w:author="Ron Gal" w:date="2017-03-04T18:29:00Z">
          <w:pPr>
            <w:bidi/>
          </w:pPr>
        </w:pPrChange>
      </w:pPr>
      <w:ins w:id="2527" w:author="Ron Gal" w:date="2017-03-04T18:29:00Z">
        <w:r w:rsidRPr="00EA16CA">
          <w:rPr>
            <w:sz w:val="24"/>
            <w:szCs w:val="24"/>
            <w:rPrChange w:id="2528" w:author="Ron Gal" w:date="2017-03-04T18:29:00Z">
              <w:rPr>
                <w:b/>
                <w:sz w:val="24"/>
                <w:szCs w:val="24"/>
              </w:rPr>
            </w:rPrChange>
          </w:rPr>
          <w:t>public IList&lt;int&gt; Types { get; set; }</w:t>
        </w:r>
      </w:ins>
    </w:p>
    <w:p w:rsidR="00EA16CA" w:rsidRPr="00EA16CA" w:rsidRDefault="00EA16CA">
      <w:pPr>
        <w:rPr>
          <w:ins w:id="2529" w:author="Ron Gal" w:date="2017-03-04T18:29:00Z"/>
          <w:sz w:val="24"/>
          <w:szCs w:val="24"/>
          <w:rPrChange w:id="2530" w:author="Ron Gal" w:date="2017-03-04T18:29:00Z">
            <w:rPr>
              <w:ins w:id="2531" w:author="Ron Gal" w:date="2017-03-04T18:29:00Z"/>
              <w:b/>
              <w:sz w:val="24"/>
              <w:szCs w:val="24"/>
            </w:rPr>
          </w:rPrChange>
        </w:rPr>
        <w:pPrChange w:id="2532" w:author="Ron Gal" w:date="2017-03-04T18:29:00Z">
          <w:pPr>
            <w:bidi/>
          </w:pPr>
        </w:pPrChange>
      </w:pPr>
      <w:ins w:id="2533" w:author="Ron Gal" w:date="2017-03-04T18:29:00Z">
        <w:r w:rsidRPr="00EA16CA">
          <w:rPr>
            <w:sz w:val="24"/>
            <w:szCs w:val="24"/>
            <w:rPrChange w:id="2534" w:author="Ron Gal" w:date="2017-03-04T18:29:00Z">
              <w:rPr>
                <w:b/>
                <w:sz w:val="24"/>
                <w:szCs w:val="24"/>
              </w:rPr>
            </w:rPrChange>
          </w:rPr>
          <w:t>public IList&lt;Recommendation&gt; Recommendations { get; set; }</w:t>
        </w:r>
      </w:ins>
    </w:p>
    <w:p w:rsidR="00EA16CA" w:rsidRPr="00EA16CA" w:rsidRDefault="00EA16CA" w:rsidP="00EA16CA">
      <w:pPr>
        <w:bidi/>
        <w:rPr>
          <w:ins w:id="2535" w:author="Ron Gal" w:date="2017-03-04T18:29:00Z"/>
          <w:b/>
          <w:sz w:val="24"/>
          <w:szCs w:val="24"/>
        </w:rPr>
      </w:pPr>
    </w:p>
    <w:p w:rsidR="00EA16CA" w:rsidRPr="00EA16CA" w:rsidRDefault="00EA16CA" w:rsidP="00EA16CA">
      <w:pPr>
        <w:bidi/>
        <w:rPr>
          <w:ins w:id="2536" w:author="Ron Gal" w:date="2017-03-04T18:29:00Z"/>
          <w:b/>
          <w:sz w:val="24"/>
          <w:szCs w:val="24"/>
        </w:rPr>
      </w:pPr>
      <w:ins w:id="2537" w:author="Ron Gal" w:date="2017-03-04T18:29:00Z">
        <w:r w:rsidRPr="00EA16CA">
          <w:rPr>
            <w:b/>
            <w:sz w:val="24"/>
            <w:szCs w:val="24"/>
            <w:rtl/>
          </w:rPr>
          <w:t> </w:t>
        </w:r>
      </w:ins>
    </w:p>
    <w:p w:rsidR="00EA16CA" w:rsidRPr="00EA16CA" w:rsidRDefault="00EA16CA" w:rsidP="00EA16CA">
      <w:pPr>
        <w:bidi/>
        <w:rPr>
          <w:ins w:id="2538" w:author="Ron Gal" w:date="2017-03-04T18:29:00Z"/>
          <w:b/>
          <w:sz w:val="24"/>
          <w:szCs w:val="24"/>
        </w:rPr>
      </w:pPr>
    </w:p>
    <w:p w:rsidR="00EA16CA" w:rsidRPr="00EA16CA" w:rsidRDefault="00EA16CA" w:rsidP="00EA16CA">
      <w:pPr>
        <w:bidi/>
        <w:rPr>
          <w:ins w:id="2539" w:author="Ron Gal" w:date="2017-03-04T18:29:00Z"/>
          <w:b/>
          <w:sz w:val="24"/>
          <w:szCs w:val="24"/>
        </w:rPr>
      </w:pPr>
      <w:ins w:id="2540" w:author="Ron Gal" w:date="2017-03-04T18:29:00Z">
        <w:r w:rsidRPr="00EA16CA">
          <w:rPr>
            <w:b/>
            <w:sz w:val="24"/>
            <w:szCs w:val="24"/>
            <w:rtl/>
          </w:rPr>
          <w:t xml:space="preserve">מחלקת </w:t>
        </w:r>
        <w:r w:rsidRPr="00EA16CA">
          <w:rPr>
            <w:b/>
            <w:sz w:val="24"/>
            <w:szCs w:val="24"/>
          </w:rPr>
          <w:t>FinanceReport</w:t>
        </w:r>
      </w:ins>
    </w:p>
    <w:p w:rsidR="00EA16CA" w:rsidRPr="00EA16CA" w:rsidRDefault="00EA16CA" w:rsidP="00EA16CA">
      <w:pPr>
        <w:bidi/>
        <w:rPr>
          <w:ins w:id="2541" w:author="Ron Gal" w:date="2017-03-04T18:29:00Z"/>
          <w:b/>
          <w:sz w:val="24"/>
          <w:szCs w:val="24"/>
        </w:rPr>
      </w:pPr>
      <w:ins w:id="2542" w:author="Ron Gal" w:date="2017-03-04T18:29:00Z">
        <w:r w:rsidRPr="00EA16CA">
          <w:rPr>
            <w:b/>
            <w:sz w:val="24"/>
            <w:szCs w:val="24"/>
            <w:rtl/>
          </w:rPr>
          <w:t xml:space="preserve">מחלקה זו ומייצגת אובייקט מעבר של דו"ח הכנסות/הוצאות.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EA16CA" w:rsidRPr="00EA16CA" w:rsidRDefault="00EA16CA" w:rsidP="00EA16CA">
      <w:pPr>
        <w:bidi/>
        <w:rPr>
          <w:ins w:id="2543" w:author="Ron Gal" w:date="2017-03-04T18:29:00Z"/>
          <w:b/>
          <w:sz w:val="24"/>
          <w:szCs w:val="24"/>
        </w:rPr>
      </w:pPr>
    </w:p>
    <w:p w:rsidR="00EA16CA" w:rsidRPr="00EA16CA" w:rsidRDefault="00EA16CA">
      <w:pPr>
        <w:rPr>
          <w:ins w:id="2544" w:author="Ron Gal" w:date="2017-03-04T18:29:00Z"/>
          <w:sz w:val="24"/>
          <w:szCs w:val="24"/>
          <w:rPrChange w:id="2545" w:author="Ron Gal" w:date="2017-03-04T18:30:00Z">
            <w:rPr>
              <w:ins w:id="2546" w:author="Ron Gal" w:date="2017-03-04T18:29:00Z"/>
              <w:b/>
              <w:sz w:val="24"/>
              <w:szCs w:val="24"/>
            </w:rPr>
          </w:rPrChange>
        </w:rPr>
        <w:pPrChange w:id="2547" w:author="Ron Gal" w:date="2017-03-04T18:30:00Z">
          <w:pPr>
            <w:bidi/>
          </w:pPr>
        </w:pPrChange>
      </w:pPr>
      <w:ins w:id="2548" w:author="Ron Gal" w:date="2017-03-04T18:29:00Z">
        <w:r w:rsidRPr="00EA16CA">
          <w:rPr>
            <w:sz w:val="24"/>
            <w:szCs w:val="24"/>
            <w:rPrChange w:id="2549" w:author="Ron Gal" w:date="2017-03-04T18:30:00Z">
              <w:rPr>
                <w:b/>
                <w:sz w:val="24"/>
                <w:szCs w:val="24"/>
              </w:rPr>
            </w:rPrChange>
          </w:rPr>
          <w:t>public string Date{ get; set; }</w:t>
        </w:r>
      </w:ins>
    </w:p>
    <w:p w:rsidR="00EA16CA" w:rsidRPr="00EA16CA" w:rsidRDefault="00EA16CA">
      <w:pPr>
        <w:rPr>
          <w:ins w:id="2550" w:author="Ron Gal" w:date="2017-03-04T18:29:00Z"/>
          <w:sz w:val="24"/>
          <w:szCs w:val="24"/>
          <w:rPrChange w:id="2551" w:author="Ron Gal" w:date="2017-03-04T18:30:00Z">
            <w:rPr>
              <w:ins w:id="2552" w:author="Ron Gal" w:date="2017-03-04T18:29:00Z"/>
              <w:b/>
              <w:sz w:val="24"/>
              <w:szCs w:val="24"/>
            </w:rPr>
          </w:rPrChange>
        </w:rPr>
        <w:pPrChange w:id="2553" w:author="Ron Gal" w:date="2017-03-04T18:30:00Z">
          <w:pPr>
            <w:bidi/>
          </w:pPr>
        </w:pPrChange>
      </w:pPr>
      <w:ins w:id="2554" w:author="Ron Gal" w:date="2017-03-04T18:29:00Z">
        <w:r w:rsidRPr="00EA16CA">
          <w:rPr>
            <w:sz w:val="24"/>
            <w:szCs w:val="24"/>
            <w:rPrChange w:id="2555" w:author="Ron Gal" w:date="2017-03-04T18:30:00Z">
              <w:rPr>
                <w:b/>
                <w:sz w:val="24"/>
                <w:szCs w:val="24"/>
              </w:rPr>
            </w:rPrChange>
          </w:rPr>
          <w:t>public int Count { get; set; }</w:t>
        </w:r>
      </w:ins>
    </w:p>
    <w:p w:rsidR="00EA16CA" w:rsidRPr="00EA16CA" w:rsidRDefault="00EA16CA">
      <w:pPr>
        <w:rPr>
          <w:ins w:id="2556" w:author="Ron Gal" w:date="2017-03-04T18:29:00Z"/>
          <w:sz w:val="24"/>
          <w:szCs w:val="24"/>
          <w:rPrChange w:id="2557" w:author="Ron Gal" w:date="2017-03-04T18:30:00Z">
            <w:rPr>
              <w:ins w:id="2558" w:author="Ron Gal" w:date="2017-03-04T18:29:00Z"/>
              <w:b/>
              <w:sz w:val="24"/>
              <w:szCs w:val="24"/>
            </w:rPr>
          </w:rPrChange>
        </w:rPr>
        <w:pPrChange w:id="2559" w:author="Ron Gal" w:date="2017-03-04T18:30:00Z">
          <w:pPr>
            <w:bidi/>
          </w:pPr>
        </w:pPrChange>
      </w:pPr>
      <w:ins w:id="2560" w:author="Ron Gal" w:date="2017-03-04T18:29:00Z">
        <w:r w:rsidRPr="00EA16CA">
          <w:rPr>
            <w:sz w:val="24"/>
            <w:szCs w:val="24"/>
            <w:rPrChange w:id="2561" w:author="Ron Gal" w:date="2017-03-04T18:30:00Z">
              <w:rPr>
                <w:b/>
                <w:sz w:val="24"/>
                <w:szCs w:val="24"/>
              </w:rPr>
            </w:rPrChange>
          </w:rPr>
          <w:t>public double Price { get; set; }</w:t>
        </w:r>
      </w:ins>
    </w:p>
    <w:p w:rsidR="00EA16CA" w:rsidRPr="00EA16CA" w:rsidRDefault="00EA16CA" w:rsidP="00EA16CA">
      <w:pPr>
        <w:bidi/>
        <w:rPr>
          <w:ins w:id="2562" w:author="Ron Gal" w:date="2017-03-04T18:29:00Z"/>
          <w:b/>
          <w:sz w:val="24"/>
          <w:szCs w:val="24"/>
        </w:rPr>
      </w:pPr>
      <w:ins w:id="2563" w:author="Ron Gal" w:date="2017-03-04T18:29:00Z">
        <w:r w:rsidRPr="00EA16CA">
          <w:rPr>
            <w:b/>
            <w:sz w:val="24"/>
            <w:szCs w:val="24"/>
            <w:rtl/>
          </w:rPr>
          <w:t xml:space="preserve">מחלקת </w:t>
        </w:r>
        <w:r w:rsidRPr="00EA16CA">
          <w:rPr>
            <w:b/>
            <w:sz w:val="24"/>
            <w:szCs w:val="24"/>
          </w:rPr>
          <w:t>ItemUsageReport</w:t>
        </w:r>
      </w:ins>
    </w:p>
    <w:p w:rsidR="00EA16CA" w:rsidRPr="00EA16CA" w:rsidRDefault="00EA16CA" w:rsidP="00EA16CA">
      <w:pPr>
        <w:bidi/>
        <w:rPr>
          <w:ins w:id="2564" w:author="Ron Gal" w:date="2017-03-04T18:29:00Z"/>
          <w:b/>
          <w:sz w:val="24"/>
          <w:szCs w:val="24"/>
        </w:rPr>
      </w:pPr>
      <w:ins w:id="2565" w:author="Ron Gal" w:date="2017-03-04T18:29:00Z">
        <w:r w:rsidRPr="00EA16CA">
          <w:rPr>
            <w:b/>
            <w:sz w:val="24"/>
            <w:szCs w:val="24"/>
            <w:rtl/>
          </w:rPr>
          <w:t xml:space="preserve">מחלקה זו יורשת ממחלקת </w:t>
        </w:r>
        <w:r w:rsidRPr="00EA16CA">
          <w:rPr>
            <w:b/>
            <w:sz w:val="24"/>
            <w:szCs w:val="24"/>
          </w:rPr>
          <w:t>FinanceReport</w:t>
        </w:r>
        <w:r w:rsidRPr="00EA16CA">
          <w:rPr>
            <w:b/>
            <w:sz w:val="24"/>
            <w:szCs w:val="24"/>
            <w:rtl/>
          </w:rPr>
          <w:t xml:space="preserve"> ומייצגת אובייקט מעבר של דו"ח הכנסות לפי מוצר. המחלקה היא בעלת התכונות הבאות:</w:t>
        </w:r>
      </w:ins>
    </w:p>
    <w:p w:rsidR="00EA16CA" w:rsidRPr="00EA16CA" w:rsidRDefault="00EA16CA" w:rsidP="00EA16CA">
      <w:pPr>
        <w:bidi/>
        <w:rPr>
          <w:ins w:id="2566" w:author="Ron Gal" w:date="2017-03-04T18:29:00Z"/>
          <w:b/>
          <w:sz w:val="24"/>
          <w:szCs w:val="24"/>
        </w:rPr>
      </w:pPr>
    </w:p>
    <w:p w:rsidR="00EA16CA" w:rsidRPr="00EA16CA" w:rsidRDefault="00EA16CA">
      <w:pPr>
        <w:rPr>
          <w:ins w:id="2567" w:author="Ron Gal" w:date="2017-03-04T18:29:00Z"/>
          <w:sz w:val="24"/>
          <w:szCs w:val="24"/>
          <w:rPrChange w:id="2568" w:author="Ron Gal" w:date="2017-03-04T18:30:00Z">
            <w:rPr>
              <w:ins w:id="2569" w:author="Ron Gal" w:date="2017-03-04T18:29:00Z"/>
              <w:b/>
              <w:sz w:val="24"/>
              <w:szCs w:val="24"/>
            </w:rPr>
          </w:rPrChange>
        </w:rPr>
        <w:pPrChange w:id="2570" w:author="Ron Gal" w:date="2017-03-04T18:30:00Z">
          <w:pPr>
            <w:bidi/>
          </w:pPr>
        </w:pPrChange>
      </w:pPr>
      <w:ins w:id="2571" w:author="Ron Gal" w:date="2017-03-04T18:29:00Z">
        <w:r w:rsidRPr="00EA16CA">
          <w:rPr>
            <w:sz w:val="24"/>
            <w:szCs w:val="24"/>
            <w:rPrChange w:id="2572" w:author="Ron Gal" w:date="2017-03-04T18:30:00Z">
              <w:rPr>
                <w:b/>
                <w:sz w:val="24"/>
                <w:szCs w:val="24"/>
              </w:rPr>
            </w:rPrChange>
          </w:rPr>
          <w:t>public string ItemName { get; set; }</w:t>
        </w:r>
      </w:ins>
    </w:p>
    <w:p w:rsidR="00EA16CA" w:rsidRPr="00EA16CA" w:rsidRDefault="00EA16CA" w:rsidP="00EA16CA">
      <w:pPr>
        <w:bidi/>
        <w:rPr>
          <w:ins w:id="2573" w:author="Ron Gal" w:date="2017-03-04T18:29:00Z"/>
          <w:b/>
          <w:sz w:val="24"/>
          <w:szCs w:val="24"/>
        </w:rPr>
      </w:pPr>
    </w:p>
    <w:p w:rsidR="00EA16CA" w:rsidRPr="00EA16CA" w:rsidRDefault="00EA16CA" w:rsidP="00EA16CA">
      <w:pPr>
        <w:bidi/>
        <w:rPr>
          <w:ins w:id="2574" w:author="Ron Gal" w:date="2017-03-04T18:29:00Z"/>
          <w:b/>
          <w:sz w:val="24"/>
          <w:szCs w:val="24"/>
        </w:rPr>
      </w:pPr>
      <w:ins w:id="2575" w:author="Ron Gal" w:date="2017-03-04T18:29:00Z">
        <w:r w:rsidRPr="00EA16CA">
          <w:rPr>
            <w:b/>
            <w:sz w:val="24"/>
            <w:szCs w:val="24"/>
            <w:rtl/>
          </w:rPr>
          <w:t> </w:t>
        </w:r>
      </w:ins>
    </w:p>
    <w:p w:rsidR="00EA16CA" w:rsidRPr="00EA16CA" w:rsidRDefault="00EA16CA" w:rsidP="00EA16CA">
      <w:pPr>
        <w:bidi/>
        <w:rPr>
          <w:ins w:id="2576" w:author="Ron Gal" w:date="2017-03-04T18:29:00Z"/>
          <w:b/>
          <w:sz w:val="24"/>
          <w:szCs w:val="24"/>
        </w:rPr>
      </w:pPr>
    </w:p>
    <w:p w:rsidR="00EA16CA" w:rsidRPr="00EA16CA" w:rsidRDefault="00EA16CA" w:rsidP="00EA16CA">
      <w:pPr>
        <w:bidi/>
        <w:rPr>
          <w:ins w:id="2577" w:author="Ron Gal" w:date="2017-03-04T18:29:00Z"/>
          <w:b/>
          <w:sz w:val="24"/>
          <w:szCs w:val="24"/>
        </w:rPr>
      </w:pPr>
      <w:ins w:id="2578" w:author="Ron Gal" w:date="2017-03-04T18:29:00Z">
        <w:r w:rsidRPr="00EA16CA">
          <w:rPr>
            <w:b/>
            <w:sz w:val="24"/>
            <w:szCs w:val="24"/>
            <w:rtl/>
          </w:rPr>
          <w:lastRenderedPageBreak/>
          <w:t xml:space="preserve">מחלקת </w:t>
        </w:r>
        <w:r w:rsidRPr="00EA16CA">
          <w:rPr>
            <w:b/>
            <w:sz w:val="24"/>
            <w:szCs w:val="24"/>
          </w:rPr>
          <w:t>Medication</w:t>
        </w:r>
        <w:r w:rsidRPr="00EA16CA">
          <w:rPr>
            <w:b/>
            <w:sz w:val="24"/>
            <w:szCs w:val="24"/>
            <w:rtl/>
          </w:rPr>
          <w:t xml:space="preserve"> </w:t>
        </w:r>
      </w:ins>
    </w:p>
    <w:p w:rsidR="00EA16CA" w:rsidRPr="00EA16CA" w:rsidRDefault="00EA16CA" w:rsidP="00EA16CA">
      <w:pPr>
        <w:bidi/>
        <w:rPr>
          <w:ins w:id="2579" w:author="Ron Gal" w:date="2017-03-04T18:29:00Z"/>
          <w:b/>
          <w:sz w:val="24"/>
          <w:szCs w:val="24"/>
        </w:rPr>
      </w:pPr>
      <w:ins w:id="2580"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תרופה.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pPr>
        <w:rPr>
          <w:ins w:id="2581" w:author="Ron Gal" w:date="2017-03-04T18:29:00Z"/>
          <w:sz w:val="24"/>
          <w:szCs w:val="24"/>
          <w:rPrChange w:id="2582" w:author="Ron Gal" w:date="2017-03-04T18:30:00Z">
            <w:rPr>
              <w:ins w:id="2583" w:author="Ron Gal" w:date="2017-03-04T18:29:00Z"/>
              <w:b/>
              <w:sz w:val="24"/>
              <w:szCs w:val="24"/>
            </w:rPr>
          </w:rPrChange>
        </w:rPr>
        <w:pPrChange w:id="2584" w:author="Ron Gal" w:date="2017-03-04T18:30:00Z">
          <w:pPr>
            <w:bidi/>
          </w:pPr>
        </w:pPrChange>
      </w:pPr>
    </w:p>
    <w:p w:rsidR="00EA16CA" w:rsidRPr="00EA16CA" w:rsidRDefault="00EA16CA">
      <w:pPr>
        <w:rPr>
          <w:ins w:id="2585" w:author="Ron Gal" w:date="2017-03-04T18:29:00Z"/>
          <w:sz w:val="24"/>
          <w:szCs w:val="24"/>
          <w:rPrChange w:id="2586" w:author="Ron Gal" w:date="2017-03-04T18:30:00Z">
            <w:rPr>
              <w:ins w:id="2587" w:author="Ron Gal" w:date="2017-03-04T18:29:00Z"/>
              <w:b/>
              <w:sz w:val="24"/>
              <w:szCs w:val="24"/>
            </w:rPr>
          </w:rPrChange>
        </w:rPr>
        <w:pPrChange w:id="2588" w:author="Ron Gal" w:date="2017-03-04T18:30:00Z">
          <w:pPr>
            <w:bidi/>
          </w:pPr>
        </w:pPrChange>
      </w:pPr>
    </w:p>
    <w:p w:rsidR="00EA16CA" w:rsidRPr="00EA16CA" w:rsidRDefault="00EA16CA">
      <w:pPr>
        <w:rPr>
          <w:ins w:id="2589" w:author="Ron Gal" w:date="2017-03-04T18:29:00Z"/>
          <w:sz w:val="24"/>
          <w:szCs w:val="24"/>
          <w:rPrChange w:id="2590" w:author="Ron Gal" w:date="2017-03-04T18:30:00Z">
            <w:rPr>
              <w:ins w:id="2591" w:author="Ron Gal" w:date="2017-03-04T18:29:00Z"/>
              <w:b/>
              <w:sz w:val="24"/>
              <w:szCs w:val="24"/>
            </w:rPr>
          </w:rPrChange>
        </w:rPr>
        <w:pPrChange w:id="2592" w:author="Ron Gal" w:date="2017-03-04T18:30:00Z">
          <w:pPr>
            <w:bidi/>
          </w:pPr>
        </w:pPrChange>
      </w:pPr>
      <w:ins w:id="2593" w:author="Ron Gal" w:date="2017-03-04T18:29:00Z">
        <w:r w:rsidRPr="00EA16CA">
          <w:rPr>
            <w:sz w:val="24"/>
            <w:szCs w:val="24"/>
            <w:rPrChange w:id="2594" w:author="Ron Gal" w:date="2017-03-04T18:30:00Z">
              <w:rPr>
                <w:b/>
                <w:sz w:val="24"/>
                <w:szCs w:val="24"/>
              </w:rPr>
            </w:rPrChange>
          </w:rPr>
          <w:t>public string Name { get; set; }</w:t>
        </w:r>
      </w:ins>
    </w:p>
    <w:p w:rsidR="00EA16CA" w:rsidRPr="00EA16CA" w:rsidRDefault="00EA16CA">
      <w:pPr>
        <w:rPr>
          <w:ins w:id="2595" w:author="Ron Gal" w:date="2017-03-04T18:29:00Z"/>
          <w:sz w:val="24"/>
          <w:szCs w:val="24"/>
          <w:rPrChange w:id="2596" w:author="Ron Gal" w:date="2017-03-04T18:30:00Z">
            <w:rPr>
              <w:ins w:id="2597" w:author="Ron Gal" w:date="2017-03-04T18:29:00Z"/>
              <w:b/>
              <w:sz w:val="24"/>
              <w:szCs w:val="24"/>
            </w:rPr>
          </w:rPrChange>
        </w:rPr>
        <w:pPrChange w:id="2598" w:author="Ron Gal" w:date="2017-03-04T18:30:00Z">
          <w:pPr>
            <w:bidi/>
          </w:pPr>
        </w:pPrChange>
      </w:pPr>
      <w:ins w:id="2599" w:author="Ron Gal" w:date="2017-03-04T18:29:00Z">
        <w:r w:rsidRPr="00EA16CA">
          <w:rPr>
            <w:sz w:val="24"/>
            <w:szCs w:val="24"/>
            <w:rPrChange w:id="2600" w:author="Ron Gal" w:date="2017-03-04T18:30:00Z">
              <w:rPr>
                <w:b/>
                <w:sz w:val="24"/>
                <w:szCs w:val="24"/>
              </w:rPr>
            </w:rPrChange>
          </w:rPr>
          <w:t>public string Dose { get; set; }</w:t>
        </w:r>
      </w:ins>
    </w:p>
    <w:p w:rsidR="00EA16CA" w:rsidRPr="00EA16CA" w:rsidRDefault="00EA16CA">
      <w:pPr>
        <w:rPr>
          <w:ins w:id="2601" w:author="Ron Gal" w:date="2017-03-04T18:29:00Z"/>
          <w:sz w:val="24"/>
          <w:szCs w:val="24"/>
          <w:rPrChange w:id="2602" w:author="Ron Gal" w:date="2017-03-04T18:30:00Z">
            <w:rPr>
              <w:ins w:id="2603" w:author="Ron Gal" w:date="2017-03-04T18:29:00Z"/>
              <w:b/>
              <w:sz w:val="24"/>
              <w:szCs w:val="24"/>
            </w:rPr>
          </w:rPrChange>
        </w:rPr>
        <w:pPrChange w:id="2604" w:author="Ron Gal" w:date="2017-03-04T18:30:00Z">
          <w:pPr>
            <w:bidi/>
          </w:pPr>
        </w:pPrChange>
      </w:pPr>
      <w:ins w:id="2605" w:author="Ron Gal" w:date="2017-03-04T18:29:00Z">
        <w:r w:rsidRPr="00EA16CA">
          <w:rPr>
            <w:sz w:val="24"/>
            <w:szCs w:val="24"/>
            <w:rPrChange w:id="2606" w:author="Ron Gal" w:date="2017-03-04T18:30:00Z">
              <w:rPr>
                <w:b/>
                <w:sz w:val="24"/>
                <w:szCs w:val="24"/>
              </w:rPr>
            </w:rPrChange>
          </w:rPr>
          <w:t>public double Price { get; set; }</w:t>
        </w:r>
      </w:ins>
    </w:p>
    <w:p w:rsidR="00EA16CA" w:rsidRPr="00EA16CA" w:rsidRDefault="00EA16CA">
      <w:pPr>
        <w:rPr>
          <w:ins w:id="2607" w:author="Ron Gal" w:date="2017-03-04T18:29:00Z"/>
          <w:sz w:val="24"/>
          <w:szCs w:val="24"/>
          <w:rPrChange w:id="2608" w:author="Ron Gal" w:date="2017-03-04T18:30:00Z">
            <w:rPr>
              <w:ins w:id="2609" w:author="Ron Gal" w:date="2017-03-04T18:29:00Z"/>
              <w:b/>
              <w:sz w:val="24"/>
              <w:szCs w:val="24"/>
            </w:rPr>
          </w:rPrChange>
        </w:rPr>
        <w:pPrChange w:id="2610" w:author="Ron Gal" w:date="2017-03-04T18:30:00Z">
          <w:pPr>
            <w:bidi/>
          </w:pPr>
        </w:pPrChange>
      </w:pPr>
      <w:ins w:id="2611" w:author="Ron Gal" w:date="2017-03-04T18:29:00Z">
        <w:r w:rsidRPr="00EA16CA">
          <w:rPr>
            <w:sz w:val="24"/>
            <w:szCs w:val="24"/>
            <w:rPrChange w:id="2612" w:author="Ron Gal" w:date="2017-03-04T18:30:00Z">
              <w:rPr>
                <w:b/>
                <w:sz w:val="24"/>
                <w:szCs w:val="24"/>
              </w:rPr>
            </w:rPrChange>
          </w:rPr>
          <w:t>public DateTime Date { get; set; }</w:t>
        </w:r>
      </w:ins>
    </w:p>
    <w:p w:rsidR="00EA16CA" w:rsidRPr="00EA16CA" w:rsidRDefault="00EA16CA" w:rsidP="00EA16CA">
      <w:pPr>
        <w:bidi/>
        <w:rPr>
          <w:ins w:id="2613" w:author="Ron Gal" w:date="2017-03-04T18:29:00Z"/>
          <w:b/>
          <w:sz w:val="24"/>
          <w:szCs w:val="24"/>
        </w:rPr>
      </w:pPr>
    </w:p>
    <w:p w:rsidR="00EA16CA" w:rsidRPr="00EA16CA" w:rsidRDefault="00EA16CA" w:rsidP="00EA16CA">
      <w:pPr>
        <w:bidi/>
        <w:rPr>
          <w:ins w:id="2614" w:author="Ron Gal" w:date="2017-03-04T18:29:00Z"/>
          <w:b/>
          <w:sz w:val="24"/>
          <w:szCs w:val="24"/>
        </w:rPr>
      </w:pPr>
      <w:ins w:id="2615" w:author="Ron Gal" w:date="2017-03-04T18:29:00Z">
        <w:r w:rsidRPr="00EA16CA">
          <w:rPr>
            <w:b/>
            <w:sz w:val="24"/>
            <w:szCs w:val="24"/>
            <w:rtl/>
          </w:rPr>
          <w:t xml:space="preserve">מחלקת </w:t>
        </w:r>
        <w:r w:rsidRPr="00EA16CA">
          <w:rPr>
            <w:b/>
            <w:sz w:val="24"/>
            <w:szCs w:val="24"/>
          </w:rPr>
          <w:t>Owner</w:t>
        </w:r>
      </w:ins>
    </w:p>
    <w:p w:rsidR="00EA16CA" w:rsidRPr="00EA16CA" w:rsidRDefault="00EA16CA" w:rsidP="00EA16CA">
      <w:pPr>
        <w:bidi/>
        <w:rPr>
          <w:ins w:id="2616" w:author="Ron Gal" w:date="2017-03-04T18:29:00Z"/>
          <w:b/>
          <w:sz w:val="24"/>
          <w:szCs w:val="24"/>
        </w:rPr>
      </w:pPr>
      <w:ins w:id="2617"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בעלים.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618" w:author="Ron Gal" w:date="2017-03-04T18:29:00Z"/>
          <w:b/>
          <w:sz w:val="24"/>
          <w:szCs w:val="24"/>
        </w:rPr>
      </w:pPr>
    </w:p>
    <w:p w:rsidR="00EA16CA" w:rsidRPr="00EA16CA" w:rsidRDefault="00EA16CA">
      <w:pPr>
        <w:rPr>
          <w:ins w:id="2619" w:author="Ron Gal" w:date="2017-03-04T18:29:00Z"/>
          <w:sz w:val="24"/>
          <w:szCs w:val="24"/>
          <w:rPrChange w:id="2620" w:author="Ron Gal" w:date="2017-03-04T18:30:00Z">
            <w:rPr>
              <w:ins w:id="2621" w:author="Ron Gal" w:date="2017-03-04T18:29:00Z"/>
              <w:b/>
              <w:sz w:val="24"/>
              <w:szCs w:val="24"/>
            </w:rPr>
          </w:rPrChange>
        </w:rPr>
        <w:pPrChange w:id="2622" w:author="Ron Gal" w:date="2017-03-04T18:30:00Z">
          <w:pPr>
            <w:bidi/>
          </w:pPr>
        </w:pPrChange>
      </w:pPr>
    </w:p>
    <w:p w:rsidR="00EA16CA" w:rsidRPr="00EA16CA" w:rsidRDefault="00EA16CA">
      <w:pPr>
        <w:rPr>
          <w:ins w:id="2623" w:author="Ron Gal" w:date="2017-03-04T18:29:00Z"/>
          <w:sz w:val="24"/>
          <w:szCs w:val="24"/>
          <w:rPrChange w:id="2624" w:author="Ron Gal" w:date="2017-03-04T18:30:00Z">
            <w:rPr>
              <w:ins w:id="2625" w:author="Ron Gal" w:date="2017-03-04T18:29:00Z"/>
              <w:b/>
              <w:sz w:val="24"/>
              <w:szCs w:val="24"/>
            </w:rPr>
          </w:rPrChange>
        </w:rPr>
        <w:pPrChange w:id="2626" w:author="Ron Gal" w:date="2017-03-04T18:30:00Z">
          <w:pPr>
            <w:bidi/>
          </w:pPr>
        </w:pPrChange>
      </w:pPr>
      <w:ins w:id="2627" w:author="Ron Gal" w:date="2017-03-04T18:29:00Z">
        <w:r w:rsidRPr="00EA16CA">
          <w:rPr>
            <w:sz w:val="24"/>
            <w:szCs w:val="24"/>
            <w:rPrChange w:id="2628" w:author="Ron Gal" w:date="2017-03-04T18:30:00Z">
              <w:rPr>
                <w:b/>
                <w:sz w:val="24"/>
                <w:szCs w:val="24"/>
              </w:rPr>
            </w:rPrChange>
          </w:rPr>
          <w:t>public string Email { get; set; }</w:t>
        </w:r>
      </w:ins>
    </w:p>
    <w:p w:rsidR="00EA16CA" w:rsidRPr="00EA16CA" w:rsidRDefault="00EA16CA">
      <w:pPr>
        <w:rPr>
          <w:ins w:id="2629" w:author="Ron Gal" w:date="2017-03-04T18:29:00Z"/>
          <w:sz w:val="24"/>
          <w:szCs w:val="24"/>
          <w:rPrChange w:id="2630" w:author="Ron Gal" w:date="2017-03-04T18:30:00Z">
            <w:rPr>
              <w:ins w:id="2631" w:author="Ron Gal" w:date="2017-03-04T18:29:00Z"/>
              <w:b/>
              <w:sz w:val="24"/>
              <w:szCs w:val="24"/>
            </w:rPr>
          </w:rPrChange>
        </w:rPr>
        <w:pPrChange w:id="2632" w:author="Ron Gal" w:date="2017-03-04T18:30:00Z">
          <w:pPr>
            <w:bidi/>
          </w:pPr>
        </w:pPrChange>
      </w:pPr>
      <w:ins w:id="2633" w:author="Ron Gal" w:date="2017-03-04T18:29:00Z">
        <w:r w:rsidRPr="00EA16CA">
          <w:rPr>
            <w:sz w:val="24"/>
            <w:szCs w:val="24"/>
            <w:rPrChange w:id="2634" w:author="Ron Gal" w:date="2017-03-04T18:30:00Z">
              <w:rPr>
                <w:b/>
                <w:sz w:val="24"/>
                <w:szCs w:val="24"/>
              </w:rPr>
            </w:rPrChange>
          </w:rPr>
          <w:t>public string Password { get; set; }</w:t>
        </w:r>
      </w:ins>
    </w:p>
    <w:p w:rsidR="00EA16CA" w:rsidRPr="00EA16CA" w:rsidRDefault="00EA16CA">
      <w:pPr>
        <w:rPr>
          <w:ins w:id="2635" w:author="Ron Gal" w:date="2017-03-04T18:29:00Z"/>
          <w:sz w:val="24"/>
          <w:szCs w:val="24"/>
          <w:rPrChange w:id="2636" w:author="Ron Gal" w:date="2017-03-04T18:30:00Z">
            <w:rPr>
              <w:ins w:id="2637" w:author="Ron Gal" w:date="2017-03-04T18:29:00Z"/>
              <w:b/>
              <w:sz w:val="24"/>
              <w:szCs w:val="24"/>
            </w:rPr>
          </w:rPrChange>
        </w:rPr>
        <w:pPrChange w:id="2638" w:author="Ron Gal" w:date="2017-03-04T18:30:00Z">
          <w:pPr>
            <w:bidi/>
          </w:pPr>
        </w:pPrChange>
      </w:pPr>
      <w:ins w:id="2639" w:author="Ron Gal" w:date="2017-03-04T18:29:00Z">
        <w:r w:rsidRPr="00EA16CA">
          <w:rPr>
            <w:sz w:val="24"/>
            <w:szCs w:val="24"/>
            <w:rPrChange w:id="2640" w:author="Ron Gal" w:date="2017-03-04T18:30:00Z">
              <w:rPr>
                <w:b/>
                <w:sz w:val="24"/>
                <w:szCs w:val="24"/>
              </w:rPr>
            </w:rPrChange>
          </w:rPr>
          <w:t>public string FirstName { get; set; }</w:t>
        </w:r>
      </w:ins>
    </w:p>
    <w:p w:rsidR="00EA16CA" w:rsidRPr="00EA16CA" w:rsidRDefault="00EA16CA">
      <w:pPr>
        <w:rPr>
          <w:ins w:id="2641" w:author="Ron Gal" w:date="2017-03-04T18:29:00Z"/>
          <w:sz w:val="24"/>
          <w:szCs w:val="24"/>
          <w:rPrChange w:id="2642" w:author="Ron Gal" w:date="2017-03-04T18:30:00Z">
            <w:rPr>
              <w:ins w:id="2643" w:author="Ron Gal" w:date="2017-03-04T18:29:00Z"/>
              <w:b/>
              <w:sz w:val="24"/>
              <w:szCs w:val="24"/>
            </w:rPr>
          </w:rPrChange>
        </w:rPr>
        <w:pPrChange w:id="2644" w:author="Ron Gal" w:date="2017-03-04T18:30:00Z">
          <w:pPr>
            <w:bidi/>
          </w:pPr>
        </w:pPrChange>
      </w:pPr>
      <w:ins w:id="2645" w:author="Ron Gal" w:date="2017-03-04T18:29:00Z">
        <w:r w:rsidRPr="00EA16CA">
          <w:rPr>
            <w:sz w:val="24"/>
            <w:szCs w:val="24"/>
            <w:rPrChange w:id="2646" w:author="Ron Gal" w:date="2017-03-04T18:30:00Z">
              <w:rPr>
                <w:b/>
                <w:sz w:val="24"/>
                <w:szCs w:val="24"/>
              </w:rPr>
            </w:rPrChange>
          </w:rPr>
          <w:t>public string LastName { get; set; }</w:t>
        </w:r>
      </w:ins>
    </w:p>
    <w:p w:rsidR="00EA16CA" w:rsidRPr="00EA16CA" w:rsidRDefault="00EA16CA">
      <w:pPr>
        <w:rPr>
          <w:ins w:id="2647" w:author="Ron Gal" w:date="2017-03-04T18:29:00Z"/>
          <w:sz w:val="24"/>
          <w:szCs w:val="24"/>
          <w:rPrChange w:id="2648" w:author="Ron Gal" w:date="2017-03-04T18:30:00Z">
            <w:rPr>
              <w:ins w:id="2649" w:author="Ron Gal" w:date="2017-03-04T18:29:00Z"/>
              <w:b/>
              <w:sz w:val="24"/>
              <w:szCs w:val="24"/>
            </w:rPr>
          </w:rPrChange>
        </w:rPr>
        <w:pPrChange w:id="2650" w:author="Ron Gal" w:date="2017-03-04T18:30:00Z">
          <w:pPr>
            <w:bidi/>
          </w:pPr>
        </w:pPrChange>
      </w:pPr>
      <w:ins w:id="2651" w:author="Ron Gal" w:date="2017-03-04T18:29:00Z">
        <w:r w:rsidRPr="00EA16CA">
          <w:rPr>
            <w:sz w:val="24"/>
            <w:szCs w:val="24"/>
            <w:rPrChange w:id="2652" w:author="Ron Gal" w:date="2017-03-04T18:30:00Z">
              <w:rPr>
                <w:b/>
                <w:sz w:val="24"/>
                <w:szCs w:val="24"/>
              </w:rPr>
            </w:rPrChange>
          </w:rPr>
          <w:t>public DateTime BirthDate { get; set; }</w:t>
        </w:r>
      </w:ins>
    </w:p>
    <w:p w:rsidR="00EA16CA" w:rsidRPr="00EA16CA" w:rsidRDefault="00EA16CA">
      <w:pPr>
        <w:rPr>
          <w:ins w:id="2653" w:author="Ron Gal" w:date="2017-03-04T18:29:00Z"/>
          <w:sz w:val="24"/>
          <w:szCs w:val="24"/>
          <w:rPrChange w:id="2654" w:author="Ron Gal" w:date="2017-03-04T18:30:00Z">
            <w:rPr>
              <w:ins w:id="2655" w:author="Ron Gal" w:date="2017-03-04T18:29:00Z"/>
              <w:b/>
              <w:sz w:val="24"/>
              <w:szCs w:val="24"/>
            </w:rPr>
          </w:rPrChange>
        </w:rPr>
        <w:pPrChange w:id="2656" w:author="Ron Gal" w:date="2017-03-04T18:30:00Z">
          <w:pPr>
            <w:bidi/>
          </w:pPr>
        </w:pPrChange>
      </w:pPr>
      <w:ins w:id="2657" w:author="Ron Gal" w:date="2017-03-04T18:29:00Z">
        <w:r w:rsidRPr="00EA16CA">
          <w:rPr>
            <w:sz w:val="24"/>
            <w:szCs w:val="24"/>
            <w:rPrChange w:id="2658" w:author="Ron Gal" w:date="2017-03-04T18:30:00Z">
              <w:rPr>
                <w:b/>
                <w:sz w:val="24"/>
                <w:szCs w:val="24"/>
              </w:rPr>
            </w:rPrChange>
          </w:rPr>
          <w:t>public Address Address { get; set; }</w:t>
        </w:r>
      </w:ins>
    </w:p>
    <w:p w:rsidR="00EA16CA" w:rsidRPr="00EA16CA" w:rsidRDefault="00EA16CA">
      <w:pPr>
        <w:rPr>
          <w:ins w:id="2659" w:author="Ron Gal" w:date="2017-03-04T18:29:00Z"/>
          <w:sz w:val="24"/>
          <w:szCs w:val="24"/>
          <w:rPrChange w:id="2660" w:author="Ron Gal" w:date="2017-03-04T18:30:00Z">
            <w:rPr>
              <w:ins w:id="2661" w:author="Ron Gal" w:date="2017-03-04T18:29:00Z"/>
              <w:b/>
              <w:sz w:val="24"/>
              <w:szCs w:val="24"/>
            </w:rPr>
          </w:rPrChange>
        </w:rPr>
        <w:pPrChange w:id="2662" w:author="Ron Gal" w:date="2017-03-04T18:30:00Z">
          <w:pPr>
            <w:bidi/>
          </w:pPr>
        </w:pPrChange>
      </w:pPr>
      <w:ins w:id="2663" w:author="Ron Gal" w:date="2017-03-04T18:29:00Z">
        <w:r w:rsidRPr="00EA16CA">
          <w:rPr>
            <w:sz w:val="24"/>
            <w:szCs w:val="24"/>
            <w:rPrChange w:id="2664" w:author="Ron Gal" w:date="2017-03-04T18:30:00Z">
              <w:rPr>
                <w:b/>
                <w:sz w:val="24"/>
                <w:szCs w:val="24"/>
              </w:rPr>
            </w:rPrChange>
          </w:rPr>
          <w:t>public string Phone{ get; set; }</w:t>
        </w:r>
      </w:ins>
    </w:p>
    <w:p w:rsidR="00EA16CA" w:rsidRPr="00EA16CA" w:rsidRDefault="00EA16CA" w:rsidP="00EA16CA">
      <w:pPr>
        <w:bidi/>
        <w:rPr>
          <w:ins w:id="2665" w:author="Ron Gal" w:date="2017-03-04T18:29:00Z"/>
          <w:b/>
          <w:sz w:val="24"/>
          <w:szCs w:val="24"/>
        </w:rPr>
      </w:pPr>
    </w:p>
    <w:p w:rsidR="00EA16CA" w:rsidRPr="00EA16CA" w:rsidRDefault="00EA16CA" w:rsidP="00EA16CA">
      <w:pPr>
        <w:bidi/>
        <w:rPr>
          <w:ins w:id="2666" w:author="Ron Gal" w:date="2017-03-04T18:29:00Z"/>
          <w:b/>
          <w:sz w:val="24"/>
          <w:szCs w:val="24"/>
        </w:rPr>
      </w:pPr>
      <w:ins w:id="2667" w:author="Ron Gal" w:date="2017-03-04T18:29:00Z">
        <w:r w:rsidRPr="00EA16CA">
          <w:rPr>
            <w:b/>
            <w:sz w:val="24"/>
            <w:szCs w:val="24"/>
            <w:rtl/>
          </w:rPr>
          <w:t xml:space="preserve">מחלקת </w:t>
        </w:r>
        <w:r w:rsidRPr="00EA16CA">
          <w:rPr>
            <w:b/>
            <w:sz w:val="24"/>
            <w:szCs w:val="24"/>
          </w:rPr>
          <w:t>Recommendation</w:t>
        </w:r>
      </w:ins>
    </w:p>
    <w:p w:rsidR="00EA16CA" w:rsidRPr="00EA16CA" w:rsidRDefault="00EA16CA" w:rsidP="00EA16CA">
      <w:pPr>
        <w:bidi/>
        <w:rPr>
          <w:ins w:id="2668" w:author="Ron Gal" w:date="2017-03-04T18:29:00Z"/>
          <w:b/>
          <w:sz w:val="24"/>
          <w:szCs w:val="24"/>
        </w:rPr>
      </w:pPr>
      <w:ins w:id="2669"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המלצה על רופא.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670" w:author="Ron Gal" w:date="2017-03-04T18:29:00Z"/>
          <w:b/>
          <w:sz w:val="24"/>
          <w:szCs w:val="24"/>
        </w:rPr>
      </w:pPr>
    </w:p>
    <w:p w:rsidR="00EA16CA" w:rsidRPr="00EA16CA" w:rsidRDefault="00EA16CA">
      <w:pPr>
        <w:rPr>
          <w:ins w:id="2671" w:author="Ron Gal" w:date="2017-03-04T18:29:00Z"/>
          <w:sz w:val="24"/>
          <w:szCs w:val="24"/>
          <w:rPrChange w:id="2672" w:author="Ron Gal" w:date="2017-03-04T18:30:00Z">
            <w:rPr>
              <w:ins w:id="2673" w:author="Ron Gal" w:date="2017-03-04T18:29:00Z"/>
              <w:b/>
              <w:sz w:val="24"/>
              <w:szCs w:val="24"/>
            </w:rPr>
          </w:rPrChange>
        </w:rPr>
        <w:pPrChange w:id="2674" w:author="Ron Gal" w:date="2017-03-04T18:30:00Z">
          <w:pPr>
            <w:bidi/>
          </w:pPr>
        </w:pPrChange>
      </w:pPr>
      <w:ins w:id="2675" w:author="Ron Gal" w:date="2017-03-04T18:29:00Z">
        <w:r w:rsidRPr="00EA16CA">
          <w:rPr>
            <w:sz w:val="24"/>
            <w:szCs w:val="24"/>
            <w:rPrChange w:id="2676" w:author="Ron Gal" w:date="2017-03-04T18:30:00Z">
              <w:rPr>
                <w:b/>
                <w:sz w:val="24"/>
                <w:szCs w:val="24"/>
              </w:rPr>
            </w:rPrChange>
          </w:rPr>
          <w:t>public string Text { get; set; }</w:t>
        </w:r>
      </w:ins>
    </w:p>
    <w:p w:rsidR="00EA16CA" w:rsidRPr="00EA16CA" w:rsidRDefault="00EA16CA">
      <w:pPr>
        <w:rPr>
          <w:ins w:id="2677" w:author="Ron Gal" w:date="2017-03-04T18:29:00Z"/>
          <w:sz w:val="24"/>
          <w:szCs w:val="24"/>
          <w:rPrChange w:id="2678" w:author="Ron Gal" w:date="2017-03-04T18:30:00Z">
            <w:rPr>
              <w:ins w:id="2679" w:author="Ron Gal" w:date="2017-03-04T18:29:00Z"/>
              <w:b/>
              <w:sz w:val="24"/>
              <w:szCs w:val="24"/>
            </w:rPr>
          </w:rPrChange>
        </w:rPr>
        <w:pPrChange w:id="2680" w:author="Ron Gal" w:date="2017-03-04T18:30:00Z">
          <w:pPr>
            <w:bidi/>
          </w:pPr>
        </w:pPrChange>
      </w:pPr>
      <w:ins w:id="2681" w:author="Ron Gal" w:date="2017-03-04T18:29:00Z">
        <w:r w:rsidRPr="00EA16CA">
          <w:rPr>
            <w:sz w:val="24"/>
            <w:szCs w:val="24"/>
            <w:rPrChange w:id="2682" w:author="Ron Gal" w:date="2017-03-04T18:30:00Z">
              <w:rPr>
                <w:b/>
                <w:sz w:val="24"/>
                <w:szCs w:val="24"/>
              </w:rPr>
            </w:rPrChange>
          </w:rPr>
          <w:t>public string OwnerName { get; set; }</w:t>
        </w:r>
      </w:ins>
    </w:p>
    <w:p w:rsidR="00EA16CA" w:rsidRPr="00EA16CA" w:rsidRDefault="00EA16CA">
      <w:pPr>
        <w:rPr>
          <w:ins w:id="2683" w:author="Ron Gal" w:date="2017-03-04T18:29:00Z"/>
          <w:sz w:val="24"/>
          <w:szCs w:val="24"/>
          <w:rPrChange w:id="2684" w:author="Ron Gal" w:date="2017-03-04T18:30:00Z">
            <w:rPr>
              <w:ins w:id="2685" w:author="Ron Gal" w:date="2017-03-04T18:29:00Z"/>
              <w:b/>
              <w:sz w:val="24"/>
              <w:szCs w:val="24"/>
            </w:rPr>
          </w:rPrChange>
        </w:rPr>
        <w:pPrChange w:id="2686" w:author="Ron Gal" w:date="2017-03-04T18:30:00Z">
          <w:pPr>
            <w:bidi/>
          </w:pPr>
        </w:pPrChange>
      </w:pPr>
      <w:ins w:id="2687" w:author="Ron Gal" w:date="2017-03-04T18:29:00Z">
        <w:r w:rsidRPr="00EA16CA">
          <w:rPr>
            <w:sz w:val="24"/>
            <w:szCs w:val="24"/>
            <w:rPrChange w:id="2688" w:author="Ron Gal" w:date="2017-03-04T18:30:00Z">
              <w:rPr>
                <w:b/>
                <w:sz w:val="24"/>
                <w:szCs w:val="24"/>
              </w:rPr>
            </w:rPrChange>
          </w:rPr>
          <w:t>public DateTime Date { get; set; }</w:t>
        </w:r>
      </w:ins>
    </w:p>
    <w:p w:rsidR="00EA16CA" w:rsidRPr="00EA16CA" w:rsidRDefault="00EA16CA" w:rsidP="00EA16CA">
      <w:pPr>
        <w:bidi/>
        <w:rPr>
          <w:ins w:id="2689" w:author="Ron Gal" w:date="2017-03-04T18:29:00Z"/>
          <w:b/>
          <w:sz w:val="24"/>
          <w:szCs w:val="24"/>
        </w:rPr>
      </w:pPr>
      <w:ins w:id="2690" w:author="Ron Gal" w:date="2017-03-04T18:29:00Z">
        <w:r w:rsidRPr="00EA16CA">
          <w:rPr>
            <w:b/>
            <w:sz w:val="24"/>
            <w:szCs w:val="24"/>
            <w:rtl/>
          </w:rPr>
          <w:t xml:space="preserve">   </w:t>
        </w:r>
      </w:ins>
    </w:p>
    <w:p w:rsidR="00EA16CA" w:rsidRPr="00EA16CA" w:rsidRDefault="00EA16CA" w:rsidP="00EA16CA">
      <w:pPr>
        <w:bidi/>
        <w:rPr>
          <w:ins w:id="2691" w:author="Ron Gal" w:date="2017-03-04T18:29:00Z"/>
          <w:b/>
          <w:sz w:val="24"/>
          <w:szCs w:val="24"/>
        </w:rPr>
      </w:pPr>
      <w:ins w:id="2692" w:author="Ron Gal" w:date="2017-03-04T18:29:00Z">
        <w:r w:rsidRPr="00EA16CA">
          <w:rPr>
            <w:b/>
            <w:sz w:val="24"/>
            <w:szCs w:val="24"/>
            <w:rtl/>
          </w:rPr>
          <w:t xml:space="preserve">מחלקת </w:t>
        </w:r>
        <w:r w:rsidRPr="00EA16CA">
          <w:rPr>
            <w:b/>
            <w:sz w:val="24"/>
            <w:szCs w:val="24"/>
          </w:rPr>
          <w:t>Treatment</w:t>
        </w:r>
        <w:r w:rsidRPr="00EA16CA">
          <w:rPr>
            <w:b/>
            <w:sz w:val="24"/>
            <w:szCs w:val="24"/>
            <w:rtl/>
          </w:rPr>
          <w:t xml:space="preserve"> </w:t>
        </w:r>
      </w:ins>
    </w:p>
    <w:p w:rsidR="00EA16CA" w:rsidRPr="00EA16CA" w:rsidRDefault="00EA16CA" w:rsidP="00EA16CA">
      <w:pPr>
        <w:bidi/>
        <w:rPr>
          <w:ins w:id="2693" w:author="Ron Gal" w:date="2017-03-04T18:29:00Z"/>
          <w:b/>
          <w:sz w:val="24"/>
          <w:szCs w:val="24"/>
        </w:rPr>
      </w:pPr>
      <w:ins w:id="2694"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טיפול.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695" w:author="Ron Gal" w:date="2017-03-04T18:29:00Z"/>
          <w:b/>
          <w:sz w:val="24"/>
          <w:szCs w:val="24"/>
        </w:rPr>
      </w:pPr>
    </w:p>
    <w:p w:rsidR="00EA16CA" w:rsidRPr="00EA16CA" w:rsidRDefault="00EA16CA">
      <w:pPr>
        <w:rPr>
          <w:ins w:id="2696" w:author="Ron Gal" w:date="2017-03-04T18:29:00Z"/>
          <w:sz w:val="24"/>
          <w:szCs w:val="24"/>
          <w:rPrChange w:id="2697" w:author="Ron Gal" w:date="2017-03-04T18:30:00Z">
            <w:rPr>
              <w:ins w:id="2698" w:author="Ron Gal" w:date="2017-03-04T18:29:00Z"/>
              <w:b/>
              <w:sz w:val="24"/>
              <w:szCs w:val="24"/>
            </w:rPr>
          </w:rPrChange>
        </w:rPr>
        <w:pPrChange w:id="2699" w:author="Ron Gal" w:date="2017-03-04T18:30:00Z">
          <w:pPr>
            <w:bidi/>
          </w:pPr>
        </w:pPrChange>
      </w:pPr>
    </w:p>
    <w:p w:rsidR="00EA16CA" w:rsidRPr="00EA16CA" w:rsidRDefault="00EA16CA">
      <w:pPr>
        <w:rPr>
          <w:ins w:id="2700" w:author="Ron Gal" w:date="2017-03-04T18:29:00Z"/>
          <w:sz w:val="24"/>
          <w:szCs w:val="24"/>
          <w:rPrChange w:id="2701" w:author="Ron Gal" w:date="2017-03-04T18:30:00Z">
            <w:rPr>
              <w:ins w:id="2702" w:author="Ron Gal" w:date="2017-03-04T18:29:00Z"/>
              <w:b/>
              <w:sz w:val="24"/>
              <w:szCs w:val="24"/>
            </w:rPr>
          </w:rPrChange>
        </w:rPr>
        <w:pPrChange w:id="2703" w:author="Ron Gal" w:date="2017-03-04T18:30:00Z">
          <w:pPr>
            <w:bidi/>
          </w:pPr>
        </w:pPrChange>
      </w:pPr>
      <w:ins w:id="2704" w:author="Ron Gal" w:date="2017-03-04T18:29:00Z">
        <w:r w:rsidRPr="00EA16CA">
          <w:rPr>
            <w:sz w:val="24"/>
            <w:szCs w:val="24"/>
            <w:rPrChange w:id="2705" w:author="Ron Gal" w:date="2017-03-04T18:30:00Z">
              <w:rPr>
                <w:b/>
                <w:sz w:val="24"/>
                <w:szCs w:val="24"/>
              </w:rPr>
            </w:rPrChange>
          </w:rPr>
          <w:t>public string Name { get; set; }</w:t>
        </w:r>
      </w:ins>
    </w:p>
    <w:p w:rsidR="00EA16CA" w:rsidRPr="00EA16CA" w:rsidRDefault="00EA16CA">
      <w:pPr>
        <w:rPr>
          <w:ins w:id="2706" w:author="Ron Gal" w:date="2017-03-04T18:29:00Z"/>
          <w:sz w:val="24"/>
          <w:szCs w:val="24"/>
          <w:rPrChange w:id="2707" w:author="Ron Gal" w:date="2017-03-04T18:30:00Z">
            <w:rPr>
              <w:ins w:id="2708" w:author="Ron Gal" w:date="2017-03-04T18:29:00Z"/>
              <w:b/>
              <w:sz w:val="24"/>
              <w:szCs w:val="24"/>
            </w:rPr>
          </w:rPrChange>
        </w:rPr>
        <w:pPrChange w:id="2709" w:author="Ron Gal" w:date="2017-03-04T18:30:00Z">
          <w:pPr>
            <w:bidi/>
          </w:pPr>
        </w:pPrChange>
      </w:pPr>
      <w:ins w:id="2710" w:author="Ron Gal" w:date="2017-03-04T18:29:00Z">
        <w:r w:rsidRPr="00EA16CA">
          <w:rPr>
            <w:sz w:val="24"/>
            <w:szCs w:val="24"/>
            <w:rPrChange w:id="2711" w:author="Ron Gal" w:date="2017-03-04T18:30:00Z">
              <w:rPr>
                <w:b/>
                <w:sz w:val="24"/>
                <w:szCs w:val="24"/>
              </w:rPr>
            </w:rPrChange>
          </w:rPr>
          <w:t>public double Price { get; set; }</w:t>
        </w:r>
      </w:ins>
    </w:p>
    <w:p w:rsidR="00EA16CA" w:rsidRPr="00EA16CA" w:rsidRDefault="00EA16CA">
      <w:pPr>
        <w:rPr>
          <w:ins w:id="2712" w:author="Ron Gal" w:date="2017-03-04T18:29:00Z"/>
          <w:sz w:val="24"/>
          <w:szCs w:val="24"/>
          <w:rPrChange w:id="2713" w:author="Ron Gal" w:date="2017-03-04T18:30:00Z">
            <w:rPr>
              <w:ins w:id="2714" w:author="Ron Gal" w:date="2017-03-04T18:29:00Z"/>
              <w:b/>
              <w:sz w:val="24"/>
              <w:szCs w:val="24"/>
            </w:rPr>
          </w:rPrChange>
        </w:rPr>
        <w:pPrChange w:id="2715" w:author="Ron Gal" w:date="2017-03-04T18:30:00Z">
          <w:pPr>
            <w:bidi/>
          </w:pPr>
        </w:pPrChange>
      </w:pPr>
      <w:ins w:id="2716" w:author="Ron Gal" w:date="2017-03-04T18:29:00Z">
        <w:r w:rsidRPr="00EA16CA">
          <w:rPr>
            <w:sz w:val="24"/>
            <w:szCs w:val="24"/>
            <w:rPrChange w:id="2717" w:author="Ron Gal" w:date="2017-03-04T18:30:00Z">
              <w:rPr>
                <w:b/>
                <w:sz w:val="24"/>
                <w:szCs w:val="24"/>
              </w:rPr>
            </w:rPrChange>
          </w:rPr>
          <w:t>public DateTime Date { get; set; }</w:t>
        </w:r>
      </w:ins>
    </w:p>
    <w:p w:rsidR="00EA16CA" w:rsidRPr="00EA16CA" w:rsidRDefault="00EA16CA" w:rsidP="00EA16CA">
      <w:pPr>
        <w:bidi/>
        <w:rPr>
          <w:ins w:id="2718" w:author="Ron Gal" w:date="2017-03-04T18:29:00Z"/>
          <w:b/>
          <w:sz w:val="24"/>
          <w:szCs w:val="24"/>
        </w:rPr>
      </w:pPr>
    </w:p>
    <w:p w:rsidR="00EA16CA" w:rsidRPr="00EA16CA" w:rsidRDefault="00EA16CA" w:rsidP="00EA16CA">
      <w:pPr>
        <w:bidi/>
        <w:rPr>
          <w:ins w:id="2719" w:author="Ron Gal" w:date="2017-03-04T18:29:00Z"/>
          <w:b/>
          <w:sz w:val="24"/>
          <w:szCs w:val="24"/>
        </w:rPr>
      </w:pPr>
      <w:ins w:id="2720" w:author="Ron Gal" w:date="2017-03-04T18:29:00Z">
        <w:r w:rsidRPr="00EA16CA">
          <w:rPr>
            <w:b/>
            <w:sz w:val="24"/>
            <w:szCs w:val="24"/>
            <w:rtl/>
          </w:rPr>
          <w:lastRenderedPageBreak/>
          <w:t xml:space="preserve">מחלקת </w:t>
        </w:r>
        <w:r w:rsidRPr="00EA16CA">
          <w:rPr>
            <w:b/>
            <w:sz w:val="24"/>
            <w:szCs w:val="24"/>
          </w:rPr>
          <w:t>Vaccine</w:t>
        </w:r>
        <w:r w:rsidRPr="00EA16CA">
          <w:rPr>
            <w:b/>
            <w:sz w:val="24"/>
            <w:szCs w:val="24"/>
            <w:rtl/>
          </w:rPr>
          <w:t xml:space="preserve"> </w:t>
        </w:r>
      </w:ins>
    </w:p>
    <w:p w:rsidR="00EA16CA" w:rsidRPr="00EA16CA" w:rsidRDefault="00EA16CA" w:rsidP="00EA16CA">
      <w:pPr>
        <w:bidi/>
        <w:rPr>
          <w:ins w:id="2721" w:author="Ron Gal" w:date="2017-03-04T18:29:00Z"/>
          <w:b/>
          <w:sz w:val="24"/>
          <w:szCs w:val="24"/>
        </w:rPr>
      </w:pPr>
      <w:ins w:id="2722"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חיסון.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723" w:author="Ron Gal" w:date="2017-03-04T18:29:00Z"/>
          <w:b/>
          <w:sz w:val="24"/>
          <w:szCs w:val="24"/>
        </w:rPr>
      </w:pPr>
    </w:p>
    <w:p w:rsidR="00EA16CA" w:rsidRPr="00EA16CA" w:rsidRDefault="00EA16CA">
      <w:pPr>
        <w:rPr>
          <w:ins w:id="2724" w:author="Ron Gal" w:date="2017-03-04T18:29:00Z"/>
          <w:sz w:val="24"/>
          <w:szCs w:val="24"/>
          <w:rPrChange w:id="2725" w:author="Ron Gal" w:date="2017-03-04T18:30:00Z">
            <w:rPr>
              <w:ins w:id="2726" w:author="Ron Gal" w:date="2017-03-04T18:29:00Z"/>
              <w:b/>
              <w:sz w:val="24"/>
              <w:szCs w:val="24"/>
            </w:rPr>
          </w:rPrChange>
        </w:rPr>
        <w:pPrChange w:id="2727" w:author="Ron Gal" w:date="2017-03-04T18:30:00Z">
          <w:pPr>
            <w:bidi/>
          </w:pPr>
        </w:pPrChange>
      </w:pPr>
    </w:p>
    <w:p w:rsidR="00EA16CA" w:rsidRPr="00EA16CA" w:rsidRDefault="00EA16CA">
      <w:pPr>
        <w:rPr>
          <w:ins w:id="2728" w:author="Ron Gal" w:date="2017-03-04T18:29:00Z"/>
          <w:sz w:val="24"/>
          <w:szCs w:val="24"/>
          <w:rPrChange w:id="2729" w:author="Ron Gal" w:date="2017-03-04T18:30:00Z">
            <w:rPr>
              <w:ins w:id="2730" w:author="Ron Gal" w:date="2017-03-04T18:29:00Z"/>
              <w:b/>
              <w:sz w:val="24"/>
              <w:szCs w:val="24"/>
            </w:rPr>
          </w:rPrChange>
        </w:rPr>
        <w:pPrChange w:id="2731" w:author="Ron Gal" w:date="2017-03-04T18:30:00Z">
          <w:pPr>
            <w:bidi/>
          </w:pPr>
        </w:pPrChange>
      </w:pPr>
      <w:ins w:id="2732" w:author="Ron Gal" w:date="2017-03-04T18:29:00Z">
        <w:r w:rsidRPr="00EA16CA">
          <w:rPr>
            <w:sz w:val="24"/>
            <w:szCs w:val="24"/>
            <w:rPrChange w:id="2733" w:author="Ron Gal" w:date="2017-03-04T18:30:00Z">
              <w:rPr>
                <w:b/>
                <w:sz w:val="24"/>
                <w:szCs w:val="24"/>
              </w:rPr>
            </w:rPrChange>
          </w:rPr>
          <w:t>public string Name { get; set; }</w:t>
        </w:r>
      </w:ins>
    </w:p>
    <w:p w:rsidR="00EA16CA" w:rsidRPr="00EA16CA" w:rsidRDefault="00EA16CA">
      <w:pPr>
        <w:rPr>
          <w:ins w:id="2734" w:author="Ron Gal" w:date="2017-03-04T18:29:00Z"/>
          <w:sz w:val="24"/>
          <w:szCs w:val="24"/>
          <w:rPrChange w:id="2735" w:author="Ron Gal" w:date="2017-03-04T18:30:00Z">
            <w:rPr>
              <w:ins w:id="2736" w:author="Ron Gal" w:date="2017-03-04T18:29:00Z"/>
              <w:b/>
              <w:sz w:val="24"/>
              <w:szCs w:val="24"/>
            </w:rPr>
          </w:rPrChange>
        </w:rPr>
        <w:pPrChange w:id="2737" w:author="Ron Gal" w:date="2017-03-04T18:30:00Z">
          <w:pPr>
            <w:bidi/>
          </w:pPr>
        </w:pPrChange>
      </w:pPr>
      <w:ins w:id="2738" w:author="Ron Gal" w:date="2017-03-04T18:29:00Z">
        <w:r w:rsidRPr="00EA16CA">
          <w:rPr>
            <w:sz w:val="24"/>
            <w:szCs w:val="24"/>
            <w:rPrChange w:id="2739" w:author="Ron Gal" w:date="2017-03-04T18:30:00Z">
              <w:rPr>
                <w:b/>
                <w:sz w:val="24"/>
                <w:szCs w:val="24"/>
              </w:rPr>
            </w:rPrChange>
          </w:rPr>
          <w:t>public double Price { get; set; }</w:t>
        </w:r>
      </w:ins>
    </w:p>
    <w:p w:rsidR="00EA16CA" w:rsidRPr="00EA16CA" w:rsidRDefault="00EA16CA">
      <w:pPr>
        <w:rPr>
          <w:ins w:id="2740" w:author="Ron Gal" w:date="2017-03-04T18:29:00Z"/>
          <w:sz w:val="24"/>
          <w:szCs w:val="24"/>
          <w:rPrChange w:id="2741" w:author="Ron Gal" w:date="2017-03-04T18:30:00Z">
            <w:rPr>
              <w:ins w:id="2742" w:author="Ron Gal" w:date="2017-03-04T18:29:00Z"/>
              <w:b/>
              <w:sz w:val="24"/>
              <w:szCs w:val="24"/>
            </w:rPr>
          </w:rPrChange>
        </w:rPr>
        <w:pPrChange w:id="2743" w:author="Ron Gal" w:date="2017-03-04T18:30:00Z">
          <w:pPr>
            <w:bidi/>
          </w:pPr>
        </w:pPrChange>
      </w:pPr>
      <w:ins w:id="2744" w:author="Ron Gal" w:date="2017-03-04T18:29:00Z">
        <w:r w:rsidRPr="00EA16CA">
          <w:rPr>
            <w:sz w:val="24"/>
            <w:szCs w:val="24"/>
            <w:rPrChange w:id="2745" w:author="Ron Gal" w:date="2017-03-04T18:30:00Z">
              <w:rPr>
                <w:b/>
                <w:sz w:val="24"/>
                <w:szCs w:val="24"/>
              </w:rPr>
            </w:rPrChange>
          </w:rPr>
          <w:t>public DateTime Date { get; set; }</w:t>
        </w:r>
      </w:ins>
    </w:p>
    <w:p w:rsidR="00EA16CA" w:rsidRPr="00EA16CA" w:rsidRDefault="00EA16CA" w:rsidP="00EA16CA">
      <w:pPr>
        <w:bidi/>
        <w:rPr>
          <w:ins w:id="2746" w:author="Ron Gal" w:date="2017-03-04T18:29:00Z"/>
          <w:b/>
          <w:sz w:val="24"/>
          <w:szCs w:val="24"/>
        </w:rPr>
      </w:pPr>
    </w:p>
    <w:p w:rsidR="00EA16CA" w:rsidRPr="00EA16CA" w:rsidRDefault="00EA16CA" w:rsidP="00EA16CA">
      <w:pPr>
        <w:bidi/>
        <w:rPr>
          <w:ins w:id="2747" w:author="Ron Gal" w:date="2017-03-04T18:29:00Z"/>
          <w:b/>
          <w:sz w:val="24"/>
          <w:szCs w:val="24"/>
        </w:rPr>
      </w:pPr>
      <w:ins w:id="2748" w:author="Ron Gal" w:date="2017-03-04T18:29:00Z">
        <w:r w:rsidRPr="00EA16CA">
          <w:rPr>
            <w:b/>
            <w:sz w:val="24"/>
            <w:szCs w:val="24"/>
            <w:rtl/>
          </w:rPr>
          <w:t xml:space="preserve">מחלקת </w:t>
        </w:r>
        <w:r w:rsidRPr="00EA16CA">
          <w:rPr>
            <w:b/>
            <w:sz w:val="24"/>
            <w:szCs w:val="24"/>
          </w:rPr>
          <w:t>TreatmentReport</w:t>
        </w:r>
        <w:r w:rsidRPr="00EA16CA">
          <w:rPr>
            <w:b/>
            <w:sz w:val="24"/>
            <w:szCs w:val="24"/>
            <w:rtl/>
          </w:rPr>
          <w:t xml:space="preserve"> </w:t>
        </w:r>
      </w:ins>
    </w:p>
    <w:p w:rsidR="00EA16CA" w:rsidRPr="00EA16CA" w:rsidRDefault="00EA16CA" w:rsidP="00EA16CA">
      <w:pPr>
        <w:bidi/>
        <w:rPr>
          <w:ins w:id="2749" w:author="Ron Gal" w:date="2017-03-04T18:29:00Z"/>
          <w:b/>
          <w:sz w:val="24"/>
          <w:szCs w:val="24"/>
        </w:rPr>
      </w:pPr>
      <w:ins w:id="2750" w:author="Ron Gal" w:date="2017-03-04T18:29:00Z">
        <w:r w:rsidRPr="00EA16CA">
          <w:rPr>
            <w:b/>
            <w:sz w:val="24"/>
            <w:szCs w:val="24"/>
            <w:rtl/>
          </w:rPr>
          <w:t xml:space="preserve">מחלקה זו יורשת ממחלקת </w:t>
        </w:r>
        <w:r w:rsidRPr="00EA16CA">
          <w:rPr>
            <w:b/>
            <w:sz w:val="24"/>
            <w:szCs w:val="24"/>
          </w:rPr>
          <w:t>Entity</w:t>
        </w:r>
        <w:r w:rsidRPr="00EA16CA">
          <w:rPr>
            <w:b/>
            <w:sz w:val="24"/>
            <w:szCs w:val="24"/>
            <w:rtl/>
          </w:rPr>
          <w:t xml:space="preserve"> ומייצגת אובייקט מעבר של דו"ח טיפול. המחלקה מממשת את המתודה המופשטת </w:t>
        </w:r>
        <w:r w:rsidRPr="00EA16CA">
          <w:rPr>
            <w:b/>
            <w:sz w:val="24"/>
            <w:szCs w:val="24"/>
          </w:rPr>
          <w:t>Initialize</w:t>
        </w:r>
        <w:r w:rsidRPr="00EA16CA">
          <w:rPr>
            <w:b/>
            <w:sz w:val="24"/>
            <w:szCs w:val="24"/>
            <w:rtl/>
          </w:rPr>
          <w:t xml:space="preserve"> של </w:t>
        </w:r>
        <w:r w:rsidRPr="00EA16CA">
          <w:rPr>
            <w:b/>
            <w:sz w:val="24"/>
            <w:szCs w:val="24"/>
          </w:rPr>
          <w:t>Entity</w:t>
        </w:r>
        <w:r w:rsidRPr="00EA16CA">
          <w:rPr>
            <w:b/>
            <w:sz w:val="24"/>
            <w:szCs w:val="24"/>
            <w:rtl/>
          </w:rPr>
          <w:t xml:space="preserve"> והיא בעלת התכונות הבאות:</w:t>
        </w:r>
      </w:ins>
    </w:p>
    <w:p w:rsidR="00EA16CA" w:rsidRPr="00EA16CA" w:rsidRDefault="00EA16CA" w:rsidP="00EA16CA">
      <w:pPr>
        <w:bidi/>
        <w:rPr>
          <w:ins w:id="2751" w:author="Ron Gal" w:date="2017-03-04T18:29:00Z"/>
          <w:b/>
          <w:sz w:val="24"/>
          <w:szCs w:val="24"/>
        </w:rPr>
      </w:pPr>
    </w:p>
    <w:p w:rsidR="00EA16CA" w:rsidRPr="00EA16CA" w:rsidRDefault="00EA16CA">
      <w:pPr>
        <w:rPr>
          <w:ins w:id="2752" w:author="Ron Gal" w:date="2017-03-04T18:29:00Z"/>
          <w:sz w:val="24"/>
          <w:szCs w:val="24"/>
          <w:rPrChange w:id="2753" w:author="Ron Gal" w:date="2017-03-04T18:30:00Z">
            <w:rPr>
              <w:ins w:id="2754" w:author="Ron Gal" w:date="2017-03-04T18:29:00Z"/>
              <w:b/>
              <w:sz w:val="24"/>
              <w:szCs w:val="24"/>
            </w:rPr>
          </w:rPrChange>
        </w:rPr>
        <w:pPrChange w:id="2755" w:author="Ron Gal" w:date="2017-03-04T18:30:00Z">
          <w:pPr>
            <w:bidi/>
          </w:pPr>
        </w:pPrChange>
      </w:pPr>
    </w:p>
    <w:p w:rsidR="00EA16CA" w:rsidRPr="00EA16CA" w:rsidRDefault="00EA16CA">
      <w:pPr>
        <w:rPr>
          <w:ins w:id="2756" w:author="Ron Gal" w:date="2017-03-04T18:29:00Z"/>
          <w:sz w:val="24"/>
          <w:szCs w:val="24"/>
          <w:rPrChange w:id="2757" w:author="Ron Gal" w:date="2017-03-04T18:30:00Z">
            <w:rPr>
              <w:ins w:id="2758" w:author="Ron Gal" w:date="2017-03-04T18:29:00Z"/>
              <w:b/>
              <w:sz w:val="24"/>
              <w:szCs w:val="24"/>
            </w:rPr>
          </w:rPrChange>
        </w:rPr>
        <w:pPrChange w:id="2759" w:author="Ron Gal" w:date="2017-03-04T18:30:00Z">
          <w:pPr>
            <w:bidi/>
          </w:pPr>
        </w:pPrChange>
      </w:pPr>
      <w:ins w:id="2760" w:author="Ron Gal" w:date="2017-03-04T18:29:00Z">
        <w:r w:rsidRPr="00EA16CA">
          <w:rPr>
            <w:sz w:val="24"/>
            <w:szCs w:val="24"/>
            <w:rPrChange w:id="2761" w:author="Ron Gal" w:date="2017-03-04T18:30:00Z">
              <w:rPr>
                <w:b/>
                <w:sz w:val="24"/>
                <w:szCs w:val="24"/>
              </w:rPr>
            </w:rPrChange>
          </w:rPr>
          <w:t>public Animal Animal{ get; set; }</w:t>
        </w:r>
      </w:ins>
    </w:p>
    <w:p w:rsidR="00EA16CA" w:rsidRPr="00EA16CA" w:rsidRDefault="00EA16CA">
      <w:pPr>
        <w:rPr>
          <w:ins w:id="2762" w:author="Ron Gal" w:date="2017-03-04T18:29:00Z"/>
          <w:sz w:val="24"/>
          <w:szCs w:val="24"/>
          <w:rPrChange w:id="2763" w:author="Ron Gal" w:date="2017-03-04T18:30:00Z">
            <w:rPr>
              <w:ins w:id="2764" w:author="Ron Gal" w:date="2017-03-04T18:29:00Z"/>
              <w:b/>
              <w:sz w:val="24"/>
              <w:szCs w:val="24"/>
            </w:rPr>
          </w:rPrChange>
        </w:rPr>
        <w:pPrChange w:id="2765" w:author="Ron Gal" w:date="2017-03-04T18:30:00Z">
          <w:pPr>
            <w:bidi/>
          </w:pPr>
        </w:pPrChange>
      </w:pPr>
      <w:ins w:id="2766" w:author="Ron Gal" w:date="2017-03-04T18:29:00Z">
        <w:r w:rsidRPr="00EA16CA">
          <w:rPr>
            <w:sz w:val="24"/>
            <w:szCs w:val="24"/>
            <w:rPrChange w:id="2767" w:author="Ron Gal" w:date="2017-03-04T18:30:00Z">
              <w:rPr>
                <w:b/>
                <w:sz w:val="24"/>
                <w:szCs w:val="24"/>
              </w:rPr>
            </w:rPrChange>
          </w:rPr>
          <w:t>public IList&lt;Treatment&gt; Treatments { get; set; }</w:t>
        </w:r>
      </w:ins>
    </w:p>
    <w:p w:rsidR="00EA16CA" w:rsidRPr="00EA16CA" w:rsidRDefault="00EA16CA">
      <w:pPr>
        <w:rPr>
          <w:ins w:id="2768" w:author="Ron Gal" w:date="2017-03-04T18:29:00Z"/>
          <w:sz w:val="24"/>
          <w:szCs w:val="24"/>
          <w:rPrChange w:id="2769" w:author="Ron Gal" w:date="2017-03-04T18:30:00Z">
            <w:rPr>
              <w:ins w:id="2770" w:author="Ron Gal" w:date="2017-03-04T18:29:00Z"/>
              <w:b/>
              <w:sz w:val="24"/>
              <w:szCs w:val="24"/>
            </w:rPr>
          </w:rPrChange>
        </w:rPr>
        <w:pPrChange w:id="2771" w:author="Ron Gal" w:date="2017-03-04T18:30:00Z">
          <w:pPr>
            <w:bidi/>
          </w:pPr>
        </w:pPrChange>
      </w:pPr>
      <w:ins w:id="2772" w:author="Ron Gal" w:date="2017-03-04T18:29:00Z">
        <w:r w:rsidRPr="00EA16CA">
          <w:rPr>
            <w:sz w:val="24"/>
            <w:szCs w:val="24"/>
            <w:rPrChange w:id="2773" w:author="Ron Gal" w:date="2017-03-04T18:30:00Z">
              <w:rPr>
                <w:b/>
                <w:sz w:val="24"/>
                <w:szCs w:val="24"/>
              </w:rPr>
            </w:rPrChange>
          </w:rPr>
          <w:t>public IList&lt;Medication&gt; Medications { get; set; }</w:t>
        </w:r>
      </w:ins>
    </w:p>
    <w:p w:rsidR="00EA16CA" w:rsidRPr="00EA16CA" w:rsidRDefault="00EA16CA">
      <w:pPr>
        <w:rPr>
          <w:ins w:id="2774" w:author="Ron Gal" w:date="2017-03-04T18:29:00Z"/>
          <w:sz w:val="24"/>
          <w:szCs w:val="24"/>
          <w:rPrChange w:id="2775" w:author="Ron Gal" w:date="2017-03-04T18:30:00Z">
            <w:rPr>
              <w:ins w:id="2776" w:author="Ron Gal" w:date="2017-03-04T18:29:00Z"/>
              <w:b/>
              <w:sz w:val="24"/>
              <w:szCs w:val="24"/>
            </w:rPr>
          </w:rPrChange>
        </w:rPr>
        <w:pPrChange w:id="2777" w:author="Ron Gal" w:date="2017-03-04T18:30:00Z">
          <w:pPr>
            <w:bidi/>
          </w:pPr>
        </w:pPrChange>
      </w:pPr>
      <w:ins w:id="2778" w:author="Ron Gal" w:date="2017-03-04T18:29:00Z">
        <w:r w:rsidRPr="00EA16CA">
          <w:rPr>
            <w:sz w:val="24"/>
            <w:szCs w:val="24"/>
            <w:rPrChange w:id="2779" w:author="Ron Gal" w:date="2017-03-04T18:30:00Z">
              <w:rPr>
                <w:b/>
                <w:sz w:val="24"/>
                <w:szCs w:val="24"/>
              </w:rPr>
            </w:rPrChange>
          </w:rPr>
          <w:t>public IList&lt;Vaccine&gt; Vaccines { get; set; }</w:t>
        </w:r>
      </w:ins>
    </w:p>
    <w:p w:rsidR="00EA16CA" w:rsidRPr="00EA16CA" w:rsidRDefault="00EA16CA">
      <w:pPr>
        <w:rPr>
          <w:ins w:id="2780" w:author="Ron Gal" w:date="2017-03-04T18:29:00Z"/>
          <w:sz w:val="24"/>
          <w:szCs w:val="24"/>
          <w:rPrChange w:id="2781" w:author="Ron Gal" w:date="2017-03-04T18:30:00Z">
            <w:rPr>
              <w:ins w:id="2782" w:author="Ron Gal" w:date="2017-03-04T18:29:00Z"/>
              <w:b/>
              <w:sz w:val="24"/>
              <w:szCs w:val="24"/>
            </w:rPr>
          </w:rPrChange>
        </w:rPr>
        <w:pPrChange w:id="2783" w:author="Ron Gal" w:date="2017-03-04T18:30:00Z">
          <w:pPr>
            <w:bidi/>
          </w:pPr>
        </w:pPrChange>
      </w:pPr>
      <w:ins w:id="2784" w:author="Ron Gal" w:date="2017-03-04T18:29:00Z">
        <w:r w:rsidRPr="00EA16CA">
          <w:rPr>
            <w:sz w:val="24"/>
            <w:szCs w:val="24"/>
            <w:rPrChange w:id="2785" w:author="Ron Gal" w:date="2017-03-04T18:30:00Z">
              <w:rPr>
                <w:b/>
                <w:sz w:val="24"/>
                <w:szCs w:val="24"/>
              </w:rPr>
            </w:rPrChange>
          </w:rPr>
          <w:t>public double TotalPrice { get; set; }</w:t>
        </w:r>
      </w:ins>
    </w:p>
    <w:p w:rsidR="00EA16CA" w:rsidRPr="00EA16CA" w:rsidRDefault="00EA16CA">
      <w:pPr>
        <w:rPr>
          <w:ins w:id="2786" w:author="Ron Gal" w:date="2017-03-04T18:29:00Z"/>
          <w:sz w:val="24"/>
          <w:szCs w:val="24"/>
          <w:rPrChange w:id="2787" w:author="Ron Gal" w:date="2017-03-04T18:30:00Z">
            <w:rPr>
              <w:ins w:id="2788" w:author="Ron Gal" w:date="2017-03-04T18:29:00Z"/>
              <w:b/>
              <w:sz w:val="24"/>
              <w:szCs w:val="24"/>
            </w:rPr>
          </w:rPrChange>
        </w:rPr>
        <w:pPrChange w:id="2789" w:author="Ron Gal" w:date="2017-03-04T18:30:00Z">
          <w:pPr>
            <w:bidi/>
          </w:pPr>
        </w:pPrChange>
      </w:pPr>
      <w:ins w:id="2790" w:author="Ron Gal" w:date="2017-03-04T18:29:00Z">
        <w:r w:rsidRPr="00EA16CA">
          <w:rPr>
            <w:sz w:val="24"/>
            <w:szCs w:val="24"/>
            <w:rPrChange w:id="2791" w:author="Ron Gal" w:date="2017-03-04T18:30:00Z">
              <w:rPr>
                <w:b/>
                <w:sz w:val="24"/>
                <w:szCs w:val="24"/>
              </w:rPr>
            </w:rPrChange>
          </w:rPr>
          <w:t>public DateTime Date { get; set; }</w:t>
        </w:r>
      </w:ins>
    </w:p>
    <w:p w:rsidR="00EA16CA" w:rsidRPr="00EA16CA" w:rsidRDefault="00EA16CA">
      <w:pPr>
        <w:rPr>
          <w:ins w:id="2792" w:author="Ron Gal" w:date="2017-03-04T18:29:00Z"/>
          <w:sz w:val="24"/>
          <w:szCs w:val="24"/>
          <w:rPrChange w:id="2793" w:author="Ron Gal" w:date="2017-03-04T18:30:00Z">
            <w:rPr>
              <w:ins w:id="2794" w:author="Ron Gal" w:date="2017-03-04T18:29:00Z"/>
              <w:b/>
              <w:sz w:val="24"/>
              <w:szCs w:val="24"/>
            </w:rPr>
          </w:rPrChange>
        </w:rPr>
        <w:pPrChange w:id="2795" w:author="Ron Gal" w:date="2017-03-04T18:30:00Z">
          <w:pPr>
            <w:bidi/>
          </w:pPr>
        </w:pPrChange>
      </w:pPr>
      <w:ins w:id="2796" w:author="Ron Gal" w:date="2017-03-04T18:29:00Z">
        <w:r w:rsidRPr="00EA16CA">
          <w:rPr>
            <w:sz w:val="24"/>
            <w:szCs w:val="24"/>
            <w:rPrChange w:id="2797" w:author="Ron Gal" w:date="2017-03-04T18:30:00Z">
              <w:rPr>
                <w:b/>
                <w:sz w:val="24"/>
                <w:szCs w:val="24"/>
              </w:rPr>
            </w:rPrChange>
          </w:rPr>
          <w:t>public AnimalMeasurements Measurements { get; set; }</w:t>
        </w:r>
      </w:ins>
    </w:p>
    <w:p w:rsidR="00EA16CA" w:rsidRPr="00EA16CA" w:rsidRDefault="00EA16CA">
      <w:pPr>
        <w:rPr>
          <w:ins w:id="2798" w:author="Ron Gal" w:date="2017-03-04T18:29:00Z"/>
          <w:sz w:val="24"/>
          <w:szCs w:val="24"/>
          <w:rPrChange w:id="2799" w:author="Ron Gal" w:date="2017-03-04T18:30:00Z">
            <w:rPr>
              <w:ins w:id="2800" w:author="Ron Gal" w:date="2017-03-04T18:29:00Z"/>
              <w:b/>
              <w:sz w:val="24"/>
              <w:szCs w:val="24"/>
            </w:rPr>
          </w:rPrChange>
        </w:rPr>
        <w:pPrChange w:id="2801" w:author="Ron Gal" w:date="2017-03-04T18:30:00Z">
          <w:pPr>
            <w:bidi/>
          </w:pPr>
        </w:pPrChange>
      </w:pPr>
      <w:ins w:id="2802" w:author="Ron Gal" w:date="2017-03-04T18:29:00Z">
        <w:r w:rsidRPr="00EA16CA">
          <w:rPr>
            <w:sz w:val="24"/>
            <w:szCs w:val="24"/>
            <w:rPrChange w:id="2803" w:author="Ron Gal" w:date="2017-03-04T18:30:00Z">
              <w:rPr>
                <w:b/>
                <w:sz w:val="24"/>
                <w:szCs w:val="24"/>
              </w:rPr>
            </w:rPrChange>
          </w:rPr>
          <w:t>public string TreatmentSummary { get; set; }</w:t>
        </w:r>
      </w:ins>
    </w:p>
    <w:p w:rsidR="00EA16CA" w:rsidRPr="00EA16CA" w:rsidRDefault="00EA16CA">
      <w:pPr>
        <w:rPr>
          <w:ins w:id="2804" w:author="Ron Gal" w:date="2017-03-04T18:29:00Z"/>
          <w:sz w:val="24"/>
          <w:szCs w:val="24"/>
          <w:rPrChange w:id="2805" w:author="Ron Gal" w:date="2017-03-04T18:30:00Z">
            <w:rPr>
              <w:ins w:id="2806" w:author="Ron Gal" w:date="2017-03-04T18:29:00Z"/>
              <w:b/>
              <w:sz w:val="24"/>
              <w:szCs w:val="24"/>
            </w:rPr>
          </w:rPrChange>
        </w:rPr>
        <w:pPrChange w:id="2807" w:author="Ron Gal" w:date="2017-03-04T18:30:00Z">
          <w:pPr>
            <w:bidi/>
          </w:pPr>
        </w:pPrChange>
      </w:pPr>
      <w:ins w:id="2808" w:author="Ron Gal" w:date="2017-03-04T18:29:00Z">
        <w:r w:rsidRPr="00EA16CA">
          <w:rPr>
            <w:sz w:val="24"/>
            <w:szCs w:val="24"/>
            <w:rPrChange w:id="2809" w:author="Ron Gal" w:date="2017-03-04T18:30:00Z">
              <w:rPr>
                <w:b/>
                <w:sz w:val="24"/>
                <w:szCs w:val="24"/>
              </w:rPr>
            </w:rPrChange>
          </w:rPr>
          <w:t>public string DoctorName { get; set; }</w:t>
        </w:r>
      </w:ins>
    </w:p>
    <w:p w:rsidR="00EA16CA" w:rsidRPr="00EA16CA" w:rsidRDefault="00EA16CA">
      <w:pPr>
        <w:rPr>
          <w:ins w:id="2810" w:author="Ron Gal" w:date="2017-03-04T18:29:00Z"/>
          <w:sz w:val="24"/>
          <w:szCs w:val="24"/>
          <w:rPrChange w:id="2811" w:author="Ron Gal" w:date="2017-03-04T18:30:00Z">
            <w:rPr>
              <w:ins w:id="2812" w:author="Ron Gal" w:date="2017-03-04T18:29:00Z"/>
              <w:b/>
              <w:sz w:val="24"/>
              <w:szCs w:val="24"/>
            </w:rPr>
          </w:rPrChange>
        </w:rPr>
        <w:pPrChange w:id="2813" w:author="Ron Gal" w:date="2017-03-04T18:30:00Z">
          <w:pPr>
            <w:bidi/>
          </w:pPr>
        </w:pPrChange>
      </w:pPr>
      <w:ins w:id="2814" w:author="Ron Gal" w:date="2017-03-04T18:29:00Z">
        <w:r w:rsidRPr="00EA16CA">
          <w:rPr>
            <w:sz w:val="24"/>
            <w:szCs w:val="24"/>
            <w:rPrChange w:id="2815" w:author="Ron Gal" w:date="2017-03-04T18:30:00Z">
              <w:rPr>
                <w:b/>
                <w:sz w:val="24"/>
                <w:szCs w:val="24"/>
              </w:rPr>
            </w:rPrChange>
          </w:rPr>
          <w:t>public string DoctorPhone { get; set; }</w:t>
        </w:r>
      </w:ins>
    </w:p>
    <w:p w:rsidR="00EA16CA" w:rsidRDefault="00EA16CA" w:rsidP="00EA16CA">
      <w:pPr>
        <w:bidi/>
        <w:rPr>
          <w:ins w:id="2816" w:author="Ron Gal" w:date="2017-03-04T18:31:00Z"/>
          <w:b/>
          <w:sz w:val="24"/>
          <w:szCs w:val="24"/>
          <w:rtl/>
        </w:rPr>
      </w:pPr>
    </w:p>
    <w:p w:rsidR="00C33E1B" w:rsidRPr="00EA16CA" w:rsidRDefault="00C33E1B" w:rsidP="00C33E1B">
      <w:pPr>
        <w:bidi/>
        <w:rPr>
          <w:ins w:id="2817" w:author="Ron Gal" w:date="2017-03-04T18:31:00Z"/>
          <w:b/>
          <w:sz w:val="24"/>
          <w:szCs w:val="24"/>
        </w:rPr>
      </w:pPr>
      <w:ins w:id="2818" w:author="Ron Gal" w:date="2017-03-04T18:31:00Z">
        <w:r w:rsidRPr="00EA16CA">
          <w:rPr>
            <w:b/>
            <w:sz w:val="24"/>
            <w:szCs w:val="24"/>
            <w:rtl/>
          </w:rPr>
          <w:t xml:space="preserve">מחלקת </w:t>
        </w:r>
        <w:r w:rsidRPr="00C33E1B">
          <w:rPr>
            <w:b/>
            <w:sz w:val="24"/>
            <w:szCs w:val="24"/>
            <w:rPrChange w:id="2819" w:author="Ron Gal" w:date="2017-03-04T18:31:00Z">
              <w:rPr>
                <w:rFonts w:ascii="Consolas" w:hAnsi="Consolas" w:cs="Consolas"/>
                <w:color w:val="2B91AF"/>
                <w:sz w:val="19"/>
                <w:szCs w:val="19"/>
                <w:highlight w:val="white"/>
              </w:rPr>
            </w:rPrChange>
          </w:rPr>
          <w:t>VisitsReport</w:t>
        </w:r>
      </w:ins>
    </w:p>
    <w:p w:rsidR="00C33E1B" w:rsidRPr="00EA16CA" w:rsidRDefault="00C33E1B">
      <w:pPr>
        <w:bidi/>
        <w:rPr>
          <w:ins w:id="2820" w:author="Ron Gal" w:date="2017-03-04T18:31:00Z"/>
          <w:b/>
          <w:sz w:val="24"/>
          <w:szCs w:val="24"/>
        </w:rPr>
        <w:pPrChange w:id="2821" w:author="Ron Gal" w:date="2017-03-04T18:32:00Z">
          <w:pPr>
            <w:bidi/>
          </w:pPr>
        </w:pPrChange>
      </w:pPr>
      <w:ins w:id="2822" w:author="Ron Gal" w:date="2017-03-04T18:31:00Z">
        <w:r w:rsidRPr="00EA16CA">
          <w:rPr>
            <w:b/>
            <w:sz w:val="24"/>
            <w:szCs w:val="24"/>
            <w:rtl/>
          </w:rPr>
          <w:t xml:space="preserve">מחלקה זו ומייצגת אובייקט מעבר של דו"ח </w:t>
        </w:r>
      </w:ins>
      <w:ins w:id="2823" w:author="Ron Gal" w:date="2017-03-04T18:32:00Z">
        <w:r>
          <w:rPr>
            <w:rFonts w:hint="cs"/>
            <w:b/>
            <w:sz w:val="24"/>
            <w:szCs w:val="24"/>
            <w:rtl/>
          </w:rPr>
          <w:t>תורים הבאים לבע"ח</w:t>
        </w:r>
      </w:ins>
      <w:ins w:id="2824" w:author="Ron Gal" w:date="2017-03-04T18:31:00Z">
        <w:r w:rsidRPr="00EA16CA">
          <w:rPr>
            <w:b/>
            <w:sz w:val="24"/>
            <w:szCs w:val="24"/>
            <w:rtl/>
          </w:rPr>
          <w:t xml:space="preserve">.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C33E1B" w:rsidRPr="00EA16CA" w:rsidRDefault="00C33E1B" w:rsidP="00C33E1B">
      <w:pPr>
        <w:bidi/>
        <w:rPr>
          <w:ins w:id="2825" w:author="Ron Gal" w:date="2017-03-04T18:31:00Z"/>
          <w:b/>
          <w:sz w:val="24"/>
          <w:szCs w:val="24"/>
        </w:rPr>
      </w:pPr>
    </w:p>
    <w:p w:rsidR="00C33E1B" w:rsidRPr="00C33E1B" w:rsidRDefault="00C33E1B">
      <w:pPr>
        <w:rPr>
          <w:ins w:id="2826" w:author="Ron Gal" w:date="2017-03-04T18:31:00Z"/>
          <w:sz w:val="24"/>
          <w:szCs w:val="24"/>
          <w:rPrChange w:id="2827" w:author="Ron Gal" w:date="2017-03-04T18:32:00Z">
            <w:rPr>
              <w:ins w:id="2828" w:author="Ron Gal" w:date="2017-03-04T18:31:00Z"/>
              <w:rFonts w:ascii="Consolas" w:hAnsi="Consolas" w:cs="Consolas"/>
              <w:sz w:val="19"/>
              <w:szCs w:val="19"/>
              <w:highlight w:val="white"/>
            </w:rPr>
          </w:rPrChange>
        </w:rPr>
        <w:pPrChange w:id="2829" w:author="Ron Gal" w:date="2017-03-04T18:32:00Z">
          <w:pPr>
            <w:autoSpaceDE w:val="0"/>
            <w:autoSpaceDN w:val="0"/>
            <w:adjustRightInd w:val="0"/>
            <w:spacing w:line="240" w:lineRule="auto"/>
          </w:pPr>
        </w:pPrChange>
      </w:pPr>
      <w:ins w:id="2830" w:author="Ron Gal" w:date="2017-03-04T18:31:00Z">
        <w:r w:rsidRPr="00C33E1B">
          <w:rPr>
            <w:sz w:val="24"/>
            <w:szCs w:val="24"/>
            <w:rPrChange w:id="2831" w:author="Ron Gal" w:date="2017-03-04T18:32:00Z">
              <w:rPr>
                <w:rFonts w:ascii="Consolas" w:hAnsi="Consolas" w:cs="Consolas"/>
                <w:color w:val="0000FF"/>
                <w:sz w:val="19"/>
                <w:szCs w:val="19"/>
                <w:highlight w:val="white"/>
              </w:rPr>
            </w:rPrChange>
          </w:rPr>
          <w:t>public</w:t>
        </w:r>
        <w:r w:rsidRPr="00C33E1B">
          <w:rPr>
            <w:sz w:val="24"/>
            <w:szCs w:val="24"/>
            <w:rPrChange w:id="2832" w:author="Ron Gal" w:date="2017-03-04T18:32:00Z">
              <w:rPr>
                <w:rFonts w:ascii="Consolas" w:hAnsi="Consolas" w:cs="Consolas"/>
                <w:sz w:val="19"/>
                <w:szCs w:val="19"/>
                <w:highlight w:val="white"/>
              </w:rPr>
            </w:rPrChange>
          </w:rPr>
          <w:t xml:space="preserve"> </w:t>
        </w:r>
        <w:r w:rsidRPr="00C33E1B">
          <w:rPr>
            <w:sz w:val="24"/>
            <w:szCs w:val="24"/>
            <w:rPrChange w:id="2833" w:author="Ron Gal" w:date="2017-03-04T18:32:00Z">
              <w:rPr>
                <w:rFonts w:ascii="Consolas" w:hAnsi="Consolas" w:cs="Consolas"/>
                <w:color w:val="0000FF"/>
                <w:sz w:val="19"/>
                <w:szCs w:val="19"/>
                <w:highlight w:val="white"/>
              </w:rPr>
            </w:rPrChange>
          </w:rPr>
          <w:t>string</w:t>
        </w:r>
        <w:r w:rsidRPr="00C33E1B">
          <w:rPr>
            <w:sz w:val="24"/>
            <w:szCs w:val="24"/>
            <w:rPrChange w:id="2834" w:author="Ron Gal" w:date="2017-03-04T18:32:00Z">
              <w:rPr>
                <w:rFonts w:ascii="Consolas" w:hAnsi="Consolas" w:cs="Consolas"/>
                <w:sz w:val="19"/>
                <w:szCs w:val="19"/>
                <w:highlight w:val="white"/>
              </w:rPr>
            </w:rPrChange>
          </w:rPr>
          <w:t xml:space="preserve"> AnimalName { </w:t>
        </w:r>
        <w:r w:rsidRPr="00C33E1B">
          <w:rPr>
            <w:sz w:val="24"/>
            <w:szCs w:val="24"/>
            <w:rPrChange w:id="2835" w:author="Ron Gal" w:date="2017-03-04T18:32:00Z">
              <w:rPr>
                <w:rFonts w:ascii="Consolas" w:hAnsi="Consolas" w:cs="Consolas"/>
                <w:color w:val="0000FF"/>
                <w:sz w:val="19"/>
                <w:szCs w:val="19"/>
                <w:highlight w:val="white"/>
              </w:rPr>
            </w:rPrChange>
          </w:rPr>
          <w:t>get</w:t>
        </w:r>
        <w:r w:rsidRPr="00C33E1B">
          <w:rPr>
            <w:sz w:val="24"/>
            <w:szCs w:val="24"/>
            <w:rPrChange w:id="2836" w:author="Ron Gal" w:date="2017-03-04T18:32:00Z">
              <w:rPr>
                <w:rFonts w:ascii="Consolas" w:hAnsi="Consolas" w:cs="Consolas"/>
                <w:sz w:val="19"/>
                <w:szCs w:val="19"/>
                <w:highlight w:val="white"/>
              </w:rPr>
            </w:rPrChange>
          </w:rPr>
          <w:t xml:space="preserve">; </w:t>
        </w:r>
        <w:r w:rsidRPr="00C33E1B">
          <w:rPr>
            <w:sz w:val="24"/>
            <w:szCs w:val="24"/>
            <w:rPrChange w:id="2837" w:author="Ron Gal" w:date="2017-03-04T18:32:00Z">
              <w:rPr>
                <w:rFonts w:ascii="Consolas" w:hAnsi="Consolas" w:cs="Consolas"/>
                <w:color w:val="0000FF"/>
                <w:sz w:val="19"/>
                <w:szCs w:val="19"/>
                <w:highlight w:val="white"/>
              </w:rPr>
            </w:rPrChange>
          </w:rPr>
          <w:t>set; }</w:t>
        </w:r>
      </w:ins>
    </w:p>
    <w:p w:rsidR="00C33E1B" w:rsidRPr="00C33E1B" w:rsidRDefault="00C33E1B">
      <w:pPr>
        <w:rPr>
          <w:ins w:id="2838" w:author="Ron Gal" w:date="2017-03-04T18:31:00Z"/>
          <w:sz w:val="24"/>
          <w:szCs w:val="24"/>
          <w:rPrChange w:id="2839" w:author="Ron Gal" w:date="2017-03-04T18:32:00Z">
            <w:rPr>
              <w:ins w:id="2840" w:author="Ron Gal" w:date="2017-03-04T18:31:00Z"/>
              <w:rFonts w:ascii="Consolas" w:hAnsi="Consolas" w:cs="Consolas"/>
              <w:sz w:val="19"/>
              <w:szCs w:val="19"/>
              <w:highlight w:val="white"/>
            </w:rPr>
          </w:rPrChange>
        </w:rPr>
        <w:pPrChange w:id="2841" w:author="Ron Gal" w:date="2017-03-04T18:32:00Z">
          <w:pPr>
            <w:autoSpaceDE w:val="0"/>
            <w:autoSpaceDN w:val="0"/>
            <w:adjustRightInd w:val="0"/>
            <w:spacing w:line="240" w:lineRule="auto"/>
          </w:pPr>
        </w:pPrChange>
      </w:pPr>
      <w:ins w:id="2842" w:author="Ron Gal" w:date="2017-03-04T18:31:00Z">
        <w:r w:rsidRPr="00C33E1B">
          <w:rPr>
            <w:sz w:val="24"/>
            <w:szCs w:val="24"/>
            <w:rPrChange w:id="2843" w:author="Ron Gal" w:date="2017-03-04T18:32:00Z">
              <w:rPr>
                <w:rFonts w:ascii="Consolas" w:hAnsi="Consolas" w:cs="Consolas"/>
                <w:color w:val="0000FF"/>
                <w:sz w:val="19"/>
                <w:szCs w:val="19"/>
                <w:highlight w:val="white"/>
              </w:rPr>
            </w:rPrChange>
          </w:rPr>
          <w:t>public</w:t>
        </w:r>
        <w:r w:rsidRPr="00C33E1B">
          <w:rPr>
            <w:sz w:val="24"/>
            <w:szCs w:val="24"/>
            <w:rPrChange w:id="2844" w:author="Ron Gal" w:date="2017-03-04T18:32:00Z">
              <w:rPr>
                <w:rFonts w:ascii="Consolas" w:hAnsi="Consolas" w:cs="Consolas"/>
                <w:sz w:val="19"/>
                <w:szCs w:val="19"/>
                <w:highlight w:val="white"/>
              </w:rPr>
            </w:rPrChange>
          </w:rPr>
          <w:t xml:space="preserve"> </w:t>
        </w:r>
        <w:r w:rsidRPr="00C33E1B">
          <w:rPr>
            <w:sz w:val="24"/>
            <w:szCs w:val="24"/>
            <w:rPrChange w:id="2845" w:author="Ron Gal" w:date="2017-03-04T18:32:00Z">
              <w:rPr>
                <w:rFonts w:ascii="Consolas" w:hAnsi="Consolas" w:cs="Consolas"/>
                <w:color w:val="0000FF"/>
                <w:sz w:val="19"/>
                <w:szCs w:val="19"/>
                <w:highlight w:val="white"/>
              </w:rPr>
            </w:rPrChange>
          </w:rPr>
          <w:t>string</w:t>
        </w:r>
        <w:r w:rsidRPr="00C33E1B">
          <w:rPr>
            <w:sz w:val="24"/>
            <w:szCs w:val="24"/>
            <w:rPrChange w:id="2846" w:author="Ron Gal" w:date="2017-03-04T18:32:00Z">
              <w:rPr>
                <w:rFonts w:ascii="Consolas" w:hAnsi="Consolas" w:cs="Consolas"/>
                <w:sz w:val="19"/>
                <w:szCs w:val="19"/>
                <w:highlight w:val="white"/>
              </w:rPr>
            </w:rPrChange>
          </w:rPr>
          <w:t xml:space="preserve"> EntityName { </w:t>
        </w:r>
        <w:r w:rsidRPr="00C33E1B">
          <w:rPr>
            <w:sz w:val="24"/>
            <w:szCs w:val="24"/>
            <w:rPrChange w:id="2847" w:author="Ron Gal" w:date="2017-03-04T18:32:00Z">
              <w:rPr>
                <w:rFonts w:ascii="Consolas" w:hAnsi="Consolas" w:cs="Consolas"/>
                <w:color w:val="0000FF"/>
                <w:sz w:val="19"/>
                <w:szCs w:val="19"/>
                <w:highlight w:val="white"/>
              </w:rPr>
            </w:rPrChange>
          </w:rPr>
          <w:t>get</w:t>
        </w:r>
        <w:r w:rsidRPr="00C33E1B">
          <w:rPr>
            <w:sz w:val="24"/>
            <w:szCs w:val="24"/>
            <w:rPrChange w:id="2848" w:author="Ron Gal" w:date="2017-03-04T18:32:00Z">
              <w:rPr>
                <w:rFonts w:ascii="Consolas" w:hAnsi="Consolas" w:cs="Consolas"/>
                <w:sz w:val="19"/>
                <w:szCs w:val="19"/>
                <w:highlight w:val="white"/>
              </w:rPr>
            </w:rPrChange>
          </w:rPr>
          <w:t xml:space="preserve">; </w:t>
        </w:r>
        <w:r w:rsidRPr="00C33E1B">
          <w:rPr>
            <w:sz w:val="24"/>
            <w:szCs w:val="24"/>
            <w:rPrChange w:id="2849" w:author="Ron Gal" w:date="2017-03-04T18:32:00Z">
              <w:rPr>
                <w:rFonts w:ascii="Consolas" w:hAnsi="Consolas" w:cs="Consolas"/>
                <w:color w:val="0000FF"/>
                <w:sz w:val="19"/>
                <w:szCs w:val="19"/>
                <w:highlight w:val="white"/>
              </w:rPr>
            </w:rPrChange>
          </w:rPr>
          <w:t>set; }</w:t>
        </w:r>
      </w:ins>
    </w:p>
    <w:p w:rsidR="00C33E1B" w:rsidRPr="00C33E1B" w:rsidRDefault="00C33E1B">
      <w:pPr>
        <w:rPr>
          <w:ins w:id="2850" w:author="Ron Gal" w:date="2017-03-04T18:31:00Z"/>
          <w:sz w:val="24"/>
          <w:szCs w:val="24"/>
          <w:rPrChange w:id="2851" w:author="Ron Gal" w:date="2017-03-04T18:32:00Z">
            <w:rPr>
              <w:ins w:id="2852" w:author="Ron Gal" w:date="2017-03-04T18:31:00Z"/>
              <w:rFonts w:ascii="Consolas" w:hAnsi="Consolas" w:cs="Consolas"/>
              <w:sz w:val="19"/>
              <w:szCs w:val="19"/>
              <w:highlight w:val="white"/>
            </w:rPr>
          </w:rPrChange>
        </w:rPr>
        <w:pPrChange w:id="2853" w:author="Ron Gal" w:date="2017-03-04T18:32:00Z">
          <w:pPr>
            <w:autoSpaceDE w:val="0"/>
            <w:autoSpaceDN w:val="0"/>
            <w:adjustRightInd w:val="0"/>
            <w:spacing w:line="240" w:lineRule="auto"/>
          </w:pPr>
        </w:pPrChange>
      </w:pPr>
      <w:ins w:id="2854" w:author="Ron Gal" w:date="2017-03-04T18:31:00Z">
        <w:r w:rsidRPr="00C33E1B">
          <w:rPr>
            <w:sz w:val="24"/>
            <w:szCs w:val="24"/>
            <w:rPrChange w:id="2855" w:author="Ron Gal" w:date="2017-03-04T18:32:00Z">
              <w:rPr>
                <w:rFonts w:ascii="Consolas" w:hAnsi="Consolas" w:cs="Consolas"/>
                <w:color w:val="0000FF"/>
                <w:sz w:val="19"/>
                <w:szCs w:val="19"/>
                <w:highlight w:val="white"/>
              </w:rPr>
            </w:rPrChange>
          </w:rPr>
          <w:t>public</w:t>
        </w:r>
        <w:r w:rsidRPr="00C33E1B">
          <w:rPr>
            <w:sz w:val="24"/>
            <w:szCs w:val="24"/>
            <w:rPrChange w:id="2856" w:author="Ron Gal" w:date="2017-03-04T18:32:00Z">
              <w:rPr>
                <w:rFonts w:ascii="Consolas" w:hAnsi="Consolas" w:cs="Consolas"/>
                <w:sz w:val="19"/>
                <w:szCs w:val="19"/>
                <w:highlight w:val="white"/>
              </w:rPr>
            </w:rPrChange>
          </w:rPr>
          <w:t xml:space="preserve"> </w:t>
        </w:r>
        <w:r w:rsidRPr="00C33E1B">
          <w:rPr>
            <w:sz w:val="24"/>
            <w:szCs w:val="24"/>
            <w:rPrChange w:id="2857" w:author="Ron Gal" w:date="2017-03-04T18:32:00Z">
              <w:rPr>
                <w:rFonts w:ascii="Consolas" w:hAnsi="Consolas" w:cs="Consolas"/>
                <w:color w:val="0000FF"/>
                <w:sz w:val="19"/>
                <w:szCs w:val="19"/>
                <w:highlight w:val="white"/>
              </w:rPr>
            </w:rPrChange>
          </w:rPr>
          <w:t>string</w:t>
        </w:r>
        <w:r w:rsidRPr="00C33E1B">
          <w:rPr>
            <w:sz w:val="24"/>
            <w:szCs w:val="24"/>
            <w:rPrChange w:id="2858" w:author="Ron Gal" w:date="2017-03-04T18:32:00Z">
              <w:rPr>
                <w:rFonts w:ascii="Consolas" w:hAnsi="Consolas" w:cs="Consolas"/>
                <w:sz w:val="19"/>
                <w:szCs w:val="19"/>
                <w:highlight w:val="white"/>
              </w:rPr>
            </w:rPrChange>
          </w:rPr>
          <w:t xml:space="preserve"> EntityPhone { </w:t>
        </w:r>
        <w:r w:rsidRPr="00C33E1B">
          <w:rPr>
            <w:sz w:val="24"/>
            <w:szCs w:val="24"/>
            <w:rPrChange w:id="2859" w:author="Ron Gal" w:date="2017-03-04T18:32:00Z">
              <w:rPr>
                <w:rFonts w:ascii="Consolas" w:hAnsi="Consolas" w:cs="Consolas"/>
                <w:color w:val="0000FF"/>
                <w:sz w:val="19"/>
                <w:szCs w:val="19"/>
                <w:highlight w:val="white"/>
              </w:rPr>
            </w:rPrChange>
          </w:rPr>
          <w:t>get</w:t>
        </w:r>
        <w:r w:rsidRPr="00C33E1B">
          <w:rPr>
            <w:sz w:val="24"/>
            <w:szCs w:val="24"/>
            <w:rPrChange w:id="2860" w:author="Ron Gal" w:date="2017-03-04T18:32:00Z">
              <w:rPr>
                <w:rFonts w:ascii="Consolas" w:hAnsi="Consolas" w:cs="Consolas"/>
                <w:sz w:val="19"/>
                <w:szCs w:val="19"/>
                <w:highlight w:val="white"/>
              </w:rPr>
            </w:rPrChange>
          </w:rPr>
          <w:t xml:space="preserve">; </w:t>
        </w:r>
        <w:r w:rsidRPr="00C33E1B">
          <w:rPr>
            <w:sz w:val="24"/>
            <w:szCs w:val="24"/>
            <w:rPrChange w:id="2861" w:author="Ron Gal" w:date="2017-03-04T18:32:00Z">
              <w:rPr>
                <w:rFonts w:ascii="Consolas" w:hAnsi="Consolas" w:cs="Consolas"/>
                <w:color w:val="0000FF"/>
                <w:sz w:val="19"/>
                <w:szCs w:val="19"/>
                <w:highlight w:val="white"/>
              </w:rPr>
            </w:rPrChange>
          </w:rPr>
          <w:t>set; }</w:t>
        </w:r>
      </w:ins>
    </w:p>
    <w:p w:rsidR="00C33E1B" w:rsidRPr="00EA16CA" w:rsidRDefault="00C33E1B">
      <w:pPr>
        <w:rPr>
          <w:ins w:id="2862" w:author="Ron Gal" w:date="2017-03-04T18:29:00Z"/>
          <w:b/>
          <w:sz w:val="24"/>
          <w:szCs w:val="24"/>
        </w:rPr>
        <w:pPrChange w:id="2863" w:author="Ron Gal" w:date="2017-03-04T18:31:00Z">
          <w:pPr>
            <w:bidi/>
          </w:pPr>
        </w:pPrChange>
      </w:pPr>
      <w:ins w:id="2864" w:author="Ron Gal" w:date="2017-03-04T18:31:00Z">
        <w:r w:rsidRPr="00C33E1B">
          <w:rPr>
            <w:sz w:val="24"/>
            <w:szCs w:val="24"/>
            <w:rPrChange w:id="2865" w:author="Ron Gal" w:date="2017-03-04T18:32:00Z">
              <w:rPr>
                <w:rFonts w:ascii="Consolas" w:hAnsi="Consolas" w:cs="Consolas"/>
                <w:color w:val="0000FF"/>
                <w:sz w:val="19"/>
                <w:szCs w:val="19"/>
                <w:highlight w:val="white"/>
              </w:rPr>
            </w:rPrChange>
          </w:rPr>
          <w:t>public</w:t>
        </w:r>
        <w:r w:rsidRPr="00C33E1B">
          <w:rPr>
            <w:sz w:val="24"/>
            <w:szCs w:val="24"/>
            <w:rPrChange w:id="2866" w:author="Ron Gal" w:date="2017-03-04T18:32:00Z">
              <w:rPr>
                <w:rFonts w:ascii="Consolas" w:hAnsi="Consolas" w:cs="Consolas"/>
                <w:sz w:val="19"/>
                <w:szCs w:val="19"/>
                <w:highlight w:val="white"/>
              </w:rPr>
            </w:rPrChange>
          </w:rPr>
          <w:t xml:space="preserve"> </w:t>
        </w:r>
        <w:r w:rsidRPr="00C33E1B">
          <w:rPr>
            <w:sz w:val="24"/>
            <w:szCs w:val="24"/>
            <w:rPrChange w:id="2867" w:author="Ron Gal" w:date="2017-03-04T18:32:00Z">
              <w:rPr>
                <w:rFonts w:ascii="Consolas" w:hAnsi="Consolas" w:cs="Consolas"/>
                <w:color w:val="2B91AF"/>
                <w:sz w:val="19"/>
                <w:szCs w:val="19"/>
                <w:highlight w:val="white"/>
              </w:rPr>
            </w:rPrChange>
          </w:rPr>
          <w:t>DateTime</w:t>
        </w:r>
        <w:r w:rsidRPr="00C33E1B">
          <w:rPr>
            <w:sz w:val="24"/>
            <w:szCs w:val="24"/>
            <w:rPrChange w:id="2868" w:author="Ron Gal" w:date="2017-03-04T18:32:00Z">
              <w:rPr>
                <w:rFonts w:ascii="Consolas" w:hAnsi="Consolas" w:cs="Consolas"/>
                <w:sz w:val="19"/>
                <w:szCs w:val="19"/>
                <w:highlight w:val="white"/>
              </w:rPr>
            </w:rPrChange>
          </w:rPr>
          <w:t xml:space="preserve"> Date { </w:t>
        </w:r>
        <w:r w:rsidRPr="00C33E1B">
          <w:rPr>
            <w:sz w:val="24"/>
            <w:szCs w:val="24"/>
            <w:rPrChange w:id="2869" w:author="Ron Gal" w:date="2017-03-04T18:32:00Z">
              <w:rPr>
                <w:rFonts w:ascii="Consolas" w:hAnsi="Consolas" w:cs="Consolas"/>
                <w:color w:val="0000FF"/>
                <w:sz w:val="19"/>
                <w:szCs w:val="19"/>
                <w:highlight w:val="white"/>
              </w:rPr>
            </w:rPrChange>
          </w:rPr>
          <w:t>get</w:t>
        </w:r>
        <w:r w:rsidRPr="00C33E1B">
          <w:rPr>
            <w:sz w:val="24"/>
            <w:szCs w:val="24"/>
            <w:rPrChange w:id="2870" w:author="Ron Gal" w:date="2017-03-04T18:32:00Z">
              <w:rPr>
                <w:rFonts w:ascii="Consolas" w:hAnsi="Consolas" w:cs="Consolas"/>
                <w:sz w:val="19"/>
                <w:szCs w:val="19"/>
                <w:highlight w:val="white"/>
              </w:rPr>
            </w:rPrChange>
          </w:rPr>
          <w:t xml:space="preserve">; </w:t>
        </w:r>
        <w:r w:rsidRPr="00C33E1B">
          <w:rPr>
            <w:sz w:val="24"/>
            <w:szCs w:val="24"/>
            <w:rPrChange w:id="2871" w:author="Ron Gal" w:date="2017-03-04T18:32:00Z">
              <w:rPr>
                <w:rFonts w:ascii="Consolas" w:hAnsi="Consolas" w:cs="Consolas"/>
                <w:color w:val="0000FF"/>
                <w:sz w:val="19"/>
                <w:szCs w:val="19"/>
                <w:highlight w:val="white"/>
              </w:rPr>
            </w:rPrChange>
          </w:rPr>
          <w:t>set</w:t>
        </w:r>
        <w:r w:rsidRPr="00C33E1B">
          <w:rPr>
            <w:sz w:val="24"/>
            <w:szCs w:val="24"/>
            <w:rPrChange w:id="2872" w:author="Ron Gal" w:date="2017-03-04T18:32:00Z">
              <w:rPr>
                <w:rFonts w:ascii="Consolas" w:hAnsi="Consolas" w:cs="Consolas"/>
                <w:sz w:val="19"/>
                <w:szCs w:val="19"/>
                <w:highlight w:val="white"/>
              </w:rPr>
            </w:rPrChange>
          </w:rPr>
          <w:t>; }</w:t>
        </w:r>
      </w:ins>
    </w:p>
    <w:p w:rsidR="00C33E1B" w:rsidRDefault="00C33E1B" w:rsidP="00EA16CA">
      <w:pPr>
        <w:bidi/>
        <w:rPr>
          <w:ins w:id="2873" w:author="Ron Gal" w:date="2017-03-04T18:31:00Z"/>
          <w:b/>
          <w:sz w:val="24"/>
          <w:szCs w:val="24"/>
          <w:rtl/>
        </w:rPr>
      </w:pPr>
    </w:p>
    <w:p w:rsidR="00EA16CA" w:rsidRPr="00EA16CA" w:rsidRDefault="00EA16CA">
      <w:pPr>
        <w:bidi/>
        <w:rPr>
          <w:ins w:id="2874" w:author="Ron Gal" w:date="2017-03-04T18:29:00Z"/>
          <w:b/>
          <w:sz w:val="24"/>
          <w:szCs w:val="24"/>
        </w:rPr>
        <w:pPrChange w:id="2875" w:author="Ron Gal" w:date="2017-03-04T18:31:00Z">
          <w:pPr>
            <w:bidi/>
          </w:pPr>
        </w:pPrChange>
      </w:pPr>
      <w:ins w:id="2876" w:author="Ron Gal" w:date="2017-03-04T18:29:00Z">
        <w:r w:rsidRPr="00EA16CA">
          <w:rPr>
            <w:b/>
            <w:sz w:val="24"/>
            <w:szCs w:val="24"/>
            <w:rtl/>
          </w:rPr>
          <w:t xml:space="preserve">מחלקת </w:t>
        </w:r>
        <w:r w:rsidRPr="00EA16CA">
          <w:rPr>
            <w:b/>
            <w:sz w:val="24"/>
            <w:szCs w:val="24"/>
          </w:rPr>
          <w:t>PersonLogin</w:t>
        </w:r>
      </w:ins>
    </w:p>
    <w:p w:rsidR="00EA16CA" w:rsidRPr="00EA16CA" w:rsidRDefault="00EA16CA" w:rsidP="00EA16CA">
      <w:pPr>
        <w:bidi/>
        <w:rPr>
          <w:ins w:id="2877" w:author="Ron Gal" w:date="2017-03-04T18:29:00Z"/>
          <w:b/>
          <w:sz w:val="24"/>
          <w:szCs w:val="24"/>
        </w:rPr>
      </w:pPr>
      <w:ins w:id="2878" w:author="Ron Gal" w:date="2017-03-04T18:29:00Z">
        <w:r w:rsidRPr="00EA16CA">
          <w:rPr>
            <w:b/>
            <w:sz w:val="24"/>
            <w:szCs w:val="24"/>
            <w:rtl/>
          </w:rPr>
          <w:t xml:space="preserve">מחלקה מייצגת אובייקט מעבר של בקשת הרשמה למערכת. האובייקט אינו מבוסס ישות ממסד הנתונים, ולכן אינו יורש מ- </w:t>
        </w:r>
        <w:r w:rsidRPr="00EA16CA">
          <w:rPr>
            <w:b/>
            <w:sz w:val="24"/>
            <w:szCs w:val="24"/>
          </w:rPr>
          <w:t>Entity</w:t>
        </w:r>
        <w:r w:rsidRPr="00EA16CA">
          <w:rPr>
            <w:b/>
            <w:sz w:val="24"/>
            <w:szCs w:val="24"/>
            <w:rtl/>
          </w:rPr>
          <w:t>. המחלקה בעלת התכונות הבאות:</w:t>
        </w:r>
      </w:ins>
    </w:p>
    <w:p w:rsidR="00EA16CA" w:rsidRPr="00EA16CA" w:rsidRDefault="00EA16CA">
      <w:pPr>
        <w:rPr>
          <w:ins w:id="2879" w:author="Ron Gal" w:date="2017-03-04T18:29:00Z"/>
          <w:sz w:val="24"/>
          <w:szCs w:val="24"/>
          <w:rPrChange w:id="2880" w:author="Ron Gal" w:date="2017-03-04T18:30:00Z">
            <w:rPr>
              <w:ins w:id="2881" w:author="Ron Gal" w:date="2017-03-04T18:29:00Z"/>
              <w:b/>
              <w:sz w:val="24"/>
              <w:szCs w:val="24"/>
            </w:rPr>
          </w:rPrChange>
        </w:rPr>
        <w:pPrChange w:id="2882" w:author="Ron Gal" w:date="2017-03-04T18:30:00Z">
          <w:pPr>
            <w:bidi/>
          </w:pPr>
        </w:pPrChange>
      </w:pPr>
    </w:p>
    <w:p w:rsidR="00EA16CA" w:rsidRPr="00EA16CA" w:rsidRDefault="00EA16CA">
      <w:pPr>
        <w:rPr>
          <w:ins w:id="2883" w:author="Ron Gal" w:date="2017-03-04T18:29:00Z"/>
          <w:sz w:val="24"/>
          <w:szCs w:val="24"/>
          <w:rPrChange w:id="2884" w:author="Ron Gal" w:date="2017-03-04T18:30:00Z">
            <w:rPr>
              <w:ins w:id="2885" w:author="Ron Gal" w:date="2017-03-04T18:29:00Z"/>
              <w:b/>
              <w:sz w:val="24"/>
              <w:szCs w:val="24"/>
            </w:rPr>
          </w:rPrChange>
        </w:rPr>
        <w:pPrChange w:id="2886" w:author="Ron Gal" w:date="2017-03-04T18:30:00Z">
          <w:pPr>
            <w:bidi/>
          </w:pPr>
        </w:pPrChange>
      </w:pPr>
      <w:ins w:id="2887" w:author="Ron Gal" w:date="2017-03-04T18:29:00Z">
        <w:r w:rsidRPr="00EA16CA">
          <w:rPr>
            <w:sz w:val="24"/>
            <w:szCs w:val="24"/>
            <w:rPrChange w:id="2888" w:author="Ron Gal" w:date="2017-03-04T18:30:00Z">
              <w:rPr>
                <w:b/>
                <w:sz w:val="24"/>
                <w:szCs w:val="24"/>
              </w:rPr>
            </w:rPrChange>
          </w:rPr>
          <w:t>public string Email { get; set; }</w:t>
        </w:r>
      </w:ins>
    </w:p>
    <w:p w:rsidR="00EA16CA" w:rsidRPr="00EA16CA" w:rsidRDefault="00EA16CA">
      <w:pPr>
        <w:rPr>
          <w:ins w:id="2889" w:author="Ron Gal" w:date="2017-03-04T18:29:00Z"/>
          <w:sz w:val="24"/>
          <w:szCs w:val="24"/>
          <w:rPrChange w:id="2890" w:author="Ron Gal" w:date="2017-03-04T18:30:00Z">
            <w:rPr>
              <w:ins w:id="2891" w:author="Ron Gal" w:date="2017-03-04T18:29:00Z"/>
              <w:b/>
              <w:sz w:val="24"/>
              <w:szCs w:val="24"/>
            </w:rPr>
          </w:rPrChange>
        </w:rPr>
        <w:pPrChange w:id="2892" w:author="Ron Gal" w:date="2017-03-04T18:30:00Z">
          <w:pPr>
            <w:bidi/>
          </w:pPr>
        </w:pPrChange>
      </w:pPr>
      <w:ins w:id="2893" w:author="Ron Gal" w:date="2017-03-04T18:29:00Z">
        <w:r w:rsidRPr="00EA16CA">
          <w:rPr>
            <w:sz w:val="24"/>
            <w:szCs w:val="24"/>
            <w:rPrChange w:id="2894" w:author="Ron Gal" w:date="2017-03-04T18:30:00Z">
              <w:rPr>
                <w:b/>
                <w:sz w:val="24"/>
                <w:szCs w:val="24"/>
              </w:rPr>
            </w:rPrChange>
          </w:rPr>
          <w:t>public string Password { get; set; }</w:t>
        </w:r>
      </w:ins>
    </w:p>
    <w:p w:rsidR="00EA16CA" w:rsidRPr="00EA16CA" w:rsidRDefault="00EA16CA">
      <w:pPr>
        <w:rPr>
          <w:ins w:id="2895" w:author="Ron Gal" w:date="2017-03-04T18:29:00Z"/>
          <w:sz w:val="24"/>
          <w:szCs w:val="24"/>
          <w:rPrChange w:id="2896" w:author="Ron Gal" w:date="2017-03-04T18:30:00Z">
            <w:rPr>
              <w:ins w:id="2897" w:author="Ron Gal" w:date="2017-03-04T18:29:00Z"/>
              <w:b/>
              <w:sz w:val="24"/>
              <w:szCs w:val="24"/>
            </w:rPr>
          </w:rPrChange>
        </w:rPr>
        <w:pPrChange w:id="2898" w:author="Ron Gal" w:date="2017-03-04T18:30:00Z">
          <w:pPr>
            <w:bidi/>
          </w:pPr>
        </w:pPrChange>
      </w:pPr>
      <w:ins w:id="2899" w:author="Ron Gal" w:date="2017-03-04T18:29:00Z">
        <w:r w:rsidRPr="00EA16CA">
          <w:rPr>
            <w:sz w:val="24"/>
            <w:szCs w:val="24"/>
            <w:rPrChange w:id="2900" w:author="Ron Gal" w:date="2017-03-04T18:30:00Z">
              <w:rPr>
                <w:b/>
                <w:sz w:val="24"/>
                <w:szCs w:val="24"/>
              </w:rPr>
            </w:rPrChange>
          </w:rPr>
          <w:lastRenderedPageBreak/>
          <w:t>public string FirstName { get; set; }</w:t>
        </w:r>
      </w:ins>
    </w:p>
    <w:p w:rsidR="00EA16CA" w:rsidRPr="00EA16CA" w:rsidRDefault="00EA16CA">
      <w:pPr>
        <w:rPr>
          <w:ins w:id="2901" w:author="Ron Gal" w:date="2017-03-04T18:29:00Z"/>
          <w:sz w:val="24"/>
          <w:szCs w:val="24"/>
          <w:rPrChange w:id="2902" w:author="Ron Gal" w:date="2017-03-04T18:30:00Z">
            <w:rPr>
              <w:ins w:id="2903" w:author="Ron Gal" w:date="2017-03-04T18:29:00Z"/>
              <w:b/>
              <w:sz w:val="24"/>
              <w:szCs w:val="24"/>
            </w:rPr>
          </w:rPrChange>
        </w:rPr>
        <w:pPrChange w:id="2904" w:author="Ron Gal" w:date="2017-03-04T18:30:00Z">
          <w:pPr>
            <w:bidi/>
          </w:pPr>
        </w:pPrChange>
      </w:pPr>
      <w:ins w:id="2905" w:author="Ron Gal" w:date="2017-03-04T18:29:00Z">
        <w:r w:rsidRPr="00EA16CA">
          <w:rPr>
            <w:sz w:val="24"/>
            <w:szCs w:val="24"/>
            <w:rPrChange w:id="2906" w:author="Ron Gal" w:date="2017-03-04T18:30:00Z">
              <w:rPr>
                <w:b/>
                <w:sz w:val="24"/>
                <w:szCs w:val="24"/>
              </w:rPr>
            </w:rPrChange>
          </w:rPr>
          <w:t>public string LastName { get; set; }</w:t>
        </w:r>
      </w:ins>
    </w:p>
    <w:p w:rsidR="00EA16CA" w:rsidRPr="00EA16CA" w:rsidRDefault="00EA16CA">
      <w:pPr>
        <w:rPr>
          <w:ins w:id="2907" w:author="Ron Gal" w:date="2017-03-04T18:29:00Z"/>
          <w:sz w:val="24"/>
          <w:szCs w:val="24"/>
          <w:rPrChange w:id="2908" w:author="Ron Gal" w:date="2017-03-04T18:30:00Z">
            <w:rPr>
              <w:ins w:id="2909" w:author="Ron Gal" w:date="2017-03-04T18:29:00Z"/>
              <w:b/>
              <w:sz w:val="24"/>
              <w:szCs w:val="24"/>
            </w:rPr>
          </w:rPrChange>
        </w:rPr>
        <w:pPrChange w:id="2910" w:author="Ron Gal" w:date="2017-03-04T18:30:00Z">
          <w:pPr>
            <w:bidi/>
          </w:pPr>
        </w:pPrChange>
      </w:pPr>
      <w:ins w:id="2911" w:author="Ron Gal" w:date="2017-03-04T18:29:00Z">
        <w:r w:rsidRPr="00EA16CA">
          <w:rPr>
            <w:sz w:val="24"/>
            <w:szCs w:val="24"/>
            <w:rPrChange w:id="2912" w:author="Ron Gal" w:date="2017-03-04T18:30:00Z">
              <w:rPr>
                <w:b/>
                <w:sz w:val="24"/>
                <w:szCs w:val="24"/>
              </w:rPr>
            </w:rPrChange>
          </w:rPr>
          <w:t>public DateTime BirthDate { get; set; }</w:t>
        </w:r>
      </w:ins>
    </w:p>
    <w:p w:rsidR="00EA16CA" w:rsidRPr="00EA16CA" w:rsidRDefault="00EA16CA">
      <w:pPr>
        <w:rPr>
          <w:ins w:id="2913" w:author="Ron Gal" w:date="2017-03-04T18:29:00Z"/>
          <w:sz w:val="24"/>
          <w:szCs w:val="24"/>
          <w:rPrChange w:id="2914" w:author="Ron Gal" w:date="2017-03-04T18:30:00Z">
            <w:rPr>
              <w:ins w:id="2915" w:author="Ron Gal" w:date="2017-03-04T18:29:00Z"/>
              <w:b/>
              <w:sz w:val="24"/>
              <w:szCs w:val="24"/>
            </w:rPr>
          </w:rPrChange>
        </w:rPr>
        <w:pPrChange w:id="2916" w:author="Ron Gal" w:date="2017-03-04T18:30:00Z">
          <w:pPr>
            <w:bidi/>
          </w:pPr>
        </w:pPrChange>
      </w:pPr>
      <w:ins w:id="2917" w:author="Ron Gal" w:date="2017-03-04T18:29:00Z">
        <w:r w:rsidRPr="00EA16CA">
          <w:rPr>
            <w:sz w:val="24"/>
            <w:szCs w:val="24"/>
            <w:rPrChange w:id="2918" w:author="Ron Gal" w:date="2017-03-04T18:30:00Z">
              <w:rPr>
                <w:b/>
                <w:sz w:val="24"/>
                <w:szCs w:val="24"/>
              </w:rPr>
            </w:rPrChange>
          </w:rPr>
          <w:t>public Address Address { get; set; }</w:t>
        </w:r>
      </w:ins>
    </w:p>
    <w:p w:rsidR="00EA16CA" w:rsidRPr="00EA16CA" w:rsidRDefault="00EA16CA">
      <w:pPr>
        <w:rPr>
          <w:ins w:id="2919" w:author="Ron Gal" w:date="2017-03-04T18:29:00Z"/>
          <w:sz w:val="24"/>
          <w:szCs w:val="24"/>
          <w:rPrChange w:id="2920" w:author="Ron Gal" w:date="2017-03-04T18:30:00Z">
            <w:rPr>
              <w:ins w:id="2921" w:author="Ron Gal" w:date="2017-03-04T18:29:00Z"/>
              <w:b/>
              <w:sz w:val="24"/>
              <w:szCs w:val="24"/>
            </w:rPr>
          </w:rPrChange>
        </w:rPr>
        <w:pPrChange w:id="2922" w:author="Ron Gal" w:date="2017-03-04T18:30:00Z">
          <w:pPr>
            <w:bidi/>
          </w:pPr>
        </w:pPrChange>
      </w:pPr>
      <w:ins w:id="2923" w:author="Ron Gal" w:date="2017-03-04T18:29:00Z">
        <w:r w:rsidRPr="00EA16CA">
          <w:rPr>
            <w:sz w:val="24"/>
            <w:szCs w:val="24"/>
            <w:rPrChange w:id="2924" w:author="Ron Gal" w:date="2017-03-04T18:30:00Z">
              <w:rPr>
                <w:b/>
                <w:sz w:val="24"/>
                <w:szCs w:val="24"/>
              </w:rPr>
            </w:rPrChange>
          </w:rPr>
          <w:t>public string Phone { get; set; }</w:t>
        </w:r>
      </w:ins>
    </w:p>
    <w:p w:rsidR="00EA16CA" w:rsidRPr="00EA16CA" w:rsidRDefault="00EA16CA">
      <w:pPr>
        <w:rPr>
          <w:ins w:id="2925" w:author="Ron Gal" w:date="2017-03-04T18:29:00Z"/>
          <w:sz w:val="24"/>
          <w:szCs w:val="24"/>
          <w:rPrChange w:id="2926" w:author="Ron Gal" w:date="2017-03-04T18:30:00Z">
            <w:rPr>
              <w:ins w:id="2927" w:author="Ron Gal" w:date="2017-03-04T18:29:00Z"/>
              <w:b/>
              <w:sz w:val="24"/>
              <w:szCs w:val="24"/>
            </w:rPr>
          </w:rPrChange>
        </w:rPr>
        <w:pPrChange w:id="2928" w:author="Ron Gal" w:date="2017-03-04T18:30:00Z">
          <w:pPr>
            <w:bidi/>
          </w:pPr>
        </w:pPrChange>
      </w:pPr>
      <w:ins w:id="2929" w:author="Ron Gal" w:date="2017-03-04T18:29:00Z">
        <w:r w:rsidRPr="00EA16CA">
          <w:rPr>
            <w:sz w:val="24"/>
            <w:szCs w:val="24"/>
            <w:rPrChange w:id="2930" w:author="Ron Gal" w:date="2017-03-04T18:30:00Z">
              <w:rPr>
                <w:b/>
                <w:sz w:val="24"/>
                <w:szCs w:val="24"/>
              </w:rPr>
            </w:rPrChange>
          </w:rPr>
          <w:t>public string DoctorCode { get; set; }</w:t>
        </w:r>
      </w:ins>
    </w:p>
    <w:p w:rsidR="00EA16CA" w:rsidRPr="00EA16CA" w:rsidRDefault="00EA16CA" w:rsidP="00EA16CA">
      <w:pPr>
        <w:bidi/>
        <w:rPr>
          <w:ins w:id="2931" w:author="Ron Gal" w:date="2017-03-04T18:29:00Z"/>
          <w:b/>
          <w:sz w:val="24"/>
          <w:szCs w:val="24"/>
        </w:rPr>
      </w:pPr>
    </w:p>
    <w:p w:rsidR="00EA16CA" w:rsidRPr="00EA16CA" w:rsidRDefault="00EA16CA" w:rsidP="00EA16CA">
      <w:pPr>
        <w:bidi/>
        <w:rPr>
          <w:ins w:id="2932" w:author="Ron Gal" w:date="2017-03-04T18:29:00Z"/>
          <w:b/>
          <w:sz w:val="24"/>
          <w:szCs w:val="24"/>
        </w:rPr>
      </w:pPr>
      <w:ins w:id="2933" w:author="Ron Gal" w:date="2017-03-04T18:29:00Z">
        <w:r w:rsidRPr="00EA16CA">
          <w:rPr>
            <w:b/>
            <w:sz w:val="24"/>
            <w:szCs w:val="24"/>
            <w:rtl/>
          </w:rPr>
          <w:t xml:space="preserve">מחלקת </w:t>
        </w:r>
        <w:r w:rsidRPr="00EA16CA">
          <w:rPr>
            <w:b/>
            <w:sz w:val="24"/>
            <w:szCs w:val="24"/>
          </w:rPr>
          <w:t>LoginResponse</w:t>
        </w:r>
      </w:ins>
    </w:p>
    <w:p w:rsidR="00481634" w:rsidDel="00EA16CA" w:rsidRDefault="00EA16CA">
      <w:pPr>
        <w:bidi/>
        <w:rPr>
          <w:del w:id="2934" w:author="Ron Gal" w:date="2017-03-04T18:29:00Z"/>
        </w:rPr>
        <w:pPrChange w:id="2935" w:author="Ron Gal" w:date="2017-03-04T18:00:00Z">
          <w:pPr>
            <w:bidi/>
          </w:pPr>
        </w:pPrChange>
      </w:pPr>
      <w:ins w:id="2936" w:author="Ron Gal" w:date="2017-03-04T18:29:00Z">
        <w:r w:rsidRPr="00EA16CA">
          <w:rPr>
            <w:b/>
            <w:sz w:val="24"/>
            <w:szCs w:val="24"/>
            <w:rtl/>
          </w:rPr>
          <w:t>מחלקה מייצגת אובייקט מעבר של היוזר המחובר למערכת והרשאותיו המתאימות. האובייקט אינו</w:t>
        </w:r>
      </w:ins>
      <w:del w:id="2937" w:author="Ron Gal" w:date="2017-03-04T18:29:00Z">
        <w:r w:rsidR="00471D70" w:rsidDel="00EA16CA">
          <w:rPr>
            <w:b/>
            <w:sz w:val="24"/>
            <w:szCs w:val="24"/>
            <w:rtl/>
          </w:rPr>
          <w:delText xml:space="preserve">מחלקת </w:delText>
        </w:r>
      </w:del>
      <w:del w:id="2938" w:author="Ron Gal" w:date="2017-03-04T18:00:00Z">
        <w:r w:rsidR="00471D70" w:rsidDel="00F96EB6">
          <w:rPr>
            <w:b/>
            <w:sz w:val="24"/>
            <w:szCs w:val="24"/>
          </w:rPr>
          <w:delText>Complaint</w:delText>
        </w:r>
      </w:del>
    </w:p>
    <w:p w:rsidR="00481634" w:rsidDel="00EA16CA" w:rsidRDefault="00471D70">
      <w:pPr>
        <w:bidi/>
        <w:rPr>
          <w:del w:id="2939" w:author="Ron Gal" w:date="2017-03-04T18:29:00Z"/>
        </w:rPr>
        <w:pPrChange w:id="2940" w:author="Ron Gal" w:date="2017-03-04T18:01:00Z">
          <w:pPr>
            <w:bidi/>
          </w:pPr>
        </w:pPrChange>
      </w:pPr>
      <w:del w:id="2941"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942" w:author="Ron Gal" w:date="2017-03-04T18:01:00Z">
        <w:r w:rsidDel="00F96EB6">
          <w:rPr>
            <w:sz w:val="24"/>
            <w:szCs w:val="24"/>
            <w:rtl/>
          </w:rPr>
          <w:delText>תלונה</w:delText>
        </w:r>
      </w:del>
      <w:del w:id="2943"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rPr>
          <w:del w:id="2944" w:author="Ron Gal" w:date="2017-03-04T18:29:00Z"/>
        </w:rPr>
      </w:pPr>
    </w:p>
    <w:p w:rsidR="00481634" w:rsidRPr="00F96EB6" w:rsidDel="00F96EB6" w:rsidRDefault="00471D70">
      <w:pPr>
        <w:rPr>
          <w:del w:id="2945" w:author="Ron Gal" w:date="2017-03-04T18:01:00Z"/>
          <w:sz w:val="24"/>
          <w:szCs w:val="24"/>
          <w:rPrChange w:id="2946" w:author="Ron Gal" w:date="2017-03-04T18:01:00Z">
            <w:rPr>
              <w:del w:id="2947" w:author="Ron Gal" w:date="2017-03-04T18:01:00Z"/>
            </w:rPr>
          </w:rPrChange>
        </w:rPr>
      </w:pPr>
      <w:del w:id="2948" w:author="Ron Gal" w:date="2017-03-04T18:01:00Z">
        <w:r w:rsidDel="00F96EB6">
          <w:rPr>
            <w:sz w:val="24"/>
            <w:szCs w:val="24"/>
          </w:rPr>
          <w:delText>public virtual string Description { get; set; }</w:delText>
        </w:r>
      </w:del>
    </w:p>
    <w:p w:rsidR="00481634" w:rsidRPr="00F96EB6" w:rsidDel="00F96EB6" w:rsidRDefault="00471D70">
      <w:pPr>
        <w:rPr>
          <w:del w:id="2949" w:author="Ron Gal" w:date="2017-03-04T18:01:00Z"/>
          <w:sz w:val="24"/>
          <w:szCs w:val="24"/>
          <w:rPrChange w:id="2950" w:author="Ron Gal" w:date="2017-03-04T18:01:00Z">
            <w:rPr>
              <w:del w:id="2951" w:author="Ron Gal" w:date="2017-03-04T18:01:00Z"/>
            </w:rPr>
          </w:rPrChange>
        </w:rPr>
      </w:pPr>
      <w:del w:id="2952" w:author="Ron Gal" w:date="2017-03-04T18:01:00Z">
        <w:r w:rsidDel="00F96EB6">
          <w:rPr>
            <w:sz w:val="24"/>
            <w:szCs w:val="24"/>
          </w:rPr>
          <w:delText xml:space="preserve">   </w:delText>
        </w:r>
      </w:del>
    </w:p>
    <w:p w:rsidR="00481634" w:rsidRPr="00F96EB6" w:rsidDel="00F96EB6" w:rsidRDefault="00471D70">
      <w:pPr>
        <w:rPr>
          <w:del w:id="2953" w:author="Ron Gal" w:date="2017-03-04T18:01:00Z"/>
          <w:sz w:val="24"/>
          <w:szCs w:val="24"/>
          <w:rPrChange w:id="2954" w:author="Ron Gal" w:date="2017-03-04T18:01:00Z">
            <w:rPr>
              <w:del w:id="2955" w:author="Ron Gal" w:date="2017-03-04T18:01:00Z"/>
            </w:rPr>
          </w:rPrChange>
        </w:rPr>
      </w:pPr>
      <w:del w:id="2956" w:author="Ron Gal" w:date="2017-03-04T18:01:00Z">
        <w:r w:rsidDel="00F96EB6">
          <w:rPr>
            <w:sz w:val="24"/>
            <w:szCs w:val="24"/>
          </w:rPr>
          <w:delText>public virtual int Type { get; set; }</w:delText>
        </w:r>
        <w:r w:rsidDel="00F96EB6">
          <w:rPr>
            <w:sz w:val="24"/>
            <w:szCs w:val="24"/>
          </w:rPr>
          <w:tab/>
        </w:r>
      </w:del>
    </w:p>
    <w:p w:rsidR="00481634" w:rsidRPr="00F96EB6" w:rsidDel="00F96EB6" w:rsidRDefault="00471D70">
      <w:pPr>
        <w:rPr>
          <w:del w:id="2957" w:author="Ron Gal" w:date="2017-03-04T18:01:00Z"/>
          <w:sz w:val="24"/>
          <w:szCs w:val="24"/>
          <w:rPrChange w:id="2958" w:author="Ron Gal" w:date="2017-03-04T18:01:00Z">
            <w:rPr>
              <w:del w:id="2959" w:author="Ron Gal" w:date="2017-03-04T18:01:00Z"/>
            </w:rPr>
          </w:rPrChange>
        </w:rPr>
      </w:pPr>
      <w:del w:id="2960" w:author="Ron Gal" w:date="2017-03-04T18:01:00Z">
        <w:r w:rsidDel="00F96EB6">
          <w:rPr>
            <w:sz w:val="24"/>
            <w:szCs w:val="24"/>
          </w:rPr>
          <w:tab/>
          <w:delText xml:space="preserve">    </w:delText>
        </w:r>
      </w:del>
    </w:p>
    <w:p w:rsidR="00481634" w:rsidRPr="00F96EB6" w:rsidDel="00F96EB6" w:rsidRDefault="00471D70">
      <w:pPr>
        <w:rPr>
          <w:del w:id="2961" w:author="Ron Gal" w:date="2017-03-04T18:01:00Z"/>
          <w:sz w:val="24"/>
          <w:szCs w:val="24"/>
          <w:rPrChange w:id="2962" w:author="Ron Gal" w:date="2017-03-04T18:01:00Z">
            <w:rPr>
              <w:del w:id="2963" w:author="Ron Gal" w:date="2017-03-04T18:01:00Z"/>
            </w:rPr>
          </w:rPrChange>
        </w:rPr>
      </w:pPr>
      <w:del w:id="2964" w:author="Ron Gal" w:date="2017-03-04T18:01:00Z">
        <w:r w:rsidDel="00F96EB6">
          <w:rPr>
            <w:sz w:val="24"/>
            <w:szCs w:val="24"/>
          </w:rPr>
          <w:delText>public virtual Customer OffendingCustomer { get; set; }</w:delText>
        </w:r>
      </w:del>
    </w:p>
    <w:p w:rsidR="00481634" w:rsidRPr="00F96EB6" w:rsidDel="00F96EB6" w:rsidRDefault="00481634">
      <w:pPr>
        <w:rPr>
          <w:del w:id="2965" w:author="Ron Gal" w:date="2017-03-04T18:01:00Z"/>
          <w:sz w:val="24"/>
          <w:szCs w:val="24"/>
          <w:rPrChange w:id="2966" w:author="Ron Gal" w:date="2017-03-04T18:01:00Z">
            <w:rPr>
              <w:del w:id="2967" w:author="Ron Gal" w:date="2017-03-04T18:01:00Z"/>
            </w:rPr>
          </w:rPrChange>
        </w:rPr>
      </w:pPr>
    </w:p>
    <w:p w:rsidR="00481634" w:rsidRPr="00F96EB6" w:rsidDel="00F96EB6" w:rsidRDefault="00471D70">
      <w:pPr>
        <w:rPr>
          <w:del w:id="2968" w:author="Ron Gal" w:date="2017-03-04T18:01:00Z"/>
          <w:sz w:val="24"/>
          <w:szCs w:val="24"/>
          <w:rPrChange w:id="2969" w:author="Ron Gal" w:date="2017-03-04T18:01:00Z">
            <w:rPr>
              <w:del w:id="2970" w:author="Ron Gal" w:date="2017-03-04T18:01:00Z"/>
            </w:rPr>
          </w:rPrChange>
        </w:rPr>
      </w:pPr>
      <w:del w:id="2971" w:author="Ron Gal" w:date="2017-03-04T18:01:00Z">
        <w:r w:rsidDel="00F96EB6">
          <w:rPr>
            <w:sz w:val="24"/>
            <w:szCs w:val="24"/>
          </w:rPr>
          <w:delText>public virtual Customer OffendedCustomer { get; set; }</w:delText>
        </w:r>
      </w:del>
    </w:p>
    <w:p w:rsidR="00481634" w:rsidRPr="00F96EB6" w:rsidDel="00EA16CA" w:rsidRDefault="00481634">
      <w:pPr>
        <w:rPr>
          <w:del w:id="2972" w:author="Ron Gal" w:date="2017-03-04T18:29:00Z"/>
          <w:sz w:val="24"/>
          <w:szCs w:val="24"/>
          <w:rPrChange w:id="2973" w:author="Ron Gal" w:date="2017-03-04T18:01:00Z">
            <w:rPr>
              <w:del w:id="2974" w:author="Ron Gal" w:date="2017-03-04T18:29:00Z"/>
            </w:rPr>
          </w:rPrChange>
        </w:rPr>
        <w:pPrChange w:id="2975" w:author="Ron Gal" w:date="2017-03-04T18:01:00Z">
          <w:pPr>
            <w:bidi/>
          </w:pPr>
        </w:pPrChange>
      </w:pPr>
    </w:p>
    <w:p w:rsidR="00481634" w:rsidDel="00EA16CA" w:rsidRDefault="00471D70" w:rsidP="008B3F0E">
      <w:pPr>
        <w:bidi/>
        <w:rPr>
          <w:del w:id="2976" w:author="Ron Gal" w:date="2017-03-04T18:29:00Z"/>
          <w:rtl/>
        </w:rPr>
      </w:pPr>
      <w:del w:id="2977" w:author="Ron Gal" w:date="2017-03-04T18:29:00Z">
        <w:r w:rsidDel="00EA16CA">
          <w:rPr>
            <w:b/>
            <w:sz w:val="24"/>
            <w:szCs w:val="24"/>
            <w:rtl/>
          </w:rPr>
          <w:delText xml:space="preserve">מחלקת </w:delText>
        </w:r>
      </w:del>
      <w:del w:id="2978" w:author="Ron Gal" w:date="2017-03-04T18:01:00Z">
        <w:r w:rsidDel="008B3F0E">
          <w:rPr>
            <w:b/>
            <w:sz w:val="24"/>
            <w:szCs w:val="24"/>
          </w:rPr>
          <w:delText>Employee</w:delText>
        </w:r>
      </w:del>
    </w:p>
    <w:p w:rsidR="00481634" w:rsidDel="00EA16CA" w:rsidRDefault="00471D70">
      <w:pPr>
        <w:bidi/>
        <w:rPr>
          <w:del w:id="2979" w:author="Ron Gal" w:date="2017-03-04T18:29:00Z"/>
        </w:rPr>
        <w:pPrChange w:id="2980" w:author="Ron Gal" w:date="2017-03-04T18:01:00Z">
          <w:pPr>
            <w:bidi/>
          </w:pPr>
        </w:pPrChange>
      </w:pPr>
      <w:del w:id="2981"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2982" w:author="Ron Gal" w:date="2017-03-04T18:01:00Z">
        <w:r w:rsidDel="008B3F0E">
          <w:rPr>
            <w:sz w:val="24"/>
            <w:szCs w:val="24"/>
            <w:rtl/>
          </w:rPr>
          <w:delText>עובד</w:delText>
        </w:r>
      </w:del>
      <w:del w:id="2983"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2984" w:author="Ron Gal" w:date="2017-03-04T18:29:00Z"/>
        </w:rPr>
      </w:pPr>
    </w:p>
    <w:p w:rsidR="00481634" w:rsidDel="008B3F0E" w:rsidRDefault="00471D70">
      <w:pPr>
        <w:rPr>
          <w:del w:id="2985" w:author="Ron Gal" w:date="2017-03-04T18:02:00Z"/>
        </w:rPr>
      </w:pPr>
      <w:del w:id="2986" w:author="Ron Gal" w:date="2017-03-04T18:02:00Z">
        <w:r w:rsidRPr="008B3F0E" w:rsidDel="008B3F0E">
          <w:rPr>
            <w:rPrChange w:id="2987" w:author="Ron Gal" w:date="2017-03-04T18:02:00Z">
              <w:rPr>
                <w:sz w:val="24"/>
                <w:szCs w:val="24"/>
              </w:rPr>
            </w:rPrChange>
          </w:rPr>
          <w:delText>public virtual string Username { get; set; }</w:delText>
        </w:r>
      </w:del>
    </w:p>
    <w:p w:rsidR="00481634" w:rsidDel="008B3F0E" w:rsidRDefault="00481634">
      <w:pPr>
        <w:rPr>
          <w:del w:id="2988" w:author="Ron Gal" w:date="2017-03-04T18:02:00Z"/>
        </w:rPr>
      </w:pPr>
    </w:p>
    <w:p w:rsidR="00481634" w:rsidDel="008B3F0E" w:rsidRDefault="00471D70">
      <w:pPr>
        <w:rPr>
          <w:del w:id="2989" w:author="Ron Gal" w:date="2017-03-04T18:02:00Z"/>
        </w:rPr>
      </w:pPr>
      <w:del w:id="2990" w:author="Ron Gal" w:date="2017-03-04T18:02:00Z">
        <w:r w:rsidRPr="008B3F0E" w:rsidDel="008B3F0E">
          <w:rPr>
            <w:rPrChange w:id="2991" w:author="Ron Gal" w:date="2017-03-04T18:02:00Z">
              <w:rPr>
                <w:sz w:val="24"/>
                <w:szCs w:val="24"/>
              </w:rPr>
            </w:rPrChange>
          </w:rPr>
          <w:delText>public virtual string Password { get; set; }</w:delText>
        </w:r>
      </w:del>
    </w:p>
    <w:p w:rsidR="00481634" w:rsidDel="008B3F0E" w:rsidRDefault="00481634">
      <w:pPr>
        <w:rPr>
          <w:del w:id="2992" w:author="Ron Gal" w:date="2017-03-04T18:02:00Z"/>
        </w:rPr>
      </w:pPr>
    </w:p>
    <w:p w:rsidR="00481634" w:rsidDel="008B3F0E" w:rsidRDefault="00471D70">
      <w:pPr>
        <w:rPr>
          <w:del w:id="2993" w:author="Ron Gal" w:date="2017-03-04T18:02:00Z"/>
        </w:rPr>
      </w:pPr>
      <w:del w:id="2994" w:author="Ron Gal" w:date="2017-03-04T18:02:00Z">
        <w:r w:rsidRPr="008B3F0E" w:rsidDel="008B3F0E">
          <w:rPr>
            <w:rPrChange w:id="2995" w:author="Ron Gal" w:date="2017-03-04T18:02:00Z">
              <w:rPr>
                <w:sz w:val="24"/>
                <w:szCs w:val="24"/>
              </w:rPr>
            </w:rPrChange>
          </w:rPr>
          <w:delText>public virtual string FirstName { get; set; }</w:delText>
        </w:r>
      </w:del>
    </w:p>
    <w:p w:rsidR="00481634" w:rsidDel="008B3F0E" w:rsidRDefault="00481634">
      <w:pPr>
        <w:rPr>
          <w:del w:id="2996" w:author="Ron Gal" w:date="2017-03-04T18:02:00Z"/>
        </w:rPr>
      </w:pPr>
    </w:p>
    <w:p w:rsidR="00481634" w:rsidDel="008B3F0E" w:rsidRDefault="00471D70">
      <w:pPr>
        <w:rPr>
          <w:del w:id="2997" w:author="Ron Gal" w:date="2017-03-04T18:02:00Z"/>
        </w:rPr>
      </w:pPr>
      <w:del w:id="2998" w:author="Ron Gal" w:date="2017-03-04T18:02:00Z">
        <w:r w:rsidRPr="008B3F0E" w:rsidDel="008B3F0E">
          <w:rPr>
            <w:rPrChange w:id="2999" w:author="Ron Gal" w:date="2017-03-04T18:02:00Z">
              <w:rPr>
                <w:sz w:val="24"/>
                <w:szCs w:val="24"/>
              </w:rPr>
            </w:rPrChange>
          </w:rPr>
          <w:delText>public virtual string LastName { get; set; }</w:delText>
        </w:r>
      </w:del>
    </w:p>
    <w:p w:rsidR="00481634" w:rsidDel="008B3F0E" w:rsidRDefault="00481634">
      <w:pPr>
        <w:rPr>
          <w:del w:id="3000" w:author="Ron Gal" w:date="2017-03-04T18:02:00Z"/>
        </w:rPr>
      </w:pPr>
    </w:p>
    <w:p w:rsidR="00481634" w:rsidDel="008B3F0E" w:rsidRDefault="00471D70">
      <w:pPr>
        <w:rPr>
          <w:del w:id="3001" w:author="Ron Gal" w:date="2017-03-04T18:02:00Z"/>
        </w:rPr>
      </w:pPr>
      <w:del w:id="3002" w:author="Ron Gal" w:date="2017-03-04T18:02:00Z">
        <w:r w:rsidRPr="008B3F0E" w:rsidDel="008B3F0E">
          <w:rPr>
            <w:rPrChange w:id="3003" w:author="Ron Gal" w:date="2017-03-04T18:02:00Z">
              <w:rPr>
                <w:sz w:val="24"/>
                <w:szCs w:val="24"/>
              </w:rPr>
            </w:rPrChange>
          </w:rPr>
          <w:delText>public virtual int Salary { get; set; }</w:delText>
        </w:r>
      </w:del>
    </w:p>
    <w:p w:rsidR="00481634" w:rsidDel="008B3F0E" w:rsidRDefault="00481634">
      <w:pPr>
        <w:rPr>
          <w:del w:id="3004" w:author="Ron Gal" w:date="2017-03-04T18:02:00Z"/>
        </w:rPr>
      </w:pPr>
    </w:p>
    <w:p w:rsidR="00481634" w:rsidDel="008B3F0E" w:rsidRDefault="00471D70">
      <w:pPr>
        <w:rPr>
          <w:del w:id="3005" w:author="Ron Gal" w:date="2017-03-04T18:02:00Z"/>
        </w:rPr>
      </w:pPr>
      <w:del w:id="3006" w:author="Ron Gal" w:date="2017-03-04T18:02:00Z">
        <w:r w:rsidRPr="008B3F0E" w:rsidDel="008B3F0E">
          <w:rPr>
            <w:rPrChange w:id="3007" w:author="Ron Gal" w:date="2017-03-04T18:02:00Z">
              <w:rPr>
                <w:sz w:val="24"/>
                <w:szCs w:val="24"/>
              </w:rPr>
            </w:rPrChange>
          </w:rPr>
          <w:delText>public virtual string Email { get; set; }</w:delText>
        </w:r>
      </w:del>
    </w:p>
    <w:p w:rsidR="008B3F0E" w:rsidDel="00EA16CA" w:rsidRDefault="008B3F0E">
      <w:pPr>
        <w:rPr>
          <w:del w:id="3008" w:author="Ron Gal" w:date="2017-03-04T18:29:00Z"/>
        </w:rPr>
        <w:pPrChange w:id="3009" w:author="Ron Gal" w:date="2017-03-04T18:02:00Z">
          <w:pPr>
            <w:bidi/>
          </w:pPr>
        </w:pPrChange>
      </w:pPr>
    </w:p>
    <w:p w:rsidR="00481634" w:rsidDel="00EA16CA" w:rsidRDefault="00471D70" w:rsidP="008B3F0E">
      <w:pPr>
        <w:bidi/>
        <w:rPr>
          <w:del w:id="3010" w:author="Ron Gal" w:date="2017-03-04T18:29:00Z"/>
        </w:rPr>
      </w:pPr>
      <w:del w:id="3011" w:author="Ron Gal" w:date="2017-03-04T18:29:00Z">
        <w:r w:rsidDel="00EA16CA">
          <w:rPr>
            <w:b/>
            <w:sz w:val="24"/>
            <w:szCs w:val="24"/>
            <w:rtl/>
          </w:rPr>
          <w:delText xml:space="preserve">מחלקת </w:delText>
        </w:r>
      </w:del>
      <w:del w:id="3012" w:author="Ron Gal" w:date="2017-03-04T18:03:00Z">
        <w:r w:rsidDel="008B3F0E">
          <w:rPr>
            <w:b/>
            <w:sz w:val="24"/>
            <w:szCs w:val="24"/>
          </w:rPr>
          <w:delText>Field</w:delText>
        </w:r>
      </w:del>
    </w:p>
    <w:p w:rsidR="00481634" w:rsidDel="00EA16CA" w:rsidRDefault="00471D70">
      <w:pPr>
        <w:bidi/>
        <w:rPr>
          <w:del w:id="3013" w:author="Ron Gal" w:date="2017-03-04T18:29:00Z"/>
        </w:rPr>
        <w:pPrChange w:id="3014" w:author="Ron Gal" w:date="2017-03-04T18:03:00Z">
          <w:pPr>
            <w:bidi/>
          </w:pPr>
        </w:pPrChange>
      </w:pPr>
      <w:del w:id="3015"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3016" w:author="Ron Gal" w:date="2017-03-04T18:03:00Z">
        <w:r w:rsidDel="008B3F0E">
          <w:rPr>
            <w:sz w:val="24"/>
            <w:szCs w:val="24"/>
            <w:rtl/>
          </w:rPr>
          <w:delText>מגרש</w:delText>
        </w:r>
      </w:del>
      <w:del w:id="3017"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3018" w:author="Ron Gal" w:date="2017-03-04T18:29:00Z"/>
        </w:rPr>
      </w:pPr>
    </w:p>
    <w:p w:rsidR="00481634" w:rsidDel="008B3F0E" w:rsidRDefault="00471D70">
      <w:pPr>
        <w:rPr>
          <w:del w:id="3019" w:author="Ron Gal" w:date="2017-03-04T18:03:00Z"/>
        </w:rPr>
      </w:pPr>
      <w:del w:id="3020" w:author="Ron Gal" w:date="2017-03-04T18:03:00Z">
        <w:r w:rsidRPr="008B3F0E" w:rsidDel="008B3F0E">
          <w:rPr>
            <w:rPrChange w:id="3021" w:author="Ron Gal" w:date="2017-03-04T18:03:00Z">
              <w:rPr>
                <w:sz w:val="24"/>
                <w:szCs w:val="24"/>
              </w:rPr>
            </w:rPrChange>
          </w:rPr>
          <w:delText>public virtual int Name { get; set; }</w:delText>
        </w:r>
      </w:del>
    </w:p>
    <w:p w:rsidR="00481634" w:rsidDel="008B3F0E" w:rsidRDefault="00481634">
      <w:pPr>
        <w:rPr>
          <w:del w:id="3022" w:author="Ron Gal" w:date="2017-03-04T18:03:00Z"/>
        </w:rPr>
      </w:pPr>
    </w:p>
    <w:p w:rsidR="00481634" w:rsidDel="008B3F0E" w:rsidRDefault="00471D70">
      <w:pPr>
        <w:rPr>
          <w:del w:id="3023" w:author="Ron Gal" w:date="2017-03-04T18:03:00Z"/>
        </w:rPr>
      </w:pPr>
      <w:del w:id="3024" w:author="Ron Gal" w:date="2017-03-04T18:03:00Z">
        <w:r w:rsidRPr="008B3F0E" w:rsidDel="008B3F0E">
          <w:rPr>
            <w:rPrChange w:id="3025" w:author="Ron Gal" w:date="2017-03-04T18:03:00Z">
              <w:rPr>
                <w:sz w:val="24"/>
                <w:szCs w:val="24"/>
              </w:rPr>
            </w:rPrChange>
          </w:rPr>
          <w:delText>public virtual int Type { get; set; }</w:delText>
        </w:r>
      </w:del>
    </w:p>
    <w:p w:rsidR="00481634" w:rsidDel="008B3F0E" w:rsidRDefault="00481634">
      <w:pPr>
        <w:rPr>
          <w:del w:id="3026" w:author="Ron Gal" w:date="2017-03-04T18:03:00Z"/>
        </w:rPr>
      </w:pPr>
    </w:p>
    <w:p w:rsidR="00481634" w:rsidDel="008B3F0E" w:rsidRDefault="00471D70">
      <w:pPr>
        <w:rPr>
          <w:del w:id="3027" w:author="Ron Gal" w:date="2017-03-04T18:03:00Z"/>
        </w:rPr>
      </w:pPr>
      <w:del w:id="3028" w:author="Ron Gal" w:date="2017-03-04T18:03:00Z">
        <w:r w:rsidRPr="008B3F0E" w:rsidDel="008B3F0E">
          <w:rPr>
            <w:rPrChange w:id="3029" w:author="Ron Gal" w:date="2017-03-04T18:03:00Z">
              <w:rPr>
                <w:sz w:val="24"/>
                <w:szCs w:val="24"/>
              </w:rPr>
            </w:rPrChange>
          </w:rPr>
          <w:delText>public virtual int Size { get; set; }</w:delText>
        </w:r>
      </w:del>
    </w:p>
    <w:p w:rsidR="00481634" w:rsidDel="008B3F0E" w:rsidRDefault="00481634">
      <w:pPr>
        <w:rPr>
          <w:del w:id="3030" w:author="Ron Gal" w:date="2017-03-04T18:03:00Z"/>
        </w:rPr>
        <w:pPrChange w:id="3031" w:author="Ron Gal" w:date="2017-03-04T18:03:00Z">
          <w:pPr>
            <w:bidi/>
          </w:pPr>
        </w:pPrChange>
      </w:pPr>
    </w:p>
    <w:p w:rsidR="00481634" w:rsidDel="00EA16CA" w:rsidRDefault="00481634">
      <w:pPr>
        <w:rPr>
          <w:del w:id="3032" w:author="Ron Gal" w:date="2017-03-04T18:29:00Z"/>
        </w:rPr>
        <w:pPrChange w:id="3033" w:author="Ron Gal" w:date="2017-03-04T18:03:00Z">
          <w:pPr>
            <w:bidi/>
          </w:pPr>
        </w:pPrChange>
      </w:pPr>
    </w:p>
    <w:p w:rsidR="00481634" w:rsidDel="00EA16CA" w:rsidRDefault="00481634">
      <w:pPr>
        <w:bidi/>
        <w:rPr>
          <w:del w:id="3034" w:author="Ron Gal" w:date="2017-03-04T18:29:00Z"/>
        </w:rPr>
      </w:pPr>
    </w:p>
    <w:p w:rsidR="00481634" w:rsidDel="00EA16CA" w:rsidRDefault="00471D70" w:rsidP="008B3F0E">
      <w:pPr>
        <w:bidi/>
        <w:rPr>
          <w:del w:id="3035" w:author="Ron Gal" w:date="2017-03-04T18:29:00Z"/>
        </w:rPr>
      </w:pPr>
      <w:del w:id="3036" w:author="Ron Gal" w:date="2017-03-04T18:29:00Z">
        <w:r w:rsidDel="00EA16CA">
          <w:rPr>
            <w:b/>
            <w:sz w:val="24"/>
            <w:szCs w:val="24"/>
            <w:rtl/>
          </w:rPr>
          <w:delText xml:space="preserve">מחלקת </w:delText>
        </w:r>
      </w:del>
      <w:del w:id="3037" w:author="Ron Gal" w:date="2017-03-04T18:03:00Z">
        <w:r w:rsidDel="008B3F0E">
          <w:rPr>
            <w:b/>
            <w:sz w:val="24"/>
            <w:szCs w:val="24"/>
          </w:rPr>
          <w:delText>Order</w:delText>
        </w:r>
      </w:del>
    </w:p>
    <w:p w:rsidR="00481634" w:rsidDel="00EA16CA" w:rsidRDefault="00471D70">
      <w:pPr>
        <w:bidi/>
        <w:rPr>
          <w:del w:id="3038" w:author="Ron Gal" w:date="2017-03-04T18:29:00Z"/>
        </w:rPr>
        <w:pPrChange w:id="3039" w:author="Ron Gal" w:date="2017-03-04T18:05:00Z">
          <w:pPr>
            <w:bidi/>
          </w:pPr>
        </w:pPrChange>
      </w:pPr>
      <w:del w:id="3040" w:author="Ron Gal" w:date="2017-03-04T18:29:00Z">
        <w:r w:rsidDel="00EA16CA">
          <w:rPr>
            <w:sz w:val="24"/>
            <w:szCs w:val="24"/>
            <w:rtl/>
          </w:rPr>
          <w:delText xml:space="preserve">מחלקה זו יורשת ממחלקת </w:delText>
        </w:r>
      </w:del>
      <w:del w:id="3041" w:author="Ron Gal" w:date="2017-03-04T18:03:00Z">
        <w:r w:rsidDel="008B3F0E">
          <w:rPr>
            <w:sz w:val="24"/>
            <w:szCs w:val="24"/>
          </w:rPr>
          <w:delText>Entity</w:delText>
        </w:r>
        <w:r w:rsidDel="008B3F0E">
          <w:rPr>
            <w:sz w:val="24"/>
            <w:szCs w:val="24"/>
            <w:rtl/>
          </w:rPr>
          <w:delText xml:space="preserve"> </w:delText>
        </w:r>
      </w:del>
      <w:del w:id="3042" w:author="Ron Gal" w:date="2017-03-04T18:29:00Z">
        <w:r w:rsidDel="00EA16CA">
          <w:rPr>
            <w:sz w:val="24"/>
            <w:szCs w:val="24"/>
            <w:rtl/>
          </w:rPr>
          <w:delText xml:space="preserve">ומייצגת אובייקט מעבר של </w:delText>
        </w:r>
      </w:del>
      <w:del w:id="3043" w:author="Ron Gal" w:date="2017-03-04T18:05:00Z">
        <w:r w:rsidDel="008B3F0E">
          <w:rPr>
            <w:sz w:val="24"/>
            <w:szCs w:val="24"/>
            <w:rtl/>
          </w:rPr>
          <w:delText>הזמנה</w:delText>
        </w:r>
      </w:del>
      <w:del w:id="3044" w:author="Ron Gal" w:date="2017-03-04T18:29:00Z">
        <w:r w:rsidDel="00EA16CA">
          <w:rPr>
            <w:sz w:val="24"/>
            <w:szCs w:val="24"/>
            <w:rtl/>
          </w:rPr>
          <w:delText xml:space="preserve">. המחלקה </w:delText>
        </w:r>
      </w:del>
      <w:del w:id="3045" w:author="Ron Gal" w:date="2017-03-04T18:04:00Z">
        <w:r w:rsidDel="008B3F0E">
          <w:rPr>
            <w:sz w:val="24"/>
            <w:szCs w:val="24"/>
            <w:rtl/>
          </w:rPr>
          <w:delText xml:space="preserve">מממשת את המתודה המופשטת </w:delText>
        </w:r>
        <w:r w:rsidDel="008B3F0E">
          <w:rPr>
            <w:sz w:val="24"/>
            <w:szCs w:val="24"/>
          </w:rPr>
          <w:delText>Initialize</w:delText>
        </w:r>
        <w:r w:rsidDel="008B3F0E">
          <w:rPr>
            <w:sz w:val="24"/>
            <w:szCs w:val="24"/>
            <w:rtl/>
          </w:rPr>
          <w:delText xml:space="preserve"> של </w:delText>
        </w:r>
        <w:r w:rsidDel="008B3F0E">
          <w:rPr>
            <w:sz w:val="24"/>
            <w:szCs w:val="24"/>
          </w:rPr>
          <w:delText>Entity</w:delText>
        </w:r>
        <w:r w:rsidDel="008B3F0E">
          <w:rPr>
            <w:sz w:val="24"/>
            <w:szCs w:val="24"/>
            <w:rtl/>
          </w:rPr>
          <w:delText xml:space="preserve"> ו</w:delText>
        </w:r>
      </w:del>
      <w:del w:id="3046" w:author="Ron Gal" w:date="2017-03-04T18:29:00Z">
        <w:r w:rsidDel="00EA16CA">
          <w:rPr>
            <w:sz w:val="24"/>
            <w:szCs w:val="24"/>
            <w:rtl/>
          </w:rPr>
          <w:delText>היא בעלת התכונות הבאות:</w:delText>
        </w:r>
      </w:del>
    </w:p>
    <w:p w:rsidR="00481634" w:rsidDel="00EA16CA" w:rsidRDefault="00481634">
      <w:pPr>
        <w:bidi/>
        <w:rPr>
          <w:del w:id="3047" w:author="Ron Gal" w:date="2017-03-04T18:29:00Z"/>
        </w:rPr>
      </w:pPr>
    </w:p>
    <w:p w:rsidR="00481634" w:rsidDel="008B3F0E" w:rsidRDefault="00471D70">
      <w:pPr>
        <w:rPr>
          <w:del w:id="3048" w:author="Ron Gal" w:date="2017-03-04T18:04:00Z"/>
        </w:rPr>
      </w:pPr>
      <w:del w:id="3049" w:author="Ron Gal" w:date="2017-03-04T18:04:00Z">
        <w:r w:rsidRPr="008B3F0E" w:rsidDel="008B3F0E">
          <w:rPr>
            <w:rPrChange w:id="3050" w:author="Ron Gal" w:date="2017-03-04T18:04:00Z">
              <w:rPr>
                <w:sz w:val="24"/>
                <w:szCs w:val="24"/>
              </w:rPr>
            </w:rPrChange>
          </w:rPr>
          <w:delText>public virtual long StartDate { get; set; }</w:delText>
        </w:r>
      </w:del>
    </w:p>
    <w:p w:rsidR="00481634" w:rsidDel="008B3F0E" w:rsidRDefault="00481634">
      <w:pPr>
        <w:rPr>
          <w:del w:id="3051" w:author="Ron Gal" w:date="2017-03-04T18:04:00Z"/>
        </w:rPr>
      </w:pPr>
    </w:p>
    <w:p w:rsidR="00481634" w:rsidDel="008B3F0E" w:rsidRDefault="00471D70">
      <w:pPr>
        <w:rPr>
          <w:del w:id="3052" w:author="Ron Gal" w:date="2017-03-04T18:04:00Z"/>
        </w:rPr>
      </w:pPr>
      <w:del w:id="3053" w:author="Ron Gal" w:date="2017-03-04T18:04:00Z">
        <w:r w:rsidRPr="008B3F0E" w:rsidDel="008B3F0E">
          <w:rPr>
            <w:rPrChange w:id="3054" w:author="Ron Gal" w:date="2017-03-04T18:04:00Z">
              <w:rPr>
                <w:sz w:val="24"/>
                <w:szCs w:val="24"/>
              </w:rPr>
            </w:rPrChange>
          </w:rPr>
          <w:delText>public virtual Customer Owner { get; set; }</w:delText>
        </w:r>
      </w:del>
    </w:p>
    <w:p w:rsidR="00481634" w:rsidDel="008B3F0E" w:rsidRDefault="00481634">
      <w:pPr>
        <w:rPr>
          <w:del w:id="3055" w:author="Ron Gal" w:date="2017-03-04T18:04:00Z"/>
        </w:rPr>
      </w:pPr>
    </w:p>
    <w:p w:rsidR="00481634" w:rsidDel="008B3F0E" w:rsidRDefault="00471D70">
      <w:pPr>
        <w:rPr>
          <w:del w:id="3056" w:author="Ron Gal" w:date="2017-03-04T18:04:00Z"/>
        </w:rPr>
      </w:pPr>
      <w:del w:id="3057" w:author="Ron Gal" w:date="2017-03-04T18:04:00Z">
        <w:r w:rsidRPr="008B3F0E" w:rsidDel="008B3F0E">
          <w:rPr>
            <w:rPrChange w:id="3058" w:author="Ron Gal" w:date="2017-03-04T18:04:00Z">
              <w:rPr>
                <w:sz w:val="24"/>
                <w:szCs w:val="24"/>
              </w:rPr>
            </w:rPrChange>
          </w:rPr>
          <w:delText>public virtual int PlayersNumber { get; set; }</w:delText>
        </w:r>
      </w:del>
    </w:p>
    <w:p w:rsidR="00481634" w:rsidDel="008B3F0E" w:rsidRDefault="00481634">
      <w:pPr>
        <w:rPr>
          <w:del w:id="3059" w:author="Ron Gal" w:date="2017-03-04T18:04:00Z"/>
        </w:rPr>
      </w:pPr>
    </w:p>
    <w:p w:rsidR="00481634" w:rsidDel="008B3F0E" w:rsidRDefault="00471D70">
      <w:pPr>
        <w:rPr>
          <w:del w:id="3060" w:author="Ron Gal" w:date="2017-03-04T18:04:00Z"/>
        </w:rPr>
      </w:pPr>
      <w:del w:id="3061" w:author="Ron Gal" w:date="2017-03-04T18:04:00Z">
        <w:r w:rsidRPr="008B3F0E" w:rsidDel="008B3F0E">
          <w:rPr>
            <w:rPrChange w:id="3062" w:author="Ron Gal" w:date="2017-03-04T18:04:00Z">
              <w:rPr>
                <w:sz w:val="24"/>
                <w:szCs w:val="24"/>
              </w:rPr>
            </w:rPrChange>
          </w:rPr>
          <w:delText>public virtual int Status { get; set; }</w:delText>
        </w:r>
      </w:del>
    </w:p>
    <w:p w:rsidR="00481634" w:rsidDel="008B3F0E" w:rsidRDefault="00481634">
      <w:pPr>
        <w:rPr>
          <w:del w:id="3063" w:author="Ron Gal" w:date="2017-03-04T18:04:00Z"/>
        </w:rPr>
      </w:pPr>
    </w:p>
    <w:p w:rsidR="00481634" w:rsidDel="008B3F0E" w:rsidRDefault="00471D70">
      <w:pPr>
        <w:rPr>
          <w:del w:id="3064" w:author="Ron Gal" w:date="2017-03-04T18:04:00Z"/>
        </w:rPr>
      </w:pPr>
      <w:del w:id="3065" w:author="Ron Gal" w:date="2017-03-04T18:04:00Z">
        <w:r w:rsidRPr="008B3F0E" w:rsidDel="008B3F0E">
          <w:rPr>
            <w:rPrChange w:id="3066" w:author="Ron Gal" w:date="2017-03-04T18:04:00Z">
              <w:rPr>
                <w:sz w:val="24"/>
                <w:szCs w:val="24"/>
              </w:rPr>
            </w:rPrChange>
          </w:rPr>
          <w:delText>public virtual Field Field { get; set; }</w:delText>
        </w:r>
      </w:del>
    </w:p>
    <w:p w:rsidR="00481634" w:rsidDel="008B3F0E" w:rsidRDefault="00481634">
      <w:pPr>
        <w:rPr>
          <w:del w:id="3067" w:author="Ron Gal" w:date="2017-03-04T18:04:00Z"/>
        </w:rPr>
      </w:pPr>
    </w:p>
    <w:p w:rsidR="00481634" w:rsidDel="008B3F0E" w:rsidRDefault="00471D70">
      <w:pPr>
        <w:rPr>
          <w:del w:id="3068" w:author="Ron Gal" w:date="2017-03-04T18:04:00Z"/>
        </w:rPr>
      </w:pPr>
      <w:del w:id="3069" w:author="Ron Gal" w:date="2017-03-04T18:04:00Z">
        <w:r w:rsidRPr="008B3F0E" w:rsidDel="008B3F0E">
          <w:rPr>
            <w:rPrChange w:id="3070" w:author="Ron Gal" w:date="2017-03-04T18:04:00Z">
              <w:rPr>
                <w:sz w:val="24"/>
                <w:szCs w:val="24"/>
              </w:rPr>
            </w:rPrChange>
          </w:rPr>
          <w:delText>public virtual IList&lt;int&gt; Participants { get; set; }</w:delText>
        </w:r>
      </w:del>
    </w:p>
    <w:p w:rsidR="00481634" w:rsidDel="00EA16CA" w:rsidRDefault="00481634">
      <w:pPr>
        <w:rPr>
          <w:del w:id="3071" w:author="Ron Gal" w:date="2017-03-04T18:29:00Z"/>
        </w:rPr>
        <w:pPrChange w:id="3072" w:author="Ron Gal" w:date="2017-03-04T18:04:00Z">
          <w:pPr>
            <w:bidi/>
          </w:pPr>
        </w:pPrChange>
      </w:pPr>
    </w:p>
    <w:p w:rsidR="00481634" w:rsidDel="00EA16CA" w:rsidRDefault="00471D70" w:rsidP="008B3F0E">
      <w:pPr>
        <w:bidi/>
        <w:rPr>
          <w:del w:id="3073" w:author="Ron Gal" w:date="2017-03-04T18:29:00Z"/>
        </w:rPr>
      </w:pPr>
      <w:del w:id="3074" w:author="Ron Gal" w:date="2017-03-04T18:29:00Z">
        <w:r w:rsidDel="00EA16CA">
          <w:rPr>
            <w:b/>
            <w:sz w:val="24"/>
            <w:szCs w:val="24"/>
            <w:rtl/>
          </w:rPr>
          <w:delText xml:space="preserve">מחלקת </w:delText>
        </w:r>
      </w:del>
      <w:del w:id="3075" w:author="Ron Gal" w:date="2017-03-04T18:04:00Z">
        <w:r w:rsidDel="008B3F0E">
          <w:rPr>
            <w:b/>
            <w:sz w:val="24"/>
            <w:szCs w:val="24"/>
          </w:rPr>
          <w:delText>Participant</w:delText>
        </w:r>
      </w:del>
    </w:p>
    <w:p w:rsidR="00481634" w:rsidDel="00EA16CA" w:rsidRDefault="00471D70" w:rsidP="008B3F0E">
      <w:pPr>
        <w:bidi/>
        <w:rPr>
          <w:del w:id="3076" w:author="Ron Gal" w:date="2017-03-04T18:29:00Z"/>
        </w:rPr>
      </w:pPr>
      <w:del w:id="3077" w:author="Ron Gal" w:date="2017-03-04T18:29:00Z">
        <w:r w:rsidDel="00EA16CA">
          <w:rPr>
            <w:sz w:val="24"/>
            <w:szCs w:val="24"/>
            <w:rtl/>
          </w:rPr>
          <w:delText xml:space="preserve">מחלקה זו יורשת ממחלקת </w:delText>
        </w:r>
      </w:del>
      <w:del w:id="3078" w:author="Ron Gal" w:date="2017-03-04T18:04:00Z">
        <w:r w:rsidRPr="008B3F0E" w:rsidDel="008B3F0E">
          <w:rPr>
            <w:sz w:val="24"/>
            <w:szCs w:val="24"/>
          </w:rPr>
          <w:delText>Entity</w:delText>
        </w:r>
        <w:r w:rsidRPr="008B3F0E" w:rsidDel="008B3F0E">
          <w:rPr>
            <w:sz w:val="24"/>
            <w:szCs w:val="24"/>
            <w:rtl/>
          </w:rPr>
          <w:delText xml:space="preserve"> </w:delText>
        </w:r>
      </w:del>
      <w:del w:id="3079" w:author="Ron Gal" w:date="2017-03-04T18:29:00Z">
        <w:r w:rsidRPr="008B3F0E" w:rsidDel="00EA16CA">
          <w:rPr>
            <w:sz w:val="24"/>
            <w:szCs w:val="24"/>
            <w:rtl/>
          </w:rPr>
          <w:delText>ומייצגת</w:delText>
        </w:r>
        <w:r w:rsidDel="00EA16CA">
          <w:rPr>
            <w:sz w:val="24"/>
            <w:szCs w:val="24"/>
            <w:rtl/>
          </w:rPr>
          <w:delText xml:space="preserve"> אובייקט מעבר של </w:delText>
        </w:r>
      </w:del>
      <w:del w:id="3080" w:author="Ron Gal" w:date="2017-03-04T18:05:00Z">
        <w:r w:rsidDel="008B3F0E">
          <w:rPr>
            <w:sz w:val="24"/>
            <w:szCs w:val="24"/>
            <w:rtl/>
          </w:rPr>
          <w:delText>בקשת הצטרפות להזמנה קיימת</w:delText>
        </w:r>
      </w:del>
      <w:del w:id="3081"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3082" w:author="Ron Gal" w:date="2017-03-04T18:29:00Z"/>
        </w:rPr>
      </w:pPr>
    </w:p>
    <w:p w:rsidR="00481634" w:rsidDel="008B3F0E" w:rsidRDefault="00471D70">
      <w:pPr>
        <w:rPr>
          <w:del w:id="3083" w:author="Ron Gal" w:date="2017-03-04T18:04:00Z"/>
        </w:rPr>
      </w:pPr>
      <w:del w:id="3084" w:author="Ron Gal" w:date="2017-03-04T18:04:00Z">
        <w:r w:rsidDel="008B3F0E">
          <w:rPr>
            <w:sz w:val="24"/>
            <w:szCs w:val="24"/>
          </w:rPr>
          <w:delText>public virtual Customer Customer { get; set; }</w:delText>
        </w:r>
      </w:del>
    </w:p>
    <w:p w:rsidR="00481634" w:rsidDel="008B3F0E" w:rsidRDefault="00481634">
      <w:pPr>
        <w:rPr>
          <w:del w:id="3085" w:author="Ron Gal" w:date="2017-03-04T18:04:00Z"/>
        </w:rPr>
      </w:pPr>
    </w:p>
    <w:p w:rsidR="00481634" w:rsidDel="008B3F0E" w:rsidRDefault="00471D70">
      <w:pPr>
        <w:rPr>
          <w:del w:id="3086" w:author="Ron Gal" w:date="2017-03-04T18:04:00Z"/>
        </w:rPr>
      </w:pPr>
      <w:del w:id="3087" w:author="Ron Gal" w:date="2017-03-04T18:04:00Z">
        <w:r w:rsidDel="008B3F0E">
          <w:rPr>
            <w:sz w:val="24"/>
            <w:szCs w:val="24"/>
          </w:rPr>
          <w:delText>public virtual Order Order { get; set; }</w:delText>
        </w:r>
      </w:del>
    </w:p>
    <w:p w:rsidR="00481634" w:rsidDel="008B3F0E" w:rsidRDefault="00481634">
      <w:pPr>
        <w:rPr>
          <w:del w:id="3088" w:author="Ron Gal" w:date="2017-03-04T18:04:00Z"/>
        </w:rPr>
      </w:pPr>
    </w:p>
    <w:p w:rsidR="00481634" w:rsidDel="008B3F0E" w:rsidRDefault="00471D70">
      <w:pPr>
        <w:rPr>
          <w:del w:id="3089" w:author="Ron Gal" w:date="2017-03-04T18:04:00Z"/>
        </w:rPr>
      </w:pPr>
      <w:del w:id="3090" w:author="Ron Gal" w:date="2017-03-04T18:04:00Z">
        <w:r w:rsidDel="008B3F0E">
          <w:rPr>
            <w:sz w:val="24"/>
            <w:szCs w:val="24"/>
          </w:rPr>
          <w:delText>public virtual DateTime Date { get; set; }</w:delText>
        </w:r>
      </w:del>
    </w:p>
    <w:p w:rsidR="00481634" w:rsidDel="008B3F0E" w:rsidRDefault="00481634">
      <w:pPr>
        <w:rPr>
          <w:del w:id="3091" w:author="Ron Gal" w:date="2017-03-04T18:04:00Z"/>
        </w:rPr>
      </w:pPr>
    </w:p>
    <w:p w:rsidR="00481634" w:rsidDel="008B3F0E" w:rsidRDefault="00471D70">
      <w:pPr>
        <w:rPr>
          <w:del w:id="3092" w:author="Ron Gal" w:date="2017-03-04T18:04:00Z"/>
        </w:rPr>
      </w:pPr>
      <w:del w:id="3093" w:author="Ron Gal" w:date="2017-03-04T18:04:00Z">
        <w:r w:rsidDel="008B3F0E">
          <w:rPr>
            <w:sz w:val="24"/>
            <w:szCs w:val="24"/>
          </w:rPr>
          <w:delText>public virtual int Status { get; set; }</w:delText>
        </w:r>
      </w:del>
    </w:p>
    <w:p w:rsidR="00481634" w:rsidDel="00EA16CA" w:rsidRDefault="00481634">
      <w:pPr>
        <w:bidi/>
        <w:rPr>
          <w:del w:id="3094" w:author="Ron Gal" w:date="2017-03-04T18:29:00Z"/>
        </w:rPr>
      </w:pPr>
    </w:p>
    <w:p w:rsidR="00481634" w:rsidDel="00EA16CA" w:rsidRDefault="00471D70" w:rsidP="007A3BB4">
      <w:pPr>
        <w:bidi/>
        <w:rPr>
          <w:del w:id="3095" w:author="Ron Gal" w:date="2017-03-04T18:29:00Z"/>
        </w:rPr>
      </w:pPr>
      <w:del w:id="3096" w:author="Ron Gal" w:date="2017-03-04T18:29:00Z">
        <w:r w:rsidDel="00EA16CA">
          <w:rPr>
            <w:b/>
            <w:sz w:val="24"/>
            <w:szCs w:val="24"/>
            <w:rtl/>
          </w:rPr>
          <w:delText xml:space="preserve">מחלקת </w:delText>
        </w:r>
      </w:del>
      <w:del w:id="3097" w:author="Ron Gal" w:date="2017-03-04T18:06:00Z">
        <w:r w:rsidDel="007A3BB4">
          <w:rPr>
            <w:b/>
            <w:sz w:val="24"/>
            <w:szCs w:val="24"/>
          </w:rPr>
          <w:delText>Review</w:delText>
        </w:r>
      </w:del>
    </w:p>
    <w:p w:rsidR="00481634" w:rsidDel="00EA16CA" w:rsidRDefault="00471D70">
      <w:pPr>
        <w:bidi/>
        <w:rPr>
          <w:del w:id="3098" w:author="Ron Gal" w:date="2017-03-04T18:29:00Z"/>
        </w:rPr>
        <w:pPrChange w:id="3099" w:author="Ron Gal" w:date="2017-03-04T18:06:00Z">
          <w:pPr>
            <w:bidi/>
          </w:pPr>
        </w:pPrChange>
      </w:pPr>
      <w:del w:id="3100" w:author="Ron Gal" w:date="2017-03-04T18:29:00Z">
        <w:r w:rsidDel="00EA16CA">
          <w:rPr>
            <w:sz w:val="24"/>
            <w:szCs w:val="24"/>
            <w:rtl/>
          </w:rPr>
          <w:delText xml:space="preserve">מחלקה זו יורשת ממחלקת </w:delText>
        </w:r>
        <w:r w:rsidDel="00EA16CA">
          <w:rPr>
            <w:sz w:val="24"/>
            <w:szCs w:val="24"/>
          </w:rPr>
          <w:delText>Entity</w:delText>
        </w:r>
        <w:r w:rsidDel="00EA16CA">
          <w:rPr>
            <w:sz w:val="24"/>
            <w:szCs w:val="24"/>
            <w:rtl/>
          </w:rPr>
          <w:delText xml:space="preserve"> ומייצגת אובייקט מעבר של </w:delText>
        </w:r>
      </w:del>
      <w:del w:id="3101" w:author="Ron Gal" w:date="2017-03-04T18:06:00Z">
        <w:r w:rsidDel="007A3BB4">
          <w:rPr>
            <w:sz w:val="24"/>
            <w:szCs w:val="24"/>
            <w:rtl/>
          </w:rPr>
          <w:delText>ביקורת על משתמש</w:delText>
        </w:r>
      </w:del>
      <w:del w:id="3102" w:author="Ron Gal" w:date="2017-03-04T18:29:00Z">
        <w:r w:rsidDel="00EA16CA">
          <w:rPr>
            <w:sz w:val="24"/>
            <w:szCs w:val="24"/>
            <w:rtl/>
          </w:rPr>
          <w:delText xml:space="preserve">. המחלקה מממשת את המתודה המופשטת </w:delText>
        </w:r>
        <w:r w:rsidDel="00EA16CA">
          <w:rPr>
            <w:sz w:val="24"/>
            <w:szCs w:val="24"/>
          </w:rPr>
          <w:delText>Initialize</w:delText>
        </w:r>
        <w:r w:rsidDel="00EA16CA">
          <w:rPr>
            <w:sz w:val="24"/>
            <w:szCs w:val="24"/>
            <w:rtl/>
          </w:rPr>
          <w:delText xml:space="preserve"> של </w:delText>
        </w:r>
        <w:r w:rsidDel="00EA16CA">
          <w:rPr>
            <w:sz w:val="24"/>
            <w:szCs w:val="24"/>
          </w:rPr>
          <w:delText>Entity</w:delText>
        </w:r>
        <w:r w:rsidDel="00EA16CA">
          <w:rPr>
            <w:sz w:val="24"/>
            <w:szCs w:val="24"/>
            <w:rtl/>
          </w:rPr>
          <w:delText xml:space="preserve"> והיא בעלת התכונות הבאות:</w:delText>
        </w:r>
      </w:del>
    </w:p>
    <w:p w:rsidR="00481634" w:rsidDel="00EA16CA" w:rsidRDefault="00481634">
      <w:pPr>
        <w:bidi/>
        <w:rPr>
          <w:del w:id="3103" w:author="Ron Gal" w:date="2017-03-04T18:29:00Z"/>
        </w:rPr>
      </w:pPr>
    </w:p>
    <w:p w:rsidR="00481634" w:rsidRPr="007A3BB4" w:rsidDel="007A3BB4" w:rsidRDefault="00471D70" w:rsidP="007A3BB4">
      <w:pPr>
        <w:rPr>
          <w:del w:id="3104" w:author="Ron Gal" w:date="2017-03-04T18:06:00Z"/>
          <w:sz w:val="24"/>
          <w:szCs w:val="24"/>
          <w:rPrChange w:id="3105" w:author="Ron Gal" w:date="2017-03-04T18:06:00Z">
            <w:rPr>
              <w:del w:id="3106" w:author="Ron Gal" w:date="2017-03-04T18:06:00Z"/>
            </w:rPr>
          </w:rPrChange>
        </w:rPr>
      </w:pPr>
      <w:del w:id="3107" w:author="Ron Gal" w:date="2017-03-04T18:06:00Z">
        <w:r w:rsidDel="007A3BB4">
          <w:rPr>
            <w:sz w:val="24"/>
            <w:szCs w:val="24"/>
          </w:rPr>
          <w:delText>public virtual string Title { get; set; }</w:delText>
        </w:r>
      </w:del>
    </w:p>
    <w:p w:rsidR="00481634" w:rsidRPr="007A3BB4" w:rsidDel="007A3BB4" w:rsidRDefault="00481634">
      <w:pPr>
        <w:rPr>
          <w:del w:id="3108" w:author="Ron Gal" w:date="2017-03-04T18:06:00Z"/>
          <w:sz w:val="24"/>
          <w:szCs w:val="24"/>
          <w:rPrChange w:id="3109" w:author="Ron Gal" w:date="2017-03-04T18:06:00Z">
            <w:rPr>
              <w:del w:id="3110" w:author="Ron Gal" w:date="2017-03-04T18:06:00Z"/>
            </w:rPr>
          </w:rPrChange>
        </w:rPr>
      </w:pPr>
    </w:p>
    <w:p w:rsidR="00481634" w:rsidRPr="007A3BB4" w:rsidDel="007A3BB4" w:rsidRDefault="00471D70">
      <w:pPr>
        <w:rPr>
          <w:del w:id="3111" w:author="Ron Gal" w:date="2017-03-04T18:06:00Z"/>
          <w:sz w:val="24"/>
          <w:szCs w:val="24"/>
          <w:rPrChange w:id="3112" w:author="Ron Gal" w:date="2017-03-04T18:06:00Z">
            <w:rPr>
              <w:del w:id="3113" w:author="Ron Gal" w:date="2017-03-04T18:06:00Z"/>
            </w:rPr>
          </w:rPrChange>
        </w:rPr>
      </w:pPr>
      <w:del w:id="3114" w:author="Ron Gal" w:date="2017-03-04T18:06:00Z">
        <w:r w:rsidDel="007A3BB4">
          <w:rPr>
            <w:sz w:val="24"/>
            <w:szCs w:val="24"/>
          </w:rPr>
          <w:delText>public virtual string Description { get; set; }</w:delText>
        </w:r>
      </w:del>
    </w:p>
    <w:p w:rsidR="00481634" w:rsidRPr="007A3BB4" w:rsidDel="007A3BB4" w:rsidRDefault="00481634">
      <w:pPr>
        <w:rPr>
          <w:del w:id="3115" w:author="Ron Gal" w:date="2017-03-04T18:06:00Z"/>
          <w:sz w:val="24"/>
          <w:szCs w:val="24"/>
          <w:rPrChange w:id="3116" w:author="Ron Gal" w:date="2017-03-04T18:06:00Z">
            <w:rPr>
              <w:del w:id="3117" w:author="Ron Gal" w:date="2017-03-04T18:06:00Z"/>
            </w:rPr>
          </w:rPrChange>
        </w:rPr>
      </w:pPr>
    </w:p>
    <w:p w:rsidR="00481634" w:rsidRPr="007A3BB4" w:rsidDel="007A3BB4" w:rsidRDefault="00471D70">
      <w:pPr>
        <w:rPr>
          <w:del w:id="3118" w:author="Ron Gal" w:date="2017-03-04T18:06:00Z"/>
          <w:sz w:val="24"/>
          <w:szCs w:val="24"/>
          <w:rPrChange w:id="3119" w:author="Ron Gal" w:date="2017-03-04T18:06:00Z">
            <w:rPr>
              <w:del w:id="3120" w:author="Ron Gal" w:date="2017-03-04T18:06:00Z"/>
            </w:rPr>
          </w:rPrChange>
        </w:rPr>
      </w:pPr>
      <w:del w:id="3121" w:author="Ron Gal" w:date="2017-03-04T18:06:00Z">
        <w:r w:rsidDel="007A3BB4">
          <w:rPr>
            <w:sz w:val="24"/>
            <w:szCs w:val="24"/>
          </w:rPr>
          <w:delText>public virtual DateTime Date { get; set; }</w:delText>
        </w:r>
      </w:del>
    </w:p>
    <w:p w:rsidR="00481634" w:rsidRPr="007A3BB4" w:rsidDel="007A3BB4" w:rsidRDefault="00481634">
      <w:pPr>
        <w:rPr>
          <w:del w:id="3122" w:author="Ron Gal" w:date="2017-03-04T18:06:00Z"/>
          <w:sz w:val="24"/>
          <w:szCs w:val="24"/>
          <w:rPrChange w:id="3123" w:author="Ron Gal" w:date="2017-03-04T18:06:00Z">
            <w:rPr>
              <w:del w:id="3124" w:author="Ron Gal" w:date="2017-03-04T18:06:00Z"/>
            </w:rPr>
          </w:rPrChange>
        </w:rPr>
      </w:pPr>
    </w:p>
    <w:p w:rsidR="00481634" w:rsidRPr="007A3BB4" w:rsidDel="007A3BB4" w:rsidRDefault="00471D70">
      <w:pPr>
        <w:rPr>
          <w:del w:id="3125" w:author="Ron Gal" w:date="2017-03-04T18:06:00Z"/>
          <w:sz w:val="24"/>
          <w:szCs w:val="24"/>
          <w:rPrChange w:id="3126" w:author="Ron Gal" w:date="2017-03-04T18:06:00Z">
            <w:rPr>
              <w:del w:id="3127" w:author="Ron Gal" w:date="2017-03-04T18:06:00Z"/>
            </w:rPr>
          </w:rPrChange>
        </w:rPr>
      </w:pPr>
      <w:del w:id="3128" w:author="Ron Gal" w:date="2017-03-04T18:06:00Z">
        <w:r w:rsidDel="007A3BB4">
          <w:rPr>
            <w:sz w:val="24"/>
            <w:szCs w:val="24"/>
          </w:rPr>
          <w:delText>public virtual Customer Reviewer { get; set; }</w:delText>
        </w:r>
      </w:del>
    </w:p>
    <w:p w:rsidR="00481634" w:rsidRPr="007A3BB4" w:rsidDel="007A3BB4" w:rsidRDefault="00481634">
      <w:pPr>
        <w:rPr>
          <w:del w:id="3129" w:author="Ron Gal" w:date="2017-03-04T18:06:00Z"/>
          <w:sz w:val="24"/>
          <w:szCs w:val="24"/>
          <w:rPrChange w:id="3130" w:author="Ron Gal" w:date="2017-03-04T18:06:00Z">
            <w:rPr>
              <w:del w:id="3131" w:author="Ron Gal" w:date="2017-03-04T18:06:00Z"/>
            </w:rPr>
          </w:rPrChange>
        </w:rPr>
      </w:pPr>
    </w:p>
    <w:p w:rsidR="00481634" w:rsidRPr="007A3BB4" w:rsidDel="007A3BB4" w:rsidRDefault="00471D70">
      <w:pPr>
        <w:rPr>
          <w:del w:id="3132" w:author="Ron Gal" w:date="2017-03-04T18:06:00Z"/>
          <w:sz w:val="24"/>
          <w:szCs w:val="24"/>
          <w:rPrChange w:id="3133" w:author="Ron Gal" w:date="2017-03-04T18:06:00Z">
            <w:rPr>
              <w:del w:id="3134" w:author="Ron Gal" w:date="2017-03-04T18:06:00Z"/>
            </w:rPr>
          </w:rPrChange>
        </w:rPr>
      </w:pPr>
      <w:del w:id="3135" w:author="Ron Gal" w:date="2017-03-04T18:06:00Z">
        <w:r w:rsidDel="007A3BB4">
          <w:rPr>
            <w:sz w:val="24"/>
            <w:szCs w:val="24"/>
          </w:rPr>
          <w:delText>public virtual Customer ReviewedCustomer { get; set; }</w:delText>
        </w:r>
      </w:del>
    </w:p>
    <w:p w:rsidR="00481634" w:rsidRPr="007A3BB4" w:rsidDel="00EA16CA" w:rsidRDefault="00481634">
      <w:pPr>
        <w:rPr>
          <w:del w:id="3136" w:author="Ron Gal" w:date="2017-03-04T18:29:00Z"/>
          <w:sz w:val="24"/>
          <w:szCs w:val="24"/>
          <w:rPrChange w:id="3137" w:author="Ron Gal" w:date="2017-03-04T18:06:00Z">
            <w:rPr>
              <w:del w:id="3138" w:author="Ron Gal" w:date="2017-03-04T18:29:00Z"/>
            </w:rPr>
          </w:rPrChange>
        </w:rPr>
      </w:pPr>
    </w:p>
    <w:p w:rsidR="00481634" w:rsidDel="00EA16CA" w:rsidRDefault="00481634">
      <w:pPr>
        <w:bidi/>
        <w:rPr>
          <w:del w:id="3139" w:author="Ron Gal" w:date="2017-03-04T18:29:00Z"/>
        </w:rPr>
      </w:pPr>
    </w:p>
    <w:p w:rsidR="00481634" w:rsidDel="00EA16CA" w:rsidRDefault="00471D70">
      <w:pPr>
        <w:rPr>
          <w:del w:id="3140" w:author="Ron Gal" w:date="2017-03-04T18:29:00Z"/>
        </w:rPr>
      </w:pPr>
      <w:del w:id="3141" w:author="Ron Gal" w:date="2017-03-04T18:29:00Z">
        <w:r w:rsidDel="00EA16CA">
          <w:br w:type="page"/>
        </w:r>
      </w:del>
    </w:p>
    <w:p w:rsidR="00481634" w:rsidDel="00EA16CA" w:rsidRDefault="00481634">
      <w:pPr>
        <w:bidi/>
        <w:rPr>
          <w:del w:id="3142" w:author="Ron Gal" w:date="2017-03-04T18:29:00Z"/>
        </w:rPr>
      </w:pPr>
    </w:p>
    <w:p w:rsidR="00481634" w:rsidDel="00EA16CA" w:rsidRDefault="00471D70" w:rsidP="00584A27">
      <w:pPr>
        <w:bidi/>
        <w:rPr>
          <w:del w:id="3143" w:author="Ron Gal" w:date="2017-03-04T18:29:00Z"/>
        </w:rPr>
      </w:pPr>
      <w:del w:id="3144" w:author="Ron Gal" w:date="2017-03-04T18:29:00Z">
        <w:r w:rsidDel="00EA16CA">
          <w:rPr>
            <w:b/>
            <w:sz w:val="24"/>
            <w:szCs w:val="24"/>
            <w:rtl/>
          </w:rPr>
          <w:delText xml:space="preserve">מחלקת </w:delText>
        </w:r>
      </w:del>
      <w:del w:id="3145" w:author="Ron Gal" w:date="2017-03-04T18:09:00Z">
        <w:r w:rsidDel="00584A27">
          <w:rPr>
            <w:b/>
            <w:sz w:val="24"/>
            <w:szCs w:val="24"/>
          </w:rPr>
          <w:delText>Customer</w:delText>
        </w:r>
      </w:del>
    </w:p>
    <w:p w:rsidR="00481634" w:rsidDel="00EA16CA" w:rsidRDefault="00471D70">
      <w:pPr>
        <w:bidi/>
        <w:rPr>
          <w:del w:id="3146" w:author="Ron Gal" w:date="2017-03-04T18:29:00Z"/>
        </w:rPr>
        <w:pPrChange w:id="3147" w:author="Ron Gal" w:date="2017-03-04T18:12:00Z">
          <w:pPr>
            <w:bidi/>
          </w:pPr>
        </w:pPrChange>
      </w:pPr>
      <w:del w:id="3148" w:author="Ron Gal" w:date="2017-03-04T18:29:00Z">
        <w:r w:rsidDel="00EA16CA">
          <w:rPr>
            <w:sz w:val="24"/>
            <w:szCs w:val="24"/>
            <w:rtl/>
          </w:rPr>
          <w:delText xml:space="preserve">מחלקה </w:delText>
        </w:r>
      </w:del>
      <w:del w:id="3149" w:author="Ron Gal" w:date="2017-03-04T18:09:00Z">
        <w:r w:rsidDel="00584A27">
          <w:rPr>
            <w:sz w:val="24"/>
            <w:szCs w:val="24"/>
            <w:rtl/>
          </w:rPr>
          <w:delText xml:space="preserve">זו יורשת ממחלקת </w:delText>
        </w:r>
        <w:r w:rsidDel="00584A27">
          <w:rPr>
            <w:sz w:val="24"/>
            <w:szCs w:val="24"/>
          </w:rPr>
          <w:delText>Entity</w:delText>
        </w:r>
        <w:r w:rsidDel="00584A27">
          <w:rPr>
            <w:sz w:val="24"/>
            <w:szCs w:val="24"/>
            <w:rtl/>
          </w:rPr>
          <w:delText xml:space="preserve"> ומייצגת אובייקט מעבר של לקוח. המחלקה מממשת את המתודה המופשטת </w:delText>
        </w:r>
        <w:r w:rsidDel="00584A27">
          <w:rPr>
            <w:sz w:val="24"/>
            <w:szCs w:val="24"/>
          </w:rPr>
          <w:delText>Initialize</w:delText>
        </w:r>
        <w:r w:rsidDel="00584A27">
          <w:rPr>
            <w:sz w:val="24"/>
            <w:szCs w:val="24"/>
            <w:rtl/>
          </w:rPr>
          <w:delText xml:space="preserve"> של </w:delText>
        </w:r>
        <w:r w:rsidDel="00584A27">
          <w:rPr>
            <w:sz w:val="24"/>
            <w:szCs w:val="24"/>
          </w:rPr>
          <w:delText>Entity</w:delText>
        </w:r>
        <w:r w:rsidDel="00584A27">
          <w:rPr>
            <w:sz w:val="24"/>
            <w:szCs w:val="24"/>
            <w:rtl/>
          </w:rPr>
          <w:delText xml:space="preserve"> ו</w:delText>
        </w:r>
      </w:del>
      <w:del w:id="3150" w:author="Ron Gal" w:date="2017-03-04T18:12:00Z">
        <w:r w:rsidDel="00224620">
          <w:rPr>
            <w:sz w:val="24"/>
            <w:szCs w:val="24"/>
            <w:rtl/>
          </w:rPr>
          <w:delText>היא</w:delText>
        </w:r>
      </w:del>
      <w:del w:id="3151" w:author="Ron Gal" w:date="2017-03-04T18:29:00Z">
        <w:r w:rsidDel="00EA16CA">
          <w:rPr>
            <w:sz w:val="24"/>
            <w:szCs w:val="24"/>
            <w:rtl/>
          </w:rPr>
          <w:delText xml:space="preserve"> בעלת התכונות הבאות:</w:delText>
        </w:r>
      </w:del>
    </w:p>
    <w:p w:rsidR="00481634" w:rsidDel="00EA16CA" w:rsidRDefault="00481634">
      <w:pPr>
        <w:rPr>
          <w:del w:id="3152" w:author="Ron Gal" w:date="2017-03-04T18:29:00Z"/>
        </w:rPr>
        <w:pPrChange w:id="3153" w:author="Ron Gal" w:date="2017-03-04T18:09:00Z">
          <w:pPr>
            <w:bidi/>
          </w:pPr>
        </w:pPrChange>
      </w:pPr>
    </w:p>
    <w:p w:rsidR="00481634" w:rsidDel="00584A27" w:rsidRDefault="00471D70">
      <w:pPr>
        <w:bidi/>
        <w:rPr>
          <w:del w:id="3154" w:author="Ron Gal" w:date="2017-03-04T18:09:00Z"/>
        </w:rPr>
        <w:pPrChange w:id="3155" w:author="Ron Gal" w:date="2017-03-04T18:09:00Z">
          <w:pPr/>
        </w:pPrChange>
      </w:pPr>
      <w:del w:id="3156" w:author="Ron Gal" w:date="2017-03-04T18:09:00Z">
        <w:r w:rsidDel="00584A27">
          <w:rPr>
            <w:sz w:val="24"/>
            <w:szCs w:val="24"/>
          </w:rPr>
          <w:delText>public virtual string Username { get; set; }</w:delText>
        </w:r>
      </w:del>
    </w:p>
    <w:p w:rsidR="00481634" w:rsidDel="00584A27" w:rsidRDefault="00481634">
      <w:pPr>
        <w:bidi/>
        <w:rPr>
          <w:del w:id="3157" w:author="Ron Gal" w:date="2017-03-04T18:09:00Z"/>
        </w:rPr>
        <w:pPrChange w:id="3158" w:author="Ron Gal" w:date="2017-03-04T18:09:00Z">
          <w:pPr/>
        </w:pPrChange>
      </w:pPr>
    </w:p>
    <w:p w:rsidR="00481634" w:rsidDel="00584A27" w:rsidRDefault="00471D70">
      <w:pPr>
        <w:bidi/>
        <w:rPr>
          <w:del w:id="3159" w:author="Ron Gal" w:date="2017-03-04T18:09:00Z"/>
        </w:rPr>
        <w:pPrChange w:id="3160" w:author="Ron Gal" w:date="2017-03-04T18:09:00Z">
          <w:pPr/>
        </w:pPrChange>
      </w:pPr>
      <w:del w:id="3161" w:author="Ron Gal" w:date="2017-03-04T18:09:00Z">
        <w:r w:rsidDel="00584A27">
          <w:rPr>
            <w:sz w:val="24"/>
            <w:szCs w:val="24"/>
          </w:rPr>
          <w:delText>public virtual string Password { get; set; }</w:delText>
        </w:r>
      </w:del>
    </w:p>
    <w:p w:rsidR="00481634" w:rsidDel="00584A27" w:rsidRDefault="00481634">
      <w:pPr>
        <w:bidi/>
        <w:rPr>
          <w:del w:id="3162" w:author="Ron Gal" w:date="2017-03-04T18:09:00Z"/>
        </w:rPr>
        <w:pPrChange w:id="3163" w:author="Ron Gal" w:date="2017-03-04T18:09:00Z">
          <w:pPr/>
        </w:pPrChange>
      </w:pPr>
    </w:p>
    <w:p w:rsidR="00481634" w:rsidDel="00584A27" w:rsidRDefault="00471D70">
      <w:pPr>
        <w:bidi/>
        <w:rPr>
          <w:del w:id="3164" w:author="Ron Gal" w:date="2017-03-04T18:09:00Z"/>
        </w:rPr>
        <w:pPrChange w:id="3165" w:author="Ron Gal" w:date="2017-03-04T18:09:00Z">
          <w:pPr/>
        </w:pPrChange>
      </w:pPr>
      <w:del w:id="3166" w:author="Ron Gal" w:date="2017-03-04T18:09:00Z">
        <w:r w:rsidDel="00584A27">
          <w:rPr>
            <w:sz w:val="24"/>
            <w:szCs w:val="24"/>
          </w:rPr>
          <w:delText>public virtual string FirstName { get; set; }</w:delText>
        </w:r>
      </w:del>
    </w:p>
    <w:p w:rsidR="00481634" w:rsidDel="00584A27" w:rsidRDefault="00481634">
      <w:pPr>
        <w:bidi/>
        <w:rPr>
          <w:del w:id="3167" w:author="Ron Gal" w:date="2017-03-04T18:09:00Z"/>
        </w:rPr>
        <w:pPrChange w:id="3168" w:author="Ron Gal" w:date="2017-03-04T18:09:00Z">
          <w:pPr/>
        </w:pPrChange>
      </w:pPr>
    </w:p>
    <w:p w:rsidR="00481634" w:rsidDel="00584A27" w:rsidRDefault="00471D70">
      <w:pPr>
        <w:bidi/>
        <w:rPr>
          <w:del w:id="3169" w:author="Ron Gal" w:date="2017-03-04T18:09:00Z"/>
        </w:rPr>
        <w:pPrChange w:id="3170" w:author="Ron Gal" w:date="2017-03-04T18:09:00Z">
          <w:pPr/>
        </w:pPrChange>
      </w:pPr>
      <w:del w:id="3171" w:author="Ron Gal" w:date="2017-03-04T18:09:00Z">
        <w:r w:rsidDel="00584A27">
          <w:rPr>
            <w:sz w:val="24"/>
            <w:szCs w:val="24"/>
          </w:rPr>
          <w:delText>public virtual string LastName { get; set; }</w:delText>
        </w:r>
      </w:del>
    </w:p>
    <w:p w:rsidR="00481634" w:rsidDel="00584A27" w:rsidRDefault="00481634">
      <w:pPr>
        <w:bidi/>
        <w:rPr>
          <w:del w:id="3172" w:author="Ron Gal" w:date="2017-03-04T18:09:00Z"/>
        </w:rPr>
        <w:pPrChange w:id="3173" w:author="Ron Gal" w:date="2017-03-04T18:09:00Z">
          <w:pPr/>
        </w:pPrChange>
      </w:pPr>
    </w:p>
    <w:p w:rsidR="00481634" w:rsidDel="00584A27" w:rsidRDefault="00471D70">
      <w:pPr>
        <w:bidi/>
        <w:rPr>
          <w:del w:id="3174" w:author="Ron Gal" w:date="2017-03-04T18:09:00Z"/>
        </w:rPr>
        <w:pPrChange w:id="3175" w:author="Ron Gal" w:date="2017-03-04T18:09:00Z">
          <w:pPr/>
        </w:pPrChange>
      </w:pPr>
      <w:del w:id="3176" w:author="Ron Gal" w:date="2017-03-04T18:09:00Z">
        <w:r w:rsidDel="00584A27">
          <w:rPr>
            <w:sz w:val="24"/>
            <w:szCs w:val="24"/>
          </w:rPr>
          <w:delText>public virtual DateTime BirthDate { get; set; }</w:delText>
        </w:r>
      </w:del>
    </w:p>
    <w:p w:rsidR="00481634" w:rsidDel="00584A27" w:rsidRDefault="00471D70">
      <w:pPr>
        <w:bidi/>
        <w:rPr>
          <w:del w:id="3177" w:author="Ron Gal" w:date="2017-03-04T18:09:00Z"/>
        </w:rPr>
        <w:pPrChange w:id="3178" w:author="Ron Gal" w:date="2017-03-04T18:09:00Z">
          <w:pPr/>
        </w:pPrChange>
      </w:pPr>
      <w:del w:id="3179" w:author="Ron Gal" w:date="2017-03-04T18:09:00Z">
        <w:r w:rsidDel="00584A27">
          <w:rPr>
            <w:sz w:val="24"/>
            <w:szCs w:val="24"/>
          </w:rPr>
          <w:delText xml:space="preserve">        </w:delText>
        </w:r>
      </w:del>
    </w:p>
    <w:p w:rsidR="00481634" w:rsidDel="00584A27" w:rsidRDefault="00471D70">
      <w:pPr>
        <w:bidi/>
        <w:rPr>
          <w:del w:id="3180" w:author="Ron Gal" w:date="2017-03-04T18:09:00Z"/>
        </w:rPr>
        <w:pPrChange w:id="3181" w:author="Ron Gal" w:date="2017-03-04T18:09:00Z">
          <w:pPr/>
        </w:pPrChange>
      </w:pPr>
      <w:del w:id="3182" w:author="Ron Gal" w:date="2017-03-04T18:09:00Z">
        <w:r w:rsidDel="00584A27">
          <w:rPr>
            <w:sz w:val="24"/>
            <w:szCs w:val="24"/>
          </w:rPr>
          <w:delText>public virtual string Email { get; set; }</w:delText>
        </w:r>
      </w:del>
    </w:p>
    <w:p w:rsidR="00481634" w:rsidDel="00584A27" w:rsidRDefault="00481634">
      <w:pPr>
        <w:bidi/>
        <w:rPr>
          <w:del w:id="3183" w:author="Ron Gal" w:date="2017-03-04T18:09:00Z"/>
        </w:rPr>
        <w:pPrChange w:id="3184" w:author="Ron Gal" w:date="2017-03-04T18:09:00Z">
          <w:pPr/>
        </w:pPrChange>
      </w:pPr>
    </w:p>
    <w:p w:rsidR="00481634" w:rsidDel="00584A27" w:rsidRDefault="00471D70">
      <w:pPr>
        <w:bidi/>
        <w:rPr>
          <w:del w:id="3185" w:author="Ron Gal" w:date="2017-03-04T18:09:00Z"/>
        </w:rPr>
        <w:pPrChange w:id="3186" w:author="Ron Gal" w:date="2017-03-04T18:09:00Z">
          <w:pPr/>
        </w:pPrChange>
      </w:pPr>
      <w:del w:id="3187" w:author="Ron Gal" w:date="2017-03-04T18:09:00Z">
        <w:r w:rsidDel="00584A27">
          <w:rPr>
            <w:sz w:val="24"/>
            <w:szCs w:val="24"/>
          </w:rPr>
          <w:delText>public virtual int Region { get; set; }</w:delText>
        </w:r>
      </w:del>
    </w:p>
    <w:p w:rsidR="00481634" w:rsidDel="00584A27" w:rsidRDefault="00481634">
      <w:pPr>
        <w:bidi/>
        <w:rPr>
          <w:del w:id="3188" w:author="Ron Gal" w:date="2017-03-04T18:09:00Z"/>
        </w:rPr>
        <w:pPrChange w:id="3189" w:author="Ron Gal" w:date="2017-03-04T18:09:00Z">
          <w:pPr>
            <w:bidi/>
          </w:pPr>
        </w:pPrChange>
      </w:pPr>
    </w:p>
    <w:p w:rsidR="00481634" w:rsidDel="00EA16CA" w:rsidRDefault="00471D70">
      <w:pPr>
        <w:bidi/>
        <w:rPr>
          <w:del w:id="3190" w:author="Ron Gal" w:date="2017-03-04T18:29:00Z"/>
        </w:rPr>
        <w:pPrChange w:id="3191" w:author="Ron Gal" w:date="2017-03-04T18:09:00Z">
          <w:pPr>
            <w:bidi/>
          </w:pPr>
        </w:pPrChange>
      </w:pPr>
      <w:del w:id="3192" w:author="Ron Gal" w:date="2017-03-04T18:29:00Z">
        <w:r w:rsidDel="00EA16CA">
          <w:rPr>
            <w:b/>
            <w:sz w:val="24"/>
            <w:szCs w:val="24"/>
            <w:rtl/>
          </w:rPr>
          <w:delText xml:space="preserve">מחלקת </w:delText>
        </w:r>
      </w:del>
      <w:del w:id="3193" w:author="Ron Gal" w:date="2017-03-04T18:10:00Z">
        <w:r w:rsidDel="007A763D">
          <w:rPr>
            <w:b/>
            <w:sz w:val="24"/>
            <w:szCs w:val="24"/>
          </w:rPr>
          <w:delText>UsingFieldsReport</w:delText>
        </w:r>
      </w:del>
    </w:p>
    <w:p w:rsidR="00481634" w:rsidDel="007A763D" w:rsidRDefault="00471D70">
      <w:pPr>
        <w:rPr>
          <w:del w:id="3194" w:author="Ron Gal" w:date="2017-03-04T18:10:00Z"/>
        </w:rPr>
        <w:pPrChange w:id="3195" w:author="Ron Gal" w:date="2017-03-04T18:10:00Z">
          <w:pPr>
            <w:bidi/>
          </w:pPr>
        </w:pPrChange>
      </w:pPr>
      <w:del w:id="3196" w:author="Ron Gal" w:date="2017-03-04T18:10:00Z">
        <w:r w:rsidRPr="007A763D" w:rsidDel="007A763D">
          <w:rPr>
            <w:rtl/>
            <w:rPrChange w:id="3197" w:author="Ron Gal" w:date="2017-03-04T18:10:00Z">
              <w:rPr>
                <w:sz w:val="24"/>
                <w:szCs w:val="24"/>
                <w:rtl/>
              </w:rPr>
            </w:rPrChange>
          </w:rPr>
          <w:delText xml:space="preserve">מחלקה מייצגת אובייקט מעבר של דוח המופק על מידת השימושיות של מרגשים ע"פ שעות וע"פ ימים. האובייקט אינו מבוסס ישות ממסד הנתונים, ולכן אינו יורש מ- </w:delText>
        </w:r>
        <w:r w:rsidRPr="007A763D" w:rsidDel="007A763D">
          <w:rPr>
            <w:rPrChange w:id="3198" w:author="Ron Gal" w:date="2017-03-04T18:10:00Z">
              <w:rPr>
                <w:sz w:val="24"/>
                <w:szCs w:val="24"/>
              </w:rPr>
            </w:rPrChange>
          </w:rPr>
          <w:delText>Entity</w:delText>
        </w:r>
        <w:r w:rsidRPr="007A763D" w:rsidDel="007A763D">
          <w:rPr>
            <w:rtl/>
            <w:rPrChange w:id="3199" w:author="Ron Gal" w:date="2017-03-04T18:10:00Z">
              <w:rPr>
                <w:sz w:val="24"/>
                <w:szCs w:val="24"/>
                <w:rtl/>
              </w:rPr>
            </w:rPrChange>
          </w:rPr>
          <w:delText>. המחלקה בעלת התכונות הבאות:</w:delText>
        </w:r>
      </w:del>
    </w:p>
    <w:p w:rsidR="00481634" w:rsidDel="007A763D" w:rsidRDefault="00481634">
      <w:pPr>
        <w:rPr>
          <w:del w:id="3200" w:author="Ron Gal" w:date="2017-03-04T18:10:00Z"/>
        </w:rPr>
        <w:pPrChange w:id="3201" w:author="Ron Gal" w:date="2017-03-04T18:10:00Z">
          <w:pPr>
            <w:bidi/>
          </w:pPr>
        </w:pPrChange>
      </w:pPr>
    </w:p>
    <w:p w:rsidR="00481634" w:rsidDel="007A763D" w:rsidRDefault="00471D70">
      <w:pPr>
        <w:rPr>
          <w:del w:id="3202" w:author="Ron Gal" w:date="2017-03-04T18:10:00Z"/>
        </w:rPr>
      </w:pPr>
      <w:del w:id="3203" w:author="Ron Gal" w:date="2017-03-04T18:10:00Z">
        <w:r w:rsidDel="007A763D">
          <w:rPr>
            <w:sz w:val="24"/>
            <w:szCs w:val="24"/>
          </w:rPr>
          <w:delText xml:space="preserve">        public virtual int FieldId { get; set; }</w:delText>
        </w:r>
      </w:del>
    </w:p>
    <w:p w:rsidR="00481634" w:rsidDel="007A763D" w:rsidRDefault="00481634">
      <w:pPr>
        <w:rPr>
          <w:del w:id="3204" w:author="Ron Gal" w:date="2017-03-04T18:10:00Z"/>
        </w:rPr>
      </w:pPr>
    </w:p>
    <w:p w:rsidR="00481634" w:rsidDel="007A763D" w:rsidRDefault="00471D70">
      <w:pPr>
        <w:rPr>
          <w:del w:id="3205" w:author="Ron Gal" w:date="2017-03-04T18:10:00Z"/>
        </w:rPr>
      </w:pPr>
      <w:del w:id="3206" w:author="Ron Gal" w:date="2017-03-04T18:10:00Z">
        <w:r w:rsidDel="007A763D">
          <w:rPr>
            <w:sz w:val="24"/>
            <w:szCs w:val="24"/>
          </w:rPr>
          <w:delText xml:space="preserve">        public virtual string FieldName { get; set; }</w:delText>
        </w:r>
      </w:del>
    </w:p>
    <w:p w:rsidR="00481634" w:rsidDel="007A763D" w:rsidRDefault="00481634">
      <w:pPr>
        <w:rPr>
          <w:del w:id="3207" w:author="Ron Gal" w:date="2017-03-04T18:10:00Z"/>
        </w:rPr>
      </w:pPr>
    </w:p>
    <w:p w:rsidR="00481634" w:rsidDel="007A763D" w:rsidRDefault="00471D70">
      <w:pPr>
        <w:rPr>
          <w:del w:id="3208" w:author="Ron Gal" w:date="2017-03-04T18:10:00Z"/>
        </w:rPr>
      </w:pPr>
      <w:del w:id="3209" w:author="Ron Gal" w:date="2017-03-04T18:10:00Z">
        <w:r w:rsidDel="007A763D">
          <w:rPr>
            <w:sz w:val="24"/>
            <w:szCs w:val="24"/>
          </w:rPr>
          <w:delText xml:space="preserve">        public virtual int WeekDayOrders { get; set; }</w:delText>
        </w:r>
      </w:del>
    </w:p>
    <w:p w:rsidR="00481634" w:rsidDel="007A763D" w:rsidRDefault="00481634">
      <w:pPr>
        <w:rPr>
          <w:del w:id="3210" w:author="Ron Gal" w:date="2017-03-04T18:10:00Z"/>
        </w:rPr>
      </w:pPr>
    </w:p>
    <w:p w:rsidR="00481634" w:rsidDel="007A763D" w:rsidRDefault="00471D70">
      <w:pPr>
        <w:rPr>
          <w:del w:id="3211" w:author="Ron Gal" w:date="2017-03-04T18:10:00Z"/>
        </w:rPr>
      </w:pPr>
      <w:del w:id="3212" w:author="Ron Gal" w:date="2017-03-04T18:10:00Z">
        <w:r w:rsidDel="007A763D">
          <w:rPr>
            <w:sz w:val="24"/>
            <w:szCs w:val="24"/>
          </w:rPr>
          <w:delText xml:space="preserve">        public virtual int WeekEndOrders { get; set; }</w:delText>
        </w:r>
      </w:del>
    </w:p>
    <w:p w:rsidR="00481634" w:rsidDel="007A763D" w:rsidRDefault="00481634">
      <w:pPr>
        <w:rPr>
          <w:del w:id="3213" w:author="Ron Gal" w:date="2017-03-04T18:10:00Z"/>
        </w:rPr>
      </w:pPr>
    </w:p>
    <w:p w:rsidR="00481634" w:rsidDel="007A763D" w:rsidRDefault="00471D70">
      <w:pPr>
        <w:rPr>
          <w:del w:id="3214" w:author="Ron Gal" w:date="2017-03-04T18:10:00Z"/>
        </w:rPr>
      </w:pPr>
      <w:del w:id="3215" w:author="Ron Gal" w:date="2017-03-04T18:10:00Z">
        <w:r w:rsidDel="007A763D">
          <w:rPr>
            <w:sz w:val="24"/>
            <w:szCs w:val="24"/>
          </w:rPr>
          <w:delText xml:space="preserve">        public virtual int hours16_18Orders { get; set; }</w:delText>
        </w:r>
      </w:del>
    </w:p>
    <w:p w:rsidR="00481634" w:rsidDel="007A763D" w:rsidRDefault="00481634">
      <w:pPr>
        <w:rPr>
          <w:del w:id="3216" w:author="Ron Gal" w:date="2017-03-04T18:10:00Z"/>
        </w:rPr>
      </w:pPr>
    </w:p>
    <w:p w:rsidR="00481634" w:rsidDel="007A763D" w:rsidRDefault="00471D70">
      <w:pPr>
        <w:rPr>
          <w:del w:id="3217" w:author="Ron Gal" w:date="2017-03-04T18:10:00Z"/>
        </w:rPr>
      </w:pPr>
      <w:del w:id="3218" w:author="Ron Gal" w:date="2017-03-04T18:10:00Z">
        <w:r w:rsidDel="007A763D">
          <w:rPr>
            <w:sz w:val="24"/>
            <w:szCs w:val="24"/>
          </w:rPr>
          <w:delText xml:space="preserve">        public virtual int hours18_20Orders { get; set; }</w:delText>
        </w:r>
      </w:del>
    </w:p>
    <w:p w:rsidR="00481634" w:rsidDel="007A763D" w:rsidRDefault="00481634">
      <w:pPr>
        <w:rPr>
          <w:del w:id="3219" w:author="Ron Gal" w:date="2017-03-04T18:10:00Z"/>
        </w:rPr>
      </w:pPr>
    </w:p>
    <w:p w:rsidR="00481634" w:rsidDel="007A763D" w:rsidRDefault="00471D70">
      <w:pPr>
        <w:rPr>
          <w:del w:id="3220" w:author="Ron Gal" w:date="2017-03-04T18:10:00Z"/>
        </w:rPr>
      </w:pPr>
      <w:del w:id="3221" w:author="Ron Gal" w:date="2017-03-04T18:10:00Z">
        <w:r w:rsidDel="007A763D">
          <w:rPr>
            <w:sz w:val="24"/>
            <w:szCs w:val="24"/>
          </w:rPr>
          <w:delText xml:space="preserve">        public virtual int hours20_22Orders { get; set; }</w:delText>
        </w:r>
      </w:del>
    </w:p>
    <w:p w:rsidR="00481634" w:rsidDel="00EA16CA" w:rsidRDefault="00481634">
      <w:pPr>
        <w:rPr>
          <w:del w:id="3222" w:author="Ron Gal" w:date="2017-03-04T18:29:00Z"/>
        </w:rPr>
        <w:pPrChange w:id="3223" w:author="Ron Gal" w:date="2017-03-04T18:10:00Z">
          <w:pPr>
            <w:bidi/>
          </w:pPr>
        </w:pPrChange>
      </w:pPr>
    </w:p>
    <w:p w:rsidR="00481634" w:rsidDel="00EA16CA" w:rsidRDefault="00481634">
      <w:pPr>
        <w:bidi/>
        <w:rPr>
          <w:del w:id="3224" w:author="Ron Gal" w:date="2017-03-04T18:29:00Z"/>
        </w:rPr>
      </w:pPr>
    </w:p>
    <w:p w:rsidR="00481634" w:rsidDel="00EA16CA" w:rsidRDefault="00471D70">
      <w:pPr>
        <w:rPr>
          <w:del w:id="3225" w:author="Ron Gal" w:date="2017-03-04T18:29:00Z"/>
        </w:rPr>
      </w:pPr>
      <w:del w:id="3226" w:author="Ron Gal" w:date="2017-03-04T18:29:00Z">
        <w:r w:rsidDel="00EA16CA">
          <w:br w:type="page"/>
        </w:r>
      </w:del>
    </w:p>
    <w:p w:rsidR="00481634" w:rsidDel="00EA16CA" w:rsidRDefault="00481634">
      <w:pPr>
        <w:bidi/>
        <w:rPr>
          <w:del w:id="3227" w:author="Ron Gal" w:date="2017-03-04T18:29:00Z"/>
        </w:rPr>
      </w:pPr>
    </w:p>
    <w:p w:rsidR="00481634" w:rsidDel="00EA16CA" w:rsidRDefault="00471D70" w:rsidP="00224620">
      <w:pPr>
        <w:bidi/>
        <w:rPr>
          <w:del w:id="3228" w:author="Ron Gal" w:date="2017-03-04T18:29:00Z"/>
        </w:rPr>
      </w:pPr>
      <w:del w:id="3229" w:author="Ron Gal" w:date="2017-03-04T18:29:00Z">
        <w:r w:rsidDel="00EA16CA">
          <w:rPr>
            <w:b/>
            <w:sz w:val="24"/>
            <w:szCs w:val="24"/>
            <w:rtl/>
          </w:rPr>
          <w:delText xml:space="preserve">מחלקת </w:delText>
        </w:r>
      </w:del>
      <w:del w:id="3230" w:author="Ron Gal" w:date="2017-03-04T18:11:00Z">
        <w:r w:rsidDel="00224620">
          <w:rPr>
            <w:b/>
            <w:sz w:val="24"/>
            <w:szCs w:val="24"/>
          </w:rPr>
          <w:delText>CustomersActivityReport</w:delText>
        </w:r>
      </w:del>
    </w:p>
    <w:p w:rsidR="00481634" w:rsidDel="00E917A8" w:rsidRDefault="00471D70">
      <w:pPr>
        <w:bidi/>
        <w:rPr>
          <w:del w:id="3231" w:author="Ron Gal" w:date="2017-03-04T18:12:00Z"/>
        </w:rPr>
        <w:pPrChange w:id="3232" w:author="Ron Gal" w:date="2017-03-04T18:11:00Z">
          <w:pPr>
            <w:bidi/>
          </w:pPr>
        </w:pPrChange>
      </w:pPr>
      <w:del w:id="3233" w:author="Ron Gal" w:date="2017-03-04T18:12:00Z">
        <w:r w:rsidDel="00E917A8">
          <w:rPr>
            <w:sz w:val="24"/>
            <w:szCs w:val="24"/>
            <w:rtl/>
          </w:rPr>
          <w:delText xml:space="preserve">מחלקה מייצגת אובייקט מעבר של </w:delText>
        </w:r>
      </w:del>
      <w:del w:id="3234" w:author="Ron Gal" w:date="2017-03-04T18:11:00Z">
        <w:r w:rsidDel="00224620">
          <w:rPr>
            <w:sz w:val="24"/>
            <w:szCs w:val="24"/>
            <w:rtl/>
          </w:rPr>
          <w:delText>דוח המופק על פעילות משתמשים</w:delText>
        </w:r>
      </w:del>
      <w:del w:id="3235" w:author="Ron Gal" w:date="2017-03-04T18:12:00Z">
        <w:r w:rsidDel="00E917A8">
          <w:rPr>
            <w:sz w:val="24"/>
            <w:szCs w:val="24"/>
            <w:rtl/>
          </w:rPr>
          <w:delText xml:space="preserve">. האובייקט אינו מבוסס ישות ממסד הנתונים, ולכן אינו יורש מ- </w:delText>
        </w:r>
        <w:r w:rsidDel="00E917A8">
          <w:rPr>
            <w:sz w:val="24"/>
            <w:szCs w:val="24"/>
          </w:rPr>
          <w:delText>Entity</w:delText>
        </w:r>
        <w:r w:rsidDel="00E917A8">
          <w:rPr>
            <w:sz w:val="24"/>
            <w:szCs w:val="24"/>
            <w:rtl/>
          </w:rPr>
          <w:delText>. המחלקה בעלת התכונות הבאות:</w:delText>
        </w:r>
      </w:del>
    </w:p>
    <w:p w:rsidR="00481634" w:rsidDel="00EA16CA" w:rsidRDefault="00481634">
      <w:pPr>
        <w:bidi/>
        <w:rPr>
          <w:del w:id="3236" w:author="Ron Gal" w:date="2017-03-04T18:29:00Z"/>
        </w:rPr>
      </w:pPr>
    </w:p>
    <w:p w:rsidR="00481634" w:rsidDel="008C1EDD" w:rsidRDefault="00471D70">
      <w:pPr>
        <w:autoSpaceDE w:val="0"/>
        <w:autoSpaceDN w:val="0"/>
        <w:adjustRightInd w:val="0"/>
        <w:spacing w:line="240" w:lineRule="auto"/>
        <w:ind w:left="720"/>
        <w:rPr>
          <w:del w:id="3237" w:author="Ron Gal" w:date="2017-03-04T18:12:00Z"/>
        </w:rPr>
        <w:pPrChange w:id="3238" w:author="Ron Gal" w:date="2017-03-04T18:12:00Z">
          <w:pPr>
            <w:ind w:left="720"/>
          </w:pPr>
        </w:pPrChange>
      </w:pPr>
      <w:del w:id="3239" w:author="Ron Gal" w:date="2017-03-04T18:12:00Z">
        <w:r w:rsidRPr="008C1EDD" w:rsidDel="008C1EDD">
          <w:rPr>
            <w:rPrChange w:id="3240" w:author="Ron Gal" w:date="2017-03-04T18:12:00Z">
              <w:rPr>
                <w:sz w:val="24"/>
                <w:szCs w:val="24"/>
              </w:rPr>
            </w:rPrChange>
          </w:rPr>
          <w:delText>public int CoustomerId { get; set; }</w:delText>
        </w:r>
      </w:del>
    </w:p>
    <w:p w:rsidR="00481634" w:rsidDel="008C1EDD" w:rsidRDefault="00471D70">
      <w:pPr>
        <w:ind w:left="720"/>
        <w:rPr>
          <w:del w:id="3241" w:author="Ron Gal" w:date="2017-03-04T18:12:00Z"/>
        </w:rPr>
      </w:pPr>
      <w:del w:id="3242" w:author="Ron Gal" w:date="2017-03-04T18:12:00Z">
        <w:r w:rsidRPr="008C1EDD" w:rsidDel="008C1EDD">
          <w:rPr>
            <w:rPrChange w:id="3243" w:author="Ron Gal" w:date="2017-03-04T18:12:00Z">
              <w:rPr>
                <w:sz w:val="24"/>
                <w:szCs w:val="24"/>
              </w:rPr>
            </w:rPrChange>
          </w:rPr>
          <w:delText xml:space="preserve">        </w:delText>
        </w:r>
      </w:del>
    </w:p>
    <w:p w:rsidR="00481634" w:rsidDel="008C1EDD" w:rsidRDefault="00471D70">
      <w:pPr>
        <w:ind w:left="720"/>
        <w:rPr>
          <w:del w:id="3244" w:author="Ron Gal" w:date="2017-03-04T18:12:00Z"/>
        </w:rPr>
      </w:pPr>
      <w:del w:id="3245" w:author="Ron Gal" w:date="2017-03-04T18:12:00Z">
        <w:r w:rsidRPr="008C1EDD" w:rsidDel="008C1EDD">
          <w:rPr>
            <w:rPrChange w:id="3246" w:author="Ron Gal" w:date="2017-03-04T18:12:00Z">
              <w:rPr>
                <w:sz w:val="24"/>
                <w:szCs w:val="24"/>
              </w:rPr>
            </w:rPrChange>
          </w:rPr>
          <w:delText>public virtual string FirstName { get; set; }</w:delText>
        </w:r>
      </w:del>
    </w:p>
    <w:p w:rsidR="00481634" w:rsidDel="008C1EDD" w:rsidRDefault="00481634">
      <w:pPr>
        <w:rPr>
          <w:del w:id="3247" w:author="Ron Gal" w:date="2017-03-04T18:12:00Z"/>
        </w:rPr>
        <w:pPrChange w:id="3248" w:author="Ron Gal" w:date="2017-03-04T18:12:00Z">
          <w:pPr>
            <w:bidi/>
          </w:pPr>
        </w:pPrChange>
      </w:pPr>
    </w:p>
    <w:p w:rsidR="00481634" w:rsidDel="008C1EDD" w:rsidRDefault="00471D70">
      <w:pPr>
        <w:rPr>
          <w:del w:id="3249" w:author="Ron Gal" w:date="2017-03-04T18:12:00Z"/>
        </w:rPr>
        <w:pPrChange w:id="3250" w:author="Ron Gal" w:date="2017-03-04T18:12:00Z">
          <w:pPr>
            <w:ind w:firstLine="720"/>
          </w:pPr>
        </w:pPrChange>
      </w:pPr>
      <w:del w:id="3251" w:author="Ron Gal" w:date="2017-03-04T18:12:00Z">
        <w:r w:rsidRPr="008C1EDD" w:rsidDel="008C1EDD">
          <w:rPr>
            <w:rPrChange w:id="3252" w:author="Ron Gal" w:date="2017-03-04T18:12:00Z">
              <w:rPr>
                <w:sz w:val="24"/>
                <w:szCs w:val="24"/>
              </w:rPr>
            </w:rPrChange>
          </w:rPr>
          <w:delText>public virtual string LastName { get; set; }</w:delText>
        </w:r>
      </w:del>
    </w:p>
    <w:p w:rsidR="00481634" w:rsidDel="008C1EDD" w:rsidRDefault="00481634">
      <w:pPr>
        <w:rPr>
          <w:del w:id="3253" w:author="Ron Gal" w:date="2017-03-04T18:12:00Z"/>
        </w:rPr>
        <w:pPrChange w:id="3254" w:author="Ron Gal" w:date="2017-03-04T18:12:00Z">
          <w:pPr>
            <w:ind w:firstLine="720"/>
          </w:pPr>
        </w:pPrChange>
      </w:pPr>
    </w:p>
    <w:p w:rsidR="00481634" w:rsidDel="008C1EDD" w:rsidRDefault="00471D70">
      <w:pPr>
        <w:ind w:left="720"/>
        <w:rPr>
          <w:del w:id="3255" w:author="Ron Gal" w:date="2017-03-04T18:12:00Z"/>
        </w:rPr>
      </w:pPr>
      <w:del w:id="3256" w:author="Ron Gal" w:date="2017-03-04T18:12:00Z">
        <w:r w:rsidRPr="008C1EDD" w:rsidDel="008C1EDD">
          <w:rPr>
            <w:rPrChange w:id="3257" w:author="Ron Gal" w:date="2017-03-04T18:12:00Z">
              <w:rPr>
                <w:sz w:val="24"/>
                <w:szCs w:val="24"/>
              </w:rPr>
            </w:rPrChange>
          </w:rPr>
          <w:delText>public virtual int Age { get; set; }</w:delText>
        </w:r>
      </w:del>
    </w:p>
    <w:p w:rsidR="00481634" w:rsidDel="008C1EDD" w:rsidRDefault="00481634">
      <w:pPr>
        <w:ind w:left="720"/>
        <w:rPr>
          <w:del w:id="3258" w:author="Ron Gal" w:date="2017-03-04T18:12:00Z"/>
        </w:rPr>
      </w:pPr>
    </w:p>
    <w:p w:rsidR="00481634" w:rsidDel="008C1EDD" w:rsidRDefault="00471D70">
      <w:pPr>
        <w:ind w:left="720"/>
        <w:rPr>
          <w:del w:id="3259" w:author="Ron Gal" w:date="2017-03-04T18:12:00Z"/>
        </w:rPr>
      </w:pPr>
      <w:del w:id="3260" w:author="Ron Gal" w:date="2017-03-04T18:12:00Z">
        <w:r w:rsidRPr="008C1EDD" w:rsidDel="008C1EDD">
          <w:rPr>
            <w:rPrChange w:id="3261" w:author="Ron Gal" w:date="2017-03-04T18:12:00Z">
              <w:rPr>
                <w:sz w:val="24"/>
                <w:szCs w:val="24"/>
              </w:rPr>
            </w:rPrChange>
          </w:rPr>
          <w:delText>public virtual long LastGameDate { get; set; }</w:delText>
        </w:r>
      </w:del>
    </w:p>
    <w:p w:rsidR="00481634" w:rsidDel="008C1EDD" w:rsidRDefault="00481634">
      <w:pPr>
        <w:rPr>
          <w:del w:id="3262" w:author="Ron Gal" w:date="2017-03-04T18:12:00Z"/>
        </w:rPr>
        <w:pPrChange w:id="3263" w:author="Ron Gal" w:date="2017-03-04T18:12:00Z">
          <w:pPr>
            <w:bidi/>
          </w:pPr>
        </w:pPrChange>
      </w:pPr>
    </w:p>
    <w:p w:rsidR="00481634" w:rsidDel="008C1EDD" w:rsidRDefault="00471D70">
      <w:pPr>
        <w:rPr>
          <w:del w:id="3264" w:author="Ron Gal" w:date="2017-03-04T18:12:00Z"/>
        </w:rPr>
        <w:pPrChange w:id="3265" w:author="Ron Gal" w:date="2017-03-04T18:12:00Z">
          <w:pPr>
            <w:ind w:firstLine="720"/>
          </w:pPr>
        </w:pPrChange>
      </w:pPr>
      <w:del w:id="3266" w:author="Ron Gal" w:date="2017-03-04T18:12:00Z">
        <w:r w:rsidRPr="008C1EDD" w:rsidDel="008C1EDD">
          <w:rPr>
            <w:rPrChange w:id="3267" w:author="Ron Gal" w:date="2017-03-04T18:12:00Z">
              <w:rPr>
                <w:sz w:val="24"/>
                <w:szCs w:val="24"/>
              </w:rPr>
            </w:rPrChange>
          </w:rPr>
          <w:delText>public virtual int NumberOfOrders { get; set; }</w:delText>
        </w:r>
      </w:del>
    </w:p>
    <w:p w:rsidR="00481634" w:rsidDel="008C1EDD" w:rsidRDefault="00481634">
      <w:pPr>
        <w:rPr>
          <w:del w:id="3268" w:author="Ron Gal" w:date="2017-03-04T18:12:00Z"/>
        </w:rPr>
        <w:pPrChange w:id="3269" w:author="Ron Gal" w:date="2017-03-04T18:12:00Z">
          <w:pPr>
            <w:ind w:firstLine="720"/>
          </w:pPr>
        </w:pPrChange>
      </w:pPr>
    </w:p>
    <w:p w:rsidR="00481634" w:rsidDel="008C1EDD" w:rsidRDefault="00471D70">
      <w:pPr>
        <w:rPr>
          <w:del w:id="3270" w:author="Ron Gal" w:date="2017-03-04T18:12:00Z"/>
        </w:rPr>
        <w:pPrChange w:id="3271" w:author="Ron Gal" w:date="2017-03-04T18:12:00Z">
          <w:pPr>
            <w:ind w:firstLine="720"/>
          </w:pPr>
        </w:pPrChange>
      </w:pPr>
      <w:del w:id="3272" w:author="Ron Gal" w:date="2017-03-04T18:12:00Z">
        <w:r w:rsidRPr="008C1EDD" w:rsidDel="008C1EDD">
          <w:rPr>
            <w:rPrChange w:id="3273" w:author="Ron Gal" w:date="2017-03-04T18:12:00Z">
              <w:rPr>
                <w:sz w:val="24"/>
                <w:szCs w:val="24"/>
              </w:rPr>
            </w:rPrChange>
          </w:rPr>
          <w:delText>public virtual int NumberOfCanceledOrders { get; set; }</w:delText>
        </w:r>
      </w:del>
    </w:p>
    <w:p w:rsidR="00481634" w:rsidDel="008C1EDD" w:rsidRDefault="00481634">
      <w:pPr>
        <w:rPr>
          <w:del w:id="3274" w:author="Ron Gal" w:date="2017-03-04T18:12:00Z"/>
        </w:rPr>
        <w:pPrChange w:id="3275" w:author="Ron Gal" w:date="2017-03-04T18:12:00Z">
          <w:pPr>
            <w:ind w:firstLine="720"/>
          </w:pPr>
        </w:pPrChange>
      </w:pPr>
    </w:p>
    <w:p w:rsidR="00481634" w:rsidDel="00EA16CA" w:rsidRDefault="00471D70">
      <w:pPr>
        <w:rPr>
          <w:del w:id="3276" w:author="Ron Gal" w:date="2017-03-04T18:29:00Z"/>
        </w:rPr>
        <w:pPrChange w:id="3277" w:author="Ron Gal" w:date="2017-03-04T18:12:00Z">
          <w:pPr>
            <w:ind w:firstLine="720"/>
          </w:pPr>
        </w:pPrChange>
      </w:pPr>
      <w:del w:id="3278" w:author="Ron Gal" w:date="2017-03-04T18:12:00Z">
        <w:r w:rsidRPr="008C1EDD" w:rsidDel="008C1EDD">
          <w:rPr>
            <w:rPrChange w:id="3279" w:author="Ron Gal" w:date="2017-03-04T18:12:00Z">
              <w:rPr>
                <w:sz w:val="24"/>
                <w:szCs w:val="24"/>
              </w:rPr>
            </w:rPrChange>
          </w:rPr>
          <w:delText>public virtual int NumberOfJoiningAsGuest { get; set; }</w:delText>
        </w:r>
      </w:del>
    </w:p>
    <w:p w:rsidR="00481634" w:rsidDel="00EA16CA" w:rsidRDefault="00481634">
      <w:pPr>
        <w:bidi/>
        <w:rPr>
          <w:del w:id="3280" w:author="Ron Gal" w:date="2017-03-04T18:29:00Z"/>
        </w:rPr>
      </w:pPr>
    </w:p>
    <w:p w:rsidR="00481634" w:rsidDel="00EA16CA" w:rsidRDefault="00471D70" w:rsidP="00B40E40">
      <w:pPr>
        <w:bidi/>
        <w:rPr>
          <w:del w:id="3281" w:author="Ron Gal" w:date="2017-03-04T18:29:00Z"/>
        </w:rPr>
      </w:pPr>
      <w:del w:id="3282" w:author="Ron Gal" w:date="2017-03-04T18:29:00Z">
        <w:r w:rsidDel="00EA16CA">
          <w:rPr>
            <w:b/>
            <w:sz w:val="24"/>
            <w:szCs w:val="24"/>
            <w:rtl/>
          </w:rPr>
          <w:delText xml:space="preserve">מחלקת </w:delText>
        </w:r>
      </w:del>
      <w:del w:id="3283" w:author="Ron Gal" w:date="2017-03-04T18:13:00Z">
        <w:r w:rsidDel="00B40E40">
          <w:rPr>
            <w:b/>
            <w:sz w:val="24"/>
            <w:szCs w:val="24"/>
          </w:rPr>
          <w:delText>OffendingCustomersReport</w:delText>
        </w:r>
      </w:del>
    </w:p>
    <w:p w:rsidR="00481634" w:rsidDel="00B40E40" w:rsidRDefault="00471D70">
      <w:pPr>
        <w:bidi/>
        <w:rPr>
          <w:del w:id="3284" w:author="Ron Gal" w:date="2017-03-04T18:13:00Z"/>
        </w:rPr>
      </w:pPr>
      <w:del w:id="3285" w:author="Ron Gal" w:date="2017-03-04T18:13:00Z">
        <w:r w:rsidDel="00B40E40">
          <w:rPr>
            <w:sz w:val="24"/>
            <w:szCs w:val="24"/>
            <w:rtl/>
          </w:rPr>
          <w:delText xml:space="preserve">מחלקה מייצגת אובייקט מעבר של דוח המופק על כמות התלונות על לקוח שמסויים. האובייקט אינו מבוסס ישות ממסד הנתונים, ולכן אינו יורש מ- </w:delText>
        </w:r>
        <w:r w:rsidDel="00B40E40">
          <w:rPr>
            <w:sz w:val="24"/>
            <w:szCs w:val="24"/>
          </w:rPr>
          <w:delText>Entity</w:delText>
        </w:r>
        <w:r w:rsidDel="00B40E40">
          <w:rPr>
            <w:sz w:val="24"/>
            <w:szCs w:val="24"/>
            <w:rtl/>
          </w:rPr>
          <w:delText>. המחלקה בעלת התכונות הבאות:</w:delText>
        </w:r>
      </w:del>
    </w:p>
    <w:p w:rsidR="00481634" w:rsidDel="00EA16CA" w:rsidRDefault="00481634">
      <w:pPr>
        <w:bidi/>
        <w:rPr>
          <w:del w:id="3286" w:author="Ron Gal" w:date="2017-03-04T18:29:00Z"/>
        </w:rPr>
      </w:pPr>
    </w:p>
    <w:p w:rsidR="00481634" w:rsidDel="00B40E40" w:rsidRDefault="00471D70">
      <w:pPr>
        <w:ind w:left="720"/>
        <w:rPr>
          <w:del w:id="3287" w:author="Ron Gal" w:date="2017-03-04T18:13:00Z"/>
        </w:rPr>
      </w:pPr>
      <w:del w:id="3288" w:author="Ron Gal" w:date="2017-03-04T18:13:00Z">
        <w:r w:rsidRPr="00EB537C" w:rsidDel="00B40E40">
          <w:rPr>
            <w:rPrChange w:id="3289" w:author="Ron Gal" w:date="2017-03-04T18:22:00Z">
              <w:rPr>
                <w:sz w:val="24"/>
                <w:szCs w:val="24"/>
              </w:rPr>
            </w:rPrChange>
          </w:rPr>
          <w:delText>public int CoustomerId { get; set; }</w:delText>
        </w:r>
      </w:del>
    </w:p>
    <w:p w:rsidR="00481634" w:rsidDel="00B40E40" w:rsidRDefault="00471D70">
      <w:pPr>
        <w:ind w:left="720"/>
        <w:rPr>
          <w:del w:id="3290" w:author="Ron Gal" w:date="2017-03-04T18:13:00Z"/>
        </w:rPr>
      </w:pPr>
      <w:del w:id="3291" w:author="Ron Gal" w:date="2017-03-04T18:13:00Z">
        <w:r w:rsidRPr="00EB537C" w:rsidDel="00B40E40">
          <w:rPr>
            <w:rPrChange w:id="3292" w:author="Ron Gal" w:date="2017-03-04T18:22:00Z">
              <w:rPr>
                <w:sz w:val="24"/>
                <w:szCs w:val="24"/>
              </w:rPr>
            </w:rPrChange>
          </w:rPr>
          <w:delText xml:space="preserve">        </w:delText>
        </w:r>
      </w:del>
    </w:p>
    <w:p w:rsidR="00481634" w:rsidDel="00B40E40" w:rsidRDefault="00471D70">
      <w:pPr>
        <w:ind w:left="720"/>
        <w:rPr>
          <w:del w:id="3293" w:author="Ron Gal" w:date="2017-03-04T18:13:00Z"/>
        </w:rPr>
      </w:pPr>
      <w:del w:id="3294" w:author="Ron Gal" w:date="2017-03-04T18:13:00Z">
        <w:r w:rsidRPr="00EB537C" w:rsidDel="00B40E40">
          <w:rPr>
            <w:rPrChange w:id="3295" w:author="Ron Gal" w:date="2017-03-04T18:22:00Z">
              <w:rPr>
                <w:sz w:val="24"/>
                <w:szCs w:val="24"/>
              </w:rPr>
            </w:rPrChange>
          </w:rPr>
          <w:delText>public virtual string FirstName { get; set; }</w:delText>
        </w:r>
      </w:del>
    </w:p>
    <w:p w:rsidR="00481634" w:rsidDel="00B40E40" w:rsidRDefault="00481634">
      <w:pPr>
        <w:rPr>
          <w:del w:id="3296" w:author="Ron Gal" w:date="2017-03-04T18:13:00Z"/>
        </w:rPr>
        <w:pPrChange w:id="3297" w:author="Ron Gal" w:date="2017-03-04T18:22:00Z">
          <w:pPr>
            <w:bidi/>
          </w:pPr>
        </w:pPrChange>
      </w:pPr>
    </w:p>
    <w:p w:rsidR="00481634" w:rsidDel="00B40E40" w:rsidRDefault="00471D70">
      <w:pPr>
        <w:ind w:firstLine="720"/>
        <w:rPr>
          <w:del w:id="3298" w:author="Ron Gal" w:date="2017-03-04T18:13:00Z"/>
        </w:rPr>
      </w:pPr>
      <w:del w:id="3299" w:author="Ron Gal" w:date="2017-03-04T18:13:00Z">
        <w:r w:rsidRPr="00EB537C" w:rsidDel="00B40E40">
          <w:rPr>
            <w:rPrChange w:id="3300" w:author="Ron Gal" w:date="2017-03-04T18:22:00Z">
              <w:rPr>
                <w:sz w:val="24"/>
                <w:szCs w:val="24"/>
              </w:rPr>
            </w:rPrChange>
          </w:rPr>
          <w:delText>public virtual string LastName { get; set; }</w:delText>
        </w:r>
      </w:del>
    </w:p>
    <w:p w:rsidR="00481634" w:rsidDel="00B40E40" w:rsidRDefault="00481634">
      <w:pPr>
        <w:rPr>
          <w:del w:id="3301" w:author="Ron Gal" w:date="2017-03-04T18:13:00Z"/>
        </w:rPr>
        <w:pPrChange w:id="3302" w:author="Ron Gal" w:date="2017-03-04T18:22:00Z">
          <w:pPr>
            <w:bidi/>
          </w:pPr>
        </w:pPrChange>
      </w:pPr>
    </w:p>
    <w:p w:rsidR="00481634" w:rsidDel="00B40E40" w:rsidRDefault="00471D70">
      <w:pPr>
        <w:ind w:firstLine="720"/>
        <w:rPr>
          <w:del w:id="3303" w:author="Ron Gal" w:date="2017-03-04T18:13:00Z"/>
        </w:rPr>
      </w:pPr>
      <w:del w:id="3304" w:author="Ron Gal" w:date="2017-03-04T18:13:00Z">
        <w:r w:rsidRPr="00EB537C" w:rsidDel="00B40E40">
          <w:rPr>
            <w:rPrChange w:id="3305" w:author="Ron Gal" w:date="2017-03-04T18:22:00Z">
              <w:rPr>
                <w:sz w:val="24"/>
                <w:szCs w:val="24"/>
              </w:rPr>
            </w:rPrChange>
          </w:rPr>
          <w:delText>public virtual int NumberOfComplaints{ get; set; }</w:delText>
        </w:r>
      </w:del>
    </w:p>
    <w:p w:rsidR="00481634" w:rsidDel="00EA16CA" w:rsidRDefault="00481634">
      <w:pPr>
        <w:rPr>
          <w:del w:id="3306" w:author="Ron Gal" w:date="2017-03-04T18:29:00Z"/>
        </w:rPr>
        <w:pPrChange w:id="3307" w:author="Ron Gal" w:date="2017-03-04T18:22:00Z">
          <w:pPr>
            <w:bidi/>
          </w:pPr>
        </w:pPrChange>
      </w:pPr>
    </w:p>
    <w:p w:rsidR="00481634" w:rsidDel="00EA16CA" w:rsidRDefault="00471D70">
      <w:pPr>
        <w:bidi/>
        <w:rPr>
          <w:del w:id="3308" w:author="Ron Gal" w:date="2017-03-04T18:29:00Z"/>
        </w:rPr>
      </w:pPr>
      <w:del w:id="3309" w:author="Ron Gal" w:date="2017-03-04T18:29:00Z">
        <w:r w:rsidDel="00EA16CA">
          <w:rPr>
            <w:sz w:val="28"/>
            <w:szCs w:val="28"/>
          </w:rPr>
          <w:delText xml:space="preserve">   </w:delText>
        </w:r>
      </w:del>
    </w:p>
    <w:p w:rsidR="00481634" w:rsidDel="000B66B0" w:rsidRDefault="00471D70">
      <w:pPr>
        <w:rPr>
          <w:del w:id="3310" w:author="Ron Gal" w:date="2017-03-04T18:23:00Z"/>
        </w:rPr>
      </w:pPr>
      <w:del w:id="3311" w:author="Ron Gal" w:date="2017-03-04T18:23:00Z">
        <w:r w:rsidDel="000B66B0">
          <w:br w:type="page"/>
        </w:r>
      </w:del>
    </w:p>
    <w:p w:rsidR="00481634" w:rsidRPr="00F00D18" w:rsidDel="0076005C" w:rsidRDefault="00481634">
      <w:pPr>
        <w:bidi/>
        <w:rPr>
          <w:del w:id="3312" w:author="Ron Gal" w:date="2017-03-04T18:18:00Z"/>
          <w:sz w:val="24"/>
          <w:szCs w:val="24"/>
          <w:rPrChange w:id="3313" w:author="Ron Gal" w:date="2017-03-04T18:21:00Z">
            <w:rPr>
              <w:del w:id="3314" w:author="Ron Gal" w:date="2017-03-04T18:18:00Z"/>
            </w:rPr>
          </w:rPrChange>
        </w:rPr>
      </w:pPr>
    </w:p>
    <w:p w:rsidR="00481634" w:rsidDel="00EA16CA" w:rsidRDefault="00471D70">
      <w:pPr>
        <w:bidi/>
        <w:rPr>
          <w:del w:id="3315" w:author="Ron Gal" w:date="2017-03-04T18:29:00Z"/>
          <w:rtl/>
        </w:rPr>
      </w:pPr>
      <w:del w:id="3316" w:author="Ron Gal" w:date="2017-03-04T18:29:00Z">
        <w:r w:rsidDel="00EA16CA">
          <w:rPr>
            <w:b/>
            <w:sz w:val="24"/>
            <w:szCs w:val="24"/>
            <w:rtl/>
          </w:rPr>
          <w:delText xml:space="preserve">מחלקת </w:delText>
        </w:r>
        <w:r w:rsidDel="00EA16CA">
          <w:rPr>
            <w:b/>
            <w:sz w:val="24"/>
            <w:szCs w:val="24"/>
          </w:rPr>
          <w:delText>LoginResponse</w:delText>
        </w:r>
      </w:del>
    </w:p>
    <w:p w:rsidR="00481634" w:rsidRDefault="00471D70">
      <w:pPr>
        <w:bidi/>
      </w:pPr>
      <w:del w:id="3317" w:author="Ron Gal" w:date="2017-03-04T18:29:00Z">
        <w:r w:rsidDel="00EA16CA">
          <w:rPr>
            <w:sz w:val="24"/>
            <w:szCs w:val="24"/>
            <w:rtl/>
          </w:rPr>
          <w:delText>מחלקה מייצגת אובייקט מעבר של היוזר המחובר למערכת והרשאותיו המתאימות. האובייקט אינו</w:delText>
        </w:r>
      </w:del>
      <w:r>
        <w:rPr>
          <w:sz w:val="24"/>
          <w:szCs w:val="24"/>
          <w:rtl/>
        </w:rPr>
        <w:t xml:space="preserve">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int UserId { get; set; }</w:t>
      </w:r>
    </w:p>
    <w:p w:rsidR="00481634" w:rsidRDefault="00471D70">
      <w:r>
        <w:rPr>
          <w:sz w:val="24"/>
          <w:szCs w:val="24"/>
        </w:rPr>
        <w:tab/>
      </w:r>
      <w:r>
        <w:rPr>
          <w:sz w:val="24"/>
          <w:szCs w:val="24"/>
        </w:rPr>
        <w:tab/>
      </w:r>
    </w:p>
    <w:p w:rsidR="00481634" w:rsidDel="00714729" w:rsidRDefault="00471D70">
      <w:pPr>
        <w:rPr>
          <w:del w:id="3318" w:author="Ron Gal" w:date="2017-03-04T18:11:00Z"/>
        </w:rPr>
      </w:pPr>
      <w:del w:id="3319" w:author="Ron Gal" w:date="2017-03-04T18:11:00Z">
        <w:r w:rsidDel="00714729">
          <w:rPr>
            <w:sz w:val="24"/>
            <w:szCs w:val="24"/>
          </w:rPr>
          <w:delText>public bool IsUserFrozen { get; set; }</w:delText>
        </w:r>
      </w:del>
    </w:p>
    <w:p w:rsidR="00481634" w:rsidDel="00714729" w:rsidRDefault="00481634">
      <w:pPr>
        <w:rPr>
          <w:del w:id="3320" w:author="Ron Gal" w:date="2017-03-04T18:11:00Z"/>
        </w:rPr>
      </w:pPr>
    </w:p>
    <w:p w:rsidR="00481634" w:rsidRDefault="00471D70">
      <w:r>
        <w:rPr>
          <w:sz w:val="24"/>
          <w:szCs w:val="24"/>
        </w:rPr>
        <w:t>public string Role { get; set; }</w:t>
      </w:r>
    </w:p>
    <w:p w:rsidR="00481634" w:rsidRDefault="00481634"/>
    <w:p w:rsidR="00481634" w:rsidRDefault="00471D70">
      <w:r>
        <w:rPr>
          <w:sz w:val="24"/>
          <w:szCs w:val="24"/>
        </w:rPr>
        <w:t>public string AuthorizationKey { get; set; }</w:t>
      </w:r>
    </w:p>
    <w:p w:rsidR="00481634" w:rsidRDefault="00481634"/>
    <w:p w:rsidR="00481634" w:rsidRDefault="00481634"/>
    <w:p w:rsidR="00481634" w:rsidRDefault="00471D70">
      <w:pPr>
        <w:bidi/>
      </w:pPr>
      <w:r>
        <w:rPr>
          <w:b/>
          <w:sz w:val="24"/>
          <w:szCs w:val="24"/>
          <w:rtl/>
        </w:rPr>
        <w:t xml:space="preserve">מחלקת </w:t>
      </w:r>
      <w:r>
        <w:rPr>
          <w:b/>
          <w:sz w:val="24"/>
          <w:szCs w:val="24"/>
        </w:rPr>
        <w:t>RegistrationReponse</w:t>
      </w:r>
    </w:p>
    <w:p w:rsidR="00481634" w:rsidRDefault="00471D70">
      <w:pPr>
        <w:bidi/>
      </w:pPr>
      <w:r>
        <w:rPr>
          <w:sz w:val="24"/>
          <w:szCs w:val="24"/>
          <w:rtl/>
        </w:rPr>
        <w:t xml:space="preserve">מחלקה מייצגת אובייקט מעבר של בדיקה בעת הרשמה האם ה- </w:t>
      </w:r>
      <w:r>
        <w:rPr>
          <w:sz w:val="24"/>
          <w:szCs w:val="24"/>
        </w:rPr>
        <w:t>username</w:t>
      </w:r>
      <w:r>
        <w:rPr>
          <w:sz w:val="24"/>
          <w:szCs w:val="24"/>
          <w:rtl/>
        </w:rPr>
        <w:t xml:space="preserve"> אותו הנרשם רוצה קיים כבר במערכת.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 w:rsidR="00481634" w:rsidRDefault="00471D70">
      <w:r>
        <w:rPr>
          <w:sz w:val="24"/>
          <w:szCs w:val="24"/>
        </w:rPr>
        <w:t>public bool AlreadyExists { get; set; }</w:t>
      </w:r>
    </w:p>
    <w:p w:rsidR="00481634" w:rsidRDefault="00481634"/>
    <w:p w:rsidR="00481634" w:rsidRDefault="00481634"/>
    <w:p w:rsidR="00481634" w:rsidRDefault="00471D70">
      <w:pPr>
        <w:bidi/>
      </w:pPr>
      <w:r>
        <w:rPr>
          <w:b/>
          <w:sz w:val="24"/>
          <w:szCs w:val="24"/>
          <w:rtl/>
        </w:rPr>
        <w:t xml:space="preserve">מחלקת </w:t>
      </w:r>
      <w:r>
        <w:rPr>
          <w:b/>
          <w:sz w:val="24"/>
          <w:szCs w:val="24"/>
        </w:rPr>
        <w:t>UserCredentials</w:t>
      </w:r>
    </w:p>
    <w:p w:rsidR="00481634" w:rsidRDefault="00471D70">
      <w:pPr>
        <w:bidi/>
      </w:pPr>
      <w:r>
        <w:rPr>
          <w:sz w:val="24"/>
          <w:szCs w:val="24"/>
          <w:rtl/>
        </w:rPr>
        <w:t xml:space="preserve">מחלקה מייצגת אובייקט מעבר של שם וסיסמת היוזר המתחבר למערכת.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string Username { get; set; }</w:t>
      </w:r>
    </w:p>
    <w:p w:rsidR="00481634" w:rsidRDefault="00481634"/>
    <w:p w:rsidR="00481634" w:rsidRDefault="00471D70">
      <w:r>
        <w:rPr>
          <w:sz w:val="24"/>
          <w:szCs w:val="24"/>
        </w:rPr>
        <w:t>public string Password { get; set; }</w:t>
      </w:r>
    </w:p>
    <w:p w:rsidR="00481634" w:rsidRDefault="00481634"/>
    <w:p w:rsidR="00481634" w:rsidRDefault="00481634">
      <w:pPr>
        <w:bidi/>
      </w:pPr>
    </w:p>
    <w:p w:rsidR="00481634" w:rsidRDefault="00481634">
      <w:pPr>
        <w:bidi/>
      </w:pPr>
    </w:p>
    <w:p w:rsidR="00481634" w:rsidRDefault="00471D70">
      <w:r>
        <w:br w:type="page"/>
      </w:r>
    </w:p>
    <w:p w:rsidR="00481634" w:rsidRDefault="00481634">
      <w:pPr>
        <w:bidi/>
      </w:pPr>
    </w:p>
    <w:p w:rsidR="00481634" w:rsidDel="00FA676B" w:rsidRDefault="00471D70">
      <w:pPr>
        <w:pStyle w:val="Heading2"/>
        <w:bidi/>
        <w:rPr>
          <w:moveFrom w:id="3321" w:author="Ron Gal" w:date="2017-03-04T17:50:00Z"/>
        </w:rPr>
        <w:pPrChange w:id="3322" w:author="Ron Gal" w:date="2017-03-05T23:22:00Z">
          <w:pPr>
            <w:bidi/>
          </w:pPr>
        </w:pPrChange>
      </w:pPr>
      <w:moveFromRangeStart w:id="3323" w:author="Ron Gal" w:date="2017-03-04T17:50:00Z" w:name="move476413130"/>
      <w:moveFrom w:id="3324" w:author="Ron Gal" w:date="2017-03-04T17:50:00Z">
        <w:r w:rsidDel="00FA676B">
          <w:rPr>
            <w:rtl/>
          </w:rPr>
          <w:t>מחלקות תשתית (</w:t>
        </w:r>
        <w:r w:rsidDel="00FA676B">
          <w:t>Common</w:t>
        </w:r>
        <w:r w:rsidDel="00FA676B">
          <w:rPr>
            <w:rtl/>
          </w:rPr>
          <w:t>)</w:t>
        </w:r>
      </w:moveFrom>
    </w:p>
    <w:moveFromRangeEnd w:id="3323"/>
    <w:p w:rsidR="00481634" w:rsidDel="00FA676B" w:rsidRDefault="00481634">
      <w:pPr>
        <w:pStyle w:val="Heading2"/>
        <w:bidi/>
        <w:rPr>
          <w:del w:id="3325" w:author="Ron Gal" w:date="2017-03-04T17:49:00Z"/>
        </w:rPr>
        <w:pPrChange w:id="3326" w:author="Ron Gal" w:date="2017-03-05T23:22:00Z">
          <w:pPr>
            <w:bidi/>
          </w:pPr>
        </w:pPrChange>
      </w:pPr>
    </w:p>
    <w:p w:rsidR="00481634" w:rsidDel="00AE7C39" w:rsidRDefault="00471D70">
      <w:pPr>
        <w:pStyle w:val="Heading2"/>
        <w:bidi/>
        <w:rPr>
          <w:del w:id="3327" w:author="Ron Gal" w:date="2017-03-07T21:07:00Z"/>
        </w:rPr>
        <w:pPrChange w:id="3328" w:author="Ron Gal" w:date="2017-03-05T23:22:00Z">
          <w:pPr>
            <w:bidi/>
          </w:pPr>
        </w:pPrChange>
      </w:pPr>
      <w:del w:id="3329" w:author="Ron Gal" w:date="2017-03-07T21:07:00Z">
        <w:r w:rsidDel="00AE7C39">
          <w:rPr>
            <w:b/>
            <w:sz w:val="24"/>
            <w:szCs w:val="24"/>
            <w:rtl/>
          </w:rPr>
          <w:delText xml:space="preserve">מחלקת </w:delText>
        </w:r>
        <w:r w:rsidDel="00AE7C39">
          <w:rPr>
            <w:b/>
            <w:sz w:val="24"/>
            <w:szCs w:val="24"/>
          </w:rPr>
          <w:delText>Consts</w:delText>
        </w:r>
      </w:del>
    </w:p>
    <w:p w:rsidR="00481634" w:rsidDel="00AE7C39" w:rsidRDefault="00471D70">
      <w:pPr>
        <w:bidi/>
        <w:rPr>
          <w:del w:id="3330" w:author="Ron Gal" w:date="2017-03-07T21:07:00Z"/>
        </w:rPr>
      </w:pPr>
      <w:del w:id="3331" w:author="Ron Gal" w:date="2017-03-07T21:07:00Z">
        <w:r w:rsidDel="00AE7C39">
          <w:rPr>
            <w:sz w:val="24"/>
            <w:szCs w:val="24"/>
            <w:rtl/>
          </w:rPr>
          <w:delText>מחלקה סטאטית זו מכילה קבועים שונים אשר רלוונטים לכל המערכת. המחלקה בעלת התכונות ותת המחלקות הבאות:</w:delText>
        </w:r>
      </w:del>
    </w:p>
    <w:p w:rsidR="00481634" w:rsidRPr="00C7601C" w:rsidDel="00C7601C" w:rsidRDefault="00471D70">
      <w:pPr>
        <w:rPr>
          <w:del w:id="3332" w:author="Ron Gal" w:date="2017-03-04T16:12:00Z"/>
          <w:sz w:val="24"/>
          <w:szCs w:val="24"/>
          <w:rPrChange w:id="3333" w:author="Ron Gal" w:date="2017-03-04T16:12:00Z">
            <w:rPr>
              <w:del w:id="3334" w:author="Ron Gal" w:date="2017-03-04T16:12:00Z"/>
            </w:rPr>
          </w:rPrChange>
        </w:rPr>
      </w:pPr>
      <w:del w:id="3335" w:author="Ron Gal" w:date="2017-03-04T16:12:00Z">
        <w:r w:rsidDel="00C7601C">
          <w:rPr>
            <w:sz w:val="24"/>
            <w:szCs w:val="24"/>
          </w:rPr>
          <w:delText xml:space="preserve">        public const string DB_PATH = "~/App_Data/db.sqlite";</w:delText>
        </w:r>
      </w:del>
    </w:p>
    <w:p w:rsidR="00481634" w:rsidRPr="00C7601C" w:rsidDel="00C7601C" w:rsidRDefault="00481634">
      <w:pPr>
        <w:rPr>
          <w:del w:id="3336" w:author="Ron Gal" w:date="2017-03-04T16:12:00Z"/>
          <w:sz w:val="24"/>
          <w:szCs w:val="24"/>
          <w:rPrChange w:id="3337" w:author="Ron Gal" w:date="2017-03-04T16:12:00Z">
            <w:rPr>
              <w:del w:id="3338" w:author="Ron Gal" w:date="2017-03-04T16:12:00Z"/>
            </w:rPr>
          </w:rPrChange>
        </w:rPr>
      </w:pPr>
    </w:p>
    <w:p w:rsidR="00481634" w:rsidRPr="00C7601C" w:rsidDel="00C7601C" w:rsidRDefault="00471D70">
      <w:pPr>
        <w:rPr>
          <w:del w:id="3339" w:author="Ron Gal" w:date="2017-03-04T16:12:00Z"/>
          <w:sz w:val="24"/>
          <w:szCs w:val="24"/>
          <w:rPrChange w:id="3340" w:author="Ron Gal" w:date="2017-03-04T16:12:00Z">
            <w:rPr>
              <w:del w:id="3341" w:author="Ron Gal" w:date="2017-03-04T16:12:00Z"/>
            </w:rPr>
          </w:rPrChange>
        </w:rPr>
      </w:pPr>
      <w:del w:id="3342" w:author="Ron Gal" w:date="2017-03-04T16:12:00Z">
        <w:r w:rsidDel="00C7601C">
          <w:rPr>
            <w:sz w:val="24"/>
            <w:szCs w:val="24"/>
          </w:rPr>
          <w:delText xml:space="preserve">        public static class Roles</w:delText>
        </w:r>
      </w:del>
    </w:p>
    <w:p w:rsidR="00481634" w:rsidRPr="00C7601C" w:rsidDel="00C7601C" w:rsidRDefault="00471D70">
      <w:pPr>
        <w:rPr>
          <w:del w:id="3343" w:author="Ron Gal" w:date="2017-03-04T16:12:00Z"/>
          <w:sz w:val="24"/>
          <w:szCs w:val="24"/>
          <w:rPrChange w:id="3344" w:author="Ron Gal" w:date="2017-03-04T16:12:00Z">
            <w:rPr>
              <w:del w:id="3345" w:author="Ron Gal" w:date="2017-03-04T16:12:00Z"/>
            </w:rPr>
          </w:rPrChange>
        </w:rPr>
      </w:pPr>
      <w:del w:id="3346" w:author="Ron Gal" w:date="2017-03-04T16:12:00Z">
        <w:r w:rsidDel="00C7601C">
          <w:rPr>
            <w:sz w:val="24"/>
            <w:szCs w:val="24"/>
          </w:rPr>
          <w:delText xml:space="preserve">        {</w:delText>
        </w:r>
      </w:del>
    </w:p>
    <w:p w:rsidR="00481634" w:rsidRPr="00C7601C" w:rsidDel="00C7601C" w:rsidRDefault="00471D70">
      <w:pPr>
        <w:rPr>
          <w:del w:id="3347" w:author="Ron Gal" w:date="2017-03-04T16:12:00Z"/>
          <w:sz w:val="24"/>
          <w:szCs w:val="24"/>
          <w:rPrChange w:id="3348" w:author="Ron Gal" w:date="2017-03-04T16:12:00Z">
            <w:rPr>
              <w:del w:id="3349" w:author="Ron Gal" w:date="2017-03-04T16:12:00Z"/>
            </w:rPr>
          </w:rPrChange>
        </w:rPr>
      </w:pPr>
      <w:del w:id="3350" w:author="Ron Gal" w:date="2017-03-04T16:12:00Z">
        <w:r w:rsidDel="00C7601C">
          <w:rPr>
            <w:sz w:val="24"/>
            <w:szCs w:val="24"/>
          </w:rPr>
          <w:delText xml:space="preserve">            public const string Customer = "Customer";</w:delText>
        </w:r>
      </w:del>
    </w:p>
    <w:p w:rsidR="00481634" w:rsidRPr="00C7601C" w:rsidDel="00C7601C" w:rsidRDefault="00471D70">
      <w:pPr>
        <w:rPr>
          <w:del w:id="3351" w:author="Ron Gal" w:date="2017-03-04T16:12:00Z"/>
          <w:sz w:val="24"/>
          <w:szCs w:val="24"/>
          <w:rPrChange w:id="3352" w:author="Ron Gal" w:date="2017-03-04T16:12:00Z">
            <w:rPr>
              <w:del w:id="3353" w:author="Ron Gal" w:date="2017-03-04T16:12:00Z"/>
            </w:rPr>
          </w:rPrChange>
        </w:rPr>
      </w:pPr>
      <w:del w:id="3354" w:author="Ron Gal" w:date="2017-03-04T16:12:00Z">
        <w:r w:rsidDel="00C7601C">
          <w:rPr>
            <w:sz w:val="24"/>
            <w:szCs w:val="24"/>
          </w:rPr>
          <w:delText xml:space="preserve">            public const string Employee = "Employee";</w:delText>
        </w:r>
      </w:del>
    </w:p>
    <w:p w:rsidR="00481634" w:rsidRPr="00C7601C" w:rsidDel="00C7601C" w:rsidRDefault="00471D70">
      <w:pPr>
        <w:rPr>
          <w:del w:id="3355" w:author="Ron Gal" w:date="2017-03-04T16:12:00Z"/>
          <w:sz w:val="24"/>
          <w:szCs w:val="24"/>
          <w:rPrChange w:id="3356" w:author="Ron Gal" w:date="2017-03-04T16:12:00Z">
            <w:rPr>
              <w:del w:id="3357" w:author="Ron Gal" w:date="2017-03-04T16:12:00Z"/>
            </w:rPr>
          </w:rPrChange>
        </w:rPr>
      </w:pPr>
      <w:del w:id="3358" w:author="Ron Gal" w:date="2017-03-04T16:12:00Z">
        <w:r w:rsidDel="00C7601C">
          <w:rPr>
            <w:sz w:val="24"/>
            <w:szCs w:val="24"/>
          </w:rPr>
          <w:delText xml:space="preserve">            public const string Admin = "Admin";</w:delText>
        </w:r>
      </w:del>
    </w:p>
    <w:p w:rsidR="00481634" w:rsidRPr="00C7601C" w:rsidDel="00C7601C" w:rsidRDefault="00471D70">
      <w:pPr>
        <w:rPr>
          <w:del w:id="3359" w:author="Ron Gal" w:date="2017-03-04T16:12:00Z"/>
          <w:sz w:val="24"/>
          <w:szCs w:val="24"/>
          <w:rPrChange w:id="3360" w:author="Ron Gal" w:date="2017-03-04T16:12:00Z">
            <w:rPr>
              <w:del w:id="3361" w:author="Ron Gal" w:date="2017-03-04T16:12:00Z"/>
            </w:rPr>
          </w:rPrChange>
        </w:rPr>
      </w:pPr>
      <w:del w:id="3362" w:author="Ron Gal" w:date="2017-03-04T16:12:00Z">
        <w:r w:rsidDel="00C7601C">
          <w:rPr>
            <w:sz w:val="24"/>
            <w:szCs w:val="24"/>
          </w:rPr>
          <w:delText xml:space="preserve">        }</w:delText>
        </w:r>
      </w:del>
    </w:p>
    <w:p w:rsidR="00481634" w:rsidRPr="00C7601C" w:rsidDel="00C7601C" w:rsidRDefault="00481634">
      <w:pPr>
        <w:rPr>
          <w:del w:id="3363" w:author="Ron Gal" w:date="2017-03-04T16:12:00Z"/>
          <w:sz w:val="24"/>
          <w:szCs w:val="24"/>
          <w:rPrChange w:id="3364" w:author="Ron Gal" w:date="2017-03-04T16:12:00Z">
            <w:rPr>
              <w:del w:id="3365" w:author="Ron Gal" w:date="2017-03-04T16:12:00Z"/>
            </w:rPr>
          </w:rPrChange>
        </w:rPr>
      </w:pPr>
    </w:p>
    <w:p w:rsidR="00481634" w:rsidRPr="00C7601C" w:rsidDel="00C7601C" w:rsidRDefault="00471D70">
      <w:pPr>
        <w:rPr>
          <w:del w:id="3366" w:author="Ron Gal" w:date="2017-03-04T16:12:00Z"/>
          <w:sz w:val="24"/>
          <w:szCs w:val="24"/>
          <w:rPrChange w:id="3367" w:author="Ron Gal" w:date="2017-03-04T16:12:00Z">
            <w:rPr>
              <w:del w:id="3368" w:author="Ron Gal" w:date="2017-03-04T16:12:00Z"/>
            </w:rPr>
          </w:rPrChange>
        </w:rPr>
      </w:pPr>
      <w:del w:id="3369" w:author="Ron Gal" w:date="2017-03-04T16:12:00Z">
        <w:r w:rsidDel="00C7601C">
          <w:rPr>
            <w:sz w:val="24"/>
            <w:szCs w:val="24"/>
          </w:rPr>
          <w:delText xml:space="preserve">    public static class Decodes</w:delText>
        </w:r>
      </w:del>
    </w:p>
    <w:p w:rsidR="00481634" w:rsidRPr="00C7601C" w:rsidDel="00C7601C" w:rsidRDefault="00471D70">
      <w:pPr>
        <w:rPr>
          <w:del w:id="3370" w:author="Ron Gal" w:date="2017-03-04T16:12:00Z"/>
          <w:sz w:val="24"/>
          <w:szCs w:val="24"/>
          <w:rPrChange w:id="3371" w:author="Ron Gal" w:date="2017-03-04T16:12:00Z">
            <w:rPr>
              <w:del w:id="3372" w:author="Ron Gal" w:date="2017-03-04T16:12:00Z"/>
            </w:rPr>
          </w:rPrChange>
        </w:rPr>
      </w:pPr>
      <w:del w:id="3373" w:author="Ron Gal" w:date="2017-03-04T16:12:00Z">
        <w:r w:rsidDel="00C7601C">
          <w:rPr>
            <w:sz w:val="24"/>
            <w:szCs w:val="24"/>
          </w:rPr>
          <w:delText xml:space="preserve">        {</w:delText>
        </w:r>
      </w:del>
    </w:p>
    <w:p w:rsidR="00481634" w:rsidRPr="00C7601C" w:rsidDel="00C7601C" w:rsidRDefault="00471D70">
      <w:pPr>
        <w:rPr>
          <w:del w:id="3374" w:author="Ron Gal" w:date="2017-03-04T16:12:00Z"/>
          <w:sz w:val="24"/>
          <w:szCs w:val="24"/>
          <w:rPrChange w:id="3375" w:author="Ron Gal" w:date="2017-03-04T16:12:00Z">
            <w:rPr>
              <w:del w:id="3376" w:author="Ron Gal" w:date="2017-03-04T16:12:00Z"/>
            </w:rPr>
          </w:rPrChange>
        </w:rPr>
      </w:pPr>
      <w:del w:id="3377" w:author="Ron Gal" w:date="2017-03-04T16:12:00Z">
        <w:r w:rsidDel="00C7601C">
          <w:rPr>
            <w:sz w:val="24"/>
            <w:szCs w:val="24"/>
          </w:rPr>
          <w:delText xml:space="preserve">            public enum OrderStatus</w:delText>
        </w:r>
      </w:del>
    </w:p>
    <w:p w:rsidR="00481634" w:rsidRPr="00C7601C" w:rsidDel="00C7601C" w:rsidRDefault="00471D70">
      <w:pPr>
        <w:rPr>
          <w:del w:id="3378" w:author="Ron Gal" w:date="2017-03-04T16:12:00Z"/>
          <w:sz w:val="24"/>
          <w:szCs w:val="24"/>
          <w:rPrChange w:id="3379" w:author="Ron Gal" w:date="2017-03-04T16:12:00Z">
            <w:rPr>
              <w:del w:id="3380" w:author="Ron Gal" w:date="2017-03-04T16:12:00Z"/>
            </w:rPr>
          </w:rPrChange>
        </w:rPr>
      </w:pPr>
      <w:del w:id="3381" w:author="Ron Gal" w:date="2017-03-04T16:12:00Z">
        <w:r w:rsidDel="00C7601C">
          <w:rPr>
            <w:sz w:val="24"/>
            <w:szCs w:val="24"/>
          </w:rPr>
          <w:delText xml:space="preserve">            {</w:delText>
        </w:r>
      </w:del>
    </w:p>
    <w:p w:rsidR="00481634" w:rsidRPr="00C7601C" w:rsidDel="00C7601C" w:rsidRDefault="00471D70">
      <w:pPr>
        <w:rPr>
          <w:del w:id="3382" w:author="Ron Gal" w:date="2017-03-04T16:12:00Z"/>
          <w:sz w:val="24"/>
          <w:szCs w:val="24"/>
          <w:rPrChange w:id="3383" w:author="Ron Gal" w:date="2017-03-04T16:12:00Z">
            <w:rPr>
              <w:del w:id="3384" w:author="Ron Gal" w:date="2017-03-04T16:12:00Z"/>
            </w:rPr>
          </w:rPrChange>
        </w:rPr>
      </w:pPr>
      <w:del w:id="3385" w:author="Ron Gal" w:date="2017-03-04T16:12:00Z">
        <w:r w:rsidDel="00C7601C">
          <w:rPr>
            <w:sz w:val="24"/>
            <w:szCs w:val="24"/>
          </w:rPr>
          <w:delText xml:space="preserve">                Sent=1,</w:delText>
        </w:r>
      </w:del>
    </w:p>
    <w:p w:rsidR="00481634" w:rsidRPr="00C7601C" w:rsidDel="00C7601C" w:rsidRDefault="00471D70">
      <w:pPr>
        <w:rPr>
          <w:del w:id="3386" w:author="Ron Gal" w:date="2017-03-04T16:12:00Z"/>
          <w:sz w:val="24"/>
          <w:szCs w:val="24"/>
          <w:rPrChange w:id="3387" w:author="Ron Gal" w:date="2017-03-04T16:12:00Z">
            <w:rPr>
              <w:del w:id="3388" w:author="Ron Gal" w:date="2017-03-04T16:12:00Z"/>
            </w:rPr>
          </w:rPrChange>
        </w:rPr>
      </w:pPr>
      <w:del w:id="3389" w:author="Ron Gal" w:date="2017-03-04T16:12:00Z">
        <w:r w:rsidDel="00C7601C">
          <w:rPr>
            <w:sz w:val="24"/>
            <w:szCs w:val="24"/>
          </w:rPr>
          <w:delText xml:space="preserve">                Accepted,</w:delText>
        </w:r>
      </w:del>
    </w:p>
    <w:p w:rsidR="00481634" w:rsidRPr="00C7601C" w:rsidDel="00C7601C" w:rsidRDefault="00471D70">
      <w:pPr>
        <w:rPr>
          <w:del w:id="3390" w:author="Ron Gal" w:date="2017-03-04T16:12:00Z"/>
          <w:sz w:val="24"/>
          <w:szCs w:val="24"/>
          <w:rPrChange w:id="3391" w:author="Ron Gal" w:date="2017-03-04T16:12:00Z">
            <w:rPr>
              <w:del w:id="3392" w:author="Ron Gal" w:date="2017-03-04T16:12:00Z"/>
            </w:rPr>
          </w:rPrChange>
        </w:rPr>
      </w:pPr>
      <w:del w:id="3393" w:author="Ron Gal" w:date="2017-03-04T16:12:00Z">
        <w:r w:rsidDel="00C7601C">
          <w:rPr>
            <w:sz w:val="24"/>
            <w:szCs w:val="24"/>
          </w:rPr>
          <w:delText xml:space="preserve">                Rejected,</w:delText>
        </w:r>
      </w:del>
    </w:p>
    <w:p w:rsidR="00481634" w:rsidRPr="00C7601C" w:rsidDel="00C7601C" w:rsidRDefault="00471D70">
      <w:pPr>
        <w:rPr>
          <w:del w:id="3394" w:author="Ron Gal" w:date="2017-03-04T16:12:00Z"/>
          <w:sz w:val="24"/>
          <w:szCs w:val="24"/>
          <w:rPrChange w:id="3395" w:author="Ron Gal" w:date="2017-03-04T16:12:00Z">
            <w:rPr>
              <w:del w:id="3396" w:author="Ron Gal" w:date="2017-03-04T16:12:00Z"/>
            </w:rPr>
          </w:rPrChange>
        </w:rPr>
      </w:pPr>
      <w:del w:id="3397" w:author="Ron Gal" w:date="2017-03-04T16:12:00Z">
        <w:r w:rsidDel="00C7601C">
          <w:rPr>
            <w:sz w:val="24"/>
            <w:szCs w:val="24"/>
          </w:rPr>
          <w:delText xml:space="preserve">                Canceled</w:delText>
        </w:r>
      </w:del>
    </w:p>
    <w:p w:rsidR="00481634" w:rsidRPr="00C7601C" w:rsidDel="00C7601C" w:rsidRDefault="00471D70">
      <w:pPr>
        <w:rPr>
          <w:del w:id="3398" w:author="Ron Gal" w:date="2017-03-04T16:12:00Z"/>
          <w:sz w:val="24"/>
          <w:szCs w:val="24"/>
          <w:rPrChange w:id="3399" w:author="Ron Gal" w:date="2017-03-04T16:12:00Z">
            <w:rPr>
              <w:del w:id="3400" w:author="Ron Gal" w:date="2017-03-04T16:12:00Z"/>
            </w:rPr>
          </w:rPrChange>
        </w:rPr>
      </w:pPr>
      <w:del w:id="3401" w:author="Ron Gal" w:date="2017-03-04T16:12:00Z">
        <w:r w:rsidDel="00C7601C">
          <w:rPr>
            <w:sz w:val="24"/>
            <w:szCs w:val="24"/>
          </w:rPr>
          <w:delText xml:space="preserve">            }</w:delText>
        </w:r>
      </w:del>
    </w:p>
    <w:p w:rsidR="00481634" w:rsidRPr="00C7601C" w:rsidDel="00C7601C" w:rsidRDefault="00481634">
      <w:pPr>
        <w:rPr>
          <w:del w:id="3402" w:author="Ron Gal" w:date="2017-03-04T16:12:00Z"/>
          <w:sz w:val="24"/>
          <w:szCs w:val="24"/>
          <w:rPrChange w:id="3403" w:author="Ron Gal" w:date="2017-03-04T16:12:00Z">
            <w:rPr>
              <w:del w:id="3404" w:author="Ron Gal" w:date="2017-03-04T16:12:00Z"/>
            </w:rPr>
          </w:rPrChange>
        </w:rPr>
      </w:pPr>
    </w:p>
    <w:p w:rsidR="00481634" w:rsidRPr="00C7601C" w:rsidDel="00C7601C" w:rsidRDefault="00471D70">
      <w:pPr>
        <w:rPr>
          <w:del w:id="3405" w:author="Ron Gal" w:date="2017-03-04T16:12:00Z"/>
          <w:sz w:val="24"/>
          <w:szCs w:val="24"/>
          <w:rPrChange w:id="3406" w:author="Ron Gal" w:date="2017-03-04T16:12:00Z">
            <w:rPr>
              <w:del w:id="3407" w:author="Ron Gal" w:date="2017-03-04T16:12:00Z"/>
            </w:rPr>
          </w:rPrChange>
        </w:rPr>
      </w:pPr>
      <w:del w:id="3408" w:author="Ron Gal" w:date="2017-03-04T16:12:00Z">
        <w:r w:rsidDel="00C7601C">
          <w:rPr>
            <w:sz w:val="24"/>
            <w:szCs w:val="24"/>
          </w:rPr>
          <w:delText xml:space="preserve">            public enum ComplaintType</w:delText>
        </w:r>
      </w:del>
    </w:p>
    <w:p w:rsidR="00481634" w:rsidRPr="00C7601C" w:rsidDel="00C7601C" w:rsidRDefault="00471D70">
      <w:pPr>
        <w:rPr>
          <w:del w:id="3409" w:author="Ron Gal" w:date="2017-03-04T16:12:00Z"/>
          <w:sz w:val="24"/>
          <w:szCs w:val="24"/>
          <w:rPrChange w:id="3410" w:author="Ron Gal" w:date="2017-03-04T16:12:00Z">
            <w:rPr>
              <w:del w:id="3411" w:author="Ron Gal" w:date="2017-03-04T16:12:00Z"/>
            </w:rPr>
          </w:rPrChange>
        </w:rPr>
      </w:pPr>
      <w:del w:id="3412" w:author="Ron Gal" w:date="2017-03-04T16:12:00Z">
        <w:r w:rsidDel="00C7601C">
          <w:rPr>
            <w:sz w:val="24"/>
            <w:szCs w:val="24"/>
          </w:rPr>
          <w:delText xml:space="preserve">            {</w:delText>
        </w:r>
      </w:del>
    </w:p>
    <w:p w:rsidR="00481634" w:rsidRPr="00C7601C" w:rsidDel="00C7601C" w:rsidRDefault="00471D70">
      <w:pPr>
        <w:rPr>
          <w:del w:id="3413" w:author="Ron Gal" w:date="2017-03-04T16:12:00Z"/>
          <w:sz w:val="24"/>
          <w:szCs w:val="24"/>
          <w:rPrChange w:id="3414" w:author="Ron Gal" w:date="2017-03-04T16:12:00Z">
            <w:rPr>
              <w:del w:id="3415" w:author="Ron Gal" w:date="2017-03-04T16:12:00Z"/>
            </w:rPr>
          </w:rPrChange>
        </w:rPr>
      </w:pPr>
      <w:del w:id="3416" w:author="Ron Gal" w:date="2017-03-04T16:12:00Z">
        <w:r w:rsidDel="00C7601C">
          <w:rPr>
            <w:sz w:val="24"/>
            <w:szCs w:val="24"/>
          </w:rPr>
          <w:delText xml:space="preserve">                Payment=1,</w:delText>
        </w:r>
      </w:del>
    </w:p>
    <w:p w:rsidR="00481634" w:rsidRPr="00C7601C" w:rsidDel="00C7601C" w:rsidRDefault="00471D70">
      <w:pPr>
        <w:rPr>
          <w:del w:id="3417" w:author="Ron Gal" w:date="2017-03-04T16:12:00Z"/>
          <w:sz w:val="24"/>
          <w:szCs w:val="24"/>
          <w:rPrChange w:id="3418" w:author="Ron Gal" w:date="2017-03-04T16:12:00Z">
            <w:rPr>
              <w:del w:id="3419" w:author="Ron Gal" w:date="2017-03-04T16:12:00Z"/>
            </w:rPr>
          </w:rPrChange>
        </w:rPr>
      </w:pPr>
      <w:del w:id="3420" w:author="Ron Gal" w:date="2017-03-04T16:12:00Z">
        <w:r w:rsidDel="00C7601C">
          <w:rPr>
            <w:sz w:val="24"/>
            <w:szCs w:val="24"/>
          </w:rPr>
          <w:delText xml:space="preserve">                Attendance,</w:delText>
        </w:r>
      </w:del>
    </w:p>
    <w:p w:rsidR="00481634" w:rsidRPr="00C7601C" w:rsidDel="00C7601C" w:rsidRDefault="00471D70">
      <w:pPr>
        <w:rPr>
          <w:del w:id="3421" w:author="Ron Gal" w:date="2017-03-04T16:12:00Z"/>
          <w:sz w:val="24"/>
          <w:szCs w:val="24"/>
          <w:rPrChange w:id="3422" w:author="Ron Gal" w:date="2017-03-04T16:12:00Z">
            <w:rPr>
              <w:del w:id="3423" w:author="Ron Gal" w:date="2017-03-04T16:12:00Z"/>
            </w:rPr>
          </w:rPrChange>
        </w:rPr>
      </w:pPr>
      <w:del w:id="3424" w:author="Ron Gal" w:date="2017-03-04T16:12:00Z">
        <w:r w:rsidDel="00C7601C">
          <w:rPr>
            <w:sz w:val="24"/>
            <w:szCs w:val="24"/>
          </w:rPr>
          <w:delText xml:space="preserve">                Sportsmanship</w:delText>
        </w:r>
      </w:del>
    </w:p>
    <w:p w:rsidR="00481634" w:rsidRPr="00C7601C" w:rsidDel="00C7601C" w:rsidRDefault="00471D70">
      <w:pPr>
        <w:rPr>
          <w:del w:id="3425" w:author="Ron Gal" w:date="2017-03-04T16:12:00Z"/>
          <w:sz w:val="24"/>
          <w:szCs w:val="24"/>
          <w:rPrChange w:id="3426" w:author="Ron Gal" w:date="2017-03-04T16:12:00Z">
            <w:rPr>
              <w:del w:id="3427" w:author="Ron Gal" w:date="2017-03-04T16:12:00Z"/>
            </w:rPr>
          </w:rPrChange>
        </w:rPr>
      </w:pPr>
      <w:del w:id="3428" w:author="Ron Gal" w:date="2017-03-04T16:12:00Z">
        <w:r w:rsidDel="00C7601C">
          <w:rPr>
            <w:sz w:val="24"/>
            <w:szCs w:val="24"/>
          </w:rPr>
          <w:delText xml:space="preserve">            }</w:delText>
        </w:r>
      </w:del>
    </w:p>
    <w:p w:rsidR="00481634" w:rsidRPr="00C7601C" w:rsidDel="00C7601C" w:rsidRDefault="00481634">
      <w:pPr>
        <w:rPr>
          <w:del w:id="3429" w:author="Ron Gal" w:date="2017-03-04T16:12:00Z"/>
          <w:sz w:val="24"/>
          <w:szCs w:val="24"/>
          <w:rPrChange w:id="3430" w:author="Ron Gal" w:date="2017-03-04T16:12:00Z">
            <w:rPr>
              <w:del w:id="3431" w:author="Ron Gal" w:date="2017-03-04T16:12:00Z"/>
            </w:rPr>
          </w:rPrChange>
        </w:rPr>
      </w:pPr>
    </w:p>
    <w:p w:rsidR="00481634" w:rsidRPr="00C7601C" w:rsidDel="00C7601C" w:rsidRDefault="00471D70">
      <w:pPr>
        <w:rPr>
          <w:del w:id="3432" w:author="Ron Gal" w:date="2017-03-04T16:12:00Z"/>
          <w:sz w:val="24"/>
          <w:szCs w:val="24"/>
          <w:rPrChange w:id="3433" w:author="Ron Gal" w:date="2017-03-04T16:12:00Z">
            <w:rPr>
              <w:del w:id="3434" w:author="Ron Gal" w:date="2017-03-04T16:12:00Z"/>
            </w:rPr>
          </w:rPrChange>
        </w:rPr>
      </w:pPr>
      <w:del w:id="3435" w:author="Ron Gal" w:date="2017-03-04T16:12:00Z">
        <w:r w:rsidDel="00C7601C">
          <w:rPr>
            <w:sz w:val="24"/>
            <w:szCs w:val="24"/>
          </w:rPr>
          <w:delText xml:space="preserve">            public enum FieldSize</w:delText>
        </w:r>
      </w:del>
    </w:p>
    <w:p w:rsidR="00481634" w:rsidRPr="00C7601C" w:rsidDel="00C7601C" w:rsidRDefault="00471D70">
      <w:pPr>
        <w:rPr>
          <w:del w:id="3436" w:author="Ron Gal" w:date="2017-03-04T16:12:00Z"/>
          <w:sz w:val="24"/>
          <w:szCs w:val="24"/>
          <w:rPrChange w:id="3437" w:author="Ron Gal" w:date="2017-03-04T16:12:00Z">
            <w:rPr>
              <w:del w:id="3438" w:author="Ron Gal" w:date="2017-03-04T16:12:00Z"/>
            </w:rPr>
          </w:rPrChange>
        </w:rPr>
      </w:pPr>
      <w:del w:id="3439" w:author="Ron Gal" w:date="2017-03-04T16:12:00Z">
        <w:r w:rsidDel="00C7601C">
          <w:rPr>
            <w:sz w:val="24"/>
            <w:szCs w:val="24"/>
          </w:rPr>
          <w:delText xml:space="preserve">            {</w:delText>
        </w:r>
      </w:del>
    </w:p>
    <w:p w:rsidR="00481634" w:rsidRPr="00C7601C" w:rsidDel="00C7601C" w:rsidRDefault="00471D70">
      <w:pPr>
        <w:rPr>
          <w:del w:id="3440" w:author="Ron Gal" w:date="2017-03-04T16:12:00Z"/>
          <w:sz w:val="24"/>
          <w:szCs w:val="24"/>
          <w:rPrChange w:id="3441" w:author="Ron Gal" w:date="2017-03-04T16:12:00Z">
            <w:rPr>
              <w:del w:id="3442" w:author="Ron Gal" w:date="2017-03-04T16:12:00Z"/>
            </w:rPr>
          </w:rPrChange>
        </w:rPr>
      </w:pPr>
      <w:del w:id="3443" w:author="Ron Gal" w:date="2017-03-04T16:12:00Z">
        <w:r w:rsidDel="00C7601C">
          <w:rPr>
            <w:sz w:val="24"/>
            <w:szCs w:val="24"/>
          </w:rPr>
          <w:delText xml:space="preserve">                Small = 1,</w:delText>
        </w:r>
      </w:del>
    </w:p>
    <w:p w:rsidR="00481634" w:rsidRPr="00C7601C" w:rsidDel="00C7601C" w:rsidRDefault="00471D70">
      <w:pPr>
        <w:rPr>
          <w:del w:id="3444" w:author="Ron Gal" w:date="2017-03-04T16:12:00Z"/>
          <w:sz w:val="24"/>
          <w:szCs w:val="24"/>
          <w:rPrChange w:id="3445" w:author="Ron Gal" w:date="2017-03-04T16:12:00Z">
            <w:rPr>
              <w:del w:id="3446" w:author="Ron Gal" w:date="2017-03-04T16:12:00Z"/>
            </w:rPr>
          </w:rPrChange>
        </w:rPr>
      </w:pPr>
      <w:del w:id="3447" w:author="Ron Gal" w:date="2017-03-04T16:12:00Z">
        <w:r w:rsidDel="00C7601C">
          <w:rPr>
            <w:sz w:val="24"/>
            <w:szCs w:val="24"/>
          </w:rPr>
          <w:delText xml:space="preserve">                Medium,</w:delText>
        </w:r>
      </w:del>
    </w:p>
    <w:p w:rsidR="00481634" w:rsidRPr="00C7601C" w:rsidDel="00C7601C" w:rsidRDefault="00471D70">
      <w:pPr>
        <w:rPr>
          <w:del w:id="3448" w:author="Ron Gal" w:date="2017-03-04T16:12:00Z"/>
          <w:sz w:val="24"/>
          <w:szCs w:val="24"/>
          <w:rPrChange w:id="3449" w:author="Ron Gal" w:date="2017-03-04T16:12:00Z">
            <w:rPr>
              <w:del w:id="3450" w:author="Ron Gal" w:date="2017-03-04T16:12:00Z"/>
            </w:rPr>
          </w:rPrChange>
        </w:rPr>
      </w:pPr>
      <w:del w:id="3451" w:author="Ron Gal" w:date="2017-03-04T16:12:00Z">
        <w:r w:rsidDel="00C7601C">
          <w:rPr>
            <w:sz w:val="24"/>
            <w:szCs w:val="24"/>
          </w:rPr>
          <w:delText xml:space="preserve">                Large</w:delText>
        </w:r>
      </w:del>
    </w:p>
    <w:p w:rsidR="00481634" w:rsidRPr="00C7601C" w:rsidDel="00C7601C" w:rsidRDefault="00471D70">
      <w:pPr>
        <w:rPr>
          <w:del w:id="3452" w:author="Ron Gal" w:date="2017-03-04T16:12:00Z"/>
          <w:sz w:val="24"/>
          <w:szCs w:val="24"/>
          <w:rPrChange w:id="3453" w:author="Ron Gal" w:date="2017-03-04T16:12:00Z">
            <w:rPr>
              <w:del w:id="3454" w:author="Ron Gal" w:date="2017-03-04T16:12:00Z"/>
            </w:rPr>
          </w:rPrChange>
        </w:rPr>
      </w:pPr>
      <w:del w:id="3455" w:author="Ron Gal" w:date="2017-03-04T16:12:00Z">
        <w:r w:rsidDel="00C7601C">
          <w:rPr>
            <w:sz w:val="24"/>
            <w:szCs w:val="24"/>
          </w:rPr>
          <w:delText xml:space="preserve">            }</w:delText>
        </w:r>
      </w:del>
    </w:p>
    <w:p w:rsidR="00481634" w:rsidRPr="00C7601C" w:rsidDel="00C7601C" w:rsidRDefault="00481634">
      <w:pPr>
        <w:rPr>
          <w:del w:id="3456" w:author="Ron Gal" w:date="2017-03-04T16:12:00Z"/>
          <w:sz w:val="24"/>
          <w:szCs w:val="24"/>
          <w:rPrChange w:id="3457" w:author="Ron Gal" w:date="2017-03-04T16:12:00Z">
            <w:rPr>
              <w:del w:id="3458" w:author="Ron Gal" w:date="2017-03-04T16:12:00Z"/>
            </w:rPr>
          </w:rPrChange>
        </w:rPr>
      </w:pPr>
    </w:p>
    <w:p w:rsidR="00481634" w:rsidRPr="00C7601C" w:rsidDel="00C7601C" w:rsidRDefault="00471D70">
      <w:pPr>
        <w:rPr>
          <w:del w:id="3459" w:author="Ron Gal" w:date="2017-03-04T16:12:00Z"/>
          <w:sz w:val="24"/>
          <w:szCs w:val="24"/>
          <w:rPrChange w:id="3460" w:author="Ron Gal" w:date="2017-03-04T16:12:00Z">
            <w:rPr>
              <w:del w:id="3461" w:author="Ron Gal" w:date="2017-03-04T16:12:00Z"/>
            </w:rPr>
          </w:rPrChange>
        </w:rPr>
      </w:pPr>
      <w:del w:id="3462" w:author="Ron Gal" w:date="2017-03-04T16:12:00Z">
        <w:r w:rsidDel="00C7601C">
          <w:rPr>
            <w:sz w:val="24"/>
            <w:szCs w:val="24"/>
          </w:rPr>
          <w:delText xml:space="preserve">            public enum FieldType</w:delText>
        </w:r>
      </w:del>
    </w:p>
    <w:p w:rsidR="00481634" w:rsidRPr="00C7601C" w:rsidDel="00C7601C" w:rsidRDefault="00471D70">
      <w:pPr>
        <w:rPr>
          <w:del w:id="3463" w:author="Ron Gal" w:date="2017-03-04T16:12:00Z"/>
          <w:sz w:val="24"/>
          <w:szCs w:val="24"/>
          <w:rPrChange w:id="3464" w:author="Ron Gal" w:date="2017-03-04T16:12:00Z">
            <w:rPr>
              <w:del w:id="3465" w:author="Ron Gal" w:date="2017-03-04T16:12:00Z"/>
            </w:rPr>
          </w:rPrChange>
        </w:rPr>
      </w:pPr>
      <w:del w:id="3466" w:author="Ron Gal" w:date="2017-03-04T16:12:00Z">
        <w:r w:rsidDel="00C7601C">
          <w:rPr>
            <w:sz w:val="24"/>
            <w:szCs w:val="24"/>
          </w:rPr>
          <w:delText xml:space="preserve">            {</w:delText>
        </w:r>
      </w:del>
    </w:p>
    <w:p w:rsidR="00481634" w:rsidRPr="00C7601C" w:rsidDel="00C7601C" w:rsidRDefault="00471D70">
      <w:pPr>
        <w:rPr>
          <w:del w:id="3467" w:author="Ron Gal" w:date="2017-03-04T16:12:00Z"/>
          <w:sz w:val="24"/>
          <w:szCs w:val="24"/>
          <w:rPrChange w:id="3468" w:author="Ron Gal" w:date="2017-03-04T16:12:00Z">
            <w:rPr>
              <w:del w:id="3469" w:author="Ron Gal" w:date="2017-03-04T16:12:00Z"/>
            </w:rPr>
          </w:rPrChange>
        </w:rPr>
      </w:pPr>
      <w:del w:id="3470" w:author="Ron Gal" w:date="2017-03-04T16:12:00Z">
        <w:r w:rsidDel="00C7601C">
          <w:rPr>
            <w:sz w:val="24"/>
            <w:szCs w:val="24"/>
          </w:rPr>
          <w:delText xml:space="preserve">                Football=1,</w:delText>
        </w:r>
      </w:del>
    </w:p>
    <w:p w:rsidR="00481634" w:rsidRPr="00C7601C" w:rsidDel="00C7601C" w:rsidRDefault="00471D70">
      <w:pPr>
        <w:rPr>
          <w:del w:id="3471" w:author="Ron Gal" w:date="2017-03-04T16:12:00Z"/>
          <w:sz w:val="24"/>
          <w:szCs w:val="24"/>
          <w:rPrChange w:id="3472" w:author="Ron Gal" w:date="2017-03-04T16:12:00Z">
            <w:rPr>
              <w:del w:id="3473" w:author="Ron Gal" w:date="2017-03-04T16:12:00Z"/>
            </w:rPr>
          </w:rPrChange>
        </w:rPr>
      </w:pPr>
      <w:del w:id="3474" w:author="Ron Gal" w:date="2017-03-04T16:12:00Z">
        <w:r w:rsidDel="00C7601C">
          <w:rPr>
            <w:sz w:val="24"/>
            <w:szCs w:val="24"/>
          </w:rPr>
          <w:delText xml:space="preserve">                Basketball,</w:delText>
        </w:r>
      </w:del>
    </w:p>
    <w:p w:rsidR="00481634" w:rsidRPr="00C7601C" w:rsidDel="00C7601C" w:rsidRDefault="00471D70">
      <w:pPr>
        <w:rPr>
          <w:del w:id="3475" w:author="Ron Gal" w:date="2017-03-04T16:12:00Z"/>
          <w:sz w:val="24"/>
          <w:szCs w:val="24"/>
          <w:rPrChange w:id="3476" w:author="Ron Gal" w:date="2017-03-04T16:12:00Z">
            <w:rPr>
              <w:del w:id="3477" w:author="Ron Gal" w:date="2017-03-04T16:12:00Z"/>
            </w:rPr>
          </w:rPrChange>
        </w:rPr>
      </w:pPr>
      <w:del w:id="3478" w:author="Ron Gal" w:date="2017-03-04T16:12:00Z">
        <w:r w:rsidDel="00C7601C">
          <w:rPr>
            <w:sz w:val="24"/>
            <w:szCs w:val="24"/>
          </w:rPr>
          <w:delText xml:space="preserve">                Tennis</w:delText>
        </w:r>
      </w:del>
    </w:p>
    <w:p w:rsidR="00481634" w:rsidRPr="00C7601C" w:rsidDel="00C7601C" w:rsidRDefault="00471D70">
      <w:pPr>
        <w:rPr>
          <w:del w:id="3479" w:author="Ron Gal" w:date="2017-03-04T16:12:00Z"/>
          <w:sz w:val="24"/>
          <w:szCs w:val="24"/>
          <w:rPrChange w:id="3480" w:author="Ron Gal" w:date="2017-03-04T16:12:00Z">
            <w:rPr>
              <w:del w:id="3481" w:author="Ron Gal" w:date="2017-03-04T16:12:00Z"/>
            </w:rPr>
          </w:rPrChange>
        </w:rPr>
      </w:pPr>
      <w:del w:id="3482" w:author="Ron Gal" w:date="2017-03-04T16:12:00Z">
        <w:r w:rsidDel="00C7601C">
          <w:rPr>
            <w:sz w:val="24"/>
            <w:szCs w:val="24"/>
          </w:rPr>
          <w:delText xml:space="preserve">            }</w:delText>
        </w:r>
      </w:del>
    </w:p>
    <w:p w:rsidR="00481634" w:rsidRPr="00C7601C" w:rsidDel="00C7601C" w:rsidRDefault="00481634">
      <w:pPr>
        <w:rPr>
          <w:del w:id="3483" w:author="Ron Gal" w:date="2017-03-04T16:12:00Z"/>
          <w:sz w:val="24"/>
          <w:szCs w:val="24"/>
          <w:rPrChange w:id="3484" w:author="Ron Gal" w:date="2017-03-04T16:12:00Z">
            <w:rPr>
              <w:del w:id="3485" w:author="Ron Gal" w:date="2017-03-04T16:12:00Z"/>
            </w:rPr>
          </w:rPrChange>
        </w:rPr>
      </w:pPr>
    </w:p>
    <w:p w:rsidR="00481634" w:rsidRPr="00C7601C" w:rsidDel="00C7601C" w:rsidRDefault="00471D70">
      <w:pPr>
        <w:rPr>
          <w:del w:id="3486" w:author="Ron Gal" w:date="2017-03-04T16:12:00Z"/>
          <w:sz w:val="24"/>
          <w:szCs w:val="24"/>
          <w:rPrChange w:id="3487" w:author="Ron Gal" w:date="2017-03-04T16:12:00Z">
            <w:rPr>
              <w:del w:id="3488" w:author="Ron Gal" w:date="2017-03-04T16:12:00Z"/>
            </w:rPr>
          </w:rPrChange>
        </w:rPr>
      </w:pPr>
      <w:del w:id="3489" w:author="Ron Gal" w:date="2017-03-04T16:12:00Z">
        <w:r w:rsidDel="00C7601C">
          <w:rPr>
            <w:sz w:val="24"/>
            <w:szCs w:val="24"/>
          </w:rPr>
          <w:delText xml:space="preserve">            public enum InvitationStatus</w:delText>
        </w:r>
      </w:del>
    </w:p>
    <w:p w:rsidR="00481634" w:rsidRPr="00C7601C" w:rsidDel="00C7601C" w:rsidRDefault="00471D70">
      <w:pPr>
        <w:rPr>
          <w:del w:id="3490" w:author="Ron Gal" w:date="2017-03-04T16:12:00Z"/>
          <w:sz w:val="24"/>
          <w:szCs w:val="24"/>
          <w:rPrChange w:id="3491" w:author="Ron Gal" w:date="2017-03-04T16:12:00Z">
            <w:rPr>
              <w:del w:id="3492" w:author="Ron Gal" w:date="2017-03-04T16:12:00Z"/>
            </w:rPr>
          </w:rPrChange>
        </w:rPr>
      </w:pPr>
      <w:del w:id="3493" w:author="Ron Gal" w:date="2017-03-04T16:12:00Z">
        <w:r w:rsidDel="00C7601C">
          <w:rPr>
            <w:sz w:val="24"/>
            <w:szCs w:val="24"/>
          </w:rPr>
          <w:delText xml:space="preserve">            {</w:delText>
        </w:r>
      </w:del>
    </w:p>
    <w:p w:rsidR="00481634" w:rsidRPr="00C7601C" w:rsidDel="00C7601C" w:rsidRDefault="00471D70">
      <w:pPr>
        <w:rPr>
          <w:del w:id="3494" w:author="Ron Gal" w:date="2017-03-04T16:12:00Z"/>
          <w:sz w:val="24"/>
          <w:szCs w:val="24"/>
          <w:rPrChange w:id="3495" w:author="Ron Gal" w:date="2017-03-04T16:12:00Z">
            <w:rPr>
              <w:del w:id="3496" w:author="Ron Gal" w:date="2017-03-04T16:12:00Z"/>
            </w:rPr>
          </w:rPrChange>
        </w:rPr>
      </w:pPr>
      <w:del w:id="3497" w:author="Ron Gal" w:date="2017-03-04T16:12:00Z">
        <w:r w:rsidDel="00C7601C">
          <w:rPr>
            <w:sz w:val="24"/>
            <w:szCs w:val="24"/>
          </w:rPr>
          <w:delText xml:space="preserve">                Sent=1,</w:delText>
        </w:r>
      </w:del>
    </w:p>
    <w:p w:rsidR="00481634" w:rsidRPr="00C7601C" w:rsidDel="00C7601C" w:rsidRDefault="00471D70">
      <w:pPr>
        <w:rPr>
          <w:del w:id="3498" w:author="Ron Gal" w:date="2017-03-04T16:12:00Z"/>
          <w:sz w:val="24"/>
          <w:szCs w:val="24"/>
          <w:rPrChange w:id="3499" w:author="Ron Gal" w:date="2017-03-04T16:12:00Z">
            <w:rPr>
              <w:del w:id="3500" w:author="Ron Gal" w:date="2017-03-04T16:12:00Z"/>
            </w:rPr>
          </w:rPrChange>
        </w:rPr>
      </w:pPr>
      <w:del w:id="3501" w:author="Ron Gal" w:date="2017-03-04T16:12:00Z">
        <w:r w:rsidDel="00C7601C">
          <w:rPr>
            <w:sz w:val="24"/>
            <w:szCs w:val="24"/>
          </w:rPr>
          <w:delText xml:space="preserve">                Accepted,</w:delText>
        </w:r>
      </w:del>
    </w:p>
    <w:p w:rsidR="00481634" w:rsidRPr="00C7601C" w:rsidDel="00C7601C" w:rsidRDefault="00471D70">
      <w:pPr>
        <w:rPr>
          <w:del w:id="3502" w:author="Ron Gal" w:date="2017-03-04T16:12:00Z"/>
          <w:sz w:val="24"/>
          <w:szCs w:val="24"/>
          <w:rPrChange w:id="3503" w:author="Ron Gal" w:date="2017-03-04T16:12:00Z">
            <w:rPr>
              <w:del w:id="3504" w:author="Ron Gal" w:date="2017-03-04T16:12:00Z"/>
            </w:rPr>
          </w:rPrChange>
        </w:rPr>
      </w:pPr>
      <w:del w:id="3505" w:author="Ron Gal" w:date="2017-03-04T16:12:00Z">
        <w:r w:rsidDel="00C7601C">
          <w:rPr>
            <w:sz w:val="24"/>
            <w:szCs w:val="24"/>
          </w:rPr>
          <w:delText xml:space="preserve">                Rejected</w:delText>
        </w:r>
      </w:del>
    </w:p>
    <w:p w:rsidR="00481634" w:rsidRPr="00C7601C" w:rsidDel="00C7601C" w:rsidRDefault="00471D70">
      <w:pPr>
        <w:rPr>
          <w:del w:id="3506" w:author="Ron Gal" w:date="2017-03-04T16:12:00Z"/>
          <w:sz w:val="24"/>
          <w:szCs w:val="24"/>
          <w:rPrChange w:id="3507" w:author="Ron Gal" w:date="2017-03-04T16:12:00Z">
            <w:rPr>
              <w:del w:id="3508" w:author="Ron Gal" w:date="2017-03-04T16:12:00Z"/>
            </w:rPr>
          </w:rPrChange>
        </w:rPr>
      </w:pPr>
      <w:del w:id="3509" w:author="Ron Gal" w:date="2017-03-04T16:12:00Z">
        <w:r w:rsidDel="00C7601C">
          <w:rPr>
            <w:sz w:val="24"/>
            <w:szCs w:val="24"/>
          </w:rPr>
          <w:delText xml:space="preserve">            }</w:delText>
        </w:r>
      </w:del>
    </w:p>
    <w:p w:rsidR="00481634" w:rsidRPr="00C7601C" w:rsidDel="00C7601C" w:rsidRDefault="00481634">
      <w:pPr>
        <w:rPr>
          <w:del w:id="3510" w:author="Ron Gal" w:date="2017-03-04T16:12:00Z"/>
          <w:sz w:val="24"/>
          <w:szCs w:val="24"/>
          <w:rPrChange w:id="3511" w:author="Ron Gal" w:date="2017-03-04T16:12:00Z">
            <w:rPr>
              <w:del w:id="3512" w:author="Ron Gal" w:date="2017-03-04T16:12:00Z"/>
            </w:rPr>
          </w:rPrChange>
        </w:rPr>
      </w:pPr>
    </w:p>
    <w:p w:rsidR="00481634" w:rsidRPr="00C7601C" w:rsidDel="00C7601C" w:rsidRDefault="00471D70">
      <w:pPr>
        <w:rPr>
          <w:del w:id="3513" w:author="Ron Gal" w:date="2017-03-04T16:12:00Z"/>
          <w:sz w:val="24"/>
          <w:szCs w:val="24"/>
          <w:rPrChange w:id="3514" w:author="Ron Gal" w:date="2017-03-04T16:12:00Z">
            <w:rPr>
              <w:del w:id="3515" w:author="Ron Gal" w:date="2017-03-04T16:12:00Z"/>
            </w:rPr>
          </w:rPrChange>
        </w:rPr>
      </w:pPr>
      <w:del w:id="3516" w:author="Ron Gal" w:date="2017-03-04T16:12:00Z">
        <w:r w:rsidDel="00C7601C">
          <w:rPr>
            <w:sz w:val="24"/>
            <w:szCs w:val="24"/>
          </w:rPr>
          <w:delText xml:space="preserve">            public enum RegionDecode</w:delText>
        </w:r>
      </w:del>
    </w:p>
    <w:p w:rsidR="00481634" w:rsidRPr="00C7601C" w:rsidDel="00C7601C" w:rsidRDefault="00471D70">
      <w:pPr>
        <w:rPr>
          <w:del w:id="3517" w:author="Ron Gal" w:date="2017-03-04T16:12:00Z"/>
          <w:sz w:val="24"/>
          <w:szCs w:val="24"/>
          <w:rPrChange w:id="3518" w:author="Ron Gal" w:date="2017-03-04T16:12:00Z">
            <w:rPr>
              <w:del w:id="3519" w:author="Ron Gal" w:date="2017-03-04T16:12:00Z"/>
            </w:rPr>
          </w:rPrChange>
        </w:rPr>
      </w:pPr>
      <w:del w:id="3520" w:author="Ron Gal" w:date="2017-03-04T16:12:00Z">
        <w:r w:rsidDel="00C7601C">
          <w:rPr>
            <w:sz w:val="24"/>
            <w:szCs w:val="24"/>
          </w:rPr>
          <w:delText xml:space="preserve">            {</w:delText>
        </w:r>
      </w:del>
    </w:p>
    <w:p w:rsidR="00481634" w:rsidRPr="00C7601C" w:rsidDel="00C7601C" w:rsidRDefault="00471D70">
      <w:pPr>
        <w:rPr>
          <w:del w:id="3521" w:author="Ron Gal" w:date="2017-03-04T16:12:00Z"/>
          <w:sz w:val="24"/>
          <w:szCs w:val="24"/>
          <w:rPrChange w:id="3522" w:author="Ron Gal" w:date="2017-03-04T16:12:00Z">
            <w:rPr>
              <w:del w:id="3523" w:author="Ron Gal" w:date="2017-03-04T16:12:00Z"/>
            </w:rPr>
          </w:rPrChange>
        </w:rPr>
      </w:pPr>
      <w:del w:id="3524" w:author="Ron Gal" w:date="2017-03-04T16:12:00Z">
        <w:r w:rsidDel="00C7601C">
          <w:rPr>
            <w:sz w:val="24"/>
            <w:szCs w:val="24"/>
          </w:rPr>
          <w:delText xml:space="preserve">                Dan=1,</w:delText>
        </w:r>
      </w:del>
    </w:p>
    <w:p w:rsidR="00481634" w:rsidRPr="00C7601C" w:rsidDel="00C7601C" w:rsidRDefault="00471D70">
      <w:pPr>
        <w:rPr>
          <w:del w:id="3525" w:author="Ron Gal" w:date="2017-03-04T16:12:00Z"/>
          <w:sz w:val="24"/>
          <w:szCs w:val="24"/>
          <w:rPrChange w:id="3526" w:author="Ron Gal" w:date="2017-03-04T16:12:00Z">
            <w:rPr>
              <w:del w:id="3527" w:author="Ron Gal" w:date="2017-03-04T16:12:00Z"/>
            </w:rPr>
          </w:rPrChange>
        </w:rPr>
      </w:pPr>
      <w:del w:id="3528" w:author="Ron Gal" w:date="2017-03-04T16:12:00Z">
        <w:r w:rsidDel="00C7601C">
          <w:rPr>
            <w:sz w:val="24"/>
            <w:szCs w:val="24"/>
          </w:rPr>
          <w:delText xml:space="preserve">                Negev,</w:delText>
        </w:r>
      </w:del>
    </w:p>
    <w:p w:rsidR="00481634" w:rsidRPr="00C7601C" w:rsidDel="00C7601C" w:rsidRDefault="00471D70">
      <w:pPr>
        <w:rPr>
          <w:del w:id="3529" w:author="Ron Gal" w:date="2017-03-04T16:12:00Z"/>
          <w:sz w:val="24"/>
          <w:szCs w:val="24"/>
          <w:rPrChange w:id="3530" w:author="Ron Gal" w:date="2017-03-04T16:12:00Z">
            <w:rPr>
              <w:del w:id="3531" w:author="Ron Gal" w:date="2017-03-04T16:12:00Z"/>
            </w:rPr>
          </w:rPrChange>
        </w:rPr>
      </w:pPr>
      <w:del w:id="3532" w:author="Ron Gal" w:date="2017-03-04T16:12:00Z">
        <w:r w:rsidDel="00C7601C">
          <w:rPr>
            <w:sz w:val="24"/>
            <w:szCs w:val="24"/>
          </w:rPr>
          <w:delText xml:space="preserve">                Haifa,</w:delText>
        </w:r>
      </w:del>
    </w:p>
    <w:p w:rsidR="00481634" w:rsidRPr="00C7601C" w:rsidDel="00C7601C" w:rsidRDefault="00471D70">
      <w:pPr>
        <w:rPr>
          <w:del w:id="3533" w:author="Ron Gal" w:date="2017-03-04T16:12:00Z"/>
          <w:sz w:val="24"/>
          <w:szCs w:val="24"/>
          <w:rPrChange w:id="3534" w:author="Ron Gal" w:date="2017-03-04T16:12:00Z">
            <w:rPr>
              <w:del w:id="3535" w:author="Ron Gal" w:date="2017-03-04T16:12:00Z"/>
            </w:rPr>
          </w:rPrChange>
        </w:rPr>
      </w:pPr>
      <w:del w:id="3536" w:author="Ron Gal" w:date="2017-03-04T16:12:00Z">
        <w:r w:rsidDel="00C7601C">
          <w:rPr>
            <w:sz w:val="24"/>
            <w:szCs w:val="24"/>
          </w:rPr>
          <w:delText xml:space="preserve">                Jerusalem</w:delText>
        </w:r>
      </w:del>
    </w:p>
    <w:p w:rsidR="00481634" w:rsidRPr="00C7601C" w:rsidDel="00C7601C" w:rsidRDefault="00471D70">
      <w:pPr>
        <w:rPr>
          <w:del w:id="3537" w:author="Ron Gal" w:date="2017-03-04T16:12:00Z"/>
          <w:sz w:val="24"/>
          <w:szCs w:val="24"/>
          <w:rPrChange w:id="3538" w:author="Ron Gal" w:date="2017-03-04T16:12:00Z">
            <w:rPr>
              <w:del w:id="3539" w:author="Ron Gal" w:date="2017-03-04T16:12:00Z"/>
            </w:rPr>
          </w:rPrChange>
        </w:rPr>
      </w:pPr>
      <w:del w:id="3540" w:author="Ron Gal" w:date="2017-03-04T16:12:00Z">
        <w:r w:rsidDel="00C7601C">
          <w:rPr>
            <w:sz w:val="24"/>
            <w:szCs w:val="24"/>
          </w:rPr>
          <w:delText xml:space="preserve">            }</w:delText>
        </w:r>
      </w:del>
    </w:p>
    <w:p w:rsidR="00481634" w:rsidRPr="00C7601C" w:rsidDel="00C7601C" w:rsidRDefault="00471D70">
      <w:pPr>
        <w:rPr>
          <w:del w:id="3541" w:author="Ron Gal" w:date="2017-03-04T16:12:00Z"/>
          <w:sz w:val="24"/>
          <w:szCs w:val="24"/>
          <w:rPrChange w:id="3542" w:author="Ron Gal" w:date="2017-03-04T16:12:00Z">
            <w:rPr>
              <w:del w:id="3543" w:author="Ron Gal" w:date="2017-03-04T16:12:00Z"/>
            </w:rPr>
          </w:rPrChange>
        </w:rPr>
      </w:pPr>
      <w:del w:id="3544" w:author="Ron Gal" w:date="2017-03-04T16:12:00Z">
        <w:r w:rsidDel="00C7601C">
          <w:rPr>
            <w:sz w:val="24"/>
            <w:szCs w:val="24"/>
          </w:rPr>
          <w:delText xml:space="preserve">        }</w:delText>
        </w:r>
      </w:del>
    </w:p>
    <w:p w:rsidR="00481634" w:rsidRPr="00C7601C" w:rsidDel="00AE7C39" w:rsidRDefault="00481634">
      <w:pPr>
        <w:rPr>
          <w:del w:id="3545" w:author="Ron Gal" w:date="2017-03-07T21:07:00Z"/>
          <w:sz w:val="24"/>
          <w:szCs w:val="24"/>
          <w:rPrChange w:id="3546" w:author="Ron Gal" w:date="2017-03-04T16:12:00Z">
            <w:rPr>
              <w:del w:id="3547" w:author="Ron Gal" w:date="2017-03-07T21:07:00Z"/>
            </w:rPr>
          </w:rPrChange>
        </w:rPr>
      </w:pPr>
    </w:p>
    <w:p w:rsidR="00481634" w:rsidDel="00AE7C39" w:rsidRDefault="00481634">
      <w:pPr>
        <w:rPr>
          <w:del w:id="3548" w:author="Ron Gal" w:date="2017-03-07T21:07:00Z"/>
        </w:rPr>
      </w:pPr>
    </w:p>
    <w:p w:rsidR="00481634" w:rsidDel="00AE7C39" w:rsidRDefault="00481634">
      <w:pPr>
        <w:bidi/>
        <w:rPr>
          <w:del w:id="3549" w:author="Ron Gal" w:date="2017-03-07T21:07:00Z"/>
        </w:rPr>
      </w:pPr>
    </w:p>
    <w:p w:rsidR="004666B9" w:rsidRDefault="004666B9">
      <w:pPr>
        <w:pStyle w:val="Heading2"/>
        <w:bidi/>
        <w:rPr>
          <w:ins w:id="3550" w:author="Ron Gal" w:date="2017-03-04T17:50:00Z"/>
        </w:rPr>
        <w:pPrChange w:id="3551" w:author="Ron Gal" w:date="2017-03-05T23:22:00Z">
          <w:pPr>
            <w:bidi/>
          </w:pPr>
        </w:pPrChange>
      </w:pPr>
      <w:bookmarkStart w:id="3552" w:name="_Toc476684180"/>
      <w:ins w:id="3553" w:author="Ron Gal" w:date="2017-03-04T17:50:00Z">
        <w:r>
          <w:rPr>
            <w:rtl/>
          </w:rPr>
          <w:t>ולידטורים (</w:t>
        </w:r>
        <w:r w:rsidR="005A060C">
          <w:t>Validators</w:t>
        </w:r>
      </w:ins>
      <w:ins w:id="3554" w:author="Ron Gal" w:date="2017-03-04T18:32:00Z">
        <w:r w:rsidR="005A060C">
          <w:rPr>
            <w:rFonts w:hint="cs"/>
            <w:rtl/>
          </w:rPr>
          <w:t>)</w:t>
        </w:r>
      </w:ins>
      <w:bookmarkEnd w:id="3552"/>
    </w:p>
    <w:p w:rsidR="004666B9" w:rsidRDefault="004666B9" w:rsidP="004666B9">
      <w:pPr>
        <w:bidi/>
        <w:rPr>
          <w:ins w:id="3555" w:author="Ron Gal" w:date="2017-03-04T17:50:00Z"/>
        </w:rPr>
      </w:pPr>
      <w:ins w:id="3556" w:author="Ron Gal" w:date="2017-03-04T17:50:00Z">
        <w:r>
          <w:rPr>
            <w:sz w:val="24"/>
            <w:szCs w:val="24"/>
            <w:rtl/>
          </w:rPr>
          <w: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t>
        </w:r>
        <w:r>
          <w:rPr>
            <w:sz w:val="24"/>
            <w:szCs w:val="24"/>
          </w:rPr>
          <w:t>Http Status</w:t>
        </w:r>
        <w:r>
          <w:rPr>
            <w:sz w:val="24"/>
            <w:szCs w:val="24"/>
            <w:rtl/>
          </w:rPr>
          <w:t xml:space="preserve"> 403 - המייצג בקשה לא תקינה. כל ולידטור יורש מהמחלקה </w:t>
        </w:r>
        <w:r>
          <w:rPr>
            <w:sz w:val="24"/>
            <w:szCs w:val="24"/>
          </w:rPr>
          <w:t>ValidationAttribute</w:t>
        </w:r>
        <w:r>
          <w:rPr>
            <w:sz w:val="24"/>
            <w:szCs w:val="24"/>
            <w:rtl/>
          </w:rPr>
          <w:t xml:space="preserve"> של </w:t>
        </w:r>
        <w:r>
          <w:rPr>
            <w:sz w:val="24"/>
            <w:szCs w:val="24"/>
          </w:rPr>
          <w:t>Net</w:t>
        </w:r>
        <w:r>
          <w:rPr>
            <w:sz w:val="24"/>
            <w:szCs w:val="24"/>
            <w:rtl/>
          </w:rPr>
          <w:t>. ומממש את ה-</w:t>
        </w:r>
        <w:r>
          <w:rPr>
            <w:sz w:val="24"/>
            <w:szCs w:val="24"/>
          </w:rPr>
          <w:t>Template Method</w:t>
        </w:r>
        <w:r>
          <w:rPr>
            <w:sz w:val="24"/>
            <w:szCs w:val="24"/>
            <w:rtl/>
          </w:rPr>
          <w:t xml:space="preserve"> בשם </w:t>
        </w:r>
        <w:r>
          <w:rPr>
            <w:sz w:val="24"/>
            <w:szCs w:val="24"/>
          </w:rPr>
          <w:t>IsValid</w:t>
        </w:r>
        <w:r>
          <w:rPr>
            <w:sz w:val="24"/>
            <w:szCs w:val="24"/>
            <w:rtl/>
          </w:rPr>
          <w:t xml:space="preserve"> - מתודה זו מקבלת את ערך השדה ומחזירה אינדיקציה האם הערך תקין או לא. אינדיקציה זו נשמרת על אובייקט בקשת הלקוח לצורך שימוש בזמן מאוחר יותר.</w:t>
        </w:r>
      </w:ins>
    </w:p>
    <w:p w:rsidR="004666B9" w:rsidRDefault="004666B9" w:rsidP="004666B9">
      <w:pPr>
        <w:bidi/>
        <w:rPr>
          <w:ins w:id="3557" w:author="Ron Gal" w:date="2017-03-04T17:50:00Z"/>
        </w:rPr>
      </w:pPr>
    </w:p>
    <w:p w:rsidR="004666B9" w:rsidRDefault="004666B9" w:rsidP="004666B9">
      <w:pPr>
        <w:bidi/>
        <w:rPr>
          <w:ins w:id="3558" w:author="Ron Gal" w:date="2017-03-04T17:50:00Z"/>
        </w:rPr>
      </w:pPr>
      <w:ins w:id="3559" w:author="Ron Gal" w:date="2017-03-04T17:50:00Z">
        <w:r>
          <w:rPr>
            <w:b/>
            <w:sz w:val="24"/>
            <w:szCs w:val="24"/>
            <w:rtl/>
          </w:rPr>
          <w:t xml:space="preserve">מחלקת </w:t>
        </w:r>
        <w:r>
          <w:rPr>
            <w:b/>
            <w:sz w:val="24"/>
            <w:szCs w:val="24"/>
          </w:rPr>
          <w:t>AboveAttribute</w:t>
        </w:r>
      </w:ins>
    </w:p>
    <w:p w:rsidR="004666B9" w:rsidRDefault="004666B9" w:rsidP="004666B9">
      <w:pPr>
        <w:bidi/>
        <w:rPr>
          <w:ins w:id="3560" w:author="Ron Gal" w:date="2017-03-04T17:50:00Z"/>
        </w:rPr>
      </w:pPr>
      <w:ins w:id="3561"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נומרית גדול מערך מינימאלי מסויים.</w:t>
        </w:r>
      </w:ins>
    </w:p>
    <w:p w:rsidR="004666B9" w:rsidRDefault="004666B9" w:rsidP="004666B9">
      <w:pPr>
        <w:bidi/>
        <w:rPr>
          <w:ins w:id="3562" w:author="Ron Gal" w:date="2017-03-04T17:50:00Z"/>
        </w:rPr>
      </w:pPr>
    </w:p>
    <w:p w:rsidR="004666B9" w:rsidRDefault="004666B9" w:rsidP="004666B9">
      <w:pPr>
        <w:bidi/>
        <w:rPr>
          <w:ins w:id="3563" w:author="Ron Gal" w:date="2017-03-04T17:50:00Z"/>
        </w:rPr>
      </w:pPr>
      <w:ins w:id="3564" w:author="Ron Gal" w:date="2017-03-04T17:50:00Z">
        <w:r>
          <w:rPr>
            <w:b/>
            <w:sz w:val="24"/>
            <w:szCs w:val="24"/>
            <w:rtl/>
          </w:rPr>
          <w:t xml:space="preserve">מחלקת </w:t>
        </w:r>
        <w:r>
          <w:rPr>
            <w:b/>
            <w:sz w:val="24"/>
            <w:szCs w:val="24"/>
          </w:rPr>
          <w:t>ExistsInDBAttribute</w:t>
        </w:r>
      </w:ins>
    </w:p>
    <w:p w:rsidR="004666B9" w:rsidRDefault="004666B9" w:rsidP="004666B9">
      <w:pPr>
        <w:bidi/>
        <w:rPr>
          <w:ins w:id="3565" w:author="Ron Gal" w:date="2017-03-04T17:50:00Z"/>
        </w:rPr>
      </w:pPr>
      <w:ins w:id="3566"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ישות שקיימת במסד הנתונים. למשל הולידטור משמש לוידוא </w:t>
        </w:r>
        <w:r>
          <w:rPr>
            <w:rFonts w:hint="cs"/>
            <w:sz w:val="24"/>
            <w:szCs w:val="24"/>
            <w:rtl/>
          </w:rPr>
          <w:t>שבע"ח באמת קיים לפני ששומרים עבורו טיפול חדש.</w:t>
        </w:r>
      </w:ins>
    </w:p>
    <w:p w:rsidR="004666B9" w:rsidRDefault="004666B9" w:rsidP="004666B9">
      <w:pPr>
        <w:bidi/>
        <w:rPr>
          <w:ins w:id="3567" w:author="Ron Gal" w:date="2017-03-04T17:50:00Z"/>
        </w:rPr>
      </w:pPr>
    </w:p>
    <w:p w:rsidR="004666B9" w:rsidRDefault="004666B9" w:rsidP="004666B9">
      <w:pPr>
        <w:bidi/>
        <w:rPr>
          <w:ins w:id="3568" w:author="Ron Gal" w:date="2017-03-04T17:50:00Z"/>
        </w:rPr>
      </w:pPr>
      <w:ins w:id="3569" w:author="Ron Gal" w:date="2017-03-04T17:50:00Z">
        <w:r>
          <w:rPr>
            <w:b/>
            <w:sz w:val="24"/>
            <w:szCs w:val="24"/>
            <w:rtl/>
          </w:rPr>
          <w:t xml:space="preserve">מחלקת </w:t>
        </w:r>
        <w:r>
          <w:rPr>
            <w:b/>
            <w:sz w:val="24"/>
            <w:szCs w:val="24"/>
          </w:rPr>
          <w:t>IsEnumOfTypeAttribute</w:t>
        </w:r>
      </w:ins>
    </w:p>
    <w:p w:rsidR="004666B9" w:rsidRDefault="004666B9" w:rsidP="004666B9">
      <w:pPr>
        <w:bidi/>
        <w:rPr>
          <w:ins w:id="3570" w:author="Ron Gal" w:date="2017-03-04T17:50:00Z"/>
        </w:rPr>
      </w:pPr>
      <w:ins w:id="3571"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המייצג ערך פענוח שקיים במסד הנתונים. למשל הולידטור משמש לוידוא שהערך </w:t>
        </w:r>
        <w:r>
          <w:rPr>
            <w:rFonts w:hint="cs"/>
            <w:sz w:val="24"/>
            <w:szCs w:val="24"/>
            <w:rtl/>
          </w:rPr>
          <w:t>"חתול"</w:t>
        </w:r>
        <w:r>
          <w:rPr>
            <w:sz w:val="24"/>
            <w:szCs w:val="24"/>
            <w:rtl/>
          </w:rPr>
          <w:t xml:space="preserve"> אכן נמצא ברשימת פיענוח </w:t>
        </w:r>
        <w:r>
          <w:rPr>
            <w:rFonts w:hint="cs"/>
            <w:sz w:val="24"/>
            <w:szCs w:val="24"/>
            <w:rtl/>
          </w:rPr>
          <w:t xml:space="preserve">סוגי בעלי החיים - </w:t>
        </w:r>
        <w:r>
          <w:rPr>
            <w:sz w:val="24"/>
            <w:szCs w:val="24"/>
          </w:rPr>
          <w:t>AnimalTypeDecode</w:t>
        </w:r>
        <w:r>
          <w:rPr>
            <w:rFonts w:hint="cs"/>
            <w:sz w:val="24"/>
            <w:szCs w:val="24"/>
            <w:rtl/>
          </w:rPr>
          <w:t>.</w:t>
        </w:r>
      </w:ins>
    </w:p>
    <w:p w:rsidR="004666B9" w:rsidRDefault="004666B9" w:rsidP="004666B9">
      <w:pPr>
        <w:bidi/>
        <w:rPr>
          <w:ins w:id="3572" w:author="Ron Gal" w:date="2017-03-04T17:50:00Z"/>
        </w:rPr>
      </w:pPr>
    </w:p>
    <w:p w:rsidR="004666B9" w:rsidRDefault="004666B9" w:rsidP="004666B9">
      <w:pPr>
        <w:bidi/>
        <w:rPr>
          <w:ins w:id="3573" w:author="Ron Gal" w:date="2017-03-04T17:50:00Z"/>
        </w:rPr>
      </w:pPr>
      <w:ins w:id="3574" w:author="Ron Gal" w:date="2017-03-04T17:50:00Z">
        <w:r>
          <w:rPr>
            <w:b/>
            <w:sz w:val="24"/>
            <w:szCs w:val="24"/>
            <w:rtl/>
          </w:rPr>
          <w:t xml:space="preserve">מחלקת </w:t>
        </w:r>
        <w:r>
          <w:rPr>
            <w:b/>
            <w:sz w:val="24"/>
            <w:szCs w:val="24"/>
          </w:rPr>
          <w:t>NotInFutureAttribute</w:t>
        </w:r>
      </w:ins>
    </w:p>
    <w:p w:rsidR="004666B9" w:rsidRDefault="004666B9" w:rsidP="004666B9">
      <w:pPr>
        <w:bidi/>
        <w:rPr>
          <w:ins w:id="3575" w:author="Ron Gal" w:date="2017-03-04T17:50:00Z"/>
        </w:rPr>
      </w:pPr>
      <w:ins w:id="3576"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העתיד.</w:t>
        </w:r>
        <w:r>
          <w:rPr>
            <w:rFonts w:hint="cs"/>
            <w:sz w:val="24"/>
            <w:szCs w:val="24"/>
            <w:rtl/>
          </w:rPr>
          <w:t xml:space="preserve"> משמש בעיקר לוידוא תאריכי לידה, שאינם יכולים להיות בעתיד.</w:t>
        </w:r>
      </w:ins>
    </w:p>
    <w:p w:rsidR="004666B9" w:rsidRDefault="004666B9" w:rsidP="004666B9">
      <w:pPr>
        <w:bidi/>
        <w:rPr>
          <w:ins w:id="3577" w:author="Ron Gal" w:date="2017-03-04T17:50:00Z"/>
        </w:rPr>
      </w:pPr>
    </w:p>
    <w:p w:rsidR="004666B9" w:rsidRDefault="004666B9" w:rsidP="004666B9">
      <w:pPr>
        <w:bidi/>
        <w:rPr>
          <w:ins w:id="3578" w:author="Ron Gal" w:date="2017-03-04T17:50:00Z"/>
        </w:rPr>
      </w:pPr>
      <w:ins w:id="3579" w:author="Ron Gal" w:date="2017-03-04T17:50:00Z">
        <w:r>
          <w:rPr>
            <w:b/>
            <w:sz w:val="24"/>
            <w:szCs w:val="24"/>
            <w:rtl/>
          </w:rPr>
          <w:t xml:space="preserve">מחלקת </w:t>
        </w:r>
        <w:r>
          <w:rPr>
            <w:b/>
            <w:sz w:val="24"/>
            <w:szCs w:val="24"/>
          </w:rPr>
          <w:t>NotInPastAttribute</w:t>
        </w:r>
      </w:ins>
    </w:p>
    <w:p w:rsidR="004666B9" w:rsidRDefault="004666B9" w:rsidP="004666B9">
      <w:pPr>
        <w:bidi/>
        <w:rPr>
          <w:ins w:id="3580" w:author="Ron Gal" w:date="2017-03-04T17:50:00Z"/>
        </w:rPr>
      </w:pPr>
      <w:ins w:id="3581" w:author="Ron Gal" w:date="2017-03-04T17:50:00Z">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העבר.</w:t>
        </w:r>
        <w:r>
          <w:rPr>
            <w:rFonts w:hint="cs"/>
            <w:rtl/>
          </w:rPr>
          <w:t xml:space="preserve"> משמש בעיקר לוידוא ששתאריך הבא לטיפול אינו בעבר.</w:t>
        </w:r>
      </w:ins>
    </w:p>
    <w:p w:rsidR="00481634" w:rsidRPr="004666B9" w:rsidRDefault="00481634">
      <w:pPr>
        <w:bidi/>
      </w:pPr>
    </w:p>
    <w:p w:rsidR="003D233C" w:rsidRDefault="003D233C">
      <w:pPr>
        <w:rPr>
          <w:ins w:id="3582" w:author="Ron Gal" w:date="2017-03-04T17:49:00Z"/>
        </w:rPr>
      </w:pPr>
      <w:ins w:id="3583" w:author="Ron Gal" w:date="2017-03-04T17:49:00Z">
        <w:r>
          <w:br w:type="page"/>
        </w:r>
      </w:ins>
    </w:p>
    <w:p w:rsidR="00481634" w:rsidDel="00430617" w:rsidRDefault="00481634">
      <w:pPr>
        <w:pStyle w:val="Heading1"/>
        <w:bidi/>
        <w:rPr>
          <w:del w:id="3584" w:author="Ron Gal" w:date="2017-03-04T17:49:00Z"/>
          <w:rtl/>
        </w:rPr>
        <w:pPrChange w:id="3585" w:author="Ron Gal" w:date="2017-03-05T23:24:00Z">
          <w:pPr>
            <w:bidi/>
          </w:pPr>
        </w:pPrChange>
      </w:pPr>
    </w:p>
    <w:p w:rsidR="00430617" w:rsidRPr="00430617" w:rsidRDefault="00430617">
      <w:pPr>
        <w:bidi/>
        <w:rPr>
          <w:ins w:id="3586" w:author="Ron Gal" w:date="2017-03-05T23:24:00Z"/>
        </w:rPr>
        <w:pPrChange w:id="3587" w:author="Ron Gal" w:date="2017-03-05T23:24:00Z">
          <w:pPr>
            <w:bidi/>
          </w:pPr>
        </w:pPrChange>
      </w:pPr>
    </w:p>
    <w:p w:rsidR="00481634" w:rsidRPr="00430617" w:rsidDel="00FA676B" w:rsidRDefault="00471D70">
      <w:pPr>
        <w:pStyle w:val="Heading1"/>
        <w:bidi/>
        <w:rPr>
          <w:del w:id="3588" w:author="Ron Gal" w:date="2017-03-04T17:49:00Z"/>
          <w:rPrChange w:id="3589" w:author="Ron Gal" w:date="2017-03-05T23:24:00Z">
            <w:rPr>
              <w:del w:id="3590" w:author="Ron Gal" w:date="2017-03-04T17:49:00Z"/>
            </w:rPr>
          </w:rPrChange>
        </w:rPr>
        <w:pPrChange w:id="3591" w:author="Ron Gal" w:date="2017-03-05T23:24:00Z">
          <w:pPr>
            <w:bidi/>
          </w:pPr>
        </w:pPrChange>
      </w:pPr>
      <w:del w:id="3592" w:author="Ron Gal" w:date="2017-03-04T17:49:00Z">
        <w:r w:rsidRPr="00430617" w:rsidDel="00FA676B">
          <w:rPr>
            <w:rtl/>
            <w:rPrChange w:id="3593" w:author="Ron Gal" w:date="2017-03-05T23:24:00Z">
              <w:rPr>
                <w:b/>
                <w:sz w:val="24"/>
                <w:szCs w:val="24"/>
                <w:rtl/>
              </w:rPr>
            </w:rPrChange>
          </w:rPr>
          <w:delText xml:space="preserve">מחלקת </w:delText>
        </w:r>
        <w:r w:rsidRPr="00430617" w:rsidDel="00FA676B">
          <w:rPr>
            <w:rPrChange w:id="3594" w:author="Ron Gal" w:date="2017-03-05T23:24:00Z">
              <w:rPr>
                <w:b/>
                <w:sz w:val="24"/>
                <w:szCs w:val="24"/>
              </w:rPr>
            </w:rPrChange>
          </w:rPr>
          <w:delText>GlobalExceptionHandler</w:delText>
        </w:r>
      </w:del>
    </w:p>
    <w:p w:rsidR="00481634" w:rsidRPr="00430617" w:rsidDel="00FA676B" w:rsidRDefault="00471D70">
      <w:pPr>
        <w:pStyle w:val="Heading1"/>
        <w:bidi/>
        <w:rPr>
          <w:del w:id="3595" w:author="Ron Gal" w:date="2017-03-04T17:49:00Z"/>
          <w:rPrChange w:id="3596" w:author="Ron Gal" w:date="2017-03-05T23:24:00Z">
            <w:rPr>
              <w:del w:id="3597" w:author="Ron Gal" w:date="2017-03-04T17:49:00Z"/>
            </w:rPr>
          </w:rPrChange>
        </w:rPr>
        <w:pPrChange w:id="3598" w:author="Ron Gal" w:date="2017-03-05T23:24:00Z">
          <w:pPr>
            <w:bidi/>
          </w:pPr>
        </w:pPrChange>
      </w:pPr>
      <w:del w:id="3599" w:author="Ron Gal" w:date="2017-03-04T17:49:00Z">
        <w:r w:rsidRPr="00430617" w:rsidDel="00FA676B">
          <w:rPr>
            <w:rtl/>
            <w:rPrChange w:id="3600" w:author="Ron Gal" w:date="2017-03-05T23:24:00Z">
              <w:rPr>
                <w:sz w:val="24"/>
                <w:szCs w:val="24"/>
                <w:rtl/>
              </w:rPr>
            </w:rPrChange>
          </w:rPr>
          <w:delText xml:space="preserve">מחלקה זו אחראית על החזרת הודעות שגיאה ללקוח בעקבות שגיאות אשר אירעו בשרת. המחלקה יורשת מהמחלקה </w:delText>
        </w:r>
        <w:r w:rsidRPr="00430617" w:rsidDel="00FA676B">
          <w:rPr>
            <w:rPrChange w:id="3601" w:author="Ron Gal" w:date="2017-03-05T23:24:00Z">
              <w:rPr>
                <w:sz w:val="24"/>
                <w:szCs w:val="24"/>
              </w:rPr>
            </w:rPrChange>
          </w:rPr>
          <w:delText>ExceptionHandler</w:delText>
        </w:r>
        <w:r w:rsidRPr="00430617" w:rsidDel="00FA676B">
          <w:rPr>
            <w:rtl/>
            <w:rPrChange w:id="3602" w:author="Ron Gal" w:date="2017-03-05T23:24:00Z">
              <w:rPr>
                <w:sz w:val="24"/>
                <w:szCs w:val="24"/>
                <w:rtl/>
              </w:rPr>
            </w:rPrChange>
          </w:rPr>
          <w:delText xml:space="preserve"> של </w:delText>
        </w:r>
        <w:r w:rsidRPr="00430617" w:rsidDel="00FA676B">
          <w:rPr>
            <w:rPrChange w:id="3603" w:author="Ron Gal" w:date="2017-03-05T23:24:00Z">
              <w:rPr>
                <w:sz w:val="24"/>
                <w:szCs w:val="24"/>
              </w:rPr>
            </w:rPrChange>
          </w:rPr>
          <w:delText>Net</w:delText>
        </w:r>
        <w:r w:rsidRPr="00430617" w:rsidDel="00FA676B">
          <w:rPr>
            <w:rtl/>
            <w:rPrChange w:id="3604" w:author="Ron Gal" w:date="2017-03-05T23:24:00Z">
              <w:rPr>
                <w:sz w:val="24"/>
                <w:szCs w:val="24"/>
                <w:rtl/>
              </w:rPr>
            </w:rPrChange>
          </w:rPr>
          <w:delText xml:space="preserve">. ודורסת את המתודה </w:delText>
        </w:r>
        <w:r w:rsidRPr="00430617" w:rsidDel="00FA676B">
          <w:rPr>
            <w:rPrChange w:id="3605" w:author="Ron Gal" w:date="2017-03-05T23:24:00Z">
              <w:rPr>
                <w:sz w:val="24"/>
                <w:szCs w:val="24"/>
              </w:rPr>
            </w:rPrChange>
          </w:rPr>
          <w:delText>Handle</w:delText>
        </w:r>
        <w:r w:rsidRPr="00430617" w:rsidDel="00FA676B">
          <w:rPr>
            <w:rtl/>
            <w:rPrChange w:id="3606" w:author="Ron Gal" w:date="2017-03-05T23:24:00Z">
              <w:rPr>
                <w:sz w:val="24"/>
                <w:szCs w:val="24"/>
                <w:rtl/>
              </w:rPr>
            </w:rPrChange>
          </w:rPr>
          <w:delText xml:space="preserve">. כאשר תזרק שגיאה אשר לא תתפס בשרת, מתודה זו תקרא באופן אוטומטי ע"י התשתית של </w:delText>
        </w:r>
        <w:r w:rsidRPr="00430617" w:rsidDel="00FA676B">
          <w:rPr>
            <w:rPrChange w:id="3607" w:author="Ron Gal" w:date="2017-03-05T23:24:00Z">
              <w:rPr>
                <w:sz w:val="24"/>
                <w:szCs w:val="24"/>
              </w:rPr>
            </w:rPrChange>
          </w:rPr>
          <w:delText>Web API</w:delText>
        </w:r>
        <w:r w:rsidRPr="00430617" w:rsidDel="00FA676B">
          <w:rPr>
            <w:rtl/>
            <w:rPrChange w:id="3608" w:author="Ron Gal" w:date="2017-03-05T23:24:00Z">
              <w:rPr>
                <w:sz w:val="24"/>
                <w:szCs w:val="24"/>
                <w:rtl/>
              </w:rPr>
            </w:rPrChange>
          </w:rPr>
          <w:delText xml:space="preserve">. </w:delText>
        </w:r>
      </w:del>
    </w:p>
    <w:p w:rsidR="00481634" w:rsidRPr="00430617" w:rsidDel="00FA676B" w:rsidRDefault="00481634">
      <w:pPr>
        <w:pStyle w:val="Heading1"/>
        <w:bidi/>
        <w:rPr>
          <w:del w:id="3609" w:author="Ron Gal" w:date="2017-03-04T17:49:00Z"/>
          <w:rPrChange w:id="3610" w:author="Ron Gal" w:date="2017-03-05T23:24:00Z">
            <w:rPr>
              <w:del w:id="3611" w:author="Ron Gal" w:date="2017-03-04T17:49:00Z"/>
            </w:rPr>
          </w:rPrChange>
        </w:rPr>
        <w:pPrChange w:id="3612" w:author="Ron Gal" w:date="2017-03-05T23:24:00Z">
          <w:pPr>
            <w:bidi/>
          </w:pPr>
        </w:pPrChange>
      </w:pPr>
    </w:p>
    <w:p w:rsidR="00481634" w:rsidRPr="00430617" w:rsidDel="00FA676B" w:rsidRDefault="00481634">
      <w:pPr>
        <w:pStyle w:val="Heading1"/>
        <w:bidi/>
        <w:rPr>
          <w:del w:id="3613" w:author="Ron Gal" w:date="2017-03-04T17:49:00Z"/>
          <w:rPrChange w:id="3614" w:author="Ron Gal" w:date="2017-03-05T23:24:00Z">
            <w:rPr>
              <w:del w:id="3615" w:author="Ron Gal" w:date="2017-03-04T17:49:00Z"/>
            </w:rPr>
          </w:rPrChange>
        </w:rPr>
        <w:pPrChange w:id="3616" w:author="Ron Gal" w:date="2017-03-05T23:24:00Z">
          <w:pPr>
            <w:bidi/>
          </w:pPr>
        </w:pPrChange>
      </w:pPr>
    </w:p>
    <w:p w:rsidR="00481634" w:rsidRPr="00430617" w:rsidDel="00FA676B" w:rsidRDefault="00471D70">
      <w:pPr>
        <w:pStyle w:val="Heading1"/>
        <w:bidi/>
        <w:rPr>
          <w:del w:id="3617" w:author="Ron Gal" w:date="2017-03-04T17:49:00Z"/>
          <w:rPrChange w:id="3618" w:author="Ron Gal" w:date="2017-03-05T23:24:00Z">
            <w:rPr>
              <w:del w:id="3619" w:author="Ron Gal" w:date="2017-03-04T17:49:00Z"/>
            </w:rPr>
          </w:rPrChange>
        </w:rPr>
        <w:pPrChange w:id="3620" w:author="Ron Gal" w:date="2017-03-05T23:24:00Z">
          <w:pPr>
            <w:bidi/>
          </w:pPr>
        </w:pPrChange>
      </w:pPr>
      <w:del w:id="3621" w:author="Ron Gal" w:date="2017-03-04T17:49:00Z">
        <w:r w:rsidRPr="00430617" w:rsidDel="00FA676B">
          <w:rPr>
            <w:rtl/>
            <w:rPrChange w:id="3622" w:author="Ron Gal" w:date="2017-03-05T23:24:00Z">
              <w:rPr>
                <w:b/>
                <w:sz w:val="24"/>
                <w:szCs w:val="24"/>
                <w:rtl/>
              </w:rPr>
            </w:rPrChange>
          </w:rPr>
          <w:delText xml:space="preserve">מחלקת </w:delText>
        </w:r>
        <w:r w:rsidRPr="00430617" w:rsidDel="00FA676B">
          <w:rPr>
            <w:rPrChange w:id="3623" w:author="Ron Gal" w:date="2017-03-05T23:24:00Z">
              <w:rPr>
                <w:b/>
                <w:sz w:val="24"/>
                <w:szCs w:val="24"/>
              </w:rPr>
            </w:rPrChange>
          </w:rPr>
          <w:delText>GlobalExceptionLogger</w:delText>
        </w:r>
      </w:del>
    </w:p>
    <w:p w:rsidR="00481634" w:rsidRPr="00430617" w:rsidDel="00FA676B" w:rsidRDefault="00471D70">
      <w:pPr>
        <w:pStyle w:val="Heading1"/>
        <w:bidi/>
        <w:rPr>
          <w:del w:id="3624" w:author="Ron Gal" w:date="2017-03-04T17:49:00Z"/>
          <w:rPrChange w:id="3625" w:author="Ron Gal" w:date="2017-03-05T23:24:00Z">
            <w:rPr>
              <w:del w:id="3626" w:author="Ron Gal" w:date="2017-03-04T17:49:00Z"/>
            </w:rPr>
          </w:rPrChange>
        </w:rPr>
        <w:pPrChange w:id="3627" w:author="Ron Gal" w:date="2017-03-05T23:24:00Z">
          <w:pPr>
            <w:bidi/>
          </w:pPr>
        </w:pPrChange>
      </w:pPr>
      <w:del w:id="3628" w:author="Ron Gal" w:date="2017-03-04T17:49:00Z">
        <w:r w:rsidRPr="00430617" w:rsidDel="00FA676B">
          <w:rPr>
            <w:rtl/>
            <w:rPrChange w:id="3629" w:author="Ron Gal" w:date="2017-03-05T23:24:00Z">
              <w:rPr>
                <w:sz w:val="24"/>
                <w:szCs w:val="24"/>
                <w:rtl/>
              </w:rPr>
            </w:rPrChange>
          </w:rPr>
          <w:delText xml:space="preserve">מחלקה זו אחראית על תיעוד שגיאות אשר אירעו בשרת. המחלקה יורשת מהמחלקה </w:delText>
        </w:r>
        <w:r w:rsidRPr="00430617" w:rsidDel="00FA676B">
          <w:rPr>
            <w:rPrChange w:id="3630" w:author="Ron Gal" w:date="2017-03-05T23:24:00Z">
              <w:rPr>
                <w:sz w:val="24"/>
                <w:szCs w:val="24"/>
              </w:rPr>
            </w:rPrChange>
          </w:rPr>
          <w:delText>ExceptionLogger</w:delText>
        </w:r>
        <w:r w:rsidRPr="00430617" w:rsidDel="00FA676B">
          <w:rPr>
            <w:rtl/>
            <w:rPrChange w:id="3631" w:author="Ron Gal" w:date="2017-03-05T23:24:00Z">
              <w:rPr>
                <w:sz w:val="24"/>
                <w:szCs w:val="24"/>
                <w:rtl/>
              </w:rPr>
            </w:rPrChange>
          </w:rPr>
          <w:delText xml:space="preserve"> של </w:delText>
        </w:r>
        <w:r w:rsidRPr="00430617" w:rsidDel="00FA676B">
          <w:rPr>
            <w:rPrChange w:id="3632" w:author="Ron Gal" w:date="2017-03-05T23:24:00Z">
              <w:rPr>
                <w:sz w:val="24"/>
                <w:szCs w:val="24"/>
              </w:rPr>
            </w:rPrChange>
          </w:rPr>
          <w:delText>Net</w:delText>
        </w:r>
        <w:r w:rsidRPr="00430617" w:rsidDel="00FA676B">
          <w:rPr>
            <w:rtl/>
            <w:rPrChange w:id="3633" w:author="Ron Gal" w:date="2017-03-05T23:24:00Z">
              <w:rPr>
                <w:sz w:val="24"/>
                <w:szCs w:val="24"/>
                <w:rtl/>
              </w:rPr>
            </w:rPrChange>
          </w:rPr>
          <w:delText xml:space="preserve">. ודורסת את המתודה </w:delText>
        </w:r>
        <w:r w:rsidRPr="00430617" w:rsidDel="00FA676B">
          <w:rPr>
            <w:rPrChange w:id="3634" w:author="Ron Gal" w:date="2017-03-05T23:24:00Z">
              <w:rPr>
                <w:sz w:val="24"/>
                <w:szCs w:val="24"/>
              </w:rPr>
            </w:rPrChange>
          </w:rPr>
          <w:delText>Log</w:delText>
        </w:r>
        <w:r w:rsidRPr="00430617" w:rsidDel="00FA676B">
          <w:rPr>
            <w:rtl/>
            <w:rPrChange w:id="3635" w:author="Ron Gal" w:date="2017-03-05T23:24:00Z">
              <w:rPr>
                <w:sz w:val="24"/>
                <w:szCs w:val="24"/>
                <w:rtl/>
              </w:rPr>
            </w:rPrChange>
          </w:rPr>
          <w:delText xml:space="preserve">. כאשר תזרק שגיאה אשר לא תתפס בשרת, מתודה זו תקרא באופן אוטומטי ע"י התשתית של </w:delText>
        </w:r>
        <w:r w:rsidRPr="00430617" w:rsidDel="00FA676B">
          <w:rPr>
            <w:rPrChange w:id="3636" w:author="Ron Gal" w:date="2017-03-05T23:24:00Z">
              <w:rPr>
                <w:sz w:val="24"/>
                <w:szCs w:val="24"/>
              </w:rPr>
            </w:rPrChange>
          </w:rPr>
          <w:delText>Web API</w:delText>
        </w:r>
        <w:r w:rsidRPr="00430617" w:rsidDel="00FA676B">
          <w:rPr>
            <w:rtl/>
            <w:rPrChange w:id="3637" w:author="Ron Gal" w:date="2017-03-05T23:24:00Z">
              <w:rPr>
                <w:sz w:val="24"/>
                <w:szCs w:val="24"/>
                <w:rtl/>
              </w:rPr>
            </w:rPrChange>
          </w:rPr>
          <w:delText>. תיעוד השגיאות יתבצע בעזרת רישום לקובץ.</w:delText>
        </w:r>
      </w:del>
    </w:p>
    <w:p w:rsidR="00481634" w:rsidRPr="00430617" w:rsidDel="00FA676B" w:rsidRDefault="00481634">
      <w:pPr>
        <w:pStyle w:val="Heading1"/>
        <w:bidi/>
        <w:rPr>
          <w:del w:id="3638" w:author="Ron Gal" w:date="2017-03-04T17:49:00Z"/>
          <w:rPrChange w:id="3639" w:author="Ron Gal" w:date="2017-03-05T23:24:00Z">
            <w:rPr>
              <w:del w:id="3640" w:author="Ron Gal" w:date="2017-03-04T17:49:00Z"/>
            </w:rPr>
          </w:rPrChange>
        </w:rPr>
        <w:pPrChange w:id="3641" w:author="Ron Gal" w:date="2017-03-05T23:24:00Z">
          <w:pPr>
            <w:bidi/>
          </w:pPr>
        </w:pPrChange>
      </w:pPr>
    </w:p>
    <w:p w:rsidR="00481634" w:rsidRPr="00430617" w:rsidDel="00FA676B" w:rsidRDefault="00471D70">
      <w:pPr>
        <w:pStyle w:val="Heading1"/>
        <w:bidi/>
        <w:rPr>
          <w:del w:id="3642" w:author="Ron Gal" w:date="2017-03-04T17:49:00Z"/>
          <w:rPrChange w:id="3643" w:author="Ron Gal" w:date="2017-03-05T23:24:00Z">
            <w:rPr>
              <w:del w:id="3644" w:author="Ron Gal" w:date="2017-03-04T17:49:00Z"/>
            </w:rPr>
          </w:rPrChange>
        </w:rPr>
        <w:pPrChange w:id="3645" w:author="Ron Gal" w:date="2017-03-05T23:24:00Z">
          <w:pPr>
            <w:bidi/>
          </w:pPr>
        </w:pPrChange>
      </w:pPr>
      <w:del w:id="3646" w:author="Ron Gal" w:date="2017-03-04T17:49:00Z">
        <w:r w:rsidRPr="00430617" w:rsidDel="00FA676B">
          <w:rPr>
            <w:rtl/>
            <w:rPrChange w:id="3647" w:author="Ron Gal" w:date="2017-03-05T23:24:00Z">
              <w:rPr>
                <w:b/>
                <w:sz w:val="24"/>
                <w:szCs w:val="24"/>
                <w:rtl/>
              </w:rPr>
            </w:rPrChange>
          </w:rPr>
          <w:delText xml:space="preserve">מחלקת </w:delText>
        </w:r>
        <w:r w:rsidRPr="00430617" w:rsidDel="00FA676B">
          <w:rPr>
            <w:rPrChange w:id="3648" w:author="Ron Gal" w:date="2017-03-05T23:24:00Z">
              <w:rPr>
                <w:b/>
                <w:sz w:val="24"/>
                <w:szCs w:val="24"/>
              </w:rPr>
            </w:rPrChange>
          </w:rPr>
          <w:delText>WebApiConfig</w:delText>
        </w:r>
      </w:del>
    </w:p>
    <w:p w:rsidR="00481634" w:rsidRPr="00430617" w:rsidDel="00FA676B" w:rsidRDefault="00471D70">
      <w:pPr>
        <w:pStyle w:val="Heading1"/>
        <w:bidi/>
        <w:rPr>
          <w:del w:id="3649" w:author="Ron Gal" w:date="2017-03-04T17:49:00Z"/>
          <w:rPrChange w:id="3650" w:author="Ron Gal" w:date="2017-03-05T23:24:00Z">
            <w:rPr>
              <w:del w:id="3651" w:author="Ron Gal" w:date="2017-03-04T17:49:00Z"/>
            </w:rPr>
          </w:rPrChange>
        </w:rPr>
        <w:pPrChange w:id="3652" w:author="Ron Gal" w:date="2017-03-05T23:24:00Z">
          <w:pPr>
            <w:bidi/>
          </w:pPr>
        </w:pPrChange>
      </w:pPr>
      <w:del w:id="3653" w:author="Ron Gal" w:date="2017-03-04T17:49:00Z">
        <w:r w:rsidRPr="00430617" w:rsidDel="00FA676B">
          <w:rPr>
            <w:rtl/>
            <w:rPrChange w:id="3654" w:author="Ron Gal" w:date="2017-03-05T23:24:00Z">
              <w:rPr>
                <w:sz w:val="24"/>
                <w:szCs w:val="24"/>
                <w:rtl/>
              </w:rPr>
            </w:rPrChange>
          </w:rPr>
          <w:delText xml:space="preserve">מחלקה סטאטית זו מכילה פונקציה בודדת בשם </w:delText>
        </w:r>
        <w:r w:rsidRPr="00430617" w:rsidDel="00FA676B">
          <w:rPr>
            <w:rPrChange w:id="3655" w:author="Ron Gal" w:date="2017-03-05T23:24:00Z">
              <w:rPr>
                <w:sz w:val="24"/>
                <w:szCs w:val="24"/>
              </w:rPr>
            </w:rPrChange>
          </w:rPr>
          <w:delText>Register</w:delText>
        </w:r>
        <w:r w:rsidRPr="00430617" w:rsidDel="00FA676B">
          <w:rPr>
            <w:rtl/>
            <w:rPrChange w:id="3656" w:author="Ron Gal" w:date="2017-03-05T23:24:00Z">
              <w:rPr>
                <w:sz w:val="24"/>
                <w:szCs w:val="24"/>
                <w:rtl/>
              </w:rPr>
            </w:rPrChange>
          </w:rPr>
          <w:delText xml:space="preserve"> אשר אחראית על הגדרת המערכת עם עלייתה. בפונקציה זו מוגדרים:</w:delText>
        </w:r>
      </w:del>
    </w:p>
    <w:p w:rsidR="00481634" w:rsidRPr="00430617" w:rsidDel="00FA676B" w:rsidRDefault="00471D70">
      <w:pPr>
        <w:pStyle w:val="Heading1"/>
        <w:bidi/>
        <w:rPr>
          <w:del w:id="3657" w:author="Ron Gal" w:date="2017-03-04T17:49:00Z"/>
          <w:rPrChange w:id="3658" w:author="Ron Gal" w:date="2017-03-05T23:24:00Z">
            <w:rPr>
              <w:del w:id="3659" w:author="Ron Gal" w:date="2017-03-04T17:49:00Z"/>
              <w:sz w:val="24"/>
              <w:szCs w:val="24"/>
            </w:rPr>
          </w:rPrChange>
        </w:rPr>
        <w:pPrChange w:id="3660" w:author="Ron Gal" w:date="2017-03-05T23:24:00Z">
          <w:pPr>
            <w:numPr>
              <w:numId w:val="13"/>
            </w:numPr>
            <w:bidi/>
            <w:ind w:left="720" w:hanging="360"/>
            <w:contextualSpacing/>
          </w:pPr>
        </w:pPrChange>
      </w:pPr>
      <w:del w:id="3661" w:author="Ron Gal" w:date="2017-03-04T17:49:00Z">
        <w:r w:rsidRPr="00430617" w:rsidDel="00FA676B">
          <w:rPr>
            <w:rtl/>
            <w:rPrChange w:id="3662" w:author="Ron Gal" w:date="2017-03-05T23:24:00Z">
              <w:rPr>
                <w:sz w:val="24"/>
                <w:szCs w:val="24"/>
                <w:rtl/>
              </w:rPr>
            </w:rPrChange>
          </w:rPr>
          <w:delText>הפילטרים אשר יופעלו באופן גלובלי עם הגעת כל בקשה לשרת.</w:delText>
        </w:r>
      </w:del>
    </w:p>
    <w:p w:rsidR="00481634" w:rsidRPr="00430617" w:rsidDel="00FA676B" w:rsidRDefault="00471D70">
      <w:pPr>
        <w:pStyle w:val="Heading1"/>
        <w:bidi/>
        <w:rPr>
          <w:del w:id="3663" w:author="Ron Gal" w:date="2017-03-04T17:49:00Z"/>
          <w:rPrChange w:id="3664" w:author="Ron Gal" w:date="2017-03-05T23:24:00Z">
            <w:rPr>
              <w:del w:id="3665" w:author="Ron Gal" w:date="2017-03-04T17:49:00Z"/>
              <w:sz w:val="24"/>
              <w:szCs w:val="24"/>
            </w:rPr>
          </w:rPrChange>
        </w:rPr>
        <w:pPrChange w:id="3666" w:author="Ron Gal" w:date="2017-03-05T23:24:00Z">
          <w:pPr>
            <w:numPr>
              <w:numId w:val="13"/>
            </w:numPr>
            <w:bidi/>
            <w:ind w:left="720" w:hanging="360"/>
            <w:contextualSpacing/>
          </w:pPr>
        </w:pPrChange>
      </w:pPr>
      <w:del w:id="3667" w:author="Ron Gal" w:date="2017-03-04T17:49:00Z">
        <w:r w:rsidRPr="00430617" w:rsidDel="00FA676B">
          <w:rPr>
            <w:rtl/>
            <w:rPrChange w:id="3668" w:author="Ron Gal" w:date="2017-03-05T23:24:00Z">
              <w:rPr>
                <w:sz w:val="24"/>
                <w:szCs w:val="24"/>
                <w:rtl/>
              </w:rPr>
            </w:rPrChange>
          </w:rPr>
          <w:delText>המחלקות אשר יטפלו בשגיאות, לצורך תיעוד ולצורך החזרת הודעה מתאימה ללקוח.</w:delText>
        </w:r>
      </w:del>
    </w:p>
    <w:p w:rsidR="00481634" w:rsidRPr="00430617" w:rsidDel="00FA676B" w:rsidRDefault="00471D70">
      <w:pPr>
        <w:pStyle w:val="Heading1"/>
        <w:bidi/>
        <w:rPr>
          <w:del w:id="3669" w:author="Ron Gal" w:date="2017-03-04T17:49:00Z"/>
          <w:rPrChange w:id="3670" w:author="Ron Gal" w:date="2017-03-05T23:24:00Z">
            <w:rPr>
              <w:del w:id="3671" w:author="Ron Gal" w:date="2017-03-04T17:49:00Z"/>
              <w:sz w:val="24"/>
              <w:szCs w:val="24"/>
            </w:rPr>
          </w:rPrChange>
        </w:rPr>
        <w:pPrChange w:id="3672" w:author="Ron Gal" w:date="2017-03-05T23:24:00Z">
          <w:pPr>
            <w:numPr>
              <w:numId w:val="13"/>
            </w:numPr>
            <w:bidi/>
            <w:ind w:left="720" w:hanging="360"/>
            <w:contextualSpacing/>
          </w:pPr>
        </w:pPrChange>
      </w:pPr>
      <w:del w:id="3673" w:author="Ron Gal" w:date="2017-03-04T17:49:00Z">
        <w:r w:rsidRPr="00430617" w:rsidDel="00FA676B">
          <w:rPr>
            <w:rtl/>
            <w:rPrChange w:id="3674" w:author="Ron Gal" w:date="2017-03-05T23:24:00Z">
              <w:rPr>
                <w:sz w:val="24"/>
                <w:szCs w:val="24"/>
                <w:rtl/>
              </w:rPr>
            </w:rPrChange>
          </w:rPr>
          <w:delText xml:space="preserve">המוסכמה הממפה בין </w:delText>
        </w:r>
        <w:r w:rsidRPr="00430617" w:rsidDel="00FA676B">
          <w:rPr>
            <w:rPrChange w:id="3675" w:author="Ron Gal" w:date="2017-03-05T23:24:00Z">
              <w:rPr>
                <w:sz w:val="24"/>
                <w:szCs w:val="24"/>
              </w:rPr>
            </w:rPrChange>
          </w:rPr>
          <w:delText>URL</w:delText>
        </w:r>
        <w:r w:rsidRPr="00430617" w:rsidDel="00FA676B">
          <w:rPr>
            <w:rtl/>
            <w:rPrChange w:id="3676" w:author="Ron Gal" w:date="2017-03-05T23:24:00Z">
              <w:rPr>
                <w:sz w:val="24"/>
                <w:szCs w:val="24"/>
                <w:rtl/>
              </w:rPr>
            </w:rPrChange>
          </w:rPr>
          <w:delText>-ים שונים לקונטרולרים.</w:delText>
        </w:r>
      </w:del>
    </w:p>
    <w:p w:rsidR="00481634" w:rsidRPr="00430617" w:rsidDel="00FA676B" w:rsidRDefault="00481634">
      <w:pPr>
        <w:pStyle w:val="Heading1"/>
        <w:bidi/>
        <w:rPr>
          <w:del w:id="3677" w:author="Ron Gal" w:date="2017-03-04T17:49:00Z"/>
          <w:rPrChange w:id="3678" w:author="Ron Gal" w:date="2017-03-05T23:24:00Z">
            <w:rPr>
              <w:del w:id="3679" w:author="Ron Gal" w:date="2017-03-04T17:49:00Z"/>
            </w:rPr>
          </w:rPrChange>
        </w:rPr>
        <w:pPrChange w:id="3680" w:author="Ron Gal" w:date="2017-03-05T23:24:00Z">
          <w:pPr>
            <w:bidi/>
          </w:pPr>
        </w:pPrChange>
      </w:pPr>
    </w:p>
    <w:p w:rsidR="00481634" w:rsidRPr="00430617" w:rsidDel="00FA676B" w:rsidRDefault="00471D70">
      <w:pPr>
        <w:pStyle w:val="Heading1"/>
        <w:bidi/>
        <w:rPr>
          <w:del w:id="3681" w:author="Ron Gal" w:date="2017-03-04T17:49:00Z"/>
          <w:rPrChange w:id="3682" w:author="Ron Gal" w:date="2017-03-05T23:24:00Z">
            <w:rPr>
              <w:del w:id="3683" w:author="Ron Gal" w:date="2017-03-04T17:49:00Z"/>
            </w:rPr>
          </w:rPrChange>
        </w:rPr>
        <w:pPrChange w:id="3684" w:author="Ron Gal" w:date="2017-03-05T23:24:00Z">
          <w:pPr>
            <w:bidi/>
          </w:pPr>
        </w:pPrChange>
      </w:pPr>
      <w:del w:id="3685" w:author="Ron Gal" w:date="2017-03-04T17:49:00Z">
        <w:r w:rsidRPr="00430617" w:rsidDel="00FA676B">
          <w:rPr>
            <w:rtl/>
            <w:rPrChange w:id="3686" w:author="Ron Gal" w:date="2017-03-05T23:24:00Z">
              <w:rPr>
                <w:b/>
                <w:sz w:val="24"/>
                <w:szCs w:val="24"/>
                <w:rtl/>
              </w:rPr>
            </w:rPrChange>
          </w:rPr>
          <w:delText xml:space="preserve">מחלקת </w:delText>
        </w:r>
        <w:r w:rsidRPr="00430617" w:rsidDel="00FA676B">
          <w:rPr>
            <w:rPrChange w:id="3687" w:author="Ron Gal" w:date="2017-03-05T23:24:00Z">
              <w:rPr>
                <w:b/>
                <w:sz w:val="24"/>
                <w:szCs w:val="24"/>
              </w:rPr>
            </w:rPrChange>
          </w:rPr>
          <w:delText>global.asax</w:delText>
        </w:r>
      </w:del>
    </w:p>
    <w:p w:rsidR="00481634" w:rsidRPr="00430617" w:rsidDel="00FA676B" w:rsidRDefault="00471D70">
      <w:pPr>
        <w:pStyle w:val="Heading1"/>
        <w:bidi/>
        <w:rPr>
          <w:del w:id="3688" w:author="Ron Gal" w:date="2017-03-04T17:49:00Z"/>
          <w:rPrChange w:id="3689" w:author="Ron Gal" w:date="2017-03-05T23:24:00Z">
            <w:rPr>
              <w:del w:id="3690" w:author="Ron Gal" w:date="2017-03-04T17:49:00Z"/>
            </w:rPr>
          </w:rPrChange>
        </w:rPr>
        <w:pPrChange w:id="3691" w:author="Ron Gal" w:date="2017-03-05T23:24:00Z">
          <w:pPr>
            <w:bidi/>
          </w:pPr>
        </w:pPrChange>
      </w:pPr>
      <w:del w:id="3692" w:author="Ron Gal" w:date="2017-03-04T17:49:00Z">
        <w:r w:rsidRPr="00430617" w:rsidDel="00FA676B">
          <w:rPr>
            <w:rtl/>
            <w:rPrChange w:id="3693" w:author="Ron Gal" w:date="2017-03-05T23:24:00Z">
              <w:rPr>
                <w:sz w:val="24"/>
                <w:szCs w:val="24"/>
                <w:rtl/>
              </w:rPr>
            </w:rPrChange>
          </w:rPr>
          <w:delText xml:space="preserve">מחלקה זו מכילה מתודה אחת בשם </w:delText>
        </w:r>
        <w:r w:rsidRPr="00430617" w:rsidDel="00FA676B">
          <w:rPr>
            <w:rPrChange w:id="3694" w:author="Ron Gal" w:date="2017-03-05T23:24:00Z">
              <w:rPr>
                <w:sz w:val="24"/>
                <w:szCs w:val="24"/>
              </w:rPr>
            </w:rPrChange>
          </w:rPr>
          <w:delText>Application_Start</w:delText>
        </w:r>
        <w:r w:rsidRPr="00430617" w:rsidDel="00FA676B">
          <w:rPr>
            <w:rtl/>
            <w:rPrChange w:id="3695" w:author="Ron Gal" w:date="2017-03-05T23:24:00Z">
              <w:rPr>
                <w:sz w:val="24"/>
                <w:szCs w:val="24"/>
                <w:rtl/>
              </w:rPr>
            </w:rPrChange>
          </w:rPr>
          <w:delText xml:space="preserve"> ומהווה נקודת התחלה לאתר (בדומה לפונקצית </w:delText>
        </w:r>
        <w:r w:rsidRPr="00430617" w:rsidDel="00FA676B">
          <w:rPr>
            <w:rPrChange w:id="3696" w:author="Ron Gal" w:date="2017-03-05T23:24:00Z">
              <w:rPr>
                <w:sz w:val="24"/>
                <w:szCs w:val="24"/>
              </w:rPr>
            </w:rPrChange>
          </w:rPr>
          <w:delText>Main</w:delText>
        </w:r>
        <w:r w:rsidRPr="00430617" w:rsidDel="00FA676B">
          <w:rPr>
            <w:rtl/>
            <w:rPrChange w:id="3697" w:author="Ron Gal" w:date="2017-03-05T23:24:00Z">
              <w:rPr>
                <w:sz w:val="24"/>
                <w:szCs w:val="24"/>
                <w:rtl/>
              </w:rPr>
            </w:rPrChange>
          </w:rPr>
          <w:delText xml:space="preserve">). הפונקציה זו קוראת (באופן עקיף) למתודה הסטאטית </w:delText>
        </w:r>
        <w:r w:rsidRPr="00430617" w:rsidDel="00FA676B">
          <w:rPr>
            <w:rPrChange w:id="3698" w:author="Ron Gal" w:date="2017-03-05T23:24:00Z">
              <w:rPr>
                <w:sz w:val="24"/>
                <w:szCs w:val="24"/>
              </w:rPr>
            </w:rPrChange>
          </w:rPr>
          <w:delText>WebApiConfig.Register</w:delText>
        </w:r>
        <w:r w:rsidRPr="00430617" w:rsidDel="00FA676B">
          <w:rPr>
            <w:rtl/>
            <w:rPrChange w:id="3699" w:author="Ron Gal" w:date="2017-03-05T23:24:00Z">
              <w:rPr>
                <w:sz w:val="24"/>
                <w:szCs w:val="24"/>
                <w:rtl/>
              </w:rPr>
            </w:rPrChange>
          </w:rPr>
          <w:delText>.</w:delText>
        </w:r>
      </w:del>
    </w:p>
    <w:p w:rsidR="00481634" w:rsidRPr="00430617" w:rsidDel="00FA676B" w:rsidRDefault="00481634">
      <w:pPr>
        <w:pStyle w:val="Heading1"/>
        <w:bidi/>
        <w:rPr>
          <w:del w:id="3700" w:author="Ron Gal" w:date="2017-03-04T17:49:00Z"/>
          <w:rPrChange w:id="3701" w:author="Ron Gal" w:date="2017-03-05T23:24:00Z">
            <w:rPr>
              <w:del w:id="3702" w:author="Ron Gal" w:date="2017-03-04T17:49:00Z"/>
            </w:rPr>
          </w:rPrChange>
        </w:rPr>
        <w:pPrChange w:id="3703" w:author="Ron Gal" w:date="2017-03-05T23:24:00Z">
          <w:pPr>
            <w:bidi/>
          </w:pPr>
        </w:pPrChange>
      </w:pPr>
    </w:p>
    <w:p w:rsidR="00481634" w:rsidRPr="00430617" w:rsidDel="00C7601C" w:rsidRDefault="00471D70">
      <w:pPr>
        <w:pStyle w:val="Heading1"/>
        <w:bidi/>
        <w:rPr>
          <w:del w:id="3704" w:author="Ron Gal" w:date="2017-03-04T16:13:00Z"/>
          <w:rPrChange w:id="3705" w:author="Ron Gal" w:date="2017-03-05T23:24:00Z">
            <w:rPr>
              <w:del w:id="3706" w:author="Ron Gal" w:date="2017-03-04T16:13:00Z"/>
            </w:rPr>
          </w:rPrChange>
        </w:rPr>
        <w:pPrChange w:id="3707" w:author="Ron Gal" w:date="2017-03-05T23:24:00Z">
          <w:pPr>
            <w:bidi/>
          </w:pPr>
        </w:pPrChange>
      </w:pPr>
      <w:del w:id="3708" w:author="Ron Gal" w:date="2017-03-04T16:13:00Z">
        <w:r w:rsidRPr="00430617" w:rsidDel="00C7601C">
          <w:rPr>
            <w:rPrChange w:id="3709" w:author="Ron Gal" w:date="2017-03-05T23:24:00Z">
              <w:rPr>
                <w:b/>
                <w:sz w:val="28"/>
                <w:szCs w:val="28"/>
              </w:rPr>
            </w:rPrChange>
          </w:rPr>
          <w:delText xml:space="preserve">Playsinmpledatecpnverter   </w:delText>
        </w:r>
      </w:del>
    </w:p>
    <w:p w:rsidR="00481634" w:rsidRPr="00430617" w:rsidDel="00FA676B" w:rsidRDefault="00471D70">
      <w:pPr>
        <w:pStyle w:val="Heading1"/>
        <w:bidi/>
        <w:rPr>
          <w:del w:id="3710" w:author="Ron Gal" w:date="2017-03-04T17:49:00Z"/>
          <w:rPrChange w:id="3711" w:author="Ron Gal" w:date="2017-03-05T23:24:00Z">
            <w:rPr>
              <w:del w:id="3712" w:author="Ron Gal" w:date="2017-03-04T17:49:00Z"/>
            </w:rPr>
          </w:rPrChange>
        </w:rPr>
        <w:pPrChange w:id="3713" w:author="Ron Gal" w:date="2017-03-05T23:24:00Z">
          <w:pPr>
            <w:bidi/>
          </w:pPr>
        </w:pPrChange>
      </w:pPr>
      <w:del w:id="3714" w:author="Ron Gal" w:date="2017-03-04T17:49:00Z">
        <w:r w:rsidRPr="00430617" w:rsidDel="00FA676B">
          <w:rPr>
            <w:rtl/>
            <w:rPrChange w:id="3715" w:author="Ron Gal" w:date="2017-03-05T23:24:00Z">
              <w:rPr>
                <w:sz w:val="28"/>
                <w:szCs w:val="28"/>
                <w:rtl/>
              </w:rPr>
            </w:rPrChange>
          </w:rPr>
          <w:delText xml:space="preserve">משמש לסריאליזציה של אובייקטים על ידי </w:delText>
        </w:r>
        <w:r w:rsidRPr="00430617" w:rsidDel="00FA676B">
          <w:rPr>
            <w:rPrChange w:id="3716" w:author="Ron Gal" w:date="2017-03-05T23:24:00Z">
              <w:rPr>
                <w:sz w:val="28"/>
                <w:szCs w:val="28"/>
              </w:rPr>
            </w:rPrChange>
          </w:rPr>
          <w:delText>json.net</w:delText>
        </w:r>
        <w:r w:rsidRPr="00430617" w:rsidDel="00FA676B">
          <w:rPr>
            <w:rtl/>
            <w:rPrChange w:id="3717" w:author="Ron Gal" w:date="2017-03-05T23:24:00Z">
              <w:rPr>
                <w:sz w:val="28"/>
                <w:szCs w:val="28"/>
                <w:rtl/>
              </w:rPr>
            </w:rPrChange>
          </w:rPr>
          <w:delText xml:space="preserve"> עבור אובייקטים הנשלחים על גוף בקשות </w:delText>
        </w:r>
        <w:r w:rsidRPr="00430617" w:rsidDel="00FA676B">
          <w:rPr>
            <w:rPrChange w:id="3718" w:author="Ron Gal" w:date="2017-03-05T23:24:00Z">
              <w:rPr>
                <w:sz w:val="28"/>
                <w:szCs w:val="28"/>
              </w:rPr>
            </w:rPrChange>
          </w:rPr>
          <w:delText>http</w:delText>
        </w:r>
        <w:r w:rsidRPr="00430617" w:rsidDel="00FA676B">
          <w:rPr>
            <w:rtl/>
            <w:rPrChange w:id="3719" w:author="Ron Gal" w:date="2017-03-05T23:24:00Z">
              <w:rPr>
                <w:sz w:val="28"/>
                <w:szCs w:val="28"/>
                <w:rtl/>
              </w:rPr>
            </w:rPrChange>
          </w:rPr>
          <w:delText xml:space="preserve"> ובשביל לשלוח ללקוח בתשובת </w:delText>
        </w:r>
        <w:r w:rsidRPr="00430617" w:rsidDel="00FA676B">
          <w:rPr>
            <w:rPrChange w:id="3720" w:author="Ron Gal" w:date="2017-03-05T23:24:00Z">
              <w:rPr>
                <w:sz w:val="28"/>
                <w:szCs w:val="28"/>
              </w:rPr>
            </w:rPrChange>
          </w:rPr>
          <w:delText>http</w:delText>
        </w:r>
        <w:r w:rsidRPr="00430617" w:rsidDel="00FA676B">
          <w:rPr>
            <w:rtl/>
            <w:rPrChange w:id="3721" w:author="Ron Gal" w:date="2017-03-05T23:24:00Z">
              <w:rPr>
                <w:sz w:val="28"/>
                <w:szCs w:val="28"/>
                <w:rtl/>
              </w:rPr>
            </w:rPrChange>
          </w:rPr>
          <w:delText xml:space="preserve"> תאריכים בפורמט </w:delText>
        </w:r>
        <w:r w:rsidRPr="00430617" w:rsidDel="00FA676B">
          <w:rPr>
            <w:rPrChange w:id="3722" w:author="Ron Gal" w:date="2017-03-05T23:24:00Z">
              <w:rPr>
                <w:sz w:val="28"/>
                <w:szCs w:val="28"/>
              </w:rPr>
            </w:rPrChange>
          </w:rPr>
          <w:delText>dd mm yyyy</w:delText>
        </w:r>
        <w:r w:rsidRPr="00430617" w:rsidDel="00FA676B">
          <w:rPr>
            <w:rtl/>
            <w:rPrChange w:id="3723" w:author="Ron Gal" w:date="2017-03-05T23:24:00Z">
              <w:rPr>
                <w:sz w:val="28"/>
                <w:szCs w:val="28"/>
                <w:rtl/>
              </w:rPr>
            </w:rPrChange>
          </w:rPr>
          <w:delText>.</w:delText>
        </w:r>
      </w:del>
    </w:p>
    <w:p w:rsidR="00481634" w:rsidRPr="00430617" w:rsidDel="00FA676B" w:rsidRDefault="00481634">
      <w:pPr>
        <w:pStyle w:val="Heading1"/>
        <w:bidi/>
        <w:rPr>
          <w:del w:id="3724" w:author="Ron Gal" w:date="2017-03-04T17:49:00Z"/>
          <w:rPrChange w:id="3725" w:author="Ron Gal" w:date="2017-03-05T23:24:00Z">
            <w:rPr>
              <w:del w:id="3726" w:author="Ron Gal" w:date="2017-03-04T17:49:00Z"/>
            </w:rPr>
          </w:rPrChange>
        </w:rPr>
        <w:pPrChange w:id="3727" w:author="Ron Gal" w:date="2017-03-05T23:24:00Z">
          <w:pPr>
            <w:bidi/>
          </w:pPr>
        </w:pPrChange>
      </w:pPr>
    </w:p>
    <w:p w:rsidR="00481634" w:rsidRPr="00430617" w:rsidDel="00C7601C" w:rsidRDefault="00471D70">
      <w:pPr>
        <w:pStyle w:val="Heading1"/>
        <w:bidi/>
        <w:rPr>
          <w:del w:id="3728" w:author="Ron Gal" w:date="2017-03-04T16:14:00Z"/>
          <w:rPrChange w:id="3729" w:author="Ron Gal" w:date="2017-03-05T23:24:00Z">
            <w:rPr>
              <w:del w:id="3730" w:author="Ron Gal" w:date="2017-03-04T16:14:00Z"/>
            </w:rPr>
          </w:rPrChange>
        </w:rPr>
        <w:pPrChange w:id="3731" w:author="Ron Gal" w:date="2017-03-05T23:24:00Z">
          <w:pPr>
            <w:bidi/>
          </w:pPr>
        </w:pPrChange>
      </w:pPr>
      <w:del w:id="3732" w:author="Ron Gal" w:date="2017-03-04T16:14:00Z">
        <w:r w:rsidRPr="00430617" w:rsidDel="00C7601C">
          <w:rPr>
            <w:rPrChange w:id="3733" w:author="Ron Gal" w:date="2017-03-05T23:24:00Z">
              <w:rPr>
                <w:b/>
                <w:sz w:val="28"/>
                <w:szCs w:val="28"/>
              </w:rPr>
            </w:rPrChange>
          </w:rPr>
          <w:delText>Datetineparameters binding</w:delText>
        </w:r>
      </w:del>
    </w:p>
    <w:p w:rsidR="00481634" w:rsidRPr="00430617" w:rsidDel="00FA676B" w:rsidRDefault="00471D70">
      <w:pPr>
        <w:pStyle w:val="Heading1"/>
        <w:bidi/>
        <w:rPr>
          <w:del w:id="3734" w:author="Ron Gal" w:date="2017-03-04T17:49:00Z"/>
          <w:rPrChange w:id="3735" w:author="Ron Gal" w:date="2017-03-05T23:24:00Z">
            <w:rPr>
              <w:del w:id="3736" w:author="Ron Gal" w:date="2017-03-04T17:49:00Z"/>
            </w:rPr>
          </w:rPrChange>
        </w:rPr>
        <w:pPrChange w:id="3737" w:author="Ron Gal" w:date="2017-03-05T23:24:00Z">
          <w:pPr>
            <w:bidi/>
          </w:pPr>
        </w:pPrChange>
      </w:pPr>
      <w:del w:id="3738" w:author="Ron Gal" w:date="2017-03-04T17:49:00Z">
        <w:r w:rsidRPr="00430617" w:rsidDel="00FA676B">
          <w:rPr>
            <w:rtl/>
            <w:rPrChange w:id="3739" w:author="Ron Gal" w:date="2017-03-05T23:24:00Z">
              <w:rPr>
                <w:sz w:val="28"/>
                <w:szCs w:val="28"/>
                <w:rtl/>
              </w:rPr>
            </w:rPrChange>
          </w:rPr>
          <w:delText xml:space="preserve">משמש להמרת מחרוזות בפורמט </w:delText>
        </w:r>
      </w:del>
      <w:del w:id="3740" w:author="Ron Gal" w:date="2017-03-04T16:14:00Z">
        <w:r w:rsidRPr="00430617" w:rsidDel="00C7601C">
          <w:rPr>
            <w:rPrChange w:id="3741" w:author="Ron Gal" w:date="2017-03-05T23:24:00Z">
              <w:rPr>
                <w:sz w:val="28"/>
                <w:szCs w:val="28"/>
              </w:rPr>
            </w:rPrChange>
          </w:rPr>
          <w:delText xml:space="preserve">dd mm </w:delText>
        </w:r>
      </w:del>
      <w:del w:id="3742" w:author="Ron Gal" w:date="2017-03-04T17:49:00Z">
        <w:r w:rsidRPr="00430617" w:rsidDel="00FA676B">
          <w:rPr>
            <w:rPrChange w:id="3743" w:author="Ron Gal" w:date="2017-03-05T23:24:00Z">
              <w:rPr>
                <w:sz w:val="28"/>
                <w:szCs w:val="28"/>
              </w:rPr>
            </w:rPrChange>
          </w:rPr>
          <w:delText>yyyy</w:delText>
        </w:r>
        <w:r w:rsidRPr="00430617" w:rsidDel="00FA676B">
          <w:rPr>
            <w:rtl/>
            <w:rPrChange w:id="3744" w:author="Ron Gal" w:date="2017-03-05T23:24:00Z">
              <w:rPr>
                <w:sz w:val="28"/>
                <w:szCs w:val="28"/>
                <w:rtl/>
              </w:rPr>
            </w:rPrChange>
          </w:rPr>
          <w:delText xml:space="preserve"> הנשלחות מהלקוח על ה</w:delText>
        </w:r>
        <w:r w:rsidRPr="00430617" w:rsidDel="00FA676B">
          <w:rPr>
            <w:rPrChange w:id="3745" w:author="Ron Gal" w:date="2017-03-05T23:24:00Z">
              <w:rPr>
                <w:sz w:val="28"/>
                <w:szCs w:val="28"/>
              </w:rPr>
            </w:rPrChange>
          </w:rPr>
          <w:delText>querystring</w:delText>
        </w:r>
        <w:r w:rsidRPr="00430617" w:rsidDel="00FA676B">
          <w:rPr>
            <w:rtl/>
            <w:rPrChange w:id="3746" w:author="Ron Gal" w:date="2017-03-05T23:24:00Z">
              <w:rPr>
                <w:sz w:val="28"/>
                <w:szCs w:val="28"/>
                <w:rtl/>
              </w:rPr>
            </w:rPrChange>
          </w:rPr>
          <w:delText xml:space="preserve"> לאובייקט מסוג </w:delText>
        </w:r>
        <w:r w:rsidRPr="00430617" w:rsidDel="00FA676B">
          <w:rPr>
            <w:rPrChange w:id="3747" w:author="Ron Gal" w:date="2017-03-05T23:24:00Z">
              <w:rPr>
                <w:sz w:val="28"/>
                <w:szCs w:val="28"/>
              </w:rPr>
            </w:rPrChange>
          </w:rPr>
          <w:delText>datetime</w:delText>
        </w:r>
        <w:r w:rsidRPr="00430617" w:rsidDel="00FA676B">
          <w:rPr>
            <w:rtl/>
            <w:rPrChange w:id="3748" w:author="Ron Gal" w:date="2017-03-05T23:24:00Z">
              <w:rPr>
                <w:sz w:val="28"/>
                <w:szCs w:val="28"/>
                <w:rtl/>
              </w:rPr>
            </w:rPrChange>
          </w:rPr>
          <w:delText xml:space="preserve"> בצד השרת בפונקציות בקונטרולר השונות.</w:delText>
        </w:r>
      </w:del>
    </w:p>
    <w:p w:rsidR="00481634" w:rsidRPr="00430617" w:rsidDel="00FA676B" w:rsidRDefault="00481634">
      <w:pPr>
        <w:pStyle w:val="Heading1"/>
        <w:bidi/>
        <w:rPr>
          <w:del w:id="3749" w:author="Ron Gal" w:date="2017-03-04T17:49:00Z"/>
          <w:rPrChange w:id="3750" w:author="Ron Gal" w:date="2017-03-05T23:24:00Z">
            <w:rPr>
              <w:del w:id="3751" w:author="Ron Gal" w:date="2017-03-04T17:49:00Z"/>
            </w:rPr>
          </w:rPrChange>
        </w:rPr>
        <w:pPrChange w:id="3752" w:author="Ron Gal" w:date="2017-03-05T23:24:00Z">
          <w:pPr>
            <w:bidi/>
          </w:pPr>
        </w:pPrChange>
      </w:pPr>
    </w:p>
    <w:p w:rsidR="00481634" w:rsidRPr="00430617" w:rsidDel="00FA676B" w:rsidRDefault="00471D70">
      <w:pPr>
        <w:pStyle w:val="Heading1"/>
        <w:bidi/>
        <w:rPr>
          <w:del w:id="3753" w:author="Ron Gal" w:date="2017-03-04T17:49:00Z"/>
          <w:rPrChange w:id="3754" w:author="Ron Gal" w:date="2017-03-05T23:24:00Z">
            <w:rPr>
              <w:del w:id="3755" w:author="Ron Gal" w:date="2017-03-04T17:49:00Z"/>
            </w:rPr>
          </w:rPrChange>
        </w:rPr>
        <w:pPrChange w:id="3756" w:author="Ron Gal" w:date="2017-03-05T23:24:00Z">
          <w:pPr>
            <w:bidi/>
          </w:pPr>
        </w:pPrChange>
      </w:pPr>
      <w:del w:id="3757" w:author="Ron Gal" w:date="2017-03-04T17:49:00Z">
        <w:r w:rsidRPr="00430617" w:rsidDel="00FA676B">
          <w:rPr>
            <w:rtl/>
            <w:rPrChange w:id="3758" w:author="Ron Gal" w:date="2017-03-05T23:24:00Z">
              <w:rPr>
                <w:sz w:val="28"/>
                <w:szCs w:val="28"/>
                <w:rtl/>
              </w:rPr>
            </w:rPrChange>
          </w:rPr>
          <w:delText>אורך חיי בקשה</w:delText>
        </w:r>
      </w:del>
    </w:p>
    <w:p w:rsidR="00481634" w:rsidRPr="00430617" w:rsidDel="00FA676B" w:rsidRDefault="00471D70">
      <w:pPr>
        <w:pStyle w:val="Heading1"/>
        <w:bidi/>
        <w:rPr>
          <w:del w:id="3759" w:author="Ron Gal" w:date="2017-03-04T17:49:00Z"/>
          <w:rPrChange w:id="3760" w:author="Ron Gal" w:date="2017-03-05T23:24:00Z">
            <w:rPr>
              <w:del w:id="3761" w:author="Ron Gal" w:date="2017-03-04T17:49:00Z"/>
            </w:rPr>
          </w:rPrChange>
        </w:rPr>
        <w:pPrChange w:id="3762" w:author="Ron Gal" w:date="2017-03-05T23:24:00Z">
          <w:pPr>
            <w:bidi/>
          </w:pPr>
        </w:pPrChange>
      </w:pPr>
      <w:del w:id="3763" w:author="Ron Gal" w:date="2017-03-04T17:49:00Z">
        <w:r w:rsidRPr="00430617" w:rsidDel="00FA676B">
          <w:rPr>
            <w:rtl/>
            <w:rPrChange w:id="3764" w:author="Ron Gal" w:date="2017-03-05T23:24:00Z">
              <w:rPr>
                <w:sz w:val="24"/>
                <w:szCs w:val="24"/>
                <w:rtl/>
              </w:rPr>
            </w:rPrChange>
          </w:rPr>
          <w:delText>בסעיף זה נתאר את השלבים שבקשה עוברת מהרגע שהיא מתקבלת בשרת ועד שחוזרת תשובה ללקוח:</w:delText>
        </w:r>
      </w:del>
    </w:p>
    <w:p w:rsidR="00481634" w:rsidRPr="00430617" w:rsidDel="00FA676B" w:rsidRDefault="00471D70">
      <w:pPr>
        <w:pStyle w:val="Heading1"/>
        <w:bidi/>
        <w:rPr>
          <w:del w:id="3765" w:author="Ron Gal" w:date="2017-03-04T17:49:00Z"/>
          <w:rPrChange w:id="3766" w:author="Ron Gal" w:date="2017-03-05T23:24:00Z">
            <w:rPr>
              <w:del w:id="3767" w:author="Ron Gal" w:date="2017-03-04T17:49:00Z"/>
              <w:sz w:val="24"/>
              <w:szCs w:val="24"/>
            </w:rPr>
          </w:rPrChange>
        </w:rPr>
        <w:pPrChange w:id="3768" w:author="Ron Gal" w:date="2017-03-05T23:24:00Z">
          <w:pPr>
            <w:numPr>
              <w:numId w:val="5"/>
            </w:numPr>
            <w:bidi/>
            <w:ind w:left="720" w:hanging="360"/>
            <w:contextualSpacing/>
          </w:pPr>
        </w:pPrChange>
      </w:pPr>
      <w:del w:id="3769" w:author="Ron Gal" w:date="2017-03-04T17:49:00Z">
        <w:r w:rsidRPr="00430617" w:rsidDel="00FA676B">
          <w:rPr>
            <w:rtl/>
            <w:rPrChange w:id="3770" w:author="Ron Gal" w:date="2017-03-05T23:24:00Z">
              <w:rPr>
                <w:sz w:val="24"/>
                <w:szCs w:val="24"/>
                <w:rtl/>
              </w:rPr>
            </w:rPrChange>
          </w:rPr>
          <w:delText>הבקשה מתקבלת בשרת.</w:delText>
        </w:r>
      </w:del>
    </w:p>
    <w:p w:rsidR="00481634" w:rsidRPr="00430617" w:rsidDel="00FA676B" w:rsidRDefault="00471D70">
      <w:pPr>
        <w:pStyle w:val="Heading1"/>
        <w:bidi/>
        <w:rPr>
          <w:del w:id="3771" w:author="Ron Gal" w:date="2017-03-04T17:49:00Z"/>
          <w:rPrChange w:id="3772" w:author="Ron Gal" w:date="2017-03-05T23:24:00Z">
            <w:rPr>
              <w:del w:id="3773" w:author="Ron Gal" w:date="2017-03-04T17:49:00Z"/>
              <w:sz w:val="24"/>
              <w:szCs w:val="24"/>
            </w:rPr>
          </w:rPrChange>
        </w:rPr>
        <w:pPrChange w:id="3774" w:author="Ron Gal" w:date="2017-03-05T23:24:00Z">
          <w:pPr>
            <w:numPr>
              <w:numId w:val="5"/>
            </w:numPr>
            <w:bidi/>
            <w:ind w:left="720" w:hanging="360"/>
            <w:contextualSpacing/>
          </w:pPr>
        </w:pPrChange>
      </w:pPr>
      <w:del w:id="3775" w:author="Ron Gal" w:date="2017-03-04T17:49:00Z">
        <w:r w:rsidRPr="00430617" w:rsidDel="00FA676B">
          <w:rPr>
            <w:rtl/>
            <w:rPrChange w:id="3776" w:author="Ron Gal" w:date="2017-03-05T23:24:00Z">
              <w:rPr>
                <w:sz w:val="24"/>
                <w:szCs w:val="24"/>
                <w:rtl/>
              </w:rPr>
            </w:rPrChange>
          </w:rPr>
          <w:delText>נבחר הקונטרולר והמתודה שיש להפעיל בהתאם ל-</w:delText>
        </w:r>
        <w:r w:rsidRPr="00430617" w:rsidDel="00FA676B">
          <w:rPr>
            <w:rPrChange w:id="3777" w:author="Ron Gal" w:date="2017-03-05T23:24:00Z">
              <w:rPr>
                <w:sz w:val="24"/>
                <w:szCs w:val="24"/>
              </w:rPr>
            </w:rPrChange>
          </w:rPr>
          <w:delText>URL</w:delText>
        </w:r>
        <w:r w:rsidRPr="00430617" w:rsidDel="00FA676B">
          <w:rPr>
            <w:rtl/>
            <w:rPrChange w:id="3778" w:author="Ron Gal" w:date="2017-03-05T23:24:00Z">
              <w:rPr>
                <w:sz w:val="24"/>
                <w:szCs w:val="24"/>
                <w:rtl/>
              </w:rPr>
            </w:rPrChange>
          </w:rPr>
          <w:delText xml:space="preserve"> של הבקשה והפרמטרים שלה. בנוסף, </w:delText>
        </w:r>
        <w:r w:rsidRPr="00430617" w:rsidDel="00FA676B">
          <w:rPr>
            <w:rPrChange w:id="3779" w:author="Ron Gal" w:date="2017-03-05T23:24:00Z">
              <w:rPr>
                <w:sz w:val="24"/>
                <w:szCs w:val="24"/>
              </w:rPr>
            </w:rPrChange>
          </w:rPr>
          <w:delText>Ninject</w:delText>
        </w:r>
        <w:r w:rsidRPr="00430617" w:rsidDel="00FA676B">
          <w:rPr>
            <w:rtl/>
            <w:rPrChange w:id="3780" w:author="Ron Gal" w:date="2017-03-05T23:24:00Z">
              <w:rPr>
                <w:sz w:val="24"/>
                <w:szCs w:val="24"/>
                <w:rtl/>
              </w:rPr>
            </w:rPrChange>
          </w:rPr>
          <w:delText xml:space="preserve"> מזריק את התלויות של הקונטרולר.</w:delText>
        </w:r>
      </w:del>
    </w:p>
    <w:p w:rsidR="00481634" w:rsidRPr="00430617" w:rsidDel="00FA676B" w:rsidRDefault="00471D70">
      <w:pPr>
        <w:pStyle w:val="Heading1"/>
        <w:bidi/>
        <w:rPr>
          <w:del w:id="3781" w:author="Ron Gal" w:date="2017-03-04T17:49:00Z"/>
          <w:rPrChange w:id="3782" w:author="Ron Gal" w:date="2017-03-05T23:24:00Z">
            <w:rPr>
              <w:del w:id="3783" w:author="Ron Gal" w:date="2017-03-04T17:49:00Z"/>
              <w:sz w:val="24"/>
              <w:szCs w:val="24"/>
            </w:rPr>
          </w:rPrChange>
        </w:rPr>
        <w:pPrChange w:id="3784" w:author="Ron Gal" w:date="2017-03-05T23:24:00Z">
          <w:pPr>
            <w:numPr>
              <w:numId w:val="5"/>
            </w:numPr>
            <w:bidi/>
            <w:ind w:left="720" w:hanging="360"/>
            <w:contextualSpacing/>
          </w:pPr>
        </w:pPrChange>
      </w:pPr>
      <w:del w:id="3785" w:author="Ron Gal" w:date="2017-03-04T17:49:00Z">
        <w:r w:rsidRPr="00430617" w:rsidDel="00FA676B">
          <w:rPr>
            <w:rtl/>
            <w:rPrChange w:id="3786" w:author="Ron Gal" w:date="2017-03-05T23:24:00Z">
              <w:rPr>
                <w:sz w:val="24"/>
                <w:szCs w:val="24"/>
                <w:rtl/>
              </w:rPr>
            </w:rPrChange>
          </w:rPr>
          <w:delText>הבקשה עוברת דרך הפילטרים הבאים:</w:delText>
        </w:r>
      </w:del>
    </w:p>
    <w:p w:rsidR="00481634" w:rsidRPr="00430617" w:rsidDel="00FA676B" w:rsidRDefault="00471D70">
      <w:pPr>
        <w:pStyle w:val="Heading1"/>
        <w:bidi/>
        <w:rPr>
          <w:del w:id="3787" w:author="Ron Gal" w:date="2017-03-04T17:49:00Z"/>
          <w:rPrChange w:id="3788" w:author="Ron Gal" w:date="2017-03-05T23:24:00Z">
            <w:rPr>
              <w:del w:id="3789" w:author="Ron Gal" w:date="2017-03-04T17:49:00Z"/>
              <w:sz w:val="24"/>
              <w:szCs w:val="24"/>
            </w:rPr>
          </w:rPrChange>
        </w:rPr>
        <w:pPrChange w:id="3790" w:author="Ron Gal" w:date="2017-03-05T23:24:00Z">
          <w:pPr>
            <w:numPr>
              <w:ilvl w:val="1"/>
              <w:numId w:val="5"/>
            </w:numPr>
            <w:bidi/>
            <w:ind w:left="1440" w:hanging="360"/>
            <w:contextualSpacing/>
          </w:pPr>
        </w:pPrChange>
      </w:pPr>
      <w:del w:id="3791" w:author="Ron Gal" w:date="2017-03-04T17:49:00Z">
        <w:r w:rsidRPr="00430617" w:rsidDel="00FA676B">
          <w:rPr>
            <w:rtl/>
            <w:rPrChange w:id="3792" w:author="Ron Gal" w:date="2017-03-05T23:24:00Z">
              <w:rPr>
                <w:sz w:val="24"/>
                <w:szCs w:val="24"/>
                <w:rtl/>
              </w:rPr>
            </w:rPrChange>
          </w:rPr>
          <w:delText>הרשאות - נקבעת רמת ההרשאה של הבקשה (</w:delText>
        </w:r>
      </w:del>
      <w:del w:id="3793" w:author="Ron Gal" w:date="2017-03-04T16:14:00Z">
        <w:r w:rsidRPr="00430617" w:rsidDel="00C7601C">
          <w:rPr>
            <w:rtl/>
            <w:rPrChange w:id="3794" w:author="Ron Gal" w:date="2017-03-05T23:24:00Z">
              <w:rPr>
                <w:sz w:val="24"/>
                <w:szCs w:val="24"/>
                <w:rtl/>
              </w:rPr>
            </w:rPrChange>
          </w:rPr>
          <w:delText>משתמש / עובד / מנהל</w:delText>
        </w:r>
      </w:del>
      <w:del w:id="3795" w:author="Ron Gal" w:date="2017-03-04T17:49:00Z">
        <w:r w:rsidRPr="00430617" w:rsidDel="00FA676B">
          <w:rPr>
            <w:rtl/>
            <w:rPrChange w:id="3796" w:author="Ron Gal" w:date="2017-03-05T23:24:00Z">
              <w:rPr>
                <w:sz w:val="24"/>
                <w:szCs w:val="24"/>
                <w:rtl/>
              </w:rPr>
            </w:rPrChange>
          </w:rPr>
          <w:delText>). במידה ולא נמצאה הרשאה מתאימה, מוחזרת שגיאת הרשאות ללקוח.</w:delText>
        </w:r>
      </w:del>
    </w:p>
    <w:p w:rsidR="00481634" w:rsidRPr="00430617" w:rsidDel="00FA676B" w:rsidRDefault="00471D70">
      <w:pPr>
        <w:pStyle w:val="Heading1"/>
        <w:bidi/>
        <w:rPr>
          <w:del w:id="3797" w:author="Ron Gal" w:date="2017-03-04T17:49:00Z"/>
          <w:rPrChange w:id="3798" w:author="Ron Gal" w:date="2017-03-05T23:24:00Z">
            <w:rPr>
              <w:del w:id="3799" w:author="Ron Gal" w:date="2017-03-04T17:49:00Z"/>
              <w:sz w:val="24"/>
              <w:szCs w:val="24"/>
            </w:rPr>
          </w:rPrChange>
        </w:rPr>
        <w:pPrChange w:id="3800" w:author="Ron Gal" w:date="2017-03-05T23:24:00Z">
          <w:pPr>
            <w:numPr>
              <w:ilvl w:val="1"/>
              <w:numId w:val="5"/>
            </w:numPr>
            <w:bidi/>
            <w:ind w:left="1440" w:hanging="360"/>
            <w:contextualSpacing/>
          </w:pPr>
        </w:pPrChange>
      </w:pPr>
      <w:del w:id="3801" w:author="Ron Gal" w:date="2017-03-04T17:49:00Z">
        <w:r w:rsidRPr="00430617" w:rsidDel="00FA676B">
          <w:rPr>
            <w:rtl/>
            <w:rPrChange w:id="3802" w:author="Ron Gal" w:date="2017-03-05T23:24:00Z">
              <w:rPr>
                <w:sz w:val="24"/>
                <w:szCs w:val="24"/>
                <w:rtl/>
              </w:rPr>
            </w:rPrChange>
          </w:rPr>
          <w:delText>ולידציה - נבדקת תקינות פרמטרי הבקשה. במידה והפרמטרים נמצאו לא תקינים, מוחזרת שגיאה ללקוח.</w:delText>
        </w:r>
      </w:del>
    </w:p>
    <w:p w:rsidR="00481634" w:rsidRPr="00430617" w:rsidDel="00FA676B" w:rsidRDefault="00471D70">
      <w:pPr>
        <w:pStyle w:val="Heading1"/>
        <w:bidi/>
        <w:rPr>
          <w:del w:id="3803" w:author="Ron Gal" w:date="2017-03-04T17:49:00Z"/>
          <w:rPrChange w:id="3804" w:author="Ron Gal" w:date="2017-03-05T23:24:00Z">
            <w:rPr>
              <w:del w:id="3805" w:author="Ron Gal" w:date="2017-03-04T17:49:00Z"/>
              <w:sz w:val="24"/>
              <w:szCs w:val="24"/>
            </w:rPr>
          </w:rPrChange>
        </w:rPr>
        <w:pPrChange w:id="3806" w:author="Ron Gal" w:date="2017-03-05T23:24:00Z">
          <w:pPr>
            <w:numPr>
              <w:ilvl w:val="1"/>
              <w:numId w:val="5"/>
            </w:numPr>
            <w:bidi/>
            <w:ind w:left="1440" w:hanging="360"/>
            <w:contextualSpacing/>
          </w:pPr>
        </w:pPrChange>
      </w:pPr>
      <w:del w:id="3807" w:author="Ron Gal" w:date="2017-03-04T17:49:00Z">
        <w:r w:rsidRPr="00430617" w:rsidDel="00FA676B">
          <w:rPr>
            <w:rtl/>
            <w:rPrChange w:id="3808" w:author="Ron Gal" w:date="2017-03-05T23:24:00Z">
              <w:rPr>
                <w:sz w:val="24"/>
                <w:szCs w:val="24"/>
                <w:rtl/>
              </w:rPr>
            </w:rPrChange>
          </w:rPr>
          <w:delText>חיבור למסד נתונים - נפתח חיבור למסד נתונים.</w:delText>
        </w:r>
      </w:del>
    </w:p>
    <w:p w:rsidR="00481634" w:rsidRPr="00430617" w:rsidDel="00FA676B" w:rsidRDefault="00471D70">
      <w:pPr>
        <w:pStyle w:val="Heading1"/>
        <w:bidi/>
        <w:rPr>
          <w:del w:id="3809" w:author="Ron Gal" w:date="2017-03-04T17:49:00Z"/>
          <w:rPrChange w:id="3810" w:author="Ron Gal" w:date="2017-03-05T23:24:00Z">
            <w:rPr>
              <w:del w:id="3811" w:author="Ron Gal" w:date="2017-03-04T17:49:00Z"/>
              <w:sz w:val="24"/>
              <w:szCs w:val="24"/>
            </w:rPr>
          </w:rPrChange>
        </w:rPr>
        <w:pPrChange w:id="3812" w:author="Ron Gal" w:date="2017-03-05T23:24:00Z">
          <w:pPr>
            <w:numPr>
              <w:numId w:val="5"/>
            </w:numPr>
            <w:bidi/>
            <w:ind w:left="720" w:hanging="360"/>
            <w:contextualSpacing/>
          </w:pPr>
        </w:pPrChange>
      </w:pPr>
      <w:del w:id="3813" w:author="Ron Gal" w:date="2017-03-04T17:49:00Z">
        <w:r w:rsidRPr="00430617" w:rsidDel="00FA676B">
          <w:rPr>
            <w:rtl/>
            <w:rPrChange w:id="3814" w:author="Ron Gal" w:date="2017-03-05T23:24:00Z">
              <w:rPr>
                <w:sz w:val="24"/>
                <w:szCs w:val="24"/>
                <w:rtl/>
              </w:rPr>
            </w:rPrChange>
          </w:rPr>
          <w:delText xml:space="preserve">המתודה שנבחרה בקונטרולר מופעלת ומתבצעת הלוגיקה העסקית הרלוונטית (בעזרת </w:delText>
        </w:r>
        <w:r w:rsidRPr="00430617" w:rsidDel="00FA676B">
          <w:rPr>
            <w:rPrChange w:id="3815" w:author="Ron Gal" w:date="2017-03-05T23:24:00Z">
              <w:rPr>
                <w:sz w:val="24"/>
                <w:szCs w:val="24"/>
              </w:rPr>
            </w:rPrChange>
          </w:rPr>
          <w:delText>query processor</w:delText>
        </w:r>
        <w:r w:rsidRPr="00430617" w:rsidDel="00FA676B">
          <w:rPr>
            <w:rtl/>
            <w:rPrChange w:id="3816" w:author="Ron Gal" w:date="2017-03-05T23:24:00Z">
              <w:rPr>
                <w:sz w:val="24"/>
                <w:szCs w:val="24"/>
                <w:rtl/>
              </w:rPr>
            </w:rPrChange>
          </w:rPr>
          <w:delText>). במידה וקרתה שגיאה מוחזרת הודעה ללקוח.</w:delText>
        </w:r>
      </w:del>
    </w:p>
    <w:p w:rsidR="00481634" w:rsidRPr="00430617" w:rsidDel="00FA676B" w:rsidRDefault="00471D70">
      <w:pPr>
        <w:pStyle w:val="Heading1"/>
        <w:bidi/>
        <w:rPr>
          <w:del w:id="3817" w:author="Ron Gal" w:date="2017-03-04T17:49:00Z"/>
          <w:rPrChange w:id="3818" w:author="Ron Gal" w:date="2017-03-05T23:24:00Z">
            <w:rPr>
              <w:del w:id="3819" w:author="Ron Gal" w:date="2017-03-04T17:49:00Z"/>
              <w:sz w:val="24"/>
              <w:szCs w:val="24"/>
            </w:rPr>
          </w:rPrChange>
        </w:rPr>
        <w:pPrChange w:id="3820" w:author="Ron Gal" w:date="2017-03-05T23:24:00Z">
          <w:pPr>
            <w:numPr>
              <w:numId w:val="5"/>
            </w:numPr>
            <w:bidi/>
            <w:ind w:left="720" w:hanging="360"/>
            <w:contextualSpacing/>
          </w:pPr>
        </w:pPrChange>
      </w:pPr>
      <w:del w:id="3821" w:author="Ron Gal" w:date="2017-03-04T17:49:00Z">
        <w:r w:rsidRPr="00430617" w:rsidDel="00FA676B">
          <w:rPr>
            <w:rtl/>
            <w:rPrChange w:id="3822" w:author="Ron Gal" w:date="2017-03-05T23:24:00Z">
              <w:rPr>
                <w:sz w:val="24"/>
                <w:szCs w:val="24"/>
                <w:rtl/>
              </w:rPr>
            </w:rPrChange>
          </w:rPr>
          <w:delText>לאחר סיום הבקשה, במידה והשתנו נתונים, שינויים אלו מועברים לבסיס הנתונים (בעזרת הפילטר של מסד הנתונים). במידה והייתה שגיאה מתבצע ביטול השינויים.</w:delText>
        </w:r>
      </w:del>
    </w:p>
    <w:p w:rsidR="00481634" w:rsidRPr="00430617" w:rsidDel="00FA676B" w:rsidRDefault="00481634">
      <w:pPr>
        <w:pStyle w:val="Heading1"/>
        <w:bidi/>
        <w:rPr>
          <w:del w:id="3823" w:author="Ron Gal" w:date="2017-03-04T17:49:00Z"/>
          <w:rPrChange w:id="3824" w:author="Ron Gal" w:date="2017-03-05T23:24:00Z">
            <w:rPr>
              <w:del w:id="3825" w:author="Ron Gal" w:date="2017-03-04T17:49:00Z"/>
            </w:rPr>
          </w:rPrChange>
        </w:rPr>
        <w:pPrChange w:id="3826" w:author="Ron Gal" w:date="2017-03-05T23:24:00Z">
          <w:pPr>
            <w:bidi/>
          </w:pPr>
        </w:pPrChange>
      </w:pPr>
    </w:p>
    <w:p w:rsidR="00481634" w:rsidRPr="00430617" w:rsidDel="00FA676B" w:rsidRDefault="00471D70">
      <w:pPr>
        <w:pStyle w:val="Heading1"/>
        <w:bidi/>
        <w:rPr>
          <w:del w:id="3827" w:author="Ron Gal" w:date="2017-03-04T17:49:00Z"/>
          <w:rPrChange w:id="3828" w:author="Ron Gal" w:date="2017-03-05T23:24:00Z">
            <w:rPr>
              <w:del w:id="3829" w:author="Ron Gal" w:date="2017-03-04T17:49:00Z"/>
            </w:rPr>
          </w:rPrChange>
        </w:rPr>
        <w:pPrChange w:id="3830" w:author="Ron Gal" w:date="2017-03-05T23:24:00Z">
          <w:pPr/>
        </w:pPrChange>
      </w:pPr>
      <w:del w:id="3831" w:author="Ron Gal" w:date="2017-03-04T17:49:00Z">
        <w:r w:rsidRPr="00430617" w:rsidDel="00FA676B">
          <w:rPr>
            <w:rPrChange w:id="3832" w:author="Ron Gal" w:date="2017-03-05T23:24:00Z">
              <w:rPr/>
            </w:rPrChange>
          </w:rPr>
          <w:br w:type="page"/>
        </w:r>
      </w:del>
    </w:p>
    <w:p w:rsidR="00481634" w:rsidRPr="00430617" w:rsidDel="00FA676B" w:rsidRDefault="00481634">
      <w:pPr>
        <w:pStyle w:val="Heading1"/>
        <w:bidi/>
        <w:rPr>
          <w:del w:id="3833" w:author="Ron Gal" w:date="2017-03-04T17:49:00Z"/>
          <w:rPrChange w:id="3834" w:author="Ron Gal" w:date="2017-03-05T23:24:00Z">
            <w:rPr>
              <w:del w:id="3835" w:author="Ron Gal" w:date="2017-03-04T17:49:00Z"/>
            </w:rPr>
          </w:rPrChange>
        </w:rPr>
        <w:pPrChange w:id="3836" w:author="Ron Gal" w:date="2017-03-05T23:24:00Z">
          <w:pPr>
            <w:bidi/>
          </w:pPr>
        </w:pPrChange>
      </w:pPr>
    </w:p>
    <w:p w:rsidR="00481634" w:rsidRPr="00430617" w:rsidRDefault="00471D70">
      <w:pPr>
        <w:pStyle w:val="Heading1"/>
        <w:bidi/>
        <w:rPr>
          <w:rPrChange w:id="3837" w:author="Ron Gal" w:date="2017-03-05T23:24:00Z">
            <w:rPr/>
          </w:rPrChange>
        </w:rPr>
        <w:pPrChange w:id="3838" w:author="Ron Gal" w:date="2017-03-05T23:24:00Z">
          <w:pPr>
            <w:bidi/>
          </w:pPr>
        </w:pPrChange>
      </w:pPr>
      <w:bookmarkStart w:id="3839" w:name="_Toc476684181"/>
      <w:r w:rsidRPr="00430617">
        <w:rPr>
          <w:rtl/>
          <w:rPrChange w:id="3840" w:author="Ron Gal" w:date="2017-03-05T23:24:00Z">
            <w:rPr>
              <w:sz w:val="36"/>
              <w:szCs w:val="36"/>
              <w:u w:val="single"/>
              <w:rtl/>
            </w:rPr>
          </w:rPrChange>
        </w:rPr>
        <w:t>פרוייקט האתר (</w:t>
      </w:r>
      <w:ins w:id="3841" w:author="Ron Gal" w:date="2017-03-04T16:15:00Z">
        <w:r w:rsidR="00D81240" w:rsidRPr="00430617">
          <w:rPr>
            <w:rPrChange w:id="3842" w:author="Ron Gal" w:date="2017-03-05T23:24:00Z">
              <w:rPr>
                <w:sz w:val="36"/>
                <w:szCs w:val="36"/>
                <w:u w:val="single"/>
              </w:rPr>
            </w:rPrChange>
          </w:rPr>
          <w:t>EZVet</w:t>
        </w:r>
      </w:ins>
      <w:del w:id="3843" w:author="Ron Gal" w:date="2017-03-04T16:15:00Z">
        <w:r w:rsidRPr="00430617" w:rsidDel="00D81240">
          <w:rPr>
            <w:rPrChange w:id="3844" w:author="Ron Gal" w:date="2017-03-05T23:24:00Z">
              <w:rPr>
                <w:sz w:val="36"/>
                <w:szCs w:val="36"/>
                <w:u w:val="single"/>
              </w:rPr>
            </w:rPrChange>
          </w:rPr>
          <w:delText>PlaySimpleSite</w:delText>
        </w:r>
      </w:del>
      <w:r w:rsidRPr="00430617">
        <w:rPr>
          <w:rtl/>
          <w:rPrChange w:id="3845" w:author="Ron Gal" w:date="2017-03-05T23:24:00Z">
            <w:rPr>
              <w:sz w:val="36"/>
              <w:szCs w:val="36"/>
              <w:u w:val="single"/>
              <w:rtl/>
            </w:rPr>
          </w:rPrChange>
        </w:rPr>
        <w:t>)</w:t>
      </w:r>
      <w:bookmarkEnd w:id="3839"/>
    </w:p>
    <w:p w:rsidR="00481634" w:rsidRDefault="00471D70">
      <w:pPr>
        <w:bidi/>
      </w:pPr>
      <w:r>
        <w:rPr>
          <w:sz w:val="24"/>
          <w:szCs w:val="24"/>
          <w:rtl/>
        </w:rPr>
        <w:t>פרוייקט זה מהווה את שכבת התצוגה</w:t>
      </w:r>
      <w:ins w:id="3846" w:author="Ron Gal" w:date="2017-03-04T17:55:00Z">
        <w:r w:rsidR="0017775C">
          <w:rPr>
            <w:rFonts w:hint="cs"/>
            <w:sz w:val="24"/>
            <w:szCs w:val="24"/>
            <w:rtl/>
          </w:rPr>
          <w:t xml:space="preserve"> והשירותים</w:t>
        </w:r>
      </w:ins>
      <w:r>
        <w:rPr>
          <w:sz w:val="24"/>
          <w:szCs w:val="24"/>
          <w:rtl/>
        </w:rPr>
        <w:t xml:space="preserve">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p>
    <w:p w:rsidR="00481634" w:rsidRDefault="00471D70">
      <w:pPr>
        <w:bidi/>
      </w:pPr>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 </w:t>
      </w:r>
    </w:p>
    <w:p w:rsidR="00481634" w:rsidRDefault="00481634">
      <w:pPr>
        <w:bidi/>
        <w:rPr>
          <w:ins w:id="3847" w:author="Ron Gal" w:date="2017-03-04T17:50:00Z"/>
          <w:rtl/>
        </w:rPr>
      </w:pPr>
    </w:p>
    <w:p w:rsidR="00A5188F" w:rsidRDefault="00A5188F">
      <w:pPr>
        <w:pStyle w:val="Heading2"/>
        <w:bidi/>
        <w:rPr>
          <w:moveTo w:id="3848" w:author="Ron Gal" w:date="2017-03-04T17:52:00Z"/>
        </w:rPr>
        <w:pPrChange w:id="3849" w:author="Ron Gal" w:date="2017-03-05T23:23:00Z">
          <w:pPr>
            <w:bidi/>
          </w:pPr>
        </w:pPrChange>
      </w:pPr>
      <w:bookmarkStart w:id="3850" w:name="_Toc476684182"/>
      <w:moveToRangeStart w:id="3851" w:author="Ron Gal" w:date="2017-03-04T17:52:00Z" w:name="move476413258"/>
      <w:moveTo w:id="3852" w:author="Ron Gal" w:date="2017-03-04T17:52:00Z">
        <w:r>
          <w:rPr>
            <w:rtl/>
          </w:rPr>
          <w:t>נינג'קט (</w:t>
        </w:r>
        <w:r>
          <w:t>Ninject IoC Container</w:t>
        </w:r>
        <w:r>
          <w:rPr>
            <w:rtl/>
          </w:rPr>
          <w:t>)</w:t>
        </w:r>
        <w:bookmarkEnd w:id="3850"/>
      </w:moveTo>
    </w:p>
    <w:p w:rsidR="00A5188F" w:rsidRDefault="00A5188F" w:rsidP="00A5188F">
      <w:pPr>
        <w:bidi/>
        <w:rPr>
          <w:moveTo w:id="3853" w:author="Ron Gal" w:date="2017-03-04T17:52:00Z"/>
        </w:rPr>
      </w:pPr>
      <w:moveTo w:id="3854" w:author="Ron Gal" w:date="2017-03-04T17:52:00Z">
        <w:r>
          <w:rPr>
            <w:sz w:val="24"/>
            <w:szCs w:val="24"/>
            <w:rtl/>
          </w:rPr>
          <w:t xml:space="preserve">נינג'קט הוא פרויקט </w:t>
        </w:r>
        <w:r>
          <w:rPr>
            <w:sz w:val="24"/>
            <w:szCs w:val="24"/>
          </w:rPr>
          <w:t>open source</w:t>
        </w:r>
        <w:r>
          <w:rPr>
            <w:sz w:val="24"/>
            <w:szCs w:val="24"/>
            <w:rtl/>
          </w:rPr>
          <w:t xml:space="preserve"> שנועד להזרקת אובייקטים (והתלויות שלהם). אנו נשתמש בנינג'קט בכדי לממש את עקרון היפוך התלויות (</w:t>
        </w:r>
        <w:r>
          <w:rPr>
            <w:sz w:val="24"/>
            <w:szCs w:val="24"/>
          </w:rPr>
          <w:t>Dependency Inversion</w:t>
        </w:r>
        <w:r>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Pr>
            <w:sz w:val="24"/>
            <w:szCs w:val="24"/>
          </w:rPr>
          <w:t>Ninject</w:t>
        </w:r>
        <w:r>
          <w:rPr>
            <w:sz w:val="24"/>
            <w:szCs w:val="24"/>
            <w:rtl/>
          </w:rPr>
          <w:t xml:space="preserve"> בעזרת התשתית של </w:t>
        </w:r>
        <w:r>
          <w:rPr>
            <w:sz w:val="24"/>
            <w:szCs w:val="24"/>
          </w:rPr>
          <w:t>Web API</w:t>
        </w:r>
        <w:r>
          <w:rPr>
            <w:sz w:val="24"/>
            <w:szCs w:val="24"/>
            <w:rtl/>
          </w:rPr>
          <w:t xml:space="preserve">. בנוסף, בעזרת נינג'קט ניתן גם לנהל את אורך חיי הבקשה. כברירת מחדל כל אובייקט אשר מבוקש מנינג'קט נוצר מחדש עבור כל בקשה, אלא אם הוגדר אחרת. ניתן להגדיר עבור אובייקט מסויים שהוא יהיה </w:t>
        </w:r>
        <w:r>
          <w:rPr>
            <w:sz w:val="24"/>
            <w:szCs w:val="24"/>
          </w:rPr>
          <w:t>Singleton</w:t>
        </w:r>
        <w:r>
          <w:rPr>
            <w:sz w:val="24"/>
            <w:szCs w:val="24"/>
            <w:rtl/>
          </w:rPr>
          <w:t xml:space="preserve"> וכך בקשות נשנות לאותו אובייקט יחזירו את אותו עצם. ניתן גם להגדיר שאובייקט מסויים יהיה </w:t>
        </w:r>
        <w:r>
          <w:rPr>
            <w:sz w:val="24"/>
            <w:szCs w:val="24"/>
          </w:rPr>
          <w:t>Singleton</w:t>
        </w:r>
        <w:r>
          <w:rPr>
            <w:sz w:val="24"/>
            <w:szCs w:val="24"/>
            <w:rtl/>
          </w:rPr>
          <w:t xml:space="preserve"> ברמת הבקשה (נשתמש ביכולת זו לצורך ניהול ה-</w:t>
        </w:r>
        <w:r>
          <w:rPr>
            <w:sz w:val="24"/>
            <w:szCs w:val="24"/>
          </w:rPr>
          <w:t>Session</w:t>
        </w:r>
        <w:r>
          <w:rPr>
            <w:sz w:val="24"/>
            <w:szCs w:val="24"/>
            <w:rtl/>
          </w:rPr>
          <w:t xml:space="preserve"> של </w:t>
        </w:r>
        <w:r>
          <w:rPr>
            <w:sz w:val="24"/>
            <w:szCs w:val="24"/>
          </w:rPr>
          <w:t>Nhibernate</w:t>
        </w:r>
        <w:r>
          <w:rPr>
            <w:sz w:val="24"/>
            <w:szCs w:val="24"/>
            <w:rtl/>
          </w:rPr>
          <w:t>).</w:t>
        </w:r>
      </w:moveTo>
    </w:p>
    <w:p w:rsidR="00A5188F" w:rsidRDefault="00A5188F" w:rsidP="00A5188F">
      <w:pPr>
        <w:bidi/>
        <w:rPr>
          <w:moveTo w:id="3855" w:author="Ron Gal" w:date="2017-03-04T17:52:00Z"/>
        </w:rPr>
      </w:pPr>
    </w:p>
    <w:p w:rsidR="00A5188F" w:rsidRDefault="00A5188F" w:rsidP="00A5188F">
      <w:pPr>
        <w:bidi/>
        <w:rPr>
          <w:moveTo w:id="3856" w:author="Ron Gal" w:date="2017-03-04T17:52:00Z"/>
        </w:rPr>
      </w:pPr>
      <w:moveTo w:id="3857" w:author="Ron Gal" w:date="2017-03-04T17:52:00Z">
        <w:r>
          <w:rPr>
            <w:b/>
            <w:sz w:val="24"/>
            <w:szCs w:val="24"/>
            <w:rtl/>
          </w:rPr>
          <w:t xml:space="preserve">מחלקת </w:t>
        </w:r>
        <w:r>
          <w:rPr>
            <w:b/>
            <w:sz w:val="24"/>
            <w:szCs w:val="24"/>
          </w:rPr>
          <w:t>NinjectWebCommon</w:t>
        </w:r>
        <w:r>
          <w:rPr>
            <w:b/>
            <w:sz w:val="24"/>
            <w:szCs w:val="24"/>
            <w:rtl/>
          </w:rPr>
          <w:t xml:space="preserve"> (תחת </w:t>
        </w:r>
        <w:r>
          <w:rPr>
            <w:b/>
            <w:sz w:val="24"/>
            <w:szCs w:val="24"/>
          </w:rPr>
          <w:t>App_Start</w:t>
        </w:r>
        <w:r>
          <w:rPr>
            <w:b/>
            <w:sz w:val="24"/>
            <w:szCs w:val="24"/>
            <w:rtl/>
          </w:rPr>
          <w:t>)</w:t>
        </w:r>
      </w:moveTo>
    </w:p>
    <w:p w:rsidR="00A5188F" w:rsidRDefault="00A5188F" w:rsidP="00A5188F">
      <w:pPr>
        <w:bidi/>
        <w:rPr>
          <w:moveTo w:id="3858" w:author="Ron Gal" w:date="2017-03-04T17:52:00Z"/>
        </w:rPr>
      </w:pPr>
      <w:moveTo w:id="3859" w:author="Ron Gal" w:date="2017-03-04T17:52:00Z">
        <w:r>
          <w:rPr>
            <w:sz w:val="24"/>
            <w:szCs w:val="24"/>
            <w:rtl/>
          </w:rPr>
          <w:t>מחלקה זו נוצרת באופן אוטומטית עם התקנת חבילת ה-</w:t>
        </w:r>
        <w:r>
          <w:rPr>
            <w:sz w:val="24"/>
            <w:szCs w:val="24"/>
          </w:rPr>
          <w:t>Nuget</w:t>
        </w:r>
        <w:r>
          <w:rPr>
            <w:sz w:val="24"/>
            <w:szCs w:val="24"/>
            <w:rtl/>
          </w:rPr>
          <w:t xml:space="preserve"> של </w:t>
        </w:r>
        <w:r>
          <w:rPr>
            <w:sz w:val="24"/>
            <w:szCs w:val="24"/>
          </w:rPr>
          <w:t>Ninject</w:t>
        </w:r>
        <w:r>
          <w:rPr>
            <w:sz w:val="24"/>
            <w:szCs w:val="24"/>
            <w:rtl/>
          </w:rPr>
          <w:t xml:space="preserve"> עבור </w:t>
        </w:r>
        <w:r>
          <w:rPr>
            <w:sz w:val="24"/>
            <w:szCs w:val="24"/>
          </w:rPr>
          <w:t>Web API</w:t>
        </w:r>
        <w:r>
          <w:rPr>
            <w:sz w:val="24"/>
            <w:szCs w:val="24"/>
            <w:rtl/>
          </w:rPr>
          <w:t xml:space="preserve">. היא מכילה את הפונקציונאליות הכרוכה באתחול של </w:t>
        </w:r>
        <w:r>
          <w:rPr>
            <w:sz w:val="24"/>
            <w:szCs w:val="24"/>
          </w:rPr>
          <w:t>Ninject</w:t>
        </w:r>
        <w:r>
          <w:rPr>
            <w:sz w:val="24"/>
            <w:szCs w:val="24"/>
            <w:rtl/>
          </w:rPr>
          <w:t xml:space="preserve"> ובניקוי הזכרון בעת עצירת הפרויקט. לא נפרט כאן על דרך פעולת מחלקה זו, יש לעיין באתר של </w:t>
        </w:r>
        <w:r>
          <w:rPr>
            <w:sz w:val="24"/>
            <w:szCs w:val="24"/>
          </w:rPr>
          <w:t>Ninject</w:t>
        </w:r>
        <w:r>
          <w:rPr>
            <w:sz w:val="24"/>
            <w:szCs w:val="24"/>
            <w:rtl/>
          </w:rPr>
          <w:t xml:space="preserve"> לפרטים נוספים. </w:t>
        </w:r>
      </w:moveTo>
    </w:p>
    <w:p w:rsidR="00A5188F" w:rsidRDefault="00A5188F" w:rsidP="00A5188F">
      <w:pPr>
        <w:bidi/>
        <w:rPr>
          <w:moveTo w:id="3860" w:author="Ron Gal" w:date="2017-03-04T17:52:00Z"/>
        </w:rPr>
      </w:pPr>
      <w:moveTo w:id="3861" w:author="Ron Gal" w:date="2017-03-04T17:52:00Z">
        <w:r>
          <w:rPr>
            <w:sz w:val="24"/>
            <w:szCs w:val="24"/>
            <w:rtl/>
          </w:rPr>
          <w:t xml:space="preserve">נעיר רק כי במחלקה זו תחת הפונקציה </w:t>
        </w:r>
        <w:r>
          <w:rPr>
            <w:sz w:val="24"/>
            <w:szCs w:val="24"/>
          </w:rPr>
          <w:t>RegisterServices</w:t>
        </w:r>
        <w:r>
          <w:rPr>
            <w:sz w:val="24"/>
            <w:szCs w:val="24"/>
            <w:rtl/>
          </w:rPr>
          <w:t xml:space="preserve"> נתאחל את מחלקת </w:t>
        </w:r>
        <w:r>
          <w:rPr>
            <w:sz w:val="24"/>
            <w:szCs w:val="24"/>
          </w:rPr>
          <w:t>NinjectConfigurator</w:t>
        </w:r>
        <w:r>
          <w:rPr>
            <w:sz w:val="24"/>
            <w:szCs w:val="24"/>
            <w:rtl/>
          </w:rPr>
          <w:t xml:space="preserve"> אשר תוסיף את כל האובייקטים הרלוונטים ל-</w:t>
        </w:r>
        <w:r>
          <w:rPr>
            <w:sz w:val="24"/>
            <w:szCs w:val="24"/>
          </w:rPr>
          <w:t>IoC</w:t>
        </w:r>
        <w:r>
          <w:rPr>
            <w:sz w:val="24"/>
            <w:szCs w:val="24"/>
            <w:rtl/>
          </w:rPr>
          <w:t xml:space="preserve">.  בנוסף, תחת הפונקציה </w:t>
        </w:r>
        <w:r>
          <w:rPr>
            <w:sz w:val="24"/>
            <w:szCs w:val="24"/>
          </w:rPr>
          <w:t>Start</w:t>
        </w:r>
        <w:r>
          <w:rPr>
            <w:sz w:val="24"/>
            <w:szCs w:val="24"/>
            <w:rtl/>
          </w:rPr>
          <w:t xml:space="preserve"> נגדיר ל-</w:t>
        </w:r>
        <w:r>
          <w:rPr>
            <w:sz w:val="24"/>
            <w:szCs w:val="24"/>
          </w:rPr>
          <w:t>Web API</w:t>
        </w:r>
        <w:r>
          <w:rPr>
            <w:sz w:val="24"/>
            <w:szCs w:val="24"/>
            <w:rtl/>
          </w:rPr>
          <w:t xml:space="preserve"> להשתמש ב-</w:t>
        </w:r>
        <w:r>
          <w:rPr>
            <w:sz w:val="24"/>
            <w:szCs w:val="24"/>
          </w:rPr>
          <w:t>Ninject IoC</w:t>
        </w:r>
        <w:r>
          <w:rPr>
            <w:sz w:val="24"/>
            <w:szCs w:val="24"/>
            <w:rtl/>
          </w:rPr>
          <w:t xml:space="preserve"> לצורך הזרקת אובייקטים בעזרת קביעת ה-</w:t>
        </w:r>
        <w:r>
          <w:rPr>
            <w:sz w:val="24"/>
            <w:szCs w:val="24"/>
          </w:rPr>
          <w:t>DependencyResoler</w:t>
        </w:r>
        <w:r>
          <w:rPr>
            <w:sz w:val="24"/>
            <w:szCs w:val="24"/>
            <w:rtl/>
          </w:rPr>
          <w:t xml:space="preserve"> של </w:t>
        </w:r>
        <w:r>
          <w:rPr>
            <w:sz w:val="24"/>
            <w:szCs w:val="24"/>
          </w:rPr>
          <w:t>Web API</w:t>
        </w:r>
        <w:r>
          <w:rPr>
            <w:sz w:val="24"/>
            <w:szCs w:val="24"/>
            <w:rtl/>
          </w:rPr>
          <w:t xml:space="preserve"> להיות אובייקט מסוג </w:t>
        </w:r>
        <w:r>
          <w:rPr>
            <w:sz w:val="24"/>
            <w:szCs w:val="24"/>
          </w:rPr>
          <w:t>NinjectDependencyResoler</w:t>
        </w:r>
      </w:moveTo>
      <w:ins w:id="3862" w:author="Ron Gal" w:date="2017-03-07T20:34:00Z">
        <w:r w:rsidR="009F524C">
          <w:rPr>
            <w:rFonts w:hint="cs"/>
            <w:sz w:val="24"/>
            <w:szCs w:val="24"/>
            <w:rtl/>
          </w:rPr>
          <w:t>.</w:t>
        </w:r>
      </w:ins>
      <w:moveTo w:id="3863" w:author="Ron Gal" w:date="2017-03-04T17:52:00Z">
        <w:del w:id="3864" w:author="Ron Gal" w:date="2017-03-07T20:34:00Z">
          <w:r w:rsidDel="009F524C">
            <w:rPr>
              <w:sz w:val="24"/>
              <w:szCs w:val="24"/>
            </w:rPr>
            <w:delText>.</w:delText>
          </w:r>
        </w:del>
      </w:moveTo>
    </w:p>
    <w:p w:rsidR="00A5188F" w:rsidRDefault="00A5188F" w:rsidP="00A5188F">
      <w:pPr>
        <w:bidi/>
        <w:rPr>
          <w:moveTo w:id="3865" w:author="Ron Gal" w:date="2017-03-04T17:52:00Z"/>
        </w:rPr>
      </w:pPr>
      <w:moveTo w:id="3866" w:author="Ron Gal" w:date="2017-03-04T17:52:00Z">
        <w:r>
          <w:rPr>
            <w:b/>
            <w:sz w:val="24"/>
            <w:szCs w:val="24"/>
          </w:rPr>
          <w:br/>
        </w:r>
        <w:r>
          <w:rPr>
            <w:b/>
            <w:sz w:val="24"/>
            <w:szCs w:val="24"/>
            <w:rtl/>
          </w:rPr>
          <w:t xml:space="preserve">מחלקת </w:t>
        </w:r>
        <w:r>
          <w:rPr>
            <w:b/>
            <w:sz w:val="24"/>
            <w:szCs w:val="24"/>
          </w:rPr>
          <w:t>NinjectDependencyResolver</w:t>
        </w:r>
      </w:moveTo>
    </w:p>
    <w:p w:rsidR="00A5188F" w:rsidRDefault="00A5188F" w:rsidP="00A5188F">
      <w:pPr>
        <w:bidi/>
        <w:rPr>
          <w:moveTo w:id="3867" w:author="Ron Gal" w:date="2017-03-04T17:52:00Z"/>
        </w:rPr>
      </w:pPr>
      <w:moveTo w:id="3868" w:author="Ron Gal" w:date="2017-03-04T17:52:00Z">
        <w:r>
          <w:rPr>
            <w:sz w:val="24"/>
            <w:szCs w:val="24"/>
            <w:rtl/>
          </w:rPr>
          <w:t xml:space="preserve">מחלקה זו מממשת את הממשק </w:t>
        </w:r>
        <w:r>
          <w:rPr>
            <w:sz w:val="24"/>
            <w:szCs w:val="24"/>
          </w:rPr>
          <w:t>IDependencyResolver</w:t>
        </w:r>
        <w:r>
          <w:rPr>
            <w:sz w:val="24"/>
            <w:szCs w:val="24"/>
            <w:rtl/>
          </w:rPr>
          <w:t xml:space="preserve"> של </w:t>
        </w:r>
        <w:r>
          <w:rPr>
            <w:sz w:val="24"/>
            <w:szCs w:val="24"/>
          </w:rPr>
          <w:t>Net</w:t>
        </w:r>
        <w:r>
          <w:rPr>
            <w:sz w:val="24"/>
            <w:szCs w:val="24"/>
            <w:rtl/>
          </w:rPr>
          <w:t>. ויודעת לתשאל את ה-</w:t>
        </w:r>
        <w:r>
          <w:rPr>
            <w:sz w:val="24"/>
            <w:szCs w:val="24"/>
          </w:rPr>
          <w:t>IoC</w:t>
        </w:r>
        <w:r>
          <w:rPr>
            <w:sz w:val="24"/>
            <w:szCs w:val="24"/>
            <w:rtl/>
          </w:rPr>
          <w:t xml:space="preserve"> לצורך שליפת אובייקט או רשימה של אובייקטים מממנו לפי סוג המחלקה מבוקש. המחלקה מכילה את הפונקציות הבאות:</w:t>
        </w:r>
      </w:moveTo>
    </w:p>
    <w:p w:rsidR="00A5188F" w:rsidRDefault="00A5188F" w:rsidP="00A5188F">
      <w:pPr>
        <w:bidi/>
        <w:rPr>
          <w:moveTo w:id="3869" w:author="Ron Gal" w:date="2017-03-04T17:52:00Z"/>
        </w:rPr>
      </w:pPr>
    </w:p>
    <w:p w:rsidR="00A5188F" w:rsidRDefault="00A5188F" w:rsidP="00A5188F">
      <w:pPr>
        <w:rPr>
          <w:moveTo w:id="3870" w:author="Ron Gal" w:date="2017-03-04T17:52:00Z"/>
        </w:rPr>
      </w:pPr>
      <w:moveTo w:id="3871" w:author="Ron Gal" w:date="2017-03-04T17:52:00Z">
        <w:r>
          <w:rPr>
            <w:sz w:val="24"/>
            <w:szCs w:val="24"/>
          </w:rPr>
          <w:t>public object GetService(Type serviceType)</w:t>
        </w:r>
      </w:moveTo>
    </w:p>
    <w:p w:rsidR="00A5188F" w:rsidRDefault="00A5188F" w:rsidP="00A5188F">
      <w:pPr>
        <w:rPr>
          <w:moveTo w:id="3872" w:author="Ron Gal" w:date="2017-03-04T17:52:00Z"/>
        </w:rPr>
      </w:pPr>
    </w:p>
    <w:p w:rsidR="00A5188F" w:rsidRDefault="00A5188F" w:rsidP="00A5188F">
      <w:pPr>
        <w:rPr>
          <w:moveTo w:id="3873" w:author="Ron Gal" w:date="2017-03-04T17:52:00Z"/>
        </w:rPr>
      </w:pPr>
      <w:moveTo w:id="3874" w:author="Ron Gal" w:date="2017-03-04T17:52:00Z">
        <w:r>
          <w:rPr>
            <w:sz w:val="24"/>
            <w:szCs w:val="24"/>
          </w:rPr>
          <w:t>public IEnumerable&lt;object&gt; GetServices(Type serviceType)</w:t>
        </w:r>
      </w:moveTo>
    </w:p>
    <w:p w:rsidR="00A5188F" w:rsidRDefault="00A5188F" w:rsidP="00A5188F">
      <w:pPr>
        <w:rPr>
          <w:moveTo w:id="3875" w:author="Ron Gal" w:date="2017-03-04T17:52:00Z"/>
        </w:rPr>
      </w:pPr>
    </w:p>
    <w:p w:rsidR="00A5188F" w:rsidRDefault="00A5188F" w:rsidP="00A5188F">
      <w:pPr>
        <w:rPr>
          <w:moveTo w:id="3876" w:author="Ron Gal" w:date="2017-03-04T17:52:00Z"/>
        </w:rPr>
      </w:pPr>
      <w:moveTo w:id="3877" w:author="Ron Gal" w:date="2017-03-04T17:52:00Z">
        <w:r>
          <w:rPr>
            <w:sz w:val="24"/>
            <w:szCs w:val="24"/>
          </w:rPr>
          <w:t>public IDependencyScope BeginScope()</w:t>
        </w:r>
      </w:moveTo>
    </w:p>
    <w:p w:rsidR="00A5188F" w:rsidRDefault="00A5188F" w:rsidP="00A5188F">
      <w:pPr>
        <w:rPr>
          <w:moveTo w:id="3878" w:author="Ron Gal" w:date="2017-03-04T17:52:00Z"/>
        </w:rPr>
      </w:pPr>
    </w:p>
    <w:p w:rsidR="00A5188F" w:rsidRDefault="00A5188F" w:rsidP="00A5188F">
      <w:pPr>
        <w:rPr>
          <w:moveTo w:id="3879" w:author="Ron Gal" w:date="2017-03-04T17:52:00Z"/>
        </w:rPr>
      </w:pPr>
      <w:moveTo w:id="3880" w:author="Ron Gal" w:date="2017-03-04T17:52:00Z">
        <w:r>
          <w:rPr>
            <w:sz w:val="24"/>
            <w:szCs w:val="24"/>
          </w:rPr>
          <w:t>public void Dispose()</w:t>
        </w:r>
      </w:moveTo>
    </w:p>
    <w:p w:rsidR="00A5188F" w:rsidRDefault="00A5188F" w:rsidP="00A5188F">
      <w:pPr>
        <w:rPr>
          <w:moveTo w:id="3881" w:author="Ron Gal" w:date="2017-03-04T17:52:00Z"/>
        </w:rPr>
      </w:pPr>
    </w:p>
    <w:p w:rsidR="00A5188F" w:rsidRDefault="00A5188F" w:rsidP="00A5188F">
      <w:pPr>
        <w:bidi/>
        <w:rPr>
          <w:moveTo w:id="3882" w:author="Ron Gal" w:date="2017-03-04T17:52:00Z"/>
        </w:rPr>
      </w:pPr>
    </w:p>
    <w:p w:rsidR="00A5188F" w:rsidDel="00A11CF2" w:rsidRDefault="00A5188F" w:rsidP="00A5188F">
      <w:pPr>
        <w:rPr>
          <w:del w:id="3883" w:author="Ron Gal" w:date="2017-03-04T17:57:00Z"/>
          <w:moveTo w:id="3884" w:author="Ron Gal" w:date="2017-03-04T17:52:00Z"/>
        </w:rPr>
      </w:pPr>
      <w:moveTo w:id="3885" w:author="Ron Gal" w:date="2017-03-04T17:52:00Z">
        <w:del w:id="3886" w:author="Ron Gal" w:date="2017-03-04T17:57:00Z">
          <w:r w:rsidDel="00A11CF2">
            <w:br w:type="page"/>
          </w:r>
        </w:del>
      </w:moveTo>
    </w:p>
    <w:p w:rsidR="00A5188F" w:rsidDel="00A11CF2" w:rsidRDefault="00A5188F">
      <w:pPr>
        <w:rPr>
          <w:del w:id="3887" w:author="Ron Gal" w:date="2017-03-04T17:57:00Z"/>
          <w:moveTo w:id="3888" w:author="Ron Gal" w:date="2017-03-04T17:52:00Z"/>
        </w:rPr>
        <w:pPrChange w:id="3889" w:author="Ron Gal" w:date="2017-03-04T17:57:00Z">
          <w:pPr>
            <w:bidi/>
          </w:pPr>
        </w:pPrChange>
      </w:pPr>
    </w:p>
    <w:p w:rsidR="00A5188F" w:rsidRDefault="00A5188F" w:rsidP="00A5188F">
      <w:pPr>
        <w:bidi/>
        <w:rPr>
          <w:moveTo w:id="3890" w:author="Ron Gal" w:date="2017-03-04T17:52:00Z"/>
        </w:rPr>
      </w:pPr>
      <w:moveTo w:id="3891" w:author="Ron Gal" w:date="2017-03-04T17:52:00Z">
        <w:r>
          <w:rPr>
            <w:b/>
            <w:sz w:val="24"/>
            <w:szCs w:val="24"/>
            <w:rtl/>
          </w:rPr>
          <w:t xml:space="preserve">מחלקת </w:t>
        </w:r>
        <w:r>
          <w:rPr>
            <w:b/>
            <w:sz w:val="24"/>
            <w:szCs w:val="24"/>
          </w:rPr>
          <w:t>NinjectConfigurator</w:t>
        </w:r>
      </w:moveTo>
    </w:p>
    <w:p w:rsidR="00E44D44" w:rsidRDefault="00A5188F" w:rsidP="009F524C">
      <w:pPr>
        <w:bidi/>
        <w:rPr>
          <w:ins w:id="3892" w:author="Ron Gal" w:date="2017-03-07T20:32:00Z"/>
          <w:rFonts w:hint="cs"/>
          <w:sz w:val="24"/>
          <w:szCs w:val="24"/>
          <w:rtl/>
        </w:rPr>
        <w:pPrChange w:id="3893" w:author="Ron Gal" w:date="2017-03-07T20:33:00Z">
          <w:pPr>
            <w:bidi/>
          </w:pPr>
        </w:pPrChange>
      </w:pPr>
      <w:moveTo w:id="3894" w:author="Ron Gal" w:date="2017-03-04T17:52:00Z">
        <w:r>
          <w:rPr>
            <w:sz w:val="24"/>
            <w:szCs w:val="24"/>
            <w:rtl/>
          </w:rPr>
          <w:t>מחלקה זו אחראית על רישום כל האובייקטים ב-</w:t>
        </w:r>
        <w:r>
          <w:rPr>
            <w:sz w:val="24"/>
            <w:szCs w:val="24"/>
          </w:rPr>
          <w:t>Ninject IoC</w:t>
        </w:r>
        <w:r>
          <w:rPr>
            <w:sz w:val="24"/>
            <w:szCs w:val="24"/>
            <w:rtl/>
          </w:rPr>
          <w:t xml:space="preserve"> בעזרת קריאה למתודה </w:t>
        </w:r>
        <w:r>
          <w:rPr>
            <w:sz w:val="24"/>
            <w:szCs w:val="24"/>
          </w:rPr>
          <w:t>Configure</w:t>
        </w:r>
        <w:r>
          <w:rPr>
            <w:sz w:val="24"/>
            <w:szCs w:val="24"/>
            <w:rtl/>
          </w:rPr>
          <w:t>. מתודה זו קוראת ל-</w:t>
        </w:r>
        <w:r>
          <w:rPr>
            <w:sz w:val="24"/>
            <w:szCs w:val="24"/>
          </w:rPr>
          <w:t>AddBindings</w:t>
        </w:r>
        <w:r>
          <w:rPr>
            <w:sz w:val="24"/>
            <w:szCs w:val="24"/>
            <w:rtl/>
          </w:rPr>
          <w:t xml:space="preserve"> אשר רושמת בפועל את כל סוגי המחלקות. בין המחלקות אשר יירשמו ב-</w:t>
        </w:r>
        <w:r>
          <w:rPr>
            <w:sz w:val="24"/>
            <w:szCs w:val="24"/>
          </w:rPr>
          <w:t>IoC</w:t>
        </w:r>
        <w:r>
          <w:rPr>
            <w:sz w:val="24"/>
            <w:szCs w:val="24"/>
            <w:rtl/>
          </w:rPr>
          <w:t xml:space="preserve"> יהיו ה-</w:t>
        </w:r>
        <w:r>
          <w:rPr>
            <w:sz w:val="24"/>
            <w:szCs w:val="24"/>
          </w:rPr>
          <w:t>SessionFactory</w:t>
        </w:r>
        <w:r>
          <w:rPr>
            <w:sz w:val="24"/>
            <w:szCs w:val="24"/>
            <w:rtl/>
          </w:rPr>
          <w:t xml:space="preserve"> של </w:t>
        </w:r>
        <w:r>
          <w:rPr>
            <w:sz w:val="24"/>
            <w:szCs w:val="24"/>
          </w:rPr>
          <w:t>Nhibernate</w:t>
        </w:r>
        <w:r>
          <w:rPr>
            <w:sz w:val="24"/>
            <w:szCs w:val="24"/>
            <w:rtl/>
          </w:rPr>
          <w:t xml:space="preserve"> - אובייקט אשר יודע לייצר עצמים מסוג </w:t>
        </w:r>
        <w:r>
          <w:rPr>
            <w:sz w:val="24"/>
            <w:szCs w:val="24"/>
          </w:rPr>
          <w:t>Session</w:t>
        </w:r>
        <w:r>
          <w:rPr>
            <w:sz w:val="24"/>
            <w:szCs w:val="24"/>
            <w:rtl/>
          </w:rPr>
          <w:t xml:space="preserve"> של </w:t>
        </w:r>
        <w:r>
          <w:rPr>
            <w:sz w:val="24"/>
            <w:szCs w:val="24"/>
          </w:rPr>
          <w:t>Nhibernate</w:t>
        </w:r>
        <w:r>
          <w:rPr>
            <w:sz w:val="24"/>
            <w:szCs w:val="24"/>
            <w:rtl/>
          </w:rPr>
          <w:t xml:space="preserve"> ומתודה אשר תייצר </w:t>
        </w:r>
        <w:r>
          <w:rPr>
            <w:sz w:val="24"/>
            <w:szCs w:val="24"/>
          </w:rPr>
          <w:t>Session</w:t>
        </w:r>
        <w:r>
          <w:rPr>
            <w:sz w:val="24"/>
            <w:szCs w:val="24"/>
            <w:rtl/>
          </w:rPr>
          <w:t xml:space="preserve"> ייחודי עבור כל בקשה. </w:t>
        </w:r>
      </w:moveTo>
      <w:ins w:id="3895" w:author="Ron Gal" w:date="2017-03-07T20:32:00Z">
        <w:r w:rsidR="009F524C">
          <w:rPr>
            <w:rFonts w:hint="cs"/>
            <w:sz w:val="24"/>
            <w:szCs w:val="24"/>
            <w:rtl/>
          </w:rPr>
          <w:t>באמצעות שימוש בקונבנציות, כל אובייקטי ה</w:t>
        </w:r>
        <w:r w:rsidR="009F524C">
          <w:rPr>
            <w:rFonts w:hint="cs"/>
            <w:sz w:val="24"/>
            <w:szCs w:val="24"/>
          </w:rPr>
          <w:t>DAO</w:t>
        </w:r>
        <w:r w:rsidR="009F524C">
          <w:rPr>
            <w:rFonts w:hint="cs"/>
            <w:sz w:val="24"/>
            <w:szCs w:val="24"/>
            <w:rtl/>
          </w:rPr>
          <w:t xml:space="preserve"> נרשמים ל</w:t>
        </w:r>
      </w:ins>
      <w:ins w:id="3896" w:author="Ron Gal" w:date="2017-03-07T20:33:00Z">
        <w:r w:rsidR="009F524C">
          <w:rPr>
            <w:sz w:val="24"/>
            <w:szCs w:val="24"/>
          </w:rPr>
          <w:t>IoC</w:t>
        </w:r>
        <w:r w:rsidR="009F524C">
          <w:rPr>
            <w:rFonts w:hint="cs"/>
            <w:sz w:val="24"/>
            <w:szCs w:val="24"/>
            <w:rtl/>
          </w:rPr>
          <w:t xml:space="preserve">. הקונבנציה היא שכל מחלקה שרוצה להשתמש באובייקט </w:t>
        </w:r>
        <w:r w:rsidR="009F524C">
          <w:rPr>
            <w:rFonts w:hint="cs"/>
            <w:sz w:val="24"/>
            <w:szCs w:val="24"/>
          </w:rPr>
          <w:t>DAO</w:t>
        </w:r>
        <w:r w:rsidR="009F524C">
          <w:rPr>
            <w:rFonts w:hint="cs"/>
            <w:sz w:val="24"/>
            <w:szCs w:val="24"/>
            <w:rtl/>
          </w:rPr>
          <w:t xml:space="preserve"> צריכה לקבל בבנאי שלה אובייקט המממש ממשק שייקרא </w:t>
        </w:r>
        <w:r w:rsidR="009F524C">
          <w:rPr>
            <w:sz w:val="24"/>
            <w:szCs w:val="24"/>
          </w:rPr>
          <w:t>I&lt;SomeName&gt;</w:t>
        </w:r>
        <w:r w:rsidR="009F524C">
          <w:rPr>
            <w:rFonts w:hint="cs"/>
            <w:sz w:val="24"/>
            <w:szCs w:val="24"/>
            <w:rtl/>
          </w:rPr>
          <w:t xml:space="preserve"> ו</w:t>
        </w:r>
      </w:ins>
      <w:ins w:id="3897" w:author="Ron Gal" w:date="2017-03-07T20:34:00Z">
        <w:r w:rsidR="009F524C">
          <w:rPr>
            <w:sz w:val="24"/>
            <w:szCs w:val="24"/>
          </w:rPr>
          <w:t>Ninject</w:t>
        </w:r>
        <w:r w:rsidR="009F524C">
          <w:rPr>
            <w:rFonts w:hint="cs"/>
            <w:sz w:val="24"/>
            <w:szCs w:val="24"/>
            <w:rtl/>
          </w:rPr>
          <w:t xml:space="preserve"> יזריק לתוכה אובייקט מסוג </w:t>
        </w:r>
        <w:r w:rsidR="009F524C">
          <w:rPr>
            <w:sz w:val="24"/>
            <w:szCs w:val="24"/>
          </w:rPr>
          <w:t>&lt;SomeName&gt;</w:t>
        </w:r>
        <w:r w:rsidR="009F524C">
          <w:rPr>
            <w:rFonts w:hint="cs"/>
            <w:sz w:val="24"/>
            <w:szCs w:val="24"/>
            <w:rtl/>
          </w:rPr>
          <w:t>.</w:t>
        </w:r>
      </w:ins>
    </w:p>
    <w:p w:rsidR="00A5188F" w:rsidRDefault="00A5188F" w:rsidP="00E44D44">
      <w:pPr>
        <w:bidi/>
        <w:rPr>
          <w:moveTo w:id="3898" w:author="Ron Gal" w:date="2017-03-04T17:52:00Z"/>
        </w:rPr>
        <w:pPrChange w:id="3899" w:author="Ron Gal" w:date="2017-03-07T20:32:00Z">
          <w:pPr>
            <w:bidi/>
          </w:pPr>
        </w:pPrChange>
      </w:pPr>
      <w:moveTo w:id="3900" w:author="Ron Gal" w:date="2017-03-04T17:52:00Z">
        <w:r>
          <w:rPr>
            <w:sz w:val="24"/>
            <w:szCs w:val="24"/>
            <w:rtl/>
          </w:rPr>
          <w:t>המחלקה מכילה את הפונקציות הבאות:</w:t>
        </w:r>
      </w:moveTo>
    </w:p>
    <w:p w:rsidR="00A5188F" w:rsidRDefault="00A5188F" w:rsidP="00A5188F">
      <w:pPr>
        <w:bidi/>
        <w:rPr>
          <w:moveTo w:id="3901" w:author="Ron Gal" w:date="2017-03-04T17:52:00Z"/>
        </w:rPr>
      </w:pPr>
    </w:p>
    <w:p w:rsidR="00A5188F" w:rsidRDefault="00A5188F" w:rsidP="00A5188F">
      <w:pPr>
        <w:rPr>
          <w:moveTo w:id="3902" w:author="Ron Gal" w:date="2017-03-04T17:52:00Z"/>
        </w:rPr>
      </w:pPr>
      <w:moveTo w:id="3903" w:author="Ron Gal" w:date="2017-03-04T17:52:00Z">
        <w:r>
          <w:rPr>
            <w:sz w:val="24"/>
            <w:szCs w:val="24"/>
          </w:rPr>
          <w:t>public void Configure(IKernel container)</w:t>
        </w:r>
      </w:moveTo>
    </w:p>
    <w:p w:rsidR="00A5188F" w:rsidRDefault="00A5188F" w:rsidP="00A5188F">
      <w:pPr>
        <w:rPr>
          <w:moveTo w:id="3904" w:author="Ron Gal" w:date="2017-03-04T17:52:00Z"/>
        </w:rPr>
      </w:pPr>
    </w:p>
    <w:p w:rsidR="00A5188F" w:rsidRDefault="00A5188F" w:rsidP="00A5188F">
      <w:pPr>
        <w:rPr>
          <w:moveTo w:id="3905" w:author="Ron Gal" w:date="2017-03-04T17:52:00Z"/>
        </w:rPr>
      </w:pPr>
      <w:moveTo w:id="3906" w:author="Ron Gal" w:date="2017-03-04T17:52:00Z">
        <w:r>
          <w:rPr>
            <w:sz w:val="24"/>
            <w:szCs w:val="24"/>
          </w:rPr>
          <w:t>public void AddBindings(IKernel container)</w:t>
        </w:r>
      </w:moveTo>
    </w:p>
    <w:moveToRangeEnd w:id="3851"/>
    <w:p w:rsidR="00A5188F" w:rsidRPr="00A5188F" w:rsidRDefault="00A5188F" w:rsidP="004666B9">
      <w:pPr>
        <w:bidi/>
        <w:rPr>
          <w:ins w:id="3907" w:author="Ron Gal" w:date="2017-03-04T17:52:00Z"/>
          <w:sz w:val="28"/>
          <w:szCs w:val="28"/>
          <w:rtl/>
        </w:rPr>
      </w:pPr>
    </w:p>
    <w:p w:rsidR="00A5188F" w:rsidRDefault="00A5188F">
      <w:pPr>
        <w:bidi/>
        <w:rPr>
          <w:ins w:id="3908" w:author="Ron Gal" w:date="2017-03-04T17:52:00Z"/>
          <w:sz w:val="28"/>
          <w:szCs w:val="28"/>
          <w:rtl/>
        </w:rPr>
        <w:pPrChange w:id="3909" w:author="Ron Gal" w:date="2017-03-04T17:52:00Z">
          <w:pPr>
            <w:bidi/>
          </w:pPr>
        </w:pPrChange>
      </w:pPr>
    </w:p>
    <w:p w:rsidR="004666B9" w:rsidRDefault="004666B9">
      <w:pPr>
        <w:pStyle w:val="Heading2"/>
        <w:bidi/>
        <w:rPr>
          <w:ins w:id="3910" w:author="Ron Gal" w:date="2017-03-04T17:51:00Z"/>
        </w:rPr>
        <w:pPrChange w:id="3911" w:author="Ron Gal" w:date="2017-03-05T23:23:00Z">
          <w:pPr>
            <w:bidi/>
          </w:pPr>
        </w:pPrChange>
      </w:pPr>
      <w:bookmarkStart w:id="3912" w:name="_Toc476684183"/>
      <w:ins w:id="3913" w:author="Ron Gal" w:date="2017-03-04T17:51:00Z">
        <w:r>
          <w:rPr>
            <w:rtl/>
          </w:rPr>
          <w:t>קונטרולרים (</w:t>
        </w:r>
        <w:r w:rsidR="005A060C">
          <w:t>Controllers</w:t>
        </w:r>
      </w:ins>
      <w:ins w:id="3914" w:author="Ron Gal" w:date="2017-03-04T18:33:00Z">
        <w:r w:rsidR="005A060C">
          <w:rPr>
            <w:rFonts w:hint="cs"/>
            <w:rtl/>
          </w:rPr>
          <w:t>)</w:t>
        </w:r>
      </w:ins>
      <w:bookmarkEnd w:id="3912"/>
    </w:p>
    <w:p w:rsidR="004666B9" w:rsidRDefault="004666B9" w:rsidP="004666B9">
      <w:pPr>
        <w:bidi/>
        <w:rPr>
          <w:ins w:id="3915" w:author="Ron Gal" w:date="2017-03-04T17:51:00Z"/>
          <w:rtl/>
        </w:rPr>
      </w:pPr>
      <w:ins w:id="3916" w:author="Ron Gal" w:date="2017-03-04T17:51:00Z">
        <w:r>
          <w:rPr>
            <w:sz w:val="24"/>
            <w:szCs w:val="24"/>
            <w:rtl/>
          </w:rPr>
          <w:t xml:space="preserve">קבוצת מחלקות זו אחראית על חשיפת השירותים המוצעים באתר בממשק </w:t>
        </w:r>
        <w:r>
          <w:rPr>
            <w:sz w:val="24"/>
            <w:szCs w:val="24"/>
          </w:rPr>
          <w:t>REST</w:t>
        </w:r>
        <w:r>
          <w:rPr>
            <w:sz w:val="24"/>
            <w:szCs w:val="24"/>
            <w:rtl/>
          </w:rPr>
          <w:t>. כאשר נשלחת בקשה לשרת נבחרת הפונקציה בקונטרולר הרלוונטי בהתאם ל-</w:t>
        </w:r>
        <w:r>
          <w:rPr>
            <w:sz w:val="24"/>
            <w:szCs w:val="24"/>
          </w:rPr>
          <w:t>HTTP Verb</w:t>
        </w:r>
        <w:r>
          <w:rPr>
            <w:sz w:val="24"/>
            <w:szCs w:val="24"/>
            <w:rtl/>
          </w:rPr>
          <w:t xml:space="preserve"> בהתאם לשמות וערכי הפרמטרים של הבקשה. מגנון זה מובנה בתוך </w:t>
        </w:r>
        <w:r>
          <w:rPr>
            <w:sz w:val="24"/>
            <w:szCs w:val="24"/>
          </w:rPr>
          <w:t>Web API</w:t>
        </w:r>
        <w:r>
          <w:rPr>
            <w:sz w:val="24"/>
            <w:szCs w:val="24"/>
            <w:rtl/>
          </w:rPr>
          <w:t xml:space="preserve">. כתובת כל קונטרולר היא שמו ללא הסופית </w:t>
        </w:r>
        <w:r>
          <w:rPr>
            <w:sz w:val="24"/>
            <w:szCs w:val="24"/>
          </w:rPr>
          <w:t>Controller</w:t>
        </w:r>
        <w:r>
          <w:rPr>
            <w:sz w:val="24"/>
            <w:szCs w:val="24"/>
            <w:rtl/>
          </w:rPr>
          <w:t xml:space="preserve">, כלומר הכתובת היחסית של </w:t>
        </w:r>
        <w:r>
          <w:rPr>
            <w:sz w:val="24"/>
            <w:szCs w:val="24"/>
          </w:rPr>
          <w:t>VetsController</w:t>
        </w:r>
        <w:r>
          <w:rPr>
            <w:sz w:val="24"/>
            <w:szCs w:val="24"/>
            <w:rtl/>
          </w:rPr>
          <w:t xml:space="preserve"> תהיה </w:t>
        </w:r>
        <w:r>
          <w:rPr>
            <w:sz w:val="24"/>
            <w:szCs w:val="24"/>
          </w:rPr>
          <w:t>api/vets</w:t>
        </w:r>
        <w:r>
          <w:rPr>
            <w:sz w:val="24"/>
            <w:szCs w:val="24"/>
            <w:rtl/>
          </w:rPr>
          <w:t>/, אם נשלח בקשה ל-</w:t>
        </w:r>
        <w:r>
          <w:rPr>
            <w:sz w:val="24"/>
            <w:szCs w:val="24"/>
          </w:rPr>
          <w:t>api/vets</w:t>
        </w:r>
        <w:r>
          <w:rPr>
            <w:sz w:val="24"/>
            <w:szCs w:val="24"/>
            <w:rtl/>
          </w:rPr>
          <w:t xml:space="preserve">/3 עם פועל </w:t>
        </w:r>
        <w:r>
          <w:rPr>
            <w:sz w:val="24"/>
            <w:szCs w:val="24"/>
          </w:rPr>
          <w:t>HTTP</w:t>
        </w:r>
        <w:r>
          <w:rPr>
            <w:sz w:val="24"/>
            <w:szCs w:val="24"/>
            <w:rtl/>
          </w:rPr>
          <w:t xml:space="preserve"> מסוג </w:t>
        </w:r>
        <w:r>
          <w:rPr>
            <w:sz w:val="24"/>
            <w:szCs w:val="24"/>
          </w:rPr>
          <w:t>Get</w:t>
        </w:r>
        <w:r>
          <w:rPr>
            <w:sz w:val="24"/>
            <w:szCs w:val="24"/>
            <w:rtl/>
          </w:rPr>
          <w:t xml:space="preserve"> הפונקציה שתופעל בשרת תהיה (</w:t>
        </w:r>
        <w:r>
          <w:rPr>
            <w:sz w:val="24"/>
            <w:szCs w:val="24"/>
          </w:rPr>
          <w:t>Get(int id</w:t>
        </w:r>
        <w:r>
          <w:rPr>
            <w:sz w:val="24"/>
            <w:szCs w:val="24"/>
            <w:rtl/>
          </w:rPr>
          <w:t xml:space="preserve"> כאשר </w:t>
        </w:r>
        <w:r>
          <w:rPr>
            <w:sz w:val="24"/>
            <w:szCs w:val="24"/>
          </w:rPr>
          <w:t>id</w:t>
        </w:r>
        <w:r>
          <w:rPr>
            <w:sz w:val="24"/>
            <w:szCs w:val="24"/>
            <w:rtl/>
          </w:rPr>
          <w:t xml:space="preserve"> יקבל את הערך 3. חשוב להדגיש כי במחלקות אלו לא תתבצע לוגיקה, אלא הן יכילו </w:t>
        </w:r>
        <w:r>
          <w:rPr>
            <w:sz w:val="24"/>
            <w:szCs w:val="24"/>
          </w:rPr>
          <w:t>daos</w:t>
        </w:r>
        <w:r>
          <w:rPr>
            <w:sz w:val="24"/>
            <w:szCs w:val="24"/>
            <w:rtl/>
          </w:rPr>
          <w:t xml:space="preserve"> מתאימים אשר יבצעו את הלוגיקה עבורן.</w:t>
        </w:r>
      </w:ins>
    </w:p>
    <w:p w:rsidR="004666B9" w:rsidRDefault="004666B9" w:rsidP="004666B9">
      <w:pPr>
        <w:bidi/>
        <w:rPr>
          <w:ins w:id="3917" w:author="Ron Gal" w:date="2017-03-04T17:51:00Z"/>
        </w:rPr>
      </w:pPr>
    </w:p>
    <w:p w:rsidR="004666B9" w:rsidRDefault="004666B9" w:rsidP="004666B9">
      <w:pPr>
        <w:bidi/>
        <w:rPr>
          <w:ins w:id="3918" w:author="Ron Gal" w:date="2017-03-04T17:51:00Z"/>
        </w:rPr>
      </w:pPr>
      <w:ins w:id="3919" w:author="Ron Gal" w:date="2017-03-04T17:51:00Z">
        <w:r>
          <w:rPr>
            <w:b/>
            <w:sz w:val="24"/>
            <w:szCs w:val="24"/>
            <w:rtl/>
          </w:rPr>
          <w:t xml:space="preserve">מחלקת </w:t>
        </w:r>
        <w:r w:rsidRPr="0010413E">
          <w:rPr>
            <w:b/>
            <w:sz w:val="24"/>
            <w:szCs w:val="24"/>
          </w:rPr>
          <w:t>AnimalsController</w:t>
        </w:r>
      </w:ins>
    </w:p>
    <w:p w:rsidR="004666B9" w:rsidRDefault="004666B9" w:rsidP="004666B9">
      <w:pPr>
        <w:bidi/>
        <w:rPr>
          <w:ins w:id="3920" w:author="Ron Gal" w:date="2017-03-04T17:51:00Z"/>
          <w:rtl/>
        </w:rPr>
      </w:pPr>
      <w:ins w:id="3921" w:author="Ron Gal" w:date="2017-03-04T17:51:00Z">
        <w:r>
          <w:rPr>
            <w:sz w:val="24"/>
            <w:szCs w:val="24"/>
            <w:rtl/>
          </w:rPr>
          <w:t>הקונטרולר יבצע פעולות חיפוש ושינוי פרטים</w:t>
        </w:r>
        <w:r>
          <w:rPr>
            <w:sz w:val="24"/>
            <w:szCs w:val="24"/>
          </w:rPr>
          <w:t xml:space="preserve"> </w:t>
        </w:r>
        <w:r>
          <w:rPr>
            <w:rFonts w:hint="cs"/>
            <w:sz w:val="24"/>
            <w:szCs w:val="24"/>
            <w:rtl/>
          </w:rPr>
          <w:t>של בעלי חיים</w:t>
        </w:r>
        <w:r>
          <w:rPr>
            <w:sz w:val="24"/>
            <w:szCs w:val="24"/>
            <w:rtl/>
          </w:rPr>
          <w:t>. המחלקה תכיל את הפעולות הבאות:</w:t>
        </w:r>
      </w:ins>
    </w:p>
    <w:p w:rsidR="004666B9" w:rsidRDefault="004666B9" w:rsidP="004666B9">
      <w:pPr>
        <w:bidi/>
        <w:rPr>
          <w:ins w:id="3922" w:author="Ron Gal" w:date="2017-03-04T17:51:00Z"/>
        </w:rPr>
      </w:pPr>
    </w:p>
    <w:p w:rsidR="004666B9" w:rsidRDefault="004666B9" w:rsidP="004666B9">
      <w:pPr>
        <w:rPr>
          <w:ins w:id="3923" w:author="Ron Gal" w:date="2017-03-04T17:51:00Z"/>
          <w:sz w:val="24"/>
          <w:szCs w:val="24"/>
          <w:rtl/>
        </w:rPr>
      </w:pPr>
      <w:ins w:id="3924" w:author="Ron Gal" w:date="2017-03-04T17:51:00Z">
        <w:r w:rsidRPr="0010413E">
          <w:rPr>
            <w:sz w:val="24"/>
            <w:szCs w:val="24"/>
          </w:rPr>
          <w:t>public List&lt;Animal&gt; MyAnimals(int? id = null, string animalName = "", string doctorName = "", string ownerName = "", int? type = null, int? gender = null)</w:t>
        </w:r>
      </w:ins>
    </w:p>
    <w:p w:rsidR="004666B9" w:rsidRPr="0010413E" w:rsidRDefault="004666B9" w:rsidP="004666B9">
      <w:pPr>
        <w:rPr>
          <w:ins w:id="3925" w:author="Ron Gal" w:date="2017-03-04T17:51:00Z"/>
          <w:sz w:val="24"/>
          <w:szCs w:val="24"/>
        </w:rPr>
      </w:pPr>
      <w:ins w:id="3926" w:author="Ron Gal" w:date="2017-03-04T17:51:00Z">
        <w:r w:rsidRPr="0010413E">
          <w:rPr>
            <w:sz w:val="24"/>
            <w:szCs w:val="24"/>
          </w:rPr>
          <w:t>public Animal Get(int id)</w:t>
        </w:r>
      </w:ins>
    </w:p>
    <w:p w:rsidR="004666B9" w:rsidRPr="0010413E" w:rsidRDefault="004666B9" w:rsidP="004666B9">
      <w:pPr>
        <w:rPr>
          <w:ins w:id="3927" w:author="Ron Gal" w:date="2017-03-04T17:51:00Z"/>
          <w:sz w:val="24"/>
          <w:szCs w:val="24"/>
        </w:rPr>
      </w:pPr>
      <w:ins w:id="3928" w:author="Ron Gal" w:date="2017-03-04T17:51:00Z">
        <w:r w:rsidRPr="0010413E">
          <w:rPr>
            <w:sz w:val="24"/>
            <w:szCs w:val="24"/>
          </w:rPr>
          <w:t>public Animal Save(Animal animal)</w:t>
        </w:r>
      </w:ins>
    </w:p>
    <w:p w:rsidR="004666B9" w:rsidRDefault="004666B9" w:rsidP="004666B9">
      <w:pPr>
        <w:rPr>
          <w:ins w:id="3929" w:author="Ron Gal" w:date="2017-03-04T17:51:00Z"/>
        </w:rPr>
      </w:pPr>
    </w:p>
    <w:p w:rsidR="004666B9" w:rsidRDefault="004666B9" w:rsidP="004666B9">
      <w:pPr>
        <w:bidi/>
        <w:rPr>
          <w:ins w:id="3930" w:author="Ron Gal" w:date="2017-03-04T17:51:00Z"/>
        </w:rPr>
      </w:pPr>
      <w:ins w:id="3931" w:author="Ron Gal" w:date="2017-03-04T17:51:00Z">
        <w:r>
          <w:rPr>
            <w:b/>
            <w:sz w:val="24"/>
            <w:szCs w:val="24"/>
            <w:rtl/>
          </w:rPr>
          <w:t xml:space="preserve">מחלקת </w:t>
        </w:r>
        <w:r>
          <w:rPr>
            <w:b/>
            <w:sz w:val="24"/>
            <w:szCs w:val="24"/>
          </w:rPr>
          <w:t>LoginController</w:t>
        </w:r>
      </w:ins>
    </w:p>
    <w:p w:rsidR="004666B9" w:rsidRDefault="004666B9" w:rsidP="004666B9">
      <w:pPr>
        <w:bidi/>
        <w:rPr>
          <w:ins w:id="3932" w:author="Ron Gal" w:date="2017-03-04T17:51:00Z"/>
        </w:rPr>
      </w:pPr>
      <w:ins w:id="3933" w:author="Ron Gal" w:date="2017-03-04T17:51:00Z">
        <w:r>
          <w:rPr>
            <w:sz w:val="24"/>
            <w:szCs w:val="24"/>
            <w:rtl/>
          </w:rPr>
          <w:lastRenderedPageBreak/>
          <w:t>הקונטרולר יבצע הרשמה והתחברות למערכת, תחזיר ללקוח את נתוני הלקוח המתחבר. המחלקה תזרוק שגיאות מתאימות של הרשאות במקרה של אי הצלחה. תכיל את הפועלות הבאות:</w:t>
        </w:r>
      </w:ins>
    </w:p>
    <w:p w:rsidR="004666B9" w:rsidRPr="0010413E" w:rsidRDefault="004666B9" w:rsidP="004666B9">
      <w:pPr>
        <w:rPr>
          <w:ins w:id="3934" w:author="Ron Gal" w:date="2017-03-04T17:51:00Z"/>
          <w:sz w:val="24"/>
          <w:szCs w:val="24"/>
        </w:rPr>
      </w:pPr>
      <w:ins w:id="3935" w:author="Ron Gal" w:date="2017-03-04T17:51:00Z">
        <w:r w:rsidRPr="0010413E">
          <w:rPr>
            <w:sz w:val="24"/>
            <w:szCs w:val="24"/>
          </w:rPr>
          <w:t>public LoginResponse Login(UserCredentials credentials)</w:t>
        </w:r>
        <w:r>
          <w:rPr>
            <w:sz w:val="24"/>
            <w:szCs w:val="24"/>
          </w:rPr>
          <w:t xml:space="preserve"> </w:t>
        </w:r>
      </w:ins>
    </w:p>
    <w:p w:rsidR="004666B9" w:rsidRPr="0010413E" w:rsidRDefault="004666B9" w:rsidP="004666B9">
      <w:pPr>
        <w:rPr>
          <w:ins w:id="3936" w:author="Ron Gal" w:date="2017-03-04T17:51:00Z"/>
          <w:sz w:val="24"/>
          <w:szCs w:val="24"/>
        </w:rPr>
      </w:pPr>
      <w:ins w:id="3937" w:author="Ron Gal" w:date="2017-03-04T17:51:00Z">
        <w:r w:rsidRPr="0010413E">
          <w:rPr>
            <w:sz w:val="24"/>
            <w:szCs w:val="24"/>
          </w:rPr>
          <w:t>public RegistrationReponse Registration(PersonLogin entity)</w:t>
        </w:r>
      </w:ins>
    </w:p>
    <w:p w:rsidR="004666B9" w:rsidRDefault="004666B9" w:rsidP="004666B9">
      <w:pPr>
        <w:rPr>
          <w:ins w:id="3938" w:author="Ron Gal" w:date="2017-03-04T17:51:00Z"/>
        </w:rPr>
      </w:pPr>
      <w:ins w:id="3939" w:author="Ron Gal" w:date="2017-03-04T17:51:00Z">
        <w:r>
          <w:br w:type="page"/>
        </w:r>
      </w:ins>
    </w:p>
    <w:p w:rsidR="004666B9" w:rsidRDefault="004666B9" w:rsidP="004666B9">
      <w:pPr>
        <w:rPr>
          <w:ins w:id="3940" w:author="Ron Gal" w:date="2017-03-04T17:51:00Z"/>
        </w:rPr>
      </w:pPr>
    </w:p>
    <w:p w:rsidR="004666B9" w:rsidRDefault="004666B9" w:rsidP="004666B9">
      <w:pPr>
        <w:bidi/>
        <w:rPr>
          <w:ins w:id="3941" w:author="Ron Gal" w:date="2017-03-04T17:51:00Z"/>
        </w:rPr>
      </w:pPr>
      <w:ins w:id="3942" w:author="Ron Gal" w:date="2017-03-04T17:51:00Z">
        <w:r>
          <w:rPr>
            <w:b/>
            <w:sz w:val="24"/>
            <w:szCs w:val="24"/>
            <w:rtl/>
          </w:rPr>
          <w:t xml:space="preserve">מחלקת </w:t>
        </w:r>
        <w:r w:rsidRPr="0010413E">
          <w:rPr>
            <w:b/>
            <w:sz w:val="24"/>
            <w:szCs w:val="24"/>
          </w:rPr>
          <w:t>ProfileController</w:t>
        </w:r>
      </w:ins>
    </w:p>
    <w:p w:rsidR="004666B9" w:rsidRDefault="004666B9" w:rsidP="004666B9">
      <w:pPr>
        <w:bidi/>
        <w:rPr>
          <w:ins w:id="3943" w:author="Ron Gal" w:date="2017-03-04T17:51:00Z"/>
        </w:rPr>
      </w:pPr>
      <w:ins w:id="3944" w:author="Ron Gal" w:date="2017-03-04T17:51:00Z">
        <w:r>
          <w:rPr>
            <w:sz w:val="24"/>
            <w:szCs w:val="24"/>
            <w:rtl/>
          </w:rPr>
          <w:t xml:space="preserve">הקונטרולר יבצע את הפעולות הקשורות לטיפול </w:t>
        </w:r>
        <w:r>
          <w:rPr>
            <w:rFonts w:hint="cs"/>
            <w:sz w:val="24"/>
            <w:szCs w:val="24"/>
            <w:rtl/>
          </w:rPr>
          <w:t>בעדכון פרטי לקוח, באופן ספציפי לכתובת ומספר טלפון, שיכולים להשתנות במהלך חיי המשתמש</w:t>
        </w:r>
        <w:r>
          <w:rPr>
            <w:sz w:val="24"/>
            <w:szCs w:val="24"/>
            <w:rtl/>
          </w:rPr>
          <w:t>. המחלקה תכיל את הפעולות הבאות:</w:t>
        </w:r>
      </w:ins>
    </w:p>
    <w:p w:rsidR="004666B9" w:rsidRDefault="004666B9" w:rsidP="004666B9">
      <w:pPr>
        <w:bidi/>
        <w:rPr>
          <w:ins w:id="3945" w:author="Ron Gal" w:date="2017-03-04T17:51:00Z"/>
        </w:rPr>
      </w:pPr>
    </w:p>
    <w:p w:rsidR="004666B9" w:rsidRPr="0010413E" w:rsidRDefault="004666B9" w:rsidP="004666B9">
      <w:pPr>
        <w:rPr>
          <w:ins w:id="3946" w:author="Ron Gal" w:date="2017-03-04T17:51:00Z"/>
          <w:sz w:val="24"/>
          <w:szCs w:val="24"/>
          <w:rtl/>
        </w:rPr>
      </w:pPr>
      <w:ins w:id="3947" w:author="Ron Gal" w:date="2017-03-04T17:51:00Z">
        <w:r w:rsidRPr="0010413E">
          <w:rPr>
            <w:sz w:val="24"/>
            <w:szCs w:val="24"/>
          </w:rPr>
          <w:t>public void Update(PersonLogin updateData)</w:t>
        </w:r>
      </w:ins>
    </w:p>
    <w:p w:rsidR="004666B9" w:rsidRPr="0010413E" w:rsidRDefault="004666B9" w:rsidP="004666B9">
      <w:pPr>
        <w:rPr>
          <w:ins w:id="3948" w:author="Ron Gal" w:date="2017-03-04T17:51:00Z"/>
          <w:sz w:val="24"/>
          <w:szCs w:val="24"/>
        </w:rPr>
      </w:pPr>
      <w:ins w:id="3949" w:author="Ron Gal" w:date="2017-03-04T17:51:00Z">
        <w:r w:rsidRPr="0010413E">
          <w:rPr>
            <w:sz w:val="24"/>
            <w:szCs w:val="24"/>
          </w:rPr>
          <w:t>public object Get()</w:t>
        </w:r>
      </w:ins>
    </w:p>
    <w:p w:rsidR="004666B9" w:rsidRDefault="004666B9" w:rsidP="004666B9">
      <w:pPr>
        <w:bidi/>
        <w:rPr>
          <w:ins w:id="3950" w:author="Ron Gal" w:date="2017-03-04T17:51:00Z"/>
        </w:rPr>
      </w:pPr>
      <w:ins w:id="3951" w:author="Ron Gal" w:date="2017-03-04T17:51:00Z">
        <w:r>
          <w:rPr>
            <w:b/>
            <w:sz w:val="24"/>
            <w:szCs w:val="24"/>
            <w:rtl/>
          </w:rPr>
          <w:t xml:space="preserve">מחלקת </w:t>
        </w:r>
        <w:r w:rsidRPr="0010413E">
          <w:rPr>
            <w:b/>
            <w:sz w:val="24"/>
            <w:szCs w:val="24"/>
          </w:rPr>
          <w:t>TreatmentsController</w:t>
        </w:r>
      </w:ins>
    </w:p>
    <w:p w:rsidR="004666B9" w:rsidRDefault="004666B9" w:rsidP="004666B9">
      <w:pPr>
        <w:bidi/>
        <w:rPr>
          <w:ins w:id="3952" w:author="Ron Gal" w:date="2017-03-04T17:51:00Z"/>
        </w:rPr>
      </w:pPr>
      <w:ins w:id="3953" w:author="Ron Gal" w:date="2017-03-04T17:51:00Z">
        <w:r>
          <w:rPr>
            <w:sz w:val="24"/>
            <w:szCs w:val="24"/>
            <w:rtl/>
          </w:rPr>
          <w:t xml:space="preserve">הקונטרולר יבצע את הפעולות הקשורות לטיפול </w:t>
        </w:r>
        <w:r>
          <w:rPr>
            <w:rFonts w:hint="cs"/>
            <w:sz w:val="24"/>
            <w:szCs w:val="24"/>
            <w:rtl/>
          </w:rPr>
          <w:t>בטיפולים</w:t>
        </w:r>
        <w:r>
          <w:rPr>
            <w:sz w:val="24"/>
            <w:szCs w:val="24"/>
            <w:rtl/>
          </w:rPr>
          <w:t>. המחלקה תכיל את הפעולות הבאות:</w:t>
        </w:r>
      </w:ins>
    </w:p>
    <w:p w:rsidR="004666B9" w:rsidRDefault="004666B9" w:rsidP="004666B9">
      <w:pPr>
        <w:bidi/>
        <w:rPr>
          <w:ins w:id="3954" w:author="Ron Gal" w:date="2017-03-04T17:51:00Z"/>
        </w:rPr>
      </w:pPr>
    </w:p>
    <w:p w:rsidR="004666B9" w:rsidRDefault="004666B9" w:rsidP="004666B9">
      <w:pPr>
        <w:rPr>
          <w:ins w:id="3955" w:author="Ron Gal" w:date="2017-03-04T17:51:00Z"/>
          <w:sz w:val="24"/>
          <w:szCs w:val="24"/>
          <w:rtl/>
        </w:rPr>
      </w:pPr>
      <w:ins w:id="3956" w:author="Ron Gal" w:date="2017-03-04T17:51:00Z">
        <w:r w:rsidRPr="0010413E">
          <w:rPr>
            <w:sz w:val="24"/>
            <w:szCs w:val="24"/>
          </w:rPr>
          <w:t>public TreatmentReport Save(TreatmentReport treatmentReport)</w:t>
        </w:r>
      </w:ins>
    </w:p>
    <w:p w:rsidR="004666B9" w:rsidRPr="0010413E" w:rsidRDefault="004666B9" w:rsidP="004666B9">
      <w:pPr>
        <w:rPr>
          <w:ins w:id="3957" w:author="Ron Gal" w:date="2017-03-04T17:51:00Z"/>
          <w:sz w:val="24"/>
          <w:szCs w:val="24"/>
        </w:rPr>
      </w:pPr>
      <w:ins w:id="3958" w:author="Ron Gal" w:date="2017-03-04T17:51:00Z">
        <w:r w:rsidRPr="0010413E">
          <w:rPr>
            <w:sz w:val="24"/>
            <w:szCs w:val="24"/>
          </w:rPr>
          <w:t>public TreatmentReport Get(int petId, int treatmentId)</w:t>
        </w:r>
      </w:ins>
    </w:p>
    <w:p w:rsidR="004666B9" w:rsidRDefault="004666B9" w:rsidP="004666B9">
      <w:pPr>
        <w:bidi/>
        <w:rPr>
          <w:ins w:id="3959" w:author="Ron Gal" w:date="2017-03-04T17:51:00Z"/>
        </w:rPr>
      </w:pPr>
    </w:p>
    <w:p w:rsidR="004666B9" w:rsidRDefault="004666B9" w:rsidP="004666B9">
      <w:pPr>
        <w:bidi/>
        <w:rPr>
          <w:ins w:id="3960" w:author="Ron Gal" w:date="2017-03-04T17:51:00Z"/>
        </w:rPr>
      </w:pPr>
    </w:p>
    <w:p w:rsidR="004666B9" w:rsidRDefault="004666B9" w:rsidP="004666B9">
      <w:pPr>
        <w:bidi/>
        <w:rPr>
          <w:ins w:id="3961" w:author="Ron Gal" w:date="2017-03-04T17:51:00Z"/>
        </w:rPr>
      </w:pPr>
    </w:p>
    <w:p w:rsidR="004666B9" w:rsidRDefault="004666B9" w:rsidP="004666B9">
      <w:pPr>
        <w:rPr>
          <w:ins w:id="3962" w:author="Ron Gal" w:date="2017-03-04T17:51:00Z"/>
        </w:rPr>
      </w:pPr>
      <w:ins w:id="3963" w:author="Ron Gal" w:date="2017-03-04T17:51:00Z">
        <w:r>
          <w:br w:type="page"/>
        </w:r>
      </w:ins>
    </w:p>
    <w:p w:rsidR="004666B9" w:rsidRDefault="004666B9" w:rsidP="004666B9">
      <w:pPr>
        <w:bidi/>
        <w:rPr>
          <w:ins w:id="3964" w:author="Ron Gal" w:date="2017-03-04T17:51:00Z"/>
        </w:rPr>
      </w:pPr>
    </w:p>
    <w:p w:rsidR="004666B9" w:rsidRDefault="004666B9" w:rsidP="004666B9">
      <w:pPr>
        <w:bidi/>
        <w:rPr>
          <w:ins w:id="3965" w:author="Ron Gal" w:date="2017-03-04T17:51:00Z"/>
        </w:rPr>
      </w:pPr>
      <w:ins w:id="3966" w:author="Ron Gal" w:date="2017-03-04T17:51:00Z">
        <w:r>
          <w:rPr>
            <w:b/>
            <w:sz w:val="24"/>
            <w:szCs w:val="24"/>
            <w:rtl/>
          </w:rPr>
          <w:t xml:space="preserve">מחלקת </w:t>
        </w:r>
        <w:r w:rsidRPr="0010413E">
          <w:rPr>
            <w:b/>
            <w:sz w:val="24"/>
            <w:szCs w:val="24"/>
          </w:rPr>
          <w:t>VetsController</w:t>
        </w:r>
      </w:ins>
    </w:p>
    <w:p w:rsidR="004666B9" w:rsidRDefault="004666B9" w:rsidP="004666B9">
      <w:pPr>
        <w:bidi/>
        <w:rPr>
          <w:ins w:id="3967" w:author="Ron Gal" w:date="2017-03-04T17:51:00Z"/>
        </w:rPr>
      </w:pPr>
      <w:ins w:id="3968" w:author="Ron Gal" w:date="2017-03-04T17:51:00Z">
        <w:r>
          <w:rPr>
            <w:sz w:val="24"/>
            <w:szCs w:val="24"/>
            <w:rtl/>
          </w:rPr>
          <w:t xml:space="preserve">הקונטרולר יבצע את כלל </w:t>
        </w:r>
        <w:r>
          <w:rPr>
            <w:rFonts w:hint="cs"/>
            <w:sz w:val="24"/>
            <w:szCs w:val="24"/>
            <w:rtl/>
          </w:rPr>
          <w:t>הפעולות ה</w:t>
        </w:r>
        <w:r>
          <w:rPr>
            <w:sz w:val="24"/>
            <w:szCs w:val="24"/>
            <w:rtl/>
          </w:rPr>
          <w:t xml:space="preserve">קשורות </w:t>
        </w:r>
        <w:r>
          <w:rPr>
            <w:rFonts w:hint="cs"/>
            <w:sz w:val="24"/>
            <w:szCs w:val="24"/>
            <w:rtl/>
          </w:rPr>
          <w:t>לרופאים</w:t>
        </w:r>
        <w:r>
          <w:rPr>
            <w:sz w:val="24"/>
            <w:szCs w:val="24"/>
            <w:rtl/>
          </w:rPr>
          <w:t>.</w:t>
        </w:r>
        <w:r>
          <w:rPr>
            <w:rFonts w:hint="cs"/>
            <w:rtl/>
          </w:rPr>
          <w:t xml:space="preserve"> </w:t>
        </w:r>
        <w:r>
          <w:rPr>
            <w:sz w:val="24"/>
            <w:szCs w:val="24"/>
            <w:rtl/>
          </w:rPr>
          <w:t>המחלקה תכיל את הפעולות הבאות:</w:t>
        </w:r>
      </w:ins>
    </w:p>
    <w:p w:rsidR="004666B9" w:rsidRDefault="004666B9" w:rsidP="004666B9">
      <w:pPr>
        <w:rPr>
          <w:ins w:id="3969" w:author="Ron Gal" w:date="2017-03-04T17:51:00Z"/>
          <w:sz w:val="24"/>
          <w:szCs w:val="24"/>
          <w:rtl/>
        </w:rPr>
      </w:pPr>
      <w:ins w:id="3970" w:author="Ron Gal" w:date="2017-03-04T17:51:00Z">
        <w:r w:rsidRPr="0010413E">
          <w:rPr>
            <w:sz w:val="24"/>
            <w:szCs w:val="24"/>
          </w:rPr>
          <w:t>public List&lt;Doctor&gt; All(string firstName = null, string lastName = null, string address = null, int? id = null)</w:t>
        </w:r>
      </w:ins>
    </w:p>
    <w:p w:rsidR="004666B9" w:rsidRPr="0010413E" w:rsidRDefault="004666B9" w:rsidP="004666B9">
      <w:pPr>
        <w:rPr>
          <w:ins w:id="3971" w:author="Ron Gal" w:date="2017-03-04T17:51:00Z"/>
          <w:sz w:val="24"/>
          <w:szCs w:val="24"/>
        </w:rPr>
      </w:pPr>
      <w:ins w:id="3972" w:author="Ron Gal" w:date="2017-03-04T17:51:00Z">
        <w:r w:rsidRPr="0010413E">
          <w:rPr>
            <w:sz w:val="24"/>
            <w:szCs w:val="24"/>
          </w:rPr>
          <w:t>public void Assign(int vetId, int petId)</w:t>
        </w:r>
      </w:ins>
    </w:p>
    <w:p w:rsidR="004666B9" w:rsidRPr="0010413E" w:rsidRDefault="004666B9" w:rsidP="004666B9">
      <w:pPr>
        <w:rPr>
          <w:ins w:id="3973" w:author="Ron Gal" w:date="2017-03-04T17:51:00Z"/>
          <w:sz w:val="24"/>
          <w:szCs w:val="24"/>
        </w:rPr>
      </w:pPr>
      <w:ins w:id="3974" w:author="Ron Gal" w:date="2017-03-04T17:51:00Z">
        <w:r w:rsidRPr="0010413E">
          <w:rPr>
            <w:sz w:val="24"/>
            <w:szCs w:val="24"/>
          </w:rPr>
          <w:t>public Doctor Get(int? vetId)</w:t>
        </w:r>
      </w:ins>
    </w:p>
    <w:p w:rsidR="004666B9" w:rsidRPr="0010413E" w:rsidRDefault="004666B9" w:rsidP="004666B9">
      <w:pPr>
        <w:rPr>
          <w:ins w:id="3975" w:author="Ron Gal" w:date="2017-03-04T17:51:00Z"/>
          <w:sz w:val="24"/>
          <w:szCs w:val="24"/>
        </w:rPr>
      </w:pPr>
      <w:ins w:id="3976" w:author="Ron Gal" w:date="2017-03-04T17:51:00Z">
        <w:r w:rsidRPr="0010413E">
          <w:rPr>
            <w:sz w:val="24"/>
            <w:szCs w:val="24"/>
          </w:rPr>
          <w:t>public Doctor Save(Doctor doctor)</w:t>
        </w:r>
      </w:ins>
    </w:p>
    <w:p w:rsidR="004666B9" w:rsidRDefault="004666B9" w:rsidP="004666B9">
      <w:pPr>
        <w:rPr>
          <w:ins w:id="3977" w:author="Ron Gal" w:date="2017-03-04T17:51:00Z"/>
        </w:rPr>
      </w:pPr>
      <w:ins w:id="3978" w:author="Ron Gal" w:date="2017-03-04T17:51:00Z">
        <w:r w:rsidRPr="0010413E">
          <w:rPr>
            <w:sz w:val="24"/>
            <w:szCs w:val="24"/>
          </w:rPr>
          <w:t>public Doctor SaveRecommendation([FromBody]Recommendation recommendation, [FromUri]int id)</w:t>
        </w:r>
      </w:ins>
    </w:p>
    <w:p w:rsidR="004666B9" w:rsidRDefault="004666B9" w:rsidP="004666B9">
      <w:pPr>
        <w:bidi/>
        <w:rPr>
          <w:ins w:id="3979" w:author="Ron Gal" w:date="2017-03-04T17:51:00Z"/>
        </w:rPr>
      </w:pPr>
    </w:p>
    <w:p w:rsidR="004666B9" w:rsidRDefault="004666B9" w:rsidP="004666B9">
      <w:pPr>
        <w:bidi/>
        <w:rPr>
          <w:ins w:id="3980" w:author="Ron Gal" w:date="2017-03-04T17:51:00Z"/>
        </w:rPr>
      </w:pPr>
      <w:ins w:id="3981" w:author="Ron Gal" w:date="2017-03-04T17:51:00Z">
        <w:r>
          <w:rPr>
            <w:b/>
            <w:sz w:val="24"/>
            <w:szCs w:val="24"/>
            <w:rtl/>
          </w:rPr>
          <w:t xml:space="preserve">מחלקת </w:t>
        </w:r>
        <w:r w:rsidRPr="0010413E">
          <w:rPr>
            <w:b/>
            <w:sz w:val="24"/>
            <w:szCs w:val="24"/>
          </w:rPr>
          <w:t>ReportsController</w:t>
        </w:r>
      </w:ins>
    </w:p>
    <w:p w:rsidR="004666B9" w:rsidRDefault="004666B9" w:rsidP="004666B9">
      <w:pPr>
        <w:bidi/>
        <w:rPr>
          <w:ins w:id="3982" w:author="Ron Gal" w:date="2017-03-04T17:51:00Z"/>
        </w:rPr>
      </w:pPr>
      <w:ins w:id="3983" w:author="Ron Gal" w:date="2017-03-04T17:51:00Z">
        <w:r>
          <w:rPr>
            <w:sz w:val="24"/>
            <w:szCs w:val="24"/>
            <w:rtl/>
          </w:rPr>
          <w:t xml:space="preserve">הקונטרולר יבצע את הפקת כלל הדוחות, יחזיר </w:t>
        </w:r>
        <w:r>
          <w:rPr>
            <w:rFonts w:hint="cs"/>
            <w:sz w:val="24"/>
            <w:szCs w:val="24"/>
            <w:rtl/>
          </w:rPr>
          <w:t>לבעלים או לרופא</w:t>
        </w:r>
        <w:r>
          <w:rPr>
            <w:sz w:val="24"/>
            <w:szCs w:val="24"/>
            <w:rtl/>
          </w:rPr>
          <w:t xml:space="preserve"> את הדוחות ע"פ הפרמטרים המתקבלים לכל דו"ח. המחלקה תכיל את הפעולות הבאות:</w:t>
        </w:r>
      </w:ins>
    </w:p>
    <w:p w:rsidR="004666B9" w:rsidRDefault="004666B9" w:rsidP="004666B9">
      <w:pPr>
        <w:bidi/>
        <w:rPr>
          <w:ins w:id="3984" w:author="Ron Gal" w:date="2017-03-04T17:51:00Z"/>
        </w:rPr>
      </w:pPr>
    </w:p>
    <w:p w:rsidR="004666B9" w:rsidRPr="0010413E" w:rsidRDefault="004666B9" w:rsidP="004666B9">
      <w:pPr>
        <w:rPr>
          <w:ins w:id="3985" w:author="Ron Gal" w:date="2017-03-04T17:51:00Z"/>
          <w:sz w:val="24"/>
          <w:szCs w:val="24"/>
          <w:rtl/>
        </w:rPr>
      </w:pPr>
      <w:ins w:id="3986" w:author="Ron Gal" w:date="2017-03-04T17:51:00Z">
        <w:r w:rsidRPr="0010413E">
          <w:rPr>
            <w:sz w:val="24"/>
            <w:szCs w:val="24"/>
          </w:rPr>
          <w:t>public List&lt;FinanceReport&gt; Finance([DateTimeParameter]DateTime? startDate = null, [DateTimeParameter]DateTime? endDate = null, int? datePart = null)</w:t>
        </w:r>
      </w:ins>
    </w:p>
    <w:p w:rsidR="004666B9" w:rsidRPr="0010413E" w:rsidRDefault="004666B9" w:rsidP="004666B9">
      <w:pPr>
        <w:rPr>
          <w:ins w:id="3987" w:author="Ron Gal" w:date="2017-03-04T17:51:00Z"/>
          <w:sz w:val="24"/>
          <w:szCs w:val="24"/>
          <w:rtl/>
        </w:rPr>
      </w:pPr>
      <w:ins w:id="3988" w:author="Ron Gal" w:date="2017-03-04T17:51:00Z">
        <w:r w:rsidRPr="0010413E">
          <w:rPr>
            <w:sz w:val="24"/>
            <w:szCs w:val="24"/>
          </w:rPr>
          <w:t>public List&lt;ItemUsageReport&gt; PerItem([DateTimeParameter]DateTime? startDate = null, [DateTimeParameter]DateTime? endDate = null, int? datePart = null, string itemName = "")</w:t>
        </w:r>
      </w:ins>
    </w:p>
    <w:p w:rsidR="004666B9" w:rsidRPr="0010413E" w:rsidRDefault="004666B9" w:rsidP="004666B9">
      <w:pPr>
        <w:rPr>
          <w:ins w:id="3989" w:author="Ron Gal" w:date="2017-03-04T17:51:00Z"/>
          <w:sz w:val="24"/>
          <w:szCs w:val="24"/>
          <w:rtl/>
        </w:rPr>
      </w:pPr>
      <w:ins w:id="3990" w:author="Ron Gal" w:date="2017-03-04T17:51:00Z">
        <w:r w:rsidRPr="0010413E">
          <w:rPr>
            <w:sz w:val="24"/>
            <w:szCs w:val="24"/>
          </w:rPr>
          <w:t>public List&lt;AnimalTypeReport&gt; PerType([DateTimeParameter]DateTime? startDate = null, [DateTimeParameter]DateTime? endDate = null, int? datePart = null, int? animalType = null)</w:t>
        </w:r>
      </w:ins>
    </w:p>
    <w:p w:rsidR="004666B9" w:rsidRPr="0010413E" w:rsidRDefault="004666B9" w:rsidP="004666B9">
      <w:pPr>
        <w:rPr>
          <w:ins w:id="3991" w:author="Ron Gal" w:date="2017-03-04T17:51:00Z"/>
          <w:sz w:val="24"/>
          <w:szCs w:val="24"/>
        </w:rPr>
      </w:pPr>
      <w:ins w:id="3992" w:author="Ron Gal" w:date="2017-03-04T17:51:00Z">
        <w:r w:rsidRPr="0010413E">
          <w:rPr>
            <w:sz w:val="24"/>
            <w:szCs w:val="24"/>
          </w:rPr>
          <w:t>public List&lt;AnimalNameReport&gt; PerAnimal([DateTimeParameter]DateTime? startDate = null, [DateTimeParameter]DateTime? endDate = null, int? datePart = null, int? animalId = null)</w:t>
        </w:r>
      </w:ins>
    </w:p>
    <w:p w:rsidR="004666B9" w:rsidRPr="0010413E" w:rsidRDefault="004666B9" w:rsidP="004666B9">
      <w:pPr>
        <w:rPr>
          <w:ins w:id="3993" w:author="Ron Gal" w:date="2017-03-04T17:51:00Z"/>
          <w:sz w:val="24"/>
          <w:szCs w:val="24"/>
        </w:rPr>
      </w:pPr>
      <w:ins w:id="3994" w:author="Ron Gal" w:date="2017-03-04T17:51:00Z">
        <w:r w:rsidRPr="0010413E">
          <w:rPr>
            <w:sz w:val="24"/>
            <w:szCs w:val="24"/>
          </w:rPr>
          <w:t>public List&lt;VisitsReport&gt; Visits(int? time = null)</w:t>
        </w:r>
      </w:ins>
    </w:p>
    <w:p w:rsidR="004666B9" w:rsidRDefault="004666B9" w:rsidP="004666B9">
      <w:pPr>
        <w:rPr>
          <w:ins w:id="3995" w:author="Ron Gal" w:date="2017-03-04T17:51:00Z"/>
        </w:rPr>
      </w:pPr>
    </w:p>
    <w:p w:rsidR="004666B9" w:rsidRDefault="004666B9" w:rsidP="004666B9">
      <w:pPr>
        <w:rPr>
          <w:ins w:id="3996" w:author="Ron Gal" w:date="2017-03-04T17:51:00Z"/>
          <w:sz w:val="28"/>
          <w:szCs w:val="28"/>
          <w:rtl/>
        </w:rPr>
      </w:pPr>
      <w:ins w:id="3997" w:author="Ron Gal" w:date="2017-03-04T17:51:00Z">
        <w:r>
          <w:rPr>
            <w:sz w:val="28"/>
            <w:szCs w:val="28"/>
            <w:rtl/>
          </w:rPr>
          <w:br w:type="page"/>
        </w:r>
      </w:ins>
    </w:p>
    <w:p w:rsidR="004666B9" w:rsidRDefault="004666B9">
      <w:pPr>
        <w:pStyle w:val="Heading2"/>
        <w:bidi/>
        <w:rPr>
          <w:ins w:id="3998" w:author="Ron Gal" w:date="2017-03-04T17:51:00Z"/>
          <w:rtl/>
        </w:rPr>
        <w:pPrChange w:id="3999" w:author="Ron Gal" w:date="2017-03-05T23:24:00Z">
          <w:pPr>
            <w:bidi/>
          </w:pPr>
        </w:pPrChange>
      </w:pPr>
      <w:bookmarkStart w:id="4000" w:name="_Toc476684184"/>
      <w:ins w:id="4001" w:author="Ron Gal" w:date="2017-03-04T17:51:00Z">
        <w:r>
          <w:rPr>
            <w:rtl/>
          </w:rPr>
          <w:lastRenderedPageBreak/>
          <w:t>פילטרים (</w:t>
        </w:r>
        <w:r w:rsidR="00A11CF2">
          <w:t>Filters</w:t>
        </w:r>
      </w:ins>
      <w:ins w:id="4002" w:author="Ron Gal" w:date="2017-03-04T17:57:00Z">
        <w:r w:rsidR="00A11CF2">
          <w:rPr>
            <w:rFonts w:hint="cs"/>
            <w:rtl/>
          </w:rPr>
          <w:t>)</w:t>
        </w:r>
      </w:ins>
      <w:bookmarkEnd w:id="4000"/>
    </w:p>
    <w:p w:rsidR="004666B9" w:rsidRDefault="004666B9" w:rsidP="004666B9">
      <w:pPr>
        <w:bidi/>
        <w:rPr>
          <w:ins w:id="4003" w:author="Ron Gal" w:date="2017-03-04T17:51:00Z"/>
        </w:rPr>
      </w:pPr>
      <w:ins w:id="4004" w:author="Ron Gal" w:date="2017-03-04T17:51:00Z">
        <w:r>
          <w:rPr>
            <w:sz w:val="24"/>
            <w:szCs w:val="24"/>
            <w:rtl/>
          </w:rPr>
          <w: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t>
        </w:r>
        <w:r>
          <w:rPr>
            <w:sz w:val="24"/>
            <w:szCs w:val="24"/>
          </w:rPr>
          <w:t>ActionFilterAttribute</w:t>
        </w:r>
        <w:r>
          <w:rPr>
            <w:sz w:val="24"/>
            <w:szCs w:val="24"/>
            <w:rtl/>
          </w:rPr>
          <w:t xml:space="preserve"> של </w:t>
        </w:r>
        <w:r>
          <w:rPr>
            <w:sz w:val="24"/>
            <w:szCs w:val="24"/>
          </w:rPr>
          <w:t>Net</w:t>
        </w:r>
        <w:r>
          <w:rPr>
            <w:sz w:val="24"/>
            <w:szCs w:val="24"/>
            <w:rtl/>
          </w:rPr>
          <w:t xml:space="preserve">. ויכול לממש שתי </w:t>
        </w:r>
        <w:r>
          <w:rPr>
            <w:sz w:val="24"/>
            <w:szCs w:val="24"/>
          </w:rPr>
          <w:t>Template Methods</w:t>
        </w:r>
        <w:r>
          <w:rPr>
            <w:sz w:val="24"/>
            <w:szCs w:val="24"/>
            <w:rtl/>
          </w:rPr>
          <w:t>:</w:t>
        </w:r>
      </w:ins>
    </w:p>
    <w:p w:rsidR="004666B9" w:rsidRDefault="004666B9" w:rsidP="004666B9">
      <w:pPr>
        <w:numPr>
          <w:ilvl w:val="0"/>
          <w:numId w:val="14"/>
        </w:numPr>
        <w:bidi/>
        <w:ind w:hanging="360"/>
        <w:contextualSpacing/>
        <w:rPr>
          <w:ins w:id="4005" w:author="Ron Gal" w:date="2017-03-04T17:51:00Z"/>
          <w:sz w:val="24"/>
          <w:szCs w:val="24"/>
        </w:rPr>
      </w:pPr>
      <w:ins w:id="4006" w:author="Ron Gal" w:date="2017-03-04T17:51:00Z">
        <w:r>
          <w:rPr>
            <w:sz w:val="24"/>
            <w:szCs w:val="24"/>
            <w:rtl/>
          </w:rPr>
          <w:t xml:space="preserve">המתודה </w:t>
        </w:r>
        <w:r>
          <w:rPr>
            <w:sz w:val="24"/>
            <w:szCs w:val="24"/>
          </w:rPr>
          <w:t>OnActionExecuting</w:t>
        </w:r>
        <w:r>
          <w:rPr>
            <w:sz w:val="24"/>
            <w:szCs w:val="24"/>
            <w:rtl/>
          </w:rPr>
          <w:t xml:space="preserve"> - קוד אשר יתבצע לפני הפעולה בקונטרולר הרלוונטי.</w:t>
        </w:r>
      </w:ins>
    </w:p>
    <w:p w:rsidR="004666B9" w:rsidRDefault="004666B9" w:rsidP="004666B9">
      <w:pPr>
        <w:numPr>
          <w:ilvl w:val="0"/>
          <w:numId w:val="14"/>
        </w:numPr>
        <w:bidi/>
        <w:ind w:hanging="360"/>
        <w:contextualSpacing/>
        <w:rPr>
          <w:ins w:id="4007" w:author="Ron Gal" w:date="2017-03-04T17:51:00Z"/>
          <w:sz w:val="24"/>
          <w:szCs w:val="24"/>
        </w:rPr>
      </w:pPr>
      <w:ins w:id="4008" w:author="Ron Gal" w:date="2017-03-04T17:51:00Z">
        <w:r>
          <w:rPr>
            <w:sz w:val="24"/>
            <w:szCs w:val="24"/>
            <w:rtl/>
          </w:rPr>
          <w:t xml:space="preserve">המתודה </w:t>
        </w:r>
        <w:r>
          <w:rPr>
            <w:sz w:val="24"/>
            <w:szCs w:val="24"/>
          </w:rPr>
          <w:t>OnActionExecuted</w:t>
        </w:r>
        <w:r>
          <w:rPr>
            <w:sz w:val="24"/>
            <w:szCs w:val="24"/>
            <w:rtl/>
          </w:rPr>
          <w:t xml:space="preserve"> - קוד אשר יתבצע לאחר הפעולה בקונטורלר הרלוונטי.</w:t>
        </w:r>
      </w:ins>
    </w:p>
    <w:p w:rsidR="004666B9" w:rsidRDefault="004666B9" w:rsidP="004666B9">
      <w:pPr>
        <w:bidi/>
        <w:rPr>
          <w:ins w:id="4009" w:author="Ron Gal" w:date="2017-03-04T17:51:00Z"/>
        </w:rPr>
      </w:pPr>
    </w:p>
    <w:p w:rsidR="004666B9" w:rsidRDefault="004666B9" w:rsidP="004666B9">
      <w:pPr>
        <w:bidi/>
        <w:rPr>
          <w:ins w:id="4010" w:author="Ron Gal" w:date="2017-03-04T17:51:00Z"/>
        </w:rPr>
      </w:pPr>
      <w:ins w:id="4011" w:author="Ron Gal" w:date="2017-03-04T17:51:00Z">
        <w:r>
          <w:rPr>
            <w:b/>
            <w:sz w:val="24"/>
            <w:szCs w:val="24"/>
            <w:rtl/>
          </w:rPr>
          <w:t xml:space="preserve">מחלקת </w:t>
        </w:r>
        <w:r>
          <w:rPr>
            <w:b/>
            <w:sz w:val="24"/>
            <w:szCs w:val="24"/>
          </w:rPr>
          <w:t>GlobalAuthorizationFilter</w:t>
        </w:r>
      </w:ins>
    </w:p>
    <w:p w:rsidR="004666B9" w:rsidRDefault="004666B9" w:rsidP="004666B9">
      <w:pPr>
        <w:bidi/>
        <w:rPr>
          <w:ins w:id="4012" w:author="Ron Gal" w:date="2017-03-04T17:51:00Z"/>
        </w:rPr>
      </w:pPr>
      <w:ins w:id="4013" w:author="Ron Gal" w:date="2017-03-04T17:51:00Z">
        <w:r>
          <w:rPr>
            <w:sz w:val="24"/>
            <w:szCs w:val="24"/>
            <w:rtl/>
          </w:rPr>
          <w:t>פילטר זה מופעל לפני כל בקשה לשרת ומקבל את פרטי המשתמש (שם וסיסמה), ומאמתת אותם מול מסד הנתונים. אם הנתונים אומתו בהצלחה ישמרו הרשאות המשתמש (</w:t>
        </w:r>
        <w:r>
          <w:rPr>
            <w:rFonts w:hint="cs"/>
            <w:sz w:val="24"/>
            <w:szCs w:val="24"/>
            <w:rtl/>
          </w:rPr>
          <w:t>רופא\בעלים</w:t>
        </w:r>
        <w:r>
          <w:rPr>
            <w:sz w:val="24"/>
            <w:szCs w:val="24"/>
            <w:rtl/>
          </w:rPr>
          <w:t xml:space="preserve">) על הבקשה לצורך וידוא ההרשאות בקונטרולר. אם אימות הנתונים נכשל, תוחזר תשובת שגיאה עם </w:t>
        </w:r>
        <w:r>
          <w:rPr>
            <w:sz w:val="24"/>
            <w:szCs w:val="24"/>
          </w:rPr>
          <w:t>Http Status</w:t>
        </w:r>
        <w:r>
          <w:rPr>
            <w:sz w:val="24"/>
            <w:szCs w:val="24"/>
            <w:rtl/>
          </w:rPr>
          <w:t xml:space="preserve"> 401 - המייצג שגיאת הרשאות.</w:t>
        </w:r>
      </w:ins>
    </w:p>
    <w:p w:rsidR="004666B9" w:rsidRDefault="004666B9" w:rsidP="004666B9">
      <w:pPr>
        <w:bidi/>
        <w:rPr>
          <w:ins w:id="4014" w:author="Ron Gal" w:date="2017-03-04T17:51:00Z"/>
        </w:rPr>
      </w:pPr>
    </w:p>
    <w:p w:rsidR="004666B9" w:rsidRDefault="004666B9" w:rsidP="004666B9">
      <w:pPr>
        <w:bidi/>
        <w:rPr>
          <w:ins w:id="4015" w:author="Ron Gal" w:date="2017-03-04T17:51:00Z"/>
        </w:rPr>
      </w:pPr>
      <w:ins w:id="4016" w:author="Ron Gal" w:date="2017-03-04T17:51:00Z">
        <w:r>
          <w:rPr>
            <w:b/>
            <w:sz w:val="24"/>
            <w:szCs w:val="24"/>
            <w:rtl/>
          </w:rPr>
          <w:t xml:space="preserve">מחלקת </w:t>
        </w:r>
        <w:r>
          <w:rPr>
            <w:b/>
            <w:sz w:val="24"/>
            <w:szCs w:val="24"/>
          </w:rPr>
          <w:t>ValidateModelAttribute</w:t>
        </w:r>
      </w:ins>
    </w:p>
    <w:p w:rsidR="004666B9" w:rsidRDefault="004666B9" w:rsidP="004666B9">
      <w:pPr>
        <w:bidi/>
        <w:rPr>
          <w:ins w:id="4017" w:author="Ron Gal" w:date="2017-03-04T17:51:00Z"/>
        </w:rPr>
      </w:pPr>
      <w:ins w:id="4018" w:author="Ron Gal" w:date="2017-03-04T17:51:00Z">
        <w:r>
          <w:rPr>
            <w:sz w:val="24"/>
            <w:szCs w:val="24"/>
            <w:rtl/>
          </w:rPr>
          <w:t xml:space="preserve">פילטר זה מופעל לפני כל בקשה לשרת ומוודא אם לפחות אחד מהולידטורים מצא נתונים לא תקין בבקשה. אם נמצאו נתונים לא תקינים תוחזר תשובה שגיאה עם </w:t>
        </w:r>
        <w:r>
          <w:rPr>
            <w:sz w:val="24"/>
            <w:szCs w:val="24"/>
          </w:rPr>
          <w:t>Http Status</w:t>
        </w:r>
        <w:r>
          <w:rPr>
            <w:sz w:val="24"/>
            <w:szCs w:val="24"/>
            <w:rtl/>
          </w:rPr>
          <w:t xml:space="preserve"> 4</w:t>
        </w:r>
        <w:r>
          <w:rPr>
            <w:rFonts w:hint="cs"/>
            <w:sz w:val="24"/>
            <w:szCs w:val="24"/>
            <w:rtl/>
          </w:rPr>
          <w:t>00</w:t>
        </w:r>
        <w:r>
          <w:rPr>
            <w:sz w:val="24"/>
            <w:szCs w:val="24"/>
            <w:rtl/>
          </w:rPr>
          <w:t xml:space="preserve"> - המייצג בקשה לא תקינה.</w:t>
        </w:r>
      </w:ins>
    </w:p>
    <w:p w:rsidR="004666B9" w:rsidRDefault="004666B9" w:rsidP="004666B9">
      <w:pPr>
        <w:bidi/>
        <w:rPr>
          <w:ins w:id="4019" w:author="Ron Gal" w:date="2017-03-04T17:51:00Z"/>
        </w:rPr>
      </w:pPr>
    </w:p>
    <w:p w:rsidR="004666B9" w:rsidRDefault="004666B9" w:rsidP="004666B9">
      <w:pPr>
        <w:bidi/>
        <w:rPr>
          <w:ins w:id="4020" w:author="Ron Gal" w:date="2017-03-04T17:51:00Z"/>
        </w:rPr>
      </w:pPr>
      <w:ins w:id="4021" w:author="Ron Gal" w:date="2017-03-04T17:51:00Z">
        <w:r>
          <w:rPr>
            <w:b/>
            <w:sz w:val="24"/>
            <w:szCs w:val="24"/>
            <w:rtl/>
          </w:rPr>
          <w:t xml:space="preserve">מחלקת </w:t>
        </w:r>
        <w:r>
          <w:rPr>
            <w:b/>
            <w:sz w:val="24"/>
            <w:szCs w:val="24"/>
          </w:rPr>
          <w:t>TransactionFilterAttribute</w:t>
        </w:r>
      </w:ins>
    </w:p>
    <w:p w:rsidR="004666B9" w:rsidRDefault="004666B9" w:rsidP="004666B9">
      <w:pPr>
        <w:bidi/>
        <w:rPr>
          <w:ins w:id="4022" w:author="Ron Gal" w:date="2017-03-04T17:51:00Z"/>
        </w:rPr>
      </w:pPr>
      <w:ins w:id="4023" w:author="Ron Gal" w:date="2017-03-04T17:51:00Z">
        <w:r>
          <w:rPr>
            <w:sz w:val="24"/>
            <w:szCs w:val="24"/>
            <w:rtl/>
          </w:rPr>
          <w:t xml:space="preserve">פילטר זה מופעל לפני כל בקשה לשרת ואחראי על יצירת </w:t>
        </w:r>
        <w:r>
          <w:rPr>
            <w:sz w:val="24"/>
            <w:szCs w:val="24"/>
          </w:rPr>
          <w:t>Session</w:t>
        </w:r>
        <w:r>
          <w:rPr>
            <w:sz w:val="24"/>
            <w:szCs w:val="24"/>
            <w:rtl/>
          </w:rPr>
          <w:t xml:space="preserve"> של </w:t>
        </w:r>
        <w:r>
          <w:rPr>
            <w:sz w:val="24"/>
            <w:szCs w:val="24"/>
          </w:rPr>
          <w:t>Nhibernate</w:t>
        </w:r>
        <w:r>
          <w:rPr>
            <w:sz w:val="24"/>
            <w:szCs w:val="24"/>
            <w:rtl/>
          </w:rPr>
          <w:t>. בנוסף, פילטר זה מופעל לאחר סיום כל בקשה בשרת ואחראי על שמירת הנתונים במסד הנתונים במידה והבקשה הסתיימה בהצלחה (</w:t>
        </w:r>
        <w:r>
          <w:rPr>
            <w:sz w:val="24"/>
            <w:szCs w:val="24"/>
          </w:rPr>
          <w:t>Commit</w:t>
        </w:r>
        <w:r>
          <w:rPr>
            <w:sz w:val="24"/>
            <w:szCs w:val="24"/>
            <w:rtl/>
          </w:rPr>
          <w:t>) או גלגול הנתונים לאחור במידה ואירעה שגיאה (</w:t>
        </w:r>
        <w:r>
          <w:rPr>
            <w:sz w:val="24"/>
            <w:szCs w:val="24"/>
          </w:rPr>
          <w:t>Rollback</w:t>
        </w:r>
        <w:r>
          <w:rPr>
            <w:sz w:val="24"/>
            <w:szCs w:val="24"/>
            <w:rtl/>
          </w:rPr>
          <w:t>).</w:t>
        </w:r>
      </w:ins>
    </w:p>
    <w:p w:rsidR="004666B9" w:rsidRPr="004666B9" w:rsidRDefault="004666B9" w:rsidP="003D233C">
      <w:pPr>
        <w:bidi/>
        <w:rPr>
          <w:ins w:id="4024" w:author="Ron Gal" w:date="2017-03-04T17:51:00Z"/>
          <w:sz w:val="28"/>
          <w:szCs w:val="28"/>
          <w:rtl/>
        </w:rPr>
      </w:pPr>
    </w:p>
    <w:p w:rsidR="004666B9" w:rsidRDefault="004666B9">
      <w:pPr>
        <w:bidi/>
        <w:rPr>
          <w:ins w:id="4025" w:author="Ron Gal" w:date="2017-03-04T17:51:00Z"/>
          <w:sz w:val="28"/>
          <w:szCs w:val="28"/>
          <w:rtl/>
        </w:rPr>
        <w:pPrChange w:id="4026" w:author="Ron Gal" w:date="2017-03-04T17:51:00Z">
          <w:pPr>
            <w:bidi/>
          </w:pPr>
        </w:pPrChange>
      </w:pPr>
    </w:p>
    <w:p w:rsidR="003D233C" w:rsidRDefault="003D233C">
      <w:pPr>
        <w:pStyle w:val="Heading2"/>
        <w:bidi/>
        <w:rPr>
          <w:moveTo w:id="4027" w:author="Ron Gal" w:date="2017-03-04T17:50:00Z"/>
        </w:rPr>
        <w:pPrChange w:id="4028" w:author="Ron Gal" w:date="2017-03-05T23:24:00Z">
          <w:pPr>
            <w:bidi/>
          </w:pPr>
        </w:pPrChange>
      </w:pPr>
      <w:bookmarkStart w:id="4029" w:name="_Toc476684185"/>
      <w:moveToRangeStart w:id="4030" w:author="Ron Gal" w:date="2017-03-04T17:50:00Z" w:name="move476413130"/>
      <w:moveTo w:id="4031" w:author="Ron Gal" w:date="2017-03-04T17:50:00Z">
        <w:r>
          <w:rPr>
            <w:rtl/>
          </w:rPr>
          <w:t>מחלקות תשתית (</w:t>
        </w:r>
        <w:r>
          <w:t>Common</w:t>
        </w:r>
        <w:r>
          <w:rPr>
            <w:rtl/>
          </w:rPr>
          <w:t>)</w:t>
        </w:r>
        <w:bookmarkEnd w:id="4029"/>
      </w:moveTo>
    </w:p>
    <w:moveToRangeEnd w:id="4030"/>
    <w:p w:rsidR="003D233C" w:rsidRDefault="003D233C">
      <w:pPr>
        <w:bidi/>
        <w:rPr>
          <w:ins w:id="4032" w:author="Ron Gal" w:date="2017-03-04T17:49:00Z"/>
          <w:rtl/>
        </w:rPr>
        <w:pPrChange w:id="4033" w:author="Ron Gal" w:date="2017-03-04T17:50:00Z">
          <w:pPr>
            <w:bidi/>
          </w:pPr>
        </w:pPrChange>
      </w:pPr>
    </w:p>
    <w:p w:rsidR="00FA676B" w:rsidRDefault="00FA676B" w:rsidP="00FA676B">
      <w:pPr>
        <w:bidi/>
        <w:rPr>
          <w:ins w:id="4034" w:author="Ron Gal" w:date="2017-03-04T17:49:00Z"/>
        </w:rPr>
      </w:pPr>
      <w:ins w:id="4035" w:author="Ron Gal" w:date="2017-03-04T17:49:00Z">
        <w:r>
          <w:rPr>
            <w:b/>
            <w:sz w:val="24"/>
            <w:szCs w:val="24"/>
            <w:rtl/>
          </w:rPr>
          <w:t xml:space="preserve">מחלקת </w:t>
        </w:r>
        <w:r>
          <w:rPr>
            <w:b/>
            <w:sz w:val="24"/>
            <w:szCs w:val="24"/>
          </w:rPr>
          <w:t>GlobalExceptionHandler</w:t>
        </w:r>
      </w:ins>
    </w:p>
    <w:p w:rsidR="00FA676B" w:rsidRDefault="00FA676B" w:rsidP="00FA676B">
      <w:pPr>
        <w:bidi/>
        <w:rPr>
          <w:ins w:id="4036" w:author="Ron Gal" w:date="2017-03-04T17:49:00Z"/>
        </w:rPr>
      </w:pPr>
      <w:ins w:id="4037" w:author="Ron Gal" w:date="2017-03-04T17:49:00Z">
        <w:r>
          <w:rPr>
            <w:sz w:val="24"/>
            <w:szCs w:val="24"/>
            <w:rtl/>
          </w:rPr>
          <w:t xml:space="preserve">מחלקה זו אחראית על החזרת הודעות שגיאה ללקוח בעקבות שגיאות אשר אירעו בשרת. המחלקה יורשת מהמחלקה </w:t>
        </w:r>
        <w:r>
          <w:rPr>
            <w:sz w:val="24"/>
            <w:szCs w:val="24"/>
          </w:rPr>
          <w:t>ExceptionHandler</w:t>
        </w:r>
        <w:r>
          <w:rPr>
            <w:sz w:val="24"/>
            <w:szCs w:val="24"/>
            <w:rtl/>
          </w:rPr>
          <w:t xml:space="preserve"> של </w:t>
        </w:r>
        <w:r>
          <w:rPr>
            <w:sz w:val="24"/>
            <w:szCs w:val="24"/>
          </w:rPr>
          <w:t>Net</w:t>
        </w:r>
        <w:r>
          <w:rPr>
            <w:sz w:val="24"/>
            <w:szCs w:val="24"/>
            <w:rtl/>
          </w:rPr>
          <w:t xml:space="preserve">. ודורסת את המתודה </w:t>
        </w:r>
        <w:r>
          <w:rPr>
            <w:sz w:val="24"/>
            <w:szCs w:val="24"/>
          </w:rPr>
          <w:t>Handle</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xml:space="preserve">. </w:t>
        </w:r>
      </w:ins>
    </w:p>
    <w:p w:rsidR="00FA676B" w:rsidRDefault="00FA676B" w:rsidP="00FA676B">
      <w:pPr>
        <w:bidi/>
        <w:rPr>
          <w:ins w:id="4038" w:author="Ron Gal" w:date="2017-03-04T17:49:00Z"/>
        </w:rPr>
      </w:pPr>
    </w:p>
    <w:p w:rsidR="00FA676B" w:rsidRDefault="00FA676B" w:rsidP="00FA676B">
      <w:pPr>
        <w:bidi/>
        <w:rPr>
          <w:ins w:id="4039" w:author="Ron Gal" w:date="2017-03-04T17:49:00Z"/>
        </w:rPr>
      </w:pPr>
    </w:p>
    <w:p w:rsidR="00FA676B" w:rsidRDefault="00FA676B" w:rsidP="00FA676B">
      <w:pPr>
        <w:bidi/>
        <w:rPr>
          <w:ins w:id="4040" w:author="Ron Gal" w:date="2017-03-04T17:49:00Z"/>
        </w:rPr>
      </w:pPr>
      <w:ins w:id="4041" w:author="Ron Gal" w:date="2017-03-04T17:49:00Z">
        <w:r>
          <w:rPr>
            <w:b/>
            <w:sz w:val="24"/>
            <w:szCs w:val="24"/>
            <w:rtl/>
          </w:rPr>
          <w:t xml:space="preserve">מחלקת </w:t>
        </w:r>
        <w:r>
          <w:rPr>
            <w:b/>
            <w:sz w:val="24"/>
            <w:szCs w:val="24"/>
          </w:rPr>
          <w:t>GlobalExceptionLogger</w:t>
        </w:r>
      </w:ins>
    </w:p>
    <w:p w:rsidR="00FA676B" w:rsidRDefault="00FA676B" w:rsidP="00FA676B">
      <w:pPr>
        <w:bidi/>
        <w:rPr>
          <w:ins w:id="4042" w:author="Ron Gal" w:date="2017-03-04T17:49:00Z"/>
        </w:rPr>
      </w:pPr>
      <w:ins w:id="4043" w:author="Ron Gal" w:date="2017-03-04T17:49:00Z">
        <w:r>
          <w:rPr>
            <w:sz w:val="24"/>
            <w:szCs w:val="24"/>
            <w:rtl/>
          </w:rPr>
          <w:t xml:space="preserve">מחלקה זו אחראית על תיעוד שגיאות אשר אירעו בשרת. המחלקה יורשת מהמחלקה </w:t>
        </w:r>
        <w:r>
          <w:rPr>
            <w:sz w:val="24"/>
            <w:szCs w:val="24"/>
          </w:rPr>
          <w:t>ExceptionLogger</w:t>
        </w:r>
        <w:r>
          <w:rPr>
            <w:sz w:val="24"/>
            <w:szCs w:val="24"/>
            <w:rtl/>
          </w:rPr>
          <w:t xml:space="preserve"> של </w:t>
        </w:r>
        <w:r>
          <w:rPr>
            <w:sz w:val="24"/>
            <w:szCs w:val="24"/>
          </w:rPr>
          <w:t>Net</w:t>
        </w:r>
        <w:r>
          <w:rPr>
            <w:sz w:val="24"/>
            <w:szCs w:val="24"/>
            <w:rtl/>
          </w:rPr>
          <w:t xml:space="preserve">. ודורסת את המתודה </w:t>
        </w:r>
        <w:r>
          <w:rPr>
            <w:sz w:val="24"/>
            <w:szCs w:val="24"/>
          </w:rPr>
          <w:t>Log</w:t>
        </w:r>
        <w:r>
          <w:rPr>
            <w:sz w:val="24"/>
            <w:szCs w:val="24"/>
            <w:rtl/>
          </w:rPr>
          <w:t xml:space="preserve">. כאשר תזרק שגיאה אשר לא תתפס בשרת, </w:t>
        </w:r>
        <w:r>
          <w:rPr>
            <w:sz w:val="24"/>
            <w:szCs w:val="24"/>
            <w:rtl/>
          </w:rPr>
          <w:lastRenderedPageBreak/>
          <w:t xml:space="preserve">מתודה זו תקרא באופן אוטומטי ע"י התשתית של </w:t>
        </w:r>
        <w:r>
          <w:rPr>
            <w:sz w:val="24"/>
            <w:szCs w:val="24"/>
          </w:rPr>
          <w:t>Web API</w:t>
        </w:r>
        <w:r>
          <w:rPr>
            <w:sz w:val="24"/>
            <w:szCs w:val="24"/>
            <w:rtl/>
          </w:rPr>
          <w:t>. תיעוד השגיאות יתבצע בעזרת רישום לקובץ.</w:t>
        </w:r>
      </w:ins>
    </w:p>
    <w:p w:rsidR="00FA676B" w:rsidRDefault="00FA676B" w:rsidP="00FA676B">
      <w:pPr>
        <w:bidi/>
        <w:rPr>
          <w:ins w:id="4044" w:author="Ron Gal" w:date="2017-03-04T17:49:00Z"/>
        </w:rPr>
      </w:pPr>
    </w:p>
    <w:p w:rsidR="00FA676B" w:rsidRDefault="00FA676B" w:rsidP="00FA676B">
      <w:pPr>
        <w:bidi/>
        <w:rPr>
          <w:ins w:id="4045" w:author="Ron Gal" w:date="2017-03-04T17:49:00Z"/>
        </w:rPr>
      </w:pPr>
      <w:ins w:id="4046" w:author="Ron Gal" w:date="2017-03-04T17:49:00Z">
        <w:r>
          <w:rPr>
            <w:b/>
            <w:sz w:val="24"/>
            <w:szCs w:val="24"/>
            <w:rtl/>
          </w:rPr>
          <w:t xml:space="preserve">מחלקת </w:t>
        </w:r>
        <w:r>
          <w:rPr>
            <w:b/>
            <w:sz w:val="24"/>
            <w:szCs w:val="24"/>
          </w:rPr>
          <w:t>WebApiConfig</w:t>
        </w:r>
      </w:ins>
    </w:p>
    <w:p w:rsidR="00FA676B" w:rsidRDefault="00FA676B" w:rsidP="00FA676B">
      <w:pPr>
        <w:bidi/>
        <w:rPr>
          <w:ins w:id="4047" w:author="Ron Gal" w:date="2017-03-04T17:49:00Z"/>
        </w:rPr>
      </w:pPr>
      <w:ins w:id="4048" w:author="Ron Gal" w:date="2017-03-04T17:49:00Z">
        <w:r>
          <w:rPr>
            <w:sz w:val="24"/>
            <w:szCs w:val="24"/>
            <w:rtl/>
          </w:rPr>
          <w:t xml:space="preserve">מחלקה סטאטית זו מכילה פונקציה בודדת בשם </w:t>
        </w:r>
        <w:r>
          <w:rPr>
            <w:sz w:val="24"/>
            <w:szCs w:val="24"/>
          </w:rPr>
          <w:t>Register</w:t>
        </w:r>
        <w:r>
          <w:rPr>
            <w:sz w:val="24"/>
            <w:szCs w:val="24"/>
            <w:rtl/>
          </w:rPr>
          <w:t xml:space="preserve"> אשר אחראית על הגדרת המערכת עם עלייתה. בפונקציה זו מוגדרים:</w:t>
        </w:r>
      </w:ins>
    </w:p>
    <w:p w:rsidR="00FA676B" w:rsidRDefault="00FA676B" w:rsidP="00FA676B">
      <w:pPr>
        <w:numPr>
          <w:ilvl w:val="0"/>
          <w:numId w:val="13"/>
        </w:numPr>
        <w:bidi/>
        <w:ind w:hanging="360"/>
        <w:contextualSpacing/>
        <w:rPr>
          <w:ins w:id="4049" w:author="Ron Gal" w:date="2017-03-04T17:49:00Z"/>
          <w:sz w:val="24"/>
          <w:szCs w:val="24"/>
        </w:rPr>
      </w:pPr>
      <w:ins w:id="4050" w:author="Ron Gal" w:date="2017-03-04T17:49:00Z">
        <w:r>
          <w:rPr>
            <w:sz w:val="24"/>
            <w:szCs w:val="24"/>
            <w:rtl/>
          </w:rPr>
          <w:t>הפילטרים אשר יופעלו באופן גלובלי עם הגעת כל בקשה לשרת.</w:t>
        </w:r>
      </w:ins>
    </w:p>
    <w:p w:rsidR="00FA676B" w:rsidRDefault="00FA676B" w:rsidP="00FA676B">
      <w:pPr>
        <w:numPr>
          <w:ilvl w:val="0"/>
          <w:numId w:val="13"/>
        </w:numPr>
        <w:bidi/>
        <w:ind w:hanging="360"/>
        <w:contextualSpacing/>
        <w:rPr>
          <w:ins w:id="4051" w:author="Ron Gal" w:date="2017-03-04T17:49:00Z"/>
          <w:sz w:val="24"/>
          <w:szCs w:val="24"/>
        </w:rPr>
      </w:pPr>
      <w:ins w:id="4052" w:author="Ron Gal" w:date="2017-03-04T17:49:00Z">
        <w:r>
          <w:rPr>
            <w:sz w:val="24"/>
            <w:szCs w:val="24"/>
            <w:rtl/>
          </w:rPr>
          <w:t>המחלקות אשר יטפלו בשגיאות, לצורך תיעוד ולצורך החזרת הודעה מתאימה ללקוח.</w:t>
        </w:r>
      </w:ins>
    </w:p>
    <w:p w:rsidR="00FA676B" w:rsidRDefault="00FA676B" w:rsidP="00FA676B">
      <w:pPr>
        <w:numPr>
          <w:ilvl w:val="0"/>
          <w:numId w:val="13"/>
        </w:numPr>
        <w:bidi/>
        <w:ind w:hanging="360"/>
        <w:contextualSpacing/>
        <w:rPr>
          <w:ins w:id="4053" w:author="Ron Gal" w:date="2017-03-04T17:49:00Z"/>
          <w:sz w:val="24"/>
          <w:szCs w:val="24"/>
        </w:rPr>
      </w:pPr>
      <w:ins w:id="4054" w:author="Ron Gal" w:date="2017-03-04T17:49:00Z">
        <w:r>
          <w:rPr>
            <w:sz w:val="24"/>
            <w:szCs w:val="24"/>
            <w:rtl/>
          </w:rPr>
          <w:t xml:space="preserve">המוסכמה הממפה בין </w:t>
        </w:r>
        <w:r>
          <w:rPr>
            <w:sz w:val="24"/>
            <w:szCs w:val="24"/>
          </w:rPr>
          <w:t>URL</w:t>
        </w:r>
        <w:r>
          <w:rPr>
            <w:sz w:val="24"/>
            <w:szCs w:val="24"/>
            <w:rtl/>
          </w:rPr>
          <w:t>-ים שונים לקונטרולרים.</w:t>
        </w:r>
      </w:ins>
    </w:p>
    <w:p w:rsidR="00FA676B" w:rsidRDefault="00FA676B" w:rsidP="00FA676B">
      <w:pPr>
        <w:bidi/>
        <w:rPr>
          <w:ins w:id="4055" w:author="Ron Gal" w:date="2017-03-04T17:49:00Z"/>
        </w:rPr>
      </w:pPr>
    </w:p>
    <w:p w:rsidR="00FA676B" w:rsidRDefault="00FA676B" w:rsidP="00FA676B">
      <w:pPr>
        <w:bidi/>
        <w:rPr>
          <w:ins w:id="4056" w:author="Ron Gal" w:date="2017-03-04T17:49:00Z"/>
        </w:rPr>
      </w:pPr>
      <w:ins w:id="4057" w:author="Ron Gal" w:date="2017-03-04T17:49:00Z">
        <w:r>
          <w:rPr>
            <w:b/>
            <w:sz w:val="24"/>
            <w:szCs w:val="24"/>
            <w:rtl/>
          </w:rPr>
          <w:t xml:space="preserve">מחלקת </w:t>
        </w:r>
        <w:r>
          <w:rPr>
            <w:b/>
            <w:sz w:val="24"/>
            <w:szCs w:val="24"/>
          </w:rPr>
          <w:t>global.asax</w:t>
        </w:r>
      </w:ins>
    </w:p>
    <w:p w:rsidR="00FA676B" w:rsidRDefault="00FA676B" w:rsidP="00FA676B">
      <w:pPr>
        <w:bidi/>
        <w:rPr>
          <w:ins w:id="4058" w:author="Ron Gal" w:date="2017-03-04T17:49:00Z"/>
        </w:rPr>
      </w:pPr>
      <w:ins w:id="4059" w:author="Ron Gal" w:date="2017-03-04T17:49:00Z">
        <w:r>
          <w:rPr>
            <w:sz w:val="24"/>
            <w:szCs w:val="24"/>
            <w:rtl/>
          </w:rPr>
          <w:t xml:space="preserve">מחלקה זו מכילה מתודה אחת בשם </w:t>
        </w:r>
        <w:r>
          <w:rPr>
            <w:sz w:val="24"/>
            <w:szCs w:val="24"/>
          </w:rPr>
          <w:t>Application_Start</w:t>
        </w:r>
        <w:r>
          <w:rPr>
            <w:sz w:val="24"/>
            <w:szCs w:val="24"/>
            <w:rtl/>
          </w:rPr>
          <w:t xml:space="preserve"> ומהווה נקודת התחלה לאתר (בדומה לפונקצית </w:t>
        </w:r>
        <w:r>
          <w:rPr>
            <w:sz w:val="24"/>
            <w:szCs w:val="24"/>
          </w:rPr>
          <w:t>Main</w:t>
        </w:r>
        <w:r>
          <w:rPr>
            <w:sz w:val="24"/>
            <w:szCs w:val="24"/>
            <w:rtl/>
          </w:rPr>
          <w:t xml:space="preserve">). הפונקציה זו קוראת (באופן עקיף) למתודה הסטאטית </w:t>
        </w:r>
        <w:r>
          <w:rPr>
            <w:sz w:val="24"/>
            <w:szCs w:val="24"/>
          </w:rPr>
          <w:t>WebApiConfig.Register</w:t>
        </w:r>
        <w:r>
          <w:rPr>
            <w:sz w:val="24"/>
            <w:szCs w:val="24"/>
            <w:rtl/>
          </w:rPr>
          <w:t>.</w:t>
        </w:r>
      </w:ins>
    </w:p>
    <w:p w:rsidR="00FA676B" w:rsidRDefault="00FA676B" w:rsidP="00FA676B">
      <w:pPr>
        <w:bidi/>
        <w:rPr>
          <w:ins w:id="4060" w:author="Ron Gal" w:date="2017-03-04T17:49:00Z"/>
        </w:rPr>
      </w:pPr>
    </w:p>
    <w:p w:rsidR="00FA676B" w:rsidRDefault="00FA676B" w:rsidP="00FA676B">
      <w:pPr>
        <w:bidi/>
        <w:rPr>
          <w:ins w:id="4061" w:author="Ron Gal" w:date="2017-03-04T17:49:00Z"/>
          <w:b/>
          <w:sz w:val="28"/>
          <w:szCs w:val="28"/>
        </w:rPr>
      </w:pPr>
      <w:ins w:id="4062" w:author="Ron Gal" w:date="2017-03-04T17:49:00Z">
        <w:r w:rsidRPr="0010413E">
          <w:rPr>
            <w:b/>
            <w:sz w:val="28"/>
            <w:szCs w:val="28"/>
          </w:rPr>
          <w:t>EZVetDateConverter</w:t>
        </w:r>
      </w:ins>
    </w:p>
    <w:p w:rsidR="00FA676B" w:rsidRDefault="00FA676B" w:rsidP="00FA676B">
      <w:pPr>
        <w:bidi/>
        <w:rPr>
          <w:ins w:id="4063" w:author="Ron Gal" w:date="2017-03-04T17:49:00Z"/>
        </w:rPr>
      </w:pPr>
      <w:ins w:id="4064" w:author="Ron Gal" w:date="2017-03-04T17:49:00Z">
        <w:r>
          <w:rPr>
            <w:sz w:val="28"/>
            <w:szCs w:val="28"/>
            <w:rtl/>
          </w:rPr>
          <w:t xml:space="preserve">משמש לסריאליזציה של אובייקטים על ידי </w:t>
        </w:r>
        <w:r>
          <w:rPr>
            <w:sz w:val="28"/>
            <w:szCs w:val="28"/>
          </w:rPr>
          <w:t>json.net</w:t>
        </w:r>
        <w:r>
          <w:rPr>
            <w:sz w:val="28"/>
            <w:szCs w:val="28"/>
            <w:rtl/>
          </w:rPr>
          <w:t xml:space="preserve"> עבור אובייקטים הנשלחים על גוף בקשות </w:t>
        </w:r>
        <w:r>
          <w:rPr>
            <w:sz w:val="28"/>
            <w:szCs w:val="28"/>
          </w:rPr>
          <w:t>http</w:t>
        </w:r>
        <w:r>
          <w:rPr>
            <w:sz w:val="28"/>
            <w:szCs w:val="28"/>
            <w:rtl/>
          </w:rPr>
          <w:t xml:space="preserve"> ובשביל לשלוח ללקוח בתשובת </w:t>
        </w:r>
        <w:r>
          <w:rPr>
            <w:sz w:val="28"/>
            <w:szCs w:val="28"/>
          </w:rPr>
          <w:t>http</w:t>
        </w:r>
        <w:r>
          <w:rPr>
            <w:sz w:val="28"/>
            <w:szCs w:val="28"/>
            <w:rtl/>
          </w:rPr>
          <w:t xml:space="preserve"> תאריכים בפורמט </w:t>
        </w:r>
        <w:r>
          <w:rPr>
            <w:sz w:val="28"/>
            <w:szCs w:val="28"/>
          </w:rPr>
          <w:t>dd mm yyyy</w:t>
        </w:r>
        <w:r>
          <w:rPr>
            <w:sz w:val="28"/>
            <w:szCs w:val="28"/>
            <w:rtl/>
          </w:rPr>
          <w:t>.</w:t>
        </w:r>
      </w:ins>
    </w:p>
    <w:p w:rsidR="00FA676B" w:rsidRDefault="00FA676B" w:rsidP="00FA676B">
      <w:pPr>
        <w:bidi/>
        <w:rPr>
          <w:ins w:id="4065" w:author="Ron Gal" w:date="2017-03-04T17:49:00Z"/>
        </w:rPr>
      </w:pPr>
    </w:p>
    <w:p w:rsidR="00FA676B" w:rsidRDefault="00FA676B" w:rsidP="00FA676B">
      <w:pPr>
        <w:bidi/>
        <w:rPr>
          <w:ins w:id="4066" w:author="Ron Gal" w:date="2017-03-04T17:49:00Z"/>
          <w:b/>
          <w:sz w:val="28"/>
          <w:szCs w:val="28"/>
        </w:rPr>
      </w:pPr>
      <w:ins w:id="4067" w:author="Ron Gal" w:date="2017-03-04T17:49:00Z">
        <w:r w:rsidRPr="0010413E">
          <w:rPr>
            <w:b/>
            <w:sz w:val="28"/>
            <w:szCs w:val="28"/>
          </w:rPr>
          <w:t>DateTimeParameterBinding</w:t>
        </w:r>
      </w:ins>
    </w:p>
    <w:p w:rsidR="00FA676B" w:rsidRDefault="00FA676B" w:rsidP="00FA676B">
      <w:pPr>
        <w:bidi/>
        <w:rPr>
          <w:ins w:id="4068" w:author="Ron Gal" w:date="2017-03-04T17:49:00Z"/>
        </w:rPr>
      </w:pPr>
      <w:ins w:id="4069" w:author="Ron Gal" w:date="2017-03-04T17:49:00Z">
        <w:r>
          <w:rPr>
            <w:sz w:val="28"/>
            <w:szCs w:val="28"/>
            <w:rtl/>
          </w:rPr>
          <w:t xml:space="preserve">משמש להמרת מחרוזות בפורמט </w:t>
        </w:r>
        <w:r>
          <w:rPr>
            <w:sz w:val="28"/>
            <w:szCs w:val="28"/>
          </w:rPr>
          <w:t>dd/mm/yyyy</w:t>
        </w:r>
        <w:r>
          <w:rPr>
            <w:sz w:val="28"/>
            <w:szCs w:val="28"/>
            <w:rtl/>
          </w:rPr>
          <w:t xml:space="preserve"> הנשלחות מהלקוח על ה</w:t>
        </w:r>
        <w:r>
          <w:rPr>
            <w:sz w:val="28"/>
            <w:szCs w:val="28"/>
          </w:rPr>
          <w:t>querystring</w:t>
        </w:r>
        <w:r>
          <w:rPr>
            <w:sz w:val="28"/>
            <w:szCs w:val="28"/>
            <w:rtl/>
          </w:rPr>
          <w:t xml:space="preserve"> לאובייקט מסוג </w:t>
        </w:r>
        <w:r>
          <w:rPr>
            <w:sz w:val="28"/>
            <w:szCs w:val="28"/>
          </w:rPr>
          <w:t>datetime</w:t>
        </w:r>
        <w:r>
          <w:rPr>
            <w:sz w:val="28"/>
            <w:szCs w:val="28"/>
            <w:rtl/>
          </w:rPr>
          <w:t xml:space="preserve"> בצד השרת בפונקציות בקונטרולר השונות.</w:t>
        </w:r>
      </w:ins>
    </w:p>
    <w:p w:rsidR="00FA676B" w:rsidRDefault="00FA676B" w:rsidP="00FA676B">
      <w:pPr>
        <w:bidi/>
        <w:rPr>
          <w:ins w:id="4070" w:author="Ron Gal" w:date="2017-03-04T17:49:00Z"/>
        </w:rPr>
      </w:pPr>
    </w:p>
    <w:p w:rsidR="00FA676B" w:rsidRDefault="00FA676B" w:rsidP="00FA676B">
      <w:pPr>
        <w:bidi/>
        <w:rPr>
          <w:ins w:id="4071" w:author="Ron Gal" w:date="2017-03-04T17:49:00Z"/>
        </w:rPr>
      </w:pPr>
      <w:ins w:id="4072" w:author="Ron Gal" w:date="2017-03-04T17:49:00Z">
        <w:r>
          <w:rPr>
            <w:sz w:val="28"/>
            <w:szCs w:val="28"/>
            <w:rtl/>
          </w:rPr>
          <w:t>אורך חיי בקשה</w:t>
        </w:r>
      </w:ins>
    </w:p>
    <w:p w:rsidR="00FA676B" w:rsidRDefault="00FA676B" w:rsidP="00FA676B">
      <w:pPr>
        <w:bidi/>
        <w:rPr>
          <w:ins w:id="4073" w:author="Ron Gal" w:date="2017-03-04T17:49:00Z"/>
        </w:rPr>
      </w:pPr>
      <w:ins w:id="4074" w:author="Ron Gal" w:date="2017-03-04T17:49:00Z">
        <w:r>
          <w:rPr>
            <w:sz w:val="24"/>
            <w:szCs w:val="24"/>
            <w:rtl/>
          </w:rPr>
          <w:t>בסעיף זה נתאר את השלבים שבקשה עוברת מהרגע שהיא מתקבלת בשרת ועד שחוזרת תשובה ללקוח:</w:t>
        </w:r>
      </w:ins>
    </w:p>
    <w:p w:rsidR="00FA676B" w:rsidRDefault="00FA676B" w:rsidP="00FA676B">
      <w:pPr>
        <w:numPr>
          <w:ilvl w:val="0"/>
          <w:numId w:val="5"/>
        </w:numPr>
        <w:bidi/>
        <w:ind w:hanging="360"/>
        <w:contextualSpacing/>
        <w:rPr>
          <w:ins w:id="4075" w:author="Ron Gal" w:date="2017-03-04T17:49:00Z"/>
          <w:sz w:val="24"/>
          <w:szCs w:val="24"/>
        </w:rPr>
      </w:pPr>
      <w:ins w:id="4076" w:author="Ron Gal" w:date="2017-03-04T17:49:00Z">
        <w:r>
          <w:rPr>
            <w:sz w:val="24"/>
            <w:szCs w:val="24"/>
            <w:rtl/>
          </w:rPr>
          <w:t>הבקשה מתקבלת בשרת.</w:t>
        </w:r>
      </w:ins>
    </w:p>
    <w:p w:rsidR="00FA676B" w:rsidRDefault="00FA676B" w:rsidP="00FA676B">
      <w:pPr>
        <w:numPr>
          <w:ilvl w:val="0"/>
          <w:numId w:val="5"/>
        </w:numPr>
        <w:bidi/>
        <w:ind w:hanging="360"/>
        <w:contextualSpacing/>
        <w:rPr>
          <w:ins w:id="4077" w:author="Ron Gal" w:date="2017-03-04T17:49:00Z"/>
          <w:sz w:val="24"/>
          <w:szCs w:val="24"/>
        </w:rPr>
      </w:pPr>
      <w:ins w:id="4078" w:author="Ron Gal" w:date="2017-03-04T17:49:00Z">
        <w:r>
          <w:rPr>
            <w:sz w:val="24"/>
            <w:szCs w:val="24"/>
            <w:rtl/>
          </w:rPr>
          <w:t>נבחר הקונטרולר והמתודה שיש להפעיל בהתאם ל-</w:t>
        </w:r>
        <w:r>
          <w:rPr>
            <w:sz w:val="24"/>
            <w:szCs w:val="24"/>
          </w:rPr>
          <w:t>URL</w:t>
        </w:r>
        <w:r>
          <w:rPr>
            <w:sz w:val="24"/>
            <w:szCs w:val="24"/>
            <w:rtl/>
          </w:rPr>
          <w:t xml:space="preserve"> של הבקשה והפרמטרים שלה. בנוסף, </w:t>
        </w:r>
        <w:r>
          <w:rPr>
            <w:sz w:val="24"/>
            <w:szCs w:val="24"/>
          </w:rPr>
          <w:t>Ninject</w:t>
        </w:r>
        <w:r>
          <w:rPr>
            <w:sz w:val="24"/>
            <w:szCs w:val="24"/>
            <w:rtl/>
          </w:rPr>
          <w:t xml:space="preserve"> מזריק את התלויות של הקונטרולר.</w:t>
        </w:r>
      </w:ins>
    </w:p>
    <w:p w:rsidR="00FA676B" w:rsidRDefault="00FA676B" w:rsidP="00FA676B">
      <w:pPr>
        <w:numPr>
          <w:ilvl w:val="0"/>
          <w:numId w:val="5"/>
        </w:numPr>
        <w:bidi/>
        <w:ind w:hanging="360"/>
        <w:contextualSpacing/>
        <w:rPr>
          <w:ins w:id="4079" w:author="Ron Gal" w:date="2017-03-04T17:49:00Z"/>
          <w:sz w:val="24"/>
          <w:szCs w:val="24"/>
        </w:rPr>
      </w:pPr>
      <w:ins w:id="4080" w:author="Ron Gal" w:date="2017-03-04T17:49:00Z">
        <w:r>
          <w:rPr>
            <w:sz w:val="24"/>
            <w:szCs w:val="24"/>
            <w:rtl/>
          </w:rPr>
          <w:t>הבקשה עוברת דרך הפילטרים הבאים:</w:t>
        </w:r>
      </w:ins>
    </w:p>
    <w:p w:rsidR="00FA676B" w:rsidRDefault="00FA676B" w:rsidP="00FA676B">
      <w:pPr>
        <w:numPr>
          <w:ilvl w:val="1"/>
          <w:numId w:val="5"/>
        </w:numPr>
        <w:bidi/>
        <w:ind w:hanging="360"/>
        <w:contextualSpacing/>
        <w:rPr>
          <w:ins w:id="4081" w:author="Ron Gal" w:date="2017-03-04T17:49:00Z"/>
          <w:sz w:val="24"/>
          <w:szCs w:val="24"/>
        </w:rPr>
      </w:pPr>
      <w:ins w:id="4082" w:author="Ron Gal" w:date="2017-03-04T17:49:00Z">
        <w:r>
          <w:rPr>
            <w:sz w:val="24"/>
            <w:szCs w:val="24"/>
            <w:rtl/>
          </w:rPr>
          <w:t>הרשאות - נקבעת רמת ההרשאה של הבקשה (</w:t>
        </w:r>
        <w:r>
          <w:rPr>
            <w:rFonts w:hint="cs"/>
            <w:sz w:val="24"/>
            <w:szCs w:val="24"/>
            <w:rtl/>
          </w:rPr>
          <w:t>רופא\בעלים</w:t>
        </w:r>
        <w:r>
          <w:rPr>
            <w:sz w:val="24"/>
            <w:szCs w:val="24"/>
            <w:rtl/>
          </w:rPr>
          <w:t>). במידה ולא נמצאה הרשאה מתאימה, מוחזרת שגיאת הרשאות ללקוח.</w:t>
        </w:r>
      </w:ins>
    </w:p>
    <w:p w:rsidR="00FA676B" w:rsidRDefault="00FA676B" w:rsidP="00FA676B">
      <w:pPr>
        <w:numPr>
          <w:ilvl w:val="1"/>
          <w:numId w:val="5"/>
        </w:numPr>
        <w:bidi/>
        <w:ind w:hanging="360"/>
        <w:contextualSpacing/>
        <w:rPr>
          <w:ins w:id="4083" w:author="Ron Gal" w:date="2017-03-04T17:49:00Z"/>
          <w:sz w:val="24"/>
          <w:szCs w:val="24"/>
        </w:rPr>
      </w:pPr>
      <w:ins w:id="4084" w:author="Ron Gal" w:date="2017-03-04T17:49:00Z">
        <w:r>
          <w:rPr>
            <w:sz w:val="24"/>
            <w:szCs w:val="24"/>
            <w:rtl/>
          </w:rPr>
          <w:t>ולידציה - נבדקת תקינות פרמטרי הבקשה. במידה והפרמטרים נמצאו לא תקינים, מוחזרת שגיאה ללקוח.</w:t>
        </w:r>
      </w:ins>
    </w:p>
    <w:p w:rsidR="00FA676B" w:rsidRDefault="00FA676B" w:rsidP="00FA676B">
      <w:pPr>
        <w:numPr>
          <w:ilvl w:val="1"/>
          <w:numId w:val="5"/>
        </w:numPr>
        <w:bidi/>
        <w:ind w:hanging="360"/>
        <w:contextualSpacing/>
        <w:rPr>
          <w:ins w:id="4085" w:author="Ron Gal" w:date="2017-03-04T17:49:00Z"/>
          <w:sz w:val="24"/>
          <w:szCs w:val="24"/>
        </w:rPr>
      </w:pPr>
      <w:ins w:id="4086" w:author="Ron Gal" w:date="2017-03-04T17:49:00Z">
        <w:r>
          <w:rPr>
            <w:sz w:val="24"/>
            <w:szCs w:val="24"/>
            <w:rtl/>
          </w:rPr>
          <w:t>חיבור למסד נתונים - נפתח חיבור למסד נתונים.</w:t>
        </w:r>
      </w:ins>
    </w:p>
    <w:p w:rsidR="00FA676B" w:rsidRDefault="00FA676B" w:rsidP="00FA676B">
      <w:pPr>
        <w:numPr>
          <w:ilvl w:val="0"/>
          <w:numId w:val="5"/>
        </w:numPr>
        <w:bidi/>
        <w:ind w:hanging="360"/>
        <w:contextualSpacing/>
        <w:rPr>
          <w:ins w:id="4087" w:author="Ron Gal" w:date="2017-03-04T17:49:00Z"/>
          <w:sz w:val="24"/>
          <w:szCs w:val="24"/>
        </w:rPr>
      </w:pPr>
      <w:ins w:id="4088" w:author="Ron Gal" w:date="2017-03-04T17:49:00Z">
        <w:r>
          <w:rPr>
            <w:sz w:val="24"/>
            <w:szCs w:val="24"/>
            <w:rtl/>
          </w:rPr>
          <w:t xml:space="preserve">המתודה שנבחרה בקונטרולר מופעלת ומתבצעת הלוגיקה העסקית הרלוונטית (בעזרת </w:t>
        </w:r>
        <w:r>
          <w:rPr>
            <w:sz w:val="24"/>
            <w:szCs w:val="24"/>
          </w:rPr>
          <w:t>query processor</w:t>
        </w:r>
        <w:r>
          <w:rPr>
            <w:sz w:val="24"/>
            <w:szCs w:val="24"/>
            <w:rtl/>
          </w:rPr>
          <w:t>). במידה וקרתה שגיאה מוחזרת הודעה ללקוח.</w:t>
        </w:r>
      </w:ins>
    </w:p>
    <w:p w:rsidR="00FA676B" w:rsidRDefault="00FA676B" w:rsidP="00FA676B">
      <w:pPr>
        <w:numPr>
          <w:ilvl w:val="0"/>
          <w:numId w:val="5"/>
        </w:numPr>
        <w:bidi/>
        <w:ind w:hanging="360"/>
        <w:contextualSpacing/>
        <w:rPr>
          <w:ins w:id="4089" w:author="Ron Gal" w:date="2017-03-04T17:49:00Z"/>
          <w:sz w:val="24"/>
          <w:szCs w:val="24"/>
        </w:rPr>
      </w:pPr>
      <w:ins w:id="4090" w:author="Ron Gal" w:date="2017-03-04T17:49:00Z">
        <w:r>
          <w:rPr>
            <w:sz w:val="24"/>
            <w:szCs w:val="24"/>
            <w:rtl/>
          </w:rPr>
          <w:t>לאחר סיום הבקשה, במידה והשתנו נתונים, שינויים אלו מועברים לבסיס הנתונים (בעזרת הפילטר של מסד הנתונים). במידה והייתה שגיאה מתבצע ביטול השינויים.</w:t>
        </w:r>
      </w:ins>
    </w:p>
    <w:p w:rsidR="00FA676B" w:rsidRPr="00FA676B" w:rsidRDefault="00FA676B">
      <w:pPr>
        <w:bidi/>
        <w:rPr>
          <w:ins w:id="4091" w:author="Ron Gal" w:date="2017-03-04T17:49:00Z"/>
          <w:rtl/>
        </w:rPr>
        <w:pPrChange w:id="4092" w:author="Ron Gal" w:date="2017-03-04T17:49:00Z">
          <w:pPr>
            <w:bidi/>
          </w:pPr>
        </w:pPrChange>
      </w:pPr>
    </w:p>
    <w:p w:rsidR="00FA676B" w:rsidRDefault="00FA676B">
      <w:pPr>
        <w:bidi/>
        <w:pPrChange w:id="4093" w:author="Ron Gal" w:date="2017-03-04T17:49:00Z">
          <w:pPr>
            <w:bidi/>
          </w:pPr>
        </w:pPrChange>
      </w:pPr>
    </w:p>
    <w:p w:rsidR="00481634" w:rsidRDefault="00471D70">
      <w:pPr>
        <w:pStyle w:val="Heading2"/>
        <w:bidi/>
        <w:pPrChange w:id="4094" w:author="Ron Gal" w:date="2017-03-05T23:24:00Z">
          <w:pPr>
            <w:bidi/>
          </w:pPr>
        </w:pPrChange>
      </w:pPr>
      <w:bookmarkStart w:id="4095" w:name="_Toc476684186"/>
      <w:r>
        <w:rPr>
          <w:rtl/>
        </w:rPr>
        <w:lastRenderedPageBreak/>
        <w:t>מסכים</w:t>
      </w:r>
      <w:bookmarkEnd w:id="4095"/>
    </w:p>
    <w:p w:rsidR="00481634" w:rsidRDefault="00481634">
      <w:pPr>
        <w:bidi/>
      </w:pPr>
    </w:p>
    <w:p w:rsidR="00481634" w:rsidRDefault="00471D70">
      <w:pPr>
        <w:bidi/>
      </w:pPr>
      <w:r>
        <w:rPr>
          <w:b/>
          <w:sz w:val="24"/>
          <w:szCs w:val="24"/>
        </w:rPr>
        <w:t>index.html</w:t>
      </w:r>
      <w:r>
        <w:rPr>
          <w:b/>
          <w:sz w:val="24"/>
          <w:szCs w:val="24"/>
          <w:rtl/>
        </w:rPr>
        <w:t xml:space="preserve"> - המסך הראשי</w:t>
      </w:r>
    </w:p>
    <w:p w:rsidR="00481634" w:rsidRDefault="00471D70">
      <w:pPr>
        <w:bidi/>
      </w:pPr>
      <w:r>
        <w:rPr>
          <w:sz w:val="24"/>
          <w:szCs w:val="24"/>
          <w:rtl/>
        </w:rPr>
        <w:t>זהו למעשה המסך היחיד המ</w:t>
      </w:r>
      <w:ins w:id="4096" w:author="Ron Gal" w:date="2017-03-04T18:33:00Z">
        <w:r w:rsidR="005A060C">
          <w:rPr>
            <w:rFonts w:hint="cs"/>
            <w:sz w:val="24"/>
            <w:szCs w:val="24"/>
            <w:rtl/>
          </w:rPr>
          <w:t>ה</w:t>
        </w:r>
      </w:ins>
      <w:r>
        <w:rPr>
          <w:sz w:val="24"/>
          <w:szCs w:val="24"/>
          <w:rtl/>
        </w:rPr>
        <w:t xml:space="preserve">ווה דף </w:t>
      </w:r>
      <w:r>
        <w:rPr>
          <w:sz w:val="24"/>
          <w:szCs w:val="24"/>
        </w:rPr>
        <w:t>html</w:t>
      </w:r>
      <w:r>
        <w:rPr>
          <w:sz w:val="24"/>
          <w:szCs w:val="24"/>
          <w:rtl/>
        </w:rPr>
        <w:t xml:space="preserve"> שלם ומייצג את הדף הראשי במערכת. מסך זה יכיל את הגדרות שמשותפות לכל שאר הדפים (קבצי עיצוב של </w:t>
      </w:r>
      <w:r>
        <w:rPr>
          <w:sz w:val="24"/>
          <w:szCs w:val="24"/>
        </w:rPr>
        <w:t>css</w:t>
      </w:r>
      <w:r>
        <w:rPr>
          <w:sz w:val="24"/>
          <w:szCs w:val="24"/>
          <w:rtl/>
        </w:rPr>
        <w:t>, כותרת האתר וכו'). דף זה יכיל איזור אשר אליו יוזרקו התבניות של כל שאר הדפים במערכת ואת תפריט הקישורים בין דפי המערכת. הקישורים אשר יוצגו יהיו בהתאם להרשאות המשתמש.</w:t>
      </w:r>
    </w:p>
    <w:p w:rsidR="00481634" w:rsidRDefault="00471D70">
      <w:pPr>
        <w:bidi/>
      </w:pPr>
      <w:r>
        <w:rPr>
          <w:sz w:val="24"/>
          <w:szCs w:val="24"/>
          <w:rtl/>
        </w:rPr>
        <w:t>עיצוב זה מאפשר גמישות מירבית עבור שינויים עתידיים. כל שינוי אשר יעשה במסך הראשי יבוצע אוטומטית בשאר דפי המערכת. יתר על כך, עיצוב זה מאפשר חוויית משתמש נעימה יותר, מפני שבמעבר בין דפים לא מתבצעת טעינה מחדש של כל הדף, אלא רק חלק ממנו.</w:t>
      </w:r>
    </w:p>
    <w:p w:rsidR="00481634" w:rsidRDefault="00481634">
      <w:pPr>
        <w:bidi/>
      </w:pPr>
    </w:p>
    <w:p w:rsidR="00481634" w:rsidRDefault="00471D70">
      <w:pPr>
        <w:bidi/>
      </w:pPr>
      <w:del w:id="4097" w:author="Ron Gal" w:date="2017-03-05T23:48:00Z">
        <w:r w:rsidDel="00C95285">
          <w:rPr>
            <w:b/>
            <w:sz w:val="24"/>
            <w:szCs w:val="24"/>
          </w:rPr>
          <w:delText>loginForm</w:delText>
        </w:r>
      </w:del>
      <w:ins w:id="4098" w:author="Ron Gal" w:date="2017-03-05T23:48:00Z">
        <w:r w:rsidR="00C95285">
          <w:rPr>
            <w:b/>
            <w:sz w:val="24"/>
            <w:szCs w:val="24"/>
          </w:rPr>
          <w:t>Login</w:t>
        </w:r>
      </w:ins>
      <w:r>
        <w:rPr>
          <w:b/>
          <w:sz w:val="24"/>
          <w:szCs w:val="24"/>
        </w:rPr>
        <w:t>.html</w:t>
      </w:r>
    </w:p>
    <w:p w:rsidR="00C95285" w:rsidRDefault="00471D70">
      <w:pPr>
        <w:bidi/>
        <w:rPr>
          <w:ins w:id="4099" w:author="Ron Gal" w:date="2017-03-05T23:48:00Z"/>
          <w:sz w:val="24"/>
          <w:szCs w:val="24"/>
        </w:rPr>
        <w:pPrChange w:id="4100" w:author="Ron Gal" w:date="2017-03-05T23:48:00Z">
          <w:pPr>
            <w:bidi/>
          </w:pPr>
        </w:pPrChange>
      </w:pPr>
      <w:r>
        <w:rPr>
          <w:sz w:val="24"/>
          <w:szCs w:val="24"/>
          <w:rtl/>
        </w:rPr>
        <w:t xml:space="preserve">תבנית זו מייצגת את מסך ההתחברות למערכת. זהו המסך הראשון המוצג בעת הכניסה לאתר. באמצעותו ניתן לגלוש לשאר חלקי האתר באמצעות שם משתמש וסיסמה. לאחר הזנת פרטי המשתמש נקבעות ההרשאותיו והדפים אליהם הוא יכול לגלוש בהתאם. </w:t>
      </w:r>
    </w:p>
    <w:p w:rsidR="00481634" w:rsidDel="00C95285" w:rsidRDefault="00471D70">
      <w:pPr>
        <w:bidi/>
        <w:rPr>
          <w:del w:id="4101" w:author="Ron Gal" w:date="2017-03-05T23:48:00Z"/>
        </w:rPr>
        <w:pPrChange w:id="4102" w:author="Ron Gal" w:date="2017-03-05T23:48:00Z">
          <w:pPr>
            <w:bidi/>
          </w:pPr>
        </w:pPrChange>
      </w:pPr>
      <w:del w:id="4103" w:author="Ron Gal" w:date="2017-03-05T23:48:00Z">
        <w:r w:rsidDel="00C95285">
          <w:rPr>
            <w:sz w:val="24"/>
            <w:szCs w:val="24"/>
            <w:rtl/>
          </w:rPr>
          <w:delText>במידה וחשבון הלקוח אשר מנסה להתחבר הוקפא, הוא לא יוכל להתחבר ויקבל הודעה מתאימה.</w:delText>
        </w:r>
      </w:del>
    </w:p>
    <w:p w:rsidR="00481634" w:rsidRDefault="00481634">
      <w:pPr>
        <w:bidi/>
        <w:pPrChange w:id="4104" w:author="Ron Gal" w:date="2017-03-05T23:48:00Z">
          <w:pPr>
            <w:bidi/>
          </w:pPr>
        </w:pPrChange>
      </w:pPr>
    </w:p>
    <w:p w:rsidR="00481634" w:rsidRDefault="00471D70">
      <w:pPr>
        <w:bidi/>
      </w:pPr>
      <w:del w:id="4105" w:author="Ron Gal" w:date="2017-03-05T23:49:00Z">
        <w:r w:rsidDel="008E254E">
          <w:rPr>
            <w:b/>
            <w:sz w:val="24"/>
            <w:szCs w:val="24"/>
          </w:rPr>
          <w:delText>r</w:delText>
        </w:r>
      </w:del>
      <w:ins w:id="4106" w:author="Ron Gal" w:date="2017-03-05T23:49:00Z">
        <w:r w:rsidR="008E254E">
          <w:rPr>
            <w:rFonts w:hint="cs"/>
            <w:b/>
            <w:sz w:val="24"/>
            <w:szCs w:val="24"/>
          </w:rPr>
          <w:t>R</w:t>
        </w:r>
      </w:ins>
      <w:r>
        <w:rPr>
          <w:b/>
          <w:sz w:val="24"/>
          <w:szCs w:val="24"/>
        </w:rPr>
        <w:t xml:space="preserve">egistrationForm.html </w:t>
      </w:r>
    </w:p>
    <w:p w:rsidR="00481634" w:rsidRDefault="00471D70">
      <w:pPr>
        <w:bidi/>
        <w:pPrChange w:id="4107" w:author="Ron Gal" w:date="2017-03-05T23:48:00Z">
          <w:pPr>
            <w:bidi/>
          </w:pPr>
        </w:pPrChange>
      </w:pPr>
      <w:r>
        <w:rPr>
          <w:sz w:val="24"/>
          <w:szCs w:val="24"/>
          <w:rtl/>
        </w:rPr>
        <w:t xml:space="preserve">תבנית זו מייצגת את מסך הרשמה. מסך זה מיועד ללקוחות חדשים אשר לא נרשמו לאתר. באמצעותו ניתן למלא את כל הפרטים הקשורים לנתוני המשתמש ולבצע הרשמה לאתר. לאחר ההרשמה המשתמש יועבר לדף </w:t>
      </w:r>
      <w:del w:id="4108" w:author="Ron Gal" w:date="2017-03-05T23:48:00Z">
        <w:r w:rsidDel="00C95285">
          <w:rPr>
            <w:sz w:val="24"/>
            <w:szCs w:val="24"/>
            <w:rtl/>
          </w:rPr>
          <w:delText>הראשי</w:delText>
        </w:r>
      </w:del>
      <w:ins w:id="4109" w:author="Ron Gal" w:date="2017-03-05T23:48:00Z">
        <w:r w:rsidR="00C95285">
          <w:rPr>
            <w:rFonts w:hint="cs"/>
            <w:sz w:val="24"/>
            <w:szCs w:val="24"/>
            <w:rtl/>
          </w:rPr>
          <w:t>ההתחברות</w:t>
        </w:r>
      </w:ins>
      <w:r>
        <w:rPr>
          <w:sz w:val="24"/>
          <w:szCs w:val="24"/>
          <w:rtl/>
        </w:rPr>
        <w:t>.</w:t>
      </w:r>
    </w:p>
    <w:p w:rsidR="00481634" w:rsidRDefault="00481634">
      <w:pPr>
        <w:bidi/>
      </w:pPr>
    </w:p>
    <w:p w:rsidR="008E254E" w:rsidRDefault="008E254E">
      <w:pPr>
        <w:bidi/>
        <w:rPr>
          <w:ins w:id="4110" w:author="Ron Gal" w:date="2017-03-05T23:49:00Z"/>
          <w:b/>
          <w:sz w:val="24"/>
          <w:szCs w:val="24"/>
        </w:rPr>
      </w:pPr>
      <w:ins w:id="4111" w:author="Ron Gal" w:date="2017-03-05T23:49:00Z">
        <w:r w:rsidRPr="008E254E">
          <w:rPr>
            <w:b/>
            <w:sz w:val="24"/>
            <w:szCs w:val="24"/>
          </w:rPr>
          <w:t>AnimalsList.html</w:t>
        </w:r>
      </w:ins>
    </w:p>
    <w:p w:rsidR="00481634" w:rsidDel="008E254E" w:rsidRDefault="00471D70">
      <w:pPr>
        <w:bidi/>
        <w:rPr>
          <w:del w:id="4112" w:author="Ron Gal" w:date="2017-03-05T23:49:00Z"/>
        </w:rPr>
        <w:pPrChange w:id="4113" w:author="Ron Gal" w:date="2017-03-05T23:49:00Z">
          <w:pPr>
            <w:bidi/>
          </w:pPr>
        </w:pPrChange>
      </w:pPr>
      <w:del w:id="4114" w:author="Ron Gal" w:date="2017-03-05T23:49:00Z">
        <w:r w:rsidDel="008E254E">
          <w:rPr>
            <w:b/>
            <w:sz w:val="24"/>
            <w:szCs w:val="24"/>
          </w:rPr>
          <w:delText xml:space="preserve">searchAvailableOrders.html </w:delText>
        </w:r>
      </w:del>
    </w:p>
    <w:p w:rsidR="00481634" w:rsidRDefault="00471D70">
      <w:pPr>
        <w:bidi/>
        <w:rPr>
          <w:rtl/>
        </w:rPr>
        <w:pPrChange w:id="4115" w:author="Ron Gal" w:date="2017-03-05T23:49:00Z">
          <w:pPr>
            <w:bidi/>
          </w:pPr>
        </w:pPrChange>
      </w:pPr>
      <w:r>
        <w:rPr>
          <w:sz w:val="24"/>
          <w:szCs w:val="24"/>
          <w:rtl/>
        </w:rPr>
        <w:t xml:space="preserve">תבנית זו מייצגת את מסך חיפוש </w:t>
      </w:r>
      <w:del w:id="4116" w:author="Ron Gal" w:date="2017-03-05T23:49:00Z">
        <w:r w:rsidDel="008E254E">
          <w:rPr>
            <w:sz w:val="24"/>
            <w:szCs w:val="24"/>
            <w:rtl/>
          </w:rPr>
          <w:delText>מגרשים פנויים. מסך זה מיועד ללקוחות המעוניינים להזמין מגרש לשעות מסויימות. בחלק העליון במסך זה ניתן לחפש מגרשים פנויים לפי שם ומספר מגרש, לפי טווח תאריכים וסוג המשחק המבוקש. תוצאות החיפוש מוצגות כטבלה בחלק התחתון של המסך. בכל שורה בטבלה ניתן ללחוץ על הקישור 'הזמן' לצורך יצירת הזמנה חדשה במגרש זה.</w:delText>
        </w:r>
      </w:del>
      <w:ins w:id="4117" w:author="Ron Gal" w:date="2017-03-05T23:49:00Z">
        <w:r w:rsidR="008E254E">
          <w:rPr>
            <w:rFonts w:hint="cs"/>
            <w:sz w:val="24"/>
            <w:szCs w:val="24"/>
            <w:rtl/>
          </w:rPr>
          <w:t xml:space="preserve">בעלי חיים. מסך זה מיועד לרופאים ובעלים שרוצים לקבל מידע על בעלי החיים שברשותם\בטיפולים. </w:t>
        </w:r>
      </w:ins>
      <w:ins w:id="4118" w:author="Ron Gal" w:date="2017-03-05T23:50:00Z">
        <w:r w:rsidR="008E254E">
          <w:rPr>
            <w:rFonts w:hint="cs"/>
            <w:sz w:val="24"/>
            <w:szCs w:val="24"/>
            <w:rtl/>
          </w:rPr>
          <w:t xml:space="preserve">במסך ניתן לחפש בשיטת </w:t>
        </w:r>
        <w:r w:rsidR="008E254E">
          <w:rPr>
            <w:sz w:val="24"/>
            <w:szCs w:val="24"/>
          </w:rPr>
          <w:t>auto complete</w:t>
        </w:r>
        <w:r w:rsidR="0081189A">
          <w:rPr>
            <w:rFonts w:hint="cs"/>
            <w:sz w:val="24"/>
            <w:szCs w:val="24"/>
            <w:rtl/>
          </w:rPr>
          <w:t xml:space="preserve"> לפי שם בע"ח, סוג, מגדר, ומזהה בע"ח. המסך יעלה באופן דיפולטי עם כל בעלי החיים, ממוינים לפי </w:t>
        </w:r>
      </w:ins>
      <w:ins w:id="4119" w:author="Ron Gal" w:date="2017-03-05T23:51:00Z">
        <w:r w:rsidR="0081189A">
          <w:rPr>
            <w:rFonts w:hint="cs"/>
            <w:sz w:val="24"/>
            <w:szCs w:val="24"/>
            <w:rtl/>
          </w:rPr>
          <w:t>לפי מזהה. את המיון ניתן לשנות גם כן, והוא מתבצע בצד הלקוח.</w:t>
        </w:r>
      </w:ins>
    </w:p>
    <w:p w:rsidR="00481634" w:rsidRDefault="00481634">
      <w:pPr>
        <w:bidi/>
      </w:pPr>
    </w:p>
    <w:p w:rsidR="00481634" w:rsidRDefault="0081189A">
      <w:pPr>
        <w:bidi/>
      </w:pPr>
      <w:ins w:id="4120" w:author="Ron Gal" w:date="2017-03-05T23:51:00Z">
        <w:r w:rsidRPr="0081189A">
          <w:rPr>
            <w:b/>
            <w:sz w:val="24"/>
            <w:szCs w:val="24"/>
          </w:rPr>
          <w:t>PatientPage</w:t>
        </w:r>
      </w:ins>
      <w:del w:id="4121" w:author="Ron Gal" w:date="2017-03-05T23:51:00Z">
        <w:r w:rsidR="00471D70" w:rsidDel="0081189A">
          <w:rPr>
            <w:b/>
            <w:sz w:val="24"/>
            <w:szCs w:val="24"/>
          </w:rPr>
          <w:delText>searchOrders</w:delText>
        </w:r>
      </w:del>
      <w:r w:rsidR="00471D70">
        <w:rPr>
          <w:b/>
          <w:sz w:val="24"/>
          <w:szCs w:val="24"/>
        </w:rPr>
        <w:t>.html</w:t>
      </w:r>
      <w:r w:rsidR="00471D70">
        <w:rPr>
          <w:sz w:val="24"/>
          <w:szCs w:val="24"/>
        </w:rPr>
        <w:t xml:space="preserve"> </w:t>
      </w:r>
    </w:p>
    <w:p w:rsidR="00481634" w:rsidRDefault="00471D70">
      <w:pPr>
        <w:bidi/>
        <w:pPrChange w:id="4122" w:author="Ron Gal" w:date="2017-03-05T23:53:00Z">
          <w:pPr>
            <w:bidi/>
          </w:pPr>
        </w:pPrChange>
      </w:pPr>
      <w:r>
        <w:rPr>
          <w:sz w:val="24"/>
          <w:szCs w:val="24"/>
          <w:rtl/>
        </w:rPr>
        <w:t xml:space="preserve">תבנית זו מייצגת את מסך </w:t>
      </w:r>
      <w:del w:id="4123" w:author="Ron Gal" w:date="2017-03-05T23:51:00Z">
        <w:r w:rsidDel="0081189A">
          <w:rPr>
            <w:sz w:val="24"/>
            <w:szCs w:val="24"/>
            <w:rtl/>
          </w:rPr>
          <w:delText>צפייה ואישור בהזמנות</w:delText>
        </w:r>
      </w:del>
      <w:ins w:id="4124" w:author="Ron Gal" w:date="2017-03-05T23:51:00Z">
        <w:r w:rsidR="0081189A">
          <w:rPr>
            <w:rFonts w:hint="cs"/>
            <w:sz w:val="24"/>
            <w:szCs w:val="24"/>
            <w:rtl/>
          </w:rPr>
          <w:t>הלקוח</w:t>
        </w:r>
      </w:ins>
      <w:ins w:id="4125" w:author="Ron Gal" w:date="2017-03-05T23:56:00Z">
        <w:r w:rsidR="0081189A">
          <w:rPr>
            <w:rFonts w:hint="cs"/>
            <w:sz w:val="24"/>
            <w:szCs w:val="24"/>
            <w:rtl/>
          </w:rPr>
          <w:t xml:space="preserve"> (שהוא, כמובן, בע"ח)</w:t>
        </w:r>
      </w:ins>
      <w:r>
        <w:rPr>
          <w:sz w:val="24"/>
          <w:szCs w:val="24"/>
          <w:rtl/>
        </w:rPr>
        <w:t xml:space="preserve">. מסך זה מיועד </w:t>
      </w:r>
      <w:del w:id="4126" w:author="Ron Gal" w:date="2017-03-05T23:51:00Z">
        <w:r w:rsidDel="0081189A">
          <w:rPr>
            <w:sz w:val="24"/>
            <w:szCs w:val="24"/>
            <w:rtl/>
          </w:rPr>
          <w:delText>לעובדים לצורך חיפוש הזמנות של לקוחות. בחלק העליון במסך זה ניתן לחפש הזמנות לפי מספר וסטטוס הזמנה, לפי מספר ושם מגרש, לפי טווח תאריכים ולפי מזהה לקוח. תוצאות החיפוש מוצגות כטבלה בחלק התחתון של המסך. בכל שורה בטבלה ניתן ללחוץ על הקישור 'צפה' לצורך מעבר לדף פרטי ההזמנה', או 'אשר' או 'דחה' באופן ישיר. המסך יעלה באופן דיפולטי עם ההזמנות המחכות לאישור.</w:delText>
        </w:r>
      </w:del>
      <w:ins w:id="4127" w:author="Ron Gal" w:date="2017-03-05T23:51:00Z">
        <w:r w:rsidR="0081189A">
          <w:rPr>
            <w:rFonts w:hint="cs"/>
            <w:sz w:val="24"/>
            <w:szCs w:val="24"/>
            <w:rtl/>
          </w:rPr>
          <w:t>לרופאים ובעלים שרוצים לקבל את כל המידע על בעל</w:t>
        </w:r>
      </w:ins>
      <w:ins w:id="4128" w:author="Ron Gal" w:date="2017-03-05T23:52:00Z">
        <w:r w:rsidR="0081189A">
          <w:rPr>
            <w:rFonts w:hint="cs"/>
            <w:sz w:val="24"/>
            <w:szCs w:val="24"/>
            <w:rtl/>
          </w:rPr>
          <w:t xml:space="preserve"> </w:t>
        </w:r>
      </w:ins>
      <w:ins w:id="4129" w:author="Ron Gal" w:date="2017-03-05T23:51:00Z">
        <w:r w:rsidR="0081189A">
          <w:rPr>
            <w:rFonts w:hint="cs"/>
            <w:sz w:val="24"/>
            <w:szCs w:val="24"/>
            <w:rtl/>
          </w:rPr>
          <w:t xml:space="preserve">חיים </w:t>
        </w:r>
      </w:ins>
      <w:ins w:id="4130" w:author="Ron Gal" w:date="2017-03-05T23:52:00Z">
        <w:r w:rsidR="0081189A">
          <w:rPr>
            <w:rFonts w:hint="cs"/>
            <w:sz w:val="24"/>
            <w:szCs w:val="24"/>
            <w:rtl/>
          </w:rPr>
          <w:t xml:space="preserve">ספציפי </w:t>
        </w:r>
      </w:ins>
      <w:ins w:id="4131" w:author="Ron Gal" w:date="2017-03-05T23:51:00Z">
        <w:r w:rsidR="0081189A">
          <w:rPr>
            <w:rFonts w:hint="cs"/>
            <w:sz w:val="24"/>
            <w:szCs w:val="24"/>
            <w:rtl/>
          </w:rPr>
          <w:t>שברשותם\בטיפולם.</w:t>
        </w:r>
      </w:ins>
      <w:ins w:id="4132" w:author="Ron Gal" w:date="2017-03-05T23:52:00Z">
        <w:r w:rsidR="0081189A">
          <w:rPr>
            <w:rFonts w:hint="cs"/>
            <w:sz w:val="24"/>
            <w:szCs w:val="24"/>
            <w:rtl/>
          </w:rPr>
          <w:t xml:space="preserve"> במסך ניתן לערוך מספר פרטים של בעל החיים, לרבות תאריך לידה, שם, מגדר, מספר שבב, צבע ומשקל. ממסך זה </w:t>
        </w:r>
      </w:ins>
      <w:ins w:id="4133" w:author="Ron Gal" w:date="2017-03-05T23:53:00Z">
        <w:r w:rsidR="0081189A">
          <w:rPr>
            <w:rFonts w:hint="cs"/>
            <w:sz w:val="24"/>
            <w:szCs w:val="24"/>
            <w:rtl/>
          </w:rPr>
          <w:t>ה</w:t>
        </w:r>
      </w:ins>
      <w:ins w:id="4134" w:author="Ron Gal" w:date="2017-03-05T23:52:00Z">
        <w:r w:rsidR="0081189A">
          <w:rPr>
            <w:rFonts w:hint="cs"/>
            <w:sz w:val="24"/>
            <w:szCs w:val="24"/>
            <w:rtl/>
          </w:rPr>
          <w:t>בעלים</w:t>
        </w:r>
      </w:ins>
      <w:ins w:id="4135" w:author="Ron Gal" w:date="2017-03-05T23:53:00Z">
        <w:r w:rsidR="0081189A">
          <w:rPr>
            <w:rFonts w:hint="cs"/>
            <w:sz w:val="24"/>
            <w:szCs w:val="24"/>
            <w:rtl/>
          </w:rPr>
          <w:t xml:space="preserve"> יכולים לעבור </w:t>
        </w:r>
      </w:ins>
      <w:ins w:id="4136" w:author="Ron Gal" w:date="2017-03-05T23:52:00Z">
        <w:r w:rsidR="0081189A">
          <w:rPr>
            <w:rFonts w:hint="cs"/>
            <w:sz w:val="24"/>
            <w:szCs w:val="24"/>
            <w:rtl/>
          </w:rPr>
          <w:t xml:space="preserve">לדף חיפוש רופאים </w:t>
        </w:r>
      </w:ins>
      <w:ins w:id="4137" w:author="Ron Gal" w:date="2017-03-05T23:53:00Z">
        <w:r w:rsidR="0081189A">
          <w:rPr>
            <w:rFonts w:hint="cs"/>
            <w:sz w:val="24"/>
            <w:szCs w:val="24"/>
            <w:rtl/>
          </w:rPr>
          <w:t>ולשייך בעל חיים לרופא. ממסך זה יכול רופא להוסיף טיפול חדש.</w:t>
        </w:r>
      </w:ins>
    </w:p>
    <w:p w:rsidR="00481634" w:rsidRDefault="00481634">
      <w:pPr>
        <w:bidi/>
      </w:pPr>
    </w:p>
    <w:p w:rsidR="00481634" w:rsidRDefault="0081189A">
      <w:pPr>
        <w:bidi/>
      </w:pPr>
      <w:ins w:id="4138" w:author="Ron Gal" w:date="2017-03-05T23:53:00Z">
        <w:r w:rsidRPr="0081189A">
          <w:rPr>
            <w:b/>
            <w:sz w:val="24"/>
            <w:szCs w:val="24"/>
          </w:rPr>
          <w:t>Profile</w:t>
        </w:r>
      </w:ins>
      <w:del w:id="4139" w:author="Ron Gal" w:date="2017-03-05T23:53:00Z">
        <w:r w:rsidR="00471D70" w:rsidDel="0081189A">
          <w:rPr>
            <w:b/>
            <w:sz w:val="24"/>
            <w:szCs w:val="24"/>
          </w:rPr>
          <w:delText>editOrder</w:delText>
        </w:r>
      </w:del>
      <w:r w:rsidR="00471D70">
        <w:rPr>
          <w:b/>
          <w:sz w:val="24"/>
          <w:szCs w:val="24"/>
        </w:rPr>
        <w:t xml:space="preserve">.html </w:t>
      </w:r>
    </w:p>
    <w:p w:rsidR="00481634" w:rsidRDefault="00471D70">
      <w:pPr>
        <w:bidi/>
        <w:pPrChange w:id="4140" w:author="Ron Gal" w:date="2017-03-05T23:54:00Z">
          <w:pPr>
            <w:bidi/>
          </w:pPr>
        </w:pPrChange>
      </w:pPr>
      <w:r>
        <w:rPr>
          <w:sz w:val="24"/>
          <w:szCs w:val="24"/>
          <w:rtl/>
        </w:rPr>
        <w:t xml:space="preserve">תבנית זו מייצגת את מסך </w:t>
      </w:r>
      <w:del w:id="4141" w:author="Ron Gal" w:date="2017-03-05T23:53:00Z">
        <w:r w:rsidDel="0081189A">
          <w:rPr>
            <w:sz w:val="24"/>
            <w:szCs w:val="24"/>
            <w:rtl/>
          </w:rPr>
          <w:delText>פרטי הזמנה</w:delText>
        </w:r>
      </w:del>
      <w:ins w:id="4142" w:author="Ron Gal" w:date="2017-03-05T23:53:00Z">
        <w:r w:rsidR="0081189A">
          <w:rPr>
            <w:rFonts w:hint="cs"/>
            <w:sz w:val="24"/>
            <w:szCs w:val="24"/>
            <w:rtl/>
          </w:rPr>
          <w:t xml:space="preserve">פרטי המשתמש (כתובת וטלפון וכרעיון לעתיד </w:t>
        </w:r>
      </w:ins>
      <w:ins w:id="4143" w:author="Ron Gal" w:date="2017-03-05T23:54:00Z">
        <w:r w:rsidR="0081189A">
          <w:rPr>
            <w:sz w:val="24"/>
            <w:szCs w:val="24"/>
            <w:rtl/>
          </w:rPr>
          <w:t>–</w:t>
        </w:r>
      </w:ins>
      <w:ins w:id="4144" w:author="Ron Gal" w:date="2017-03-05T23:53:00Z">
        <w:r w:rsidR="0081189A">
          <w:rPr>
            <w:rFonts w:hint="cs"/>
            <w:sz w:val="24"/>
            <w:szCs w:val="24"/>
            <w:rtl/>
          </w:rPr>
          <w:t xml:space="preserve"> גם </w:t>
        </w:r>
      </w:ins>
      <w:ins w:id="4145" w:author="Ron Gal" w:date="2017-03-05T23:54:00Z">
        <w:r w:rsidR="0081189A">
          <w:rPr>
            <w:rFonts w:hint="cs"/>
            <w:sz w:val="24"/>
            <w:szCs w:val="24"/>
            <w:rtl/>
          </w:rPr>
          <w:t>סיסמא)</w:t>
        </w:r>
      </w:ins>
      <w:r>
        <w:rPr>
          <w:sz w:val="24"/>
          <w:szCs w:val="24"/>
          <w:rtl/>
        </w:rPr>
        <w:t xml:space="preserve">. מסך זה מיועד </w:t>
      </w:r>
      <w:del w:id="4146" w:author="Ron Gal" w:date="2017-03-05T23:54:00Z">
        <w:r w:rsidDel="0081189A">
          <w:rPr>
            <w:sz w:val="24"/>
            <w:szCs w:val="24"/>
            <w:rtl/>
          </w:rPr>
          <w:delText>ללקוחות לצורך יצירה, עריכה וצפייה בהזמנה. פרטי ההזמנה מופעים בחלק העליון של המסך. בחלק התחתון של המסך, בצד ימין, מופיעים המשתתפים הנוכחים בהזמנה, ובצד שמאל מופיעות כל הבקשות של לקוחות שעוד לא אושרו או נדחו.</w:delText>
        </w:r>
      </w:del>
      <w:ins w:id="4147" w:author="Ron Gal" w:date="2017-03-05T23:54:00Z">
        <w:r w:rsidR="0081189A">
          <w:rPr>
            <w:rFonts w:hint="cs"/>
            <w:sz w:val="24"/>
            <w:szCs w:val="24"/>
            <w:rtl/>
          </w:rPr>
          <w:t xml:space="preserve">לכל המשתמשים של האתר (רופאים, בעלים וכל סוג משתמש עתידי שיתווסף). דף זה עולה עם מידע על כתובת וטלפון המשתמש ועל ידי שינוי </w:t>
        </w:r>
      </w:ins>
      <w:ins w:id="4148" w:author="Ron Gal" w:date="2017-03-05T23:55:00Z">
        <w:r w:rsidR="0081189A">
          <w:rPr>
            <w:rFonts w:hint="cs"/>
            <w:sz w:val="24"/>
            <w:szCs w:val="24"/>
            <w:rtl/>
          </w:rPr>
          <w:t>ערכי תיבות הטקסט המשתמש יכול לשנות ערכים אלו עבורו.</w:t>
        </w:r>
      </w:ins>
    </w:p>
    <w:p w:rsidR="00481634" w:rsidRDefault="00481634">
      <w:pPr>
        <w:bidi/>
      </w:pPr>
    </w:p>
    <w:p w:rsidR="00481634" w:rsidRDefault="0081189A">
      <w:pPr>
        <w:bidi/>
      </w:pPr>
      <w:ins w:id="4149" w:author="Ron Gal" w:date="2017-03-05T23:56:00Z">
        <w:r w:rsidRPr="0081189A">
          <w:rPr>
            <w:b/>
            <w:sz w:val="24"/>
            <w:szCs w:val="24"/>
          </w:rPr>
          <w:t>ReportFinance</w:t>
        </w:r>
      </w:ins>
      <w:del w:id="4150" w:author="Ron Gal" w:date="2017-03-05T23:56:00Z">
        <w:r w:rsidR="00471D70" w:rsidDel="0081189A">
          <w:rPr>
            <w:b/>
            <w:sz w:val="24"/>
            <w:szCs w:val="24"/>
          </w:rPr>
          <w:delText>ownedOrders</w:delText>
        </w:r>
      </w:del>
      <w:r w:rsidR="00471D70">
        <w:rPr>
          <w:b/>
          <w:sz w:val="24"/>
          <w:szCs w:val="24"/>
        </w:rPr>
        <w:t xml:space="preserve">.html </w:t>
      </w:r>
    </w:p>
    <w:p w:rsidR="00481634" w:rsidRDefault="00471D70">
      <w:pPr>
        <w:bidi/>
        <w:pPrChange w:id="4151" w:author="Ron Gal" w:date="2017-03-05T23:57:00Z">
          <w:pPr>
            <w:bidi/>
          </w:pPr>
        </w:pPrChange>
      </w:pPr>
      <w:r>
        <w:rPr>
          <w:sz w:val="24"/>
          <w:szCs w:val="24"/>
          <w:rtl/>
        </w:rPr>
        <w:lastRenderedPageBreak/>
        <w:t xml:space="preserve">תבנית זו מייצגת </w:t>
      </w:r>
      <w:del w:id="4152" w:author="Ron Gal" w:date="2017-03-05T23:56:00Z">
        <w:r w:rsidDel="0081189A">
          <w:rPr>
            <w:sz w:val="24"/>
            <w:szCs w:val="24"/>
            <w:rtl/>
          </w:rPr>
          <w:delText>את מסך ההזמנות של לקוח. מסך זה מיועד לעקב אחר פרטי ההזמנות. ניתן לסנן את ההזמנות בעזרת השדות בחלק העליון של המסך. ההזמנות מוצגות כטבלה בחלק התחתון של המסך. בכל שורה בטבלה ניתן ללחוץ על הקישור 'צפה' לצורך מעבר למסך פרטי ההזמנה.</w:delText>
        </w:r>
      </w:del>
      <w:ins w:id="4153" w:author="Ron Gal" w:date="2017-03-05T23:56:00Z">
        <w:r w:rsidR="0081189A">
          <w:rPr>
            <w:rFonts w:hint="cs"/>
            <w:sz w:val="24"/>
            <w:szCs w:val="24"/>
            <w:rtl/>
          </w:rPr>
          <w:t xml:space="preserve">דו"ח כלכלי. בדו"ח  זה יכול רופא לקבל מידע על הכנסותיו לפי תאריך ובעלים יכולים לקבל מידע על הוצאותיהם </w:t>
        </w:r>
      </w:ins>
      <w:ins w:id="4154" w:author="Ron Gal" w:date="2017-03-05T23:57:00Z">
        <w:r w:rsidR="0081189A">
          <w:rPr>
            <w:rFonts w:hint="cs"/>
            <w:sz w:val="24"/>
            <w:szCs w:val="24"/>
            <w:rtl/>
          </w:rPr>
          <w:t xml:space="preserve"> לפי תאריך. </w:t>
        </w:r>
        <w:bookmarkStart w:id="4155" w:name="OLE_LINK11"/>
        <w:bookmarkStart w:id="4156" w:name="OLE_LINK12"/>
        <w:bookmarkStart w:id="4157" w:name="OLE_LINK13"/>
        <w:bookmarkStart w:id="4158" w:name="OLE_LINK14"/>
        <w:r w:rsidR="0081189A">
          <w:rPr>
            <w:rFonts w:hint="cs"/>
            <w:sz w:val="24"/>
            <w:szCs w:val="24"/>
            <w:rtl/>
          </w:rPr>
          <w:t>ניתן לסנן לפי תחום תאריך ולבצע אגרגציה לפי יום, חודש ושנה.</w:t>
        </w:r>
      </w:ins>
    </w:p>
    <w:bookmarkEnd w:id="4155"/>
    <w:bookmarkEnd w:id="4156"/>
    <w:bookmarkEnd w:id="4157"/>
    <w:bookmarkEnd w:id="4158"/>
    <w:p w:rsidR="00481634" w:rsidRDefault="00481634">
      <w:pPr>
        <w:bidi/>
      </w:pPr>
    </w:p>
    <w:p w:rsidR="00481634" w:rsidRDefault="0081189A">
      <w:pPr>
        <w:bidi/>
      </w:pPr>
      <w:ins w:id="4159" w:author="Ron Gal" w:date="2017-03-05T23:57:00Z">
        <w:r w:rsidRPr="0081189A">
          <w:rPr>
            <w:b/>
            <w:sz w:val="24"/>
            <w:szCs w:val="24"/>
          </w:rPr>
          <w:t>ReportFinancePerAnimal</w:t>
        </w:r>
      </w:ins>
      <w:del w:id="4160" w:author="Ron Gal" w:date="2017-03-05T23:57:00Z">
        <w:r w:rsidR="00471D70" w:rsidDel="0081189A">
          <w:rPr>
            <w:b/>
            <w:sz w:val="24"/>
            <w:szCs w:val="24"/>
          </w:rPr>
          <w:delText>searchAvailableOrdersToJoin</w:delText>
        </w:r>
      </w:del>
      <w:r w:rsidR="00471D70">
        <w:rPr>
          <w:b/>
          <w:sz w:val="24"/>
          <w:szCs w:val="24"/>
        </w:rPr>
        <w:t xml:space="preserve">.html </w:t>
      </w:r>
    </w:p>
    <w:p w:rsidR="00481634" w:rsidRPr="0081189A" w:rsidDel="0081189A" w:rsidRDefault="00471D70">
      <w:pPr>
        <w:bidi/>
        <w:rPr>
          <w:del w:id="4161" w:author="Ron Gal" w:date="2017-03-05T23:57:00Z"/>
          <w:sz w:val="24"/>
          <w:szCs w:val="24"/>
          <w:rPrChange w:id="4162" w:author="Ron Gal" w:date="2017-03-05T23:59:00Z">
            <w:rPr>
              <w:del w:id="4163" w:author="Ron Gal" w:date="2017-03-05T23:57:00Z"/>
            </w:rPr>
          </w:rPrChange>
        </w:rPr>
        <w:pPrChange w:id="4164" w:author="Ron Gal" w:date="2017-03-05T23:58:00Z">
          <w:pPr>
            <w:bidi/>
          </w:pPr>
        </w:pPrChange>
      </w:pPr>
      <w:bookmarkStart w:id="4165" w:name="OLE_LINK15"/>
      <w:bookmarkStart w:id="4166" w:name="OLE_LINK16"/>
      <w:bookmarkStart w:id="4167" w:name="OLE_LINK17"/>
      <w:r>
        <w:rPr>
          <w:sz w:val="24"/>
          <w:szCs w:val="24"/>
          <w:rtl/>
        </w:rPr>
        <w:t xml:space="preserve">תבנית זו מייצגת </w:t>
      </w:r>
      <w:ins w:id="4168" w:author="Ron Gal" w:date="2017-03-05T23:57:00Z">
        <w:r w:rsidR="0081189A">
          <w:rPr>
            <w:rFonts w:hint="cs"/>
            <w:sz w:val="24"/>
            <w:szCs w:val="24"/>
            <w:rtl/>
          </w:rPr>
          <w:t>דו"ח כלכלי לפי בע</w:t>
        </w:r>
      </w:ins>
      <w:ins w:id="4169" w:author="Ron Gal" w:date="2017-03-05T23:58:00Z">
        <w:r w:rsidR="0081189A">
          <w:rPr>
            <w:rFonts w:hint="cs"/>
            <w:sz w:val="24"/>
            <w:szCs w:val="24"/>
            <w:rtl/>
          </w:rPr>
          <w:t xml:space="preserve">"ח עבור בעלים. </w:t>
        </w:r>
      </w:ins>
      <w:del w:id="4170" w:author="Ron Gal" w:date="2017-03-05T23:57:00Z">
        <w:r w:rsidDel="0081189A">
          <w:rPr>
            <w:sz w:val="24"/>
            <w:szCs w:val="24"/>
            <w:rtl/>
          </w:rPr>
          <w:delText>את מסך הצטרפות למגרש. מסך זה מיועד ללקוחות לצורך חיפוש הזמנות אליהן ניתן להצטרף. בחלק העליון של המסך ניתן לחפש הזמנות לפי מזהה ושם הלקוח המזמין, לפי מספר וסטאטוס ההזמנה, לפי מספר ושם המגרש וטווח תאריכים. בחלק התחתון של המסך ניתן לראות הזמנות שאליהן ניתן להצטרף כטבלה. בכל שורה בטבלה ניתן ללחוץ על הקישור 'הצטרף' לצורך שליחת בקשת הצטרפות להזמנה.</w:delText>
        </w:r>
      </w:del>
    </w:p>
    <w:p w:rsidR="0081189A" w:rsidRDefault="0081189A" w:rsidP="0081189A">
      <w:pPr>
        <w:bidi/>
        <w:rPr>
          <w:ins w:id="4171" w:author="Ron Gal" w:date="2017-03-05T23:59:00Z"/>
        </w:rPr>
      </w:pPr>
      <w:ins w:id="4172" w:author="Ron Gal" w:date="2017-03-05T23:58:00Z">
        <w:r w:rsidRPr="0081189A">
          <w:rPr>
            <w:rFonts w:hint="eastAsia"/>
            <w:sz w:val="24"/>
            <w:szCs w:val="24"/>
            <w:rtl/>
            <w:rPrChange w:id="4173" w:author="Ron Gal" w:date="2017-03-05T23:59:00Z">
              <w:rPr>
                <w:rFonts w:hint="eastAsia"/>
                <w:rtl/>
              </w:rPr>
            </w:rPrChange>
          </w:rPr>
          <w:t>בדו</w:t>
        </w:r>
        <w:r w:rsidRPr="0081189A">
          <w:rPr>
            <w:sz w:val="24"/>
            <w:szCs w:val="24"/>
            <w:rtl/>
            <w:rPrChange w:id="4174" w:author="Ron Gal" w:date="2017-03-05T23:59:00Z">
              <w:rPr>
                <w:rtl/>
              </w:rPr>
            </w:rPrChange>
          </w:rPr>
          <w:t xml:space="preserve">"ח זה יכולים בעלים לצפות בהוצאותיהם מקובצות לפי כל אחד מבעלי החיים שבחזקתם. </w:t>
        </w:r>
      </w:ins>
      <w:ins w:id="4175" w:author="Ron Gal" w:date="2017-03-05T23:59:00Z">
        <w:r>
          <w:rPr>
            <w:rFonts w:hint="cs"/>
            <w:sz w:val="24"/>
            <w:szCs w:val="24"/>
            <w:rtl/>
          </w:rPr>
          <w:t>ניתן לסנן לפי תחום תאריך ובע"ח ולבצע אגרגציה לפי יום, חודש ושנה.</w:t>
        </w:r>
      </w:ins>
    </w:p>
    <w:bookmarkEnd w:id="4165"/>
    <w:bookmarkEnd w:id="4166"/>
    <w:bookmarkEnd w:id="4167"/>
    <w:p w:rsidR="0081189A" w:rsidRPr="0081189A" w:rsidRDefault="0081189A">
      <w:pPr>
        <w:bidi/>
        <w:pPrChange w:id="4176" w:author="Ron Gal" w:date="2017-03-05T23:59:00Z">
          <w:pPr>
            <w:bidi/>
          </w:pPr>
        </w:pPrChange>
      </w:pPr>
    </w:p>
    <w:p w:rsidR="00481634" w:rsidRDefault="0081189A">
      <w:pPr>
        <w:bidi/>
      </w:pPr>
      <w:bookmarkStart w:id="4177" w:name="OLE_LINK18"/>
      <w:bookmarkStart w:id="4178" w:name="OLE_LINK19"/>
      <w:bookmarkStart w:id="4179" w:name="OLE_LINK20"/>
      <w:ins w:id="4180" w:author="Ron Gal" w:date="2017-03-05T23:59:00Z">
        <w:r w:rsidRPr="0081189A">
          <w:rPr>
            <w:b/>
            <w:sz w:val="24"/>
            <w:szCs w:val="24"/>
          </w:rPr>
          <w:t>ReportPerItem</w:t>
        </w:r>
      </w:ins>
      <w:del w:id="4181" w:author="Ron Gal" w:date="2017-03-05T23:59:00Z">
        <w:r w:rsidR="00471D70" w:rsidDel="0081189A">
          <w:rPr>
            <w:b/>
            <w:sz w:val="24"/>
            <w:szCs w:val="24"/>
          </w:rPr>
          <w:delText>pendingOrdersToJoin</w:delText>
        </w:r>
      </w:del>
      <w:r w:rsidR="00471D70">
        <w:rPr>
          <w:b/>
          <w:sz w:val="24"/>
          <w:szCs w:val="24"/>
        </w:rPr>
        <w:t xml:space="preserve">.html </w:t>
      </w:r>
    </w:p>
    <w:p w:rsidR="0081189A" w:rsidRDefault="0081189A">
      <w:pPr>
        <w:bidi/>
        <w:rPr>
          <w:ins w:id="4182" w:author="Ron Gal" w:date="2017-03-05T23:59:00Z"/>
        </w:rPr>
        <w:pPrChange w:id="4183" w:author="Ron Gal" w:date="2017-03-06T00:00:00Z">
          <w:pPr>
            <w:bidi/>
          </w:pPr>
        </w:pPrChange>
      </w:pPr>
      <w:ins w:id="4184" w:author="Ron Gal" w:date="2017-03-05T23:59:00Z">
        <w:r>
          <w:rPr>
            <w:sz w:val="24"/>
            <w:szCs w:val="24"/>
            <w:rtl/>
          </w:rPr>
          <w:t xml:space="preserve">תבנית זו מייצגת </w:t>
        </w:r>
        <w:r>
          <w:rPr>
            <w:rFonts w:hint="cs"/>
            <w:sz w:val="24"/>
            <w:szCs w:val="24"/>
            <w:rtl/>
          </w:rPr>
          <w:t xml:space="preserve">דו"ח כלכלי לפי </w:t>
        </w:r>
      </w:ins>
      <w:ins w:id="4185" w:author="Ron Gal" w:date="2017-03-06T00:00:00Z">
        <w:r>
          <w:rPr>
            <w:rFonts w:hint="cs"/>
            <w:sz w:val="24"/>
            <w:szCs w:val="24"/>
            <w:rtl/>
          </w:rPr>
          <w:t>פריט עבור רופא</w:t>
        </w:r>
      </w:ins>
      <w:ins w:id="4186" w:author="Ron Gal" w:date="2017-03-05T23:59:00Z">
        <w:r>
          <w:rPr>
            <w:rFonts w:hint="cs"/>
            <w:sz w:val="24"/>
            <w:szCs w:val="24"/>
            <w:rtl/>
          </w:rPr>
          <w:t xml:space="preserve">. </w:t>
        </w:r>
        <w:r w:rsidRPr="00561E95">
          <w:rPr>
            <w:rFonts w:hint="cs"/>
            <w:sz w:val="24"/>
            <w:szCs w:val="24"/>
            <w:rtl/>
          </w:rPr>
          <w:t xml:space="preserve">בדו"ח זה </w:t>
        </w:r>
      </w:ins>
      <w:ins w:id="4187" w:author="Ron Gal" w:date="2017-03-06T00:00:00Z">
        <w:r>
          <w:rPr>
            <w:rFonts w:hint="cs"/>
            <w:sz w:val="24"/>
            <w:szCs w:val="24"/>
            <w:rtl/>
          </w:rPr>
          <w:t>יכול רופא</w:t>
        </w:r>
        <w:r w:rsidR="000A1C34">
          <w:rPr>
            <w:rFonts w:hint="cs"/>
            <w:sz w:val="24"/>
            <w:szCs w:val="24"/>
            <w:rtl/>
          </w:rPr>
          <w:t xml:space="preserve"> </w:t>
        </w:r>
      </w:ins>
      <w:ins w:id="4188" w:author="Ron Gal" w:date="2017-03-05T23:59:00Z">
        <w:r w:rsidRPr="00561E95">
          <w:rPr>
            <w:rFonts w:hint="cs"/>
            <w:sz w:val="24"/>
            <w:szCs w:val="24"/>
            <w:rtl/>
          </w:rPr>
          <w:t xml:space="preserve">לצפות </w:t>
        </w:r>
      </w:ins>
      <w:ins w:id="4189" w:author="Ron Gal" w:date="2017-03-06T00:00:00Z">
        <w:r w:rsidR="000A1C34">
          <w:rPr>
            <w:rFonts w:hint="cs"/>
            <w:sz w:val="24"/>
            <w:szCs w:val="24"/>
            <w:rtl/>
          </w:rPr>
          <w:t xml:space="preserve">בהכנסותיו </w:t>
        </w:r>
      </w:ins>
      <w:ins w:id="4190" w:author="Ron Gal" w:date="2017-03-05T23:59:00Z">
        <w:r w:rsidRPr="00561E95">
          <w:rPr>
            <w:rFonts w:hint="cs"/>
            <w:sz w:val="24"/>
            <w:szCs w:val="24"/>
            <w:rtl/>
          </w:rPr>
          <w:t xml:space="preserve">מקובצות לפי </w:t>
        </w:r>
      </w:ins>
      <w:ins w:id="4191" w:author="Ron Gal" w:date="2017-03-06T00:00:00Z">
        <w:r w:rsidR="000A1C34">
          <w:rPr>
            <w:rFonts w:hint="cs"/>
            <w:sz w:val="24"/>
            <w:szCs w:val="24"/>
            <w:rtl/>
          </w:rPr>
          <w:t>סוג פריט</w:t>
        </w:r>
      </w:ins>
      <w:ins w:id="4192" w:author="Ron Gal" w:date="2017-03-05T23:59:00Z">
        <w:r w:rsidRPr="00561E95">
          <w:rPr>
            <w:rFonts w:hint="cs"/>
            <w:sz w:val="24"/>
            <w:szCs w:val="24"/>
            <w:rtl/>
          </w:rPr>
          <w:t xml:space="preserve">. </w:t>
        </w:r>
        <w:r>
          <w:rPr>
            <w:rFonts w:hint="cs"/>
            <w:sz w:val="24"/>
            <w:szCs w:val="24"/>
            <w:rtl/>
          </w:rPr>
          <w:t xml:space="preserve">ניתן לסנן לפי תחום תאריך </w:t>
        </w:r>
      </w:ins>
      <w:ins w:id="4193" w:author="Ron Gal" w:date="2017-03-06T00:00:00Z">
        <w:r w:rsidR="000A1C34">
          <w:rPr>
            <w:rFonts w:hint="cs"/>
            <w:sz w:val="24"/>
            <w:szCs w:val="24"/>
            <w:rtl/>
          </w:rPr>
          <w:t>וטקסט חופשי בשם של פריט</w:t>
        </w:r>
      </w:ins>
      <w:ins w:id="4194" w:author="Ron Gal" w:date="2017-03-05T23:59:00Z">
        <w:r>
          <w:rPr>
            <w:rFonts w:hint="cs"/>
            <w:sz w:val="24"/>
            <w:szCs w:val="24"/>
            <w:rtl/>
          </w:rPr>
          <w:t xml:space="preserve"> ולבצע אגרגציה לפי יום, חודש ושנה.</w:t>
        </w:r>
      </w:ins>
    </w:p>
    <w:bookmarkEnd w:id="4177"/>
    <w:bookmarkEnd w:id="4178"/>
    <w:bookmarkEnd w:id="4179"/>
    <w:p w:rsidR="0081189A" w:rsidRDefault="0081189A">
      <w:pPr>
        <w:bidi/>
        <w:rPr>
          <w:ins w:id="4195" w:author="Ron Gal" w:date="2017-03-05T23:59:00Z"/>
          <w:sz w:val="24"/>
          <w:szCs w:val="24"/>
          <w:rtl/>
        </w:rPr>
      </w:pPr>
    </w:p>
    <w:p w:rsidR="00481634" w:rsidDel="0081189A" w:rsidRDefault="00471D70">
      <w:pPr>
        <w:bidi/>
        <w:rPr>
          <w:del w:id="4196" w:author="Ron Gal" w:date="2017-03-05T23:59:00Z"/>
        </w:rPr>
        <w:pPrChange w:id="4197" w:author="Ron Gal" w:date="2017-03-05T23:59:00Z">
          <w:pPr>
            <w:bidi/>
          </w:pPr>
        </w:pPrChange>
      </w:pPr>
      <w:del w:id="4198" w:author="Ron Gal" w:date="2017-03-05T23:59:00Z">
        <w:r w:rsidDel="0081189A">
          <w:rPr>
            <w:sz w:val="24"/>
            <w:szCs w:val="24"/>
            <w:rtl/>
          </w:rPr>
          <w:delText>תבנית זו מייצגת את מסך בקשות הצטרפות. מסך זה מיועד ללקוח לצורך מעקב אחר כל בקשות ההצטרפות להזמנות אשר הלקוח שלח. בחלק העליון ניתן לסנן את הבקשות לפי מספר ושם מזמין, לפי מספר וסטטוס הזמנה, לפי שם ומספר מגרש ולפי טווח תאריכים. בחלק התחתון של המסך ניתן לראות את כל בקשות ההצטרפות כטבלה. בכל שורה בטבלה ניתן ללחוץ על הקישור 'בטל' לצורך ביטול הבקשה.</w:delText>
        </w:r>
      </w:del>
    </w:p>
    <w:p w:rsidR="00481634" w:rsidDel="0081189A" w:rsidRDefault="00481634">
      <w:pPr>
        <w:bidi/>
        <w:rPr>
          <w:del w:id="4199" w:author="Ron Gal" w:date="2017-03-05T23:59:00Z"/>
        </w:rPr>
      </w:pPr>
    </w:p>
    <w:p w:rsidR="000A1C34" w:rsidRDefault="000A1C34" w:rsidP="000A1C34">
      <w:pPr>
        <w:bidi/>
        <w:rPr>
          <w:ins w:id="4200" w:author="Ron Gal" w:date="2017-03-06T00:00:00Z"/>
        </w:rPr>
      </w:pPr>
      <w:ins w:id="4201" w:author="Ron Gal" w:date="2017-03-06T00:01:00Z">
        <w:r w:rsidRPr="000A1C34">
          <w:rPr>
            <w:b/>
            <w:sz w:val="24"/>
            <w:szCs w:val="24"/>
          </w:rPr>
          <w:t>ReportPerType</w:t>
        </w:r>
      </w:ins>
      <w:ins w:id="4202" w:author="Ron Gal" w:date="2017-03-06T00:00:00Z">
        <w:r>
          <w:rPr>
            <w:b/>
            <w:sz w:val="24"/>
            <w:szCs w:val="24"/>
          </w:rPr>
          <w:t xml:space="preserve">.html </w:t>
        </w:r>
      </w:ins>
    </w:p>
    <w:p w:rsidR="000A1C34" w:rsidRDefault="000A1C34">
      <w:pPr>
        <w:bidi/>
        <w:rPr>
          <w:ins w:id="4203" w:author="Ron Gal" w:date="2017-03-06T00:00:00Z"/>
        </w:rPr>
        <w:pPrChange w:id="4204" w:author="Ron Gal" w:date="2017-03-06T00:01:00Z">
          <w:pPr>
            <w:bidi/>
          </w:pPr>
        </w:pPrChange>
      </w:pPr>
      <w:ins w:id="4205" w:author="Ron Gal" w:date="2017-03-06T00:00:00Z">
        <w:r>
          <w:rPr>
            <w:sz w:val="24"/>
            <w:szCs w:val="24"/>
            <w:rtl/>
          </w:rPr>
          <w:t xml:space="preserve">תבנית זו מייצגת </w:t>
        </w:r>
        <w:r>
          <w:rPr>
            <w:rFonts w:hint="cs"/>
            <w:sz w:val="24"/>
            <w:szCs w:val="24"/>
            <w:rtl/>
          </w:rPr>
          <w:t xml:space="preserve">דו"ח כלכלי לפי </w:t>
        </w:r>
      </w:ins>
      <w:ins w:id="4206" w:author="Ron Gal" w:date="2017-03-06T00:01:00Z">
        <w:r>
          <w:rPr>
            <w:rFonts w:hint="cs"/>
            <w:sz w:val="24"/>
            <w:szCs w:val="24"/>
            <w:rtl/>
          </w:rPr>
          <w:t xml:space="preserve">סוג בעל חיים </w:t>
        </w:r>
      </w:ins>
      <w:ins w:id="4207" w:author="Ron Gal" w:date="2017-03-06T00:00:00Z">
        <w:r>
          <w:rPr>
            <w:rFonts w:hint="cs"/>
            <w:sz w:val="24"/>
            <w:szCs w:val="24"/>
            <w:rtl/>
          </w:rPr>
          <w:t xml:space="preserve">עבור רופא. </w:t>
        </w:r>
        <w:r w:rsidRPr="00561E95">
          <w:rPr>
            <w:rFonts w:hint="cs"/>
            <w:sz w:val="24"/>
            <w:szCs w:val="24"/>
            <w:rtl/>
          </w:rPr>
          <w:t xml:space="preserve">בדו"ח זה </w:t>
        </w:r>
        <w:r>
          <w:rPr>
            <w:rFonts w:hint="cs"/>
            <w:sz w:val="24"/>
            <w:szCs w:val="24"/>
            <w:rtl/>
          </w:rPr>
          <w:t xml:space="preserve">יכול רופא </w:t>
        </w:r>
        <w:r w:rsidRPr="00561E95">
          <w:rPr>
            <w:rFonts w:hint="cs"/>
            <w:sz w:val="24"/>
            <w:szCs w:val="24"/>
            <w:rtl/>
          </w:rPr>
          <w:t xml:space="preserve">לצפות </w:t>
        </w:r>
        <w:r>
          <w:rPr>
            <w:rFonts w:hint="cs"/>
            <w:sz w:val="24"/>
            <w:szCs w:val="24"/>
            <w:rtl/>
          </w:rPr>
          <w:t xml:space="preserve">בהכנסותיו </w:t>
        </w:r>
        <w:r w:rsidRPr="00561E95">
          <w:rPr>
            <w:rFonts w:hint="cs"/>
            <w:sz w:val="24"/>
            <w:szCs w:val="24"/>
            <w:rtl/>
          </w:rPr>
          <w:t xml:space="preserve">מקובצות לפי </w:t>
        </w:r>
        <w:r>
          <w:rPr>
            <w:rFonts w:hint="cs"/>
            <w:sz w:val="24"/>
            <w:szCs w:val="24"/>
            <w:rtl/>
          </w:rPr>
          <w:t xml:space="preserve">סוג </w:t>
        </w:r>
      </w:ins>
      <w:ins w:id="4208" w:author="Ron Gal" w:date="2017-03-06T00:01:00Z">
        <w:r>
          <w:rPr>
            <w:rFonts w:hint="cs"/>
            <w:sz w:val="24"/>
            <w:szCs w:val="24"/>
            <w:rtl/>
          </w:rPr>
          <w:t>בע"ח</w:t>
        </w:r>
      </w:ins>
      <w:ins w:id="4209" w:author="Ron Gal" w:date="2017-03-06T00:00:00Z">
        <w:r w:rsidRPr="00561E95">
          <w:rPr>
            <w:rFonts w:hint="cs"/>
            <w:sz w:val="24"/>
            <w:szCs w:val="24"/>
            <w:rtl/>
          </w:rPr>
          <w:t xml:space="preserve">. </w:t>
        </w:r>
        <w:r>
          <w:rPr>
            <w:rFonts w:hint="cs"/>
            <w:sz w:val="24"/>
            <w:szCs w:val="24"/>
            <w:rtl/>
          </w:rPr>
          <w:t xml:space="preserve">ניתן לסנן לפי תחום תאריך </w:t>
        </w:r>
      </w:ins>
      <w:ins w:id="4210" w:author="Ron Gal" w:date="2017-03-06T00:01:00Z">
        <w:r>
          <w:rPr>
            <w:rFonts w:hint="cs"/>
            <w:sz w:val="24"/>
            <w:szCs w:val="24"/>
            <w:rtl/>
          </w:rPr>
          <w:t xml:space="preserve">וסוג בע"ח </w:t>
        </w:r>
      </w:ins>
      <w:ins w:id="4211" w:author="Ron Gal" w:date="2017-03-06T00:00:00Z">
        <w:r>
          <w:rPr>
            <w:rFonts w:hint="cs"/>
            <w:sz w:val="24"/>
            <w:szCs w:val="24"/>
            <w:rtl/>
          </w:rPr>
          <w:t>ולבצע אגרגציה לפי יום, חודש ושנה.</w:t>
        </w:r>
      </w:ins>
    </w:p>
    <w:p w:rsidR="00481634" w:rsidDel="000A1C34" w:rsidRDefault="00471D70">
      <w:pPr>
        <w:bidi/>
        <w:rPr>
          <w:del w:id="4212" w:author="Ron Gal" w:date="2017-03-06T00:00:00Z"/>
        </w:rPr>
        <w:pPrChange w:id="4213" w:author="Ron Gal" w:date="2017-03-06T00:00:00Z">
          <w:pPr>
            <w:bidi/>
          </w:pPr>
        </w:pPrChange>
      </w:pPr>
      <w:del w:id="4214" w:author="Ron Gal" w:date="2017-03-06T00:00:00Z">
        <w:r w:rsidDel="000A1C34">
          <w:rPr>
            <w:b/>
            <w:sz w:val="24"/>
            <w:szCs w:val="24"/>
          </w:rPr>
          <w:delText xml:space="preserve">searchCustomers.html </w:delText>
        </w:r>
      </w:del>
    </w:p>
    <w:p w:rsidR="00481634" w:rsidDel="000A1C34" w:rsidRDefault="00471D70">
      <w:pPr>
        <w:bidi/>
        <w:rPr>
          <w:del w:id="4215" w:author="Ron Gal" w:date="2017-03-06T00:00:00Z"/>
        </w:rPr>
        <w:pPrChange w:id="4216" w:author="Ron Gal" w:date="2017-03-06T00:00:00Z">
          <w:pPr>
            <w:bidi/>
          </w:pPr>
        </w:pPrChange>
      </w:pPr>
      <w:del w:id="4217" w:author="Ron Gal" w:date="2017-03-06T00:00:00Z">
        <w:r w:rsidDel="000A1C34">
          <w:rPr>
            <w:sz w:val="24"/>
            <w:szCs w:val="24"/>
            <w:rtl/>
          </w:rPr>
          <w:delText>תבנית זו מייצגת את מסך חיפוש לקוחות. מסך זה מיועד לכלל המשתמשים באתר והוא מאפשר חיפוש של לקוחות באתר. בחלק הלעיון ניתן לחפש לקוחות לפי שם פרטי ומשפחה, לפי טווח גילאים, איזור מגורים ומזהה לקוח. בחלק התחתון תוצאות החיפוש מוצגות בטבלה. בכל שורה בטבלה ניתן ללחוץ על הקישור 'עבור לדף הלקוח' לצורך מעבר לדף פרטי הלקוח.</w:delText>
        </w:r>
      </w:del>
    </w:p>
    <w:p w:rsidR="00481634" w:rsidRDefault="00481634">
      <w:pPr>
        <w:bidi/>
      </w:pPr>
    </w:p>
    <w:p w:rsidR="00481634" w:rsidRDefault="00471D70">
      <w:r>
        <w:br w:type="page"/>
      </w:r>
    </w:p>
    <w:p w:rsidR="00481634" w:rsidRDefault="00481634">
      <w:pPr>
        <w:bidi/>
      </w:pPr>
    </w:p>
    <w:p w:rsidR="000A1C34" w:rsidRDefault="000A1C34">
      <w:pPr>
        <w:bidi/>
        <w:rPr>
          <w:ins w:id="4218" w:author="Ron Gal" w:date="2017-03-06T00:01:00Z"/>
          <w:b/>
          <w:sz w:val="24"/>
          <w:szCs w:val="24"/>
          <w:rtl/>
        </w:rPr>
      </w:pPr>
      <w:ins w:id="4219" w:author="Ron Gal" w:date="2017-03-06T00:01:00Z">
        <w:r w:rsidRPr="000A1C34">
          <w:rPr>
            <w:b/>
            <w:sz w:val="24"/>
            <w:szCs w:val="24"/>
          </w:rPr>
          <w:t>ReportVisits.html</w:t>
        </w:r>
      </w:ins>
    </w:p>
    <w:p w:rsidR="00481634" w:rsidDel="000A1C34" w:rsidRDefault="00471D70">
      <w:pPr>
        <w:bidi/>
        <w:rPr>
          <w:del w:id="4220" w:author="Ron Gal" w:date="2017-03-06T00:01:00Z"/>
        </w:rPr>
        <w:pPrChange w:id="4221" w:author="Ron Gal" w:date="2017-03-06T00:01:00Z">
          <w:pPr>
            <w:bidi/>
          </w:pPr>
        </w:pPrChange>
      </w:pPr>
      <w:del w:id="4222" w:author="Ron Gal" w:date="2017-03-06T00:01:00Z">
        <w:r w:rsidDel="000A1C34">
          <w:rPr>
            <w:b/>
            <w:sz w:val="24"/>
            <w:szCs w:val="24"/>
          </w:rPr>
          <w:delText>editCustomer.html</w:delText>
        </w:r>
      </w:del>
    </w:p>
    <w:p w:rsidR="00481634" w:rsidRDefault="00471D70">
      <w:pPr>
        <w:bidi/>
        <w:pPrChange w:id="4223" w:author="Ron Gal" w:date="2017-03-06T00:03:00Z">
          <w:pPr>
            <w:bidi/>
          </w:pPr>
        </w:pPrChange>
      </w:pPr>
      <w:r>
        <w:rPr>
          <w:sz w:val="24"/>
          <w:szCs w:val="24"/>
          <w:rtl/>
        </w:rPr>
        <w:t xml:space="preserve">תבנית זו מייצגת את מסך </w:t>
      </w:r>
      <w:del w:id="4224" w:author="Ron Gal" w:date="2017-03-06T00:01:00Z">
        <w:r w:rsidDel="000A1C34">
          <w:rPr>
            <w:sz w:val="24"/>
            <w:szCs w:val="24"/>
            <w:rtl/>
          </w:rPr>
          <w:delText>פרטי לקוח</w:delText>
        </w:r>
      </w:del>
      <w:ins w:id="4225" w:author="Ron Gal" w:date="2017-03-06T00:01:00Z">
        <w:r w:rsidR="000A1C34">
          <w:rPr>
            <w:rFonts w:hint="cs"/>
            <w:sz w:val="24"/>
            <w:szCs w:val="24"/>
            <w:rtl/>
          </w:rPr>
          <w:t>דו"ח ביקורים הבאים</w:t>
        </w:r>
      </w:ins>
      <w:r>
        <w:rPr>
          <w:sz w:val="24"/>
          <w:szCs w:val="24"/>
          <w:rtl/>
        </w:rPr>
        <w:t xml:space="preserve">. </w:t>
      </w:r>
      <w:del w:id="4226" w:author="Ron Gal" w:date="2017-03-06T00:02:00Z">
        <w:r w:rsidDel="000A1C34">
          <w:rPr>
            <w:sz w:val="24"/>
            <w:szCs w:val="24"/>
            <w:rtl/>
          </w:rPr>
          <w:delText>מסך זה מיועד ללקוחות ומנהלים. לקוח יכול לערוך את פרטיו. עבור לקוחות אחרים, יוצגו פרטי הלקוח ללא אפשרות עריכה, והם יכלו לכתוב ולקרוא חוות דעת על הלקוח או להתלונן על הלקוח עקב סיבה מסויימת. התלונות וחוות הדעת יפתחו בחלון מודאלי. מנהל יראה את פרטי הלקוח ויוכל להקפיא את החשבון המשתמש לפרק זמן קבוע מראש.</w:delText>
        </w:r>
      </w:del>
      <w:ins w:id="4227" w:author="Ron Gal" w:date="2017-03-06T00:02:00Z">
        <w:r w:rsidR="000A1C34">
          <w:rPr>
            <w:rFonts w:hint="cs"/>
            <w:sz w:val="24"/>
            <w:szCs w:val="24"/>
            <w:rtl/>
          </w:rPr>
          <w:t xml:space="preserve">דו"ח זה מיועד לתת מידע לבעלים ולרופאים על תאריכי הטיפולים </w:t>
        </w:r>
      </w:ins>
      <w:ins w:id="4228" w:author="Ron Gal" w:date="2017-03-06T00:03:00Z">
        <w:r w:rsidR="000A1C34">
          <w:rPr>
            <w:rFonts w:hint="cs"/>
            <w:sz w:val="24"/>
            <w:szCs w:val="24"/>
            <w:rtl/>
          </w:rPr>
          <w:t>הבאים של בעלי החיים שבטיפולם\חזקתם. בדו"ח זה ניתן לקבל מידע אודות טיפולים הבאים שפוספסו (היו אמורים להתבצע בעבר אך עוד לא בוצעו) ותורים עתידיים.</w:t>
        </w:r>
      </w:ins>
    </w:p>
    <w:p w:rsidR="00481634" w:rsidRDefault="00481634">
      <w:pPr>
        <w:bidi/>
      </w:pPr>
    </w:p>
    <w:p w:rsidR="000A1C34" w:rsidRDefault="000A1C34">
      <w:pPr>
        <w:bidi/>
        <w:rPr>
          <w:ins w:id="4229" w:author="Ron Gal" w:date="2017-03-06T00:04:00Z"/>
          <w:b/>
          <w:sz w:val="24"/>
          <w:szCs w:val="24"/>
          <w:rtl/>
        </w:rPr>
      </w:pPr>
      <w:ins w:id="4230" w:author="Ron Gal" w:date="2017-03-06T00:04:00Z">
        <w:r w:rsidRPr="000A1C34">
          <w:rPr>
            <w:b/>
            <w:sz w:val="24"/>
            <w:szCs w:val="24"/>
          </w:rPr>
          <w:t>TreatmentPage.html</w:t>
        </w:r>
      </w:ins>
    </w:p>
    <w:p w:rsidR="00481634" w:rsidDel="000A1C34" w:rsidRDefault="00471D70">
      <w:pPr>
        <w:bidi/>
        <w:rPr>
          <w:del w:id="4231" w:author="Ron Gal" w:date="2017-03-06T00:04:00Z"/>
        </w:rPr>
        <w:pPrChange w:id="4232" w:author="Ron Gal" w:date="2017-03-06T00:04:00Z">
          <w:pPr>
            <w:bidi/>
          </w:pPr>
        </w:pPrChange>
      </w:pPr>
      <w:del w:id="4233" w:author="Ron Gal" w:date="2017-03-06T00:04:00Z">
        <w:r w:rsidDel="000A1C34">
          <w:rPr>
            <w:b/>
            <w:sz w:val="24"/>
            <w:szCs w:val="24"/>
          </w:rPr>
          <w:delText>reportFields.html</w:delText>
        </w:r>
        <w:r w:rsidDel="000A1C34">
          <w:rPr>
            <w:sz w:val="24"/>
            <w:szCs w:val="24"/>
          </w:rPr>
          <w:delText xml:space="preserve"> </w:delText>
        </w:r>
      </w:del>
    </w:p>
    <w:p w:rsidR="00481634" w:rsidRDefault="00471D70">
      <w:pPr>
        <w:bidi/>
        <w:rPr>
          <w:rtl/>
        </w:rPr>
        <w:pPrChange w:id="4234" w:author="Ron Gal" w:date="2017-03-06T00:05:00Z">
          <w:pPr>
            <w:bidi/>
          </w:pPr>
        </w:pPrChange>
      </w:pPr>
      <w:del w:id="4235" w:author="Ron Gal" w:date="2017-03-06T00:04:00Z">
        <w:r w:rsidDel="000A1C34">
          <w:rPr>
            <w:sz w:val="24"/>
            <w:szCs w:val="24"/>
            <w:rtl/>
          </w:rPr>
          <w:delText>תבנית זו מייצגת את מסך דוח מגרשים. מסך זה מיועד לעובדים ומנהלים. בחלק העליון של מסך זה ניתן לחפש מגרשים לפי מזהה ושם מגרש וטווח תאריכים. בחלק התחתון של המסך יוצג הדוח כטבלה ובה כמות ההזמנות במגרשים לפי שעות הפעילות.</w:delText>
        </w:r>
      </w:del>
      <w:ins w:id="4236" w:author="Ron Gal" w:date="2017-03-06T00:04:00Z">
        <w:r w:rsidR="000A1C34">
          <w:rPr>
            <w:rFonts w:hint="cs"/>
            <w:sz w:val="24"/>
            <w:szCs w:val="24"/>
            <w:rtl/>
          </w:rPr>
          <w:t xml:space="preserve">תבנית זו מייצגת את דף הטיפול. בדף זה יכול רופא לערוך טיפול, לעדכן מדידות, להוסיף מוצרים וטיפולים שבוצעו בבע"ח ולעדכן את תאריך הטיפול הבא. כמו כן, יכול הרופא להכניס טקסט חופשי שמתאר את </w:t>
        </w:r>
      </w:ins>
      <w:ins w:id="4237" w:author="Ron Gal" w:date="2017-03-06T00:05:00Z">
        <w:r w:rsidR="000A1C34">
          <w:rPr>
            <w:rFonts w:hint="cs"/>
            <w:sz w:val="24"/>
            <w:szCs w:val="24"/>
            <w:rtl/>
          </w:rPr>
          <w:t xml:space="preserve">סיכום </w:t>
        </w:r>
      </w:ins>
      <w:ins w:id="4238" w:author="Ron Gal" w:date="2017-03-06T00:04:00Z">
        <w:r w:rsidR="000A1C34">
          <w:rPr>
            <w:rFonts w:hint="cs"/>
            <w:sz w:val="24"/>
            <w:szCs w:val="24"/>
            <w:rtl/>
          </w:rPr>
          <w:t>הטיפול.</w:t>
        </w:r>
      </w:ins>
      <w:ins w:id="4239" w:author="Ron Gal" w:date="2017-03-06T00:05:00Z">
        <w:r w:rsidR="000A1C34">
          <w:rPr>
            <w:rFonts w:hint="cs"/>
            <w:sz w:val="24"/>
            <w:szCs w:val="24"/>
            <w:rtl/>
          </w:rPr>
          <w:t xml:space="preserve"> בדף זה יכולים רופא ובעלים לאחר סיום הטיפול לצפות בטיפול שבוצע במוד של צפייה בלבד </w:t>
        </w:r>
      </w:ins>
      <w:ins w:id="4240" w:author="Ron Gal" w:date="2017-03-06T00:06:00Z">
        <w:r w:rsidR="000A1C34">
          <w:rPr>
            <w:rFonts w:hint="cs"/>
            <w:sz w:val="24"/>
            <w:szCs w:val="24"/>
            <w:rtl/>
          </w:rPr>
          <w:t>(</w:t>
        </w:r>
      </w:ins>
      <w:ins w:id="4241" w:author="Ron Gal" w:date="2017-03-06T00:05:00Z">
        <w:r w:rsidR="000A1C34">
          <w:rPr>
            <w:sz w:val="24"/>
            <w:szCs w:val="24"/>
          </w:rPr>
          <w:t>read only</w:t>
        </w:r>
        <w:r w:rsidR="000A1C34">
          <w:rPr>
            <w:rFonts w:hint="cs"/>
            <w:sz w:val="24"/>
            <w:szCs w:val="24"/>
            <w:rtl/>
          </w:rPr>
          <w:t>)</w:t>
        </w:r>
      </w:ins>
      <w:ins w:id="4242" w:author="Ron Gal" w:date="2017-03-06T00:06:00Z">
        <w:r w:rsidR="000A1C34">
          <w:rPr>
            <w:rFonts w:hint="cs"/>
            <w:sz w:val="24"/>
            <w:szCs w:val="24"/>
            <w:rtl/>
          </w:rPr>
          <w:t>.</w:t>
        </w:r>
      </w:ins>
    </w:p>
    <w:p w:rsidR="00481634" w:rsidRDefault="00481634">
      <w:pPr>
        <w:bidi/>
      </w:pPr>
    </w:p>
    <w:p w:rsidR="00481634" w:rsidRDefault="00471D70" w:rsidP="000A1C34">
      <w:pPr>
        <w:bidi/>
      </w:pPr>
      <w:del w:id="4243" w:author="Ron Gal" w:date="2017-03-06T00:06:00Z">
        <w:r w:rsidDel="000A1C34">
          <w:rPr>
            <w:b/>
            <w:sz w:val="24"/>
            <w:szCs w:val="24"/>
          </w:rPr>
          <w:delText>report</w:delText>
        </w:r>
      </w:del>
      <w:ins w:id="4244" w:author="Ron Gal" w:date="2017-03-06T00:06:00Z">
        <w:r w:rsidR="000A1C34" w:rsidRPr="000A1C34">
          <w:rPr>
            <w:b/>
            <w:sz w:val="24"/>
            <w:szCs w:val="24"/>
          </w:rPr>
          <w:t>VetPage</w:t>
        </w:r>
      </w:ins>
      <w:del w:id="4245" w:author="Ron Gal" w:date="2017-03-06T00:06:00Z">
        <w:r w:rsidDel="000A1C34">
          <w:rPr>
            <w:b/>
            <w:sz w:val="24"/>
            <w:szCs w:val="24"/>
          </w:rPr>
          <w:delText>Customer</w:delText>
        </w:r>
      </w:del>
      <w:r>
        <w:rPr>
          <w:b/>
          <w:sz w:val="24"/>
          <w:szCs w:val="24"/>
        </w:rPr>
        <w:t xml:space="preserve">.html </w:t>
      </w:r>
    </w:p>
    <w:p w:rsidR="00481634" w:rsidRDefault="00471D70">
      <w:pPr>
        <w:bidi/>
        <w:pPrChange w:id="4246" w:author="Ron Gal" w:date="2017-03-06T00:07:00Z">
          <w:pPr>
            <w:bidi/>
          </w:pPr>
        </w:pPrChange>
      </w:pPr>
      <w:del w:id="4247" w:author="Ron Gal" w:date="2017-03-06T00:06:00Z">
        <w:r w:rsidDel="000A1C34">
          <w:rPr>
            <w:sz w:val="24"/>
            <w:szCs w:val="24"/>
            <w:rtl/>
          </w:rPr>
          <w:delText>תבנית זו מייצגת את מסך דוח פעילות לקוח. מסך זה מיועד לעובדים ומנהלים. בחלק העליון של המסך ניתן לחפש לקוחות לפי שם פרטי ושם משפחה, לפי טווח גילאים וטווח תאריכים. בחלק התחתון של המסך יוצג הדוח כטבלה ובה כמות ההזמנטת שמשתמש יזם, ביטל ואליהן הוא הצטרף.</w:delText>
        </w:r>
      </w:del>
      <w:ins w:id="4248" w:author="Ron Gal" w:date="2017-03-06T00:06:00Z">
        <w:r w:rsidR="000A1C34">
          <w:rPr>
            <w:rFonts w:hint="cs"/>
            <w:sz w:val="24"/>
            <w:szCs w:val="24"/>
            <w:rtl/>
          </w:rPr>
          <w:t>תבנית זו מייצגת את דף הרופא. בדף זה מעדכן רופא את שעות הפעילות שלו, באיזה בעלי חיים הוא מטפל ולהכניס מידע כללי (וכנראה שיווקי) אודותיו. לאחר מכן יכולים בעלים לצפות בדף זה כדי לאמוד את כישורי הרופא לפני בחירתו כרופא של</w:t>
        </w:r>
      </w:ins>
      <w:ins w:id="4249" w:author="Ron Gal" w:date="2017-03-06T00:07:00Z">
        <w:r w:rsidR="000A1C34">
          <w:rPr>
            <w:rFonts w:hint="cs"/>
            <w:sz w:val="24"/>
            <w:szCs w:val="24"/>
            <w:rtl/>
          </w:rPr>
          <w:t xml:space="preserve"> בעל החיים שלהם</w:t>
        </w:r>
      </w:ins>
      <w:ins w:id="4250" w:author="Ron Gal" w:date="2017-03-06T00:06:00Z">
        <w:r w:rsidR="000A1C34">
          <w:rPr>
            <w:rFonts w:hint="cs"/>
            <w:sz w:val="24"/>
            <w:szCs w:val="24"/>
            <w:rtl/>
          </w:rPr>
          <w:t>.</w:t>
        </w:r>
      </w:ins>
      <w:ins w:id="4251" w:author="Ron Gal" w:date="2017-03-06T00:07:00Z">
        <w:r w:rsidR="000A1C34">
          <w:rPr>
            <w:rFonts w:hint="cs"/>
            <w:sz w:val="24"/>
            <w:szCs w:val="24"/>
            <w:rtl/>
          </w:rPr>
          <w:t xml:space="preserve"> בעלים יכולים בדף זה להכניס המלצות על הרופא.</w:t>
        </w:r>
      </w:ins>
    </w:p>
    <w:p w:rsidR="00481634" w:rsidRDefault="00481634">
      <w:pPr>
        <w:bidi/>
      </w:pPr>
    </w:p>
    <w:p w:rsidR="00481634" w:rsidRDefault="000A1C34">
      <w:pPr>
        <w:bidi/>
      </w:pPr>
      <w:ins w:id="4252" w:author="Ron Gal" w:date="2017-03-06T00:08:00Z">
        <w:r w:rsidRPr="000A1C34">
          <w:rPr>
            <w:b/>
            <w:sz w:val="24"/>
            <w:szCs w:val="24"/>
          </w:rPr>
          <w:t>VetSearch</w:t>
        </w:r>
      </w:ins>
      <w:del w:id="4253" w:author="Ron Gal" w:date="2017-03-06T00:08:00Z">
        <w:r w:rsidR="00471D70" w:rsidDel="000A1C34">
          <w:rPr>
            <w:b/>
            <w:sz w:val="24"/>
            <w:szCs w:val="24"/>
          </w:rPr>
          <w:delText>reportComplaints</w:delText>
        </w:r>
      </w:del>
      <w:r w:rsidR="00471D70">
        <w:rPr>
          <w:b/>
          <w:sz w:val="24"/>
          <w:szCs w:val="24"/>
        </w:rPr>
        <w:t xml:space="preserve">.html </w:t>
      </w:r>
    </w:p>
    <w:p w:rsidR="00481634" w:rsidRDefault="00471D70">
      <w:pPr>
        <w:bidi/>
        <w:pPrChange w:id="4254" w:author="Ron Gal" w:date="2017-03-06T00:09:00Z">
          <w:pPr>
            <w:bidi/>
          </w:pPr>
        </w:pPrChange>
      </w:pPr>
      <w:r>
        <w:rPr>
          <w:sz w:val="24"/>
          <w:szCs w:val="24"/>
          <w:rtl/>
        </w:rPr>
        <w:t xml:space="preserve">תבנית זו מייצגת את מסך </w:t>
      </w:r>
      <w:del w:id="4255" w:author="Ron Gal" w:date="2017-03-06T00:08:00Z">
        <w:r w:rsidDel="000A1C34">
          <w:rPr>
            <w:sz w:val="24"/>
            <w:szCs w:val="24"/>
            <w:rtl/>
          </w:rPr>
          <w:delText>דוח תלונות</w:delText>
        </w:r>
      </w:del>
      <w:ins w:id="4256" w:author="Ron Gal" w:date="2017-03-06T00:08:00Z">
        <w:r w:rsidR="000A1C34">
          <w:rPr>
            <w:rFonts w:hint="cs"/>
            <w:sz w:val="24"/>
            <w:szCs w:val="24"/>
            <w:rtl/>
          </w:rPr>
          <w:t xml:space="preserve">חיפוש הרופאים. </w:t>
        </w:r>
      </w:ins>
      <w:del w:id="4257" w:author="Ron Gal" w:date="2017-03-06T00:08:00Z">
        <w:r w:rsidDel="000A1C34">
          <w:rPr>
            <w:sz w:val="24"/>
            <w:szCs w:val="24"/>
            <w:rtl/>
          </w:rPr>
          <w:delText>. מסך זה מיועד למנהלים בלבד לצורך צפייה בתלונות. בחלק העליון של המסך ניתן לחפש תלונות לפי סוג וטווח תאריכים. בחלק התחתון של המסך יוצגו דוח הלקוחות אשר עליהם התלוננו כטבלה. בכל שורה ניתן ללחוץ על הקישור 'צפה בתלונות' בשביל לפתוח חלון מודאלי עם כל התלונות אשר הוגשו על הלקוח.</w:delText>
        </w:r>
      </w:del>
      <w:ins w:id="4258" w:author="Ron Gal" w:date="2017-03-06T00:08:00Z">
        <w:r w:rsidR="000A1C34">
          <w:rPr>
            <w:rFonts w:hint="cs"/>
            <w:sz w:val="24"/>
            <w:szCs w:val="24"/>
            <w:rtl/>
          </w:rPr>
          <w:t xml:space="preserve">במסך זה יכולים בעלים </w:t>
        </w:r>
      </w:ins>
      <w:ins w:id="4259" w:author="Ron Gal" w:date="2017-03-06T00:09:00Z">
        <w:r w:rsidR="000A1C34">
          <w:rPr>
            <w:rFonts w:hint="cs"/>
            <w:sz w:val="24"/>
            <w:szCs w:val="24"/>
            <w:rtl/>
          </w:rPr>
          <w:t xml:space="preserve">לצפות </w:t>
        </w:r>
      </w:ins>
      <w:ins w:id="4260" w:author="Ron Gal" w:date="2017-03-06T00:08:00Z">
        <w:r w:rsidR="000A1C34">
          <w:rPr>
            <w:rFonts w:hint="cs"/>
            <w:sz w:val="24"/>
            <w:szCs w:val="24"/>
            <w:rtl/>
          </w:rPr>
          <w:t>ברשימת הרופאים הקיימים במערכת ולבצע חיפוש לפי שם רופא, כתובת או מזהה רופא.</w:t>
        </w:r>
      </w:ins>
      <w:ins w:id="4261" w:author="Ron Gal" w:date="2017-03-06T00:09:00Z">
        <w:r w:rsidR="000A1C34">
          <w:rPr>
            <w:rFonts w:hint="cs"/>
            <w:sz w:val="24"/>
            <w:szCs w:val="24"/>
            <w:rtl/>
          </w:rPr>
          <w:t xml:space="preserve"> כמו כן, מדף זה יכולים בעלים לקשר בין בעל החיים שלהם לרופא לפי בחירתם.</w:t>
        </w:r>
      </w:ins>
    </w:p>
    <w:p w:rsidR="00481634" w:rsidRDefault="00481634">
      <w:pPr>
        <w:bidi/>
      </w:pPr>
    </w:p>
    <w:p w:rsidR="00481634" w:rsidDel="000A1C34" w:rsidRDefault="00471D70">
      <w:pPr>
        <w:bidi/>
        <w:rPr>
          <w:del w:id="4262" w:author="Ron Gal" w:date="2017-03-06T00:08:00Z"/>
        </w:rPr>
      </w:pPr>
      <w:del w:id="4263" w:author="Ron Gal" w:date="2017-03-06T00:08:00Z">
        <w:r w:rsidDel="000A1C34">
          <w:rPr>
            <w:b/>
            <w:sz w:val="24"/>
            <w:szCs w:val="24"/>
          </w:rPr>
          <w:delText>searchEmployee.html</w:delText>
        </w:r>
      </w:del>
    </w:p>
    <w:p w:rsidR="00481634" w:rsidDel="000A1C34" w:rsidRDefault="00471D70">
      <w:pPr>
        <w:bidi/>
        <w:rPr>
          <w:del w:id="4264" w:author="Ron Gal" w:date="2017-03-06T00:08:00Z"/>
        </w:rPr>
      </w:pPr>
      <w:del w:id="4265" w:author="Ron Gal" w:date="2017-03-06T00:08:00Z">
        <w:r w:rsidDel="000A1C34">
          <w:rPr>
            <w:sz w:val="24"/>
            <w:szCs w:val="24"/>
            <w:rtl/>
          </w:rPr>
          <w:delText xml:space="preserve">תבנית זו מייצגת את מסך חיפוש עובדים. מסך זה מיועד למנהלים. בחלק העליון ניתן לחפש עובדים לפי שם פרטי ושם משפחה, כתובת דואר אלקטרוני ומזהה. בחלק התחתון מוצגות תוצאות החיפוש כטבלה. בכל שורה ניתן ללחוץ על הקישור 'עבור לדף העובד' לצורך מעבר לדף פרטי העובד. </w:delText>
        </w:r>
      </w:del>
    </w:p>
    <w:p w:rsidR="00481634" w:rsidDel="000A1C34" w:rsidRDefault="00481634">
      <w:pPr>
        <w:bidi/>
        <w:rPr>
          <w:del w:id="4266" w:author="Ron Gal" w:date="2017-03-06T00:08:00Z"/>
        </w:rPr>
      </w:pPr>
    </w:p>
    <w:p w:rsidR="00481634" w:rsidDel="000A1C34" w:rsidRDefault="00471D70">
      <w:pPr>
        <w:bidi/>
        <w:rPr>
          <w:del w:id="4267" w:author="Ron Gal" w:date="2017-03-06T00:08:00Z"/>
        </w:rPr>
      </w:pPr>
      <w:del w:id="4268" w:author="Ron Gal" w:date="2017-03-06T00:08:00Z">
        <w:r w:rsidDel="000A1C34">
          <w:rPr>
            <w:b/>
            <w:sz w:val="24"/>
            <w:szCs w:val="24"/>
          </w:rPr>
          <w:delText>editEmployee.html</w:delText>
        </w:r>
      </w:del>
    </w:p>
    <w:p w:rsidR="00481634" w:rsidDel="000A1C34" w:rsidRDefault="00471D70">
      <w:pPr>
        <w:bidi/>
        <w:rPr>
          <w:del w:id="4269" w:author="Ron Gal" w:date="2017-03-06T00:08:00Z"/>
        </w:rPr>
      </w:pPr>
      <w:del w:id="4270" w:author="Ron Gal" w:date="2017-03-06T00:08:00Z">
        <w:r w:rsidDel="000A1C34">
          <w:rPr>
            <w:sz w:val="24"/>
            <w:szCs w:val="24"/>
            <w:rtl/>
          </w:rPr>
          <w:delText xml:space="preserve">תבנית זו מייצגת את מסך פרטי עובד. מסך זה מיועד למנהלים לצורך צפייה, יצירה ועדכון פרטי עובדים. </w:delText>
        </w:r>
      </w:del>
    </w:p>
    <w:p w:rsidR="00481634" w:rsidDel="000A1C34" w:rsidRDefault="00481634">
      <w:pPr>
        <w:bidi/>
        <w:rPr>
          <w:del w:id="4271" w:author="Ron Gal" w:date="2017-03-06T00:08:00Z"/>
        </w:rPr>
      </w:pPr>
    </w:p>
    <w:p w:rsidR="00481634" w:rsidDel="000A1C34" w:rsidRDefault="00471D70">
      <w:pPr>
        <w:bidi/>
        <w:rPr>
          <w:del w:id="4272" w:author="Ron Gal" w:date="2017-03-06T00:08:00Z"/>
        </w:rPr>
      </w:pPr>
      <w:del w:id="4273" w:author="Ron Gal" w:date="2017-03-06T00:08:00Z">
        <w:r w:rsidDel="000A1C34">
          <w:rPr>
            <w:b/>
            <w:sz w:val="24"/>
            <w:szCs w:val="24"/>
          </w:rPr>
          <w:delText>editField.html</w:delText>
        </w:r>
      </w:del>
    </w:p>
    <w:p w:rsidR="00481634" w:rsidDel="000A1C34" w:rsidRDefault="00471D70">
      <w:pPr>
        <w:bidi/>
        <w:rPr>
          <w:del w:id="4274" w:author="Ron Gal" w:date="2017-03-06T00:08:00Z"/>
        </w:rPr>
      </w:pPr>
      <w:del w:id="4275" w:author="Ron Gal" w:date="2017-03-06T00:08:00Z">
        <w:r w:rsidDel="000A1C34">
          <w:rPr>
            <w:sz w:val="24"/>
            <w:szCs w:val="24"/>
            <w:rtl/>
          </w:rPr>
          <w:delText>תבנית זו מייצגת את מסך פרטי מגרש. מסך זה מיועד לעובדים לצורך צפייה, יצירה ועדכון פרטי מגרש.</w:delText>
        </w:r>
      </w:del>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2"/>
        <w:bidi/>
        <w:pPrChange w:id="4276" w:author="Ron Gal" w:date="2017-03-05T23:25:00Z">
          <w:pPr>
            <w:bidi/>
          </w:pPr>
        </w:pPrChange>
      </w:pPr>
      <w:bookmarkStart w:id="4277" w:name="_Toc476684187"/>
      <w:r>
        <w:rPr>
          <w:rtl/>
        </w:rPr>
        <w:t>קבצי עיצוב</w:t>
      </w:r>
      <w:bookmarkEnd w:id="4277"/>
    </w:p>
    <w:p w:rsidR="00481634" w:rsidRDefault="00481634">
      <w:pPr>
        <w:bidi/>
      </w:pPr>
    </w:p>
    <w:p w:rsidR="00481634" w:rsidRDefault="00471D70">
      <w:pPr>
        <w:bidi/>
      </w:pPr>
      <w:r>
        <w:rPr>
          <w:b/>
          <w:sz w:val="24"/>
          <w:szCs w:val="24"/>
        </w:rPr>
        <w:t>bootstrap.css</w:t>
      </w:r>
    </w:p>
    <w:p w:rsidR="00481634" w:rsidRDefault="00471D70">
      <w:pPr>
        <w:bidi/>
      </w:pPr>
      <w:r>
        <w:rPr>
          <w:sz w:val="24"/>
          <w:szCs w:val="24"/>
          <w:rtl/>
        </w:rPr>
        <w:t xml:space="preserve">קובץ עיצוב זה מכיל את העיצוב המינימאלי הדרוש עבור </w:t>
      </w:r>
      <w:r>
        <w:rPr>
          <w:sz w:val="24"/>
          <w:szCs w:val="24"/>
        </w:rPr>
        <w:t>bootstrap</w:t>
      </w:r>
      <w:r>
        <w:rPr>
          <w:sz w:val="24"/>
          <w:szCs w:val="24"/>
          <w:rtl/>
        </w:rPr>
        <w:t xml:space="preserve">. </w:t>
      </w:r>
    </w:p>
    <w:p w:rsidR="00481634" w:rsidRDefault="00481634">
      <w:pPr>
        <w:bidi/>
      </w:pPr>
    </w:p>
    <w:p w:rsidR="00481634" w:rsidRDefault="00471D70">
      <w:pPr>
        <w:bidi/>
      </w:pPr>
      <w:r>
        <w:rPr>
          <w:b/>
          <w:sz w:val="24"/>
          <w:szCs w:val="24"/>
        </w:rPr>
        <w:t>bootstrap-theme.css</w:t>
      </w:r>
    </w:p>
    <w:p w:rsidR="00481634" w:rsidRDefault="00471D70">
      <w:pPr>
        <w:bidi/>
      </w:pPr>
      <w:r>
        <w:rPr>
          <w:sz w:val="24"/>
          <w:szCs w:val="24"/>
          <w:rtl/>
        </w:rPr>
        <w:t xml:space="preserve">קובץ עיצוב זה מכיל הגדרות עיצוב מתקדמות של </w:t>
      </w:r>
      <w:r>
        <w:rPr>
          <w:sz w:val="24"/>
          <w:szCs w:val="24"/>
        </w:rPr>
        <w:t>bootstrap</w:t>
      </w:r>
      <w:r>
        <w:rPr>
          <w:sz w:val="24"/>
          <w:szCs w:val="24"/>
          <w:rtl/>
        </w:rPr>
        <w:t>. בקובץ זה ניתן למצוא למשל אנימציות וגרדיאנטים.</w:t>
      </w:r>
    </w:p>
    <w:p w:rsidR="00481634" w:rsidRDefault="00481634">
      <w:pPr>
        <w:bidi/>
      </w:pPr>
    </w:p>
    <w:p w:rsidR="00481634" w:rsidRDefault="00471D70">
      <w:pPr>
        <w:bidi/>
      </w:pPr>
      <w:r>
        <w:rPr>
          <w:b/>
          <w:sz w:val="24"/>
          <w:szCs w:val="24"/>
        </w:rPr>
        <w:t>app.css</w:t>
      </w:r>
    </w:p>
    <w:p w:rsidR="00481634" w:rsidRDefault="00471D70">
      <w:pPr>
        <w:bidi/>
      </w:pPr>
      <w:r>
        <w:rPr>
          <w:sz w:val="24"/>
          <w:szCs w:val="24"/>
          <w:rtl/>
        </w:rPr>
        <w:t xml:space="preserve">קובץ עיצוב זה מכיל את כל הגדרות העיצוב שרלוונטיות אך ורק למערכת. בקובץ זה יתאפשר לדרוס חוקי עיצוב של </w:t>
      </w:r>
      <w:r>
        <w:rPr>
          <w:sz w:val="24"/>
          <w:szCs w:val="24"/>
        </w:rPr>
        <w:t>bootstrap</w:t>
      </w:r>
      <w:r>
        <w:rPr>
          <w:sz w:val="24"/>
          <w:szCs w:val="24"/>
          <w:rtl/>
        </w:rPr>
        <w:t xml:space="preserve"> במידה והם לא יתאימו לעיצוב של המערכת.</w:t>
      </w:r>
    </w:p>
    <w:p w:rsidR="00481634" w:rsidRDefault="00481634">
      <w:pPr>
        <w:bidi/>
      </w:pPr>
    </w:p>
    <w:p w:rsidR="00481634" w:rsidRDefault="00471D70">
      <w:pPr>
        <w:pStyle w:val="Heading2"/>
        <w:bidi/>
        <w:pPrChange w:id="4278" w:author="Ron Gal" w:date="2017-03-05T23:25:00Z">
          <w:pPr>
            <w:bidi/>
          </w:pPr>
        </w:pPrChange>
      </w:pPr>
      <w:bookmarkStart w:id="4279" w:name="_Toc476684188"/>
      <w:r>
        <w:rPr>
          <w:rtl/>
        </w:rPr>
        <w:t xml:space="preserve">קבצי </w:t>
      </w:r>
      <w:r>
        <w:t>javascript</w:t>
      </w:r>
      <w:bookmarkEnd w:id="4279"/>
    </w:p>
    <w:p w:rsidR="00481634" w:rsidRDefault="00481634">
      <w:pPr>
        <w:bidi/>
      </w:pPr>
    </w:p>
    <w:p w:rsidR="00481634" w:rsidRDefault="00471D70">
      <w:pPr>
        <w:bidi/>
      </w:pPr>
      <w:r>
        <w:rPr>
          <w:b/>
          <w:sz w:val="24"/>
          <w:szCs w:val="24"/>
        </w:rPr>
        <w:t>app.js</w:t>
      </w:r>
    </w:p>
    <w:p w:rsidR="00481634" w:rsidRDefault="00471D70">
      <w:pPr>
        <w:bidi/>
      </w:pPr>
      <w:r>
        <w:rPr>
          <w:sz w:val="24"/>
          <w:szCs w:val="24"/>
          <w:rtl/>
        </w:rPr>
        <w:t xml:space="preserve">קובץ זה אחראי על אתחול </w:t>
      </w:r>
      <w:r>
        <w:rPr>
          <w:sz w:val="24"/>
          <w:szCs w:val="24"/>
        </w:rPr>
        <w:t>Angular</w:t>
      </w:r>
      <w:r>
        <w:rPr>
          <w:sz w:val="24"/>
          <w:szCs w:val="24"/>
          <w:rtl/>
        </w:rPr>
        <w:t xml:space="preserve"> וקישור כל נתיב באתר (</w:t>
      </w:r>
      <w:r>
        <w:rPr>
          <w:sz w:val="24"/>
          <w:szCs w:val="24"/>
        </w:rPr>
        <w:t>URL</w:t>
      </w:r>
      <w:r>
        <w:rPr>
          <w:sz w:val="24"/>
          <w:szCs w:val="24"/>
          <w:rtl/>
        </w:rPr>
        <w:t xml:space="preserve">) לתבנית </w:t>
      </w:r>
      <w:r>
        <w:rPr>
          <w:sz w:val="24"/>
          <w:szCs w:val="24"/>
        </w:rPr>
        <w:t>html</w:t>
      </w:r>
      <w:r>
        <w:rPr>
          <w:sz w:val="24"/>
          <w:szCs w:val="24"/>
          <w:rtl/>
        </w:rPr>
        <w:t xml:space="preserve"> וקונטרולר של </w:t>
      </w:r>
      <w:r>
        <w:rPr>
          <w:sz w:val="24"/>
          <w:szCs w:val="24"/>
        </w:rPr>
        <w:t>angular</w:t>
      </w:r>
      <w:r>
        <w:rPr>
          <w:sz w:val="24"/>
          <w:szCs w:val="24"/>
          <w:rtl/>
        </w:rPr>
        <w:t xml:space="preserve"> בצורה חד-חד ערכית. </w:t>
      </w:r>
    </w:p>
    <w:p w:rsidR="00481634" w:rsidRDefault="00481634">
      <w:pPr>
        <w:bidi/>
      </w:pPr>
    </w:p>
    <w:p w:rsidR="00481634" w:rsidRDefault="00471D70">
      <w:pPr>
        <w:jc w:val="right"/>
      </w:pPr>
      <w:r>
        <w:rPr>
          <w:b/>
          <w:sz w:val="24"/>
          <w:szCs w:val="24"/>
        </w:rPr>
        <w:t>services.js</w:t>
      </w:r>
    </w:p>
    <w:p w:rsidR="00481634" w:rsidRDefault="00471D70">
      <w:pPr>
        <w:bidi/>
      </w:pPr>
      <w:r>
        <w:rPr>
          <w:sz w:val="24"/>
          <w:szCs w:val="24"/>
          <w:rtl/>
        </w:rPr>
        <w:t>שירות זה יכיל אובייקט עם הגדרות רלוונטית לכלל המערכת. שירות זה יחשוף בין היתר את הפרטים המזהים של הלקוח ורמת ההרשאות שלו.</w:t>
      </w:r>
    </w:p>
    <w:p w:rsidR="00481634" w:rsidRDefault="00481634">
      <w:pPr>
        <w:bidi/>
      </w:pPr>
    </w:p>
    <w:p w:rsidR="00481634" w:rsidRDefault="00471D70">
      <w:pPr>
        <w:bidi/>
      </w:pPr>
      <w:r>
        <w:rPr>
          <w:b/>
          <w:sz w:val="24"/>
          <w:szCs w:val="24"/>
        </w:rPr>
        <w:t>filters.js</w:t>
      </w:r>
    </w:p>
    <w:p w:rsidR="00481634" w:rsidRDefault="00471D70">
      <w:pPr>
        <w:bidi/>
      </w:pPr>
      <w:r>
        <w:rPr>
          <w:sz w:val="24"/>
          <w:szCs w:val="24"/>
          <w:rtl/>
        </w:rPr>
        <w:t xml:space="preserve">קובץ זה מכיל אפשרויות תצוגה מתאימות לצורכי המערכת של תאריכים ומועדי הזמנות המבוססות על פטפורמת </w:t>
      </w:r>
      <w:r>
        <w:rPr>
          <w:sz w:val="24"/>
          <w:szCs w:val="24"/>
        </w:rPr>
        <w:t>Angular</w:t>
      </w:r>
      <w:r>
        <w:rPr>
          <w:sz w:val="24"/>
          <w:szCs w:val="24"/>
          <w:rtl/>
        </w:rPr>
        <w:t>.</w:t>
      </w:r>
    </w:p>
    <w:p w:rsidR="00481634" w:rsidRDefault="00481634">
      <w:pPr>
        <w:bidi/>
      </w:pPr>
    </w:p>
    <w:p w:rsidR="00481634" w:rsidRDefault="00471D70">
      <w:pPr>
        <w:bidi/>
      </w:pPr>
      <w:r>
        <w:rPr>
          <w:b/>
          <w:sz w:val="24"/>
          <w:szCs w:val="24"/>
        </w:rPr>
        <w:t>directives.js</w:t>
      </w:r>
    </w:p>
    <w:p w:rsidR="00481634" w:rsidRDefault="00471D70">
      <w:pPr>
        <w:bidi/>
      </w:pPr>
      <w:r>
        <w:rPr>
          <w:sz w:val="24"/>
          <w:szCs w:val="24"/>
          <w:rtl/>
        </w:rPr>
        <w:t xml:space="preserve">קובץ זה מכיל מאפייני תגי </w:t>
      </w:r>
      <w:r>
        <w:rPr>
          <w:sz w:val="24"/>
          <w:szCs w:val="24"/>
        </w:rPr>
        <w:t>html</w:t>
      </w:r>
      <w:r>
        <w:rPr>
          <w:sz w:val="24"/>
          <w:szCs w:val="24"/>
          <w:rtl/>
        </w:rPr>
        <w:t xml:space="preserve"> יעודיים למערכת על מנת לאפשר התנהגויות רצויות של ה- </w:t>
      </w:r>
      <w:r>
        <w:rPr>
          <w:sz w:val="24"/>
          <w:szCs w:val="24"/>
        </w:rPr>
        <w:t>UI</w:t>
      </w:r>
      <w:r>
        <w:rPr>
          <w:sz w:val="24"/>
          <w:szCs w:val="24"/>
          <w:rtl/>
        </w:rPr>
        <w:t>.</w:t>
      </w:r>
    </w:p>
    <w:p w:rsidR="00481634" w:rsidRDefault="00481634">
      <w:pPr>
        <w:bidi/>
      </w:pPr>
    </w:p>
    <w:p w:rsidR="00481634" w:rsidRDefault="00471D70">
      <w:pPr>
        <w:bidi/>
      </w:pPr>
      <w:bookmarkStart w:id="4280" w:name="OLE_LINK4"/>
      <w:bookmarkStart w:id="4281" w:name="OLE_LINK5"/>
      <w:bookmarkStart w:id="4282" w:name="OLE_LINK9"/>
      <w:bookmarkStart w:id="4283" w:name="OLE_LINK10"/>
      <w:r>
        <w:rPr>
          <w:b/>
          <w:sz w:val="24"/>
          <w:szCs w:val="24"/>
        </w:rPr>
        <w:t>loginControllers.js</w:t>
      </w:r>
    </w:p>
    <w:bookmarkEnd w:id="4280"/>
    <w:bookmarkEnd w:id="4281"/>
    <w:p w:rsidR="00481634" w:rsidRDefault="00471D70">
      <w:pPr>
        <w:bidi/>
      </w:pPr>
      <w:r>
        <w:rPr>
          <w:sz w:val="24"/>
          <w:szCs w:val="24"/>
          <w:rtl/>
        </w:rPr>
        <w:t>קובץ זה יחשוף מתודות אשר יישלחו לקונטרולר של הרשמה והתחברות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פרטי משתמש אם קיימים ומידע לגבי הרשאותיו.</w:t>
      </w:r>
    </w:p>
    <w:p w:rsidR="00481634" w:rsidRDefault="00471D70">
      <w:pPr>
        <w:numPr>
          <w:ilvl w:val="0"/>
          <w:numId w:val="15"/>
        </w:numPr>
        <w:bidi/>
        <w:ind w:hanging="360"/>
        <w:contextualSpacing/>
        <w:rPr>
          <w:sz w:val="24"/>
          <w:szCs w:val="24"/>
        </w:rPr>
      </w:pPr>
      <w:r>
        <w:rPr>
          <w:sz w:val="24"/>
          <w:szCs w:val="24"/>
          <w:rtl/>
        </w:rPr>
        <w:t>הנכסת לקוח חדש למערכת.</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bookmarkEnd w:id="4282"/>
    <w:bookmarkEnd w:id="4283"/>
    <w:p w:rsidR="00C6162B" w:rsidRDefault="00C6162B" w:rsidP="00C6162B">
      <w:pPr>
        <w:bidi/>
        <w:rPr>
          <w:ins w:id="4284" w:author="Ron Gal" w:date="2017-03-05T23:38:00Z"/>
        </w:rPr>
      </w:pPr>
      <w:ins w:id="4285" w:author="Ron Gal" w:date="2017-03-05T23:38:00Z">
        <w:r w:rsidRPr="00C6162B">
          <w:rPr>
            <w:b/>
            <w:sz w:val="24"/>
            <w:szCs w:val="24"/>
          </w:rPr>
          <w:lastRenderedPageBreak/>
          <w:t>animalsControllers.js</w:t>
        </w:r>
      </w:ins>
    </w:p>
    <w:p w:rsidR="00C6162B" w:rsidRDefault="00C6162B" w:rsidP="00C6162B">
      <w:pPr>
        <w:bidi/>
        <w:rPr>
          <w:ins w:id="4286" w:author="Ron Gal" w:date="2017-03-05T23:38:00Z"/>
        </w:rPr>
      </w:pPr>
      <w:ins w:id="4287" w:author="Ron Gal" w:date="2017-03-05T23:38:00Z">
        <w:r>
          <w:rPr>
            <w:sz w:val="24"/>
            <w:szCs w:val="24"/>
            <w:rtl/>
          </w:rPr>
          <w:t xml:space="preserve">קובץ זה יחשוף מתודות אשר יישלחו לקונטרולר </w:t>
        </w:r>
        <w:r>
          <w:rPr>
            <w:rFonts w:hint="cs"/>
            <w:sz w:val="24"/>
            <w:szCs w:val="24"/>
            <w:rtl/>
          </w:rPr>
          <w:t xml:space="preserve"> של בעלי חיים בשכבת השירותים את הבקשות הבאות </w:t>
        </w:r>
        <w:r>
          <w:rPr>
            <w:sz w:val="24"/>
            <w:szCs w:val="24"/>
            <w:rtl/>
          </w:rPr>
          <w:t>בהתאם לחתימת המתודות בשכבת השירותים:</w:t>
        </w:r>
      </w:ins>
    </w:p>
    <w:p w:rsidR="00C6162B" w:rsidRDefault="00C6162B" w:rsidP="00C6162B">
      <w:pPr>
        <w:pStyle w:val="ListParagraph"/>
        <w:numPr>
          <w:ilvl w:val="0"/>
          <w:numId w:val="16"/>
        </w:numPr>
        <w:bidi/>
        <w:rPr>
          <w:ins w:id="4288" w:author="Ron Gal" w:date="2017-03-05T23:38:00Z"/>
          <w:sz w:val="24"/>
          <w:szCs w:val="24"/>
        </w:rPr>
      </w:pPr>
      <w:ins w:id="4289" w:author="Ron Gal" w:date="2017-03-05T23:38:00Z">
        <w:r>
          <w:rPr>
            <w:rFonts w:hint="cs"/>
            <w:sz w:val="24"/>
            <w:szCs w:val="24"/>
            <w:rtl/>
          </w:rPr>
          <w:t>שליפת בע"ח לפי מזהה בע"ח</w:t>
        </w:r>
      </w:ins>
    </w:p>
    <w:p w:rsidR="00C6162B" w:rsidRDefault="00C6162B" w:rsidP="00C6162B">
      <w:pPr>
        <w:pStyle w:val="ListParagraph"/>
        <w:numPr>
          <w:ilvl w:val="0"/>
          <w:numId w:val="16"/>
        </w:numPr>
        <w:bidi/>
        <w:rPr>
          <w:ins w:id="4290" w:author="Ron Gal" w:date="2017-03-05T23:38:00Z"/>
          <w:sz w:val="24"/>
          <w:szCs w:val="24"/>
        </w:rPr>
      </w:pPr>
      <w:ins w:id="4291" w:author="Ron Gal" w:date="2017-03-05T23:38:00Z">
        <w:r>
          <w:rPr>
            <w:rFonts w:hint="cs"/>
            <w:sz w:val="24"/>
            <w:szCs w:val="24"/>
            <w:rtl/>
          </w:rPr>
          <w:t>שליפת בע"ח רלוונטיים (מטופלים של רופא או שייכים לבעלים) לפי מגדר, סוג, שם או מזהה בע"ח.</w:t>
        </w:r>
      </w:ins>
    </w:p>
    <w:p w:rsidR="00C6162B" w:rsidRDefault="00C6162B" w:rsidP="00C6162B">
      <w:pPr>
        <w:pStyle w:val="ListParagraph"/>
        <w:numPr>
          <w:ilvl w:val="0"/>
          <w:numId w:val="16"/>
        </w:numPr>
        <w:bidi/>
        <w:rPr>
          <w:ins w:id="4292" w:author="Ron Gal" w:date="2017-03-05T23:38:00Z"/>
          <w:sz w:val="24"/>
          <w:szCs w:val="24"/>
        </w:rPr>
      </w:pPr>
      <w:ins w:id="4293" w:author="Ron Gal" w:date="2017-03-05T23:38:00Z">
        <w:r>
          <w:rPr>
            <w:rFonts w:hint="cs"/>
            <w:sz w:val="24"/>
            <w:szCs w:val="24"/>
            <w:rtl/>
          </w:rPr>
          <w:t>שמירת בע"ח חדש לפי פרטיו המזהים.</w:t>
        </w:r>
      </w:ins>
    </w:p>
    <w:p w:rsidR="00C6162B" w:rsidRPr="00561E95" w:rsidRDefault="00C6162B" w:rsidP="00C6162B">
      <w:pPr>
        <w:pStyle w:val="ListParagraph"/>
        <w:numPr>
          <w:ilvl w:val="0"/>
          <w:numId w:val="16"/>
        </w:numPr>
        <w:bidi/>
        <w:rPr>
          <w:ins w:id="4294" w:author="Ron Gal" w:date="2017-03-05T23:38:00Z"/>
          <w:sz w:val="24"/>
          <w:szCs w:val="24"/>
          <w:rtl/>
        </w:rPr>
      </w:pPr>
      <w:ins w:id="4295" w:author="Ron Gal" w:date="2017-03-05T23:38:00Z">
        <w:r>
          <w:rPr>
            <w:rFonts w:hint="cs"/>
            <w:sz w:val="24"/>
            <w:szCs w:val="24"/>
            <w:rtl/>
          </w:rPr>
          <w:t>עדכון פרטי בע"ח קיים לפי מזהה בע"ח ופרטיו.</w:t>
        </w:r>
      </w:ins>
    </w:p>
    <w:p w:rsidR="00C6162B" w:rsidRDefault="00C6162B" w:rsidP="00C6162B">
      <w:pPr>
        <w:bidi/>
        <w:rPr>
          <w:ins w:id="4296" w:author="Ron Gal" w:date="2017-03-05T23:38:00Z"/>
        </w:rPr>
      </w:pPr>
    </w:p>
    <w:p w:rsidR="00C6162B" w:rsidRDefault="00C6162B" w:rsidP="00C6162B">
      <w:pPr>
        <w:bidi/>
        <w:rPr>
          <w:ins w:id="4297" w:author="Ron Gal" w:date="2017-03-05T23:38:00Z"/>
        </w:rPr>
      </w:pPr>
      <w:ins w:id="4298" w:author="Ron Gal" w:date="2017-03-05T23:38:00Z">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ins>
    </w:p>
    <w:p w:rsidR="00481634" w:rsidRPr="00C6162B" w:rsidDel="00C6162B" w:rsidRDefault="00481634">
      <w:pPr>
        <w:bidi/>
        <w:rPr>
          <w:del w:id="4299" w:author="Ron Gal" w:date="2017-03-05T23:38:00Z"/>
        </w:rPr>
      </w:pPr>
    </w:p>
    <w:p w:rsidR="00481634" w:rsidDel="00C6162B" w:rsidRDefault="00471D70">
      <w:pPr>
        <w:bidi/>
        <w:rPr>
          <w:del w:id="4300" w:author="Ron Gal" w:date="2017-03-05T23:38:00Z"/>
        </w:rPr>
      </w:pPr>
      <w:del w:id="4301" w:author="Ron Gal" w:date="2017-03-05T23:38:00Z">
        <w:r w:rsidDel="00C6162B">
          <w:rPr>
            <w:b/>
            <w:sz w:val="24"/>
            <w:szCs w:val="24"/>
          </w:rPr>
          <w:delText>employeeControllers.js</w:delText>
        </w:r>
      </w:del>
    </w:p>
    <w:p w:rsidR="00481634" w:rsidDel="00C6162B" w:rsidRDefault="00471D70">
      <w:pPr>
        <w:bidi/>
        <w:rPr>
          <w:del w:id="4302" w:author="Ron Gal" w:date="2017-03-05T23:38:00Z"/>
        </w:rPr>
      </w:pPr>
      <w:del w:id="4303" w:author="Ron Gal" w:date="2017-03-05T23:38:00Z">
        <w:r w:rsidDel="00C6162B">
          <w:rPr>
            <w:sz w:val="24"/>
            <w:szCs w:val="24"/>
            <w:rtl/>
          </w:rPr>
          <w:delText>קובץ זה יחשוף מתודות אשר יישלחו לקונטרולר של העובדים בשכבת השירותים את הבקשות הבאות בהתאם לחתימת המתודות בשכבת השירותים:</w:delText>
        </w:r>
      </w:del>
    </w:p>
    <w:p w:rsidR="00481634" w:rsidDel="00C6162B" w:rsidRDefault="00471D70">
      <w:pPr>
        <w:numPr>
          <w:ilvl w:val="0"/>
          <w:numId w:val="15"/>
        </w:numPr>
        <w:bidi/>
        <w:ind w:hanging="360"/>
        <w:contextualSpacing/>
        <w:rPr>
          <w:del w:id="4304" w:author="Ron Gal" w:date="2017-03-05T23:38:00Z"/>
          <w:sz w:val="24"/>
          <w:szCs w:val="24"/>
        </w:rPr>
      </w:pPr>
      <w:del w:id="4305" w:author="Ron Gal" w:date="2017-03-05T23:38:00Z">
        <w:r w:rsidDel="00C6162B">
          <w:rPr>
            <w:sz w:val="24"/>
            <w:szCs w:val="24"/>
            <w:rtl/>
          </w:rPr>
          <w:delText>חיפוש עובדים לפי שם פרטי, שם משפחה, כתובת אימייל ומזהה עובד.</w:delText>
        </w:r>
      </w:del>
    </w:p>
    <w:p w:rsidR="00481634" w:rsidDel="00C6162B" w:rsidRDefault="00471D70">
      <w:pPr>
        <w:numPr>
          <w:ilvl w:val="0"/>
          <w:numId w:val="15"/>
        </w:numPr>
        <w:bidi/>
        <w:ind w:hanging="360"/>
        <w:contextualSpacing/>
        <w:rPr>
          <w:del w:id="4306" w:author="Ron Gal" w:date="2017-03-05T23:38:00Z"/>
          <w:sz w:val="24"/>
          <w:szCs w:val="24"/>
        </w:rPr>
      </w:pPr>
      <w:del w:id="4307" w:author="Ron Gal" w:date="2017-03-05T23:38:00Z">
        <w:r w:rsidDel="00C6162B">
          <w:rPr>
            <w:sz w:val="24"/>
            <w:szCs w:val="24"/>
            <w:rtl/>
          </w:rPr>
          <w:delText>שליפת עובד לפי מזהה עובד.</w:delText>
        </w:r>
      </w:del>
    </w:p>
    <w:p w:rsidR="00481634" w:rsidDel="00C6162B" w:rsidRDefault="00471D70">
      <w:pPr>
        <w:numPr>
          <w:ilvl w:val="0"/>
          <w:numId w:val="15"/>
        </w:numPr>
        <w:bidi/>
        <w:ind w:hanging="360"/>
        <w:contextualSpacing/>
        <w:rPr>
          <w:del w:id="4308" w:author="Ron Gal" w:date="2017-03-05T23:38:00Z"/>
          <w:sz w:val="24"/>
          <w:szCs w:val="24"/>
        </w:rPr>
      </w:pPr>
      <w:del w:id="4309" w:author="Ron Gal" w:date="2017-03-05T23:38:00Z">
        <w:r w:rsidDel="00C6162B">
          <w:rPr>
            <w:sz w:val="24"/>
            <w:szCs w:val="24"/>
            <w:rtl/>
          </w:rPr>
          <w:delText>שמירה של עובד חדש לפי פרטיו המזהים.</w:delText>
        </w:r>
      </w:del>
    </w:p>
    <w:p w:rsidR="00481634" w:rsidDel="00C6162B" w:rsidRDefault="00471D70">
      <w:pPr>
        <w:numPr>
          <w:ilvl w:val="0"/>
          <w:numId w:val="15"/>
        </w:numPr>
        <w:bidi/>
        <w:ind w:hanging="360"/>
        <w:contextualSpacing/>
        <w:rPr>
          <w:del w:id="4310" w:author="Ron Gal" w:date="2017-03-05T23:38:00Z"/>
          <w:sz w:val="24"/>
          <w:szCs w:val="24"/>
        </w:rPr>
      </w:pPr>
      <w:del w:id="4311" w:author="Ron Gal" w:date="2017-03-05T23:38:00Z">
        <w:r w:rsidDel="00C6162B">
          <w:rPr>
            <w:sz w:val="24"/>
            <w:szCs w:val="24"/>
            <w:rtl/>
          </w:rPr>
          <w:delText>עדכון פרטי עובד קיים לפי מזהה עובד ופרטיו.</w:delText>
        </w:r>
      </w:del>
    </w:p>
    <w:p w:rsidR="00481634" w:rsidDel="00C6162B" w:rsidRDefault="00471D70">
      <w:pPr>
        <w:numPr>
          <w:ilvl w:val="0"/>
          <w:numId w:val="15"/>
        </w:numPr>
        <w:bidi/>
        <w:ind w:hanging="360"/>
        <w:contextualSpacing/>
        <w:rPr>
          <w:del w:id="4312" w:author="Ron Gal" w:date="2017-03-05T23:38:00Z"/>
          <w:sz w:val="24"/>
          <w:szCs w:val="24"/>
        </w:rPr>
      </w:pPr>
      <w:del w:id="4313" w:author="Ron Gal" w:date="2017-03-05T23:38:00Z">
        <w:r w:rsidDel="00C6162B">
          <w:rPr>
            <w:sz w:val="24"/>
            <w:szCs w:val="24"/>
            <w:rtl/>
          </w:rPr>
          <w:delText>מחיקת עובד לפי מזהה עובד.</w:delText>
        </w:r>
      </w:del>
    </w:p>
    <w:p w:rsidR="00481634" w:rsidDel="00C6162B" w:rsidRDefault="00481634">
      <w:pPr>
        <w:bidi/>
        <w:rPr>
          <w:del w:id="4314" w:author="Ron Gal" w:date="2017-03-05T23:38:00Z"/>
        </w:rPr>
      </w:pPr>
    </w:p>
    <w:p w:rsidR="00481634" w:rsidDel="00C6162B" w:rsidRDefault="00471D70">
      <w:pPr>
        <w:bidi/>
        <w:rPr>
          <w:del w:id="4315" w:author="Ron Gal" w:date="2017-03-05T23:38:00Z"/>
        </w:rPr>
      </w:pPr>
      <w:del w:id="4316" w:author="Ron Gal" w:date="2017-03-05T23:38:00Z">
        <w:r w:rsidDel="00C6162B">
          <w:rPr>
            <w:sz w:val="24"/>
            <w:szCs w:val="24"/>
            <w:rtl/>
          </w:rPr>
          <w:delText xml:space="preserve">לשירות זה יוזרק ע"י </w:delText>
        </w:r>
        <w:r w:rsidDel="00C6162B">
          <w:rPr>
            <w:sz w:val="24"/>
            <w:szCs w:val="24"/>
          </w:rPr>
          <w:delText>Angular</w:delText>
        </w:r>
        <w:r w:rsidDel="00C6162B">
          <w:rPr>
            <w:sz w:val="24"/>
            <w:szCs w:val="24"/>
            <w:rtl/>
          </w:rPr>
          <w:delText xml:space="preserve"> שירות בקשות ה-</w:delText>
        </w:r>
        <w:r w:rsidDel="00C6162B">
          <w:rPr>
            <w:sz w:val="24"/>
            <w:szCs w:val="24"/>
          </w:rPr>
          <w:delText>http</w:delText>
        </w:r>
        <w:r w:rsidDel="00C6162B">
          <w:rPr>
            <w:sz w:val="24"/>
            <w:szCs w:val="24"/>
            <w:rtl/>
          </w:rPr>
          <w:delText xml:space="preserve">. </w:delText>
        </w:r>
      </w:del>
    </w:p>
    <w:p w:rsidR="00481634" w:rsidRDefault="00481634">
      <w:pPr>
        <w:bidi/>
      </w:pPr>
    </w:p>
    <w:p w:rsidR="00C6162B" w:rsidRDefault="00C6162B">
      <w:pPr>
        <w:bidi/>
        <w:rPr>
          <w:ins w:id="4317" w:author="Ron Gal" w:date="2017-03-05T23:39:00Z"/>
          <w:b/>
          <w:sz w:val="24"/>
          <w:szCs w:val="24"/>
          <w:rtl/>
        </w:rPr>
      </w:pPr>
      <w:ins w:id="4318" w:author="Ron Gal" w:date="2017-03-05T23:39:00Z">
        <w:r w:rsidRPr="00C6162B">
          <w:rPr>
            <w:b/>
            <w:sz w:val="24"/>
            <w:szCs w:val="24"/>
          </w:rPr>
          <w:t>profileControllers.js</w:t>
        </w:r>
      </w:ins>
    </w:p>
    <w:p w:rsidR="00481634" w:rsidDel="00C6162B" w:rsidRDefault="00471D70">
      <w:pPr>
        <w:bidi/>
        <w:rPr>
          <w:del w:id="4319" w:author="Ron Gal" w:date="2017-03-05T23:39:00Z"/>
        </w:rPr>
        <w:pPrChange w:id="4320" w:author="Ron Gal" w:date="2017-03-05T23:39:00Z">
          <w:pPr>
            <w:bidi/>
          </w:pPr>
        </w:pPrChange>
      </w:pPr>
      <w:del w:id="4321" w:author="Ron Gal" w:date="2017-03-05T23:39:00Z">
        <w:r w:rsidDel="00C6162B">
          <w:rPr>
            <w:b/>
            <w:sz w:val="24"/>
            <w:szCs w:val="24"/>
          </w:rPr>
          <w:delText>fieldControllers.js</w:delText>
        </w:r>
      </w:del>
    </w:p>
    <w:p w:rsidR="00481634" w:rsidRDefault="00471D70">
      <w:pPr>
        <w:bidi/>
        <w:pPrChange w:id="4322" w:author="Ron Gal" w:date="2017-03-05T23:39:00Z">
          <w:pPr>
            <w:bidi/>
          </w:pPr>
        </w:pPrChange>
      </w:pPr>
      <w:r>
        <w:rPr>
          <w:sz w:val="24"/>
          <w:szCs w:val="24"/>
          <w:rtl/>
        </w:rPr>
        <w:t xml:space="preserve">קובץ זה יחשוף מתודות אשר יישלחו לקונטרולר של </w:t>
      </w:r>
      <w:del w:id="4323" w:author="Ron Gal" w:date="2017-03-05T23:39:00Z">
        <w:r w:rsidDel="00C6162B">
          <w:rPr>
            <w:sz w:val="24"/>
            <w:szCs w:val="24"/>
            <w:rtl/>
          </w:rPr>
          <w:delText xml:space="preserve">המגרשים </w:delText>
        </w:r>
      </w:del>
      <w:ins w:id="4324" w:author="Ron Gal" w:date="2017-03-05T23:39:00Z">
        <w:r w:rsidR="00C6162B">
          <w:rPr>
            <w:rFonts w:hint="cs"/>
            <w:sz w:val="24"/>
            <w:szCs w:val="24"/>
            <w:rtl/>
          </w:rPr>
          <w:t xml:space="preserve">פרטי המשתמש </w:t>
        </w:r>
      </w:ins>
      <w:r>
        <w:rPr>
          <w:sz w:val="24"/>
          <w:szCs w:val="24"/>
          <w:rtl/>
        </w:rPr>
        <w:t>בשכבת השירותים את הבקשות הבאות בהתאם לחתימת המתודות בשכבת השירותים:</w:t>
      </w:r>
    </w:p>
    <w:p w:rsidR="00481634" w:rsidDel="00C6162B" w:rsidRDefault="00471D70">
      <w:pPr>
        <w:numPr>
          <w:ilvl w:val="0"/>
          <w:numId w:val="15"/>
        </w:numPr>
        <w:bidi/>
        <w:ind w:hanging="360"/>
        <w:contextualSpacing/>
        <w:rPr>
          <w:del w:id="4325" w:author="Ron Gal" w:date="2017-03-05T23:39:00Z"/>
          <w:sz w:val="24"/>
          <w:szCs w:val="24"/>
        </w:rPr>
      </w:pPr>
      <w:del w:id="4326" w:author="Ron Gal" w:date="2017-03-05T23:39:00Z">
        <w:r w:rsidDel="00C6162B">
          <w:rPr>
            <w:sz w:val="24"/>
            <w:szCs w:val="24"/>
            <w:rtl/>
          </w:rPr>
          <w:delText>חיפוש מגרשים לפי מזהה מגרש, שם מגרש, טווח תאריכים וסוג מגרש.</w:delText>
        </w:r>
      </w:del>
    </w:p>
    <w:p w:rsidR="00481634" w:rsidDel="00C6162B" w:rsidRDefault="00471D70">
      <w:pPr>
        <w:numPr>
          <w:ilvl w:val="0"/>
          <w:numId w:val="15"/>
        </w:numPr>
        <w:bidi/>
        <w:ind w:hanging="360"/>
        <w:contextualSpacing/>
        <w:rPr>
          <w:del w:id="4327" w:author="Ron Gal" w:date="2017-03-05T23:39:00Z"/>
          <w:sz w:val="24"/>
          <w:szCs w:val="24"/>
        </w:rPr>
      </w:pPr>
      <w:del w:id="4328" w:author="Ron Gal" w:date="2017-03-05T23:39:00Z">
        <w:r w:rsidDel="00C6162B">
          <w:rPr>
            <w:sz w:val="24"/>
            <w:szCs w:val="24"/>
            <w:rtl/>
          </w:rPr>
          <w:delText>שליפת מגרש לפי מזהה מגרש.</w:delText>
        </w:r>
      </w:del>
    </w:p>
    <w:p w:rsidR="00481634" w:rsidDel="00C6162B" w:rsidRDefault="00471D70">
      <w:pPr>
        <w:numPr>
          <w:ilvl w:val="0"/>
          <w:numId w:val="15"/>
        </w:numPr>
        <w:bidi/>
        <w:ind w:hanging="360"/>
        <w:contextualSpacing/>
        <w:rPr>
          <w:del w:id="4329" w:author="Ron Gal" w:date="2017-03-05T23:39:00Z"/>
          <w:sz w:val="24"/>
          <w:szCs w:val="24"/>
        </w:rPr>
      </w:pPr>
      <w:del w:id="4330" w:author="Ron Gal" w:date="2017-03-05T23:39:00Z">
        <w:r w:rsidDel="00C6162B">
          <w:rPr>
            <w:sz w:val="24"/>
            <w:szCs w:val="24"/>
            <w:rtl/>
          </w:rPr>
          <w:delText>שמירה של מגרש חדש לפי פרטיו המזהים.</w:delText>
        </w:r>
      </w:del>
    </w:p>
    <w:p w:rsidR="00481634" w:rsidDel="00C6162B" w:rsidRDefault="00471D70">
      <w:pPr>
        <w:numPr>
          <w:ilvl w:val="0"/>
          <w:numId w:val="15"/>
        </w:numPr>
        <w:bidi/>
        <w:ind w:hanging="360"/>
        <w:contextualSpacing/>
        <w:rPr>
          <w:del w:id="4331" w:author="Ron Gal" w:date="2017-03-05T23:39:00Z"/>
          <w:sz w:val="24"/>
          <w:szCs w:val="24"/>
        </w:rPr>
      </w:pPr>
      <w:del w:id="4332" w:author="Ron Gal" w:date="2017-03-05T23:39:00Z">
        <w:r w:rsidDel="00C6162B">
          <w:rPr>
            <w:sz w:val="24"/>
            <w:szCs w:val="24"/>
            <w:rtl/>
          </w:rPr>
          <w:delText>עדכון פרטי מגרש קיים לפי מזהה מגרש ופרטיו.</w:delText>
        </w:r>
      </w:del>
    </w:p>
    <w:p w:rsidR="00481634" w:rsidRDefault="00471D70">
      <w:pPr>
        <w:numPr>
          <w:ilvl w:val="0"/>
          <w:numId w:val="15"/>
        </w:numPr>
        <w:bidi/>
        <w:ind w:hanging="360"/>
        <w:contextualSpacing/>
        <w:rPr>
          <w:ins w:id="4333" w:author="Ron Gal" w:date="2017-03-05T23:39:00Z"/>
          <w:sz w:val="24"/>
          <w:szCs w:val="24"/>
        </w:rPr>
        <w:pPrChange w:id="4334" w:author="Ron Gal" w:date="2017-03-05T23:39:00Z">
          <w:pPr>
            <w:numPr>
              <w:numId w:val="15"/>
            </w:numPr>
            <w:bidi/>
            <w:ind w:left="720" w:hanging="360"/>
            <w:contextualSpacing/>
          </w:pPr>
        </w:pPrChange>
      </w:pPr>
      <w:del w:id="4335" w:author="Ron Gal" w:date="2017-03-05T23:39:00Z">
        <w:r w:rsidDel="00C6162B">
          <w:rPr>
            <w:sz w:val="24"/>
            <w:szCs w:val="24"/>
            <w:rtl/>
          </w:rPr>
          <w:delText>מחיקת מגרש לפי מזהה מגרש.</w:delText>
        </w:r>
      </w:del>
      <w:ins w:id="4336" w:author="Ron Gal" w:date="2017-03-05T23:39:00Z">
        <w:r w:rsidR="00C6162B">
          <w:rPr>
            <w:rFonts w:hint="cs"/>
            <w:sz w:val="24"/>
            <w:szCs w:val="24"/>
            <w:rtl/>
          </w:rPr>
          <w:t>חיפוש פרטי משתמש.</w:t>
        </w:r>
      </w:ins>
    </w:p>
    <w:p w:rsidR="00C6162B" w:rsidRDefault="00C6162B">
      <w:pPr>
        <w:numPr>
          <w:ilvl w:val="0"/>
          <w:numId w:val="15"/>
        </w:numPr>
        <w:bidi/>
        <w:ind w:hanging="360"/>
        <w:contextualSpacing/>
        <w:rPr>
          <w:sz w:val="24"/>
          <w:szCs w:val="24"/>
        </w:rPr>
        <w:pPrChange w:id="4337" w:author="Ron Gal" w:date="2017-03-05T23:39:00Z">
          <w:pPr>
            <w:numPr>
              <w:numId w:val="15"/>
            </w:numPr>
            <w:bidi/>
            <w:ind w:left="720" w:hanging="360"/>
            <w:contextualSpacing/>
          </w:pPr>
        </w:pPrChange>
      </w:pPr>
      <w:ins w:id="4338" w:author="Ron Gal" w:date="2017-03-05T23:39:00Z">
        <w:r>
          <w:rPr>
            <w:rFonts w:hint="cs"/>
            <w:sz w:val="24"/>
            <w:szCs w:val="24"/>
            <w:rtl/>
          </w:rPr>
          <w:t>עדכון פרטי משתמש (כתובת וטלפון).</w:t>
        </w:r>
      </w:ins>
    </w:p>
    <w:p w:rsidR="00C6162B" w:rsidRDefault="00C6162B">
      <w:pPr>
        <w:bidi/>
        <w:rPr>
          <w:ins w:id="4339" w:author="Ron Gal" w:date="2017-03-05T23:40:00Z"/>
          <w:sz w:val="24"/>
          <w:szCs w:val="24"/>
          <w:rtl/>
        </w:rPr>
      </w:pPr>
    </w:p>
    <w:p w:rsidR="00481634" w:rsidRDefault="00471D70">
      <w:pPr>
        <w:bidi/>
        <w:pPrChange w:id="4340" w:author="Ron Gal" w:date="2017-03-05T23:40:00Z">
          <w:pPr>
            <w:bidi/>
          </w:pPr>
        </w:pPrChange>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63045C" w:rsidRDefault="0063045C">
      <w:pPr>
        <w:bidi/>
        <w:rPr>
          <w:ins w:id="4341" w:author="Ron Gal" w:date="2017-03-05T23:40:00Z"/>
          <w:b/>
          <w:sz w:val="24"/>
          <w:szCs w:val="24"/>
          <w:rtl/>
        </w:rPr>
      </w:pPr>
      <w:ins w:id="4342" w:author="Ron Gal" w:date="2017-03-05T23:40:00Z">
        <w:r w:rsidRPr="0063045C">
          <w:rPr>
            <w:b/>
            <w:sz w:val="24"/>
            <w:szCs w:val="24"/>
          </w:rPr>
          <w:t>treatmentControllers.js</w:t>
        </w:r>
      </w:ins>
    </w:p>
    <w:p w:rsidR="00481634" w:rsidDel="0063045C" w:rsidRDefault="00471D70">
      <w:pPr>
        <w:bidi/>
        <w:rPr>
          <w:del w:id="4343" w:author="Ron Gal" w:date="2017-03-05T23:40:00Z"/>
        </w:rPr>
        <w:pPrChange w:id="4344" w:author="Ron Gal" w:date="2017-03-05T23:40:00Z">
          <w:pPr>
            <w:bidi/>
          </w:pPr>
        </w:pPrChange>
      </w:pPr>
      <w:del w:id="4345" w:author="Ron Gal" w:date="2017-03-05T23:40:00Z">
        <w:r w:rsidDel="0063045C">
          <w:rPr>
            <w:b/>
            <w:sz w:val="24"/>
            <w:szCs w:val="24"/>
          </w:rPr>
          <w:delText>ordersControllers.js</w:delText>
        </w:r>
      </w:del>
    </w:p>
    <w:p w:rsidR="00481634" w:rsidRDefault="00471D70">
      <w:pPr>
        <w:bidi/>
        <w:pPrChange w:id="4346" w:author="Ron Gal" w:date="2017-03-05T23:40:00Z">
          <w:pPr>
            <w:bidi/>
          </w:pPr>
        </w:pPrChange>
      </w:pPr>
      <w:r>
        <w:rPr>
          <w:sz w:val="24"/>
          <w:szCs w:val="24"/>
          <w:rtl/>
        </w:rPr>
        <w:t xml:space="preserve">קובץ זה יחשוף מתודות אשר יישלחו לקונטרולר של </w:t>
      </w:r>
      <w:del w:id="4347" w:author="Ron Gal" w:date="2017-03-05T23:40:00Z">
        <w:r w:rsidDel="0063045C">
          <w:rPr>
            <w:sz w:val="24"/>
            <w:szCs w:val="24"/>
            <w:rtl/>
          </w:rPr>
          <w:delText xml:space="preserve">ההזמנות </w:delText>
        </w:r>
      </w:del>
      <w:ins w:id="4348" w:author="Ron Gal" w:date="2017-03-05T23:40:00Z">
        <w:r w:rsidR="0063045C">
          <w:rPr>
            <w:rFonts w:hint="cs"/>
            <w:sz w:val="24"/>
            <w:szCs w:val="24"/>
            <w:rtl/>
          </w:rPr>
          <w:t xml:space="preserve">הטיפולים </w:t>
        </w:r>
      </w:ins>
      <w:r>
        <w:rPr>
          <w:sz w:val="24"/>
          <w:szCs w:val="24"/>
          <w:rtl/>
        </w:rPr>
        <w:t>בשכבת השירותים את הבקשות הבאות בהתאם לחתימת המתודות בשכבת השירותים:</w:t>
      </w:r>
    </w:p>
    <w:p w:rsidR="00481634" w:rsidDel="0063045C" w:rsidRDefault="00471D70">
      <w:pPr>
        <w:numPr>
          <w:ilvl w:val="0"/>
          <w:numId w:val="15"/>
        </w:numPr>
        <w:bidi/>
        <w:ind w:hanging="360"/>
        <w:contextualSpacing/>
        <w:rPr>
          <w:del w:id="4349" w:author="Ron Gal" w:date="2017-03-05T23:40:00Z"/>
          <w:sz w:val="24"/>
          <w:szCs w:val="24"/>
        </w:rPr>
      </w:pPr>
      <w:del w:id="4350" w:author="Ron Gal" w:date="2017-03-05T23:40:00Z">
        <w:r w:rsidDel="0063045C">
          <w:rPr>
            <w:sz w:val="24"/>
            <w:szCs w:val="24"/>
            <w:rtl/>
          </w:rPr>
          <w:delText>חיפוש הזמנה לפי מזהה, סטטוס, שם וטווח תאריכים.</w:delText>
        </w:r>
      </w:del>
    </w:p>
    <w:p w:rsidR="00481634" w:rsidDel="0063045C" w:rsidRDefault="00471D70">
      <w:pPr>
        <w:numPr>
          <w:ilvl w:val="0"/>
          <w:numId w:val="15"/>
        </w:numPr>
        <w:bidi/>
        <w:ind w:hanging="360"/>
        <w:contextualSpacing/>
        <w:rPr>
          <w:del w:id="4351" w:author="Ron Gal" w:date="2017-03-05T23:40:00Z"/>
          <w:sz w:val="24"/>
          <w:szCs w:val="24"/>
        </w:rPr>
      </w:pPr>
      <w:del w:id="4352" w:author="Ron Gal" w:date="2017-03-05T23:40:00Z">
        <w:r w:rsidDel="0063045C">
          <w:rPr>
            <w:sz w:val="24"/>
            <w:szCs w:val="24"/>
            <w:rtl/>
          </w:rPr>
          <w:delText>שליפת הזמנה לפי מזהה הזמנה.</w:delText>
        </w:r>
      </w:del>
    </w:p>
    <w:p w:rsidR="00481634" w:rsidDel="0063045C" w:rsidRDefault="00471D70">
      <w:pPr>
        <w:numPr>
          <w:ilvl w:val="0"/>
          <w:numId w:val="15"/>
        </w:numPr>
        <w:bidi/>
        <w:ind w:hanging="360"/>
        <w:contextualSpacing/>
        <w:rPr>
          <w:del w:id="4353" w:author="Ron Gal" w:date="2017-03-05T23:40:00Z"/>
          <w:sz w:val="24"/>
          <w:szCs w:val="24"/>
        </w:rPr>
      </w:pPr>
      <w:del w:id="4354" w:author="Ron Gal" w:date="2017-03-05T23:40:00Z">
        <w:r w:rsidDel="0063045C">
          <w:rPr>
            <w:sz w:val="24"/>
            <w:szCs w:val="24"/>
            <w:rtl/>
          </w:rPr>
          <w:delText>שמירה של הזמנה חדשה לפי פרטיה המזהים.</w:delText>
        </w:r>
      </w:del>
    </w:p>
    <w:p w:rsidR="00481634" w:rsidRDefault="00471D70">
      <w:pPr>
        <w:numPr>
          <w:ilvl w:val="0"/>
          <w:numId w:val="15"/>
        </w:numPr>
        <w:bidi/>
        <w:ind w:hanging="360"/>
        <w:contextualSpacing/>
        <w:rPr>
          <w:ins w:id="4355" w:author="Ron Gal" w:date="2017-03-05T23:41:00Z"/>
          <w:sz w:val="24"/>
          <w:szCs w:val="24"/>
        </w:rPr>
        <w:pPrChange w:id="4356" w:author="Ron Gal" w:date="2017-03-05T23:41:00Z">
          <w:pPr>
            <w:numPr>
              <w:numId w:val="15"/>
            </w:numPr>
            <w:bidi/>
            <w:ind w:left="720" w:hanging="360"/>
            <w:contextualSpacing/>
          </w:pPr>
        </w:pPrChange>
      </w:pPr>
      <w:del w:id="4357" w:author="Ron Gal" w:date="2017-03-05T23:40:00Z">
        <w:r w:rsidDel="0063045C">
          <w:rPr>
            <w:sz w:val="24"/>
            <w:szCs w:val="24"/>
            <w:rtl/>
          </w:rPr>
          <w:delText>עדכון פרטי הזמנה קיימת לפי מזהה הזמנה ופרטיה.</w:delText>
        </w:r>
      </w:del>
      <w:ins w:id="4358" w:author="Ron Gal" w:date="2017-03-05T23:41:00Z">
        <w:r w:rsidR="0063045C">
          <w:rPr>
            <w:rFonts w:hint="cs"/>
            <w:sz w:val="24"/>
            <w:szCs w:val="24"/>
            <w:rtl/>
          </w:rPr>
          <w:t>שמירת טיפול חדש</w:t>
        </w:r>
      </w:ins>
    </w:p>
    <w:p w:rsidR="0063045C" w:rsidRDefault="0063045C">
      <w:pPr>
        <w:numPr>
          <w:ilvl w:val="0"/>
          <w:numId w:val="15"/>
        </w:numPr>
        <w:bidi/>
        <w:ind w:hanging="360"/>
        <w:contextualSpacing/>
        <w:rPr>
          <w:ins w:id="4359" w:author="Ron Gal" w:date="2017-03-05T23:41:00Z"/>
          <w:sz w:val="24"/>
          <w:szCs w:val="24"/>
        </w:rPr>
        <w:pPrChange w:id="4360" w:author="Ron Gal" w:date="2017-03-05T23:41:00Z">
          <w:pPr>
            <w:numPr>
              <w:numId w:val="15"/>
            </w:numPr>
            <w:bidi/>
            <w:ind w:left="720" w:hanging="360"/>
            <w:contextualSpacing/>
          </w:pPr>
        </w:pPrChange>
      </w:pPr>
      <w:ins w:id="4361" w:author="Ron Gal" w:date="2017-03-05T23:41:00Z">
        <w:r>
          <w:rPr>
            <w:rFonts w:hint="cs"/>
            <w:sz w:val="24"/>
            <w:szCs w:val="24"/>
            <w:rtl/>
          </w:rPr>
          <w:t>עדכון טיפול פעיל</w:t>
        </w:r>
      </w:ins>
    </w:p>
    <w:p w:rsidR="0063045C" w:rsidRDefault="0063045C">
      <w:pPr>
        <w:numPr>
          <w:ilvl w:val="0"/>
          <w:numId w:val="15"/>
        </w:numPr>
        <w:bidi/>
        <w:ind w:hanging="360"/>
        <w:contextualSpacing/>
        <w:rPr>
          <w:ins w:id="4362" w:author="Ron Gal" w:date="2017-03-05T23:41:00Z"/>
          <w:sz w:val="24"/>
          <w:szCs w:val="24"/>
        </w:rPr>
        <w:pPrChange w:id="4363" w:author="Ron Gal" w:date="2017-03-05T23:41:00Z">
          <w:pPr>
            <w:numPr>
              <w:numId w:val="15"/>
            </w:numPr>
            <w:bidi/>
            <w:ind w:left="720" w:hanging="360"/>
            <w:contextualSpacing/>
          </w:pPr>
        </w:pPrChange>
      </w:pPr>
      <w:ins w:id="4364" w:author="Ron Gal" w:date="2017-03-05T23:41:00Z">
        <w:r>
          <w:rPr>
            <w:rFonts w:hint="cs"/>
            <w:sz w:val="24"/>
            <w:szCs w:val="24"/>
            <w:rtl/>
          </w:rPr>
          <w:t>שליפת טיפול היסטורי</w:t>
        </w:r>
      </w:ins>
    </w:p>
    <w:p w:rsidR="0063045C" w:rsidRDefault="0063045C">
      <w:pPr>
        <w:numPr>
          <w:ilvl w:val="0"/>
          <w:numId w:val="15"/>
        </w:numPr>
        <w:bidi/>
        <w:ind w:hanging="360"/>
        <w:contextualSpacing/>
        <w:rPr>
          <w:sz w:val="24"/>
          <w:szCs w:val="24"/>
        </w:rPr>
        <w:pPrChange w:id="4365" w:author="Ron Gal" w:date="2017-03-05T23:41:00Z">
          <w:pPr>
            <w:numPr>
              <w:numId w:val="15"/>
            </w:numPr>
            <w:bidi/>
            <w:ind w:left="720" w:hanging="360"/>
            <w:contextualSpacing/>
          </w:pPr>
        </w:pPrChange>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reportControllers.js</w:t>
      </w:r>
    </w:p>
    <w:p w:rsidR="00481634" w:rsidRDefault="00471D70">
      <w:pPr>
        <w:bidi/>
      </w:pPr>
      <w:r>
        <w:rPr>
          <w:sz w:val="24"/>
          <w:szCs w:val="24"/>
          <w:rtl/>
        </w:rPr>
        <w:t>קובץ זה יחשוף מתודות אשר יישלחו לקונטרולר של הדוחות בשכבת השירותים את הבקשות הבאות בהתאם לחתימת המתודות בשכבת השירותים:</w:t>
      </w:r>
    </w:p>
    <w:p w:rsidR="00481634" w:rsidDel="0063045C" w:rsidRDefault="00471D70">
      <w:pPr>
        <w:numPr>
          <w:ilvl w:val="0"/>
          <w:numId w:val="15"/>
        </w:numPr>
        <w:bidi/>
        <w:ind w:hanging="360"/>
        <w:contextualSpacing/>
        <w:rPr>
          <w:del w:id="4366" w:author="Ron Gal" w:date="2017-03-05T23:41:00Z"/>
          <w:sz w:val="24"/>
          <w:szCs w:val="24"/>
        </w:rPr>
      </w:pPr>
      <w:del w:id="4367" w:author="Ron Gal" w:date="2017-03-05T23:41:00Z">
        <w:r w:rsidDel="0063045C">
          <w:rPr>
            <w:sz w:val="24"/>
            <w:szCs w:val="24"/>
            <w:rtl/>
          </w:rPr>
          <w:delText>הפקת דוח תלונות על משתמשים לפי טווח תאריכים וסוג תלונה</w:delText>
        </w:r>
      </w:del>
    </w:p>
    <w:p w:rsidR="00481634" w:rsidDel="0063045C" w:rsidRDefault="00471D70">
      <w:pPr>
        <w:numPr>
          <w:ilvl w:val="0"/>
          <w:numId w:val="15"/>
        </w:numPr>
        <w:bidi/>
        <w:ind w:hanging="360"/>
        <w:contextualSpacing/>
        <w:rPr>
          <w:del w:id="4368" w:author="Ron Gal" w:date="2017-03-05T23:41:00Z"/>
          <w:sz w:val="24"/>
          <w:szCs w:val="24"/>
        </w:rPr>
      </w:pPr>
      <w:del w:id="4369" w:author="Ron Gal" w:date="2017-03-05T23:41:00Z">
        <w:r w:rsidDel="0063045C">
          <w:rPr>
            <w:sz w:val="24"/>
            <w:szCs w:val="24"/>
            <w:rtl/>
          </w:rPr>
          <w:delText>הפקת דוח פעילות משתמשים לפי מזהה מגרש, שם מגרש וטווח תאריכים.</w:delText>
        </w:r>
      </w:del>
    </w:p>
    <w:p w:rsidR="00481634" w:rsidRDefault="00471D70">
      <w:pPr>
        <w:numPr>
          <w:ilvl w:val="0"/>
          <w:numId w:val="15"/>
        </w:numPr>
        <w:bidi/>
        <w:ind w:hanging="360"/>
        <w:contextualSpacing/>
        <w:rPr>
          <w:ins w:id="4370" w:author="Ron Gal" w:date="2017-03-05T23:41:00Z"/>
          <w:sz w:val="24"/>
          <w:szCs w:val="24"/>
        </w:rPr>
      </w:pPr>
      <w:del w:id="4371" w:author="Ron Gal" w:date="2017-03-05T23:41:00Z">
        <w:r w:rsidDel="0063045C">
          <w:rPr>
            <w:sz w:val="24"/>
            <w:szCs w:val="24"/>
            <w:rtl/>
          </w:rPr>
          <w:delText>הפקת דוח שימושיות מגרש לפי סוג תלונה וטווח תאריכים.</w:delText>
        </w:r>
      </w:del>
      <w:ins w:id="4372" w:author="Ron Gal" w:date="2017-03-05T23:41:00Z">
        <w:r w:rsidR="0063045C">
          <w:rPr>
            <w:rFonts w:hint="cs"/>
            <w:sz w:val="24"/>
            <w:szCs w:val="24"/>
            <w:rtl/>
          </w:rPr>
          <w:t>הפקת דו"ח הוצאות\הכנסות לפי תאריך</w:t>
        </w:r>
      </w:ins>
    </w:p>
    <w:p w:rsidR="0063045C" w:rsidRDefault="0063045C">
      <w:pPr>
        <w:numPr>
          <w:ilvl w:val="0"/>
          <w:numId w:val="15"/>
        </w:numPr>
        <w:bidi/>
        <w:ind w:hanging="360"/>
        <w:contextualSpacing/>
        <w:rPr>
          <w:ins w:id="4373" w:author="Ron Gal" w:date="2017-03-05T23:41:00Z"/>
          <w:sz w:val="24"/>
          <w:szCs w:val="24"/>
        </w:rPr>
        <w:pPrChange w:id="4374" w:author="Ron Gal" w:date="2017-03-05T23:41:00Z">
          <w:pPr>
            <w:numPr>
              <w:numId w:val="15"/>
            </w:numPr>
            <w:bidi/>
            <w:ind w:left="720" w:hanging="360"/>
            <w:contextualSpacing/>
          </w:pPr>
        </w:pPrChange>
      </w:pPr>
      <w:ins w:id="4375" w:author="Ron Gal" w:date="2017-03-05T23:41:00Z">
        <w:r>
          <w:rPr>
            <w:rFonts w:hint="cs"/>
            <w:sz w:val="24"/>
            <w:szCs w:val="24"/>
            <w:rtl/>
          </w:rPr>
          <w:t>הפקת דו"ח הכנסות לפי סוג בע"ח</w:t>
        </w:r>
      </w:ins>
    </w:p>
    <w:p w:rsidR="0063045C" w:rsidRDefault="0063045C">
      <w:pPr>
        <w:numPr>
          <w:ilvl w:val="0"/>
          <w:numId w:val="15"/>
        </w:numPr>
        <w:bidi/>
        <w:ind w:hanging="360"/>
        <w:contextualSpacing/>
        <w:rPr>
          <w:ins w:id="4376" w:author="Ron Gal" w:date="2017-03-05T23:41:00Z"/>
          <w:sz w:val="24"/>
          <w:szCs w:val="24"/>
        </w:rPr>
        <w:pPrChange w:id="4377" w:author="Ron Gal" w:date="2017-03-05T23:41:00Z">
          <w:pPr>
            <w:numPr>
              <w:numId w:val="15"/>
            </w:numPr>
            <w:bidi/>
            <w:ind w:left="720" w:hanging="360"/>
            <w:contextualSpacing/>
          </w:pPr>
        </w:pPrChange>
      </w:pPr>
      <w:ins w:id="4378" w:author="Ron Gal" w:date="2017-03-05T23:41:00Z">
        <w:r>
          <w:rPr>
            <w:rFonts w:hint="cs"/>
            <w:sz w:val="24"/>
            <w:szCs w:val="24"/>
            <w:rtl/>
          </w:rPr>
          <w:t>הפקת דו"ח הכנסות לפי סוג טיפול</w:t>
        </w:r>
      </w:ins>
    </w:p>
    <w:p w:rsidR="0063045C" w:rsidRDefault="0063045C">
      <w:pPr>
        <w:numPr>
          <w:ilvl w:val="0"/>
          <w:numId w:val="15"/>
        </w:numPr>
        <w:bidi/>
        <w:ind w:hanging="360"/>
        <w:contextualSpacing/>
        <w:rPr>
          <w:ins w:id="4379" w:author="Ron Gal" w:date="2017-03-05T23:42:00Z"/>
          <w:sz w:val="24"/>
          <w:szCs w:val="24"/>
        </w:rPr>
        <w:pPrChange w:id="4380" w:author="Ron Gal" w:date="2017-03-05T23:42:00Z">
          <w:pPr>
            <w:numPr>
              <w:numId w:val="15"/>
            </w:numPr>
            <w:bidi/>
            <w:ind w:left="720" w:hanging="360"/>
            <w:contextualSpacing/>
          </w:pPr>
        </w:pPrChange>
      </w:pPr>
      <w:ins w:id="4381" w:author="Ron Gal" w:date="2017-03-05T23:42:00Z">
        <w:r>
          <w:rPr>
            <w:rFonts w:hint="cs"/>
            <w:sz w:val="24"/>
            <w:szCs w:val="24"/>
            <w:rtl/>
          </w:rPr>
          <w:t>הפקת דו"ח הוצאות לפי בעל חיים</w:t>
        </w:r>
      </w:ins>
    </w:p>
    <w:p w:rsidR="0063045C" w:rsidRDefault="0063045C">
      <w:pPr>
        <w:numPr>
          <w:ilvl w:val="0"/>
          <w:numId w:val="15"/>
        </w:numPr>
        <w:bidi/>
        <w:ind w:hanging="360"/>
        <w:contextualSpacing/>
        <w:rPr>
          <w:ins w:id="4382" w:author="Ron Gal" w:date="2017-03-05T23:42:00Z"/>
          <w:sz w:val="24"/>
          <w:szCs w:val="24"/>
        </w:rPr>
        <w:pPrChange w:id="4383" w:author="Ron Gal" w:date="2017-03-05T23:42:00Z">
          <w:pPr>
            <w:numPr>
              <w:numId w:val="15"/>
            </w:numPr>
            <w:bidi/>
            <w:ind w:left="720" w:hanging="360"/>
            <w:contextualSpacing/>
          </w:pPr>
        </w:pPrChange>
      </w:pPr>
      <w:ins w:id="4384" w:author="Ron Gal" w:date="2017-03-05T23:42:00Z">
        <w:r>
          <w:rPr>
            <w:rFonts w:hint="cs"/>
            <w:sz w:val="24"/>
            <w:szCs w:val="24"/>
            <w:rtl/>
          </w:rPr>
          <w:t>הפקת דו"ח טיפולים הבאים שפוספסו\עתידיים.</w:t>
        </w:r>
      </w:ins>
    </w:p>
    <w:p w:rsidR="0063045C" w:rsidRDefault="0063045C">
      <w:pPr>
        <w:bidi/>
        <w:ind w:left="720"/>
        <w:contextualSpacing/>
        <w:rPr>
          <w:sz w:val="24"/>
          <w:szCs w:val="24"/>
        </w:rPr>
        <w:pPrChange w:id="4385" w:author="Ron Gal" w:date="2017-03-05T23:42:00Z">
          <w:pPr>
            <w:numPr>
              <w:numId w:val="15"/>
            </w:numPr>
            <w:bidi/>
            <w:ind w:left="720" w:hanging="360"/>
            <w:contextualSpacing/>
          </w:pPr>
        </w:pPrChange>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81634">
      <w:pPr>
        <w:bidi/>
      </w:pPr>
    </w:p>
    <w:p w:rsidR="00481634" w:rsidRDefault="00481634">
      <w:pPr>
        <w:bidi/>
      </w:pPr>
    </w:p>
    <w:p w:rsidR="0063045C" w:rsidRDefault="0063045C">
      <w:pPr>
        <w:bidi/>
        <w:rPr>
          <w:ins w:id="4386" w:author="Ron Gal" w:date="2017-03-05T23:44:00Z"/>
          <w:b/>
          <w:sz w:val="24"/>
          <w:szCs w:val="24"/>
        </w:rPr>
      </w:pPr>
      <w:ins w:id="4387" w:author="Ron Gal" w:date="2017-03-05T23:44:00Z">
        <w:r w:rsidRPr="0063045C">
          <w:rPr>
            <w:b/>
            <w:sz w:val="24"/>
            <w:szCs w:val="24"/>
          </w:rPr>
          <w:lastRenderedPageBreak/>
          <w:t>vetControllers.js</w:t>
        </w:r>
      </w:ins>
    </w:p>
    <w:p w:rsidR="00481634" w:rsidDel="0063045C" w:rsidRDefault="00471D70">
      <w:pPr>
        <w:bidi/>
        <w:rPr>
          <w:del w:id="4388" w:author="Ron Gal" w:date="2017-03-05T23:44:00Z"/>
        </w:rPr>
        <w:pPrChange w:id="4389" w:author="Ron Gal" w:date="2017-03-05T23:44:00Z">
          <w:pPr>
            <w:bidi/>
          </w:pPr>
        </w:pPrChange>
      </w:pPr>
      <w:del w:id="4390" w:author="Ron Gal" w:date="2017-03-05T23:44:00Z">
        <w:r w:rsidDel="0063045C">
          <w:rPr>
            <w:b/>
            <w:sz w:val="24"/>
            <w:szCs w:val="24"/>
          </w:rPr>
          <w:delText>customerControllers.js</w:delText>
        </w:r>
      </w:del>
    </w:p>
    <w:p w:rsidR="00481634" w:rsidRDefault="00471D70">
      <w:pPr>
        <w:bidi/>
        <w:pPrChange w:id="4391" w:author="Ron Gal" w:date="2017-03-05T23:44:00Z">
          <w:pPr>
            <w:bidi/>
          </w:pPr>
        </w:pPrChange>
      </w:pPr>
      <w:r>
        <w:rPr>
          <w:sz w:val="24"/>
          <w:szCs w:val="24"/>
          <w:rtl/>
        </w:rPr>
        <w:t xml:space="preserve">קובץ זה יחשוף מתודות אשר יישלחו לקונטרולר של </w:t>
      </w:r>
      <w:del w:id="4392" w:author="Ron Gal" w:date="2017-03-05T23:44:00Z">
        <w:r w:rsidDel="0063045C">
          <w:rPr>
            <w:sz w:val="24"/>
            <w:szCs w:val="24"/>
            <w:rtl/>
          </w:rPr>
          <w:delText xml:space="preserve">הלקוחות </w:delText>
        </w:r>
      </w:del>
      <w:ins w:id="4393" w:author="Ron Gal" w:date="2017-03-05T23:44:00Z">
        <w:r w:rsidR="0063045C">
          <w:rPr>
            <w:sz w:val="24"/>
            <w:szCs w:val="24"/>
            <w:rtl/>
          </w:rPr>
          <w:t>ה</w:t>
        </w:r>
        <w:r w:rsidR="0063045C">
          <w:rPr>
            <w:sz w:val="24"/>
            <w:szCs w:val="24"/>
          </w:rPr>
          <w:t>r</w:t>
        </w:r>
        <w:r w:rsidR="0063045C">
          <w:rPr>
            <w:rFonts w:hint="cs"/>
            <w:sz w:val="24"/>
            <w:szCs w:val="24"/>
            <w:rtl/>
          </w:rPr>
          <w:t xml:space="preserve">רופאים </w:t>
        </w:r>
      </w:ins>
      <w:r>
        <w:rPr>
          <w:sz w:val="24"/>
          <w:szCs w:val="24"/>
          <w:rtl/>
        </w:rPr>
        <w:t xml:space="preserve">בשכבת השירותים את הבקשות הבאות </w:t>
      </w:r>
      <w:bookmarkStart w:id="4394" w:name="OLE_LINK6"/>
      <w:bookmarkStart w:id="4395" w:name="OLE_LINK7"/>
      <w:bookmarkStart w:id="4396" w:name="OLE_LINK8"/>
      <w:r>
        <w:rPr>
          <w:sz w:val="24"/>
          <w:szCs w:val="24"/>
          <w:rtl/>
        </w:rPr>
        <w:t>בהתאם לחתימת המתודות בשכבת השירותים:</w:t>
      </w:r>
    </w:p>
    <w:bookmarkEnd w:id="4394"/>
    <w:bookmarkEnd w:id="4395"/>
    <w:bookmarkEnd w:id="4396"/>
    <w:p w:rsidR="00481634" w:rsidRDefault="00471D70">
      <w:pPr>
        <w:numPr>
          <w:ilvl w:val="0"/>
          <w:numId w:val="15"/>
        </w:numPr>
        <w:bidi/>
        <w:ind w:hanging="360"/>
        <w:contextualSpacing/>
        <w:rPr>
          <w:sz w:val="24"/>
          <w:szCs w:val="24"/>
        </w:rPr>
        <w:pPrChange w:id="4397" w:author="Ron Gal" w:date="2017-03-05T23:45:00Z">
          <w:pPr>
            <w:numPr>
              <w:numId w:val="15"/>
            </w:numPr>
            <w:bidi/>
            <w:ind w:left="720" w:hanging="360"/>
            <w:contextualSpacing/>
          </w:pPr>
        </w:pPrChange>
      </w:pPr>
      <w:r>
        <w:rPr>
          <w:sz w:val="24"/>
          <w:szCs w:val="24"/>
          <w:rtl/>
        </w:rPr>
        <w:t xml:space="preserve">חיפוש </w:t>
      </w:r>
      <w:del w:id="4398" w:author="Ron Gal" w:date="2017-03-05T23:44:00Z">
        <w:r w:rsidDel="0063045C">
          <w:rPr>
            <w:sz w:val="24"/>
            <w:szCs w:val="24"/>
            <w:rtl/>
          </w:rPr>
          <w:delText xml:space="preserve">לקוחות </w:delText>
        </w:r>
      </w:del>
      <w:ins w:id="4399" w:author="Ron Gal" w:date="2017-03-05T23:44:00Z">
        <w:r w:rsidR="0063045C">
          <w:rPr>
            <w:rFonts w:hint="cs"/>
            <w:sz w:val="24"/>
            <w:szCs w:val="24"/>
            <w:rtl/>
          </w:rPr>
          <w:t xml:space="preserve">רופאים </w:t>
        </w:r>
      </w:ins>
      <w:r>
        <w:rPr>
          <w:sz w:val="24"/>
          <w:szCs w:val="24"/>
          <w:rtl/>
        </w:rPr>
        <w:t xml:space="preserve">לפי שם פרטי, שם משפחה, </w:t>
      </w:r>
      <w:del w:id="4400" w:author="Ron Gal" w:date="2017-03-05T23:44:00Z">
        <w:r w:rsidDel="0063045C">
          <w:rPr>
            <w:sz w:val="24"/>
            <w:szCs w:val="24"/>
            <w:rtl/>
          </w:rPr>
          <w:delText xml:space="preserve">טווח גילאים, איזור מגורים </w:delText>
        </w:r>
      </w:del>
      <w:ins w:id="4401" w:author="Ron Gal" w:date="2017-03-05T23:44:00Z">
        <w:r w:rsidR="0063045C">
          <w:rPr>
            <w:rFonts w:hint="cs"/>
            <w:sz w:val="24"/>
            <w:szCs w:val="24"/>
            <w:rtl/>
          </w:rPr>
          <w:t xml:space="preserve">כתובת </w:t>
        </w:r>
      </w:ins>
      <w:r>
        <w:rPr>
          <w:sz w:val="24"/>
          <w:szCs w:val="24"/>
          <w:rtl/>
        </w:rPr>
        <w:t xml:space="preserve">ומזהה </w:t>
      </w:r>
      <w:del w:id="4402" w:author="Ron Gal" w:date="2017-03-05T23:45:00Z">
        <w:r w:rsidDel="0063045C">
          <w:rPr>
            <w:sz w:val="24"/>
            <w:szCs w:val="24"/>
            <w:rtl/>
          </w:rPr>
          <w:delText>לקוח</w:delText>
        </w:r>
      </w:del>
      <w:ins w:id="4403" w:author="Ron Gal" w:date="2017-03-05T23:45:00Z">
        <w:r w:rsidR="0063045C">
          <w:rPr>
            <w:rFonts w:hint="cs"/>
            <w:sz w:val="24"/>
            <w:szCs w:val="24"/>
            <w:rtl/>
          </w:rPr>
          <w:t>רופא</w:t>
        </w:r>
      </w:ins>
      <w:r>
        <w:rPr>
          <w:sz w:val="24"/>
          <w:szCs w:val="24"/>
          <w:rtl/>
        </w:rPr>
        <w:t>.</w:t>
      </w:r>
    </w:p>
    <w:p w:rsidR="00481634" w:rsidRDefault="00471D70">
      <w:pPr>
        <w:numPr>
          <w:ilvl w:val="0"/>
          <w:numId w:val="15"/>
        </w:numPr>
        <w:bidi/>
        <w:ind w:hanging="360"/>
        <w:contextualSpacing/>
        <w:rPr>
          <w:sz w:val="24"/>
          <w:szCs w:val="24"/>
        </w:rPr>
        <w:pPrChange w:id="4404" w:author="Ron Gal" w:date="2017-03-05T23:45:00Z">
          <w:pPr>
            <w:numPr>
              <w:numId w:val="15"/>
            </w:numPr>
            <w:bidi/>
            <w:ind w:left="720" w:hanging="360"/>
            <w:contextualSpacing/>
          </w:pPr>
        </w:pPrChange>
      </w:pPr>
      <w:r>
        <w:rPr>
          <w:sz w:val="24"/>
          <w:szCs w:val="24"/>
          <w:rtl/>
        </w:rPr>
        <w:t xml:space="preserve">שליפת </w:t>
      </w:r>
      <w:del w:id="4405" w:author="Ron Gal" w:date="2017-03-05T23:45:00Z">
        <w:r w:rsidDel="0063045C">
          <w:rPr>
            <w:sz w:val="24"/>
            <w:szCs w:val="24"/>
            <w:rtl/>
          </w:rPr>
          <w:delText xml:space="preserve">לקוח </w:delText>
        </w:r>
      </w:del>
      <w:ins w:id="4406" w:author="Ron Gal" w:date="2017-03-05T23:45:00Z">
        <w:r w:rsidR="0063045C">
          <w:rPr>
            <w:rFonts w:hint="cs"/>
            <w:sz w:val="24"/>
            <w:szCs w:val="24"/>
            <w:rtl/>
          </w:rPr>
          <w:t xml:space="preserve">רופא </w:t>
        </w:r>
      </w:ins>
      <w:r>
        <w:rPr>
          <w:sz w:val="24"/>
          <w:szCs w:val="24"/>
          <w:rtl/>
        </w:rPr>
        <w:t xml:space="preserve">לפי מזהה </w:t>
      </w:r>
      <w:del w:id="4407" w:author="Ron Gal" w:date="2017-03-05T23:45:00Z">
        <w:r w:rsidDel="0063045C">
          <w:rPr>
            <w:sz w:val="24"/>
            <w:szCs w:val="24"/>
            <w:rtl/>
          </w:rPr>
          <w:delText>לקוח</w:delText>
        </w:r>
      </w:del>
      <w:ins w:id="4408" w:author="Ron Gal" w:date="2017-03-05T23:45:00Z">
        <w:r w:rsidR="0063045C">
          <w:rPr>
            <w:rFonts w:hint="cs"/>
            <w:sz w:val="24"/>
            <w:szCs w:val="24"/>
            <w:rtl/>
          </w:rPr>
          <w:t>רופא</w:t>
        </w:r>
      </w:ins>
      <w:r>
        <w:rPr>
          <w:sz w:val="24"/>
          <w:szCs w:val="24"/>
          <w:rtl/>
        </w:rPr>
        <w:t>.</w:t>
      </w:r>
    </w:p>
    <w:p w:rsidR="00481634" w:rsidRDefault="00471D70">
      <w:pPr>
        <w:numPr>
          <w:ilvl w:val="0"/>
          <w:numId w:val="15"/>
        </w:numPr>
        <w:bidi/>
        <w:ind w:hanging="360"/>
        <w:contextualSpacing/>
        <w:rPr>
          <w:sz w:val="24"/>
          <w:szCs w:val="24"/>
        </w:rPr>
        <w:pPrChange w:id="4409" w:author="Ron Gal" w:date="2017-03-05T23:45:00Z">
          <w:pPr>
            <w:numPr>
              <w:numId w:val="15"/>
            </w:numPr>
            <w:bidi/>
            <w:ind w:left="720" w:hanging="360"/>
            <w:contextualSpacing/>
          </w:pPr>
        </w:pPrChange>
      </w:pPr>
      <w:del w:id="4410" w:author="Ron Gal" w:date="2017-03-05T23:45:00Z">
        <w:r w:rsidDel="0063045C">
          <w:rPr>
            <w:sz w:val="24"/>
            <w:szCs w:val="24"/>
            <w:rtl/>
          </w:rPr>
          <w:delText>שמירה של לקוח חדש לפי פרטיו המזהים</w:delText>
        </w:r>
      </w:del>
      <w:ins w:id="4411" w:author="Ron Gal" w:date="2017-03-05T23:45:00Z">
        <w:r w:rsidR="0063045C">
          <w:rPr>
            <w:rFonts w:hint="cs"/>
            <w:sz w:val="24"/>
            <w:szCs w:val="24"/>
            <w:rtl/>
          </w:rPr>
          <w:t>עדכון פרטי רופא קיים</w:t>
        </w:r>
      </w:ins>
      <w:r>
        <w:rPr>
          <w:sz w:val="24"/>
          <w:szCs w:val="24"/>
          <w:rtl/>
        </w:rPr>
        <w:t>.</w:t>
      </w:r>
    </w:p>
    <w:p w:rsidR="00481634" w:rsidRDefault="0063045C">
      <w:pPr>
        <w:numPr>
          <w:ilvl w:val="0"/>
          <w:numId w:val="15"/>
        </w:numPr>
        <w:bidi/>
        <w:ind w:hanging="360"/>
        <w:contextualSpacing/>
        <w:rPr>
          <w:sz w:val="24"/>
          <w:szCs w:val="24"/>
        </w:rPr>
      </w:pPr>
      <w:ins w:id="4412" w:author="Ron Gal" w:date="2017-03-05T23:45:00Z">
        <w:r>
          <w:rPr>
            <w:rFonts w:hint="cs"/>
            <w:sz w:val="24"/>
            <w:szCs w:val="24"/>
            <w:rtl/>
          </w:rPr>
          <w:t xml:space="preserve">יצירת </w:t>
        </w:r>
      </w:ins>
      <w:del w:id="4413" w:author="Ron Gal" w:date="2017-03-05T23:45:00Z">
        <w:r w:rsidR="00471D70" w:rsidDel="0063045C">
          <w:rPr>
            <w:sz w:val="24"/>
            <w:szCs w:val="24"/>
            <w:rtl/>
          </w:rPr>
          <w:delText>עדכון פרטי לקוח קיים לפי מזהה לקוח ופרטיו</w:delText>
        </w:r>
      </w:del>
      <w:ins w:id="4414" w:author="Ron Gal" w:date="2017-03-05T23:45:00Z">
        <w:r>
          <w:rPr>
            <w:rFonts w:hint="cs"/>
            <w:sz w:val="24"/>
            <w:szCs w:val="24"/>
            <w:rtl/>
          </w:rPr>
          <w:t>קישור בין בע"ח לרופא</w:t>
        </w:r>
      </w:ins>
      <w:r w:rsidR="00471D70">
        <w:rPr>
          <w:sz w:val="24"/>
          <w:szCs w:val="24"/>
          <w:rtl/>
        </w:rPr>
        <w:t>.</w:t>
      </w:r>
    </w:p>
    <w:p w:rsidR="00481634" w:rsidRDefault="00471D70">
      <w:pPr>
        <w:numPr>
          <w:ilvl w:val="0"/>
          <w:numId w:val="15"/>
        </w:numPr>
        <w:bidi/>
        <w:ind w:hanging="360"/>
        <w:contextualSpacing/>
        <w:rPr>
          <w:sz w:val="24"/>
          <w:szCs w:val="24"/>
        </w:rPr>
      </w:pPr>
      <w:del w:id="4415" w:author="Ron Gal" w:date="2017-03-05T23:46:00Z">
        <w:r w:rsidDel="0063045C">
          <w:rPr>
            <w:sz w:val="24"/>
            <w:szCs w:val="24"/>
            <w:rtl/>
          </w:rPr>
          <w:delText>הוספת תלונה על לקוח לפי פרטי התלונה ומזהי הלקוחות</w:delText>
        </w:r>
      </w:del>
      <w:ins w:id="4416" w:author="Ron Gal" w:date="2017-03-05T23:46:00Z">
        <w:r w:rsidR="0063045C">
          <w:rPr>
            <w:rFonts w:hint="cs"/>
            <w:sz w:val="24"/>
            <w:szCs w:val="24"/>
            <w:rtl/>
          </w:rPr>
          <w:t>הוספת המלצה על רופא</w:t>
        </w:r>
      </w:ins>
      <w:r>
        <w:rPr>
          <w:sz w:val="24"/>
          <w:szCs w:val="24"/>
          <w:rtl/>
        </w:rPr>
        <w:t>.</w:t>
      </w:r>
    </w:p>
    <w:p w:rsidR="00481634" w:rsidDel="0063045C" w:rsidRDefault="00471D70">
      <w:pPr>
        <w:bidi/>
        <w:ind w:left="720"/>
        <w:contextualSpacing/>
        <w:rPr>
          <w:del w:id="4417" w:author="Ron Gal" w:date="2017-03-05T23:47:00Z"/>
          <w:sz w:val="24"/>
          <w:szCs w:val="24"/>
        </w:rPr>
        <w:pPrChange w:id="4418" w:author="Ron Gal" w:date="2017-03-05T23:47:00Z">
          <w:pPr>
            <w:numPr>
              <w:numId w:val="15"/>
            </w:numPr>
            <w:bidi/>
            <w:ind w:left="720" w:hanging="360"/>
            <w:contextualSpacing/>
          </w:pPr>
        </w:pPrChange>
      </w:pPr>
      <w:del w:id="4419" w:author="Ron Gal" w:date="2017-03-05T23:46:00Z">
        <w:r w:rsidRPr="0063045C" w:rsidDel="0063045C">
          <w:rPr>
            <w:sz w:val="24"/>
            <w:szCs w:val="24"/>
            <w:rtl/>
          </w:rPr>
          <w:delText>הקפאת חשבון לקוח לפי מזהה</w:delText>
        </w:r>
      </w:del>
      <w:del w:id="4420" w:author="Ron Gal" w:date="2017-03-05T23:47:00Z">
        <w:r w:rsidRPr="0063045C" w:rsidDel="0063045C">
          <w:rPr>
            <w:sz w:val="24"/>
            <w:szCs w:val="24"/>
            <w:rtl/>
          </w:rPr>
          <w:delText>.</w:delText>
        </w:r>
      </w:del>
    </w:p>
    <w:p w:rsidR="0063045C" w:rsidRPr="0063045C" w:rsidRDefault="0063045C">
      <w:pPr>
        <w:bidi/>
        <w:ind w:left="720"/>
        <w:contextualSpacing/>
        <w:rPr>
          <w:ins w:id="4421" w:author="Ron Gal" w:date="2017-03-05T23:47:00Z"/>
          <w:rPrChange w:id="4422" w:author="Ron Gal" w:date="2017-03-05T23:47:00Z">
            <w:rPr>
              <w:ins w:id="4423" w:author="Ron Gal" w:date="2017-03-05T23:47:00Z"/>
              <w:sz w:val="24"/>
              <w:szCs w:val="24"/>
            </w:rPr>
          </w:rPrChange>
        </w:rPr>
        <w:pPrChange w:id="4424" w:author="Ron Gal" w:date="2017-03-05T23:47:00Z">
          <w:pPr>
            <w:bidi/>
          </w:pPr>
        </w:pPrChange>
      </w:pPr>
    </w:p>
    <w:p w:rsidR="00481634" w:rsidRDefault="00471D70">
      <w:pPr>
        <w:bidi/>
        <w:ind w:left="720"/>
        <w:contextualSpacing/>
        <w:pPrChange w:id="4425" w:author="Ron Gal" w:date="2017-03-05T23:47:00Z">
          <w:pPr>
            <w:bidi/>
          </w:pPr>
        </w:pPrChange>
      </w:pPr>
      <w:r w:rsidRPr="0063045C">
        <w:rPr>
          <w:sz w:val="24"/>
          <w:szCs w:val="24"/>
          <w:rtl/>
        </w:rPr>
        <w:t xml:space="preserve">לשירות זה יוזרק ע"י </w:t>
      </w:r>
      <w:r w:rsidRPr="0063045C">
        <w:rPr>
          <w:sz w:val="24"/>
          <w:szCs w:val="24"/>
        </w:rPr>
        <w:t>Angular</w:t>
      </w:r>
      <w:r w:rsidRPr="0063045C">
        <w:rPr>
          <w:sz w:val="24"/>
          <w:szCs w:val="24"/>
          <w:rtl/>
        </w:rPr>
        <w:t xml:space="preserve"> שירות בקשות ה-</w:t>
      </w:r>
      <w:r w:rsidRPr="0063045C">
        <w:rPr>
          <w:sz w:val="24"/>
          <w:szCs w:val="24"/>
        </w:rPr>
        <w:t>http</w:t>
      </w:r>
      <w:r w:rsidRPr="0063045C">
        <w:rPr>
          <w:sz w:val="24"/>
          <w:szCs w:val="24"/>
          <w:rtl/>
        </w:rPr>
        <w:t>.</w:t>
      </w:r>
    </w:p>
    <w:p w:rsidR="00481634" w:rsidRDefault="00481634">
      <w:pPr>
        <w:bidi/>
      </w:pPr>
    </w:p>
    <w:p w:rsidR="00481634" w:rsidRDefault="00471D70">
      <w:r>
        <w:br w:type="page"/>
      </w:r>
    </w:p>
    <w:p w:rsidR="00481634" w:rsidRDefault="00481634">
      <w:pPr>
        <w:bidi/>
      </w:pPr>
    </w:p>
    <w:p w:rsidR="00481634" w:rsidRDefault="00471D70">
      <w:pPr>
        <w:pStyle w:val="Heading1"/>
        <w:bidi/>
        <w:pPrChange w:id="4426" w:author="Ron Gal" w:date="2017-03-05T23:25:00Z">
          <w:pPr>
            <w:bidi/>
          </w:pPr>
        </w:pPrChange>
      </w:pPr>
      <w:bookmarkStart w:id="4427" w:name="_Toc476684189"/>
      <w:r>
        <w:rPr>
          <w:rtl/>
        </w:rPr>
        <w:t>דפוסי עיצוב</w:t>
      </w:r>
      <w:bookmarkEnd w:id="4427"/>
    </w:p>
    <w:p w:rsidR="00481634" w:rsidRDefault="00481634">
      <w:pPr>
        <w:bidi/>
      </w:pPr>
    </w:p>
    <w:p w:rsidR="00481634" w:rsidRDefault="00471D70">
      <w:pPr>
        <w:bidi/>
      </w:pPr>
      <w:r>
        <w:rPr>
          <w:sz w:val="24"/>
          <w:szCs w:val="24"/>
          <w:rtl/>
        </w:rPr>
        <w:t>אלו הם דפוסי העיצוב בהם ייעשה שימוש בפרויקט:</w:t>
      </w:r>
    </w:p>
    <w:p w:rsidR="00481634" w:rsidRDefault="00481634">
      <w:pPr>
        <w:bidi/>
      </w:pPr>
    </w:p>
    <w:p w:rsidR="00481634" w:rsidRDefault="00471D70">
      <w:pPr>
        <w:bidi/>
      </w:pPr>
      <w:r>
        <w:rPr>
          <w:sz w:val="28"/>
          <w:szCs w:val="28"/>
        </w:rPr>
        <w:t>Singleton</w:t>
      </w:r>
    </w:p>
    <w:p w:rsidR="00481634" w:rsidRDefault="00471D70" w:rsidP="0061275B">
      <w:pPr>
        <w:bidi/>
        <w:pPrChange w:id="4428" w:author="Ron Gal" w:date="2017-03-07T20:36:00Z">
          <w:pPr>
            <w:bidi/>
          </w:pPr>
        </w:pPrChange>
      </w:pPr>
      <w:r>
        <w:rPr>
          <w:sz w:val="24"/>
          <w:szCs w:val="24"/>
          <w:rtl/>
        </w:rPr>
        <w:t>דפוס עיצוב זה מגדיר שעבור מחלקה מסו</w:t>
      </w:r>
      <w:del w:id="4429" w:author="Ron Gal" w:date="2017-03-07T20:36:00Z">
        <w:r w:rsidDel="0061275B">
          <w:rPr>
            <w:sz w:val="24"/>
            <w:szCs w:val="24"/>
            <w:rtl/>
          </w:rPr>
          <w:delText>י</w:delText>
        </w:r>
      </w:del>
      <w:r>
        <w:rPr>
          <w:sz w:val="24"/>
          <w:szCs w:val="24"/>
          <w:rtl/>
        </w:rPr>
        <w:t xml:space="preserve">ימת </w:t>
      </w:r>
      <w:del w:id="4430" w:author="Ron Gal" w:date="2017-03-07T20:36:00Z">
        <w:r w:rsidDel="0061275B">
          <w:rPr>
            <w:sz w:val="24"/>
            <w:szCs w:val="24"/>
            <w:rtl/>
          </w:rPr>
          <w:delText>י</w:delText>
        </w:r>
      </w:del>
      <w:ins w:id="4431" w:author="Ron Gal" w:date="2017-03-07T20:36:00Z">
        <w:r w:rsidR="0061275B">
          <w:rPr>
            <w:rFonts w:hint="cs"/>
            <w:sz w:val="24"/>
            <w:szCs w:val="24"/>
            <w:rtl/>
          </w:rPr>
          <w:t>ייו</w:t>
        </w:r>
      </w:ins>
      <w:del w:id="4432" w:author="Ron Gal" w:date="2017-03-07T20:36:00Z">
        <w:r w:rsidDel="0061275B">
          <w:rPr>
            <w:sz w:val="24"/>
            <w:szCs w:val="24"/>
            <w:rtl/>
          </w:rPr>
          <w:delText>ו</w:delText>
        </w:r>
      </w:del>
      <w:r>
        <w:rPr>
          <w:sz w:val="24"/>
          <w:szCs w:val="24"/>
          <w:rtl/>
        </w:rPr>
        <w:t xml:space="preserve">וצר לכל היותר מופע אחד. דפוס עיצוב זה שכיח מאוד ותפקידו למנוע יצירה של מספר אובייקטים עבור ממחלקה שעבורה נדרש מופע אחד לכל היותר. </w:t>
      </w:r>
    </w:p>
    <w:p w:rsidR="00481634" w:rsidRDefault="00471D70">
      <w:pPr>
        <w:bidi/>
      </w:pPr>
      <w:r>
        <w:rPr>
          <w:sz w:val="24"/>
          <w:szCs w:val="24"/>
          <w:rtl/>
        </w:rPr>
        <w:t xml:space="preserve">בפרויקט יצירה של </w:t>
      </w:r>
      <w:r>
        <w:rPr>
          <w:sz w:val="24"/>
          <w:szCs w:val="24"/>
        </w:rPr>
        <w:t>SessionFactory</w:t>
      </w:r>
      <w:r>
        <w:rPr>
          <w:sz w:val="24"/>
          <w:szCs w:val="24"/>
          <w:rtl/>
        </w:rPr>
        <w:t xml:space="preserve"> של </w:t>
      </w:r>
      <w:r>
        <w:rPr>
          <w:sz w:val="24"/>
          <w:szCs w:val="24"/>
        </w:rPr>
        <w:t>Nhibernate</w:t>
      </w:r>
      <w:r>
        <w:rPr>
          <w:sz w:val="24"/>
          <w:szCs w:val="24"/>
          <w:rtl/>
        </w:rPr>
        <w:t xml:space="preserve"> היא פעולה יחסית יקרה. לכן, יש ליצור אובייקט זה פעם אחת בלבד עם עליית המערכת ולשמור הפנייה אליו לאורך כל חיי המערכת. אובייקט זה נשמר ב-</w:t>
      </w:r>
      <w:r>
        <w:rPr>
          <w:sz w:val="24"/>
          <w:szCs w:val="24"/>
        </w:rPr>
        <w:t>IoC</w:t>
      </w:r>
      <w:r>
        <w:rPr>
          <w:sz w:val="24"/>
          <w:szCs w:val="24"/>
          <w:rtl/>
        </w:rPr>
        <w:t xml:space="preserve"> עם אורך חיים מסוג </w:t>
      </w:r>
      <w:r>
        <w:rPr>
          <w:sz w:val="24"/>
          <w:szCs w:val="24"/>
        </w:rPr>
        <w:t>Constant</w:t>
      </w:r>
      <w:r>
        <w:rPr>
          <w:sz w:val="24"/>
          <w:szCs w:val="24"/>
          <w:rtl/>
        </w:rPr>
        <w:t>, כלומר בכל פעם שיבקשו אובייקט מסוג זה מה-</w:t>
      </w:r>
      <w:r>
        <w:rPr>
          <w:sz w:val="24"/>
          <w:szCs w:val="24"/>
        </w:rPr>
        <w:t>IoC</w:t>
      </w:r>
      <w:r>
        <w:rPr>
          <w:sz w:val="24"/>
          <w:szCs w:val="24"/>
          <w:rtl/>
        </w:rPr>
        <w:t xml:space="preserve"> יוחזר אותו מופע ובכך ימומש באופן עקיף דפוס העיצוב </w:t>
      </w:r>
      <w:r>
        <w:rPr>
          <w:sz w:val="24"/>
          <w:szCs w:val="24"/>
        </w:rPr>
        <w:t>Singleton</w:t>
      </w:r>
      <w:r>
        <w:rPr>
          <w:sz w:val="24"/>
          <w:szCs w:val="24"/>
          <w:rtl/>
        </w:rPr>
        <w:t>.</w:t>
      </w:r>
    </w:p>
    <w:p w:rsidR="00481634" w:rsidRDefault="00481634">
      <w:pPr>
        <w:bidi/>
      </w:pPr>
    </w:p>
    <w:p w:rsidR="00481634" w:rsidRDefault="00471D70">
      <w:pPr>
        <w:bidi/>
      </w:pPr>
      <w:r>
        <w:rPr>
          <w:sz w:val="28"/>
          <w:szCs w:val="28"/>
        </w:rPr>
        <w:t>Factory Method</w:t>
      </w:r>
    </w:p>
    <w:p w:rsidR="00481634" w:rsidRDefault="00471D70">
      <w:pPr>
        <w:bidi/>
      </w:pPr>
      <w:r>
        <w:rPr>
          <w:sz w:val="24"/>
          <w:szCs w:val="24"/>
          <w:rtl/>
        </w:rPr>
        <w:t>דפוס עיצוב זה מגדיר דרך אחידה ליצירת מופעים של מחלקה מסויימת ונותן למחלקות היורשות להחליט איזה סוג של עצם ליצור. דפוס עיצוב זה שכיח מאוד ותפקידו לייצר אובייקטים בצורה עקיפה ללא תלות במימוש ספציפי.</w:t>
      </w:r>
    </w:p>
    <w:p w:rsidR="00481634" w:rsidRDefault="00471D70">
      <w:pPr>
        <w:bidi/>
      </w:pPr>
      <w:r>
        <w:rPr>
          <w:sz w:val="24"/>
          <w:szCs w:val="24"/>
          <w:rtl/>
        </w:rPr>
        <w:t xml:space="preserve">בפרויקט לחלק ניכר של המחלקות קיימת מחלקה מקבילה מסוג </w:t>
      </w:r>
      <w:r>
        <w:rPr>
          <w:sz w:val="24"/>
          <w:szCs w:val="24"/>
        </w:rPr>
        <w:t>Dto</w:t>
      </w:r>
      <w:r>
        <w:rPr>
          <w:sz w:val="24"/>
          <w:szCs w:val="24"/>
          <w:rtl/>
        </w:rPr>
        <w:t xml:space="preserve"> המייצגת את אותו אובייקט, אך עם שדות מעט שונים המתאימים לתצוגה בלקוח. במחלקת הבסיס של כל מחלקות ה-</w:t>
      </w:r>
      <w:r>
        <w:rPr>
          <w:sz w:val="24"/>
          <w:szCs w:val="24"/>
        </w:rPr>
        <w:t>Dto</w:t>
      </w:r>
      <w:r>
        <w:rPr>
          <w:sz w:val="24"/>
          <w:szCs w:val="24"/>
          <w:rtl/>
        </w:rPr>
        <w:t xml:space="preserve"> קיימת מתודה מופשטת בשם </w:t>
      </w:r>
      <w:r>
        <w:rPr>
          <w:sz w:val="24"/>
          <w:szCs w:val="24"/>
        </w:rPr>
        <w:t>Initialize</w:t>
      </w:r>
      <w:r>
        <w:rPr>
          <w:sz w:val="24"/>
          <w:szCs w:val="24"/>
          <w:rtl/>
        </w:rPr>
        <w:t xml:space="preserve"> המקבלת אובייקט </w:t>
      </w:r>
      <w:r>
        <w:rPr>
          <w:sz w:val="24"/>
          <w:szCs w:val="24"/>
        </w:rPr>
        <w:t>Domain</w:t>
      </w:r>
      <w:r>
        <w:rPr>
          <w:sz w:val="24"/>
          <w:szCs w:val="24"/>
          <w:rtl/>
        </w:rPr>
        <w:t>. בכל המחלקות היורשות מתודה זו מאתחלת את כל השדות של ה-</w:t>
      </w:r>
      <w:r>
        <w:rPr>
          <w:sz w:val="24"/>
          <w:szCs w:val="24"/>
        </w:rPr>
        <w:t>Dto</w:t>
      </w:r>
      <w:r>
        <w:rPr>
          <w:sz w:val="24"/>
          <w:szCs w:val="24"/>
          <w:rtl/>
        </w:rPr>
        <w:t xml:space="preserve"> בהתאם לאובייקט ה-</w:t>
      </w:r>
      <w:r>
        <w:rPr>
          <w:sz w:val="24"/>
          <w:szCs w:val="24"/>
        </w:rPr>
        <w:t>Domain</w:t>
      </w:r>
      <w:r>
        <w:rPr>
          <w:sz w:val="24"/>
          <w:szCs w:val="24"/>
          <w:rtl/>
        </w:rPr>
        <w:t xml:space="preserve"> שנשלח אליה. לפרטים נוספים ניתן לעיין בדיאגרמת המחלקות של מחלקות ה-</w:t>
      </w:r>
      <w:r>
        <w:rPr>
          <w:sz w:val="24"/>
          <w:szCs w:val="24"/>
        </w:rPr>
        <w:t>Dto</w:t>
      </w:r>
      <w:r>
        <w:rPr>
          <w:sz w:val="24"/>
          <w:szCs w:val="24"/>
          <w:rtl/>
        </w:rPr>
        <w:t>.</w:t>
      </w:r>
    </w:p>
    <w:p w:rsidR="00481634" w:rsidRDefault="00481634">
      <w:pPr>
        <w:bidi/>
      </w:pPr>
    </w:p>
    <w:p w:rsidR="00481634" w:rsidRDefault="00471D70">
      <w:pPr>
        <w:bidi/>
      </w:pPr>
      <w:r>
        <w:rPr>
          <w:sz w:val="28"/>
          <w:szCs w:val="28"/>
        </w:rPr>
        <w:t>Decorator</w:t>
      </w:r>
    </w:p>
    <w:p w:rsidR="00481634" w:rsidRDefault="00471D70">
      <w:pPr>
        <w:bidi/>
      </w:pPr>
      <w:r>
        <w:rPr>
          <w:sz w:val="24"/>
          <w:szCs w:val="24"/>
          <w:rtl/>
        </w:rPr>
        <w:t>מימוש דפוס עיצוב זה מגדיר דרך להוספת פונקציונאליות לעצמים ללא צורך ביצירת מחלקות ייעודיות. דפוס עיצוב זה מעלה את המודולאריות של המערכת בכך שהוא מחלק אחראיות בין מספר אובייקטים.</w:t>
      </w:r>
    </w:p>
    <w:p w:rsidR="00481634" w:rsidRDefault="00471D70">
      <w:pPr>
        <w:bidi/>
      </w:pPr>
      <w:r>
        <w:rPr>
          <w:sz w:val="24"/>
          <w:szCs w:val="24"/>
          <w:rtl/>
        </w:rPr>
        <w:t xml:space="preserve">בפרויקט הוגדרו מספר ולידטורים אשר מוודאים תקינות של שדות </w:t>
      </w:r>
      <w:r>
        <w:rPr>
          <w:sz w:val="24"/>
          <w:szCs w:val="24"/>
        </w:rPr>
        <w:t>Dto</w:t>
      </w:r>
      <w:r>
        <w:rPr>
          <w:sz w:val="24"/>
          <w:szCs w:val="24"/>
          <w:rtl/>
        </w:rPr>
        <w:t xml:space="preserve"> שנשלח לשרת. לכל שדה ניתן להוסיף כל מספר של ולידטורים והתשתית של </w:t>
      </w:r>
      <w:r>
        <w:rPr>
          <w:sz w:val="24"/>
          <w:szCs w:val="24"/>
        </w:rPr>
        <w:t>Web API</w:t>
      </w:r>
      <w:r>
        <w:rPr>
          <w:sz w:val="24"/>
          <w:szCs w:val="24"/>
          <w:rtl/>
        </w:rPr>
        <w:t xml:space="preserve"> תדע להפעיל את כולם אחד אחר השני. כך למשל מחרוזת המייצגת סיסמה יכולה להיות בעלת שני ולידטורים, אחד המוודא שהמחרוזת בעלת 8 תווים לפחות וולידטור המוודא שהסיסמה מכילה רק אותיות לועזיות ומספרים. נעיר כי באופן דומה גם הפילטרים שמומשו במערכת ומופעלים ע"י התשתית של </w:t>
      </w:r>
      <w:r>
        <w:rPr>
          <w:sz w:val="24"/>
          <w:szCs w:val="24"/>
        </w:rPr>
        <w:t>Web API</w:t>
      </w:r>
      <w:r>
        <w:rPr>
          <w:sz w:val="24"/>
          <w:szCs w:val="24"/>
          <w:rtl/>
        </w:rPr>
        <w:t xml:space="preserve"> מהווים סוג של </w:t>
      </w:r>
      <w:r>
        <w:rPr>
          <w:sz w:val="24"/>
          <w:szCs w:val="24"/>
        </w:rPr>
        <w:t>Decorator</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pStyle w:val="Heading1"/>
        <w:bidi/>
        <w:pPrChange w:id="4433" w:author="Ron Gal" w:date="2017-03-05T23:25:00Z">
          <w:pPr>
            <w:bidi/>
          </w:pPr>
        </w:pPrChange>
      </w:pPr>
      <w:bookmarkStart w:id="4434" w:name="_Toc476684190"/>
      <w:r>
        <w:rPr>
          <w:rtl/>
        </w:rPr>
        <w:t>שינויים עתידיים</w:t>
      </w:r>
      <w:bookmarkEnd w:id="4434"/>
    </w:p>
    <w:p w:rsidR="00481634" w:rsidRDefault="00481634">
      <w:pPr>
        <w:bidi/>
      </w:pPr>
    </w:p>
    <w:p w:rsidR="00481634" w:rsidDel="001C7B21" w:rsidRDefault="00471D70">
      <w:pPr>
        <w:numPr>
          <w:ilvl w:val="0"/>
          <w:numId w:val="10"/>
        </w:numPr>
        <w:bidi/>
        <w:ind w:hanging="360"/>
        <w:contextualSpacing/>
        <w:rPr>
          <w:del w:id="4435" w:author="Ron Gal" w:date="2017-03-05T23:28:00Z"/>
          <w:sz w:val="24"/>
          <w:szCs w:val="24"/>
        </w:rPr>
      </w:pPr>
      <w:del w:id="4436" w:author="Ron Gal" w:date="2017-03-05T23:28:00Z">
        <w:r w:rsidDel="001C7B21">
          <w:rPr>
            <w:sz w:val="24"/>
            <w:szCs w:val="24"/>
            <w:rtl/>
          </w:rPr>
          <w:delText>שיפור אבטחת המידע באתר. במימוש הנוכחי זהות המשתמש נשמרת ב-</w:delText>
        </w:r>
        <w:r w:rsidDel="001C7B21">
          <w:rPr>
            <w:sz w:val="24"/>
            <w:szCs w:val="24"/>
          </w:rPr>
          <w:delText>Cookie</w:delText>
        </w:r>
        <w:r w:rsidDel="001C7B21">
          <w:rPr>
            <w:sz w:val="24"/>
            <w:szCs w:val="24"/>
            <w:rtl/>
          </w:rPr>
          <w:delText xml:space="preserve"> שאינו מוצפן. בצורה זו ניתן בקלות יחסית להתחזות למשתמשים אחרים. בעתיד יש לייצר פרוטוקל אבטחה בטוח יותר, למשל בעזרת שימוש ב-</w:delText>
        </w:r>
        <w:r w:rsidDel="001C7B21">
          <w:rPr>
            <w:sz w:val="24"/>
            <w:szCs w:val="24"/>
          </w:rPr>
          <w:delText>Cookies</w:delText>
        </w:r>
        <w:r w:rsidDel="001C7B21">
          <w:rPr>
            <w:sz w:val="24"/>
            <w:szCs w:val="24"/>
            <w:rtl/>
          </w:rPr>
          <w:delText xml:space="preserve"> המוצפנים של </w:delText>
        </w:r>
        <w:r w:rsidDel="001C7B21">
          <w:rPr>
            <w:sz w:val="24"/>
            <w:szCs w:val="24"/>
          </w:rPr>
          <w:delText>Net</w:delText>
        </w:r>
        <w:r w:rsidDel="001C7B21">
          <w:rPr>
            <w:sz w:val="24"/>
            <w:szCs w:val="24"/>
            <w:rtl/>
          </w:rPr>
          <w:delText>.</w:delText>
        </w:r>
      </w:del>
    </w:p>
    <w:p w:rsidR="00481634" w:rsidDel="001C7B21" w:rsidRDefault="00471D70">
      <w:pPr>
        <w:numPr>
          <w:ilvl w:val="0"/>
          <w:numId w:val="10"/>
        </w:numPr>
        <w:bidi/>
        <w:ind w:hanging="360"/>
        <w:contextualSpacing/>
        <w:rPr>
          <w:del w:id="4437" w:author="Ron Gal" w:date="2017-03-05T23:28:00Z"/>
          <w:sz w:val="24"/>
          <w:szCs w:val="24"/>
        </w:rPr>
      </w:pPr>
      <w:del w:id="4438" w:author="Ron Gal" w:date="2017-03-05T23:28:00Z">
        <w:r w:rsidDel="001C7B21">
          <w:rPr>
            <w:sz w:val="24"/>
            <w:szCs w:val="24"/>
            <w:rtl/>
          </w:rPr>
          <w:delText>אפשרות לבטל הצטרפות של לקוח להזמנה של לקוח אחר, בתלות בפרק זמן מסויים לפני תחילת המשחק או בכלל. המצב כיום הוא כאשר לקוח מאשר הצטרפות של לקוח אחר להזמנה שלו אין לשני הצדדים אפשרות לבטל את ההצטרפות.</w:delText>
        </w:r>
      </w:del>
    </w:p>
    <w:p w:rsidR="00481634" w:rsidDel="001C7B21" w:rsidRDefault="00471D70">
      <w:pPr>
        <w:numPr>
          <w:ilvl w:val="0"/>
          <w:numId w:val="10"/>
        </w:numPr>
        <w:bidi/>
        <w:ind w:hanging="360"/>
        <w:contextualSpacing/>
        <w:rPr>
          <w:del w:id="4439" w:author="Ron Gal" w:date="2017-03-05T23:28:00Z"/>
          <w:sz w:val="24"/>
          <w:szCs w:val="24"/>
        </w:rPr>
      </w:pPr>
      <w:del w:id="4440" w:author="Ron Gal" w:date="2017-03-05T23:28:00Z">
        <w:r w:rsidDel="001C7B21">
          <w:rPr>
            <w:sz w:val="24"/>
            <w:szCs w:val="24"/>
            <w:rtl/>
          </w:rPr>
          <w:delText>אפשרות לתשלום באמצעות כרטיסי אשראי, המצב כיום הוא שלמערכת אין תמיכה בביצוע תשלום מכוון. במצב הנוכחי,  התשלום צריך להתבצע טלפונית או במעמד ההזמנה עצמה. השאיפה היא לאפשר תשלום באמצעות סליקה דרך האתר.</w:delText>
        </w:r>
      </w:del>
    </w:p>
    <w:p w:rsidR="00481634" w:rsidDel="001C7B21" w:rsidRDefault="00471D70">
      <w:pPr>
        <w:numPr>
          <w:ilvl w:val="0"/>
          <w:numId w:val="10"/>
        </w:numPr>
        <w:bidi/>
        <w:ind w:hanging="360"/>
        <w:contextualSpacing/>
        <w:rPr>
          <w:del w:id="4441" w:author="Ron Gal" w:date="2017-03-05T23:28:00Z"/>
          <w:sz w:val="24"/>
          <w:szCs w:val="24"/>
        </w:rPr>
      </w:pPr>
      <w:del w:id="4442" w:author="Ron Gal" w:date="2017-03-05T23:28:00Z">
        <w:r w:rsidDel="001C7B21">
          <w:rPr>
            <w:sz w:val="24"/>
            <w:szCs w:val="24"/>
            <w:rtl/>
          </w:rPr>
          <w:delText>הצעת מיזוג קבוצות משחק כאשר אין מספיק משתתפים. המערכת תזהה הזמנות חופפות או קרובות אחת לשניה אשר מספר המשתתפים הנוכחי בה קטן ממספר השחקנים המבוקש, ותציע למזמינים אפשרות לאחד את ההזמנות.</w:delText>
        </w:r>
      </w:del>
    </w:p>
    <w:p w:rsidR="00481634" w:rsidRDefault="00471D70">
      <w:pPr>
        <w:numPr>
          <w:ilvl w:val="0"/>
          <w:numId w:val="10"/>
        </w:numPr>
        <w:bidi/>
        <w:ind w:hanging="360"/>
        <w:contextualSpacing/>
        <w:rPr>
          <w:ins w:id="4443" w:author="Ron Gal" w:date="2017-03-05T23:28:00Z"/>
          <w:sz w:val="24"/>
          <w:szCs w:val="24"/>
        </w:rPr>
      </w:pPr>
      <w:del w:id="4444" w:author="Ron Gal" w:date="2017-03-05T23:28:00Z">
        <w:r w:rsidDel="001C7B21">
          <w:rPr>
            <w:sz w:val="24"/>
            <w:szCs w:val="24"/>
            <w:rtl/>
          </w:rPr>
          <w:delText>יכולת ביטול ההזמנה ע"י העובד לאחר אישורה, המצב כיום הוא שלאחר שהזמנת מגרש אושרה, לעובד אין אפשרות לבטל אותה אלא רק ללקוח עצמו מסוגל לעשות זאת.</w:delText>
        </w:r>
      </w:del>
      <w:ins w:id="4445" w:author="Ron Gal" w:date="2017-03-05T23:28:00Z">
        <w:r w:rsidR="001C7B21">
          <w:rPr>
            <w:rFonts w:hint="cs"/>
            <w:sz w:val="24"/>
            <w:szCs w:val="24"/>
            <w:rtl/>
          </w:rPr>
          <w:t>הוספת יכולת העלאת תמונות של לקוח\רופא\תמונות בעלות ערך קליני כמו צילומי רנטגן.</w:t>
        </w:r>
      </w:ins>
    </w:p>
    <w:p w:rsidR="001C7B21" w:rsidRDefault="001C7B21">
      <w:pPr>
        <w:numPr>
          <w:ilvl w:val="0"/>
          <w:numId w:val="10"/>
        </w:numPr>
        <w:bidi/>
        <w:ind w:hanging="360"/>
        <w:contextualSpacing/>
        <w:rPr>
          <w:ins w:id="4446" w:author="Ron Gal" w:date="2017-03-05T23:30:00Z"/>
          <w:sz w:val="24"/>
          <w:szCs w:val="24"/>
        </w:rPr>
        <w:pPrChange w:id="4447" w:author="Ron Gal" w:date="2017-03-05T23:29:00Z">
          <w:pPr>
            <w:numPr>
              <w:numId w:val="10"/>
            </w:numPr>
            <w:bidi/>
            <w:ind w:left="720" w:hanging="360"/>
            <w:contextualSpacing/>
          </w:pPr>
        </w:pPrChange>
      </w:pPr>
      <w:ins w:id="4448" w:author="Ron Gal" w:date="2017-03-05T23:29:00Z">
        <w:r>
          <w:rPr>
            <w:rFonts w:hint="cs"/>
            <w:sz w:val="24"/>
            <w:szCs w:val="24"/>
            <w:rtl/>
          </w:rPr>
          <w:t xml:space="preserve">הוספת יוזר חדש למערכת </w:t>
        </w:r>
        <w:r>
          <w:rPr>
            <w:sz w:val="24"/>
            <w:szCs w:val="24"/>
            <w:rtl/>
          </w:rPr>
          <w:t>–</w:t>
        </w:r>
        <w:r>
          <w:rPr>
            <w:rFonts w:hint="cs"/>
            <w:sz w:val="24"/>
            <w:szCs w:val="24"/>
            <w:rtl/>
          </w:rPr>
          <w:t xml:space="preserve"> ספק. ספק יוכל להכניס למערכת מוצרים שלאחר מכן הרופא יוכל לרכוש ממנו ובכך לעדכן את המלאי שלו. מהמלאי יוכל לאחר מכן לעדכן בפרטי הטיפול באיזה מוצרים השתמש במקום להכניס טקסט חופשי של סוג טיפול</w:t>
        </w:r>
      </w:ins>
      <w:ins w:id="4449" w:author="Ron Gal" w:date="2017-03-05T23:30:00Z">
        <w:r w:rsidR="002766ED">
          <w:rPr>
            <w:rFonts w:hint="cs"/>
            <w:sz w:val="24"/>
            <w:szCs w:val="24"/>
            <w:rtl/>
          </w:rPr>
          <w:t>.</w:t>
        </w:r>
      </w:ins>
    </w:p>
    <w:p w:rsidR="002766ED" w:rsidRDefault="002766ED">
      <w:pPr>
        <w:numPr>
          <w:ilvl w:val="0"/>
          <w:numId w:val="10"/>
        </w:numPr>
        <w:bidi/>
        <w:ind w:hanging="360"/>
        <w:contextualSpacing/>
        <w:rPr>
          <w:ins w:id="4450" w:author="Ron Gal" w:date="2017-03-05T23:30:00Z"/>
          <w:sz w:val="24"/>
          <w:szCs w:val="24"/>
        </w:rPr>
        <w:pPrChange w:id="4451" w:author="Ron Gal" w:date="2017-03-05T23:30:00Z">
          <w:pPr>
            <w:numPr>
              <w:numId w:val="10"/>
            </w:numPr>
            <w:bidi/>
            <w:ind w:left="720" w:hanging="360"/>
            <w:contextualSpacing/>
          </w:pPr>
        </w:pPrChange>
      </w:pPr>
      <w:ins w:id="4452" w:author="Ron Gal" w:date="2017-03-05T23:30:00Z">
        <w:r>
          <w:rPr>
            <w:rFonts w:hint="cs"/>
            <w:sz w:val="24"/>
            <w:szCs w:val="24"/>
            <w:rtl/>
          </w:rPr>
          <w:t>לאחר הוספת הספק תהיה אפשרות להגדיר מחירון לכל רופא שהוא ישלוט בו בעצמו, ובכך יאפשר מדד נוסף שבעלים יוכלו להתחשב בו כשהם בוחרים רופא.</w:t>
        </w:r>
      </w:ins>
    </w:p>
    <w:p w:rsidR="002766ED" w:rsidRDefault="002766ED">
      <w:pPr>
        <w:numPr>
          <w:ilvl w:val="0"/>
          <w:numId w:val="10"/>
        </w:numPr>
        <w:bidi/>
        <w:ind w:hanging="360"/>
        <w:contextualSpacing/>
        <w:rPr>
          <w:ins w:id="4453" w:author="Ron Gal" w:date="2017-03-05T23:31:00Z"/>
          <w:sz w:val="24"/>
          <w:szCs w:val="24"/>
        </w:rPr>
        <w:pPrChange w:id="4454" w:author="Ron Gal" w:date="2017-03-05T23:30:00Z">
          <w:pPr>
            <w:numPr>
              <w:numId w:val="10"/>
            </w:numPr>
            <w:bidi/>
            <w:ind w:left="720" w:hanging="360"/>
            <w:contextualSpacing/>
          </w:pPr>
        </w:pPrChange>
      </w:pPr>
      <w:ins w:id="4455" w:author="Ron Gal" w:date="2017-03-05T23:31:00Z">
        <w:r>
          <w:rPr>
            <w:rFonts w:hint="cs"/>
            <w:sz w:val="24"/>
            <w:szCs w:val="24"/>
            <w:rtl/>
          </w:rPr>
          <w:t>הוספת אנציקלופדיה בה יוכלו רופאים לשתף ידע לגבי מחלות שונות ובסופו של דבר לאבחן באמצעות חיפוש מבוסס תסמינים.</w:t>
        </w:r>
      </w:ins>
    </w:p>
    <w:p w:rsidR="002766ED" w:rsidRDefault="002766ED">
      <w:pPr>
        <w:numPr>
          <w:ilvl w:val="0"/>
          <w:numId w:val="10"/>
        </w:numPr>
        <w:bidi/>
        <w:ind w:hanging="360"/>
        <w:contextualSpacing/>
        <w:rPr>
          <w:ins w:id="4456" w:author="Ron Gal" w:date="2017-03-05T23:32:00Z"/>
          <w:sz w:val="24"/>
          <w:szCs w:val="24"/>
        </w:rPr>
        <w:pPrChange w:id="4457" w:author="Ron Gal" w:date="2017-03-05T23:31:00Z">
          <w:pPr>
            <w:numPr>
              <w:numId w:val="10"/>
            </w:numPr>
            <w:bidi/>
            <w:ind w:left="720" w:hanging="360"/>
            <w:contextualSpacing/>
          </w:pPr>
        </w:pPrChange>
      </w:pPr>
      <w:ins w:id="4458" w:author="Ron Gal" w:date="2017-03-05T23:31:00Z">
        <w:r>
          <w:rPr>
            <w:rFonts w:hint="cs"/>
            <w:sz w:val="24"/>
            <w:szCs w:val="24"/>
            <w:rtl/>
          </w:rPr>
          <w:t xml:space="preserve">הוספת יוזר חדש </w:t>
        </w:r>
      </w:ins>
      <w:ins w:id="4459" w:author="Ron Gal" w:date="2017-03-05T23:32:00Z">
        <w:r>
          <w:rPr>
            <w:sz w:val="24"/>
            <w:szCs w:val="24"/>
            <w:rtl/>
          </w:rPr>
          <w:t>–</w:t>
        </w:r>
      </w:ins>
      <w:ins w:id="4460" w:author="Ron Gal" w:date="2017-03-05T23:31:00Z">
        <w:r>
          <w:rPr>
            <w:rFonts w:hint="cs"/>
            <w:sz w:val="24"/>
            <w:szCs w:val="24"/>
            <w:rtl/>
          </w:rPr>
          <w:t xml:space="preserve"> פרמקולוג</w:t>
        </w:r>
      </w:ins>
      <w:ins w:id="4461" w:author="Ron Gal" w:date="2017-03-05T23:32:00Z">
        <w:r>
          <w:rPr>
            <w:rFonts w:hint="cs"/>
            <w:sz w:val="24"/>
            <w:szCs w:val="24"/>
            <w:rtl/>
          </w:rPr>
          <w:t>. פרמקולוג יוכל לעבוד ביחד עם רופא ולאשר מרשמים שהוא נותן לבע"ח.</w:t>
        </w:r>
      </w:ins>
    </w:p>
    <w:p w:rsidR="002766ED" w:rsidRDefault="002766ED">
      <w:pPr>
        <w:numPr>
          <w:ilvl w:val="0"/>
          <w:numId w:val="10"/>
        </w:numPr>
        <w:bidi/>
        <w:ind w:hanging="360"/>
        <w:contextualSpacing/>
        <w:rPr>
          <w:ins w:id="4462" w:author="Ron Gal" w:date="2017-03-07T20:21:00Z"/>
          <w:sz w:val="24"/>
          <w:szCs w:val="24"/>
        </w:rPr>
        <w:pPrChange w:id="4463" w:author="Ron Gal" w:date="2017-03-07T20:20:00Z">
          <w:pPr>
            <w:numPr>
              <w:numId w:val="10"/>
            </w:numPr>
            <w:bidi/>
            <w:ind w:left="720" w:hanging="360"/>
            <w:contextualSpacing/>
          </w:pPr>
        </w:pPrChange>
      </w:pPr>
      <w:ins w:id="4464" w:author="Ron Gal" w:date="2017-03-05T23:32:00Z">
        <w:r>
          <w:rPr>
            <w:rFonts w:hint="cs"/>
            <w:sz w:val="24"/>
            <w:szCs w:val="24"/>
            <w:rtl/>
          </w:rPr>
          <w:t>מערכת שליחת הודעות בין רופאים לבעלים (תזכורת על טיפול מתקרב, שאלה לגבי אופן הטיפול בבע</w:t>
        </w:r>
      </w:ins>
      <w:ins w:id="4465" w:author="Ron Gal" w:date="2017-03-05T23:33:00Z">
        <w:r>
          <w:rPr>
            <w:rFonts w:hint="cs"/>
            <w:sz w:val="24"/>
            <w:szCs w:val="24"/>
            <w:rtl/>
          </w:rPr>
          <w:t>"</w:t>
        </w:r>
        <w:r w:rsidR="0094452F">
          <w:rPr>
            <w:rFonts w:hint="cs"/>
            <w:sz w:val="24"/>
            <w:szCs w:val="24"/>
            <w:rtl/>
          </w:rPr>
          <w:t>ח בבית</w:t>
        </w:r>
      </w:ins>
      <w:ins w:id="4466" w:author="Ron Gal" w:date="2017-03-06T00:10:00Z">
        <w:r w:rsidR="0094452F">
          <w:rPr>
            <w:rFonts w:hint="cs"/>
            <w:sz w:val="24"/>
            <w:szCs w:val="24"/>
            <w:rtl/>
          </w:rPr>
          <w:t>, עדכון על קישור חדש בין בעל חיים לרופא</w:t>
        </w:r>
      </w:ins>
      <w:ins w:id="4467" w:author="Ron Gal" w:date="2017-03-07T20:20:00Z">
        <w:r w:rsidR="00E93F60">
          <w:rPr>
            <w:rFonts w:hint="cs"/>
            <w:sz w:val="24"/>
            <w:szCs w:val="24"/>
            <w:rtl/>
          </w:rPr>
          <w:t>, הודעה על בקשת קישור בין רופא לפרמקולוג\ספק</w:t>
        </w:r>
      </w:ins>
      <w:ins w:id="4468" w:author="Ron Gal" w:date="2017-03-06T00:10:00Z">
        <w:r w:rsidR="0094452F">
          <w:rPr>
            <w:rFonts w:hint="cs"/>
            <w:sz w:val="24"/>
            <w:szCs w:val="24"/>
            <w:rtl/>
          </w:rPr>
          <w:t xml:space="preserve"> וכיו"ב</w:t>
        </w:r>
      </w:ins>
      <w:ins w:id="4469" w:author="Ron Gal" w:date="2017-03-05T23:33:00Z">
        <w:r>
          <w:rPr>
            <w:rFonts w:hint="cs"/>
            <w:sz w:val="24"/>
            <w:szCs w:val="24"/>
            <w:rtl/>
          </w:rPr>
          <w:t>)</w:t>
        </w:r>
      </w:ins>
      <w:ins w:id="4470" w:author="Ron Gal" w:date="2017-03-06T00:10:00Z">
        <w:r w:rsidR="0094452F">
          <w:rPr>
            <w:rFonts w:hint="cs"/>
            <w:sz w:val="24"/>
            <w:szCs w:val="24"/>
            <w:rtl/>
          </w:rPr>
          <w:t>.</w:t>
        </w:r>
      </w:ins>
    </w:p>
    <w:p w:rsidR="00377A86" w:rsidRDefault="00377A86">
      <w:pPr>
        <w:numPr>
          <w:ilvl w:val="0"/>
          <w:numId w:val="10"/>
        </w:numPr>
        <w:bidi/>
        <w:ind w:hanging="360"/>
        <w:contextualSpacing/>
        <w:rPr>
          <w:ins w:id="4471" w:author="Ron Gal" w:date="2017-03-07T20:21:00Z"/>
          <w:sz w:val="24"/>
          <w:szCs w:val="24"/>
        </w:rPr>
        <w:pPrChange w:id="4472" w:author="Ron Gal" w:date="2017-03-07T20:21:00Z">
          <w:pPr>
            <w:numPr>
              <w:numId w:val="10"/>
            </w:numPr>
            <w:bidi/>
            <w:ind w:left="720" w:firstLine="360"/>
            <w:contextualSpacing/>
          </w:pPr>
        </w:pPrChange>
      </w:pPr>
      <w:ins w:id="4473" w:author="Ron Gal" w:date="2017-03-07T20:21:00Z">
        <w:r>
          <w:rPr>
            <w:sz w:val="24"/>
            <w:szCs w:val="24"/>
            <w:rtl/>
          </w:rPr>
          <w:t>אפשרות לתשלום באמצעות כרטיסי אשראי, המצב כיום הוא שלמערכת אין תמיכה בביצוע תשלום מ</w:t>
        </w:r>
        <w:r>
          <w:rPr>
            <w:rFonts w:hint="cs"/>
            <w:sz w:val="24"/>
            <w:szCs w:val="24"/>
            <w:rtl/>
          </w:rPr>
          <w:t>ק</w:t>
        </w:r>
        <w:r>
          <w:rPr>
            <w:sz w:val="24"/>
            <w:szCs w:val="24"/>
            <w:rtl/>
          </w:rPr>
          <w:t xml:space="preserve">וון. במצב הנוכחי,  התשלום צריך להתבצע במעמד </w:t>
        </w:r>
        <w:r>
          <w:rPr>
            <w:rFonts w:hint="cs"/>
            <w:sz w:val="24"/>
            <w:szCs w:val="24"/>
            <w:rtl/>
          </w:rPr>
          <w:t>הטיפול באמצעות אמצעי תשלום לבחירת הרופא\וטרינר</w:t>
        </w:r>
        <w:r>
          <w:rPr>
            <w:sz w:val="24"/>
            <w:szCs w:val="24"/>
            <w:rtl/>
          </w:rPr>
          <w:t>. השאיפה היא לאפשר תשלום באמצעות סליקה דרך האתר.</w:t>
        </w:r>
      </w:ins>
    </w:p>
    <w:p w:rsidR="00377A86" w:rsidRDefault="00377A86">
      <w:pPr>
        <w:bidi/>
        <w:ind w:left="720"/>
        <w:contextualSpacing/>
        <w:rPr>
          <w:sz w:val="24"/>
          <w:szCs w:val="24"/>
        </w:rPr>
        <w:pPrChange w:id="4474" w:author="Ron Gal" w:date="2017-03-07T20:21:00Z">
          <w:pPr>
            <w:numPr>
              <w:numId w:val="10"/>
            </w:numPr>
            <w:bidi/>
            <w:ind w:left="720" w:hanging="360"/>
            <w:contextualSpacing/>
          </w:pPr>
        </w:pPrChange>
      </w:pPr>
    </w:p>
    <w:p w:rsidR="00481634" w:rsidRDefault="00471D70">
      <w:pPr>
        <w:bidi/>
      </w:pPr>
      <w:r>
        <w:rPr>
          <w:sz w:val="36"/>
          <w:szCs w:val="36"/>
          <w:u w:val="single"/>
        </w:rPr>
        <w:br/>
      </w:r>
    </w:p>
    <w:p w:rsidR="00481634" w:rsidRDefault="00471D70">
      <w:r>
        <w:br w:type="page"/>
      </w:r>
    </w:p>
    <w:p w:rsidR="00481634" w:rsidRDefault="00481634">
      <w:pPr>
        <w:bidi/>
      </w:pPr>
    </w:p>
    <w:p w:rsidR="00E62366" w:rsidRDefault="00E62366">
      <w:pPr>
        <w:pStyle w:val="Heading1"/>
        <w:bidi/>
        <w:rPr>
          <w:ins w:id="4475" w:author="Ron Gal" w:date="2017-03-05T23:18:00Z"/>
        </w:rPr>
        <w:pPrChange w:id="4476" w:author="Ron Gal" w:date="2017-03-05T23:25:00Z">
          <w:pPr>
            <w:bidi/>
          </w:pPr>
        </w:pPrChange>
      </w:pPr>
      <w:bookmarkStart w:id="4477" w:name="_Toc476684191"/>
      <w:ins w:id="4478" w:author="Ron Gal" w:date="2017-03-05T23:18:00Z">
        <w:r>
          <w:rPr>
            <w:rtl/>
          </w:rPr>
          <w:t>דיאגרמות</w:t>
        </w:r>
        <w:bookmarkEnd w:id="4477"/>
      </w:ins>
    </w:p>
    <w:p w:rsidR="00E62366" w:rsidRDefault="00E62366">
      <w:pPr>
        <w:pStyle w:val="Heading2"/>
        <w:bidi/>
        <w:rPr>
          <w:ins w:id="4479" w:author="Ron Gal" w:date="2017-03-05T23:18:00Z"/>
        </w:rPr>
        <w:pPrChange w:id="4480" w:author="Ron Gal" w:date="2017-03-05T23:25:00Z">
          <w:pPr>
            <w:bidi/>
          </w:pPr>
        </w:pPrChange>
      </w:pPr>
      <w:bookmarkStart w:id="4481" w:name="_Toc476684192"/>
      <w:ins w:id="4482" w:author="Ron Gal" w:date="2017-03-05T23:18:00Z">
        <w:r>
          <w:rPr>
            <w:rtl/>
          </w:rPr>
          <w:t>מודל ישויות קשרים (</w:t>
        </w:r>
        <w:r>
          <w:t>ERD</w:t>
        </w:r>
        <w:r>
          <w:rPr>
            <w:rtl/>
          </w:rPr>
          <w:t>)</w:t>
        </w:r>
        <w:bookmarkEnd w:id="4481"/>
      </w:ins>
    </w:p>
    <w:p w:rsidR="00E62366" w:rsidRDefault="00E62366" w:rsidP="00E62366">
      <w:pPr>
        <w:rPr>
          <w:ins w:id="4483" w:author="Ron Gal" w:date="2017-03-05T23:18:00Z"/>
        </w:rPr>
      </w:pPr>
      <w:ins w:id="4484" w:author="Ron Gal" w:date="2017-03-05T23:18:00Z">
        <w:r w:rsidRPr="00D3536E">
          <w:rPr>
            <w:noProof/>
          </w:rPr>
          <w:drawing>
            <wp:inline distT="0" distB="0" distL="0" distR="0" wp14:anchorId="55D5F18E" wp14:editId="0BA0BE03">
              <wp:extent cx="5505450" cy="3536950"/>
              <wp:effectExtent l="0" t="0" r="0" b="6350"/>
              <wp:docPr id="18" name="Picture 18" descr="C:\W\git_managed\Sadna\OOPWorkshop\Code\VS\EZVet\EZVet\App_Data\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git_managed\Sadna\OOPWorkshop\Code\VS\EZVet\EZVet\App_Data\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3536950"/>
                      </a:xfrm>
                      <a:prstGeom prst="rect">
                        <a:avLst/>
                      </a:prstGeom>
                      <a:noFill/>
                      <a:ln>
                        <a:noFill/>
                      </a:ln>
                    </pic:spPr>
                  </pic:pic>
                </a:graphicData>
              </a:graphic>
            </wp:inline>
          </w:drawing>
        </w:r>
      </w:ins>
    </w:p>
    <w:p w:rsidR="00E62366" w:rsidRDefault="00E62366" w:rsidP="00E62366">
      <w:pPr>
        <w:rPr>
          <w:ins w:id="4485" w:author="Ron Gal" w:date="2017-03-05T23:18:00Z"/>
        </w:rPr>
      </w:pPr>
    </w:p>
    <w:p w:rsidR="00E62366" w:rsidRDefault="00E62366">
      <w:pPr>
        <w:rPr>
          <w:ins w:id="4486" w:author="Ron Gal" w:date="2017-03-05T23:18:00Z"/>
          <w:sz w:val="28"/>
          <w:szCs w:val="28"/>
          <w:rtl/>
        </w:rPr>
      </w:pPr>
      <w:ins w:id="4487" w:author="Ron Gal" w:date="2017-03-05T23:18:00Z">
        <w:r>
          <w:rPr>
            <w:sz w:val="28"/>
            <w:szCs w:val="28"/>
            <w:rtl/>
          </w:rPr>
          <w:br w:type="page"/>
        </w:r>
      </w:ins>
    </w:p>
    <w:p w:rsidR="00E62366" w:rsidRDefault="00E62366">
      <w:pPr>
        <w:pStyle w:val="Heading2"/>
        <w:bidi/>
        <w:rPr>
          <w:ins w:id="4488" w:author="Ron Gal" w:date="2017-03-05T23:18:00Z"/>
        </w:rPr>
        <w:pPrChange w:id="4489" w:author="Ron Gal" w:date="2017-03-05T23:25:00Z">
          <w:pPr>
            <w:bidi/>
          </w:pPr>
        </w:pPrChange>
      </w:pPr>
      <w:bookmarkStart w:id="4490" w:name="_Toc476684193"/>
      <w:ins w:id="4491" w:author="Ron Gal" w:date="2017-03-05T23:18:00Z">
        <w:r>
          <w:rPr>
            <w:rtl/>
          </w:rPr>
          <w:lastRenderedPageBreak/>
          <w:t>דיאגרמות מחלקות (</w:t>
        </w:r>
        <w:r>
          <w:t>Class Diagram</w:t>
        </w:r>
        <w:r>
          <w:rPr>
            <w:rFonts w:hint="cs"/>
            <w:rtl/>
          </w:rPr>
          <w:t>)</w:t>
        </w:r>
        <w:bookmarkEnd w:id="4490"/>
      </w:ins>
    </w:p>
    <w:p w:rsidR="00E62366" w:rsidRDefault="00E62366" w:rsidP="00E62366">
      <w:pPr>
        <w:bidi/>
        <w:rPr>
          <w:ins w:id="4492" w:author="Ron Gal" w:date="2017-03-05T23:18:00Z"/>
        </w:rPr>
      </w:pPr>
    </w:p>
    <w:p w:rsidR="00E62366" w:rsidRPr="00D66DE8" w:rsidRDefault="00E62366" w:rsidP="00D66DE8">
      <w:pPr>
        <w:pStyle w:val="NoSpacing"/>
        <w:bidi/>
        <w:rPr>
          <w:ins w:id="4493" w:author="Ron Gal" w:date="2017-03-05T23:18:00Z"/>
          <w:rPrChange w:id="4494" w:author="Ron Gal" w:date="2017-03-07T20:23:00Z">
            <w:rPr>
              <w:ins w:id="4495" w:author="Ron Gal" w:date="2017-03-05T23:18:00Z"/>
            </w:rPr>
          </w:rPrChange>
        </w:rPr>
        <w:pPrChange w:id="4496" w:author="Ron Gal" w:date="2017-03-07T20:24:00Z">
          <w:pPr>
            <w:bidi/>
          </w:pPr>
        </w:pPrChange>
      </w:pPr>
      <w:ins w:id="4497" w:author="Ron Gal" w:date="2017-03-05T23:18:00Z">
        <w:r w:rsidRPr="00D66DE8">
          <w:rPr>
            <w:rtl/>
            <w:rPrChange w:id="4498" w:author="Ron Gal" w:date="2017-03-07T20:23:00Z">
              <w:rPr>
                <w:rtl/>
              </w:rPr>
            </w:rPrChange>
          </w:rPr>
          <w:t>דיאגרמת מחלקות עבור הקונטרולרים</w:t>
        </w:r>
      </w:ins>
    </w:p>
    <w:p w:rsidR="00E62366" w:rsidRDefault="00E62366" w:rsidP="00E62366">
      <w:pPr>
        <w:bidi/>
        <w:rPr>
          <w:ins w:id="4499" w:author="Ron Gal" w:date="2017-03-05T23:18:00Z"/>
        </w:rPr>
      </w:pPr>
    </w:p>
    <w:p w:rsidR="00E62366" w:rsidRDefault="00E62366" w:rsidP="00E62366">
      <w:pPr>
        <w:bidi/>
        <w:rPr>
          <w:ins w:id="4500" w:author="Ron Gal" w:date="2017-03-05T23:18:00Z"/>
        </w:rPr>
      </w:pPr>
      <w:ins w:id="4501" w:author="Ron Gal" w:date="2017-03-05T23:18:00Z">
        <w:r w:rsidRPr="00D85E54">
          <w:rPr>
            <w:noProof/>
            <w:rtl/>
          </w:rPr>
          <w:drawing>
            <wp:inline distT="0" distB="0" distL="0" distR="0" wp14:anchorId="266DF5E8" wp14:editId="637F8D6F">
              <wp:extent cx="4749800" cy="5289550"/>
              <wp:effectExtent l="0" t="0" r="0" b="6350"/>
              <wp:docPr id="5" name="Picture 5" descr="C:\W\git_managed\Sadna\OOPWorkshop\Code\VS\EZVet\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git_managed\Sadna\OOPWorkshop\Code\VS\EZVet\Controll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800" cy="5289550"/>
                      </a:xfrm>
                      <a:prstGeom prst="rect">
                        <a:avLst/>
                      </a:prstGeom>
                      <a:noFill/>
                      <a:ln>
                        <a:noFill/>
                      </a:ln>
                    </pic:spPr>
                  </pic:pic>
                </a:graphicData>
              </a:graphic>
            </wp:inline>
          </w:drawing>
        </w:r>
      </w:ins>
    </w:p>
    <w:p w:rsidR="00E62366" w:rsidRDefault="00E62366" w:rsidP="00E62366">
      <w:pPr>
        <w:bidi/>
        <w:rPr>
          <w:ins w:id="4502" w:author="Ron Gal" w:date="2017-03-05T23:18:00Z"/>
        </w:rPr>
      </w:pPr>
    </w:p>
    <w:p w:rsidR="00E62366" w:rsidRDefault="00E62366" w:rsidP="00E62366">
      <w:pPr>
        <w:bidi/>
        <w:rPr>
          <w:ins w:id="4503" w:author="Ron Gal" w:date="2017-03-05T23:18:00Z"/>
        </w:rPr>
      </w:pPr>
    </w:p>
    <w:p w:rsidR="00E62366" w:rsidRDefault="00E62366" w:rsidP="00E62366">
      <w:pPr>
        <w:rPr>
          <w:ins w:id="4504" w:author="Ron Gal" w:date="2017-03-05T23:18:00Z"/>
        </w:rPr>
      </w:pPr>
    </w:p>
    <w:p w:rsidR="00E62366" w:rsidRDefault="00E62366" w:rsidP="00E62366">
      <w:pPr>
        <w:rPr>
          <w:ins w:id="4505" w:author="Ron Gal" w:date="2017-03-05T23:18:00Z"/>
        </w:rPr>
      </w:pPr>
    </w:p>
    <w:p w:rsidR="00E62366" w:rsidRDefault="00E62366" w:rsidP="00E62366">
      <w:pPr>
        <w:rPr>
          <w:ins w:id="4506" w:author="Ron Gal" w:date="2017-03-05T23:18:00Z"/>
        </w:rPr>
      </w:pPr>
      <w:ins w:id="4507" w:author="Ron Gal" w:date="2017-03-05T23:18:00Z">
        <w:r>
          <w:br w:type="page"/>
        </w:r>
      </w:ins>
    </w:p>
    <w:p w:rsidR="00E62366" w:rsidRDefault="00E62366" w:rsidP="00E62366">
      <w:pPr>
        <w:rPr>
          <w:ins w:id="4508" w:author="Ron Gal" w:date="2017-03-05T23:18:00Z"/>
        </w:rPr>
      </w:pPr>
    </w:p>
    <w:p w:rsidR="00E62366" w:rsidRPr="00D66DE8" w:rsidRDefault="00E62366" w:rsidP="00D66DE8">
      <w:pPr>
        <w:pStyle w:val="NoSpacing"/>
        <w:bidi/>
        <w:rPr>
          <w:ins w:id="4509" w:author="Ron Gal" w:date="2017-03-05T23:18:00Z"/>
          <w:rPrChange w:id="4510" w:author="Ron Gal" w:date="2017-03-07T20:24:00Z">
            <w:rPr>
              <w:ins w:id="4511" w:author="Ron Gal" w:date="2017-03-05T23:18:00Z"/>
            </w:rPr>
          </w:rPrChange>
        </w:rPr>
        <w:pPrChange w:id="4512" w:author="Ron Gal" w:date="2017-03-07T20:24:00Z">
          <w:pPr>
            <w:bidi/>
          </w:pPr>
        </w:pPrChange>
      </w:pPr>
      <w:ins w:id="4513" w:author="Ron Gal" w:date="2017-03-05T23:18:00Z">
        <w:r w:rsidRPr="00D66DE8">
          <w:rPr>
            <w:rtl/>
            <w:rPrChange w:id="4514" w:author="Ron Gal" w:date="2017-03-07T20:24:00Z">
              <w:rPr>
                <w:rtl/>
              </w:rPr>
            </w:rPrChange>
          </w:rPr>
          <w:t>דיאגרמת מחלקות עבור מחלקות ה-</w:t>
        </w:r>
        <w:r w:rsidRPr="00D66DE8">
          <w:rPr>
            <w:rPrChange w:id="4515" w:author="Ron Gal" w:date="2017-03-07T20:24:00Z">
              <w:rPr/>
            </w:rPrChange>
          </w:rPr>
          <w:t>DAOs</w:t>
        </w:r>
      </w:ins>
    </w:p>
    <w:p w:rsidR="00E62366" w:rsidRDefault="00E62366" w:rsidP="00E62366">
      <w:pPr>
        <w:bidi/>
        <w:rPr>
          <w:ins w:id="4516" w:author="Ron Gal" w:date="2017-03-05T23:18:00Z"/>
        </w:rPr>
      </w:pPr>
    </w:p>
    <w:p w:rsidR="00E62366" w:rsidRDefault="00E62366" w:rsidP="00E62366">
      <w:pPr>
        <w:jc w:val="center"/>
        <w:rPr>
          <w:ins w:id="4517" w:author="Ron Gal" w:date="2017-03-05T23:18:00Z"/>
        </w:rPr>
      </w:pPr>
      <w:ins w:id="4518" w:author="Ron Gal" w:date="2017-03-05T23:18:00Z">
        <w:r w:rsidRPr="00D0326A">
          <w:rPr>
            <w:noProof/>
          </w:rPr>
          <w:drawing>
            <wp:inline distT="0" distB="0" distL="0" distR="0" wp14:anchorId="7B295AC8" wp14:editId="7C8C9DF8">
              <wp:extent cx="5943600" cy="6473582"/>
              <wp:effectExtent l="0" t="0" r="0" b="3810"/>
              <wp:docPr id="16" name="Picture 16" descr="C:\W\git_managed\Sadna\OOPWorkshop\Code\VS\EZVet\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git_managed\Sadna\OOPWorkshop\Code\VS\EZVet\DA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473582"/>
                      </a:xfrm>
                      <a:prstGeom prst="rect">
                        <a:avLst/>
                      </a:prstGeom>
                      <a:noFill/>
                      <a:ln>
                        <a:noFill/>
                      </a:ln>
                    </pic:spPr>
                  </pic:pic>
                </a:graphicData>
              </a:graphic>
            </wp:inline>
          </w:drawing>
        </w:r>
      </w:ins>
    </w:p>
    <w:p w:rsidR="00E62366" w:rsidRDefault="00E62366" w:rsidP="00E62366">
      <w:pPr>
        <w:rPr>
          <w:ins w:id="4519" w:author="Ron Gal" w:date="2017-03-05T23:18:00Z"/>
        </w:rPr>
      </w:pPr>
    </w:p>
    <w:p w:rsidR="00430617" w:rsidRDefault="00E62366" w:rsidP="00E62366">
      <w:pPr>
        <w:bidi/>
        <w:rPr>
          <w:ins w:id="4520" w:author="Ron Gal" w:date="2017-03-05T23:25:00Z"/>
          <w:b/>
          <w:sz w:val="24"/>
          <w:szCs w:val="24"/>
          <w:rtl/>
        </w:rPr>
      </w:pPr>
      <w:ins w:id="4521" w:author="Ron Gal" w:date="2017-03-05T23:18:00Z">
        <w:r>
          <w:rPr>
            <w:b/>
            <w:sz w:val="24"/>
            <w:szCs w:val="24"/>
            <w:rtl/>
          </w:rPr>
          <w:br/>
        </w:r>
      </w:ins>
    </w:p>
    <w:p w:rsidR="00430617" w:rsidRDefault="00430617">
      <w:pPr>
        <w:rPr>
          <w:ins w:id="4522" w:author="Ron Gal" w:date="2017-03-05T23:25:00Z"/>
          <w:b/>
          <w:sz w:val="24"/>
          <w:szCs w:val="24"/>
          <w:rtl/>
        </w:rPr>
      </w:pPr>
      <w:ins w:id="4523" w:author="Ron Gal" w:date="2017-03-05T23:25:00Z">
        <w:r>
          <w:rPr>
            <w:b/>
            <w:sz w:val="24"/>
            <w:szCs w:val="24"/>
            <w:rtl/>
          </w:rPr>
          <w:br w:type="page"/>
        </w:r>
      </w:ins>
    </w:p>
    <w:p w:rsidR="00E62366" w:rsidRPr="00D66DE8" w:rsidRDefault="00E62366" w:rsidP="00D66DE8">
      <w:pPr>
        <w:pStyle w:val="NoSpacing"/>
        <w:bidi/>
        <w:rPr>
          <w:ins w:id="4524" w:author="Ron Gal" w:date="2017-03-05T23:18:00Z"/>
          <w:rPrChange w:id="4525" w:author="Ron Gal" w:date="2017-03-07T20:24:00Z">
            <w:rPr>
              <w:ins w:id="4526" w:author="Ron Gal" w:date="2017-03-05T23:18:00Z"/>
            </w:rPr>
          </w:rPrChange>
        </w:rPr>
        <w:pPrChange w:id="4527" w:author="Ron Gal" w:date="2017-03-07T20:24:00Z">
          <w:pPr>
            <w:bidi/>
          </w:pPr>
        </w:pPrChange>
      </w:pPr>
      <w:ins w:id="4528" w:author="Ron Gal" w:date="2017-03-05T23:18:00Z">
        <w:r w:rsidRPr="00D66DE8">
          <w:rPr>
            <w:rtl/>
            <w:rPrChange w:id="4529" w:author="Ron Gal" w:date="2017-03-07T20:24:00Z">
              <w:rPr>
                <w:rtl/>
              </w:rPr>
            </w:rPrChange>
          </w:rPr>
          <w:lastRenderedPageBreak/>
          <w:t>דיאגרמת מחלקות עבור מחלקות ה-</w:t>
        </w:r>
        <w:r w:rsidRPr="00D66DE8">
          <w:rPr>
            <w:rPrChange w:id="4530" w:author="Ron Gal" w:date="2017-03-07T20:24:00Z">
              <w:rPr/>
            </w:rPrChange>
          </w:rPr>
          <w:t>Dto</w:t>
        </w:r>
      </w:ins>
    </w:p>
    <w:p w:rsidR="00E62366" w:rsidRDefault="00E62366" w:rsidP="00E62366">
      <w:pPr>
        <w:rPr>
          <w:ins w:id="4531" w:author="Ron Gal" w:date="2017-03-05T23:18:00Z"/>
        </w:rPr>
      </w:pPr>
    </w:p>
    <w:p w:rsidR="00E62366" w:rsidRDefault="00E62366" w:rsidP="00E62366">
      <w:pPr>
        <w:bidi/>
        <w:rPr>
          <w:ins w:id="4532" w:author="Ron Gal" w:date="2017-03-05T23:18:00Z"/>
        </w:rPr>
      </w:pPr>
      <w:ins w:id="4533" w:author="Ron Gal" w:date="2017-03-05T23:18:00Z">
        <w:r w:rsidRPr="00D0326A">
          <w:rPr>
            <w:noProof/>
            <w:rtl/>
          </w:rPr>
          <w:drawing>
            <wp:inline distT="0" distB="0" distL="0" distR="0" wp14:anchorId="04BFD8C9" wp14:editId="4EEC56EF">
              <wp:extent cx="5943600" cy="3026970"/>
              <wp:effectExtent l="0" t="0" r="0" b="2540"/>
              <wp:docPr id="17" name="Picture 17" descr="C:\W\git_managed\Sadna\OOPWorkshop\Code\VS\EZVet\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git_managed\Sadna\OOPWorkshop\Code\VS\EZVet\DT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6970"/>
                      </a:xfrm>
                      <a:prstGeom prst="rect">
                        <a:avLst/>
                      </a:prstGeom>
                      <a:noFill/>
                      <a:ln>
                        <a:noFill/>
                      </a:ln>
                    </pic:spPr>
                  </pic:pic>
                </a:graphicData>
              </a:graphic>
            </wp:inline>
          </w:drawing>
        </w:r>
      </w:ins>
    </w:p>
    <w:p w:rsidR="002C3655" w:rsidRDefault="002C3655">
      <w:pPr>
        <w:rPr>
          <w:ins w:id="4534" w:author="Ron Gal" w:date="2017-03-07T19:22:00Z"/>
          <w:sz w:val="32"/>
          <w:szCs w:val="32"/>
          <w:rtl/>
        </w:rPr>
      </w:pPr>
      <w:ins w:id="4535" w:author="Ron Gal" w:date="2017-03-07T19:22:00Z">
        <w:r>
          <w:rPr>
            <w:rtl/>
          </w:rPr>
          <w:br w:type="page"/>
        </w:r>
      </w:ins>
    </w:p>
    <w:p w:rsidR="00E62366" w:rsidRDefault="00E62366">
      <w:pPr>
        <w:pStyle w:val="Heading2"/>
        <w:bidi/>
        <w:rPr>
          <w:ins w:id="4536" w:author="Ron Gal" w:date="2017-03-05T23:18:00Z"/>
        </w:rPr>
        <w:pPrChange w:id="4537" w:author="Ron Gal" w:date="2017-03-05T23:25:00Z">
          <w:pPr>
            <w:bidi/>
          </w:pPr>
        </w:pPrChange>
      </w:pPr>
      <w:bookmarkStart w:id="4538" w:name="_Toc476684194"/>
      <w:ins w:id="4539" w:author="Ron Gal" w:date="2017-03-05T23:18:00Z">
        <w:r>
          <w:rPr>
            <w:rtl/>
          </w:rPr>
          <w:lastRenderedPageBreak/>
          <w:t>דיאגרמות רצף (</w:t>
        </w:r>
        <w:r>
          <w:t>Sequence Diagram</w:t>
        </w:r>
        <w:r>
          <w:rPr>
            <w:rFonts w:hint="cs"/>
            <w:rtl/>
          </w:rPr>
          <w:t>)</w:t>
        </w:r>
        <w:bookmarkEnd w:id="4538"/>
      </w:ins>
    </w:p>
    <w:p w:rsidR="00E62366" w:rsidRDefault="00E62366" w:rsidP="00E62366">
      <w:pPr>
        <w:bidi/>
        <w:rPr>
          <w:ins w:id="4540" w:author="Ron Gal" w:date="2017-03-05T23:18:00Z"/>
        </w:rPr>
      </w:pPr>
    </w:p>
    <w:p w:rsidR="00E62366" w:rsidRDefault="00E62366" w:rsidP="00E62366">
      <w:pPr>
        <w:bidi/>
        <w:rPr>
          <w:ins w:id="4541" w:author="Ron Gal" w:date="2017-03-05T23:18:00Z"/>
        </w:rPr>
      </w:pPr>
      <w:ins w:id="4542" w:author="Ron Gal" w:date="2017-03-05T23:18:00Z">
        <w:r>
          <w:rPr>
            <w:sz w:val="24"/>
            <w:szCs w:val="24"/>
            <w:rtl/>
          </w:rPr>
          <w:t>בחלק זה נציג את התהליכים המרכזיים של המערכת בעזרת דיאגרמות רצף.</w:t>
        </w:r>
      </w:ins>
    </w:p>
    <w:p w:rsidR="00E62366" w:rsidRDefault="00E62366">
      <w:pPr>
        <w:bidi/>
        <w:rPr>
          <w:ins w:id="4543" w:author="Ron Gal" w:date="2017-03-05T23:18:00Z"/>
        </w:rPr>
        <w:pPrChange w:id="4544" w:author="Ron Gal" w:date="2017-03-07T19:23:00Z">
          <w:pPr>
            <w:bidi/>
          </w:pPr>
        </w:pPrChange>
      </w:pPr>
      <w:ins w:id="4545" w:author="Ron Gal" w:date="2017-03-05T23:18:00Z">
        <w:r>
          <w:rPr>
            <w:sz w:val="24"/>
            <w:szCs w:val="24"/>
            <w:rtl/>
          </w:rPr>
          <w: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w:t>
        </w:r>
      </w:ins>
      <w:ins w:id="4546" w:author="Ron Gal" w:date="2017-03-07T20:24:00Z">
        <w:r w:rsidR="00C9541E">
          <w:rPr>
            <w:rFonts w:hint="cs"/>
            <w:sz w:val="24"/>
            <w:szCs w:val="24"/>
            <w:rtl/>
          </w:rPr>
          <w:t>י</w:t>
        </w:r>
      </w:ins>
      <w:ins w:id="4547" w:author="Ron Gal" w:date="2017-03-05T23:18:00Z">
        <w:r>
          <w:rPr>
            <w:sz w:val="24"/>
            <w:szCs w:val="24"/>
            <w:rtl/>
          </w:rPr>
          <w:t xml:space="preserve">ה </w:t>
        </w:r>
      </w:ins>
      <w:ins w:id="4548" w:author="Ron Gal" w:date="2017-03-07T20:24:00Z">
        <w:r w:rsidR="00C9541E">
          <w:rPr>
            <w:rFonts w:hint="cs"/>
            <w:sz w:val="24"/>
            <w:szCs w:val="24"/>
            <w:rtl/>
          </w:rPr>
          <w:t>ב</w:t>
        </w:r>
      </w:ins>
      <w:ins w:id="4549" w:author="Ron Gal" w:date="2017-03-05T23:18:00Z">
        <w:r>
          <w:rPr>
            <w:sz w:val="24"/>
            <w:szCs w:val="24"/>
            <w:rtl/>
          </w:rPr>
          <w:t>דו</w:t>
        </w:r>
      </w:ins>
      <w:ins w:id="4550" w:author="Ron Gal" w:date="2017-03-07T20:24:00Z">
        <w:r w:rsidR="00C9541E">
          <w:rPr>
            <w:rFonts w:hint="cs"/>
            <w:sz w:val="24"/>
            <w:szCs w:val="24"/>
            <w:rtl/>
          </w:rPr>
          <w:t>"</w:t>
        </w:r>
      </w:ins>
      <w:ins w:id="4551" w:author="Ron Gal" w:date="2017-03-05T23:18:00Z">
        <w:r>
          <w:rPr>
            <w:sz w:val="24"/>
            <w:szCs w:val="24"/>
            <w:rtl/>
          </w:rPr>
          <w:t>חות או צפי</w:t>
        </w:r>
      </w:ins>
      <w:ins w:id="4552" w:author="Ron Gal" w:date="2017-03-07T20:24:00Z">
        <w:r w:rsidR="00C9541E">
          <w:rPr>
            <w:rFonts w:hint="cs"/>
            <w:sz w:val="24"/>
            <w:szCs w:val="24"/>
            <w:rtl/>
          </w:rPr>
          <w:t>י</w:t>
        </w:r>
      </w:ins>
      <w:ins w:id="4553" w:author="Ron Gal" w:date="2017-03-05T23:18:00Z">
        <w:r>
          <w:rPr>
            <w:sz w:val="24"/>
            <w:szCs w:val="24"/>
            <w:rtl/>
          </w:rPr>
          <w:t xml:space="preserve">ה </w:t>
        </w:r>
      </w:ins>
      <w:ins w:id="4554" w:author="Ron Gal" w:date="2017-03-07T19:23:00Z">
        <w:r w:rsidR="002C3655">
          <w:rPr>
            <w:rFonts w:hint="cs"/>
            <w:sz w:val="24"/>
            <w:szCs w:val="24"/>
            <w:rtl/>
          </w:rPr>
          <w:t>בבעלי חיים\טיפולים קיימים</w:t>
        </w:r>
      </w:ins>
      <w:ins w:id="4555" w:author="Ron Gal" w:date="2017-03-05T23:18:00Z">
        <w:r>
          <w:rPr>
            <w:sz w:val="24"/>
            <w:szCs w:val="24"/>
            <w:rtl/>
          </w:rPr>
          <w:t>.</w:t>
        </w:r>
      </w:ins>
    </w:p>
    <w:p w:rsidR="00E62366" w:rsidRDefault="00E62366" w:rsidP="00E62366">
      <w:pPr>
        <w:bidi/>
        <w:rPr>
          <w:ins w:id="4556" w:author="Ron Gal" w:date="2017-03-05T23:18:00Z"/>
        </w:rPr>
      </w:pPr>
    </w:p>
    <w:p w:rsidR="00E62366" w:rsidRDefault="004E487F" w:rsidP="00E62366">
      <w:pPr>
        <w:bidi/>
        <w:rPr>
          <w:ins w:id="4557" w:author="Ron Gal" w:date="2017-03-05T23:18:00Z"/>
          <w:rtl/>
        </w:rPr>
      </w:pPr>
      <w:ins w:id="4558" w:author="Ron Gal" w:date="2017-03-07T20:06:00Z">
        <w:r>
          <w:rPr>
            <w:rFonts w:hint="cs"/>
            <w:b/>
            <w:sz w:val="24"/>
            <w:szCs w:val="24"/>
            <w:rtl/>
          </w:rPr>
          <w:t>יצירת בע"ח חדש והגדרת רופא</w:t>
        </w:r>
      </w:ins>
    </w:p>
    <w:p w:rsidR="00E62366" w:rsidRDefault="00803193" w:rsidP="00803193">
      <w:pPr>
        <w:bidi/>
        <w:rPr>
          <w:ins w:id="4559" w:author="Ron Gal" w:date="2017-03-05T23:18:00Z"/>
          <w:rtl/>
        </w:rPr>
        <w:pPrChange w:id="4560" w:author="Ron Gal" w:date="2017-03-07T20:24:00Z">
          <w:pPr>
            <w:bidi/>
          </w:pPr>
        </w:pPrChange>
      </w:pPr>
      <w:ins w:id="4561" w:author="Ron Gal" w:date="2017-03-05T23:18:00Z">
        <w:r>
          <w:rPr>
            <w:sz w:val="24"/>
            <w:szCs w:val="24"/>
            <w:rtl/>
          </w:rPr>
          <w:t>ב</w:t>
        </w:r>
      </w:ins>
      <w:ins w:id="4562" w:author="Ron Gal" w:date="2017-03-07T20:24:00Z">
        <w:r>
          <w:rPr>
            <w:rFonts w:hint="cs"/>
            <w:sz w:val="24"/>
            <w:szCs w:val="24"/>
            <w:rtl/>
          </w:rPr>
          <w:t>תהל</w:t>
        </w:r>
      </w:ins>
      <w:ins w:id="4563" w:author="Ron Gal" w:date="2017-03-05T23:18:00Z">
        <w:r w:rsidR="00E62366">
          <w:rPr>
            <w:sz w:val="24"/>
            <w:szCs w:val="24"/>
            <w:rtl/>
          </w:rPr>
          <w:t>יך זה ה</w:t>
        </w:r>
      </w:ins>
      <w:ins w:id="4564" w:author="Ron Gal" w:date="2017-03-07T20:06:00Z">
        <w:r w:rsidR="004E487F">
          <w:rPr>
            <w:rFonts w:hint="cs"/>
            <w:sz w:val="24"/>
            <w:szCs w:val="24"/>
            <w:rtl/>
          </w:rPr>
          <w:t>בעלים יוצרים בעל חיים חדש</w:t>
        </w:r>
      </w:ins>
      <w:ins w:id="4565" w:author="Ron Gal" w:date="2017-03-05T23:18:00Z">
        <w:r w:rsidR="00E62366">
          <w:rPr>
            <w:sz w:val="24"/>
            <w:szCs w:val="24"/>
            <w:rtl/>
          </w:rPr>
          <w:t xml:space="preserve">. בלחיצה על </w:t>
        </w:r>
      </w:ins>
      <w:ins w:id="4566" w:author="Ron Gal" w:date="2017-03-07T20:07:00Z">
        <w:r w:rsidR="004E487F">
          <w:rPr>
            <w:rFonts w:hint="cs"/>
            <w:sz w:val="24"/>
            <w:szCs w:val="24"/>
            <w:rtl/>
          </w:rPr>
          <w:t>שמירת בעל חיים</w:t>
        </w:r>
      </w:ins>
      <w:ins w:id="4567" w:author="Ron Gal" w:date="2017-03-05T23:18:00Z">
        <w:r w:rsidR="00E62366">
          <w:rPr>
            <w:sz w:val="24"/>
            <w:szCs w:val="24"/>
            <w:rtl/>
          </w:rPr>
          <w:t xml:space="preserve">, השירות בצד הלקוח מבצע קריאת </w:t>
        </w:r>
        <w:r w:rsidR="00E62366">
          <w:rPr>
            <w:sz w:val="24"/>
            <w:szCs w:val="24"/>
          </w:rPr>
          <w:t>http</w:t>
        </w:r>
        <w:r w:rsidR="00E62366">
          <w:rPr>
            <w:sz w:val="24"/>
            <w:szCs w:val="24"/>
            <w:rtl/>
          </w:rPr>
          <w:t xml:space="preserve"> עם נתוני </w:t>
        </w:r>
      </w:ins>
      <w:ins w:id="4568" w:author="Ron Gal" w:date="2017-03-07T20:07:00Z">
        <w:r w:rsidR="004E487F">
          <w:rPr>
            <w:rFonts w:hint="cs"/>
            <w:sz w:val="24"/>
            <w:szCs w:val="24"/>
            <w:rtl/>
          </w:rPr>
          <w:t>בעל החיים החדש</w:t>
        </w:r>
      </w:ins>
      <w:ins w:id="4569" w:author="Ron Gal" w:date="2017-03-05T23:18:00Z">
        <w:r w:rsidR="00E62366">
          <w:rPr>
            <w:sz w:val="24"/>
            <w:szCs w:val="24"/>
            <w:rtl/>
          </w:rPr>
          <w:t xml:space="preserve">. הקונטרולר בצד השרת מבצע את פעולת ההוספה למסד הנתונים בעזרת </w:t>
        </w:r>
      </w:ins>
      <w:ins w:id="4570" w:author="Ron Gal" w:date="2017-03-07T20:07:00Z">
        <w:r w:rsidR="004E487F">
          <w:rPr>
            <w:rFonts w:hint="cs"/>
            <w:sz w:val="24"/>
            <w:szCs w:val="24"/>
            <w:rtl/>
          </w:rPr>
          <w:t xml:space="preserve">אובייקט </w:t>
        </w:r>
        <w:r w:rsidR="004E487F">
          <w:rPr>
            <w:rFonts w:hint="cs"/>
            <w:sz w:val="24"/>
            <w:szCs w:val="24"/>
          </w:rPr>
          <w:t>DAO</w:t>
        </w:r>
      </w:ins>
      <w:ins w:id="4571" w:author="Ron Gal" w:date="2017-03-05T23:18:00Z">
        <w:r w:rsidR="00E62366">
          <w:rPr>
            <w:sz w:val="24"/>
            <w:szCs w:val="24"/>
            <w:rtl/>
          </w:rPr>
          <w:t xml:space="preserve">. לאחר מכן הקונטרולר מחזיר ללקוח את הרשומה עם מזהה ממסד הנתונים. </w:t>
        </w:r>
      </w:ins>
      <w:ins w:id="4572" w:author="Ron Gal" w:date="2017-03-07T20:07:00Z">
        <w:r w:rsidR="004E487F">
          <w:rPr>
            <w:rFonts w:hint="cs"/>
            <w:sz w:val="24"/>
            <w:szCs w:val="24"/>
            <w:rtl/>
          </w:rPr>
          <w:t>כעת ניתן לצפות בבעל החיים</w:t>
        </w:r>
      </w:ins>
      <w:ins w:id="4573" w:author="Ron Gal" w:date="2017-03-07T20:08:00Z">
        <w:r w:rsidR="004E487F">
          <w:rPr>
            <w:rFonts w:hint="cs"/>
            <w:sz w:val="24"/>
            <w:szCs w:val="24"/>
            <w:rtl/>
          </w:rPr>
          <w:t>.</w:t>
        </w:r>
        <w:r w:rsidR="004E487F">
          <w:rPr>
            <w:sz w:val="24"/>
            <w:szCs w:val="24"/>
            <w:rtl/>
          </w:rPr>
          <w:br/>
        </w:r>
        <w:r w:rsidR="004E487F">
          <w:rPr>
            <w:rFonts w:hint="cs"/>
            <w:sz w:val="24"/>
            <w:szCs w:val="24"/>
            <w:rtl/>
          </w:rPr>
          <w:t xml:space="preserve">בשלב הבא ניתן ללחוץ על כפתור בדף הלקוח החדש שנשמר ולעבור לדף חיפוש הוטרינרים. בלחיצה על בחירת וטרינר, השירות בצד הלקוח מבצע קריאת </w:t>
        </w:r>
      </w:ins>
      <w:ins w:id="4574" w:author="Ron Gal" w:date="2017-03-07T20:09:00Z">
        <w:r w:rsidR="004E487F">
          <w:rPr>
            <w:sz w:val="24"/>
            <w:szCs w:val="24"/>
          </w:rPr>
          <w:t>http</w:t>
        </w:r>
        <w:r w:rsidR="004E487F">
          <w:rPr>
            <w:rFonts w:hint="cs"/>
            <w:sz w:val="24"/>
            <w:szCs w:val="24"/>
            <w:rtl/>
          </w:rPr>
          <w:t xml:space="preserve"> עם מזהה בעל החיים ומזהה הוטרינר. הקונטרולר בצד השרת מבצע את פעולת העדכון במסד הנתונים בעזרת אובייקט </w:t>
        </w:r>
        <w:r w:rsidR="004E487F">
          <w:rPr>
            <w:rFonts w:hint="cs"/>
            <w:sz w:val="24"/>
            <w:szCs w:val="24"/>
          </w:rPr>
          <w:t>DAO</w:t>
        </w:r>
      </w:ins>
      <w:ins w:id="4575" w:author="Ron Gal" w:date="2017-03-07T20:16:00Z">
        <w:r w:rsidR="00E93F60">
          <w:rPr>
            <w:rFonts w:hint="cs"/>
            <w:sz w:val="24"/>
            <w:szCs w:val="24"/>
            <w:rtl/>
          </w:rPr>
          <w:t>. לאחר מכן הקונטרולר מחזיר ללקוח הודעה על הצלחה. כעת הוטרינר שנבחר יכול לראות ולטפל בבעל החיים החדש.</w:t>
        </w:r>
      </w:ins>
    </w:p>
    <w:p w:rsidR="00E62366" w:rsidRDefault="00E62366" w:rsidP="00E62366">
      <w:pPr>
        <w:bidi/>
        <w:rPr>
          <w:ins w:id="4576" w:author="Ron Gal" w:date="2017-03-05T23:18:00Z"/>
        </w:rPr>
      </w:pPr>
    </w:p>
    <w:p w:rsidR="00E62366" w:rsidRDefault="004E487F" w:rsidP="00E62366">
      <w:pPr>
        <w:bidi/>
        <w:rPr>
          <w:ins w:id="4577" w:author="Ron Gal" w:date="2017-03-05T23:18:00Z"/>
        </w:rPr>
      </w:pPr>
      <w:ins w:id="4578" w:author="Ron Gal" w:date="2017-03-07T20:16:00Z">
        <w:r>
          <w:rPr>
            <w:noProof/>
          </w:rPr>
          <w:drawing>
            <wp:inline distT="0" distB="0" distL="0" distR="0" wp14:anchorId="39D9A830" wp14:editId="550C42EB">
              <wp:extent cx="5943600" cy="2281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1555"/>
                      </a:xfrm>
                      <a:prstGeom prst="rect">
                        <a:avLst/>
                      </a:prstGeom>
                    </pic:spPr>
                  </pic:pic>
                </a:graphicData>
              </a:graphic>
            </wp:inline>
          </w:drawing>
        </w:r>
      </w:ins>
    </w:p>
    <w:p w:rsidR="00E62366" w:rsidRDefault="00E62366" w:rsidP="00E62366">
      <w:pPr>
        <w:bidi/>
        <w:rPr>
          <w:ins w:id="4579" w:author="Ron Gal" w:date="2017-03-05T23:18:00Z"/>
        </w:rPr>
      </w:pPr>
    </w:p>
    <w:p w:rsidR="00E62366" w:rsidRDefault="00E62366" w:rsidP="00E62366">
      <w:pPr>
        <w:rPr>
          <w:ins w:id="4580" w:author="Ron Gal" w:date="2017-03-05T23:18:00Z"/>
        </w:rPr>
      </w:pPr>
      <w:ins w:id="4581" w:author="Ron Gal" w:date="2017-03-05T23:18:00Z">
        <w:r>
          <w:br w:type="page"/>
        </w:r>
      </w:ins>
    </w:p>
    <w:p w:rsidR="00E62366" w:rsidRDefault="00E62366" w:rsidP="00E62366">
      <w:pPr>
        <w:bidi/>
        <w:rPr>
          <w:ins w:id="4582" w:author="Ron Gal" w:date="2017-03-05T23:18:00Z"/>
        </w:rPr>
      </w:pPr>
    </w:p>
    <w:p w:rsidR="00E62366" w:rsidRDefault="00E93F60" w:rsidP="00E62366">
      <w:pPr>
        <w:bidi/>
        <w:rPr>
          <w:ins w:id="4583" w:author="Ron Gal" w:date="2017-03-05T23:18:00Z"/>
        </w:rPr>
      </w:pPr>
      <w:ins w:id="4584" w:author="Ron Gal" w:date="2017-03-07T20:16:00Z">
        <w:r>
          <w:rPr>
            <w:rFonts w:hint="cs"/>
            <w:b/>
            <w:sz w:val="24"/>
            <w:szCs w:val="24"/>
            <w:rtl/>
          </w:rPr>
          <w:t>הוספת טיפול</w:t>
        </w:r>
      </w:ins>
    </w:p>
    <w:p w:rsidR="00E93F60" w:rsidRDefault="00E93F60">
      <w:pPr>
        <w:bidi/>
        <w:rPr>
          <w:ins w:id="4585" w:author="Ron Gal" w:date="2017-03-07T20:17:00Z"/>
          <w:sz w:val="24"/>
          <w:szCs w:val="24"/>
          <w:rtl/>
        </w:rPr>
        <w:pPrChange w:id="4586" w:author="Ron Gal" w:date="2017-03-07T20:17:00Z">
          <w:pPr>
            <w:bidi/>
          </w:pPr>
        </w:pPrChange>
      </w:pPr>
      <w:ins w:id="4587" w:author="Ron Gal" w:date="2017-03-07T20:17:00Z">
        <w:r>
          <w:rPr>
            <w:rFonts w:hint="cs"/>
            <w:sz w:val="24"/>
            <w:szCs w:val="24"/>
            <w:rtl/>
          </w:rPr>
          <w:t xml:space="preserve">בתהליך </w:t>
        </w:r>
      </w:ins>
      <w:ins w:id="4588" w:author="Ron Gal" w:date="2017-03-05T23:18:00Z">
        <w:r w:rsidR="00E62366">
          <w:rPr>
            <w:sz w:val="24"/>
            <w:szCs w:val="24"/>
            <w:rtl/>
          </w:rPr>
          <w:t xml:space="preserve">זה </w:t>
        </w:r>
      </w:ins>
      <w:ins w:id="4589" w:author="Ron Gal" w:date="2017-03-07T20:16:00Z">
        <w:r>
          <w:rPr>
            <w:rFonts w:hint="cs"/>
            <w:sz w:val="24"/>
            <w:szCs w:val="24"/>
            <w:rtl/>
          </w:rPr>
          <w:t>הוטרינר מוסיף טיפול חדש לבע</w:t>
        </w:r>
      </w:ins>
      <w:ins w:id="4590" w:author="Ron Gal" w:date="2017-03-07T20:17:00Z">
        <w:r>
          <w:rPr>
            <w:rFonts w:hint="cs"/>
            <w:sz w:val="24"/>
            <w:szCs w:val="24"/>
            <w:rtl/>
          </w:rPr>
          <w:t>"ח</w:t>
        </w:r>
      </w:ins>
      <w:ins w:id="4591" w:author="Ron Gal" w:date="2017-03-05T23:18:00Z">
        <w:r w:rsidR="00E62366">
          <w:rPr>
            <w:sz w:val="24"/>
            <w:szCs w:val="24"/>
            <w:rtl/>
          </w:rPr>
          <w:t xml:space="preserve">. בלחיצה על </w:t>
        </w:r>
      </w:ins>
      <w:ins w:id="4592" w:author="Ron Gal" w:date="2017-03-07T20:17:00Z">
        <w:r>
          <w:rPr>
            <w:rFonts w:hint="cs"/>
            <w:sz w:val="24"/>
            <w:szCs w:val="24"/>
            <w:rtl/>
          </w:rPr>
          <w:t>כפתור "הוסף טיפול" בדף הלקוח</w:t>
        </w:r>
      </w:ins>
      <w:ins w:id="4593" w:author="Ron Gal" w:date="2017-03-05T23:18:00Z">
        <w:r w:rsidR="00E62366">
          <w:rPr>
            <w:sz w:val="24"/>
            <w:szCs w:val="24"/>
            <w:rtl/>
          </w:rPr>
          <w:t>,</w:t>
        </w:r>
      </w:ins>
      <w:ins w:id="4594" w:author="Ron Gal" w:date="2017-03-07T20:17:00Z">
        <w:r>
          <w:rPr>
            <w:rFonts w:hint="cs"/>
            <w:sz w:val="24"/>
            <w:szCs w:val="24"/>
            <w:rtl/>
          </w:rPr>
          <w:t xml:space="preserve"> הוטרינר מועבר לדף הטיפולים.</w:t>
        </w:r>
      </w:ins>
    </w:p>
    <w:p w:rsidR="00E62366" w:rsidRDefault="00E93F60">
      <w:pPr>
        <w:bidi/>
        <w:rPr>
          <w:ins w:id="4595" w:author="Ron Gal" w:date="2017-03-05T23:18:00Z"/>
        </w:rPr>
        <w:pPrChange w:id="4596" w:author="Ron Gal" w:date="2017-03-07T20:18:00Z">
          <w:pPr>
            <w:bidi/>
          </w:pPr>
        </w:pPrChange>
      </w:pPr>
      <w:ins w:id="4597" w:author="Ron Gal" w:date="2017-03-07T20:18:00Z">
        <w:r>
          <w:rPr>
            <w:rFonts w:hint="cs"/>
            <w:sz w:val="24"/>
            <w:szCs w:val="24"/>
            <w:rtl/>
          </w:rPr>
          <w:t>בלחיצה על כפתור "שמור" בדף הטיפולים,</w:t>
        </w:r>
      </w:ins>
      <w:ins w:id="4598" w:author="Ron Gal" w:date="2017-03-05T23:18:00Z">
        <w:r w:rsidR="00E62366">
          <w:rPr>
            <w:sz w:val="24"/>
            <w:szCs w:val="24"/>
            <w:rtl/>
          </w:rPr>
          <w:t xml:space="preserve"> השירות בצד הלקוח מבצע קריאת </w:t>
        </w:r>
        <w:r w:rsidR="00E62366">
          <w:rPr>
            <w:sz w:val="24"/>
            <w:szCs w:val="24"/>
          </w:rPr>
          <w:t>http</w:t>
        </w:r>
        <w:r w:rsidR="00E62366">
          <w:rPr>
            <w:sz w:val="24"/>
            <w:szCs w:val="24"/>
            <w:rtl/>
          </w:rPr>
          <w:t xml:space="preserve"> עם נתוני </w:t>
        </w:r>
      </w:ins>
      <w:ins w:id="4599" w:author="Ron Gal" w:date="2017-03-07T20:18:00Z">
        <w:r>
          <w:rPr>
            <w:rFonts w:hint="cs"/>
            <w:sz w:val="24"/>
            <w:szCs w:val="24"/>
            <w:rtl/>
          </w:rPr>
          <w:t>הטיפול החדש</w:t>
        </w:r>
      </w:ins>
      <w:ins w:id="4600" w:author="Ron Gal" w:date="2017-03-05T23:18:00Z">
        <w:r w:rsidR="00E62366">
          <w:rPr>
            <w:sz w:val="24"/>
            <w:szCs w:val="24"/>
            <w:rtl/>
          </w:rPr>
          <w:t xml:space="preserve">. הקונטרולר בצד השרת מבצע את פעולת ההוספה למסד הנתונים בעזרת </w:t>
        </w:r>
      </w:ins>
      <w:ins w:id="4601" w:author="Ron Gal" w:date="2017-03-07T20:18:00Z">
        <w:r>
          <w:rPr>
            <w:rFonts w:hint="cs"/>
            <w:sz w:val="24"/>
            <w:szCs w:val="24"/>
            <w:rtl/>
          </w:rPr>
          <w:t xml:space="preserve">אובייקט </w:t>
        </w:r>
        <w:r>
          <w:rPr>
            <w:rFonts w:hint="cs"/>
            <w:sz w:val="24"/>
            <w:szCs w:val="24"/>
          </w:rPr>
          <w:t>DAO</w:t>
        </w:r>
      </w:ins>
      <w:ins w:id="4602" w:author="Ron Gal" w:date="2017-03-05T23:18:00Z">
        <w:r w:rsidR="00E62366">
          <w:rPr>
            <w:sz w:val="24"/>
            <w:szCs w:val="24"/>
            <w:rtl/>
          </w:rPr>
          <w:t xml:space="preserve">. לאחר מכן הקונטרולר מחזיר ללקוח את הרשומה עם מזהה ממסד הנתונים </w:t>
        </w:r>
      </w:ins>
      <w:ins w:id="4603" w:author="Ron Gal" w:date="2017-03-07T20:18:00Z">
        <w:r>
          <w:rPr>
            <w:rFonts w:hint="cs"/>
            <w:sz w:val="24"/>
            <w:szCs w:val="24"/>
            <w:rtl/>
          </w:rPr>
          <w:t>ו</w:t>
        </w:r>
      </w:ins>
      <w:ins w:id="4604" w:author="Ron Gal" w:date="2017-03-05T23:18:00Z">
        <w:r w:rsidR="00E62366">
          <w:rPr>
            <w:sz w:val="24"/>
            <w:szCs w:val="24"/>
            <w:rtl/>
          </w:rPr>
          <w:t xml:space="preserve">מוצגת ללקוח הודעה מתאימה. הלקוח יכול לבצע עדכון של </w:t>
        </w:r>
      </w:ins>
      <w:ins w:id="4605" w:author="Ron Gal" w:date="2017-03-07T20:18:00Z">
        <w:r>
          <w:rPr>
            <w:rFonts w:hint="cs"/>
            <w:sz w:val="24"/>
            <w:szCs w:val="24"/>
            <w:rtl/>
          </w:rPr>
          <w:t xml:space="preserve">הטיפול </w:t>
        </w:r>
      </w:ins>
      <w:ins w:id="4606" w:author="Ron Gal" w:date="2017-03-05T23:18:00Z">
        <w:r w:rsidR="00E62366">
          <w:rPr>
            <w:sz w:val="24"/>
            <w:szCs w:val="24"/>
            <w:rtl/>
          </w:rPr>
          <w:t xml:space="preserve">כל עוד לא </w:t>
        </w:r>
      </w:ins>
      <w:ins w:id="4607" w:author="Ron Gal" w:date="2017-03-07T20:18:00Z">
        <w:r>
          <w:rPr>
            <w:rFonts w:hint="cs"/>
            <w:sz w:val="24"/>
            <w:szCs w:val="24"/>
            <w:rtl/>
          </w:rPr>
          <w:t>יצא מהדף</w:t>
        </w:r>
      </w:ins>
      <w:ins w:id="4608" w:author="Ron Gal" w:date="2017-03-05T23:18:00Z">
        <w:r w:rsidR="00E62366">
          <w:rPr>
            <w:sz w:val="24"/>
            <w:szCs w:val="24"/>
            <w:rtl/>
          </w:rPr>
          <w:t>.</w:t>
        </w:r>
      </w:ins>
      <w:ins w:id="4609" w:author="Ron Gal" w:date="2017-03-07T20:19:00Z">
        <w:r>
          <w:rPr>
            <w:rFonts w:hint="cs"/>
            <w:sz w:val="24"/>
            <w:szCs w:val="24"/>
            <w:rtl/>
          </w:rPr>
          <w:t xml:space="preserve"> טיפול זה כעת ניתן לצפייה מדף בעל החיים ונתוניו יופיעו בדו"חות.</w:t>
        </w:r>
      </w:ins>
    </w:p>
    <w:p w:rsidR="00E62366" w:rsidRDefault="00E62366" w:rsidP="00E62366">
      <w:pPr>
        <w:bidi/>
        <w:rPr>
          <w:ins w:id="4610" w:author="Ron Gal" w:date="2017-03-05T23:18:00Z"/>
        </w:rPr>
      </w:pPr>
    </w:p>
    <w:p w:rsidR="00E62366" w:rsidRDefault="00E62366" w:rsidP="00E62366">
      <w:pPr>
        <w:bidi/>
        <w:rPr>
          <w:ins w:id="4611" w:author="Ron Gal" w:date="2017-03-05T23:18:00Z"/>
        </w:rPr>
      </w:pPr>
    </w:p>
    <w:p w:rsidR="00E62366" w:rsidRDefault="00E93F60" w:rsidP="00E62366">
      <w:pPr>
        <w:bidi/>
        <w:rPr>
          <w:ins w:id="4612" w:author="Ron Gal" w:date="2017-03-05T23:18:00Z"/>
        </w:rPr>
      </w:pPr>
      <w:ins w:id="4613" w:author="Ron Gal" w:date="2017-03-07T20:17:00Z">
        <w:r>
          <w:rPr>
            <w:noProof/>
          </w:rPr>
          <w:drawing>
            <wp:inline distT="0" distB="0" distL="0" distR="0" wp14:anchorId="12D012D6" wp14:editId="57A70781">
              <wp:extent cx="5943600" cy="2389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9505"/>
                      </a:xfrm>
                      <a:prstGeom prst="rect">
                        <a:avLst/>
                      </a:prstGeom>
                    </pic:spPr>
                  </pic:pic>
                </a:graphicData>
              </a:graphic>
            </wp:inline>
          </w:drawing>
        </w:r>
      </w:ins>
    </w:p>
    <w:p w:rsidR="00481634" w:rsidDel="00E62366" w:rsidRDefault="00471D70">
      <w:pPr>
        <w:rPr>
          <w:del w:id="4614" w:author="Ron Gal" w:date="2017-03-05T23:18:00Z"/>
        </w:rPr>
        <w:pPrChange w:id="4615" w:author="Ron Gal" w:date="2017-03-07T20:05:00Z">
          <w:pPr>
            <w:bidi/>
          </w:pPr>
        </w:pPrChange>
      </w:pPr>
      <w:del w:id="4616" w:author="Ron Gal" w:date="2017-03-05T23:18:00Z">
        <w:r w:rsidDel="00E62366">
          <w:rPr>
            <w:sz w:val="36"/>
            <w:szCs w:val="36"/>
            <w:u w:val="single"/>
            <w:rtl/>
          </w:rPr>
          <w:delText>דיאגרמות</w:delText>
        </w:r>
      </w:del>
    </w:p>
    <w:p w:rsidR="00481634" w:rsidDel="00E62366" w:rsidRDefault="00471D70">
      <w:pPr>
        <w:bidi/>
        <w:rPr>
          <w:del w:id="4617" w:author="Ron Gal" w:date="2017-03-05T23:18:00Z"/>
        </w:rPr>
        <w:pPrChange w:id="4618" w:author="Ron Gal" w:date="2017-03-07T20:05:00Z">
          <w:pPr>
            <w:bidi/>
          </w:pPr>
        </w:pPrChange>
      </w:pPr>
      <w:del w:id="4619" w:author="Ron Gal" w:date="2017-03-05T23:18:00Z">
        <w:r w:rsidDel="00E62366">
          <w:rPr>
            <w:sz w:val="28"/>
            <w:szCs w:val="28"/>
            <w:rtl/>
          </w:rPr>
          <w:delText>מודל ישויות קשרים (</w:delText>
        </w:r>
        <w:r w:rsidDel="00E62366">
          <w:rPr>
            <w:sz w:val="28"/>
            <w:szCs w:val="28"/>
          </w:rPr>
          <w:delText>ERD</w:delText>
        </w:r>
        <w:r w:rsidDel="00E62366">
          <w:rPr>
            <w:sz w:val="28"/>
            <w:szCs w:val="28"/>
            <w:rtl/>
          </w:rPr>
          <w:delText>)</w:delText>
        </w:r>
      </w:del>
    </w:p>
    <w:p w:rsidR="00481634" w:rsidDel="00E62366" w:rsidRDefault="00481634">
      <w:pPr>
        <w:bidi/>
        <w:rPr>
          <w:del w:id="4620" w:author="Ron Gal" w:date="2017-03-05T23:18:00Z"/>
        </w:rPr>
        <w:pPrChange w:id="4621" w:author="Ron Gal" w:date="2017-03-07T20:05:00Z">
          <w:pPr>
            <w:bidi/>
          </w:pPr>
        </w:pPrChange>
      </w:pPr>
    </w:p>
    <w:p w:rsidR="00481634" w:rsidDel="00E62366" w:rsidRDefault="00471D70">
      <w:pPr>
        <w:bidi/>
        <w:rPr>
          <w:del w:id="4622" w:author="Ron Gal" w:date="2017-03-05T23:18:00Z"/>
        </w:rPr>
        <w:pPrChange w:id="4623" w:author="Ron Gal" w:date="2017-03-07T20:05:00Z">
          <w:pPr>
            <w:bidi/>
          </w:pPr>
        </w:pPrChange>
      </w:pPr>
      <w:del w:id="4624" w:author="Ron Gal" w:date="2017-03-05T23:18:00Z">
        <w:r w:rsidDel="00E62366">
          <w:rPr>
            <w:noProof/>
          </w:rPr>
          <w:drawing>
            <wp:inline distT="114300" distB="114300" distL="114300" distR="114300">
              <wp:extent cx="5943600" cy="544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5448300"/>
                      </a:xfrm>
                      <a:prstGeom prst="rect">
                        <a:avLst/>
                      </a:prstGeom>
                      <a:ln/>
                    </pic:spPr>
                  </pic:pic>
                </a:graphicData>
              </a:graphic>
            </wp:inline>
          </w:drawing>
        </w:r>
      </w:del>
    </w:p>
    <w:p w:rsidR="00481634" w:rsidDel="00E62366" w:rsidRDefault="00481634">
      <w:pPr>
        <w:bidi/>
        <w:rPr>
          <w:del w:id="4625" w:author="Ron Gal" w:date="2017-03-05T23:18:00Z"/>
        </w:rPr>
        <w:pPrChange w:id="4626" w:author="Ron Gal" w:date="2017-03-07T20:05:00Z">
          <w:pPr>
            <w:bidi/>
          </w:pPr>
        </w:pPrChange>
      </w:pPr>
    </w:p>
    <w:p w:rsidR="00481634" w:rsidDel="00E62366" w:rsidRDefault="00481634">
      <w:pPr>
        <w:bidi/>
        <w:rPr>
          <w:del w:id="4627" w:author="Ron Gal" w:date="2017-03-05T23:18:00Z"/>
        </w:rPr>
        <w:pPrChange w:id="4628" w:author="Ron Gal" w:date="2017-03-07T20:05:00Z">
          <w:pPr>
            <w:bidi/>
          </w:pPr>
        </w:pPrChange>
      </w:pPr>
    </w:p>
    <w:p w:rsidR="00481634" w:rsidDel="00E62366" w:rsidRDefault="00471D70">
      <w:pPr>
        <w:bidi/>
        <w:rPr>
          <w:del w:id="4629" w:author="Ron Gal" w:date="2017-03-05T23:18:00Z"/>
        </w:rPr>
        <w:pPrChange w:id="4630" w:author="Ron Gal" w:date="2017-03-07T20:05:00Z">
          <w:pPr>
            <w:bidi/>
          </w:pPr>
        </w:pPrChange>
      </w:pPr>
      <w:del w:id="4631" w:author="Ron Gal" w:date="2017-03-05T23:18:00Z">
        <w:r w:rsidDel="00E62366">
          <w:br w:type="page"/>
        </w:r>
      </w:del>
    </w:p>
    <w:p w:rsidR="00481634" w:rsidDel="00E62366" w:rsidRDefault="00481634">
      <w:pPr>
        <w:bidi/>
        <w:rPr>
          <w:del w:id="4632" w:author="Ron Gal" w:date="2017-03-05T23:18:00Z"/>
        </w:rPr>
        <w:pPrChange w:id="4633" w:author="Ron Gal" w:date="2017-03-07T20:05:00Z">
          <w:pPr>
            <w:bidi/>
          </w:pPr>
        </w:pPrChange>
      </w:pPr>
    </w:p>
    <w:p w:rsidR="00481634" w:rsidDel="00E62366" w:rsidRDefault="00471D70">
      <w:pPr>
        <w:bidi/>
        <w:rPr>
          <w:del w:id="4634" w:author="Ron Gal" w:date="2017-03-05T23:18:00Z"/>
        </w:rPr>
        <w:pPrChange w:id="4635" w:author="Ron Gal" w:date="2017-03-07T20:05:00Z">
          <w:pPr>
            <w:bidi/>
          </w:pPr>
        </w:pPrChange>
      </w:pPr>
      <w:del w:id="4636" w:author="Ron Gal" w:date="2017-03-05T23:18:00Z">
        <w:r w:rsidDel="00E62366">
          <w:rPr>
            <w:sz w:val="28"/>
            <w:szCs w:val="28"/>
            <w:rtl/>
          </w:rPr>
          <w:delText>דיאגרמות מחלקות (</w:delText>
        </w:r>
        <w:r w:rsidDel="00E62366">
          <w:rPr>
            <w:sz w:val="28"/>
            <w:szCs w:val="28"/>
          </w:rPr>
          <w:delText>Class Diagram)</w:delText>
        </w:r>
      </w:del>
    </w:p>
    <w:p w:rsidR="00481634" w:rsidDel="00E62366" w:rsidRDefault="00481634">
      <w:pPr>
        <w:bidi/>
        <w:rPr>
          <w:del w:id="4637" w:author="Ron Gal" w:date="2017-03-05T23:18:00Z"/>
        </w:rPr>
        <w:pPrChange w:id="4638" w:author="Ron Gal" w:date="2017-03-07T20:05:00Z">
          <w:pPr>
            <w:bidi/>
          </w:pPr>
        </w:pPrChange>
      </w:pPr>
    </w:p>
    <w:p w:rsidR="00481634" w:rsidDel="00E62366" w:rsidRDefault="00471D70">
      <w:pPr>
        <w:bidi/>
        <w:rPr>
          <w:del w:id="4639" w:author="Ron Gal" w:date="2017-03-05T23:18:00Z"/>
        </w:rPr>
        <w:pPrChange w:id="4640" w:author="Ron Gal" w:date="2017-03-07T20:05:00Z">
          <w:pPr>
            <w:bidi/>
          </w:pPr>
        </w:pPrChange>
      </w:pPr>
      <w:del w:id="4641" w:author="Ron Gal" w:date="2017-03-05T23:18:00Z">
        <w:r w:rsidDel="00E62366">
          <w:rPr>
            <w:b/>
            <w:sz w:val="24"/>
            <w:szCs w:val="24"/>
            <w:rtl/>
          </w:rPr>
          <w:delText>דיאגרמת מחלקות עבור הקונטרולרים:</w:delText>
        </w:r>
      </w:del>
    </w:p>
    <w:p w:rsidR="00481634" w:rsidDel="00E62366" w:rsidRDefault="00481634">
      <w:pPr>
        <w:bidi/>
        <w:rPr>
          <w:del w:id="4642" w:author="Ron Gal" w:date="2017-03-05T23:18:00Z"/>
        </w:rPr>
        <w:pPrChange w:id="4643" w:author="Ron Gal" w:date="2017-03-07T20:05:00Z">
          <w:pPr>
            <w:bidi/>
          </w:pPr>
        </w:pPrChange>
      </w:pPr>
    </w:p>
    <w:p w:rsidR="00481634" w:rsidDel="00E62366" w:rsidRDefault="00471D70">
      <w:pPr>
        <w:bidi/>
        <w:rPr>
          <w:del w:id="4644" w:author="Ron Gal" w:date="2017-03-05T23:18:00Z"/>
        </w:rPr>
        <w:pPrChange w:id="4645" w:author="Ron Gal" w:date="2017-03-07T20:05:00Z">
          <w:pPr>
            <w:bidi/>
          </w:pPr>
        </w:pPrChange>
      </w:pPr>
      <w:del w:id="4646" w:author="Ron Gal" w:date="2017-03-05T23:18:00Z">
        <w:r w:rsidDel="00E62366">
          <w:rPr>
            <w:noProof/>
          </w:rPr>
          <w:drawing>
            <wp:inline distT="114300" distB="114300" distL="114300" distR="114300">
              <wp:extent cx="5943600" cy="28702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0"/>
                      <a:srcRect/>
                      <a:stretch>
                        <a:fillRect/>
                      </a:stretch>
                    </pic:blipFill>
                    <pic:spPr>
                      <a:xfrm>
                        <a:off x="0" y="0"/>
                        <a:ext cx="5943600" cy="2870200"/>
                      </a:xfrm>
                      <a:prstGeom prst="rect">
                        <a:avLst/>
                      </a:prstGeom>
                      <a:ln/>
                    </pic:spPr>
                  </pic:pic>
                </a:graphicData>
              </a:graphic>
            </wp:inline>
          </w:drawing>
        </w:r>
      </w:del>
    </w:p>
    <w:p w:rsidR="00481634" w:rsidDel="00E62366" w:rsidRDefault="00481634">
      <w:pPr>
        <w:bidi/>
        <w:rPr>
          <w:del w:id="4647" w:author="Ron Gal" w:date="2017-03-05T23:18:00Z"/>
        </w:rPr>
        <w:pPrChange w:id="4648" w:author="Ron Gal" w:date="2017-03-07T20:05:00Z">
          <w:pPr>
            <w:bidi/>
          </w:pPr>
        </w:pPrChange>
      </w:pPr>
    </w:p>
    <w:p w:rsidR="00481634" w:rsidDel="00E62366" w:rsidRDefault="00481634">
      <w:pPr>
        <w:bidi/>
        <w:rPr>
          <w:del w:id="4649" w:author="Ron Gal" w:date="2017-03-05T23:18:00Z"/>
        </w:rPr>
        <w:pPrChange w:id="4650" w:author="Ron Gal" w:date="2017-03-07T20:05:00Z">
          <w:pPr>
            <w:bidi/>
          </w:pPr>
        </w:pPrChange>
      </w:pPr>
    </w:p>
    <w:p w:rsidR="00481634" w:rsidDel="00E62366" w:rsidRDefault="00471D70">
      <w:pPr>
        <w:bidi/>
        <w:rPr>
          <w:del w:id="4651" w:author="Ron Gal" w:date="2017-03-05T23:18:00Z"/>
        </w:rPr>
        <w:pPrChange w:id="4652" w:author="Ron Gal" w:date="2017-03-07T20:05:00Z">
          <w:pPr>
            <w:bidi/>
          </w:pPr>
        </w:pPrChange>
      </w:pPr>
      <w:del w:id="4653" w:author="Ron Gal" w:date="2017-03-05T23:18:00Z">
        <w:r w:rsidDel="00E62366">
          <w:rPr>
            <w:noProof/>
          </w:rPr>
          <w:drawing>
            <wp:inline distT="114300" distB="114300" distL="114300" distR="114300">
              <wp:extent cx="5943600" cy="241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2413000"/>
                      </a:xfrm>
                      <a:prstGeom prst="rect">
                        <a:avLst/>
                      </a:prstGeom>
                      <a:ln/>
                    </pic:spPr>
                  </pic:pic>
                </a:graphicData>
              </a:graphic>
            </wp:inline>
          </w:drawing>
        </w:r>
      </w:del>
    </w:p>
    <w:p w:rsidR="00481634" w:rsidDel="00E62366" w:rsidRDefault="00481634">
      <w:pPr>
        <w:bidi/>
        <w:rPr>
          <w:del w:id="4654" w:author="Ron Gal" w:date="2017-03-05T23:18:00Z"/>
        </w:rPr>
        <w:pPrChange w:id="4655" w:author="Ron Gal" w:date="2017-03-07T20:05:00Z">
          <w:pPr>
            <w:bidi/>
          </w:pPr>
        </w:pPrChange>
      </w:pPr>
    </w:p>
    <w:p w:rsidR="00481634" w:rsidDel="00E62366" w:rsidRDefault="00471D70">
      <w:pPr>
        <w:bidi/>
        <w:rPr>
          <w:del w:id="4656" w:author="Ron Gal" w:date="2017-03-05T23:18:00Z"/>
        </w:rPr>
        <w:pPrChange w:id="4657" w:author="Ron Gal" w:date="2017-03-07T20:05:00Z">
          <w:pPr>
            <w:bidi/>
          </w:pPr>
        </w:pPrChange>
      </w:pPr>
      <w:del w:id="4658" w:author="Ron Gal" w:date="2017-03-05T23:18:00Z">
        <w:r w:rsidDel="00E62366">
          <w:br w:type="page"/>
        </w:r>
      </w:del>
    </w:p>
    <w:p w:rsidR="00481634" w:rsidDel="00E62366" w:rsidRDefault="00481634">
      <w:pPr>
        <w:bidi/>
        <w:rPr>
          <w:del w:id="4659" w:author="Ron Gal" w:date="2017-03-05T23:18:00Z"/>
        </w:rPr>
        <w:pPrChange w:id="4660" w:author="Ron Gal" w:date="2017-03-07T20:05:00Z">
          <w:pPr>
            <w:bidi/>
          </w:pPr>
        </w:pPrChange>
      </w:pPr>
    </w:p>
    <w:p w:rsidR="00481634" w:rsidDel="00E62366" w:rsidRDefault="00471D70">
      <w:pPr>
        <w:bidi/>
        <w:rPr>
          <w:del w:id="4661" w:author="Ron Gal" w:date="2017-03-05T23:18:00Z"/>
        </w:rPr>
        <w:pPrChange w:id="4662" w:author="Ron Gal" w:date="2017-03-07T20:05:00Z">
          <w:pPr>
            <w:bidi/>
          </w:pPr>
        </w:pPrChange>
      </w:pPr>
      <w:del w:id="4663" w:author="Ron Gal" w:date="2017-03-05T23:18:00Z">
        <w:r w:rsidDel="00E62366">
          <w:rPr>
            <w:b/>
            <w:sz w:val="24"/>
            <w:szCs w:val="24"/>
            <w:rtl/>
          </w:rPr>
          <w:delText>דיאגרמת מחלקות עבור מחלקות ה-</w:delText>
        </w:r>
        <w:r w:rsidDel="00E62366">
          <w:rPr>
            <w:b/>
            <w:sz w:val="24"/>
            <w:szCs w:val="24"/>
          </w:rPr>
          <w:delText>Query Processors</w:delText>
        </w:r>
        <w:r w:rsidDel="00E62366">
          <w:rPr>
            <w:b/>
            <w:sz w:val="24"/>
            <w:szCs w:val="24"/>
            <w:rtl/>
          </w:rPr>
          <w:delText>:</w:delText>
        </w:r>
      </w:del>
    </w:p>
    <w:p w:rsidR="00481634" w:rsidDel="00E62366" w:rsidRDefault="00481634">
      <w:pPr>
        <w:bidi/>
        <w:rPr>
          <w:del w:id="4664" w:author="Ron Gal" w:date="2017-03-05T23:18:00Z"/>
        </w:rPr>
        <w:pPrChange w:id="4665" w:author="Ron Gal" w:date="2017-03-07T20:05:00Z">
          <w:pPr>
            <w:bidi/>
          </w:pPr>
        </w:pPrChange>
      </w:pPr>
    </w:p>
    <w:p w:rsidR="00481634" w:rsidDel="00E62366" w:rsidRDefault="00471D70">
      <w:pPr>
        <w:bidi/>
        <w:rPr>
          <w:del w:id="4666" w:author="Ron Gal" w:date="2017-03-05T23:18:00Z"/>
        </w:rPr>
        <w:pPrChange w:id="4667" w:author="Ron Gal" w:date="2017-03-07T20:05:00Z">
          <w:pPr>
            <w:bidi/>
          </w:pPr>
        </w:pPrChange>
      </w:pPr>
      <w:del w:id="4668" w:author="Ron Gal" w:date="2017-03-05T23:18:00Z">
        <w:r w:rsidDel="00E62366">
          <w:rPr>
            <w:noProof/>
          </w:rPr>
          <w:drawing>
            <wp:inline distT="114300" distB="114300" distL="114300" distR="114300">
              <wp:extent cx="5291138" cy="71189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291138" cy="7118985"/>
                      </a:xfrm>
                      <a:prstGeom prst="rect">
                        <a:avLst/>
                      </a:prstGeom>
                      <a:ln/>
                    </pic:spPr>
                  </pic:pic>
                </a:graphicData>
              </a:graphic>
            </wp:inline>
          </w:drawing>
        </w:r>
      </w:del>
    </w:p>
    <w:p w:rsidR="00481634" w:rsidDel="00E62366" w:rsidRDefault="00481634">
      <w:pPr>
        <w:bidi/>
        <w:rPr>
          <w:del w:id="4669" w:author="Ron Gal" w:date="2017-03-05T23:18:00Z"/>
        </w:rPr>
        <w:pPrChange w:id="4670" w:author="Ron Gal" w:date="2017-03-07T20:05:00Z">
          <w:pPr>
            <w:bidi/>
          </w:pPr>
        </w:pPrChange>
      </w:pPr>
    </w:p>
    <w:p w:rsidR="00481634" w:rsidDel="00E62366" w:rsidRDefault="00471D70">
      <w:pPr>
        <w:bidi/>
        <w:rPr>
          <w:del w:id="4671" w:author="Ron Gal" w:date="2017-03-05T23:18:00Z"/>
        </w:rPr>
        <w:pPrChange w:id="4672" w:author="Ron Gal" w:date="2017-03-07T20:05:00Z">
          <w:pPr>
            <w:bidi/>
          </w:pPr>
        </w:pPrChange>
      </w:pPr>
      <w:del w:id="4673" w:author="Ron Gal" w:date="2017-03-05T23:18:00Z">
        <w:r w:rsidDel="00E62366">
          <w:rPr>
            <w:b/>
            <w:sz w:val="24"/>
            <w:szCs w:val="24"/>
            <w:rtl/>
          </w:rPr>
          <w:br/>
          <w:delText>דיאגרמת מחלקות עבור מחלקות ה-</w:delText>
        </w:r>
        <w:r w:rsidDel="00E62366">
          <w:rPr>
            <w:b/>
            <w:sz w:val="24"/>
            <w:szCs w:val="24"/>
          </w:rPr>
          <w:delText>Dto</w:delText>
        </w:r>
        <w:r w:rsidDel="00E62366">
          <w:rPr>
            <w:b/>
            <w:sz w:val="24"/>
            <w:szCs w:val="24"/>
            <w:rtl/>
          </w:rPr>
          <w:delText>:</w:delText>
        </w:r>
      </w:del>
    </w:p>
    <w:p w:rsidR="00481634" w:rsidDel="00E62366" w:rsidRDefault="00471D70">
      <w:pPr>
        <w:bidi/>
        <w:rPr>
          <w:del w:id="4674" w:author="Ron Gal" w:date="2017-03-05T23:18:00Z"/>
        </w:rPr>
        <w:pPrChange w:id="4675" w:author="Ron Gal" w:date="2017-03-07T20:05:00Z">
          <w:pPr>
            <w:bidi/>
          </w:pPr>
        </w:pPrChange>
      </w:pPr>
      <w:del w:id="4676" w:author="Ron Gal" w:date="2017-03-05T23:18:00Z">
        <w:r w:rsidDel="00E62366">
          <w:rPr>
            <w:noProof/>
          </w:rPr>
          <w:drawing>
            <wp:inline distT="114300" distB="114300" distL="114300" distR="114300">
              <wp:extent cx="4786313" cy="72999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786313" cy="7299912"/>
                      </a:xfrm>
                      <a:prstGeom prst="rect">
                        <a:avLst/>
                      </a:prstGeom>
                      <a:ln/>
                    </pic:spPr>
                  </pic:pic>
                </a:graphicData>
              </a:graphic>
            </wp:inline>
          </w:drawing>
        </w:r>
      </w:del>
    </w:p>
    <w:p w:rsidR="00481634" w:rsidDel="00E62366" w:rsidRDefault="00481634">
      <w:pPr>
        <w:bidi/>
        <w:rPr>
          <w:del w:id="4677" w:author="Ron Gal" w:date="2017-03-05T23:18:00Z"/>
        </w:rPr>
        <w:pPrChange w:id="4678" w:author="Ron Gal" w:date="2017-03-07T20:05:00Z">
          <w:pPr>
            <w:bidi/>
          </w:pPr>
        </w:pPrChange>
      </w:pPr>
    </w:p>
    <w:p w:rsidR="00481634" w:rsidDel="00E62366" w:rsidRDefault="00471D70">
      <w:pPr>
        <w:bidi/>
        <w:rPr>
          <w:del w:id="4679" w:author="Ron Gal" w:date="2017-03-05T23:18:00Z"/>
        </w:rPr>
        <w:pPrChange w:id="4680" w:author="Ron Gal" w:date="2017-03-07T20:05:00Z">
          <w:pPr>
            <w:bidi/>
          </w:pPr>
        </w:pPrChange>
      </w:pPr>
      <w:del w:id="4681" w:author="Ron Gal" w:date="2017-03-05T23:18:00Z">
        <w:r w:rsidDel="00E62366">
          <w:rPr>
            <w:sz w:val="28"/>
            <w:szCs w:val="28"/>
            <w:rtl/>
          </w:rPr>
          <w:delText>דיאגרמות רצף (</w:delText>
        </w:r>
        <w:r w:rsidDel="00E62366">
          <w:rPr>
            <w:sz w:val="28"/>
            <w:szCs w:val="28"/>
          </w:rPr>
          <w:delText>Sequence Diagram)</w:delText>
        </w:r>
      </w:del>
    </w:p>
    <w:p w:rsidR="00481634" w:rsidDel="00E62366" w:rsidRDefault="00481634">
      <w:pPr>
        <w:bidi/>
        <w:rPr>
          <w:del w:id="4682" w:author="Ron Gal" w:date="2017-03-05T23:18:00Z"/>
        </w:rPr>
        <w:pPrChange w:id="4683" w:author="Ron Gal" w:date="2017-03-07T20:05:00Z">
          <w:pPr>
            <w:bidi/>
          </w:pPr>
        </w:pPrChange>
      </w:pPr>
    </w:p>
    <w:p w:rsidR="00481634" w:rsidDel="00E62366" w:rsidRDefault="00471D70">
      <w:pPr>
        <w:bidi/>
        <w:rPr>
          <w:del w:id="4684" w:author="Ron Gal" w:date="2017-03-05T23:18:00Z"/>
        </w:rPr>
        <w:pPrChange w:id="4685" w:author="Ron Gal" w:date="2017-03-07T20:05:00Z">
          <w:pPr>
            <w:bidi/>
          </w:pPr>
        </w:pPrChange>
      </w:pPr>
      <w:del w:id="4686" w:author="Ron Gal" w:date="2017-03-05T23:18:00Z">
        <w:r w:rsidDel="00E62366">
          <w:rPr>
            <w:sz w:val="24"/>
            <w:szCs w:val="24"/>
            <w:rtl/>
          </w:rPr>
          <w:delText>בחלק זה נציג את התהליכים המרכזיים של המערכת בעזרת דיאגרמות רצף.</w:delText>
        </w:r>
      </w:del>
    </w:p>
    <w:p w:rsidR="00481634" w:rsidDel="00E62366" w:rsidRDefault="00471D70">
      <w:pPr>
        <w:bidi/>
        <w:rPr>
          <w:del w:id="4687" w:author="Ron Gal" w:date="2017-03-05T23:18:00Z"/>
        </w:rPr>
        <w:pPrChange w:id="4688" w:author="Ron Gal" w:date="2017-03-07T20:05:00Z">
          <w:pPr>
            <w:bidi/>
          </w:pPr>
        </w:pPrChange>
      </w:pPr>
      <w:del w:id="4689" w:author="Ron Gal" w:date="2017-03-05T23:18:00Z">
        <w:r w:rsidDel="00E62366">
          <w:rPr>
            <w:sz w:val="24"/>
            <w:szCs w:val="24"/>
            <w:rtl/>
          </w:rPr>
          <w:delTex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delText>
        </w:r>
      </w:del>
    </w:p>
    <w:p w:rsidR="00481634" w:rsidDel="00E62366" w:rsidRDefault="00481634">
      <w:pPr>
        <w:bidi/>
        <w:rPr>
          <w:del w:id="4690" w:author="Ron Gal" w:date="2017-03-05T23:18:00Z"/>
        </w:rPr>
        <w:pPrChange w:id="4691" w:author="Ron Gal" w:date="2017-03-07T20:05:00Z">
          <w:pPr>
            <w:bidi/>
          </w:pPr>
        </w:pPrChange>
      </w:pPr>
    </w:p>
    <w:p w:rsidR="00481634" w:rsidDel="00E62366" w:rsidRDefault="00471D70">
      <w:pPr>
        <w:bidi/>
        <w:rPr>
          <w:del w:id="4692" w:author="Ron Gal" w:date="2017-03-05T23:18:00Z"/>
        </w:rPr>
        <w:pPrChange w:id="4693" w:author="Ron Gal" w:date="2017-03-07T20:05:00Z">
          <w:pPr>
            <w:bidi/>
          </w:pPr>
        </w:pPrChange>
      </w:pPr>
      <w:del w:id="4694" w:author="Ron Gal" w:date="2017-03-05T23:18:00Z">
        <w:r w:rsidDel="00E62366">
          <w:rPr>
            <w:b/>
            <w:sz w:val="24"/>
            <w:szCs w:val="24"/>
            <w:rtl/>
          </w:rPr>
          <w:delText>יצירת מגרש</w:delText>
        </w:r>
      </w:del>
    </w:p>
    <w:p w:rsidR="00481634" w:rsidDel="00E62366" w:rsidRDefault="00471D70">
      <w:pPr>
        <w:bidi/>
        <w:rPr>
          <w:del w:id="4695" w:author="Ron Gal" w:date="2017-03-05T23:18:00Z"/>
        </w:rPr>
        <w:pPrChange w:id="4696" w:author="Ron Gal" w:date="2017-03-07T20:05:00Z">
          <w:pPr>
            <w:bidi/>
          </w:pPr>
        </w:pPrChange>
      </w:pPr>
      <w:del w:id="4697" w:author="Ron Gal" w:date="2017-03-05T23:18:00Z">
        <w:r w:rsidDel="00E62366">
          <w:rPr>
            <w:sz w:val="24"/>
            <w:szCs w:val="24"/>
            <w:rtl/>
          </w:rPr>
          <w:delText xml:space="preserve">בהתליך זה העובד יוצר מגרש חדש. בלחיצה על הוספת מגרש בדף, השירות בצד הלקוח מבצע קריאת </w:delText>
        </w:r>
        <w:r w:rsidDel="00E62366">
          <w:rPr>
            <w:sz w:val="24"/>
            <w:szCs w:val="24"/>
          </w:rPr>
          <w:delText>http</w:delText>
        </w:r>
        <w:r w:rsidDel="00E62366">
          <w:rPr>
            <w:sz w:val="24"/>
            <w:szCs w:val="24"/>
            <w:rtl/>
          </w:rPr>
          <w:delTex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delText>
        </w:r>
      </w:del>
    </w:p>
    <w:p w:rsidR="00481634" w:rsidDel="00E62366" w:rsidRDefault="00481634">
      <w:pPr>
        <w:bidi/>
        <w:rPr>
          <w:del w:id="4698" w:author="Ron Gal" w:date="2017-03-05T23:18:00Z"/>
        </w:rPr>
        <w:pPrChange w:id="4699" w:author="Ron Gal" w:date="2017-03-07T20:05:00Z">
          <w:pPr>
            <w:bidi/>
          </w:pPr>
        </w:pPrChange>
      </w:pPr>
    </w:p>
    <w:p w:rsidR="00481634" w:rsidDel="00E62366" w:rsidRDefault="00471D70">
      <w:pPr>
        <w:bidi/>
        <w:rPr>
          <w:del w:id="4700" w:author="Ron Gal" w:date="2017-03-05T23:18:00Z"/>
        </w:rPr>
        <w:pPrChange w:id="4701" w:author="Ron Gal" w:date="2017-03-07T20:05:00Z">
          <w:pPr>
            <w:bidi/>
          </w:pPr>
        </w:pPrChange>
      </w:pPr>
      <w:del w:id="4702" w:author="Ron Gal" w:date="2017-03-05T23:18:00Z">
        <w:r w:rsidDel="00E62366">
          <w:rPr>
            <w:noProof/>
          </w:rPr>
          <w:drawing>
            <wp:inline distT="114300" distB="114300" distL="114300" distR="114300">
              <wp:extent cx="5943600" cy="2628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4"/>
                      <a:srcRect/>
                      <a:stretch>
                        <a:fillRect/>
                      </a:stretch>
                    </pic:blipFill>
                    <pic:spPr>
                      <a:xfrm>
                        <a:off x="0" y="0"/>
                        <a:ext cx="5943600" cy="2628900"/>
                      </a:xfrm>
                      <a:prstGeom prst="rect">
                        <a:avLst/>
                      </a:prstGeom>
                      <a:ln/>
                    </pic:spPr>
                  </pic:pic>
                </a:graphicData>
              </a:graphic>
            </wp:inline>
          </w:drawing>
        </w:r>
      </w:del>
    </w:p>
    <w:p w:rsidR="00481634" w:rsidDel="00E62366" w:rsidRDefault="00481634">
      <w:pPr>
        <w:bidi/>
        <w:rPr>
          <w:del w:id="4703" w:author="Ron Gal" w:date="2017-03-05T23:18:00Z"/>
        </w:rPr>
        <w:pPrChange w:id="4704" w:author="Ron Gal" w:date="2017-03-07T20:05:00Z">
          <w:pPr>
            <w:bidi/>
          </w:pPr>
        </w:pPrChange>
      </w:pPr>
    </w:p>
    <w:p w:rsidR="00481634" w:rsidDel="00E62366" w:rsidRDefault="00471D70">
      <w:pPr>
        <w:bidi/>
        <w:rPr>
          <w:del w:id="4705" w:author="Ron Gal" w:date="2017-03-05T23:18:00Z"/>
        </w:rPr>
        <w:pPrChange w:id="4706" w:author="Ron Gal" w:date="2017-03-07T20:05:00Z">
          <w:pPr>
            <w:bidi/>
          </w:pPr>
        </w:pPrChange>
      </w:pPr>
      <w:del w:id="4707" w:author="Ron Gal" w:date="2017-03-05T23:18:00Z">
        <w:r w:rsidDel="00E62366">
          <w:br w:type="page"/>
        </w:r>
      </w:del>
    </w:p>
    <w:p w:rsidR="00481634" w:rsidDel="00E62366" w:rsidRDefault="00481634">
      <w:pPr>
        <w:bidi/>
        <w:rPr>
          <w:del w:id="4708" w:author="Ron Gal" w:date="2017-03-05T23:18:00Z"/>
        </w:rPr>
        <w:pPrChange w:id="4709" w:author="Ron Gal" w:date="2017-03-07T20:05:00Z">
          <w:pPr>
            <w:bidi/>
          </w:pPr>
        </w:pPrChange>
      </w:pPr>
    </w:p>
    <w:p w:rsidR="00481634" w:rsidDel="00E62366" w:rsidRDefault="00471D70">
      <w:pPr>
        <w:bidi/>
        <w:rPr>
          <w:del w:id="4710" w:author="Ron Gal" w:date="2017-03-05T23:18:00Z"/>
        </w:rPr>
        <w:pPrChange w:id="4711" w:author="Ron Gal" w:date="2017-03-07T20:05:00Z">
          <w:pPr>
            <w:bidi/>
          </w:pPr>
        </w:pPrChange>
      </w:pPr>
      <w:del w:id="4712" w:author="Ron Gal" w:date="2017-03-05T23:18:00Z">
        <w:r w:rsidDel="00E62366">
          <w:rPr>
            <w:b/>
            <w:sz w:val="24"/>
            <w:szCs w:val="24"/>
            <w:rtl/>
          </w:rPr>
          <w:delText>הזמנת מגרש</w:delText>
        </w:r>
      </w:del>
    </w:p>
    <w:p w:rsidR="00481634" w:rsidDel="00E62366" w:rsidRDefault="00471D70">
      <w:pPr>
        <w:bidi/>
        <w:rPr>
          <w:del w:id="4713" w:author="Ron Gal" w:date="2017-03-05T23:18:00Z"/>
        </w:rPr>
        <w:pPrChange w:id="4714" w:author="Ron Gal" w:date="2017-03-07T20:05:00Z">
          <w:pPr>
            <w:bidi/>
          </w:pPr>
        </w:pPrChange>
      </w:pPr>
      <w:del w:id="4715" w:author="Ron Gal" w:date="2017-03-05T23:18:00Z">
        <w:r w:rsidDel="00E62366">
          <w:rPr>
            <w:sz w:val="24"/>
            <w:szCs w:val="24"/>
            <w:rtl/>
          </w:rPr>
          <w:delText xml:space="preserve">בהתליך זה הלקוח מבצע הזמנה חדשה. בלחיצה על הזמנת מגרש בדף, השירות בצד הלקוח מבצע קריאת </w:delText>
        </w:r>
        <w:r w:rsidDel="00E62366">
          <w:rPr>
            <w:sz w:val="24"/>
            <w:szCs w:val="24"/>
          </w:rPr>
          <w:delText>http</w:delText>
        </w:r>
        <w:r w:rsidDel="00E62366">
          <w:rPr>
            <w:sz w:val="24"/>
            <w:szCs w:val="24"/>
            <w:rtl/>
          </w:rPr>
          <w:delTex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delText>
        </w:r>
      </w:del>
    </w:p>
    <w:p w:rsidR="00481634" w:rsidDel="00E62366" w:rsidRDefault="00471D70">
      <w:pPr>
        <w:bidi/>
        <w:rPr>
          <w:del w:id="4716" w:author="Ron Gal" w:date="2017-03-05T23:18:00Z"/>
        </w:rPr>
        <w:pPrChange w:id="4717" w:author="Ron Gal" w:date="2017-03-07T20:05:00Z">
          <w:pPr>
            <w:bidi/>
          </w:pPr>
        </w:pPrChange>
      </w:pPr>
      <w:del w:id="4718" w:author="Ron Gal" w:date="2017-03-05T23:18:00Z">
        <w:r w:rsidDel="00E62366">
          <w:rPr>
            <w:sz w:val="24"/>
            <w:szCs w:val="24"/>
            <w:rtl/>
          </w:rPr>
          <w:delText>כעת העובד יכול לאשר או לדחות את ההזמנה ע"י שליחת הנתונים המתאימים לקונטרולר בצד השרת ובכך לעדכן את הנתונים. כמו כן הוא יקבל הודעת חיווי מתאימה.</w:delText>
        </w:r>
      </w:del>
    </w:p>
    <w:p w:rsidR="00481634" w:rsidDel="00E62366" w:rsidRDefault="00481634">
      <w:pPr>
        <w:bidi/>
        <w:rPr>
          <w:del w:id="4719" w:author="Ron Gal" w:date="2017-03-05T23:18:00Z"/>
        </w:rPr>
        <w:pPrChange w:id="4720" w:author="Ron Gal" w:date="2017-03-07T20:05:00Z">
          <w:pPr>
            <w:bidi/>
          </w:pPr>
        </w:pPrChange>
      </w:pPr>
    </w:p>
    <w:p w:rsidR="00481634" w:rsidDel="00E62366" w:rsidRDefault="00481634">
      <w:pPr>
        <w:bidi/>
        <w:rPr>
          <w:del w:id="4721" w:author="Ron Gal" w:date="2017-03-05T23:18:00Z"/>
        </w:rPr>
        <w:pPrChange w:id="4722" w:author="Ron Gal" w:date="2017-03-07T20:05:00Z">
          <w:pPr>
            <w:bidi/>
          </w:pPr>
        </w:pPrChange>
      </w:pPr>
    </w:p>
    <w:p w:rsidR="00481634" w:rsidDel="00E62366" w:rsidRDefault="00471D70">
      <w:pPr>
        <w:bidi/>
        <w:rPr>
          <w:del w:id="4723" w:author="Ron Gal" w:date="2017-03-05T23:18:00Z"/>
        </w:rPr>
        <w:pPrChange w:id="4724" w:author="Ron Gal" w:date="2017-03-07T20:05:00Z">
          <w:pPr>
            <w:bidi/>
          </w:pPr>
        </w:pPrChange>
      </w:pPr>
      <w:del w:id="4725" w:author="Ron Gal" w:date="2017-03-05T23:18:00Z">
        <w:r w:rsidDel="00E62366">
          <w:rPr>
            <w:noProof/>
          </w:rPr>
          <w:drawing>
            <wp:inline distT="114300" distB="114300" distL="114300" distR="114300">
              <wp:extent cx="6325914" cy="45862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6325914" cy="4586288"/>
                      </a:xfrm>
                      <a:prstGeom prst="rect">
                        <a:avLst/>
                      </a:prstGeom>
                      <a:ln/>
                    </pic:spPr>
                  </pic:pic>
                </a:graphicData>
              </a:graphic>
            </wp:inline>
          </w:drawing>
        </w:r>
      </w:del>
    </w:p>
    <w:p w:rsidR="00481634" w:rsidDel="00E62366" w:rsidRDefault="00471D70">
      <w:pPr>
        <w:bidi/>
        <w:rPr>
          <w:del w:id="4726" w:author="Ron Gal" w:date="2017-03-05T23:18:00Z"/>
        </w:rPr>
        <w:pPrChange w:id="4727" w:author="Ron Gal" w:date="2017-03-07T20:05:00Z">
          <w:pPr>
            <w:bidi/>
          </w:pPr>
        </w:pPrChange>
      </w:pPr>
      <w:del w:id="4728" w:author="Ron Gal" w:date="2017-03-05T23:18:00Z">
        <w:r w:rsidDel="00E62366">
          <w:br w:type="page"/>
        </w:r>
      </w:del>
    </w:p>
    <w:p w:rsidR="00481634" w:rsidDel="00E62366" w:rsidRDefault="00481634">
      <w:pPr>
        <w:bidi/>
        <w:rPr>
          <w:del w:id="4729" w:author="Ron Gal" w:date="2017-03-05T23:18:00Z"/>
        </w:rPr>
        <w:pPrChange w:id="4730" w:author="Ron Gal" w:date="2017-03-07T20:05:00Z">
          <w:pPr>
            <w:bidi/>
          </w:pPr>
        </w:pPrChange>
      </w:pPr>
    </w:p>
    <w:p w:rsidR="00481634" w:rsidDel="00E62366" w:rsidRDefault="00471D70">
      <w:pPr>
        <w:bidi/>
        <w:rPr>
          <w:del w:id="4731" w:author="Ron Gal" w:date="2017-03-05T23:18:00Z"/>
        </w:rPr>
        <w:pPrChange w:id="4732" w:author="Ron Gal" w:date="2017-03-07T20:05:00Z">
          <w:pPr>
            <w:bidi/>
          </w:pPr>
        </w:pPrChange>
      </w:pPr>
      <w:del w:id="4733" w:author="Ron Gal" w:date="2017-03-05T23:18:00Z">
        <w:r w:rsidDel="00E62366">
          <w:rPr>
            <w:b/>
            <w:sz w:val="24"/>
            <w:szCs w:val="24"/>
            <w:rtl/>
          </w:rPr>
          <w:delText>הצטרפות להזמנה קיימת</w:delText>
        </w:r>
      </w:del>
    </w:p>
    <w:p w:rsidR="00481634" w:rsidDel="00E62366" w:rsidRDefault="00471D70">
      <w:pPr>
        <w:bidi/>
        <w:rPr>
          <w:del w:id="4734" w:author="Ron Gal" w:date="2017-03-05T23:18:00Z"/>
        </w:rPr>
        <w:pPrChange w:id="4735" w:author="Ron Gal" w:date="2017-03-07T20:05:00Z">
          <w:pPr>
            <w:bidi/>
          </w:pPr>
        </w:pPrChange>
      </w:pPr>
      <w:del w:id="4736" w:author="Ron Gal" w:date="2017-03-05T23:18:00Z">
        <w:r w:rsidDel="00E62366">
          <w:rPr>
            <w:sz w:val="24"/>
            <w:szCs w:val="24"/>
            <w:rtl/>
          </w:rPr>
          <w:delText xml:space="preserve">בהתליך זה לקוח מבקש להצטרף להזמנה של לקוח אחר. בלחיצה על בקשה להצטרפות השירות בצד הלקוח מבצע קריאת </w:delText>
        </w:r>
        <w:r w:rsidDel="00E62366">
          <w:rPr>
            <w:sz w:val="24"/>
            <w:szCs w:val="24"/>
          </w:rPr>
          <w:delText>http</w:delText>
        </w:r>
        <w:r w:rsidDel="00E62366">
          <w:rPr>
            <w:sz w:val="24"/>
            <w:szCs w:val="24"/>
            <w:rtl/>
          </w:rPr>
          <w:delTex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delText>
        </w:r>
      </w:del>
    </w:p>
    <w:p w:rsidR="00481634" w:rsidDel="00E62366" w:rsidRDefault="00471D70">
      <w:pPr>
        <w:bidi/>
        <w:rPr>
          <w:del w:id="4737" w:author="Ron Gal" w:date="2017-03-05T23:18:00Z"/>
        </w:rPr>
        <w:pPrChange w:id="4738" w:author="Ron Gal" w:date="2017-03-07T20:05:00Z">
          <w:pPr>
            <w:bidi/>
          </w:pPr>
        </w:pPrChange>
      </w:pPr>
      <w:del w:id="4739" w:author="Ron Gal" w:date="2017-03-05T23:18:00Z">
        <w:r w:rsidDel="00E62366">
          <w:rPr>
            <w:sz w:val="24"/>
            <w:szCs w:val="24"/>
            <w:rtl/>
          </w:rPr>
          <w:delText>כעת הלקוח המזמין יכול לאשר או לדחות את ההזמנה ע"י שליחת הנתונים המתאימים לקונטרולר בצד השרת וכך לעדכן את רשומת בקשת ההצטרפות (</w:delText>
        </w:r>
        <w:r w:rsidDel="00E62366">
          <w:rPr>
            <w:sz w:val="24"/>
            <w:szCs w:val="24"/>
          </w:rPr>
          <w:delText>participant</w:delText>
        </w:r>
        <w:r w:rsidDel="00E62366">
          <w:rPr>
            <w:sz w:val="24"/>
            <w:szCs w:val="24"/>
            <w:rtl/>
          </w:rPr>
          <w:delText>). כמו כן הוא מקבל הודעת חיווי מתאימה.</w:delText>
        </w:r>
      </w:del>
    </w:p>
    <w:p w:rsidR="00481634" w:rsidDel="00E62366" w:rsidRDefault="00481634">
      <w:pPr>
        <w:bidi/>
        <w:rPr>
          <w:del w:id="4740" w:author="Ron Gal" w:date="2017-03-05T23:18:00Z"/>
        </w:rPr>
        <w:pPrChange w:id="4741" w:author="Ron Gal" w:date="2017-03-07T20:05:00Z">
          <w:pPr>
            <w:bidi/>
          </w:pPr>
        </w:pPrChange>
      </w:pPr>
    </w:p>
    <w:p w:rsidR="00481634" w:rsidDel="00E62366" w:rsidRDefault="00481634">
      <w:pPr>
        <w:bidi/>
        <w:rPr>
          <w:del w:id="4742" w:author="Ron Gal" w:date="2017-03-05T23:18:00Z"/>
        </w:rPr>
        <w:pPrChange w:id="4743" w:author="Ron Gal" w:date="2017-03-07T20:05:00Z">
          <w:pPr>
            <w:bidi/>
          </w:pPr>
        </w:pPrChange>
      </w:pPr>
    </w:p>
    <w:p w:rsidR="00481634" w:rsidDel="00E62366" w:rsidRDefault="00471D70">
      <w:pPr>
        <w:bidi/>
        <w:rPr>
          <w:del w:id="4744" w:author="Ron Gal" w:date="2017-03-05T23:18:00Z"/>
        </w:rPr>
        <w:pPrChange w:id="4745" w:author="Ron Gal" w:date="2017-03-07T20:05:00Z">
          <w:pPr>
            <w:bidi/>
          </w:pPr>
        </w:pPrChange>
      </w:pPr>
      <w:del w:id="4746" w:author="Ron Gal" w:date="2017-03-05T23:18:00Z">
        <w:r w:rsidDel="00E62366">
          <w:rPr>
            <w:noProof/>
          </w:rPr>
          <w:drawing>
            <wp:inline distT="114300" distB="114300" distL="114300" distR="114300">
              <wp:extent cx="5943600" cy="3517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3517900"/>
                      </a:xfrm>
                      <a:prstGeom prst="rect">
                        <a:avLst/>
                      </a:prstGeom>
                      <a:ln/>
                    </pic:spPr>
                  </pic:pic>
                </a:graphicData>
              </a:graphic>
            </wp:inline>
          </w:drawing>
        </w:r>
      </w:del>
    </w:p>
    <w:p w:rsidR="00481634" w:rsidDel="00E62366" w:rsidRDefault="00481634">
      <w:pPr>
        <w:bidi/>
        <w:rPr>
          <w:del w:id="4747" w:author="Ron Gal" w:date="2017-03-05T23:18:00Z"/>
        </w:rPr>
        <w:pPrChange w:id="4748" w:author="Ron Gal" w:date="2017-03-07T20:05:00Z">
          <w:pPr>
            <w:bidi/>
          </w:pPr>
        </w:pPrChange>
      </w:pPr>
    </w:p>
    <w:p w:rsidR="00481634" w:rsidDel="00E62366" w:rsidRDefault="00481634">
      <w:pPr>
        <w:bidi/>
        <w:rPr>
          <w:del w:id="4749" w:author="Ron Gal" w:date="2017-03-05T23:18:00Z"/>
        </w:rPr>
        <w:pPrChange w:id="4750" w:author="Ron Gal" w:date="2017-03-07T20:05:00Z">
          <w:pPr>
            <w:bidi/>
          </w:pPr>
        </w:pPrChange>
      </w:pPr>
    </w:p>
    <w:p w:rsidR="00481634" w:rsidDel="00E62366" w:rsidRDefault="00471D70">
      <w:pPr>
        <w:bidi/>
        <w:rPr>
          <w:del w:id="4751" w:author="Ron Gal" w:date="2017-03-05T23:18:00Z"/>
        </w:rPr>
        <w:pPrChange w:id="4752" w:author="Ron Gal" w:date="2017-03-07T20:05:00Z">
          <w:pPr>
            <w:bidi/>
          </w:pPr>
        </w:pPrChange>
      </w:pPr>
      <w:del w:id="4753" w:author="Ron Gal" w:date="2017-03-05T23:18:00Z">
        <w:r w:rsidDel="00E62366">
          <w:br w:type="page"/>
        </w:r>
      </w:del>
    </w:p>
    <w:p w:rsidR="00481634" w:rsidDel="00E62366" w:rsidRDefault="00481634">
      <w:pPr>
        <w:bidi/>
        <w:rPr>
          <w:del w:id="4754" w:author="Ron Gal" w:date="2017-03-05T23:18:00Z"/>
        </w:rPr>
        <w:pPrChange w:id="4755" w:author="Ron Gal" w:date="2017-03-07T20:05:00Z">
          <w:pPr>
            <w:bidi/>
          </w:pPr>
        </w:pPrChange>
      </w:pPr>
    </w:p>
    <w:p w:rsidR="00481634" w:rsidDel="00E62366" w:rsidRDefault="00471D70">
      <w:pPr>
        <w:bidi/>
        <w:rPr>
          <w:del w:id="4756" w:author="Ron Gal" w:date="2017-03-05T23:18:00Z"/>
        </w:rPr>
        <w:pPrChange w:id="4757" w:author="Ron Gal" w:date="2017-03-07T20:05:00Z">
          <w:pPr>
            <w:bidi/>
          </w:pPr>
        </w:pPrChange>
      </w:pPr>
      <w:del w:id="4758" w:author="Ron Gal" w:date="2017-03-05T23:18:00Z">
        <w:r w:rsidDel="00E62366">
          <w:rPr>
            <w:b/>
            <w:sz w:val="24"/>
            <w:szCs w:val="24"/>
            <w:rtl/>
          </w:rPr>
          <w:delText>הקפאת לקוח</w:delText>
        </w:r>
      </w:del>
    </w:p>
    <w:p w:rsidR="00481634" w:rsidDel="00E62366" w:rsidRDefault="00471D70">
      <w:pPr>
        <w:bidi/>
        <w:rPr>
          <w:del w:id="4759" w:author="Ron Gal" w:date="2017-03-05T23:18:00Z"/>
        </w:rPr>
        <w:pPrChange w:id="4760" w:author="Ron Gal" w:date="2017-03-07T20:05:00Z">
          <w:pPr>
            <w:bidi/>
          </w:pPr>
        </w:pPrChange>
      </w:pPr>
      <w:del w:id="4761" w:author="Ron Gal" w:date="2017-03-05T23:18:00Z">
        <w:r w:rsidDel="00E62366">
          <w:rPr>
            <w:sz w:val="24"/>
            <w:szCs w:val="24"/>
            <w:rtl/>
          </w:rPr>
          <w:delTex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delText>
        </w:r>
        <w:r w:rsidDel="00E62366">
          <w:rPr>
            <w:sz w:val="24"/>
            <w:szCs w:val="24"/>
          </w:rPr>
          <w:delText>http</w:delText>
        </w:r>
        <w:r w:rsidDel="00E62366">
          <w:rPr>
            <w:sz w:val="24"/>
            <w:szCs w:val="24"/>
            <w:rtl/>
          </w:rPr>
          <w:delText xml:space="preserve"> עם נתוני התלונה החדשה. הקונטרולר בצד השרת בצע את פעולת ההכנסה למסד הנתונים בעזרת מחולל השליפות, והוא מחזיר ללקוח הודעה שהפעולה בוצעה בהצלחה. </w:delText>
        </w:r>
      </w:del>
    </w:p>
    <w:p w:rsidR="00481634" w:rsidDel="00E62366" w:rsidRDefault="00471D70">
      <w:pPr>
        <w:bidi/>
        <w:rPr>
          <w:del w:id="4762" w:author="Ron Gal" w:date="2017-03-05T23:18:00Z"/>
        </w:rPr>
        <w:pPrChange w:id="4763" w:author="Ron Gal" w:date="2017-03-07T20:05:00Z">
          <w:pPr>
            <w:bidi/>
          </w:pPr>
        </w:pPrChange>
      </w:pPr>
      <w:del w:id="4764" w:author="Ron Gal" w:date="2017-03-05T23:18:00Z">
        <w:r w:rsidDel="00E62366">
          <w:rPr>
            <w:sz w:val="24"/>
            <w:szCs w:val="24"/>
            <w:rtl/>
          </w:rPr>
          <w:delTex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delText>
        </w:r>
        <w:r w:rsidDel="00E62366">
          <w:rPr>
            <w:sz w:val="24"/>
            <w:szCs w:val="24"/>
          </w:rPr>
          <w:delText>customer</w:delText>
        </w:r>
        <w:r w:rsidDel="00E62366">
          <w:rPr>
            <w:sz w:val="24"/>
            <w:szCs w:val="24"/>
            <w:rtl/>
          </w:rPr>
          <w:delText>). כמו כן הוא מקבל הודעת חיבוי מתאימה.</w:delText>
        </w:r>
      </w:del>
    </w:p>
    <w:p w:rsidR="00481634" w:rsidDel="00E62366" w:rsidRDefault="00481634">
      <w:pPr>
        <w:bidi/>
        <w:rPr>
          <w:del w:id="4765" w:author="Ron Gal" w:date="2017-03-05T23:18:00Z"/>
        </w:rPr>
        <w:pPrChange w:id="4766" w:author="Ron Gal" w:date="2017-03-07T20:05:00Z">
          <w:pPr>
            <w:bidi/>
          </w:pPr>
        </w:pPrChange>
      </w:pPr>
    </w:p>
    <w:p w:rsidR="00481634" w:rsidDel="00E62366" w:rsidRDefault="00471D70">
      <w:pPr>
        <w:bidi/>
        <w:rPr>
          <w:del w:id="4767" w:author="Ron Gal" w:date="2017-03-05T23:18:00Z"/>
        </w:rPr>
        <w:pPrChange w:id="4768" w:author="Ron Gal" w:date="2017-03-07T20:05:00Z">
          <w:pPr>
            <w:bidi/>
          </w:pPr>
        </w:pPrChange>
      </w:pPr>
      <w:del w:id="4769" w:author="Ron Gal" w:date="2017-03-05T23:18:00Z">
        <w:r w:rsidDel="00E62366">
          <w:rPr>
            <w:noProof/>
          </w:rPr>
          <w:drawing>
            <wp:inline distT="114300" distB="114300" distL="114300" distR="114300">
              <wp:extent cx="6278683" cy="3633788"/>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7"/>
                      <a:srcRect/>
                      <a:stretch>
                        <a:fillRect/>
                      </a:stretch>
                    </pic:blipFill>
                    <pic:spPr>
                      <a:xfrm>
                        <a:off x="0" y="0"/>
                        <a:ext cx="6278683" cy="3633788"/>
                      </a:xfrm>
                      <a:prstGeom prst="rect">
                        <a:avLst/>
                      </a:prstGeom>
                      <a:ln/>
                    </pic:spPr>
                  </pic:pic>
                </a:graphicData>
              </a:graphic>
            </wp:inline>
          </w:drawing>
        </w:r>
      </w:del>
    </w:p>
    <w:p w:rsidR="00481634" w:rsidDel="00E62366" w:rsidRDefault="00481634">
      <w:pPr>
        <w:bidi/>
        <w:rPr>
          <w:del w:id="4770" w:author="Ron Gal" w:date="2017-03-05T23:18:00Z"/>
        </w:rPr>
        <w:pPrChange w:id="4771" w:author="Ron Gal" w:date="2017-03-07T20:05:00Z">
          <w:pPr>
            <w:bidi/>
          </w:pPr>
        </w:pPrChange>
      </w:pPr>
    </w:p>
    <w:p w:rsidR="00481634" w:rsidDel="00E62366" w:rsidRDefault="00481634">
      <w:pPr>
        <w:bidi/>
        <w:rPr>
          <w:del w:id="4772" w:author="Ron Gal" w:date="2017-03-05T23:18:00Z"/>
        </w:rPr>
        <w:pPrChange w:id="4773" w:author="Ron Gal" w:date="2017-03-07T20:05:00Z">
          <w:pPr>
            <w:bidi/>
          </w:pPr>
        </w:pPrChange>
      </w:pPr>
    </w:p>
    <w:p w:rsidR="00481634" w:rsidDel="00E62366" w:rsidRDefault="00481634">
      <w:pPr>
        <w:bidi/>
        <w:rPr>
          <w:del w:id="4774" w:author="Ron Gal" w:date="2017-03-05T23:18:00Z"/>
        </w:rPr>
        <w:pPrChange w:id="4775" w:author="Ron Gal" w:date="2017-03-07T20:05:00Z">
          <w:pPr>
            <w:bidi/>
          </w:pPr>
        </w:pPrChange>
      </w:pPr>
    </w:p>
    <w:p w:rsidR="00481634" w:rsidDel="00E62366" w:rsidRDefault="00481634">
      <w:pPr>
        <w:bidi/>
        <w:rPr>
          <w:del w:id="4776" w:author="Ron Gal" w:date="2017-03-05T23:18:00Z"/>
        </w:rPr>
        <w:pPrChange w:id="4777" w:author="Ron Gal" w:date="2017-03-07T20:05:00Z">
          <w:pPr>
            <w:bidi/>
          </w:pPr>
        </w:pPrChange>
      </w:pPr>
    </w:p>
    <w:p w:rsidR="00481634" w:rsidDel="00E62366" w:rsidRDefault="00481634">
      <w:pPr>
        <w:bidi/>
        <w:rPr>
          <w:del w:id="4778" w:author="Ron Gal" w:date="2017-03-05T23:18:00Z"/>
        </w:rPr>
        <w:pPrChange w:id="4779" w:author="Ron Gal" w:date="2017-03-07T20:05:00Z">
          <w:pPr>
            <w:bidi/>
          </w:pPr>
        </w:pPrChange>
      </w:pPr>
    </w:p>
    <w:p w:rsidR="00481634" w:rsidDel="00E62366" w:rsidRDefault="00481634">
      <w:pPr>
        <w:bidi/>
        <w:rPr>
          <w:del w:id="4780" w:author="Ron Gal" w:date="2017-03-05T23:18:00Z"/>
        </w:rPr>
        <w:pPrChange w:id="4781" w:author="Ron Gal" w:date="2017-03-07T20:05:00Z">
          <w:pPr>
            <w:bidi/>
          </w:pPr>
        </w:pPrChange>
      </w:pPr>
    </w:p>
    <w:p w:rsidR="00481634" w:rsidRDefault="00481634">
      <w:pPr>
        <w:bidi/>
        <w:pPrChange w:id="4782" w:author="Ron Gal" w:date="2017-03-07T20:05:00Z">
          <w:pPr>
            <w:bidi/>
          </w:pPr>
        </w:pPrChange>
      </w:pPr>
    </w:p>
    <w:sectPr w:rsidR="00481634">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F6B" w:rsidRDefault="00D21F6B">
      <w:pPr>
        <w:spacing w:line="240" w:lineRule="auto"/>
      </w:pPr>
      <w:r>
        <w:separator/>
      </w:r>
    </w:p>
  </w:endnote>
  <w:endnote w:type="continuationSeparator" w:id="0">
    <w:p w:rsidR="00D21F6B" w:rsidRDefault="00D21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4D44" w:rsidRDefault="00E44D44">
    <w:pPr>
      <w:jc w:val="center"/>
    </w:pPr>
    <w:r>
      <w:fldChar w:fldCharType="begin"/>
    </w:r>
    <w:r>
      <w:instrText>PAGE</w:instrText>
    </w:r>
    <w:r>
      <w:fldChar w:fldCharType="separate"/>
    </w:r>
    <w:r w:rsidR="00D8294D">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F6B" w:rsidRDefault="00D21F6B">
      <w:pPr>
        <w:spacing w:line="240" w:lineRule="auto"/>
      </w:pPr>
      <w:r>
        <w:separator/>
      </w:r>
    </w:p>
  </w:footnote>
  <w:footnote w:type="continuationSeparator" w:id="0">
    <w:p w:rsidR="00D21F6B" w:rsidRDefault="00D21F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7F00"/>
    <w:multiLevelType w:val="multilevel"/>
    <w:tmpl w:val="C8D2C5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4B456C"/>
    <w:multiLevelType w:val="multilevel"/>
    <w:tmpl w:val="01D81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7A83786"/>
    <w:multiLevelType w:val="multilevel"/>
    <w:tmpl w:val="9E14F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BC45DFE"/>
    <w:multiLevelType w:val="multilevel"/>
    <w:tmpl w:val="2DFA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4FD46A9"/>
    <w:multiLevelType w:val="multilevel"/>
    <w:tmpl w:val="0C9AB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9A97E7E"/>
    <w:multiLevelType w:val="multilevel"/>
    <w:tmpl w:val="D9542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38E07CE"/>
    <w:multiLevelType w:val="multilevel"/>
    <w:tmpl w:val="42F89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8C6316E"/>
    <w:multiLevelType w:val="multilevel"/>
    <w:tmpl w:val="1DBE6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052A40"/>
    <w:multiLevelType w:val="multilevel"/>
    <w:tmpl w:val="0DB4F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4FD53E1"/>
    <w:multiLevelType w:val="multilevel"/>
    <w:tmpl w:val="6E0C2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75F4D75"/>
    <w:multiLevelType w:val="multilevel"/>
    <w:tmpl w:val="91AE2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29F57D0"/>
    <w:multiLevelType w:val="multilevel"/>
    <w:tmpl w:val="0A3C2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534E166C"/>
    <w:multiLevelType w:val="multilevel"/>
    <w:tmpl w:val="B05EB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594877D9"/>
    <w:multiLevelType w:val="multilevel"/>
    <w:tmpl w:val="11E8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9DD15A9"/>
    <w:multiLevelType w:val="hybridMultilevel"/>
    <w:tmpl w:val="95FC74D0"/>
    <w:lvl w:ilvl="0" w:tplc="BE88DACE">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545852"/>
    <w:multiLevelType w:val="multilevel"/>
    <w:tmpl w:val="08CAA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9436237"/>
    <w:multiLevelType w:val="multilevel"/>
    <w:tmpl w:val="3036F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7"/>
  </w:num>
  <w:num w:numId="3">
    <w:abstractNumId w:val="13"/>
  </w:num>
  <w:num w:numId="4">
    <w:abstractNumId w:val="16"/>
  </w:num>
  <w:num w:numId="5">
    <w:abstractNumId w:val="11"/>
  </w:num>
  <w:num w:numId="6">
    <w:abstractNumId w:val="3"/>
  </w:num>
  <w:num w:numId="7">
    <w:abstractNumId w:val="9"/>
  </w:num>
  <w:num w:numId="8">
    <w:abstractNumId w:val="12"/>
  </w:num>
  <w:num w:numId="9">
    <w:abstractNumId w:val="5"/>
  </w:num>
  <w:num w:numId="10">
    <w:abstractNumId w:val="1"/>
  </w:num>
  <w:num w:numId="11">
    <w:abstractNumId w:val="4"/>
  </w:num>
  <w:num w:numId="12">
    <w:abstractNumId w:val="6"/>
  </w:num>
  <w:num w:numId="13">
    <w:abstractNumId w:val="15"/>
  </w:num>
  <w:num w:numId="14">
    <w:abstractNumId w:val="2"/>
  </w:num>
  <w:num w:numId="15">
    <w:abstractNumId w:val="8"/>
  </w:num>
  <w:num w:numId="16">
    <w:abstractNumId w:val="14"/>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n Gal">
    <w15:presenceInfo w15:providerId="AD" w15:userId="S-1-5-21-2997667945-69505476-641416405-58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1634"/>
    <w:rsid w:val="00094DB5"/>
    <w:rsid w:val="000A1C34"/>
    <w:rsid w:val="000A49C2"/>
    <w:rsid w:val="000B66B0"/>
    <w:rsid w:val="000F3A1E"/>
    <w:rsid w:val="00110E29"/>
    <w:rsid w:val="001653D6"/>
    <w:rsid w:val="0017775C"/>
    <w:rsid w:val="00194AF4"/>
    <w:rsid w:val="001B3738"/>
    <w:rsid w:val="001C7B21"/>
    <w:rsid w:val="00211E52"/>
    <w:rsid w:val="00213013"/>
    <w:rsid w:val="00216054"/>
    <w:rsid w:val="00224620"/>
    <w:rsid w:val="002766ED"/>
    <w:rsid w:val="002C3655"/>
    <w:rsid w:val="002C5F7C"/>
    <w:rsid w:val="002D1863"/>
    <w:rsid w:val="00377A86"/>
    <w:rsid w:val="003912C8"/>
    <w:rsid w:val="003D233C"/>
    <w:rsid w:val="00430617"/>
    <w:rsid w:val="004666B9"/>
    <w:rsid w:val="004674E5"/>
    <w:rsid w:val="00471D70"/>
    <w:rsid w:val="00481634"/>
    <w:rsid w:val="004B53AE"/>
    <w:rsid w:val="004D7E15"/>
    <w:rsid w:val="004E1CDF"/>
    <w:rsid w:val="004E487F"/>
    <w:rsid w:val="004F4159"/>
    <w:rsid w:val="00501C49"/>
    <w:rsid w:val="0052354F"/>
    <w:rsid w:val="00584A27"/>
    <w:rsid w:val="005A060C"/>
    <w:rsid w:val="005B1F36"/>
    <w:rsid w:val="005B4BA2"/>
    <w:rsid w:val="005E277A"/>
    <w:rsid w:val="0061275B"/>
    <w:rsid w:val="0063045C"/>
    <w:rsid w:val="00632FE7"/>
    <w:rsid w:val="00694F4E"/>
    <w:rsid w:val="00714729"/>
    <w:rsid w:val="00747F2B"/>
    <w:rsid w:val="00754092"/>
    <w:rsid w:val="0076005C"/>
    <w:rsid w:val="007A3BB4"/>
    <w:rsid w:val="007A763D"/>
    <w:rsid w:val="007E4D19"/>
    <w:rsid w:val="00803193"/>
    <w:rsid w:val="0081189A"/>
    <w:rsid w:val="00817880"/>
    <w:rsid w:val="008525B6"/>
    <w:rsid w:val="00883D27"/>
    <w:rsid w:val="008A0790"/>
    <w:rsid w:val="008B3F0E"/>
    <w:rsid w:val="008C1EDD"/>
    <w:rsid w:val="008E254E"/>
    <w:rsid w:val="00911482"/>
    <w:rsid w:val="0094452F"/>
    <w:rsid w:val="0096291C"/>
    <w:rsid w:val="009E7017"/>
    <w:rsid w:val="009F524C"/>
    <w:rsid w:val="00A11CF2"/>
    <w:rsid w:val="00A27D69"/>
    <w:rsid w:val="00A5188F"/>
    <w:rsid w:val="00A54DC6"/>
    <w:rsid w:val="00A96264"/>
    <w:rsid w:val="00AE7C39"/>
    <w:rsid w:val="00B313A4"/>
    <w:rsid w:val="00B40E40"/>
    <w:rsid w:val="00B55160"/>
    <w:rsid w:val="00BD788B"/>
    <w:rsid w:val="00C11C47"/>
    <w:rsid w:val="00C33E1B"/>
    <w:rsid w:val="00C6162B"/>
    <w:rsid w:val="00C675CE"/>
    <w:rsid w:val="00C7601C"/>
    <w:rsid w:val="00C95285"/>
    <w:rsid w:val="00C9541E"/>
    <w:rsid w:val="00D20A8A"/>
    <w:rsid w:val="00D21F6B"/>
    <w:rsid w:val="00D66DE8"/>
    <w:rsid w:val="00D81240"/>
    <w:rsid w:val="00D8294D"/>
    <w:rsid w:val="00E44D44"/>
    <w:rsid w:val="00E57470"/>
    <w:rsid w:val="00E62366"/>
    <w:rsid w:val="00E917A8"/>
    <w:rsid w:val="00E93F60"/>
    <w:rsid w:val="00E947A5"/>
    <w:rsid w:val="00EA16CA"/>
    <w:rsid w:val="00EA5B60"/>
    <w:rsid w:val="00EB537C"/>
    <w:rsid w:val="00EC1DDE"/>
    <w:rsid w:val="00ED0DEE"/>
    <w:rsid w:val="00F00D18"/>
    <w:rsid w:val="00F3722B"/>
    <w:rsid w:val="00F52774"/>
    <w:rsid w:val="00F71947"/>
    <w:rsid w:val="00F96EB6"/>
    <w:rsid w:val="00FA561A"/>
    <w:rsid w:val="00FA67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68068"/>
  <w15:docId w15:val="{E2EFD956-BBC5-4230-8EAD-D8DED45F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A1C34"/>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Spacing">
    <w:name w:val="No Spacing"/>
    <w:link w:val="NoSpacingChar"/>
    <w:uiPriority w:val="1"/>
    <w:qFormat/>
    <w:rsid w:val="00471D70"/>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471D70"/>
    <w:rPr>
      <w:rFonts w:asciiTheme="minorHAnsi" w:eastAsiaTheme="minorEastAsia" w:hAnsiTheme="minorHAnsi" w:cstheme="minorBidi"/>
      <w:color w:val="auto"/>
      <w:lang w:bidi="ar-SA"/>
    </w:rPr>
  </w:style>
  <w:style w:type="paragraph" w:styleId="BalloonText">
    <w:name w:val="Balloon Text"/>
    <w:basedOn w:val="Normal"/>
    <w:link w:val="BalloonTextChar"/>
    <w:uiPriority w:val="99"/>
    <w:semiHidden/>
    <w:unhideWhenUsed/>
    <w:rsid w:val="003D23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33C"/>
    <w:rPr>
      <w:rFonts w:ascii="Segoe UI" w:hAnsi="Segoe UI" w:cs="Segoe UI"/>
      <w:sz w:val="18"/>
      <w:szCs w:val="18"/>
    </w:rPr>
  </w:style>
  <w:style w:type="paragraph" w:styleId="TOCHeading">
    <w:name w:val="TOC Heading"/>
    <w:basedOn w:val="Heading1"/>
    <w:next w:val="Normal"/>
    <w:uiPriority w:val="39"/>
    <w:unhideWhenUsed/>
    <w:qFormat/>
    <w:rsid w:val="00F527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430617"/>
    <w:pPr>
      <w:spacing w:after="100"/>
    </w:pPr>
  </w:style>
  <w:style w:type="paragraph" w:styleId="TOC2">
    <w:name w:val="toc 2"/>
    <w:basedOn w:val="Normal"/>
    <w:next w:val="Normal"/>
    <w:autoRedefine/>
    <w:uiPriority w:val="39"/>
    <w:unhideWhenUsed/>
    <w:rsid w:val="00430617"/>
    <w:pPr>
      <w:spacing w:after="100"/>
      <w:ind w:left="220"/>
    </w:pPr>
  </w:style>
  <w:style w:type="character" w:styleId="Hyperlink">
    <w:name w:val="Hyperlink"/>
    <w:basedOn w:val="DefaultParagraphFont"/>
    <w:uiPriority w:val="99"/>
    <w:unhideWhenUsed/>
    <w:rsid w:val="00430617"/>
    <w:rPr>
      <w:color w:val="0563C1" w:themeColor="hyperlink"/>
      <w:u w:val="single"/>
    </w:rPr>
  </w:style>
  <w:style w:type="paragraph" w:styleId="ListParagraph">
    <w:name w:val="List Paragraph"/>
    <w:basedOn w:val="Normal"/>
    <w:uiPriority w:val="34"/>
    <w:qFormat/>
    <w:rsid w:val="00C6162B"/>
    <w:pPr>
      <w:ind w:left="720"/>
      <w:contextualSpacing/>
    </w:pPr>
  </w:style>
  <w:style w:type="paragraph" w:styleId="Header">
    <w:name w:val="header"/>
    <w:basedOn w:val="Normal"/>
    <w:link w:val="HeaderChar"/>
    <w:uiPriority w:val="99"/>
    <w:unhideWhenUsed/>
    <w:rsid w:val="0063045C"/>
    <w:pPr>
      <w:tabs>
        <w:tab w:val="center" w:pos="4680"/>
        <w:tab w:val="right" w:pos="9360"/>
      </w:tabs>
      <w:spacing w:line="240" w:lineRule="auto"/>
    </w:pPr>
  </w:style>
  <w:style w:type="character" w:customStyle="1" w:styleId="HeaderChar">
    <w:name w:val="Header Char"/>
    <w:basedOn w:val="DefaultParagraphFont"/>
    <w:link w:val="Header"/>
    <w:uiPriority w:val="99"/>
    <w:rsid w:val="0063045C"/>
  </w:style>
  <w:style w:type="paragraph" w:styleId="Footer">
    <w:name w:val="footer"/>
    <w:basedOn w:val="Normal"/>
    <w:link w:val="FooterChar"/>
    <w:uiPriority w:val="99"/>
    <w:unhideWhenUsed/>
    <w:rsid w:val="0063045C"/>
    <w:pPr>
      <w:tabs>
        <w:tab w:val="center" w:pos="4680"/>
        <w:tab w:val="right" w:pos="9360"/>
      </w:tabs>
      <w:spacing w:line="240" w:lineRule="auto"/>
    </w:pPr>
  </w:style>
  <w:style w:type="character" w:customStyle="1" w:styleId="FooterChar">
    <w:name w:val="Footer Char"/>
    <w:basedOn w:val="DefaultParagraphFont"/>
    <w:link w:val="Footer"/>
    <w:uiPriority w:val="99"/>
    <w:rsid w:val="0063045C"/>
  </w:style>
  <w:style w:type="character" w:styleId="Emphasis">
    <w:name w:val="Emphasis"/>
    <w:basedOn w:val="DefaultParagraphFont"/>
    <w:uiPriority w:val="20"/>
    <w:qFormat/>
    <w:rsid w:val="00B313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מסמך זה מתאר את עיצוב תוכנת מערכת EZVet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296C2D-03AD-4DBA-B5B4-29E975E18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50</Pages>
  <Words>13107</Words>
  <Characters>74710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EZVET</vt:lpstr>
    </vt:vector>
  </TitlesOfParts>
  <Company/>
  <LinksUpToDate>false</LinksUpToDate>
  <CharactersWithSpaces>87642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78</cp:revision>
  <dcterms:created xsi:type="dcterms:W3CDTF">2017-03-04T10:51:00Z</dcterms:created>
  <dcterms:modified xsi:type="dcterms:W3CDTF">2017-03-07T19:08:00Z</dcterms:modified>
  <cp:category>סדנה בתכנות מונחה עצמים</cp:category>
</cp:coreProperties>
</file>